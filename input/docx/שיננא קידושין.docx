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E6456" w14:textId="2D450227" w:rsidR="006E0774" w:rsidRPr="00131640" w:rsidRDefault="006E0774" w:rsidP="0010529F">
      <w:pPr>
        <w:pStyle w:val="afff0"/>
        <w:framePr w:wrap="around"/>
        <w:rPr>
          <w:rtl/>
        </w:rPr>
      </w:pPr>
      <w:r w:rsidRPr="00224C4C">
        <w:rPr>
          <w:rFonts w:hint="cs"/>
          <w:rtl/>
        </w:rPr>
        <w:t>ב.</w:t>
      </w:r>
    </w:p>
    <w:p w14:paraId="01BC137C" w14:textId="77777777" w:rsidR="006E0774" w:rsidRPr="00131640" w:rsidRDefault="006E0774" w:rsidP="006E0774">
      <w:pPr>
        <w:pStyle w:val="afff1"/>
        <w:framePr w:wrap="around"/>
        <w:jc w:val="both"/>
        <w:rPr>
          <w:rtl/>
        </w:rPr>
      </w:pPr>
      <w:r w:rsidRPr="00224C4C">
        <w:rPr>
          <w:rFonts w:hint="cs"/>
          <w:rtl/>
        </w:rPr>
        <w:t>קידושין</w:t>
      </w:r>
    </w:p>
    <w:p w14:paraId="2744202A" w14:textId="77777777" w:rsidR="006E0774" w:rsidRPr="00131640" w:rsidRDefault="006E0774" w:rsidP="006E0774">
      <w:pPr>
        <w:pStyle w:val="afff3"/>
        <w:framePr w:wrap="around"/>
        <w:spacing w:line="276" w:lineRule="auto"/>
        <w:rPr>
          <w:del w:id="41029" w:author="Claude" w:date="2026-10-07T09:25:17Z"/>
          <w:rtl/>
        </w:rPr>
      </w:pPr>
      <w:del w:id="41028" w:author="Claude" w:date="2026-10-07T09:25:17Z">
        <w:r w:rsidRPr="00224C4C">
          <w:rPr>
            <w:rFonts w:hint="cs"/>
            <w:sz w:val="14"/>
            <w:szCs w:val="14"/>
            <w:rtl/>
          </w:rPr>
          <w:delText xml:space="preserve">האשה נקנית</w:delText>
        </w:r>
      </w:del>
    </w:p>
    <w:p w14:paraId="7B92B3DD" w14:textId="77777777" w:rsidR="006E0774" w:rsidRPr="00131640" w:rsidRDefault="006E0774" w:rsidP="006E0774">
      <w:pPr>
        <w:pStyle w:val="afff4"/>
        <w:framePr w:wrap="around"/>
        <w:spacing w:after="0" w:line="276" w:lineRule="auto"/>
        <w:rPr>
          <w:rtl/>
        </w:rPr>
      </w:pPr>
      <w:r w:rsidRPr="00210DF6">
        <w:rPr>
          <w:rFonts w:cs="BA TM • Vilna Extra-Bold" w:hint="cs"/>
          <w:sz w:val="8"/>
          <w:szCs w:val="14"/>
          <w:rtl/>
        </w:rPr>
        <w:t>(ב.</w:t>
      </w:r>
      <w:r w:rsidRPr="00224C4C">
        <w:rPr>
          <w:rFonts w:hint="cs"/>
          <w:sz w:val="8"/>
          <w:szCs w:val="14"/>
          <w:rtl/>
        </w:rPr>
        <w:t>- מא.)</w:t>
      </w:r>
    </w:p>
    <w:p>
      <w:pPr>
        <w:pStyle w:val="PetichatPerek"/>
        <w:rPr>
          <w:ins w:id="41025" w:author="Claude" w:date="2026-10-07T09:25:17Z"/>
        </w:rPr>
      </w:pPr>
      <w:ins w:id="41024" w:author="Claude" w:date="2026-10-07T09:25:17Z">
        <w:r>
          <w:rPr>
            <w:rFonts w:ascii="Fb Fontext" w:hAnsi="Fb Fontext" w:hint="cs"/>
            <w:sz w:val="8"/>
            <w:szCs w:val="16"/>
            <w:rtl/>
          </w:rPr>
          <w:t xml:space="preserve">פרק ראשון</w:t>
        </w:r>
        <w:r>
          <w:rPr>
            <w:rFonts w:ascii="Fb Fontext" w:hAnsi="Fb Fontext" w:hint="cs"/>
            <w:sz w:val="8"/>
            <w:szCs w:val="16"/>
            <w:rtl/>
          </w:rPr>
          <w:t xml:space="preserve"> - </w:t>
        </w:r>
        <w:r>
          <w:rPr>
            <w:rFonts w:hint="cs"/>
            <w:sz w:val="14"/>
            <w:szCs w:val="14"/>
            <w:rtl/>
          </w:rPr>
          <w:t xml:space="preserve">האשה נקנית</w:t>
        </w:r>
      </w:ins>
    </w:p>
    <w:p w14:paraId="19E043FF" w14:textId="77777777" w:rsidR="004E07A5" w:rsidRPr="00131640" w:rsidRDefault="004E07A5" w:rsidP="009D66E0">
      <w:pPr>
        <w:pStyle w:val="afffff8"/>
        <w:framePr w:wrap="around"/>
        <w:rPr>
          <w:rtl/>
        </w:rPr>
      </w:pPr>
      <w:del w:id="20085" w:author="קלוד" w:date="2026-10-06T10:09:14Z">
        <w:r>
          <w:rPr>
            <w:rFonts w:hint="cs"/>
            <w:rtl/>
          </w:rPr>
          <w:delText xml:space="preserve">מתני</w:delText>
        </w:r>
      </w:del>
      <w:ins w:id="20086" w:author="קלוד" w:date="2026-10-06T10:09:14Z">
        <w:r>
          <w:rPr>
            <w:rFonts w:hint="cs"/>
            <w:rtl/>
          </w:rPr>
          <w:t xml:space="preserve">משנה א</w:t>
        </w:r>
      </w:ins>
      <w:del w:id="20087" w:author="קלוד" w:date="2026-10-06T10:09:14Z">
        <w:r>
          <w:rPr>
            <w:rtl/>
          </w:rPr>
          <w:delText xml:space="preserve">'.</w:delText>
        </w:r>
      </w:del>
    </w:p>
    <w:p w14:paraId="233BC91B" w14:textId="5B11D5B3" w:rsidR="006B4667" w:rsidRPr="00131640" w:rsidRDefault="006E0774" w:rsidP="006B4667">
      <w:pPr>
        <w:pStyle w:val="afff5"/>
        <w:spacing w:before="120"/>
        <w:rPr>
          <w:rtl/>
        </w:rPr>
        <w:pPrChange w:id="90001" w:author="קלוד" w:date="2026-10-08T12:08:16Z">
          <w:pPr>
            <w:pStyle w:val="afff5"/>
          </w:pPr>
        </w:pPrChange>
      </w:pPr>
      <w:r w:rsidRPr="001E158F">
        <w:rPr>
          <w:rtl/>
        </w:rPr>
        <w:t>האשה נקנית בשלש דרכים, וקונה את עצמה בשתי דרכים.</w:t>
      </w:r>
    </w:p>
    <w:p w14:paraId="065D6062" w14:textId="77777777" w:rsidR="006E0774" w:rsidRPr="00131640" w:rsidRDefault="006E0774" w:rsidP="00954D80">
      <w:pPr>
        <w:pStyle w:val="afff5"/>
        <w:rPr>
          <w:rtl/>
        </w:rPr>
      </w:pPr>
      <w:r w:rsidRPr="00A602FF">
        <w:rPr>
          <w:b/>
          <w:bCs/>
          <w:rtl/>
        </w:rPr>
        <w:t>נקנית</w:t>
      </w:r>
      <w:r w:rsidRPr="001E158F">
        <w:rPr>
          <w:rtl/>
        </w:rPr>
        <w:t xml:space="preserve"> בכסף, בשטר, ובביאה.</w:t>
      </w:r>
    </w:p>
    <w:p w14:paraId="4E4A7181" w14:textId="77777777" w:rsidR="00A602FF" w:rsidRPr="00131640" w:rsidRDefault="006E0774" w:rsidP="004E07A5">
      <w:pPr>
        <w:pStyle w:val="afff5"/>
        <w:rPr>
          <w:rtl/>
        </w:rPr>
      </w:pPr>
      <w:r w:rsidRPr="001E158F">
        <w:rPr>
          <w:rtl/>
        </w:rPr>
        <w:t xml:space="preserve">בכסף </w:t>
      </w:r>
      <w:r w:rsidRPr="004E07A5">
        <w:rPr>
          <w:rStyle w:val="TanaimMishna"/>
          <w:rtl/>
          <w:rPrChange w:id="20001" w:author="קלוד" w:date="2026-10-06T10:09:14Z">
            <w:rPr>
              <w:rStyle w:val="afffff3"/>
              <w:rtl/>
            </w:rPr>
          </w:rPrChange>
        </w:rPr>
        <w:t>ב"ש:</w:t>
      </w:r>
      <w:r w:rsidRPr="001E158F">
        <w:rPr>
          <w:rtl/>
        </w:rPr>
        <w:t xml:space="preserve"> בדינר ובשוה דינר, </w:t>
      </w:r>
      <w:r w:rsidRPr="004E07A5">
        <w:rPr>
          <w:rStyle w:val="TanaimMishna"/>
          <w:rtl/>
          <w:rPrChange w:id="20002" w:author="קלוד" w:date="2026-10-06T10:09:14Z">
            <w:rPr>
              <w:rStyle w:val="afffff3"/>
              <w:rtl/>
            </w:rPr>
          </w:rPrChange>
        </w:rPr>
        <w:t>ו</w:t>
      </w:r>
      <w:r w:rsidR="004E07A5">
        <w:rPr>
          <w:rStyle w:val="TanaimMishna"/>
          <w:rFonts w:hint="cs"/>
          <w:rtl/>
          <w:rPrChange w:id="20003" w:author="קלוד" w:date="2026-10-06T10:09:14Z">
            <w:rPr>
              <w:rStyle w:val="afffff3"/>
              <w:rFonts w:hint="cs"/>
              <w:rtl/>
            </w:rPr>
          </w:rPrChange>
        </w:rPr>
        <w:t>ל</w:t>
      </w:r>
      <w:r w:rsidRPr="004E07A5">
        <w:rPr>
          <w:rStyle w:val="TanaimMishna"/>
          <w:rtl/>
          <w:rPrChange w:id="20004" w:author="קלוד" w:date="2026-10-06T10:09:14Z">
            <w:rPr>
              <w:rStyle w:val="afffff3"/>
              <w:rtl/>
            </w:rPr>
          </w:rPrChange>
        </w:rPr>
        <w:t>ב"ה</w:t>
      </w:r>
      <w:r>
        <w:rPr>
          <w:rStyle w:val="TanaimMishna"/>
          <w:rtl/>
          <w:rPrChange w:id="41012" w:author="Claude" w:date="2026-10-07T09:25:17Z">
            <w:rPr>
              <w:rtl/>
            </w:rPr>
          </w:rPrChange>
        </w:rPr>
        <w:t xml:space="preserve">:</w:t>
      </w:r>
      <w:r>
        <w:rPr>
          <w:rtl/>
        </w:rPr>
        <w:t xml:space="preserve"> בפרוטה ובשו"פ.</w:t>
      </w:r>
    </w:p>
    <w:p w14:paraId="13E807D0" w14:textId="453576D1" w:rsidR="006E0774" w:rsidRPr="00131640" w:rsidRDefault="00A602FF" w:rsidP="00A602FF">
      <w:pPr>
        <w:pStyle w:val="afff5"/>
        <w:spacing w:after="120"/>
        <w:rPr>
          <w:rtl/>
        </w:rPr>
      </w:pPr>
      <w:r>
        <w:rPr>
          <w:rFonts w:hint="cs"/>
          <w:rtl/>
        </w:rPr>
        <w:t xml:space="preserve"> </w:t>
      </w:r>
      <w:r>
        <w:rPr>
          <w:rtl/>
        </w:rPr>
        <w:tab/>
      </w:r>
      <w:r w:rsidR="006E0774" w:rsidRPr="001E158F">
        <w:rPr>
          <w:rtl/>
        </w:rPr>
        <w:t>וכמה היא פרוטה? אחד משמנה באיסר האיטלקי.</w:t>
      </w:r>
    </w:p>
    <w:p w14:paraId="47806578" w14:textId="77777777" w:rsidR="006E0774" w:rsidRPr="00131640" w:rsidRDefault="006E0774" w:rsidP="00954D80">
      <w:pPr>
        <w:pStyle w:val="afff5"/>
        <w:rPr>
          <w:rtl/>
        </w:rPr>
      </w:pPr>
      <w:r w:rsidRPr="00A602FF">
        <w:rPr>
          <w:b/>
          <w:bCs/>
          <w:rtl/>
        </w:rPr>
        <w:t>וקונה את עצמה</w:t>
      </w:r>
      <w:r w:rsidRPr="001E158F">
        <w:rPr>
          <w:rtl/>
        </w:rPr>
        <w:t xml:space="preserve"> </w:t>
      </w:r>
      <w:r w:rsidRPr="00954D80">
        <w:rPr>
          <w:rtl/>
        </w:rPr>
        <w:t>בגט</w:t>
      </w:r>
      <w:r w:rsidRPr="001E158F">
        <w:rPr>
          <w:rtl/>
        </w:rPr>
        <w:t>, ובמיתת הבעל.</w:t>
      </w:r>
    </w:p>
    <w:p w14:paraId="23C17B32" w14:textId="77777777" w:rsidR="006E0774" w:rsidRPr="00131640" w:rsidRDefault="006E0774" w:rsidP="00954D80">
      <w:pPr>
        <w:pStyle w:val="afff5"/>
        <w:rPr>
          <w:rtl/>
        </w:rPr>
      </w:pPr>
      <w:r w:rsidRPr="00A602FF">
        <w:rPr>
          <w:rtl/>
        </w:rPr>
        <w:t>היבמה נקנית בביאה, וקונה את עצמה בחליצה, ובמיתת היבם.</w:t>
      </w:r>
    </w:p>
    <w:p w14:paraId="509FF565" w14:textId="77777777" w:rsidR="006E0774" w:rsidRPr="00131640" w:rsidRDefault="006E0774" w:rsidP="00841728">
      <w:pPr>
        <w:pStyle w:val="affb"/>
        <w:rPr>
          <w:del w:id="90002" w:author="מנוע עיצוב" w:date="2026-10-08T11:01:28Z"/>
          <w:rtl/>
        </w:rPr>
      </w:pPr>
      <w:del w:id="90001" w:author="מנוע עיצוב" w:date="2026-10-08T11:01:28Z">
        <w:r w:rsidRPr="00224C4C">
          <w:rPr>
            <w:rFonts w:hint="cs"/>
            <w:rtl/>
          </w:rPr>
          <w:delText xml:space="preserve">׹</w:delText>
        </w:r>
      </w:del>
    </w:p>
    <w:p w14:paraId="60B9EB07" w14:textId="130F904F" w:rsidR="00492674" w:rsidRPr="00131640" w:rsidRDefault="00F04A1B" w:rsidP="00492674">
      <w:pPr>
        <w:pStyle w:val="afffd"/>
        <w:rPr>
          <w:rtl/>
        </w:rPr>
      </w:pPr>
      <w:ins w:id="9802" w:author="מספור קטעי משנה" w:date="2026-10-06T06:45:32Z">
        <w:r>
          <w:rPr>
            <w:rStyle w:val="MisparKeta"/>
          </w:rPr>
          <w:t xml:space="preserve">ב. </w:t>
        </w:r>
      </w:ins>
      <w:r>
        <w:rPr>
          <w:rFonts w:hint="cs"/>
          <w:rtl/>
        </w:rPr>
        <w:t xml:space="preserve">לשון </w:t>
      </w:r>
      <w:r w:rsidR="006E0774" w:rsidRPr="002A094E">
        <w:rPr>
          <w:rtl/>
        </w:rPr>
        <w:t>האשה נקנית</w:t>
      </w:r>
      <w:r w:rsidR="00563546">
        <w:rPr>
          <w:rFonts w:hint="cs"/>
          <w:rtl/>
        </w:rPr>
        <w:t xml:space="preserve"> </w:t>
      </w:r>
      <w:r w:rsidR="00563546" w:rsidRPr="00563546">
        <w:rPr>
          <w:rStyle w:val="afffff5"/>
          <w:rFonts w:hint="cs"/>
          <w:rtl/>
        </w:rPr>
        <w:t>[ד' דיוקים]</w:t>
      </w:r>
      <w:r w:rsidR="006E0774" w:rsidRPr="002A094E">
        <w:rPr>
          <w:rtl/>
        </w:rPr>
        <w:t>.</w:t>
      </w:r>
    </w:p>
    <w:p w14:paraId="086A1CB8" w14:textId="77777777" w:rsidR="00A85AC8" w:rsidRPr="00E600D8" w:rsidRDefault="0003374D" w:rsidP="00492674">
      <w:pPr>
        <w:pStyle w:val="38"/>
        <w:framePr w:wrap="notBeside"/>
        <w:rPr>
          <w:rtl/>
        </w:rPr>
      </w:pPr>
      <w:r w:rsidRPr="00E600D8">
        <w:rPr>
          <w:rFonts w:hint="cs"/>
          <w:rtl/>
        </w:rPr>
        <w:t xml:space="preserve">א. </w:t>
      </w:r>
      <w:r w:rsidR="00B35B36" w:rsidRPr="00E600D8">
        <w:rPr>
          <w:rtl/>
        </w:rPr>
        <w:t>כאן</w:t>
      </w:r>
      <w:r w:rsidR="006E0774" w:rsidRPr="00E600D8">
        <w:rPr>
          <w:rtl/>
        </w:rPr>
        <w:t xml:space="preserve"> תני</w:t>
      </w:r>
      <w:r w:rsidR="00A85AC8" w:rsidRPr="00E600D8">
        <w:rPr>
          <w:rtl/>
        </w:rPr>
        <w:t>:</w:t>
      </w:r>
    </w:p>
    <w:p w14:paraId="4CC1955A" w14:textId="016B3202" w:rsidR="006E0774" w:rsidRPr="00131640" w:rsidRDefault="006E0774" w:rsidP="001D0BCB">
      <w:pPr>
        <w:pStyle w:val="afffff6"/>
        <w:spacing w:before="0"/>
        <w:rPr>
          <w:rtl/>
        </w:rPr>
      </w:pPr>
      <w:r w:rsidRPr="00224C4C">
        <w:rPr>
          <w:rtl/>
        </w:rPr>
        <w:t xml:space="preserve">האשה </w:t>
      </w:r>
      <w:r w:rsidRPr="00210DF6">
        <w:rPr>
          <w:rFonts w:cs="BA TM • Vilna Extra-Bold"/>
          <w:rtl/>
        </w:rPr>
        <w:t>נקנית</w:t>
      </w:r>
      <w:r w:rsidRPr="00224C4C">
        <w:rPr>
          <w:rtl/>
        </w:rPr>
        <w:t>,</w:t>
      </w:r>
      <w:r w:rsidRPr="001D0BCB">
        <w:rPr>
          <w:rStyle w:val="afffff5"/>
          <w:rtl/>
        </w:rPr>
        <w:t xml:space="preserve"> </w:t>
      </w:r>
      <w:r w:rsidRPr="001D0BCB">
        <w:rPr>
          <w:rStyle w:val="afffff5"/>
          <w:rFonts w:hint="cs"/>
          <w:rtl/>
        </w:rPr>
        <w:t xml:space="preserve">[ולא </w:t>
      </w:r>
      <w:r w:rsidRPr="001D0BCB">
        <w:rPr>
          <w:rStyle w:val="afffff5"/>
          <w:rtl/>
        </w:rPr>
        <w:t>תני האיש מקדש</w:t>
      </w:r>
      <w:r w:rsidRPr="001D0BCB">
        <w:rPr>
          <w:rStyle w:val="afffff5"/>
          <w:rFonts w:hint="cs"/>
          <w:rtl/>
        </w:rPr>
        <w:t>]</w:t>
      </w:r>
      <w:r w:rsidRPr="00224C4C">
        <w:rPr>
          <w:rtl/>
        </w:rPr>
        <w:t xml:space="preserve"> משום דבעי למיתני כסף</w:t>
      </w:r>
      <w:r w:rsidR="001D0BCB">
        <w:rPr>
          <w:rFonts w:hint="cs"/>
          <w:rtl/>
        </w:rPr>
        <w:t>.</w:t>
      </w:r>
    </w:p>
    <w:p w14:paraId="398B86F8" w14:textId="6A0135C7" w:rsidR="006E0774" w:rsidRPr="00131640" w:rsidRDefault="00F04A1B" w:rsidP="00F04A1B">
      <w:pPr>
        <w:rPr>
          <w:rtl/>
        </w:rPr>
      </w:pPr>
      <w:r w:rsidRPr="00F04A1B">
        <w:rPr>
          <w:rFonts w:ascii="Fb Fontext" w:hAnsi="Fb Fontext" w:hint="cs"/>
          <w:spacing w:val="0"/>
          <w:sz w:val="32"/>
          <w:rtl/>
        </w:rPr>
        <w:t xml:space="preserve">וקיחה </w:t>
      </w:r>
      <w:r w:rsidR="006E0774" w:rsidRPr="00F04A1B">
        <w:rPr>
          <w:rFonts w:ascii="Fb Fontext" w:hAnsi="Fb Fontext"/>
          <w:spacing w:val="0"/>
          <w:sz w:val="32"/>
          <w:rtl/>
        </w:rPr>
        <w:t xml:space="preserve">כסף </w:t>
      </w:r>
      <w:r w:rsidR="006E0774" w:rsidRPr="00F04A1B">
        <w:rPr>
          <w:rStyle w:val="affffa"/>
          <w:rFonts w:hint="cs"/>
          <w:spacing w:val="0"/>
          <w:rtl/>
        </w:rPr>
        <w:t>'</w:t>
      </w:r>
      <w:r w:rsidR="006E0774" w:rsidRPr="00F04A1B">
        <w:rPr>
          <w:rStyle w:val="affffa"/>
          <w:spacing w:val="0"/>
          <w:rtl/>
        </w:rPr>
        <w:t xml:space="preserve">כי </w:t>
      </w:r>
      <w:r w:rsidR="006E0774" w:rsidRPr="00F04A1B">
        <w:rPr>
          <w:rStyle w:val="affffa"/>
          <w:b/>
          <w:bCs/>
          <w:spacing w:val="0"/>
          <w:rtl/>
        </w:rPr>
        <w:t>יקח</w:t>
      </w:r>
      <w:r w:rsidR="006E0774" w:rsidRPr="00F04A1B">
        <w:rPr>
          <w:rStyle w:val="affffa"/>
          <w:spacing w:val="0"/>
          <w:rtl/>
        </w:rPr>
        <w:t xml:space="preserve"> איש אשה</w:t>
      </w:r>
      <w:r w:rsidR="006E0774" w:rsidRPr="00F04A1B">
        <w:rPr>
          <w:rStyle w:val="affffa"/>
          <w:rFonts w:hint="cs"/>
          <w:spacing w:val="0"/>
          <w:rtl/>
        </w:rPr>
        <w:t>'</w:t>
      </w:r>
      <w:r w:rsidR="006E0774" w:rsidRPr="00F04A1B">
        <w:rPr>
          <w:rStyle w:val="affffa"/>
          <w:spacing w:val="0"/>
          <w:rtl/>
        </w:rPr>
        <w:t>,</w:t>
      </w:r>
      <w:r w:rsidR="006E0774" w:rsidRPr="00F04A1B">
        <w:rPr>
          <w:rFonts w:ascii="Fb Fontext" w:hAnsi="Fb Fontext"/>
          <w:spacing w:val="0"/>
          <w:sz w:val="32"/>
          <w:rtl/>
        </w:rPr>
        <w:t xml:space="preserve"> </w:t>
      </w:r>
      <w:r w:rsidR="006E0774" w:rsidRPr="00F04A1B">
        <w:rPr>
          <w:rStyle w:val="afffff3"/>
          <w:spacing w:val="0"/>
          <w:rtl/>
        </w:rPr>
        <w:t>ו</w:t>
      </w:r>
      <w:r w:rsidRPr="00F04A1B">
        <w:rPr>
          <w:rStyle w:val="afffff3"/>
          <w:rFonts w:hint="cs"/>
          <w:spacing w:val="0"/>
          <w:rtl/>
        </w:rPr>
        <w:t>בעפרון</w:t>
      </w:r>
      <w:r w:rsidR="006E0774" w:rsidRPr="00F04A1B">
        <w:rPr>
          <w:rStyle w:val="afffff3"/>
          <w:spacing w:val="0"/>
          <w:rtl/>
        </w:rPr>
        <w:t>:</w:t>
      </w:r>
      <w:r w:rsidR="006E0774" w:rsidRPr="00F04A1B">
        <w:rPr>
          <w:rStyle w:val="affffa"/>
          <w:spacing w:val="0"/>
          <w:rtl/>
        </w:rPr>
        <w:t xml:space="preserve"> </w:t>
      </w:r>
      <w:r w:rsidR="006E0774" w:rsidRPr="00F04A1B">
        <w:rPr>
          <w:rStyle w:val="affffa"/>
          <w:rFonts w:hint="cs"/>
          <w:spacing w:val="0"/>
          <w:rtl/>
        </w:rPr>
        <w:t>'</w:t>
      </w:r>
      <w:r w:rsidR="006E0774" w:rsidRPr="00F04A1B">
        <w:rPr>
          <w:rStyle w:val="affffa"/>
          <w:spacing w:val="0"/>
          <w:rtl/>
        </w:rPr>
        <w:t xml:space="preserve">נתתי כסף השדה </w:t>
      </w:r>
      <w:r w:rsidR="006E0774" w:rsidRPr="00F04A1B">
        <w:rPr>
          <w:rStyle w:val="affffa"/>
          <w:b/>
          <w:bCs/>
          <w:spacing w:val="0"/>
          <w:rtl/>
        </w:rPr>
        <w:t>קח</w:t>
      </w:r>
      <w:r w:rsidR="006E0774" w:rsidRPr="00F04A1B">
        <w:rPr>
          <w:rStyle w:val="affffa"/>
          <w:spacing w:val="0"/>
          <w:rtl/>
        </w:rPr>
        <w:t xml:space="preserve"> ממני</w:t>
      </w:r>
      <w:r w:rsidR="006E0774" w:rsidRPr="00F04A1B">
        <w:rPr>
          <w:rStyle w:val="affffa"/>
          <w:rFonts w:hint="cs"/>
          <w:spacing w:val="0"/>
          <w:rtl/>
        </w:rPr>
        <w:t>'</w:t>
      </w:r>
      <w:r w:rsidR="006E0774" w:rsidRPr="00F04A1B">
        <w:rPr>
          <w:rStyle w:val="affffa"/>
          <w:spacing w:val="0"/>
          <w:rtl/>
        </w:rPr>
        <w:t>,</w:t>
      </w:r>
    </w:p>
    <w:p w14:paraId="037955EB" w14:textId="77777777" w:rsidR="009469D7" w:rsidRDefault="006E0774" w:rsidP="00F04A1B">
      <w:pPr>
        <w:rPr>
          <w:rFonts w:ascii="Fb Fontext" w:hAnsi="Fb Fontext"/>
          <w:rtl/>
        </w:rPr>
      </w:pPr>
      <w:r w:rsidRPr="00224C4C">
        <w:rPr>
          <w:rFonts w:ascii="Fb Fontext" w:hAnsi="Fb Fontext"/>
          <w:rtl/>
        </w:rPr>
        <w:t>וקיחה איקרי קנין</w:t>
      </w:r>
      <w:r w:rsidRPr="00224C4C">
        <w:rPr>
          <w:rFonts w:ascii="Fb Fontext" w:hAnsi="Fb Fontext" w:hint="cs"/>
          <w:rtl/>
        </w:rPr>
        <w:t>-</w:t>
      </w:r>
      <w:r w:rsidRPr="00224C4C">
        <w:rPr>
          <w:rFonts w:ascii="Fb Fontext" w:hAnsi="Fb Fontext"/>
          <w:rtl/>
        </w:rPr>
        <w:t xml:space="preserve"> </w:t>
      </w:r>
      <w:r w:rsidRPr="00224C4C">
        <w:rPr>
          <w:rStyle w:val="affffa"/>
          <w:rFonts w:hint="cs"/>
          <w:rtl/>
        </w:rPr>
        <w:t>ד</w:t>
      </w:r>
      <w:r w:rsidR="00F04A1B">
        <w:rPr>
          <w:rStyle w:val="affffa"/>
          <w:rFonts w:hint="cs"/>
          <w:rtl/>
        </w:rPr>
        <w:t>'</w:t>
      </w:r>
      <w:r w:rsidRPr="00224C4C">
        <w:rPr>
          <w:rStyle w:val="affffa"/>
          <w:rtl/>
        </w:rPr>
        <w:t xml:space="preserve">אשר </w:t>
      </w:r>
      <w:r w:rsidRPr="00F04A1B">
        <w:rPr>
          <w:rStyle w:val="affffa"/>
          <w:b/>
          <w:bCs/>
          <w:rtl/>
        </w:rPr>
        <w:t>קנה</w:t>
      </w:r>
      <w:r w:rsidRPr="00224C4C">
        <w:rPr>
          <w:rStyle w:val="affffa"/>
          <w:rtl/>
        </w:rPr>
        <w:t xml:space="preserve"> אברהם</w:t>
      </w:r>
      <w:r w:rsidRPr="00224C4C">
        <w:rPr>
          <w:rStyle w:val="affffa"/>
          <w:rFonts w:hint="cs"/>
          <w:rtl/>
        </w:rPr>
        <w:t>'</w:t>
      </w:r>
      <w:r w:rsidRPr="00224C4C">
        <w:rPr>
          <w:rStyle w:val="affffa"/>
          <w:rtl/>
        </w:rPr>
        <w:t>,</w:t>
      </w:r>
      <w:r w:rsidR="00F04A1B">
        <w:rPr>
          <w:rStyle w:val="afffff3"/>
          <w:rFonts w:hint="cs"/>
          <w:rtl/>
        </w:rPr>
        <w:t xml:space="preserve"> ב.</w:t>
      </w:r>
      <w:r w:rsidR="00E03DDC">
        <w:rPr>
          <w:rStyle w:val="affffa"/>
          <w:rFonts w:hint="cs"/>
          <w:rtl/>
        </w:rPr>
        <w:t xml:space="preserve"> </w:t>
      </w:r>
      <w:r w:rsidRPr="00224C4C">
        <w:rPr>
          <w:rStyle w:val="affffa"/>
          <w:rtl/>
        </w:rPr>
        <w:t xml:space="preserve">שדות בכסף </w:t>
      </w:r>
      <w:r w:rsidRPr="00F04A1B">
        <w:rPr>
          <w:rStyle w:val="affffa"/>
          <w:b/>
          <w:bCs/>
          <w:rtl/>
        </w:rPr>
        <w:t>יקנו</w:t>
      </w:r>
      <w:r w:rsidRPr="00224C4C">
        <w:rPr>
          <w:rStyle w:val="affffa"/>
          <w:rtl/>
        </w:rPr>
        <w:t>,</w:t>
      </w:r>
    </w:p>
    <w:p w14:paraId="6C9E2EE2" w14:textId="77777777" w:rsidR="00A85AC8" w:rsidRPr="00E600D8" w:rsidRDefault="00677915" w:rsidP="00B84C04">
      <w:pPr>
        <w:pStyle w:val="38"/>
        <w:framePr w:wrap="notBeside"/>
        <w:rPr>
          <w:rtl/>
        </w:rPr>
      </w:pPr>
      <w:r w:rsidRPr="00E600D8">
        <w:rPr>
          <w:rFonts w:hint="cs"/>
          <w:rtl/>
        </w:rPr>
        <w:t xml:space="preserve">ב. </w:t>
      </w:r>
      <w:r w:rsidR="00C75B97" w:rsidRPr="00E600D8">
        <w:rPr>
          <w:rFonts w:hint="cs"/>
          <w:rtl/>
        </w:rPr>
        <w:t>ש</w:t>
      </w:r>
      <w:r w:rsidR="006E0774" w:rsidRPr="00E600D8">
        <w:rPr>
          <w:rtl/>
        </w:rPr>
        <w:t xml:space="preserve">ם </w:t>
      </w:r>
      <w:r w:rsidR="006E0774" w:rsidRPr="00E600D8">
        <w:rPr>
          <w:rFonts w:hint="cs"/>
          <w:rtl/>
        </w:rPr>
        <w:t>תני</w:t>
      </w:r>
      <w:r w:rsidR="00A85AC8" w:rsidRPr="00E600D8">
        <w:rPr>
          <w:rtl/>
        </w:rPr>
        <w:t>:</w:t>
      </w:r>
    </w:p>
    <w:p w14:paraId="4C2B6699" w14:textId="5A25864D" w:rsidR="00FE5C8B" w:rsidRPr="00131640" w:rsidRDefault="006E0774" w:rsidP="00043A27">
      <w:pPr>
        <w:rPr>
          <w:rtl/>
        </w:rPr>
      </w:pPr>
      <w:r w:rsidRPr="00224C4C">
        <w:rPr>
          <w:rFonts w:ascii="Fb Fontext" w:hAnsi="Fb Fontext"/>
          <w:sz w:val="32"/>
          <w:rtl/>
        </w:rPr>
        <w:t xml:space="preserve">האיש </w:t>
      </w:r>
      <w:r w:rsidRPr="00210DF6">
        <w:rPr>
          <w:rFonts w:ascii="Fb Fontext" w:hAnsi="Fb Fontext" w:cs="BA TM • Vilna Extra-Bold" w:hint="cs"/>
          <w:sz w:val="32"/>
          <w:rtl/>
        </w:rPr>
        <w:t>מקדש</w:t>
      </w:r>
      <w:r w:rsidRPr="00224C4C">
        <w:rPr>
          <w:rFonts w:ascii="Fb Fontext" w:hAnsi="Fb Fontext" w:hint="cs"/>
          <w:sz w:val="32"/>
          <w:rtl/>
        </w:rPr>
        <w:t xml:space="preserve"> </w:t>
      </w:r>
      <w:r w:rsidRPr="00C75B97">
        <w:rPr>
          <w:rStyle w:val="afffff5"/>
          <w:rFonts w:hint="cs"/>
          <w:rtl/>
        </w:rPr>
        <w:t xml:space="preserve">ולא </w:t>
      </w:r>
      <w:r w:rsidRPr="00C75B97">
        <w:rPr>
          <w:rStyle w:val="afffff5"/>
          <w:rtl/>
        </w:rPr>
        <w:t>קונה</w:t>
      </w:r>
    </w:p>
    <w:p w14:paraId="70DEC876" w14:textId="076B6859" w:rsidR="00A85AC8" w:rsidRPr="00E600D8" w:rsidRDefault="00E600D8" w:rsidP="00FE5C8B">
      <w:pPr>
        <w:pStyle w:val="38"/>
        <w:framePr w:wrap="notBeside"/>
        <w:rPr>
          <w:rtl/>
        </w:rPr>
      </w:pPr>
      <w:r w:rsidRPr="00E600D8">
        <w:rPr>
          <w:rFonts w:hint="cs"/>
          <w:rtl/>
        </w:rPr>
        <w:t>-</w:t>
      </w:r>
    </w:p>
    <w:p w14:paraId="1B565290" w14:textId="614D6313" w:rsidR="006E0774" w:rsidRPr="00131640" w:rsidRDefault="006E0774" w:rsidP="009D735F">
      <w:pPr>
        <w:bidi w:val="0"/>
        <w:rPr>
          <w:rtl/>
        </w:rPr>
      </w:pPr>
      <w:r w:rsidRPr="00FE5C8B">
        <w:rPr>
          <w:rStyle w:val="afffff3"/>
          <w:spacing w:val="0"/>
          <w:rtl/>
        </w:rPr>
        <w:t>מעיקרא תני</w:t>
      </w:r>
      <w:r w:rsidRPr="00FE5C8B">
        <w:rPr>
          <w:rFonts w:ascii="Fb Fontext" w:hAnsi="Fb Fontext"/>
          <w:spacing w:val="0"/>
          <w:sz w:val="32"/>
          <w:rtl/>
        </w:rPr>
        <w:t xml:space="preserve"> ל</w:t>
      </w:r>
      <w:r w:rsidR="00FE5C8B" w:rsidRPr="00FE5C8B">
        <w:rPr>
          <w:rFonts w:ascii="Fb Fontext" w:hAnsi="Fb Fontext" w:hint="cs"/>
          <w:spacing w:val="0"/>
          <w:sz w:val="32"/>
          <w:rtl/>
        </w:rPr>
        <w:t>שון</w:t>
      </w:r>
      <w:r w:rsidRPr="00FE5C8B">
        <w:rPr>
          <w:rFonts w:ascii="Fb Fontext" w:hAnsi="Fb Fontext"/>
          <w:spacing w:val="0"/>
          <w:sz w:val="32"/>
          <w:rtl/>
        </w:rPr>
        <w:t xml:space="preserve"> דאורי</w:t>
      </w:r>
      <w:r w:rsidR="00FE5C8B" w:rsidRPr="00FE5C8B">
        <w:rPr>
          <w:rFonts w:ascii="Fb Fontext" w:hAnsi="Fb Fontext" w:hint="cs"/>
          <w:spacing w:val="0"/>
          <w:sz w:val="32"/>
          <w:rtl/>
        </w:rPr>
        <w:t>'</w:t>
      </w:r>
      <w:r w:rsidRPr="00FE5C8B">
        <w:rPr>
          <w:rFonts w:ascii="Fb Fontext" w:hAnsi="Fb Fontext"/>
          <w:spacing w:val="0"/>
          <w:sz w:val="32"/>
          <w:rtl/>
        </w:rPr>
        <w:t>,</w:t>
      </w:r>
      <w:r w:rsidR="00FE5C8B" w:rsidRPr="00FE5C8B">
        <w:rPr>
          <w:rStyle w:val="afffff3"/>
          <w:rFonts w:hint="cs"/>
          <w:spacing w:val="0"/>
          <w:rtl/>
        </w:rPr>
        <w:t xml:space="preserve"> </w:t>
      </w:r>
      <w:r w:rsidRPr="00FE5C8B">
        <w:rPr>
          <w:rStyle w:val="afffff3"/>
          <w:spacing w:val="0"/>
          <w:rtl/>
        </w:rPr>
        <w:t>בסוף תני</w:t>
      </w:r>
      <w:r w:rsidRPr="00FE5C8B">
        <w:rPr>
          <w:rFonts w:ascii="Fb Fontext" w:hAnsi="Fb Fontext"/>
          <w:spacing w:val="0"/>
          <w:sz w:val="32"/>
          <w:rtl/>
        </w:rPr>
        <w:t xml:space="preserve"> לש</w:t>
      </w:r>
      <w:r w:rsidR="00FE5C8B" w:rsidRPr="00FE5C8B">
        <w:rPr>
          <w:rFonts w:ascii="Fb Fontext" w:hAnsi="Fb Fontext" w:hint="cs"/>
          <w:spacing w:val="0"/>
          <w:sz w:val="32"/>
          <w:rtl/>
        </w:rPr>
        <w:t>ון</w:t>
      </w:r>
      <w:r w:rsidRPr="00FE5C8B">
        <w:rPr>
          <w:rFonts w:ascii="Fb Fontext" w:hAnsi="Fb Fontext"/>
          <w:spacing w:val="0"/>
          <w:sz w:val="32"/>
          <w:rtl/>
        </w:rPr>
        <w:t xml:space="preserve"> דרבנן</w:t>
      </w:r>
      <w:r w:rsidRPr="00FE5C8B">
        <w:rPr>
          <w:rFonts w:ascii="Fb Fontext" w:hAnsi="Fb Fontext" w:hint="cs"/>
          <w:spacing w:val="0"/>
          <w:sz w:val="32"/>
          <w:rtl/>
        </w:rPr>
        <w:t xml:space="preserve"> </w:t>
      </w:r>
      <w:r w:rsidRPr="00FE5C8B">
        <w:rPr>
          <w:rFonts w:ascii="Fb Fontext" w:hAnsi="Fb Fontext"/>
          <w:spacing w:val="0"/>
          <w:sz w:val="32"/>
          <w:rtl/>
        </w:rPr>
        <w:t>דאסר לה אכ"ע כהקדש.</w:t>
      </w:r>
    </w:p>
    <w:p w14:paraId="60C1421A" w14:textId="77777777" w:rsidR="00A85AC8" w:rsidRPr="00E600D8" w:rsidRDefault="00677915" w:rsidP="00B84C04">
      <w:pPr>
        <w:pStyle w:val="38"/>
        <w:framePr w:wrap="notBeside"/>
        <w:rPr>
          <w:rtl/>
        </w:rPr>
      </w:pPr>
      <w:r w:rsidRPr="00E600D8">
        <w:rPr>
          <w:rFonts w:hint="cs"/>
          <w:rtl/>
        </w:rPr>
        <w:t xml:space="preserve">ג. </w:t>
      </w:r>
      <w:r w:rsidR="00B35B36" w:rsidRPr="00E600D8">
        <w:rPr>
          <w:rtl/>
        </w:rPr>
        <w:t>כאן</w:t>
      </w:r>
      <w:r w:rsidR="006E0774" w:rsidRPr="00E600D8">
        <w:rPr>
          <w:rFonts w:hint="cs"/>
          <w:rtl/>
        </w:rPr>
        <w:t xml:space="preserve"> תני</w:t>
      </w:r>
      <w:r w:rsidR="00A85AC8" w:rsidRPr="00E600D8">
        <w:rPr>
          <w:rtl/>
        </w:rPr>
        <w:t>:</w:t>
      </w:r>
    </w:p>
    <w:p w14:paraId="59AA1190" w14:textId="16F56F73" w:rsidR="006E0774" w:rsidRPr="00131640" w:rsidRDefault="006E0774" w:rsidP="006E0774">
      <w:pPr>
        <w:rPr>
          <w:rtl/>
        </w:rPr>
      </w:pPr>
      <w:r w:rsidRPr="00210DF6">
        <w:rPr>
          <w:rFonts w:ascii="Fb Fontext" w:hAnsi="Fb Fontext" w:cs="BA TM • Vilna Extra-Bold" w:hint="cs"/>
          <w:sz w:val="32"/>
          <w:rtl/>
        </w:rPr>
        <w:t>האשה</w:t>
      </w:r>
      <w:r w:rsidRPr="00224C4C">
        <w:rPr>
          <w:rFonts w:ascii="Fb Fontext" w:hAnsi="Fb Fontext" w:hint="cs"/>
          <w:sz w:val="32"/>
          <w:rtl/>
        </w:rPr>
        <w:t xml:space="preserve"> נקנית </w:t>
      </w:r>
      <w:r w:rsidRPr="008C38E3">
        <w:rPr>
          <w:rStyle w:val="afffff5"/>
          <w:rFonts w:hint="cs"/>
          <w:rtl/>
        </w:rPr>
        <w:t xml:space="preserve">ולא </w:t>
      </w:r>
      <w:r w:rsidRPr="008C38E3">
        <w:rPr>
          <w:rStyle w:val="afffff5"/>
          <w:rtl/>
        </w:rPr>
        <w:t>האיש קונה</w:t>
      </w:r>
      <w:r w:rsidRPr="00224C4C">
        <w:rPr>
          <w:rFonts w:ascii="Fb Fontext" w:hAnsi="Fb Fontext" w:hint="cs"/>
          <w:sz w:val="32"/>
          <w:rtl/>
        </w:rPr>
        <w:t xml:space="preserve"> </w:t>
      </w:r>
      <w:r w:rsidR="00FE5C8B">
        <w:rPr>
          <w:rFonts w:ascii="Fb Fontext" w:hAnsi="Fb Fontext" w:hint="cs"/>
          <w:sz w:val="32"/>
          <w:rtl/>
        </w:rPr>
        <w:t>-</w:t>
      </w:r>
      <w:r w:rsidR="007557D6">
        <w:rPr>
          <w:rFonts w:ascii="Fb Fontext" w:hAnsi="Fb Fontext" w:hint="cs"/>
          <w:sz w:val="32"/>
          <w:rtl/>
        </w:rPr>
        <w:t xml:space="preserve">אגב </w:t>
      </w:r>
      <w:r w:rsidRPr="00224C4C">
        <w:rPr>
          <w:rFonts w:ascii="Fb Fontext" w:hAnsi="Fb Fontext"/>
          <w:sz w:val="32"/>
          <w:rtl/>
        </w:rPr>
        <w:t>סיפא וקונה את עצמה בדידה.</w:t>
      </w:r>
    </w:p>
    <w:p w14:paraId="5324BDE5" w14:textId="77777777" w:rsidR="00A85AC8" w:rsidRPr="00E600D8" w:rsidRDefault="00677915" w:rsidP="00B84C04">
      <w:pPr>
        <w:pStyle w:val="38"/>
        <w:framePr w:wrap="notBeside"/>
        <w:rPr>
          <w:rtl/>
        </w:rPr>
      </w:pPr>
      <w:r w:rsidRPr="00E600D8">
        <w:rPr>
          <w:rFonts w:hint="cs"/>
          <w:rtl/>
        </w:rPr>
        <w:t xml:space="preserve">ד. </w:t>
      </w:r>
      <w:r w:rsidR="006E0774" w:rsidRPr="00E600D8">
        <w:rPr>
          <w:rFonts w:hint="cs"/>
          <w:rtl/>
        </w:rPr>
        <w:t>לא תני</w:t>
      </w:r>
      <w:r w:rsidR="00A85AC8" w:rsidRPr="00E600D8">
        <w:rPr>
          <w:rtl/>
        </w:rPr>
        <w:t>:</w:t>
      </w:r>
    </w:p>
    <w:p w14:paraId="744E4397" w14:textId="56B0AE8A" w:rsidR="009469D7" w:rsidRDefault="006E0774" w:rsidP="006E0774">
      <w:pPr>
        <w:rPr>
          <w:rFonts w:ascii="Fb Fontext" w:hAnsi="Fb Fontext"/>
          <w:rtl/>
        </w:rPr>
      </w:pPr>
      <w:r w:rsidRPr="00224C4C">
        <w:rPr>
          <w:rFonts w:ascii="Fb Fontext" w:hAnsi="Fb Fontext"/>
          <w:rtl/>
        </w:rPr>
        <w:t>האיש קונה ומקנה</w:t>
      </w:r>
    </w:p>
    <w:p w14:paraId="56C1BE9D" w14:textId="6356A33F" w:rsidR="00A85AC8" w:rsidRPr="00E600D8" w:rsidRDefault="003B158A" w:rsidP="003B158A">
      <w:pPr>
        <w:pStyle w:val="38"/>
        <w:framePr w:wrap="notBeside"/>
        <w:rPr>
          <w:rtl/>
        </w:rPr>
      </w:pPr>
      <w:r w:rsidRPr="00E600D8">
        <w:rPr>
          <w:rFonts w:hint="cs"/>
          <w:rtl/>
        </w:rPr>
        <w:t>א</w:t>
      </w:r>
      <w:r w:rsidR="00A85AC8" w:rsidRPr="00E600D8">
        <w:rPr>
          <w:rFonts w:hint="cs"/>
          <w:rtl/>
        </w:rPr>
        <w:t>.</w:t>
      </w:r>
    </w:p>
    <w:p w14:paraId="6C70A471" w14:textId="673E2942" w:rsidR="006E0774" w:rsidRPr="00131640" w:rsidRDefault="006E0774" w:rsidP="006E0774">
      <w:pPr>
        <w:rPr>
          <w:rtl/>
        </w:rPr>
      </w:pPr>
      <w:r w:rsidRPr="00224C4C">
        <w:rPr>
          <w:rFonts w:ascii="Fb Fontext" w:hAnsi="Fb Fontext"/>
          <w:rtl/>
        </w:rPr>
        <w:t xml:space="preserve">משום </w:t>
      </w:r>
      <w:r w:rsidR="00E43487">
        <w:rPr>
          <w:rFonts w:ascii="Fb Fontext" w:hAnsi="Fb Fontext" w:hint="cs"/>
          <w:rtl/>
        </w:rPr>
        <w:t>שב</w:t>
      </w:r>
      <w:r w:rsidRPr="00224C4C">
        <w:rPr>
          <w:rFonts w:ascii="Fb Fontext" w:hAnsi="Fb Fontext"/>
          <w:rtl/>
        </w:rPr>
        <w:t xml:space="preserve">מיתת הבעל, </w:t>
      </w:r>
      <w:r w:rsidR="00E43487">
        <w:rPr>
          <w:rFonts w:ascii="Fb Fontext" w:hAnsi="Fb Fontext" w:hint="cs"/>
          <w:rtl/>
        </w:rPr>
        <w:t>מן השמים מקנים ולא הוא מקנה</w:t>
      </w:r>
      <w:r w:rsidRPr="00224C4C">
        <w:rPr>
          <w:rFonts w:ascii="Fb Fontext" w:hAnsi="Fb Fontext"/>
          <w:rtl/>
        </w:rPr>
        <w:t>.</w:t>
      </w:r>
    </w:p>
    <w:p w14:paraId="52A47039" w14:textId="53F969F9" w:rsidR="00A85AC8" w:rsidRPr="00E600D8" w:rsidRDefault="003B158A" w:rsidP="003B158A">
      <w:pPr>
        <w:pStyle w:val="38"/>
        <w:framePr w:wrap="notBeside"/>
        <w:rPr>
          <w:rtl/>
        </w:rPr>
      </w:pPr>
      <w:r w:rsidRPr="00E600D8">
        <w:rPr>
          <w:rFonts w:hint="cs"/>
          <w:rtl/>
        </w:rPr>
        <w:t>ב</w:t>
      </w:r>
      <w:r w:rsidR="00A85AC8" w:rsidRPr="00E600D8">
        <w:rPr>
          <w:rFonts w:hint="cs"/>
          <w:rtl/>
        </w:rPr>
        <w:t>.</w:t>
      </w:r>
    </w:p>
    <w:p w14:paraId="386168CE" w14:textId="1503ECE9" w:rsidR="006E0774" w:rsidRDefault="006E0774" w:rsidP="00677915">
      <w:pPr>
        <w:spacing w:after="120"/>
        <w:rPr>
          <w:rFonts w:ascii="Fb Fontext" w:hAnsi="Fb Fontext"/>
          <w:rtl/>
        </w:rPr>
      </w:pPr>
      <w:r w:rsidRPr="00224C4C">
        <w:rPr>
          <w:rFonts w:ascii="Fb Fontext" w:hAnsi="Fb Fontext"/>
          <w:rtl/>
        </w:rPr>
        <w:t>אי תנא קונה, ה"א אפילו בע"כ, תנא האשה נקנית, ד</w:t>
      </w:r>
      <w:r w:rsidR="003B158A">
        <w:rPr>
          <w:rFonts w:ascii="Fb Fontext" w:hAnsi="Fb Fontext" w:hint="cs"/>
          <w:rtl/>
        </w:rPr>
        <w:t>רק מדעתה,</w:t>
      </w:r>
    </w:p>
    <w:p w14:paraId="5B9A8EC8" w14:textId="09DBD176" w:rsidR="00D653CB" w:rsidRPr="00131640" w:rsidRDefault="00D653CB" w:rsidP="007309FA">
      <w:pPr>
        <w:pStyle w:val="affffb"/>
        <w:rPr>
          <w:rtl/>
        </w:rPr>
      </w:pPr>
      <w:r w:rsidRPr="007309FA">
        <w:rPr>
          <w:rFonts w:hint="cs"/>
          <w:rtl/>
        </w:rPr>
        <w:t>***</w:t>
      </w:r>
    </w:p>
    <w:p w14:paraId="3D1277AC" w14:textId="77777777" w:rsidR="009469D7" w:rsidRDefault="00B31E84" w:rsidP="00F65F8B">
      <w:pPr>
        <w:pStyle w:val="affffb"/>
        <w:rPr>
          <w:rtl/>
        </w:rPr>
      </w:pPr>
      <w:r>
        <w:rPr>
          <w:rFonts w:hint="cs"/>
          <w:rtl/>
        </w:rPr>
        <w:t xml:space="preserve">לשון דרך </w:t>
      </w:r>
      <w:r>
        <w:rPr>
          <w:rtl/>
        </w:rPr>
        <w:t>–</w:t>
      </w:r>
      <w:r>
        <w:rPr>
          <w:rFonts w:hint="cs"/>
          <w:rtl/>
        </w:rPr>
        <w:t xml:space="preserve"> זכר או נקבה</w:t>
      </w:r>
    </w:p>
    <w:p w14:paraId="177C88F0" w14:textId="77777777" w:rsidR="00A85AC8" w:rsidRPr="00E600D8" w:rsidRDefault="00677915" w:rsidP="003B158A">
      <w:pPr>
        <w:pStyle w:val="38"/>
        <w:framePr w:wrap="notBeside"/>
        <w:rPr>
          <w:rtl/>
        </w:rPr>
      </w:pPr>
      <w:r w:rsidRPr="00E600D8">
        <w:rPr>
          <w:rFonts w:hint="cs"/>
          <w:rtl/>
        </w:rPr>
        <w:t xml:space="preserve">ה. </w:t>
      </w:r>
      <w:r w:rsidR="006E0774" w:rsidRPr="00E600D8">
        <w:rPr>
          <w:rFonts w:hint="cs"/>
          <w:rtl/>
        </w:rPr>
        <w:t>ו</w:t>
      </w:r>
      <w:r w:rsidR="006E0774" w:rsidRPr="00E600D8">
        <w:rPr>
          <w:rtl/>
        </w:rPr>
        <w:t>תני שלש</w:t>
      </w:r>
      <w:r w:rsidR="00A85AC8" w:rsidRPr="00E600D8">
        <w:rPr>
          <w:rtl/>
        </w:rPr>
        <w:t>:</w:t>
      </w:r>
    </w:p>
    <w:p w14:paraId="508ACCDE" w14:textId="6248A205" w:rsidR="009469D7" w:rsidRDefault="0003374D" w:rsidP="006E0774">
      <w:pPr>
        <w:rPr>
          <w:rtl/>
        </w:rPr>
      </w:pPr>
      <w:r w:rsidRPr="0003374D">
        <w:rPr>
          <w:rFonts w:hint="cs"/>
          <w:rtl/>
        </w:rPr>
        <w:t xml:space="preserve">תני שלש </w:t>
      </w:r>
      <w:r w:rsidRPr="0003374D">
        <w:rPr>
          <w:rStyle w:val="afffff5"/>
          <w:rFonts w:hint="cs"/>
          <w:rtl/>
        </w:rPr>
        <w:t>[</w:t>
      </w:r>
      <w:r w:rsidR="006E0774" w:rsidRPr="0003374D">
        <w:rPr>
          <w:rStyle w:val="afffff5"/>
          <w:rFonts w:hint="cs"/>
          <w:rtl/>
        </w:rPr>
        <w:t>ולא</w:t>
      </w:r>
      <w:r w:rsidR="006E0774" w:rsidRPr="0003374D">
        <w:rPr>
          <w:rStyle w:val="afffff5"/>
          <w:rtl/>
        </w:rPr>
        <w:t xml:space="preserve"> שלשה</w:t>
      </w:r>
      <w:r w:rsidR="006E0774" w:rsidRPr="0003374D">
        <w:rPr>
          <w:rStyle w:val="afffff5"/>
          <w:rFonts w:hint="cs"/>
          <w:rtl/>
        </w:rPr>
        <w:t>]</w:t>
      </w:r>
    </w:p>
    <w:p w14:paraId="42E63FA6" w14:textId="77777777" w:rsidR="00A85AC8" w:rsidRPr="00E600D8" w:rsidRDefault="00B95901" w:rsidP="00B95901">
      <w:pPr>
        <w:pStyle w:val="38"/>
        <w:framePr w:wrap="notBeside"/>
        <w:rPr>
          <w:rtl/>
        </w:rPr>
      </w:pPr>
      <w:r w:rsidRPr="00E600D8">
        <w:rPr>
          <w:rFonts w:hint="cs"/>
          <w:rtl/>
        </w:rPr>
        <w:t>- משום</w:t>
      </w:r>
      <w:r w:rsidR="00A85AC8" w:rsidRPr="00E600D8">
        <w:rPr>
          <w:rtl/>
        </w:rPr>
        <w:t>:</w:t>
      </w:r>
    </w:p>
    <w:p w14:paraId="0BFE7417" w14:textId="6217B777" w:rsidR="006E0774" w:rsidRPr="00131640" w:rsidRDefault="006E0774" w:rsidP="006E0774">
      <w:pPr>
        <w:rPr>
          <w:rtl/>
        </w:rPr>
      </w:pPr>
      <w:r w:rsidRPr="00B95901">
        <w:rPr>
          <w:rFonts w:ascii="Fb Fontext" w:hAnsi="Fb Fontext"/>
          <w:spacing w:val="0"/>
          <w:sz w:val="32"/>
          <w:rtl/>
        </w:rPr>
        <w:t xml:space="preserve">דבעי למיתני דרך לשון נקבה </w:t>
      </w:r>
      <w:r w:rsidRPr="00B95901">
        <w:rPr>
          <w:rStyle w:val="affffa"/>
          <w:rFonts w:hint="cs"/>
          <w:spacing w:val="0"/>
          <w:rtl/>
        </w:rPr>
        <w:t>ד'</w:t>
      </w:r>
      <w:r w:rsidRPr="00B95901">
        <w:rPr>
          <w:rStyle w:val="affffa"/>
          <w:spacing w:val="0"/>
          <w:rtl/>
        </w:rPr>
        <w:t>והודעת להם את הדרך ילכו בה</w:t>
      </w:r>
      <w:r w:rsidRPr="00B95901">
        <w:rPr>
          <w:rStyle w:val="affffa"/>
          <w:rFonts w:hint="cs"/>
          <w:spacing w:val="0"/>
          <w:rtl/>
        </w:rPr>
        <w:t>'</w:t>
      </w:r>
      <w:r w:rsidRPr="00B95901">
        <w:rPr>
          <w:rStyle w:val="affffa"/>
          <w:spacing w:val="0"/>
          <w:rtl/>
        </w:rPr>
        <w:t>.</w:t>
      </w:r>
    </w:p>
    <w:p w14:paraId="495C2FAA" w14:textId="481CDCB2" w:rsidR="00A85AC8" w:rsidRPr="00E600D8" w:rsidRDefault="002258F6" w:rsidP="00F16E02">
      <w:pPr>
        <w:pStyle w:val="38"/>
        <w:framePr w:wrap="notBeside"/>
        <w:rPr>
          <w:rtl/>
        </w:rPr>
      </w:pPr>
      <w:r w:rsidRPr="00E600D8">
        <w:rPr>
          <w:rtl/>
        </w:rPr>
        <w:t>◄</w:t>
      </w:r>
      <w:r w:rsidRPr="00E600D8">
        <w:rPr>
          <w:rFonts w:hint="cs"/>
          <w:rtl/>
        </w:rPr>
        <w:t xml:space="preserve"> </w:t>
      </w:r>
      <w:r w:rsidR="006E0774" w:rsidRPr="00E600D8">
        <w:rPr>
          <w:rtl/>
        </w:rPr>
        <w:t>ו</w:t>
      </w:r>
      <w:r w:rsidR="006E0774" w:rsidRPr="00E600D8">
        <w:rPr>
          <w:rFonts w:hint="cs"/>
          <w:rtl/>
        </w:rPr>
        <w:t>הא</w:t>
      </w:r>
      <w:r w:rsidR="00A85AC8" w:rsidRPr="00E600D8">
        <w:rPr>
          <w:rtl/>
        </w:rPr>
        <w:t>:</w:t>
      </w:r>
    </w:p>
    <w:p w14:paraId="3BB8543F" w14:textId="303A585A" w:rsidR="006E0774" w:rsidRPr="00131640" w:rsidRDefault="006E0774" w:rsidP="000E0997">
      <w:pPr>
        <w:spacing w:after="120"/>
        <w:rPr>
          <w:rtl/>
        </w:rPr>
      </w:pPr>
      <w:r w:rsidRPr="00210DF6">
        <w:rPr>
          <w:rStyle w:val="afffa"/>
          <w:rFonts w:ascii="Fb Fontext" w:hAnsi="Fb Fontext" w:cs="BA TM • Vilna Extra-Bold" w:hint="cs"/>
          <w:bCs w:val="0"/>
          <w:rtl/>
        </w:rPr>
        <w:t>ד</w:t>
      </w:r>
      <w:r w:rsidRPr="00210DF6">
        <w:rPr>
          <w:rStyle w:val="afffa"/>
          <w:rFonts w:ascii="Fb Fontext" w:hAnsi="Fb Fontext" w:cs="BA TM • Vilna Extra-Bold"/>
          <w:bCs w:val="0"/>
          <w:rtl/>
        </w:rPr>
        <w:t>בשבעה</w:t>
      </w:r>
      <w:r w:rsidRPr="00224C4C">
        <w:rPr>
          <w:rFonts w:ascii="Fb Fontext" w:hAnsi="Fb Fontext"/>
          <w:rtl/>
        </w:rPr>
        <w:t xml:space="preserve"> דרכים בודקין את הזב, </w:t>
      </w:r>
      <w:r w:rsidRPr="00F04A1B">
        <w:rPr>
          <w:rStyle w:val="afffff5"/>
          <w:rFonts w:hint="cs"/>
          <w:rtl/>
        </w:rPr>
        <w:t xml:space="preserve">ולא שבע </w:t>
      </w:r>
      <w:r w:rsidRPr="00224C4C">
        <w:rPr>
          <w:rFonts w:ascii="Fb Fontext" w:hAnsi="Fb Fontext" w:hint="cs"/>
          <w:rtl/>
        </w:rPr>
        <w:t xml:space="preserve">דבעי למיתני דרך, </w:t>
      </w:r>
      <w:r w:rsidR="00677915">
        <w:rPr>
          <w:rFonts w:ascii="Fb Fontext" w:hAnsi="Fb Fontext" w:hint="cs"/>
          <w:rtl/>
        </w:rPr>
        <w:t>אף לשון</w:t>
      </w:r>
      <w:r w:rsidRPr="00224C4C">
        <w:rPr>
          <w:rFonts w:ascii="Fb Fontext" w:hAnsi="Fb Fontext" w:hint="cs"/>
          <w:rtl/>
        </w:rPr>
        <w:t xml:space="preserve"> זכר </w:t>
      </w:r>
      <w:r w:rsidRPr="00224C4C">
        <w:rPr>
          <w:rStyle w:val="affffa"/>
          <w:rFonts w:hint="cs"/>
          <w:rtl/>
        </w:rPr>
        <w:t>ד'</w:t>
      </w:r>
      <w:r w:rsidRPr="00224C4C">
        <w:rPr>
          <w:rStyle w:val="affffa"/>
          <w:rtl/>
        </w:rPr>
        <w:t>בדרך אחד יצאו אליך ובשבעה דרכים ינוסו לפניך.</w:t>
      </w:r>
    </w:p>
    <w:p w14:paraId="6B11CF63" w14:textId="07C6275E" w:rsidR="00A85AC8" w:rsidRPr="00E600D8" w:rsidRDefault="00E600D8" w:rsidP="00B4288B">
      <w:pPr>
        <w:pStyle w:val="38"/>
        <w:framePr w:wrap="notBeside"/>
        <w:rPr>
          <w:rtl/>
        </w:rPr>
      </w:pPr>
      <w:r w:rsidRPr="00E600D8">
        <w:rPr>
          <w:rFonts w:hint="cs"/>
          <w:rtl/>
        </w:rPr>
        <w:t>-</w:t>
      </w:r>
    </w:p>
    <w:p w14:paraId="7BAA128F" w14:textId="3A6FB8D0" w:rsidR="009469D7" w:rsidRDefault="006E0774" w:rsidP="00B4288B">
      <w:pPr>
        <w:rPr>
          <w:rtl/>
        </w:rPr>
      </w:pPr>
      <w:r w:rsidRPr="00B4288B">
        <w:rPr>
          <w:rtl/>
        </w:rPr>
        <w:t>קראי אהדדי לא קשיין:</w:t>
      </w:r>
    </w:p>
    <w:p w14:paraId="592798AD" w14:textId="77777777" w:rsidR="00A85AC8" w:rsidRPr="00E600D8" w:rsidRDefault="00B4288B" w:rsidP="00B4288B">
      <w:pPr>
        <w:pStyle w:val="38"/>
        <w:framePr w:wrap="notBeside"/>
        <w:rPr>
          <w:rtl/>
        </w:rPr>
      </w:pPr>
      <w:r w:rsidRPr="00E600D8">
        <w:rPr>
          <w:rFonts w:hint="cs"/>
          <w:rtl/>
        </w:rPr>
        <w:t>כאן</w:t>
      </w:r>
      <w:r w:rsidR="00A85AC8" w:rsidRPr="00E600D8">
        <w:rPr>
          <w:rtl/>
        </w:rPr>
        <w:t>:</w:t>
      </w:r>
    </w:p>
    <w:p w14:paraId="2984D013" w14:textId="49A85091" w:rsidR="006E0774" w:rsidRPr="00131640" w:rsidRDefault="00F52DA6" w:rsidP="006E0774">
      <w:pPr>
        <w:rPr>
          <w:rtl/>
        </w:rPr>
      </w:pPr>
      <w:r w:rsidRPr="00F04A1B">
        <w:rPr>
          <w:rFonts w:ascii="Fb Fontext" w:hAnsi="Fb Fontext" w:hint="cs"/>
          <w:spacing w:val="2"/>
          <w:sz w:val="32"/>
          <w:rtl/>
        </w:rPr>
        <w:t>ש</w:t>
      </w:r>
      <w:r w:rsidR="006E0774" w:rsidRPr="00F04A1B">
        <w:rPr>
          <w:rFonts w:ascii="Fb Fontext" w:hAnsi="Fb Fontext"/>
          <w:spacing w:val="2"/>
          <w:sz w:val="32"/>
          <w:rtl/>
        </w:rPr>
        <w:t xml:space="preserve">בתורה קאי, ותורה לשון נקבה, </w:t>
      </w:r>
      <w:r w:rsidR="006E0774" w:rsidRPr="00F04A1B">
        <w:rPr>
          <w:rStyle w:val="affffa"/>
          <w:spacing w:val="2"/>
          <w:rtl/>
        </w:rPr>
        <w:t>דתורת ה' תמימה משיבת נפש</w:t>
      </w:r>
      <w:r w:rsidR="006E0774" w:rsidRPr="00F04A1B">
        <w:rPr>
          <w:rFonts w:ascii="Fb Fontext" w:hAnsi="Fb Fontext"/>
          <w:spacing w:val="2"/>
          <w:sz w:val="32"/>
          <w:rtl/>
        </w:rPr>
        <w:t>,</w:t>
      </w:r>
    </w:p>
    <w:p w14:paraId="781DCE29" w14:textId="77777777" w:rsidR="00A85AC8" w:rsidRPr="00E600D8" w:rsidRDefault="00F52DA6" w:rsidP="000E0997">
      <w:pPr>
        <w:pStyle w:val="38"/>
        <w:framePr w:wrap="notBeside"/>
        <w:rPr>
          <w:rtl/>
        </w:rPr>
      </w:pPr>
      <w:r w:rsidRPr="00E600D8">
        <w:rPr>
          <w:rFonts w:hint="cs"/>
          <w:rtl/>
        </w:rPr>
        <w:t>ש</w:t>
      </w:r>
      <w:r w:rsidR="006E0774" w:rsidRPr="00E600D8">
        <w:rPr>
          <w:rtl/>
        </w:rPr>
        <w:t>ם</w:t>
      </w:r>
      <w:r w:rsidR="00A85AC8" w:rsidRPr="00E600D8">
        <w:rPr>
          <w:rtl/>
        </w:rPr>
        <w:t>:</w:t>
      </w:r>
    </w:p>
    <w:p w14:paraId="672F44EA" w14:textId="4C2D1224" w:rsidR="006E0774" w:rsidRPr="00131640" w:rsidRDefault="006E0774" w:rsidP="000E0997">
      <w:pPr>
        <w:spacing w:after="120"/>
        <w:rPr>
          <w:rtl/>
        </w:rPr>
      </w:pPr>
      <w:r w:rsidRPr="00224C4C">
        <w:rPr>
          <w:rFonts w:ascii="Fb Fontext" w:hAnsi="Fb Fontext"/>
          <w:rtl/>
        </w:rPr>
        <w:t xml:space="preserve">דבמלחמה קאי דרכו של </w:t>
      </w:r>
      <w:r w:rsidRPr="00210DF6">
        <w:rPr>
          <w:rFonts w:ascii="Fb Fontext" w:hAnsi="Fb Fontext" w:cs="BA TM • Vilna Extra-Bold"/>
          <w:rtl/>
        </w:rPr>
        <w:t>איש</w:t>
      </w:r>
      <w:r w:rsidRPr="00224C4C">
        <w:rPr>
          <w:rFonts w:ascii="Fb Fontext" w:hAnsi="Fb Fontext"/>
          <w:rtl/>
        </w:rPr>
        <w:t xml:space="preserve"> לעשות מלחמה </w:t>
      </w:r>
      <w:r w:rsidRPr="00224C4C">
        <w:rPr>
          <w:rFonts w:ascii="Fb Fontext" w:hAnsi="Fb Fontext" w:hint="cs"/>
          <w:rtl/>
        </w:rPr>
        <w:t>כתב בלשון זכר.</w:t>
      </w:r>
    </w:p>
    <w:p w14:paraId="1756C763" w14:textId="6B71972B" w:rsidR="00A85AC8" w:rsidRPr="00E600D8" w:rsidRDefault="00E600D8" w:rsidP="00CE34F1">
      <w:pPr>
        <w:pStyle w:val="38"/>
        <w:framePr w:wrap="notBeside"/>
        <w:rPr>
          <w:rtl/>
        </w:rPr>
      </w:pPr>
      <w:r w:rsidRPr="00E600D8">
        <w:rPr>
          <w:rFonts w:hint="cs"/>
          <w:rtl/>
        </w:rPr>
        <w:t>-</w:t>
      </w:r>
    </w:p>
    <w:p w14:paraId="5CF98E8E" w14:textId="7848AE61" w:rsidR="009469D7" w:rsidRDefault="006E0774" w:rsidP="00CE34F1">
      <w:pPr>
        <w:rPr>
          <w:rtl/>
        </w:rPr>
      </w:pPr>
      <w:r w:rsidRPr="00CE34F1">
        <w:rPr>
          <w:rtl/>
        </w:rPr>
        <w:t>מתני' אהדדי לא קשיין:</w:t>
      </w:r>
    </w:p>
    <w:p w14:paraId="15B28E45" w14:textId="658626C7" w:rsidR="00A85AC8" w:rsidRPr="00E600D8" w:rsidRDefault="000E0997" w:rsidP="00EC53BF">
      <w:pPr>
        <w:pStyle w:val="38"/>
        <w:framePr w:wrap="notBeside"/>
        <w:rPr>
          <w:rtl/>
        </w:rPr>
      </w:pPr>
      <w:r w:rsidRPr="00E600D8">
        <w:rPr>
          <w:rFonts w:hint="cs"/>
          <w:rtl/>
        </w:rPr>
        <w:t>כאן</w:t>
      </w:r>
      <w:r w:rsidR="00A85AC8" w:rsidRPr="00E600D8">
        <w:rPr>
          <w:rFonts w:hint="cs"/>
          <w:rtl/>
        </w:rPr>
        <w:t>:</w:t>
      </w:r>
    </w:p>
    <w:p w14:paraId="1B73A0F3" w14:textId="7271E030" w:rsidR="006E0774" w:rsidRPr="00131640" w:rsidRDefault="006E0774" w:rsidP="006E0774">
      <w:pPr>
        <w:rPr>
          <w:rtl/>
        </w:rPr>
      </w:pPr>
      <w:r w:rsidRPr="00224C4C">
        <w:rPr>
          <w:rFonts w:ascii="Fb Fontext" w:hAnsi="Fb Fontext"/>
          <w:rtl/>
        </w:rPr>
        <w:t>ד</w:t>
      </w:r>
      <w:r w:rsidR="00F04A1B">
        <w:rPr>
          <w:rFonts w:ascii="Fb Fontext" w:hAnsi="Fb Fontext" w:hint="cs"/>
          <w:rtl/>
        </w:rPr>
        <w:t>ב</w:t>
      </w:r>
      <w:r w:rsidRPr="00224C4C">
        <w:rPr>
          <w:rFonts w:ascii="Fb Fontext" w:hAnsi="Fb Fontext"/>
          <w:rtl/>
        </w:rPr>
        <w:t>אשה קאי, תני לשון נקבה,</w:t>
      </w:r>
    </w:p>
    <w:p w14:paraId="728EB621" w14:textId="6C285D3E" w:rsidR="00A85AC8" w:rsidRPr="00E600D8" w:rsidRDefault="000E0997" w:rsidP="00EC53BF">
      <w:pPr>
        <w:pStyle w:val="38"/>
        <w:framePr w:wrap="notBeside"/>
        <w:rPr>
          <w:rtl/>
        </w:rPr>
      </w:pPr>
      <w:r w:rsidRPr="00E600D8">
        <w:rPr>
          <w:rFonts w:hint="cs"/>
          <w:rtl/>
        </w:rPr>
        <w:t>ש</w:t>
      </w:r>
      <w:r w:rsidR="006E0774" w:rsidRPr="00E600D8">
        <w:rPr>
          <w:rtl/>
        </w:rPr>
        <w:t>ם</w:t>
      </w:r>
      <w:r w:rsidR="00A85AC8" w:rsidRPr="00E600D8">
        <w:rPr>
          <w:rFonts w:hint="cs"/>
          <w:rtl/>
        </w:rPr>
        <w:t>:</w:t>
      </w:r>
    </w:p>
    <w:p w14:paraId="3DF238E2" w14:textId="46C0EE9C" w:rsidR="006E0774" w:rsidRPr="00131640" w:rsidRDefault="006E0774" w:rsidP="003167A4">
      <w:pPr>
        <w:spacing w:after="120"/>
        <w:rPr>
          <w:rtl/>
        </w:rPr>
      </w:pPr>
      <w:r w:rsidRPr="00224C4C">
        <w:rPr>
          <w:rFonts w:ascii="Fb Fontext" w:hAnsi="Fb Fontext"/>
          <w:rtl/>
        </w:rPr>
        <w:t>דאיש</w:t>
      </w:r>
      <w:r w:rsidRPr="00224C4C">
        <w:rPr>
          <w:rFonts w:ascii="Fb Fontext" w:hAnsi="Fb Fontext" w:hint="cs"/>
          <w:rtl/>
        </w:rPr>
        <w:t xml:space="preserve"> </w:t>
      </w:r>
      <w:r w:rsidR="00F04A1B">
        <w:rPr>
          <w:rFonts w:ascii="Fb Fontext" w:hAnsi="Fb Fontext" w:hint="cs"/>
          <w:rtl/>
        </w:rPr>
        <w:t>ש</w:t>
      </w:r>
      <w:r w:rsidRPr="00224C4C">
        <w:rPr>
          <w:rFonts w:ascii="Fb Fontext" w:hAnsi="Fb Fontext"/>
          <w:rtl/>
        </w:rPr>
        <w:t xml:space="preserve">דרכו ליבדק </w:t>
      </w:r>
      <w:r w:rsidRPr="00F04A1B">
        <w:rPr>
          <w:rStyle w:val="afffff5"/>
          <w:rtl/>
        </w:rPr>
        <w:t>ו</w:t>
      </w:r>
      <w:r w:rsidRPr="00F04A1B">
        <w:rPr>
          <w:rStyle w:val="afffff5"/>
          <w:rFonts w:hint="cs"/>
          <w:rtl/>
        </w:rPr>
        <w:t xml:space="preserve">לא של אשה </w:t>
      </w:r>
      <w:r w:rsidR="00F04A1B" w:rsidRPr="00F04A1B">
        <w:rPr>
          <w:rStyle w:val="afffff5"/>
          <w:rFonts w:hint="cs"/>
          <w:rtl/>
        </w:rPr>
        <w:t>ש</w:t>
      </w:r>
      <w:r w:rsidR="000E0997" w:rsidRPr="00F04A1B">
        <w:rPr>
          <w:rStyle w:val="afffff5"/>
          <w:rFonts w:hint="cs"/>
          <w:rtl/>
        </w:rPr>
        <w:t>גם</w:t>
      </w:r>
      <w:r w:rsidRPr="00F04A1B">
        <w:rPr>
          <w:rStyle w:val="afffff5"/>
          <w:rtl/>
        </w:rPr>
        <w:t xml:space="preserve"> באונס מיטמאה,</w:t>
      </w:r>
      <w:r w:rsidRPr="00224C4C">
        <w:rPr>
          <w:rFonts w:ascii="Fb Fontext" w:hAnsi="Fb Fontext"/>
          <w:rtl/>
        </w:rPr>
        <w:t xml:space="preserve"> תני לשון זכר.</w:t>
      </w:r>
    </w:p>
    <w:p w14:paraId="091CA137" w14:textId="77777777" w:rsidR="00A85AC8" w:rsidRPr="00E600D8" w:rsidRDefault="006E0774" w:rsidP="00EC53BF">
      <w:pPr>
        <w:pStyle w:val="38"/>
        <w:framePr w:wrap="notBeside"/>
        <w:rPr>
          <w:rtl/>
        </w:rPr>
      </w:pPr>
      <w:r w:rsidRPr="00E600D8">
        <w:rPr>
          <w:rtl/>
        </w:rPr>
        <w:t>תני שלש</w:t>
      </w:r>
      <w:r w:rsidR="00A85AC8" w:rsidRPr="00E600D8">
        <w:rPr>
          <w:rtl/>
        </w:rPr>
        <w:t>:</w:t>
      </w:r>
    </w:p>
    <w:p w14:paraId="107D0F32" w14:textId="2434653D" w:rsidR="006E0774" w:rsidRPr="00131640" w:rsidRDefault="006E0774" w:rsidP="006E0774">
      <w:pPr>
        <w:rPr>
          <w:rtl/>
        </w:rPr>
      </w:pPr>
      <w:r w:rsidRPr="00224C4C">
        <w:rPr>
          <w:rFonts w:ascii="Fb Fontext" w:hAnsi="Fb Fontext"/>
          <w:sz w:val="32"/>
          <w:rtl/>
        </w:rPr>
        <w:t xml:space="preserve">משום דרכים, </w:t>
      </w:r>
      <w:r w:rsidRPr="00224C4C">
        <w:rPr>
          <w:rFonts w:ascii="Fb Fontext" w:hAnsi="Fb Fontext" w:hint="cs"/>
          <w:sz w:val="32"/>
          <w:rtl/>
        </w:rPr>
        <w:t xml:space="preserve">ודרכים משום ביאה דאיקרי דרך </w:t>
      </w:r>
      <w:r w:rsidRPr="00224C4C">
        <w:rPr>
          <w:rStyle w:val="affffa"/>
          <w:rFonts w:hint="cs"/>
          <w:rtl/>
        </w:rPr>
        <w:t>'</w:t>
      </w:r>
      <w:r w:rsidRPr="00224C4C">
        <w:rPr>
          <w:rStyle w:val="affffa"/>
          <w:rtl/>
        </w:rPr>
        <w:t>דרך גבר בעלמה, כן דרך אשה מנאפת.</w:t>
      </w:r>
    </w:p>
    <w:p w14:paraId="28BCA385" w14:textId="7C72DA06" w:rsidR="006E0774" w:rsidRPr="00131640" w:rsidRDefault="006E0774" w:rsidP="006E0774">
      <w:pPr>
        <w:rPr>
          <w:rtl/>
        </w:rPr>
      </w:pPr>
      <w:r w:rsidRPr="00224C4C">
        <w:rPr>
          <w:rFonts w:ascii="Fb Fontext" w:hAnsi="Fb Fontext" w:hint="cs"/>
          <w:rtl/>
        </w:rPr>
        <w:t>וכסף ושטר משום ביאה דצורך ביאה נינהו</w:t>
      </w:r>
      <w:r w:rsidR="001C1FE8">
        <w:rPr>
          <w:rFonts w:ascii="Fb Fontext" w:hAnsi="Fb Fontext" w:hint="cs"/>
          <w:rtl/>
        </w:rPr>
        <w:t>,</w:t>
      </w:r>
    </w:p>
    <w:p w14:paraId="378D61CE" w14:textId="5944BE99" w:rsidR="00A85AC8" w:rsidRPr="00E600D8" w:rsidRDefault="006E0774" w:rsidP="00EC53BF">
      <w:pPr>
        <w:pStyle w:val="38"/>
        <w:framePr w:wrap="notBeside"/>
        <w:rPr>
          <w:rtl/>
        </w:rPr>
      </w:pPr>
      <w:r w:rsidRPr="00E600D8">
        <w:rPr>
          <w:rFonts w:hint="cs"/>
          <w:rtl/>
        </w:rPr>
        <w:t>ב.</w:t>
      </w:r>
      <w:r w:rsidR="001C1FE8" w:rsidRPr="00E600D8">
        <w:rPr>
          <w:rFonts w:hint="cs"/>
          <w:rtl/>
        </w:rPr>
        <w:t xml:space="preserve"> </w:t>
      </w:r>
      <w:r w:rsidR="000E0997" w:rsidRPr="00E600D8">
        <w:rPr>
          <w:rFonts w:hint="cs"/>
          <w:rtl/>
        </w:rPr>
        <w:t>כר''ש</w:t>
      </w:r>
      <w:r w:rsidR="00A85AC8" w:rsidRPr="00E600D8">
        <w:rPr>
          <w:rFonts w:hint="cs"/>
          <w:rtl/>
        </w:rPr>
        <w:t>:</w:t>
      </w:r>
    </w:p>
    <w:p w14:paraId="2BBAB148" w14:textId="4A9B014A" w:rsidR="006E0774" w:rsidRPr="00131640" w:rsidRDefault="006E0774" w:rsidP="00F04A1B">
      <w:pPr>
        <w:spacing w:after="120"/>
        <w:rPr>
          <w:rtl/>
        </w:rPr>
      </w:pPr>
      <w:r w:rsidRPr="00224C4C">
        <w:rPr>
          <w:rStyle w:val="affffa"/>
          <w:rFonts w:hint="cs"/>
          <w:rtl/>
        </w:rPr>
        <w:t>ד'</w:t>
      </w:r>
      <w:r w:rsidRPr="00224C4C">
        <w:rPr>
          <w:rStyle w:val="affffa"/>
          <w:rtl/>
        </w:rPr>
        <w:t>כי יקח איש אשה</w:t>
      </w:r>
      <w:r w:rsidRPr="00224C4C">
        <w:rPr>
          <w:rStyle w:val="affffa"/>
          <w:rFonts w:hint="cs"/>
          <w:rtl/>
        </w:rPr>
        <w:t>'</w:t>
      </w:r>
      <w:r w:rsidRPr="00224C4C">
        <w:rPr>
          <w:rStyle w:val="affffa"/>
          <w:rtl/>
        </w:rPr>
        <w:t>,</w:t>
      </w:r>
      <w:r w:rsidRPr="00224C4C">
        <w:rPr>
          <w:rFonts w:ascii="Fb Fontext" w:hAnsi="Fb Fontext"/>
          <w:sz w:val="32"/>
          <w:rtl/>
        </w:rPr>
        <w:t xml:space="preserve"> ולא כי תלקח </w:t>
      </w:r>
      <w:r w:rsidRPr="00210DF6">
        <w:rPr>
          <w:rStyle w:val="afffa"/>
          <w:rFonts w:ascii="Fb Fontext" w:hAnsi="Fb Fontext" w:cs="BA TM • Vilna Extra-Bold"/>
          <w:bCs w:val="0"/>
          <w:rtl/>
        </w:rPr>
        <w:t>שדרכו</w:t>
      </w:r>
      <w:r w:rsidRPr="00224C4C">
        <w:rPr>
          <w:rFonts w:ascii="Fb Fontext" w:hAnsi="Fb Fontext"/>
          <w:sz w:val="32"/>
          <w:rtl/>
        </w:rPr>
        <w:t xml:space="preserve"> של איש לחזר על אשה, </w:t>
      </w:r>
      <w:r w:rsidRPr="00224C4C">
        <w:rPr>
          <w:rFonts w:ascii="Fb Fontext" w:hAnsi="Fb Fontext" w:hint="cs"/>
          <w:sz w:val="32"/>
          <w:rtl/>
        </w:rPr>
        <w:t>ולא להיפך</w:t>
      </w:r>
      <w:r w:rsidR="00A2374A">
        <w:rPr>
          <w:rFonts w:ascii="Fb Fontext" w:hAnsi="Fb Fontext" w:hint="cs"/>
          <w:sz w:val="32"/>
          <w:rtl/>
        </w:rPr>
        <w:t xml:space="preserve">, </w:t>
      </w:r>
      <w:r w:rsidR="00A2374A">
        <w:rPr>
          <w:rFonts w:ascii="Fb Fontext" w:hAnsi="Fb Fontext" w:hint="cs"/>
          <w:rtl/>
        </w:rPr>
        <w:t>ש</w:t>
      </w:r>
      <w:r w:rsidRPr="00224C4C">
        <w:rPr>
          <w:rFonts w:ascii="Fb Fontext" w:hAnsi="Fb Fontext"/>
          <w:rtl/>
        </w:rPr>
        <w:t xml:space="preserve">בעל אבידה </w:t>
      </w:r>
      <w:r w:rsidRPr="00224C4C">
        <w:rPr>
          <w:rFonts w:ascii="Fb Fontext" w:hAnsi="Fb Fontext" w:hint="cs"/>
          <w:rtl/>
        </w:rPr>
        <w:t>הוא ש</w:t>
      </w:r>
      <w:r w:rsidRPr="00224C4C">
        <w:rPr>
          <w:rFonts w:ascii="Fb Fontext" w:hAnsi="Fb Fontext"/>
          <w:rtl/>
        </w:rPr>
        <w:t>מחזר על אבידתו.</w:t>
      </w:r>
    </w:p>
    <w:p w14:paraId="30F7A8A0" w14:textId="77777777" w:rsidR="00A85AC8" w:rsidRPr="00E600D8" w:rsidRDefault="00F04A1B" w:rsidP="00EC53BF">
      <w:pPr>
        <w:pStyle w:val="38"/>
        <w:framePr w:wrap="notBeside"/>
        <w:rPr>
          <w:rtl/>
        </w:rPr>
      </w:pPr>
      <w:r w:rsidRPr="00E600D8">
        <w:rPr>
          <w:rtl/>
        </w:rPr>
        <w:t>◄</w:t>
      </w:r>
      <w:r w:rsidRPr="00E600D8">
        <w:rPr>
          <w:rFonts w:hint="cs"/>
          <w:rtl/>
        </w:rPr>
        <w:t xml:space="preserve"> </w:t>
      </w:r>
      <w:r w:rsidR="006E0774" w:rsidRPr="00E600D8">
        <w:rPr>
          <w:rtl/>
        </w:rPr>
        <w:t>והא</w:t>
      </w:r>
      <w:r w:rsidR="00A85AC8" w:rsidRPr="00E600D8">
        <w:rPr>
          <w:rtl/>
        </w:rPr>
        <w:t>:</w:t>
      </w:r>
    </w:p>
    <w:p w14:paraId="1C9DDC80" w14:textId="00073E8F" w:rsidR="009469D7" w:rsidRDefault="006E0774" w:rsidP="006E0774">
      <w:pPr>
        <w:rPr>
          <w:rFonts w:ascii="Fb Fontext" w:hAnsi="Fb Fontext"/>
          <w:sz w:val="32"/>
          <w:rtl/>
        </w:rPr>
      </w:pPr>
      <w:r w:rsidRPr="00224C4C">
        <w:rPr>
          <w:rFonts w:ascii="Fb Fontext" w:hAnsi="Fb Fontext" w:hint="cs"/>
          <w:sz w:val="32"/>
          <w:rtl/>
        </w:rPr>
        <w:t>ד</w:t>
      </w:r>
      <w:r w:rsidRPr="00224C4C">
        <w:rPr>
          <w:rFonts w:ascii="Fb Fontext" w:hAnsi="Fb Fontext"/>
          <w:sz w:val="32"/>
          <w:rtl/>
        </w:rPr>
        <w:t>ב</w:t>
      </w:r>
      <w:r w:rsidR="00EC2BEE">
        <w:rPr>
          <w:rFonts w:ascii="Fb Fontext" w:hAnsi="Fb Fontext" w:hint="cs"/>
          <w:sz w:val="32"/>
          <w:rtl/>
        </w:rPr>
        <w:t>שבעה</w:t>
      </w:r>
      <w:r w:rsidRPr="00224C4C">
        <w:rPr>
          <w:rFonts w:ascii="Fb Fontext" w:hAnsi="Fb Fontext"/>
          <w:sz w:val="32"/>
          <w:rtl/>
        </w:rPr>
        <w:t xml:space="preserve"> </w:t>
      </w:r>
      <w:r w:rsidRPr="00210DF6">
        <w:rPr>
          <w:rStyle w:val="afffa"/>
          <w:rFonts w:ascii="Fb Fontext" w:hAnsi="Fb Fontext" w:cs="BA TM • Vilna Extra-Bold"/>
          <w:bCs w:val="0"/>
          <w:rtl/>
        </w:rPr>
        <w:t>דרכים</w:t>
      </w:r>
      <w:r w:rsidRPr="00224C4C">
        <w:rPr>
          <w:rFonts w:ascii="Fb Fontext" w:hAnsi="Fb Fontext"/>
          <w:sz w:val="32"/>
          <w:rtl/>
        </w:rPr>
        <w:t xml:space="preserve"> בודקין את הזב</w:t>
      </w:r>
    </w:p>
    <w:p w14:paraId="6B1D97B0" w14:textId="3091272B" w:rsidR="00A85AC8" w:rsidRPr="00E600D8" w:rsidRDefault="00E600D8" w:rsidP="00F04A1B">
      <w:pPr>
        <w:pStyle w:val="38"/>
        <w:framePr w:wrap="notBeside"/>
        <w:rPr>
          <w:rtl/>
        </w:rPr>
      </w:pPr>
      <w:r w:rsidRPr="00E600D8">
        <w:rPr>
          <w:rFonts w:hint="cs"/>
          <w:rtl/>
        </w:rPr>
        <w:t>-</w:t>
      </w:r>
    </w:p>
    <w:p w14:paraId="342FDFC3" w14:textId="1777D470" w:rsidR="006E0774" w:rsidRPr="00131640" w:rsidRDefault="006E0774" w:rsidP="006E0774">
      <w:pPr>
        <w:rPr>
          <w:rtl/>
        </w:rPr>
      </w:pPr>
      <w:r w:rsidRPr="00224C4C">
        <w:rPr>
          <w:rFonts w:ascii="Fb Fontext" w:hAnsi="Fb Fontext"/>
          <w:sz w:val="32"/>
          <w:rtl/>
        </w:rPr>
        <w:t>הא קמ"ל, דדר</w:t>
      </w:r>
      <w:r w:rsidRPr="00224C4C">
        <w:rPr>
          <w:rFonts w:ascii="Fb Fontext" w:hAnsi="Fb Fontext" w:hint="cs"/>
          <w:sz w:val="32"/>
          <w:rtl/>
        </w:rPr>
        <w:t>ך מאכל ומשקה יתר להביא לידי זיבה,</w:t>
      </w:r>
    </w:p>
    <w:p w14:paraId="1D830101" w14:textId="77777777" w:rsidR="00A85AC8" w:rsidRPr="00E600D8" w:rsidRDefault="008368F0" w:rsidP="00EC53BF">
      <w:pPr>
        <w:pStyle w:val="38"/>
        <w:framePr w:wrap="notBeside"/>
        <w:rPr>
          <w:rtl/>
        </w:rPr>
      </w:pPr>
      <w:r w:rsidRPr="00E600D8">
        <w:rPr>
          <w:rtl/>
        </w:rPr>
        <w:t>◄</w:t>
      </w:r>
      <w:r w:rsidRPr="00E600D8">
        <w:rPr>
          <w:rFonts w:hint="cs"/>
          <w:rtl/>
        </w:rPr>
        <w:t xml:space="preserve"> </w:t>
      </w:r>
      <w:r w:rsidR="006E0774" w:rsidRPr="00E600D8">
        <w:rPr>
          <w:rtl/>
        </w:rPr>
        <w:t xml:space="preserve"> והא</w:t>
      </w:r>
      <w:r w:rsidR="00A85AC8" w:rsidRPr="00E600D8">
        <w:rPr>
          <w:rtl/>
        </w:rPr>
        <w:t>:</w:t>
      </w:r>
    </w:p>
    <w:p w14:paraId="67753865" w14:textId="2019EC17" w:rsidR="009469D7" w:rsidRDefault="006E0774" w:rsidP="006E0774">
      <w:pPr>
        <w:rPr>
          <w:rFonts w:ascii="Fb Fontext" w:hAnsi="Fb Fontext"/>
          <w:rtl/>
        </w:rPr>
      </w:pPr>
      <w:r w:rsidRPr="00224C4C">
        <w:rPr>
          <w:rFonts w:ascii="Fb Fontext" w:hAnsi="Fb Fontext"/>
          <w:rtl/>
        </w:rPr>
        <w:t xml:space="preserve">דאתרוג שוה לאילן בג' </w:t>
      </w:r>
      <w:r w:rsidRPr="00210DF6">
        <w:rPr>
          <w:rStyle w:val="afffa"/>
          <w:rFonts w:ascii="Fb Fontext" w:hAnsi="Fb Fontext" w:cs="BA TM • Vilna Extra-Bold"/>
          <w:bCs w:val="0"/>
          <w:rtl/>
        </w:rPr>
        <w:t>דרכים</w:t>
      </w:r>
      <w:r w:rsidRPr="00224C4C">
        <w:rPr>
          <w:rFonts w:ascii="Fb Fontext" w:hAnsi="Fb Fontext"/>
          <w:rtl/>
        </w:rPr>
        <w:t>,</w:t>
      </w:r>
    </w:p>
    <w:p w14:paraId="43895A18" w14:textId="3241E756" w:rsidR="00A85AC8" w:rsidRPr="00E600D8" w:rsidRDefault="00E600D8" w:rsidP="00F04A1B">
      <w:pPr>
        <w:pStyle w:val="38"/>
        <w:framePr w:wrap="notBeside"/>
        <w:rPr>
          <w:rtl/>
        </w:rPr>
      </w:pPr>
      <w:r w:rsidRPr="00E600D8">
        <w:rPr>
          <w:rFonts w:hint="cs"/>
          <w:rtl/>
        </w:rPr>
        <w:t>-</w:t>
      </w:r>
    </w:p>
    <w:p w14:paraId="2BA8160E" w14:textId="24BB611D" w:rsidR="006E0774" w:rsidRPr="00131640" w:rsidRDefault="006E0774" w:rsidP="006E0774">
      <w:pPr>
        <w:rPr>
          <w:rtl/>
        </w:rPr>
      </w:pPr>
      <w:r w:rsidRPr="00224C4C">
        <w:rPr>
          <w:rFonts w:ascii="Fb Fontext" w:hAnsi="Fb Fontext" w:hint="cs"/>
          <w:rtl/>
        </w:rPr>
        <w:t>משום דבעי ליתני בסיפא</w:t>
      </w:r>
      <w:r w:rsidRPr="00224C4C">
        <w:rPr>
          <w:rFonts w:ascii="Fb Fontext" w:hAnsi="Fb Fontext"/>
          <w:rtl/>
        </w:rPr>
        <w:t xml:space="preserve"> ולירק </w:t>
      </w:r>
      <w:r w:rsidRPr="00210DF6">
        <w:rPr>
          <w:rStyle w:val="afffa"/>
          <w:rFonts w:ascii="Fb Fontext" w:hAnsi="Fb Fontext" w:cs="BA TM • Vilna Extra-Bold"/>
          <w:bCs w:val="0"/>
          <w:rtl/>
        </w:rPr>
        <w:t>בדרך</w:t>
      </w:r>
      <w:r w:rsidRPr="00224C4C">
        <w:rPr>
          <w:rFonts w:ascii="Fb Fontext" w:hAnsi="Fb Fontext"/>
          <w:rtl/>
        </w:rPr>
        <w:t xml:space="preserve"> אחד.</w:t>
      </w:r>
    </w:p>
    <w:p w14:paraId="50E8EF47" w14:textId="37B06E1E" w:rsidR="00A85AC8" w:rsidRPr="00E600D8" w:rsidRDefault="00E600D8" w:rsidP="00F04A1B">
      <w:pPr>
        <w:pStyle w:val="38"/>
        <w:framePr w:wrap="notBeside"/>
        <w:rPr>
          <w:rtl/>
        </w:rPr>
      </w:pPr>
      <w:r w:rsidRPr="00E600D8">
        <w:rPr>
          <w:rFonts w:hint="cs"/>
          <w:rtl/>
        </w:rPr>
        <w:t>-</w:t>
      </w:r>
    </w:p>
    <w:p w14:paraId="6A62E53C" w14:textId="2A566EE4" w:rsidR="006E0774" w:rsidRPr="00131640" w:rsidRDefault="006E0774" w:rsidP="006E0774">
      <w:pPr>
        <w:rPr>
          <w:rtl/>
        </w:rPr>
      </w:pPr>
      <w:r w:rsidRPr="00224C4C">
        <w:rPr>
          <w:rFonts w:ascii="Fb Fontext" w:hAnsi="Fb Fontext" w:hint="cs"/>
          <w:rtl/>
        </w:rPr>
        <w:t>ובסיפא קמ</w:t>
      </w:r>
      <w:r w:rsidRPr="00224C4C">
        <w:rPr>
          <w:rFonts w:ascii="Fb Fontext" w:hAnsi="Fb Fontext"/>
          <w:rtl/>
        </w:rPr>
        <w:t>"</w:t>
      </w:r>
      <w:r w:rsidRPr="00224C4C">
        <w:rPr>
          <w:rFonts w:ascii="Fb Fontext" w:hAnsi="Fb Fontext" w:hint="cs"/>
          <w:rtl/>
        </w:rPr>
        <w:t>ל דדרך אתרוג כירק דדרכו ליגדל על כל מים ובשעת לקיטתו עישורו</w:t>
      </w:r>
    </w:p>
    <w:p w14:paraId="2EC3E138" w14:textId="77777777" w:rsidR="00A85AC8" w:rsidRPr="00E600D8" w:rsidRDefault="008368F0" w:rsidP="00EC53BF">
      <w:pPr>
        <w:pStyle w:val="38"/>
        <w:framePr w:wrap="notBeside"/>
        <w:rPr>
          <w:rtl/>
        </w:rPr>
      </w:pPr>
      <w:r w:rsidRPr="00E600D8">
        <w:rPr>
          <w:rtl/>
        </w:rPr>
        <w:t>◄</w:t>
      </w:r>
      <w:r w:rsidRPr="00E600D8">
        <w:rPr>
          <w:rFonts w:hint="cs"/>
          <w:rtl/>
        </w:rPr>
        <w:t xml:space="preserve"> </w:t>
      </w:r>
      <w:r w:rsidR="006E0774" w:rsidRPr="00E600D8">
        <w:rPr>
          <w:rtl/>
        </w:rPr>
        <w:t xml:space="preserve"> והא</w:t>
      </w:r>
      <w:r w:rsidR="00A85AC8" w:rsidRPr="00E600D8">
        <w:rPr>
          <w:rtl/>
        </w:rPr>
        <w:t>:</w:t>
      </w:r>
    </w:p>
    <w:p w14:paraId="184D2904" w14:textId="18311A1F" w:rsidR="006E0774" w:rsidRPr="00131640" w:rsidRDefault="006E0774" w:rsidP="006E0774">
      <w:pPr>
        <w:rPr>
          <w:rtl/>
        </w:rPr>
      </w:pPr>
      <w:r w:rsidRPr="00224C4C">
        <w:rPr>
          <w:rFonts w:ascii="Fb Fontext" w:hAnsi="Fb Fontext" w:hint="cs"/>
          <w:rtl/>
        </w:rPr>
        <w:t>ד</w:t>
      </w:r>
      <w:r w:rsidRPr="00224C4C">
        <w:rPr>
          <w:rFonts w:ascii="Fb Fontext" w:hAnsi="Fb Fontext"/>
          <w:rtl/>
        </w:rPr>
        <w:t xml:space="preserve">כוי יש בו </w:t>
      </w:r>
      <w:r w:rsidRPr="00210DF6">
        <w:rPr>
          <w:rStyle w:val="afffa"/>
          <w:rFonts w:ascii="Fb Fontext" w:hAnsi="Fb Fontext" w:cs="BA TM • Vilna Extra-Bold"/>
          <w:bCs w:val="0"/>
          <w:rtl/>
        </w:rPr>
        <w:t>דרכים</w:t>
      </w:r>
      <w:r w:rsidRPr="00224C4C">
        <w:rPr>
          <w:rFonts w:ascii="Fb Fontext" w:hAnsi="Fb Fontext"/>
          <w:rtl/>
        </w:rPr>
        <w:t xml:space="preserve"> שוה לחיה, שוה לבהמה, שוה לחיה ולבהמה,</w:t>
      </w:r>
    </w:p>
    <w:p w14:paraId="632B38AC" w14:textId="5A36AB46" w:rsidR="006E0774" w:rsidRPr="00131640" w:rsidRDefault="006E0774" w:rsidP="006E0774">
      <w:pPr>
        <w:rPr>
          <w:rtl/>
        </w:rPr>
      </w:pPr>
      <w:r w:rsidRPr="00224C4C">
        <w:rPr>
          <w:rFonts w:ascii="Fb Fontext" w:hAnsi="Fb Fontext"/>
          <w:rtl/>
        </w:rPr>
        <w:t xml:space="preserve">ויש בו </w:t>
      </w:r>
      <w:r w:rsidRPr="00210DF6">
        <w:rPr>
          <w:rFonts w:ascii="Fb Fontext" w:hAnsi="Fb Fontext" w:cs="BA TM • Vilna Extra-Bold"/>
          <w:rtl/>
        </w:rPr>
        <w:t>דרכים</w:t>
      </w:r>
      <w:r w:rsidRPr="00224C4C">
        <w:rPr>
          <w:rFonts w:ascii="Fb Fontext" w:hAnsi="Fb Fontext"/>
          <w:rtl/>
        </w:rPr>
        <w:t xml:space="preserve"> שאינו שוה לא לחיה ולא לבהמה, </w:t>
      </w:r>
      <w:r w:rsidRPr="00224C4C">
        <w:rPr>
          <w:rFonts w:ascii="Fb Fontext" w:hAnsi="Fb Fontext" w:hint="cs"/>
          <w:rtl/>
        </w:rPr>
        <w:t xml:space="preserve">- </w:t>
      </w:r>
      <w:r w:rsidRPr="00224C4C">
        <w:rPr>
          <w:rFonts w:ascii="Fb Fontext" w:hAnsi="Fb Fontext"/>
          <w:rtl/>
        </w:rPr>
        <w:t>ניתני דברים!</w:t>
      </w:r>
    </w:p>
    <w:p w14:paraId="475B40B2" w14:textId="5FB49C1A" w:rsidR="00A85AC8" w:rsidRPr="00E600D8" w:rsidRDefault="006E0774" w:rsidP="00EC53BF">
      <w:pPr>
        <w:pStyle w:val="38"/>
        <w:framePr w:wrap="notBeside"/>
        <w:rPr>
          <w:rtl/>
        </w:rPr>
      </w:pPr>
      <w:r w:rsidRPr="00E600D8">
        <w:rPr>
          <w:rtl/>
        </w:rPr>
        <w:t>ותו הא דתנן</w:t>
      </w:r>
      <w:r w:rsidR="00A85AC8" w:rsidRPr="00E600D8">
        <w:rPr>
          <w:rtl/>
        </w:rPr>
        <w:t>:</w:t>
      </w:r>
    </w:p>
    <w:p w14:paraId="0C29FD7F" w14:textId="0998D620" w:rsidR="006E0774" w:rsidRPr="00052986" w:rsidRDefault="006E0774" w:rsidP="006E0774">
      <w:pPr>
        <w:rPr>
          <w:spacing w:val="2"/>
          <w:rtl/>
        </w:rPr>
      </w:pPr>
      <w:r w:rsidRPr="00052986">
        <w:rPr>
          <w:rFonts w:ascii="Fb Fontext" w:hAnsi="Fb Fontext"/>
          <w:spacing w:val="2"/>
          <w:rtl/>
        </w:rPr>
        <w:t>זו אחת מ</w:t>
      </w:r>
      <w:r w:rsidRPr="00052986">
        <w:rPr>
          <w:rStyle w:val="afffa"/>
          <w:rFonts w:ascii="Fb Fontext" w:hAnsi="Fb Fontext" w:cs="BA TM • Vilna Extra-Bold"/>
          <w:bCs w:val="0"/>
          <w:spacing w:val="2"/>
          <w:rtl/>
        </w:rPr>
        <w:t>הדרכים</w:t>
      </w:r>
      <w:r w:rsidRPr="00052986">
        <w:rPr>
          <w:rFonts w:ascii="Fb Fontext" w:hAnsi="Fb Fontext"/>
          <w:spacing w:val="2"/>
          <w:rtl/>
        </w:rPr>
        <w:t xml:space="preserve"> ששוו גיטי נשים לשחרורי עבדים ניתני דברים!</w:t>
      </w:r>
    </w:p>
    <w:p w14:paraId="75CF08A2" w14:textId="2C5B2622" w:rsidR="00A85AC8" w:rsidRPr="00E600D8" w:rsidRDefault="006E0774" w:rsidP="00EC53BF">
      <w:pPr>
        <w:pStyle w:val="38"/>
        <w:framePr w:wrap="notBeside"/>
        <w:rPr>
          <w:rtl/>
        </w:rPr>
      </w:pPr>
      <w:r w:rsidRPr="00E600D8">
        <w:rPr>
          <w:rtl/>
        </w:rPr>
        <w:t>אלא</w:t>
      </w:r>
      <w:r w:rsidR="00A85AC8" w:rsidRPr="00E600D8">
        <w:rPr>
          <w:rtl/>
        </w:rPr>
        <w:t>:</w:t>
      </w:r>
    </w:p>
    <w:p w14:paraId="41EEB0E7" w14:textId="356EC6D7" w:rsidR="006E0774" w:rsidRPr="00131640" w:rsidRDefault="009547D9" w:rsidP="00EC53BF">
      <w:pPr>
        <w:rPr>
          <w:rtl/>
        </w:rPr>
      </w:pPr>
      <w:r>
        <w:rPr>
          <w:rFonts w:ascii="Fb Fontext" w:hAnsi="Fb Fontext" w:hint="cs"/>
          <w:sz w:val="32"/>
          <w:rtl/>
        </w:rPr>
        <w:t>כ</w:t>
      </w:r>
      <w:r w:rsidR="00EC53BF">
        <w:rPr>
          <w:rFonts w:ascii="Fb Fontext" w:hAnsi="Fb Fontext" w:hint="cs"/>
          <w:sz w:val="32"/>
          <w:rtl/>
        </w:rPr>
        <w:t>שיש</w:t>
      </w:r>
      <w:r w:rsidR="006E0774" w:rsidRPr="00224C4C">
        <w:rPr>
          <w:rFonts w:ascii="Fb Fontext" w:hAnsi="Fb Fontext"/>
          <w:sz w:val="32"/>
          <w:rtl/>
        </w:rPr>
        <w:t xml:space="preserve"> פלוגתא - תני דרכים, וכ</w:t>
      </w:r>
      <w:r w:rsidR="00EC53BF">
        <w:rPr>
          <w:rFonts w:ascii="Fb Fontext" w:hAnsi="Fb Fontext" w:hint="cs"/>
          <w:sz w:val="32"/>
          <w:rtl/>
        </w:rPr>
        <w:t xml:space="preserve">שאין </w:t>
      </w:r>
      <w:r w:rsidR="006E0774" w:rsidRPr="00224C4C">
        <w:rPr>
          <w:rFonts w:ascii="Fb Fontext" w:hAnsi="Fb Fontext"/>
          <w:sz w:val="32"/>
          <w:rtl/>
        </w:rPr>
        <w:t>פלוגתא - תני דברים.</w:t>
      </w:r>
    </w:p>
    <w:p w14:paraId="1BFC0BDB" w14:textId="0ED13B44" w:rsidR="00A85AC8" w:rsidRPr="00E600D8" w:rsidRDefault="006E0774" w:rsidP="00EC53BF">
      <w:pPr>
        <w:pStyle w:val="38"/>
        <w:framePr w:wrap="notBeside"/>
        <w:rPr>
          <w:rtl/>
        </w:rPr>
      </w:pPr>
      <w:r w:rsidRPr="00E600D8">
        <w:rPr>
          <w:rtl/>
        </w:rPr>
        <w:t xml:space="preserve">דיקא </w:t>
      </w:r>
      <w:r w:rsidR="00B35B36" w:rsidRPr="00E600D8">
        <w:rPr>
          <w:rtl/>
        </w:rPr>
        <w:t>גם</w:t>
      </w:r>
      <w:r w:rsidR="00A85AC8" w:rsidRPr="00E600D8">
        <w:rPr>
          <w:rtl/>
        </w:rPr>
        <w:t>:</w:t>
      </w:r>
    </w:p>
    <w:p w14:paraId="7D05577F" w14:textId="263D6297" w:rsidR="006E0774" w:rsidRPr="00131640" w:rsidRDefault="006E0774" w:rsidP="00EC53BF">
      <w:pPr>
        <w:rPr>
          <w:rtl/>
        </w:rPr>
      </w:pPr>
      <w:r w:rsidRPr="00224C4C">
        <w:rPr>
          <w:rFonts w:ascii="Fb Fontext" w:hAnsi="Fb Fontext"/>
          <w:sz w:val="32"/>
          <w:rtl/>
        </w:rPr>
        <w:t xml:space="preserve">דתני סיפא, </w:t>
      </w:r>
      <w:r w:rsidRPr="009547D9">
        <w:rPr>
          <w:rStyle w:val="afffff3"/>
          <w:rtl/>
        </w:rPr>
        <w:t>ר"א אומר:</w:t>
      </w:r>
      <w:r w:rsidRPr="00224C4C">
        <w:rPr>
          <w:rFonts w:ascii="Fb Fontext" w:hAnsi="Fb Fontext"/>
          <w:sz w:val="32"/>
          <w:rtl/>
        </w:rPr>
        <w:t xml:space="preserve"> אתרוג שוה לאילן לכל </w:t>
      </w:r>
      <w:r w:rsidRPr="00210DF6">
        <w:rPr>
          <w:rStyle w:val="afffa"/>
          <w:rFonts w:ascii="Fb Fontext" w:hAnsi="Fb Fontext" w:cs="BA TM • Vilna Extra-Bold"/>
          <w:bCs w:val="0"/>
          <w:rtl/>
        </w:rPr>
        <w:t>דבר</w:t>
      </w:r>
      <w:r w:rsidRPr="00224C4C">
        <w:rPr>
          <w:rFonts w:ascii="Fb Fontext" w:hAnsi="Fb Fontext"/>
          <w:sz w:val="32"/>
          <w:rtl/>
        </w:rPr>
        <w:t xml:space="preserve">, </w:t>
      </w:r>
      <w:r w:rsidRPr="00210DF6">
        <w:rPr>
          <w:rFonts w:ascii="Fb Fontext" w:hAnsi="Fb Fontext" w:cs="BA TM • Vilna Extra-Bold"/>
          <w:sz w:val="32"/>
          <w:rtl/>
        </w:rPr>
        <w:t>ש"מ</w:t>
      </w:r>
      <w:r w:rsidRPr="00224C4C">
        <w:rPr>
          <w:rFonts w:ascii="Fb Fontext" w:hAnsi="Fb Fontext"/>
          <w:sz w:val="32"/>
          <w:rtl/>
        </w:rPr>
        <w:t>.</w:t>
      </w:r>
    </w:p>
    <w:p w14:paraId="0A89F650" w14:textId="03C175D8" w:rsidR="00D653CB" w:rsidRPr="00131640" w:rsidRDefault="007309FA" w:rsidP="007309FA">
      <w:pPr>
        <w:pStyle w:val="affffb"/>
        <w:rPr>
          <w:rtl/>
        </w:rPr>
      </w:pPr>
      <w:r w:rsidRPr="007309FA">
        <w:rPr>
          <w:rFonts w:hint="cs"/>
          <w:rtl/>
        </w:rPr>
        <w:t>***</w:t>
      </w:r>
    </w:p>
    <w:p w14:paraId="36BB7BFF" w14:textId="77777777" w:rsidR="006E0774" w:rsidRPr="00131640" w:rsidRDefault="006E0774" w:rsidP="0010529F">
      <w:pPr>
        <w:pStyle w:val="afff0"/>
        <w:framePr w:wrap="around"/>
        <w:rPr>
          <w:rtl/>
        </w:rPr>
      </w:pPr>
      <w:r w:rsidRPr="00224C4C">
        <w:rPr>
          <w:rStyle w:val="afffa"/>
          <w:rFonts w:ascii="Fb Fontext" w:hAnsi="Fb Fontext" w:hint="cs"/>
          <w:rtl/>
        </w:rPr>
        <w:t>ג.</w:t>
      </w:r>
    </w:p>
    <w:p w14:paraId="5190B642" w14:textId="693ECB37" w:rsidR="006E0774" w:rsidRPr="00131640" w:rsidRDefault="006E0774" w:rsidP="00F65F8B">
      <w:pPr>
        <w:pStyle w:val="affffb"/>
        <w:rPr>
          <w:rtl/>
        </w:rPr>
      </w:pPr>
      <w:r w:rsidRPr="00224C4C">
        <w:rPr>
          <w:rtl/>
        </w:rPr>
        <w:t>מניינא דרישא למעט חופה.</w:t>
      </w:r>
    </w:p>
    <w:p w14:paraId="76918C7A" w14:textId="77777777" w:rsidR="00A85AC8" w:rsidRPr="00E600D8" w:rsidRDefault="006E0774" w:rsidP="00C30E9C">
      <w:pPr>
        <w:pStyle w:val="38"/>
        <w:framePr w:wrap="notBeside"/>
        <w:rPr>
          <w:rtl/>
        </w:rPr>
      </w:pPr>
      <w:r w:rsidRPr="00E600D8">
        <w:rPr>
          <w:rtl/>
        </w:rPr>
        <w:t>ולר"</w:t>
      </w:r>
      <w:r w:rsidRPr="00E600D8">
        <w:rPr>
          <w:rFonts w:hint="cs"/>
          <w:rtl/>
        </w:rPr>
        <w:t>ה</w:t>
      </w:r>
      <w:r w:rsidR="00A85AC8" w:rsidRPr="00E600D8">
        <w:rPr>
          <w:rtl/>
        </w:rPr>
        <w:t>:</w:t>
      </w:r>
    </w:p>
    <w:p w14:paraId="37ACECE6" w14:textId="33CDBB27" w:rsidR="006E0774" w:rsidRPr="00131640" w:rsidRDefault="006E0774" w:rsidP="006E0774">
      <w:pPr>
        <w:rPr>
          <w:rtl/>
        </w:rPr>
      </w:pPr>
      <w:r w:rsidRPr="00224C4C">
        <w:rPr>
          <w:rFonts w:ascii="Fb Fontext" w:hAnsi="Fb Fontext" w:hint="cs"/>
          <w:sz w:val="32"/>
          <w:rtl/>
        </w:rPr>
        <w:t>דח</w:t>
      </w:r>
      <w:r w:rsidRPr="00224C4C">
        <w:rPr>
          <w:rFonts w:ascii="Fb Fontext" w:hAnsi="Fb Fontext"/>
          <w:sz w:val="32"/>
          <w:rtl/>
        </w:rPr>
        <w:t>ופה קונה מק"ו, למעט חליפין</w:t>
      </w:r>
      <w:r w:rsidR="007A66B7">
        <w:rPr>
          <w:rFonts w:ascii="Fb Fontext" w:hAnsi="Fb Fontext" w:hint="cs"/>
          <w:sz w:val="32"/>
          <w:rtl/>
        </w:rPr>
        <w:t>,</w:t>
      </w:r>
      <w:r w:rsidRPr="00224C4C">
        <w:rPr>
          <w:rFonts w:ascii="Fb Fontext" w:hAnsi="Fb Fontext" w:hint="cs"/>
          <w:sz w:val="32"/>
          <w:rtl/>
        </w:rPr>
        <w:t xml:space="preserve"> </w:t>
      </w:r>
      <w:r w:rsidRPr="007A66B7">
        <w:rPr>
          <w:rStyle w:val="afffff5"/>
          <w:rFonts w:hint="cs"/>
          <w:rtl/>
        </w:rPr>
        <w:t>א</w:t>
      </w:r>
      <w:r w:rsidR="00C47BEA" w:rsidRPr="007A66B7">
        <w:rPr>
          <w:rStyle w:val="afffff5"/>
          <w:rFonts w:hint="cs"/>
          <w:rtl/>
        </w:rPr>
        <w:t>ף</w:t>
      </w:r>
      <w:r w:rsidRPr="007A66B7">
        <w:rPr>
          <w:rStyle w:val="afffff5"/>
          <w:rFonts w:hint="cs"/>
          <w:rtl/>
        </w:rPr>
        <w:t xml:space="preserve"> דילפי קיחה קיחה משדה עפרון</w:t>
      </w:r>
    </w:p>
    <w:p w14:paraId="0009151E" w14:textId="77777777" w:rsidR="006E0774" w:rsidRDefault="006E0774" w:rsidP="006E0774">
      <w:pPr>
        <w:rPr>
          <w:rtl/>
        </w:rPr>
      </w:pPr>
      <w:r w:rsidRPr="00224C4C">
        <w:rPr>
          <w:rFonts w:ascii="Fb Fontext" w:hAnsi="Fb Fontext" w:hint="cs"/>
          <w:sz w:val="32"/>
          <w:rtl/>
        </w:rPr>
        <w:t>דאשה בפחות משו</w:t>
      </w:r>
      <w:r w:rsidRPr="00224C4C">
        <w:rPr>
          <w:rFonts w:ascii="Fb Fontext" w:hAnsi="Fb Fontext"/>
          <w:sz w:val="32"/>
          <w:rtl/>
        </w:rPr>
        <w:t>"</w:t>
      </w:r>
      <w:r w:rsidRPr="00224C4C">
        <w:rPr>
          <w:rFonts w:ascii="Fb Fontext" w:hAnsi="Fb Fontext" w:hint="cs"/>
          <w:sz w:val="32"/>
          <w:rtl/>
        </w:rPr>
        <w:t>פ לא מיקניא נפשה</w:t>
      </w:r>
    </w:p>
    <w:p w14:paraId="5448BF4F" w14:textId="553C0DA5" w:rsidR="00D653CB" w:rsidRPr="00131640" w:rsidRDefault="00D653CB" w:rsidP="007309FA">
      <w:pPr>
        <w:pStyle w:val="affffb"/>
        <w:rPr>
          <w:rtl/>
        </w:rPr>
      </w:pPr>
      <w:r w:rsidRPr="007309FA">
        <w:rPr>
          <w:rtl/>
        </w:rPr>
        <w:t>***</w:t>
      </w:r>
    </w:p>
    <w:p w14:paraId="0A40DB14" w14:textId="77777777" w:rsidR="009157E2" w:rsidRPr="00131640" w:rsidRDefault="009157E2" w:rsidP="009157E2">
      <w:pPr>
        <w:pStyle w:val="afff2"/>
        <w:pageBreakBefore w:val="0"/>
        <w:framePr w:wrap="around" w:x="3635" w:y="14291"/>
        <w:spacing w:line="276" w:lineRule="auto"/>
        <w:rPr>
          <w:del w:id="41027" w:author="Claude" w:date="2026-10-07T09:25:17Z"/>
          <w:rtl/>
        </w:rPr>
      </w:pPr>
      <w:del w:id="41026" w:author="Claude" w:date="2026-10-07T09:25:17Z">
        <w:r w:rsidRPr="00224C4C">
          <w:rPr>
            <w:rFonts w:ascii="Fb Fontext" w:hAnsi="Fb Fontext" w:hint="cs"/>
            <w:sz w:val="8"/>
            <w:szCs w:val="16"/>
            <w:rtl/>
          </w:rPr>
          <w:delText xml:space="preserve">פרק ראשון</w:delText>
        </w:r>
      </w:del>
    </w:p>
    <w:p w14:paraId="0DCA385E" w14:textId="77777777" w:rsidR="009469D7" w:rsidRDefault="006E0774" w:rsidP="00F65F8B">
      <w:pPr>
        <w:pStyle w:val="affffb"/>
        <w:rPr>
          <w:rtl/>
        </w:rPr>
      </w:pPr>
      <w:r w:rsidRPr="00224C4C">
        <w:rPr>
          <w:rtl/>
        </w:rPr>
        <w:t>מניינא דסיפא למעט חליצה,</w:t>
      </w:r>
    </w:p>
    <w:p w14:paraId="4CA2861D" w14:textId="2961E4A0" w:rsidR="00403826" w:rsidRDefault="00403826" w:rsidP="00403826">
      <w:pPr>
        <w:pStyle w:val="38"/>
        <w:framePr w:wrap="notBeside"/>
        <w:rPr>
          <w:rtl/>
        </w:rPr>
      </w:pPr>
      <w:r>
        <w:rPr>
          <w:rFonts w:hint="cs"/>
          <w:rtl/>
        </w:rPr>
        <w:t>ולא ילפי':</w:t>
      </w:r>
    </w:p>
    <w:p w14:paraId="777BC00A" w14:textId="0606C43A" w:rsidR="006E0774" w:rsidRPr="00131640" w:rsidRDefault="006E0774" w:rsidP="006E0774">
      <w:pPr>
        <w:rPr>
          <w:rtl/>
        </w:rPr>
      </w:pPr>
      <w:r w:rsidRPr="00224C4C">
        <w:rPr>
          <w:rFonts w:ascii="Fb Fontext" w:hAnsi="Fb Fontext" w:hint="cs"/>
          <w:sz w:val="32"/>
          <w:rtl/>
        </w:rPr>
        <w:t>ק</w:t>
      </w:r>
      <w:r w:rsidRPr="00224C4C">
        <w:rPr>
          <w:rFonts w:ascii="Fb Fontext" w:hAnsi="Fb Fontext"/>
          <w:sz w:val="32"/>
          <w:rtl/>
        </w:rPr>
        <w:t>"</w:t>
      </w:r>
      <w:r w:rsidRPr="00224C4C">
        <w:rPr>
          <w:rFonts w:ascii="Fb Fontext" w:hAnsi="Fb Fontext" w:hint="cs"/>
          <w:sz w:val="32"/>
          <w:rtl/>
        </w:rPr>
        <w:t xml:space="preserve">ו מיבמה שתצא בחליצה </w:t>
      </w:r>
      <w:r w:rsidRPr="00210DF6">
        <w:rPr>
          <w:rStyle w:val="afffa"/>
          <w:rFonts w:ascii="Fb Fontext" w:hAnsi="Fb Fontext" w:cs="BA TM • Vilna Extra-Bold" w:hint="cs"/>
          <w:bCs w:val="0"/>
          <w:rtl/>
        </w:rPr>
        <w:t>דספר</w:t>
      </w:r>
      <w:r w:rsidRPr="00224C4C">
        <w:rPr>
          <w:rFonts w:ascii="Fb Fontext" w:hAnsi="Fb Fontext" w:hint="cs"/>
          <w:sz w:val="32"/>
          <w:rtl/>
        </w:rPr>
        <w:t xml:space="preserve"> כורתה ולא דבר אחר</w:t>
      </w:r>
    </w:p>
    <w:p w14:paraId="61833CEA" w14:textId="77777777" w:rsidR="006E0774" w:rsidRPr="00131640" w:rsidRDefault="006E0774" w:rsidP="00841728">
      <w:pPr>
        <w:pStyle w:val="affb"/>
        <w:rPr>
          <w:del w:id="90004" w:author="מנוע עיצוב" w:date="2026-10-08T11:01:28Z"/>
          <w:rtl/>
        </w:rPr>
      </w:pPr>
      <w:del w:id="90003" w:author="מנוע עיצוב" w:date="2026-10-08T11:01:28Z">
        <w:r w:rsidRPr="00224C4C">
          <w:rPr>
            <w:rtl/>
          </w:rPr>
          <w:delText xml:space="preserve">׹</w:delText>
        </w:r>
      </w:del>
    </w:p>
    <w:p w14:paraId="183609FF" w14:textId="08ADC0C1" w:rsidR="009469D7" w:rsidRDefault="006E0774" w:rsidP="009329D9">
      <w:pPr>
        <w:pStyle w:val="afffd"/>
        <w:rPr>
          <w:rFonts w:cs="Guttman Vilna"/>
          <w:b/>
          <w:bCs/>
          <w:rtl/>
        </w:rPr>
      </w:pPr>
      <w:ins w:id="9829" w:author="מספור קטעי משנה" w:date="2026-10-06T10:04:35Z">
        <w:r>
          <w:rPr>
            <w:rStyle w:val="MisparKeta"/>
          </w:rPr>
          <w:t xml:space="preserve">א. </w:t>
        </w:r>
      </w:ins>
      <w:r w:rsidRPr="00210DF6">
        <w:rPr>
          <w:rtl/>
        </w:rPr>
        <w:t>בכסף</w:t>
      </w:r>
      <w:r w:rsidRPr="00224C4C">
        <w:rPr>
          <w:rtl/>
        </w:rPr>
        <w:t>.</w:t>
      </w:r>
      <w:r w:rsidR="00D229C4">
        <w:rPr>
          <w:rFonts w:hint="cs"/>
          <w:rtl/>
        </w:rPr>
        <w:t xml:space="preserve"> </w:t>
      </w:r>
      <w:r w:rsidR="009329D9">
        <w:rPr>
          <w:rFonts w:hint="cs"/>
          <w:rtl/>
        </w:rPr>
        <w:t xml:space="preserve">- </w:t>
      </w:r>
      <w:r w:rsidR="00D229C4" w:rsidRPr="009329D9">
        <w:rPr>
          <w:rFonts w:hint="cs"/>
          <w:rtl/>
        </w:rPr>
        <w:t>לאביה.</w:t>
      </w:r>
    </w:p>
    <w:p w14:paraId="10C745EA" w14:textId="51304B43" w:rsidR="00A85AC8" w:rsidRPr="00E600D8" w:rsidRDefault="00D229C4" w:rsidP="00D229C4">
      <w:pPr>
        <w:pStyle w:val="38"/>
        <w:framePr w:wrap="notBeside"/>
        <w:rPr>
          <w:rtl/>
        </w:rPr>
      </w:pPr>
      <w:r w:rsidRPr="00E600D8">
        <w:rPr>
          <w:rFonts w:hint="cs"/>
          <w:rtl/>
        </w:rPr>
        <w:t>ריא</w:t>
      </w:r>
      <w:r w:rsidRPr="00E600D8">
        <w:rPr>
          <w:rtl/>
        </w:rPr>
        <w:t>"</w:t>
      </w:r>
      <w:r w:rsidRPr="00E600D8">
        <w:rPr>
          <w:rFonts w:hint="cs"/>
          <w:rtl/>
        </w:rPr>
        <w:t>ר</w:t>
      </w:r>
      <w:r w:rsidR="00A85AC8" w:rsidRPr="00E600D8">
        <w:rPr>
          <w:rFonts w:hint="cs"/>
          <w:rtl/>
        </w:rPr>
        <w:t>:</w:t>
      </w:r>
    </w:p>
    <w:p w14:paraId="5003705D" w14:textId="195C9B87" w:rsidR="006E0774" w:rsidRPr="00131640" w:rsidRDefault="006E0774" w:rsidP="006E0774">
      <w:pPr>
        <w:rPr>
          <w:rtl/>
        </w:rPr>
      </w:pPr>
      <w:r w:rsidRPr="00A0191C">
        <w:rPr>
          <w:rStyle w:val="affffa"/>
          <w:rFonts w:hint="cs"/>
          <w:spacing w:val="0"/>
          <w:rtl/>
        </w:rPr>
        <w:t>'</w:t>
      </w:r>
      <w:r w:rsidRPr="00A0191C">
        <w:rPr>
          <w:rStyle w:val="affffa"/>
          <w:spacing w:val="0"/>
          <w:rtl/>
        </w:rPr>
        <w:t>ויצאה חנם אין כסף</w:t>
      </w:r>
      <w:r w:rsidRPr="00A0191C">
        <w:rPr>
          <w:rStyle w:val="affffa"/>
          <w:rFonts w:hint="cs"/>
          <w:spacing w:val="0"/>
          <w:rtl/>
        </w:rPr>
        <w:t>'</w:t>
      </w:r>
      <w:r w:rsidRPr="00A0191C">
        <w:rPr>
          <w:rFonts w:ascii="Fb Fontext" w:hAnsi="Fb Fontext" w:hint="cs"/>
          <w:spacing w:val="0"/>
          <w:sz w:val="32"/>
          <w:rtl/>
        </w:rPr>
        <w:t>- לאדון זה</w:t>
      </w:r>
      <w:r w:rsidR="00297593" w:rsidRPr="00A0191C">
        <w:rPr>
          <w:rFonts w:ascii="Fb Fontext" w:hAnsi="Fb Fontext" w:hint="cs"/>
          <w:spacing w:val="0"/>
          <w:sz w:val="32"/>
          <w:rtl/>
        </w:rPr>
        <w:t>,</w:t>
      </w:r>
      <w:r w:rsidRPr="00A0191C">
        <w:rPr>
          <w:rFonts w:ascii="Fb Fontext" w:hAnsi="Fb Fontext" w:hint="cs"/>
          <w:spacing w:val="0"/>
          <w:sz w:val="32"/>
          <w:rtl/>
        </w:rPr>
        <w:t xml:space="preserve"> אבל יש כסף לאדון אחר והיינו אב</w:t>
      </w:r>
    </w:p>
    <w:p w14:paraId="2EFA8EC2" w14:textId="06014A22" w:rsidR="006E0774" w:rsidRPr="00131640" w:rsidRDefault="006E0774" w:rsidP="006E0774">
      <w:pPr>
        <w:rPr>
          <w:rtl/>
        </w:rPr>
      </w:pPr>
      <w:r w:rsidRPr="00224C4C">
        <w:rPr>
          <w:rFonts w:ascii="Fb Fontext" w:hAnsi="Fb Fontext" w:hint="cs"/>
          <w:sz w:val="32"/>
          <w:rtl/>
        </w:rPr>
        <w:t xml:space="preserve">ולא </w:t>
      </w:r>
      <w:r w:rsidR="00D22B08">
        <w:rPr>
          <w:rFonts w:ascii="Fb Fontext" w:hAnsi="Fb Fontext" w:hint="cs"/>
          <w:sz w:val="32"/>
          <w:rtl/>
        </w:rPr>
        <w:t>אליה</w:t>
      </w:r>
      <w:r w:rsidRPr="00224C4C">
        <w:rPr>
          <w:rFonts w:ascii="Fb Fontext" w:hAnsi="Fb Fontext" w:hint="cs"/>
          <w:sz w:val="32"/>
          <w:rtl/>
        </w:rPr>
        <w:t xml:space="preserve"> ד</w:t>
      </w:r>
      <w:r w:rsidRPr="00224C4C">
        <w:rPr>
          <w:rFonts w:ascii="Fb Fontext" w:hAnsi="Fb Fontext"/>
          <w:sz w:val="32"/>
          <w:rtl/>
        </w:rPr>
        <w:t>אביה מקבל קידושיה</w:t>
      </w:r>
      <w:r w:rsidRPr="00224C4C">
        <w:rPr>
          <w:rFonts w:ascii="Fb Fontext" w:hAnsi="Fb Fontext" w:hint="cs"/>
          <w:sz w:val="32"/>
          <w:rtl/>
        </w:rPr>
        <w:t xml:space="preserve"> </w:t>
      </w:r>
      <w:r w:rsidRPr="00224C4C">
        <w:rPr>
          <w:rStyle w:val="affffa"/>
          <w:rFonts w:hint="cs"/>
          <w:rtl/>
        </w:rPr>
        <w:t>ד'</w:t>
      </w:r>
      <w:r w:rsidRPr="00224C4C">
        <w:rPr>
          <w:rStyle w:val="affffa"/>
          <w:rtl/>
        </w:rPr>
        <w:t>את בתי נתתי לאיש הזה</w:t>
      </w:r>
      <w:r w:rsidRPr="00224C4C">
        <w:rPr>
          <w:rStyle w:val="affffa"/>
          <w:rFonts w:hint="cs"/>
          <w:rtl/>
        </w:rPr>
        <w:t>'</w:t>
      </w:r>
      <w:r w:rsidRPr="00224C4C">
        <w:rPr>
          <w:rStyle w:val="affffa"/>
          <w:rtl/>
        </w:rPr>
        <w:t>,</w:t>
      </w:r>
      <w:r w:rsidRPr="00224C4C">
        <w:rPr>
          <w:rFonts w:ascii="Fb Fontext" w:hAnsi="Fb Fontext"/>
          <w:sz w:val="32"/>
          <w:rtl/>
        </w:rPr>
        <w:t xml:space="preserve"> ו</w:t>
      </w:r>
      <w:r w:rsidRPr="00224C4C">
        <w:rPr>
          <w:rFonts w:ascii="Fb Fontext" w:hAnsi="Fb Fontext" w:hint="cs"/>
          <w:sz w:val="32"/>
          <w:rtl/>
        </w:rPr>
        <w:t>היא תיקח הכסף?</w:t>
      </w:r>
    </w:p>
    <w:p w14:paraId="5D437354" w14:textId="0D6960CD" w:rsidR="006E0774" w:rsidRPr="00131640" w:rsidRDefault="006E0774" w:rsidP="006E0774">
      <w:pPr>
        <w:rPr>
          <w:rtl/>
        </w:rPr>
      </w:pPr>
      <w:r w:rsidRPr="00224C4C">
        <w:rPr>
          <w:rStyle w:val="affffa"/>
          <w:rFonts w:hint="cs"/>
          <w:rtl/>
        </w:rPr>
        <w:lastRenderedPageBreak/>
        <w:t>ד'</w:t>
      </w:r>
      <w:r w:rsidRPr="00224C4C">
        <w:rPr>
          <w:rStyle w:val="affffa"/>
          <w:rtl/>
        </w:rPr>
        <w:t>בנעוריה בית אביה</w:t>
      </w:r>
      <w:r w:rsidRPr="00224C4C">
        <w:rPr>
          <w:rStyle w:val="affffa"/>
          <w:rFonts w:hint="cs"/>
          <w:rtl/>
        </w:rPr>
        <w:t>'</w:t>
      </w:r>
      <w:r w:rsidRPr="00224C4C">
        <w:rPr>
          <w:rStyle w:val="affffa"/>
          <w:rtl/>
        </w:rPr>
        <w:t>,</w:t>
      </w:r>
      <w:r w:rsidRPr="00224C4C">
        <w:rPr>
          <w:rFonts w:ascii="Fb Fontext" w:hAnsi="Fb Fontext"/>
          <w:sz w:val="32"/>
          <w:rtl/>
        </w:rPr>
        <w:t xml:space="preserve"> כל שבח נעורים לאביה</w:t>
      </w:r>
      <w:r w:rsidR="00D22B08">
        <w:rPr>
          <w:rFonts w:ascii="Fb Fontext" w:hAnsi="Fb Fontext" w:hint="cs"/>
          <w:sz w:val="32"/>
          <w:rtl/>
        </w:rPr>
        <w:t xml:space="preserve"> </w:t>
      </w:r>
      <w:r w:rsidR="00D22B08" w:rsidRPr="00D22B08">
        <w:rPr>
          <w:rStyle w:val="afffff5"/>
          <w:rFonts w:hint="cs"/>
          <w:rtl/>
        </w:rPr>
        <w:t>אף דיש לה יד</w:t>
      </w:r>
      <w:r w:rsidRPr="00224C4C">
        <w:rPr>
          <w:rFonts w:ascii="Fb Fontext" w:hAnsi="Fb Fontext"/>
          <w:sz w:val="32"/>
          <w:rtl/>
        </w:rPr>
        <w:t>.</w:t>
      </w:r>
    </w:p>
    <w:p w14:paraId="4E3C449B" w14:textId="34A30095" w:rsidR="00A85AC8" w:rsidRPr="00E600D8" w:rsidRDefault="00323CE0" w:rsidP="001918C8">
      <w:pPr>
        <w:pStyle w:val="38"/>
        <w:framePr w:wrap="notBeside"/>
        <w:rPr>
          <w:rtl/>
        </w:rPr>
      </w:pPr>
      <w:r w:rsidRPr="00E600D8">
        <w:rPr>
          <w:rtl/>
        </w:rPr>
        <w:t>◄</w:t>
      </w:r>
      <w:r w:rsidRPr="00E600D8">
        <w:rPr>
          <w:rFonts w:hint="cs"/>
          <w:rtl/>
        </w:rPr>
        <w:t xml:space="preserve"> </w:t>
      </w:r>
      <w:r w:rsidR="006E0774" w:rsidRPr="00E600D8">
        <w:rPr>
          <w:rtl/>
        </w:rPr>
        <w:t>והא דר"ה מרב</w:t>
      </w:r>
      <w:r w:rsidR="00A85AC8" w:rsidRPr="00E600D8">
        <w:rPr>
          <w:rtl/>
        </w:rPr>
        <w:t>:</w:t>
      </w:r>
    </w:p>
    <w:p w14:paraId="2446EC3A" w14:textId="34236DE9" w:rsidR="009469D7" w:rsidRDefault="006E0774" w:rsidP="004A673E">
      <w:pPr>
        <w:rPr>
          <w:rFonts w:ascii="Fb Fontext" w:hAnsi="Fb Fontext"/>
          <w:sz w:val="32"/>
          <w:rtl/>
        </w:rPr>
      </w:pPr>
      <w:r w:rsidRPr="00224C4C">
        <w:rPr>
          <w:rStyle w:val="affffa"/>
          <w:rtl/>
        </w:rPr>
        <w:t>וכי ימכור איש את בתו לאמה</w:t>
      </w:r>
      <w:r w:rsidRPr="00224C4C">
        <w:rPr>
          <w:rFonts w:ascii="Fb Fontext" w:hAnsi="Fb Fontext"/>
          <w:sz w:val="32"/>
          <w:rtl/>
        </w:rPr>
        <w:t xml:space="preserve">, </w:t>
      </w:r>
      <w:r w:rsidR="004A673E">
        <w:rPr>
          <w:rFonts w:ascii="Fb Fontext" w:hAnsi="Fb Fontext" w:hint="cs"/>
          <w:sz w:val="32"/>
          <w:rtl/>
        </w:rPr>
        <w:t>בת כ</w:t>
      </w:r>
      <w:r w:rsidRPr="00224C4C">
        <w:rPr>
          <w:rFonts w:ascii="Fb Fontext" w:hAnsi="Fb Fontext" w:hint="cs"/>
          <w:sz w:val="32"/>
          <w:rtl/>
        </w:rPr>
        <w:t xml:space="preserve">אמה </w:t>
      </w:r>
      <w:r w:rsidR="004A673E">
        <w:rPr>
          <w:rFonts w:ascii="Fb Fontext" w:hAnsi="Fb Fontext" w:hint="cs"/>
          <w:sz w:val="32"/>
          <w:rtl/>
        </w:rPr>
        <w:t>ש</w:t>
      </w:r>
      <w:r w:rsidRPr="00224C4C">
        <w:rPr>
          <w:rFonts w:ascii="Fb Fontext" w:hAnsi="Fb Fontext" w:hint="cs"/>
          <w:sz w:val="32"/>
          <w:rtl/>
        </w:rPr>
        <w:t>מע</w:t>
      </w:r>
      <w:r w:rsidRPr="00224C4C">
        <w:rPr>
          <w:rFonts w:ascii="Fb Fontext" w:hAnsi="Fb Fontext"/>
          <w:sz w:val="32"/>
          <w:rtl/>
        </w:rPr>
        <w:t>"</w:t>
      </w:r>
      <w:r w:rsidRPr="00224C4C">
        <w:rPr>
          <w:rFonts w:ascii="Fb Fontext" w:hAnsi="Fb Fontext" w:hint="cs"/>
          <w:sz w:val="32"/>
          <w:rtl/>
        </w:rPr>
        <w:t>י לרבה</w:t>
      </w:r>
      <w:r w:rsidR="004A673E">
        <w:rPr>
          <w:rFonts w:ascii="Fb Fontext" w:hAnsi="Fb Fontext" w:hint="cs"/>
          <w:sz w:val="32"/>
          <w:rtl/>
        </w:rPr>
        <w:t>,</w:t>
      </w:r>
    </w:p>
    <w:p w14:paraId="3E25165F" w14:textId="77777777" w:rsidR="00A85AC8" w:rsidRPr="00E600D8" w:rsidRDefault="006E0774" w:rsidP="001918C8">
      <w:pPr>
        <w:pStyle w:val="38"/>
        <w:framePr w:wrap="notBeside"/>
        <w:rPr>
          <w:rtl/>
        </w:rPr>
      </w:pPr>
      <w:r w:rsidRPr="00E600D8">
        <w:rPr>
          <w:rFonts w:hint="cs"/>
          <w:rtl/>
        </w:rPr>
        <w:t>ולא ילפי</w:t>
      </w:r>
      <w:r w:rsidR="00A85AC8" w:rsidRPr="00E600D8">
        <w:rPr>
          <w:rtl/>
        </w:rPr>
        <w:t>:</w:t>
      </w:r>
    </w:p>
    <w:p w14:paraId="7F61B12A" w14:textId="1C9FEBC8" w:rsidR="009469D7" w:rsidRDefault="006E0774" w:rsidP="006E0774">
      <w:pPr>
        <w:rPr>
          <w:rFonts w:ascii="Fb Fontext" w:hAnsi="Fb Fontext"/>
          <w:rtl/>
        </w:rPr>
      </w:pPr>
      <w:r w:rsidRPr="00224C4C">
        <w:rPr>
          <w:rFonts w:ascii="Fb Fontext" w:hAnsi="Fb Fontext" w:hint="cs"/>
          <w:rtl/>
        </w:rPr>
        <w:t>מ</w:t>
      </w:r>
      <w:r w:rsidRPr="001918C8">
        <w:rPr>
          <w:rStyle w:val="affffa"/>
          <w:rFonts w:hint="cs"/>
          <w:rtl/>
        </w:rPr>
        <w:t>בנעוריה</w:t>
      </w:r>
      <w:r w:rsidRPr="00224C4C">
        <w:rPr>
          <w:rFonts w:ascii="Fb Fontext" w:hAnsi="Fb Fontext" w:hint="cs"/>
          <w:rtl/>
        </w:rPr>
        <w:t xml:space="preserve"> דבהפרת נדרים הוא דכתיב</w:t>
      </w:r>
    </w:p>
    <w:p w14:paraId="4B8B44CE" w14:textId="77777777" w:rsidR="00A85AC8" w:rsidRPr="00E600D8" w:rsidRDefault="006E0774" w:rsidP="00483660">
      <w:pPr>
        <w:pStyle w:val="38"/>
        <w:framePr w:wrap="notBeside"/>
        <w:rPr>
          <w:rtl/>
        </w:rPr>
      </w:pPr>
      <w:r w:rsidRPr="00E600D8">
        <w:rPr>
          <w:rFonts w:hint="cs"/>
          <w:rtl/>
        </w:rPr>
        <w:t>ולא ילפי'</w:t>
      </w:r>
      <w:r w:rsidR="00A85AC8" w:rsidRPr="00E600D8">
        <w:rPr>
          <w:rtl/>
        </w:rPr>
        <w:t>:</w:t>
      </w:r>
    </w:p>
    <w:p w14:paraId="0F77F158" w14:textId="315601AE" w:rsidR="006E0774" w:rsidRPr="00131640" w:rsidRDefault="006E0774" w:rsidP="000D5411">
      <w:pPr>
        <w:rPr>
          <w:rtl/>
        </w:rPr>
      </w:pPr>
      <w:r w:rsidRPr="00224C4C">
        <w:rPr>
          <w:rFonts w:ascii="Fb Fontext" w:hAnsi="Fb Fontext" w:hint="cs"/>
          <w:rtl/>
        </w:rPr>
        <w:t>מינה</w:t>
      </w:r>
      <w:r w:rsidR="000D5411">
        <w:rPr>
          <w:rFonts w:ascii="Fb Fontext" w:hAnsi="Fb Fontext" w:hint="cs"/>
          <w:rtl/>
        </w:rPr>
        <w:t>, שלא לומדים ממון מאיסור ומקנס,</w:t>
      </w:r>
    </w:p>
    <w:p w14:paraId="07FC1A7C" w14:textId="77777777" w:rsidR="00A85AC8" w:rsidRPr="00E600D8" w:rsidRDefault="006E0774" w:rsidP="00483660">
      <w:pPr>
        <w:pStyle w:val="38"/>
        <w:framePr w:wrap="notBeside"/>
        <w:rPr>
          <w:rtl/>
        </w:rPr>
      </w:pPr>
      <w:r w:rsidRPr="00E600D8">
        <w:rPr>
          <w:rFonts w:hint="cs"/>
          <w:rtl/>
        </w:rPr>
        <w:t>וא</w:t>
      </w:r>
      <w:r w:rsidRPr="00E600D8">
        <w:rPr>
          <w:rtl/>
        </w:rPr>
        <w:t>"</w:t>
      </w:r>
      <w:r w:rsidRPr="00E600D8">
        <w:rPr>
          <w:rFonts w:hint="cs"/>
          <w:rtl/>
        </w:rPr>
        <w:t>א ללמוד</w:t>
      </w:r>
      <w:r w:rsidR="00A85AC8" w:rsidRPr="00E600D8">
        <w:rPr>
          <w:rtl/>
        </w:rPr>
        <w:t>:</w:t>
      </w:r>
    </w:p>
    <w:p w14:paraId="077266B5" w14:textId="5F98E7A9" w:rsidR="006E0774" w:rsidRPr="00131640" w:rsidRDefault="006E0774" w:rsidP="006E0774">
      <w:pPr>
        <w:rPr>
          <w:rtl/>
        </w:rPr>
      </w:pPr>
      <w:r w:rsidRPr="00224C4C">
        <w:rPr>
          <w:rFonts w:hint="cs"/>
          <w:rtl/>
        </w:rPr>
        <w:t>מבושת ופגם</w:t>
      </w:r>
      <w:r w:rsidR="000D5411">
        <w:rPr>
          <w:rFonts w:hint="cs"/>
          <w:rtl/>
        </w:rPr>
        <w:t>,</w:t>
      </w:r>
      <w:r w:rsidRPr="00224C4C">
        <w:rPr>
          <w:rFonts w:hint="cs"/>
          <w:rtl/>
        </w:rPr>
        <w:t xml:space="preserve"> </w:t>
      </w:r>
      <w:r w:rsidR="000D5411">
        <w:rPr>
          <w:rFonts w:hint="cs"/>
          <w:rtl/>
        </w:rPr>
        <w:t>שאביה שייך בזה,</w:t>
      </w:r>
      <w:r w:rsidRPr="00224C4C">
        <w:rPr>
          <w:rFonts w:hint="cs"/>
          <w:rtl/>
        </w:rPr>
        <w:t xml:space="preserve"> אלא ד</w:t>
      </w:r>
      <w:r w:rsidR="00836BD3">
        <w:rPr>
          <w:rtl/>
        </w:rPr>
        <w:t>מסתבר</w:t>
      </w:r>
      <w:r w:rsidRPr="00224C4C">
        <w:rPr>
          <w:rtl/>
        </w:rPr>
        <w:t xml:space="preserve">, </w:t>
      </w:r>
      <w:r w:rsidR="00176221">
        <w:rPr>
          <w:rFonts w:hint="cs"/>
          <w:rtl/>
        </w:rPr>
        <w:t>ש</w:t>
      </w:r>
      <w:r w:rsidRPr="00224C4C">
        <w:rPr>
          <w:rtl/>
        </w:rPr>
        <w:t>ממעט יציאה דכוותה</w:t>
      </w:r>
      <w:r w:rsidRPr="00224C4C">
        <w:rPr>
          <w:rFonts w:hint="cs"/>
          <w:rtl/>
        </w:rPr>
        <w:t xml:space="preserve"> </w:t>
      </w:r>
      <w:r w:rsidRPr="00224C4C">
        <w:rPr>
          <w:rtl/>
        </w:rPr>
        <w:t>ו</w:t>
      </w:r>
      <w:r w:rsidRPr="00224C4C">
        <w:rPr>
          <w:rFonts w:hint="cs"/>
          <w:rtl/>
        </w:rPr>
        <w:t>א</w:t>
      </w:r>
      <w:r w:rsidR="00176221">
        <w:rPr>
          <w:rFonts w:hint="cs"/>
          <w:rtl/>
        </w:rPr>
        <w:t>ף</w:t>
      </w:r>
      <w:r w:rsidRPr="00224C4C">
        <w:rPr>
          <w:rFonts w:hint="cs"/>
          <w:rtl/>
        </w:rPr>
        <w:t xml:space="preserve"> ד</w:t>
      </w:r>
      <w:r w:rsidR="00B35B36">
        <w:rPr>
          <w:rFonts w:hint="cs"/>
          <w:rtl/>
        </w:rPr>
        <w:t>שם</w:t>
      </w:r>
      <w:r w:rsidRPr="00224C4C">
        <w:rPr>
          <w:rtl/>
        </w:rPr>
        <w:t xml:space="preserve"> </w:t>
      </w:r>
      <w:r w:rsidR="00176221">
        <w:rPr>
          <w:rFonts w:hint="cs"/>
          <w:rtl/>
        </w:rPr>
        <w:t>יוצאת</w:t>
      </w:r>
      <w:r w:rsidRPr="00224C4C">
        <w:rPr>
          <w:rtl/>
        </w:rPr>
        <w:t xml:space="preserve"> מרשות אדון לגמרי, ו</w:t>
      </w:r>
      <w:r w:rsidR="00B35B36">
        <w:rPr>
          <w:rtl/>
        </w:rPr>
        <w:t>כאן</w:t>
      </w:r>
      <w:r w:rsidRPr="00224C4C">
        <w:rPr>
          <w:rtl/>
        </w:rPr>
        <w:t xml:space="preserve"> </w:t>
      </w:r>
      <w:r w:rsidR="00F04A1B">
        <w:rPr>
          <w:rFonts w:hint="cs"/>
          <w:rtl/>
        </w:rPr>
        <w:t>חסרה</w:t>
      </w:r>
      <w:r w:rsidRPr="00224C4C">
        <w:rPr>
          <w:rtl/>
        </w:rPr>
        <w:t xml:space="preserve"> מסירה לחופה</w:t>
      </w:r>
      <w:r w:rsidRPr="00224C4C">
        <w:rPr>
          <w:rFonts w:hint="cs"/>
          <w:rtl/>
        </w:rPr>
        <w:t xml:space="preserve"> מ</w:t>
      </w:r>
      <w:r w:rsidRPr="00224C4C">
        <w:rPr>
          <w:rtl/>
        </w:rPr>
        <w:t>"</w:t>
      </w:r>
      <w:r>
        <w:rPr>
          <w:rFonts w:hint="cs"/>
          <w:rtl/>
        </w:rPr>
        <w:t xml:space="preserve">מ </w:t>
      </w:r>
      <w:r>
        <w:rPr>
          <w:rStyle w:val="afffff3"/>
          <w:rFonts w:hint="cs"/>
          <w:rtl/>
          <w:rPrChange w:id="9001" w:author="מנוע אמוראים" w:date="2026-10-05T16:42:07Z">
            <w:rPr>
              <w:rFonts w:hint="cs"/>
              <w:rtl/>
            </w:rPr>
          </w:rPrChange>
        </w:rPr>
        <w:t xml:space="preserve">בהפר</w:t>
      </w:r>
      <w:r>
        <w:rPr>
          <w:rStyle w:val="afffff3"/>
          <w:rtl/>
          <w:rPrChange w:id="9002" w:author="מנוע אמוראים" w:date="2026-10-05T16:42:07Z">
            <w:rPr>
              <w:rtl/>
            </w:rPr>
          </w:rPrChange>
        </w:rPr>
        <w:t xml:space="preserve">"</w:t>
      </w:r>
      <w:r>
        <w:rPr>
          <w:rStyle w:val="afffff3"/>
          <w:rFonts w:hint="cs"/>
          <w:rtl/>
          <w:rPrChange w:id="9003" w:author="מנוע אמוראים" w:date="2026-10-05T16:42:07Z">
            <w:rPr>
              <w:rFonts w:hint="cs"/>
              <w:rtl/>
            </w:rPr>
          </w:rPrChange>
        </w:rPr>
        <w:t xml:space="preserve">נ</w:t>
      </w:r>
      <w:r>
        <w:rPr>
          <w:rFonts w:hint="cs"/>
          <w:rtl/>
        </w:rPr>
        <w:t xml:space="preserve"> יוצאת מרשותו דהא '</w:t>
      </w:r>
      <w:r w:rsidRPr="00224C4C">
        <w:rPr>
          <w:rtl/>
        </w:rPr>
        <w:t>נערה המאורסה, אביה ובעלה מפירין נדריה'</w:t>
      </w:r>
      <w:r w:rsidRPr="00224C4C">
        <w:rPr>
          <w:rFonts w:hint="cs"/>
          <w:rtl/>
        </w:rPr>
        <w:t>,</w:t>
      </w:r>
    </w:p>
    <w:p w14:paraId="4ADAE7E6" w14:textId="77777777" w:rsidR="006E0774" w:rsidRPr="00131640" w:rsidRDefault="006E0774" w:rsidP="0010529F">
      <w:pPr>
        <w:pStyle w:val="afff0"/>
        <w:framePr w:wrap="around"/>
        <w:rPr>
          <w:rtl/>
        </w:rPr>
      </w:pPr>
      <w:r w:rsidRPr="00224C4C">
        <w:rPr>
          <w:rFonts w:hint="cs"/>
          <w:rtl/>
        </w:rPr>
        <w:t>ד.</w:t>
      </w:r>
    </w:p>
    <w:p w14:paraId="1F4058A0" w14:textId="56EADF92" w:rsidR="00A85AC8" w:rsidRPr="00E600D8" w:rsidRDefault="005671B8" w:rsidP="00967E05">
      <w:pPr>
        <w:pStyle w:val="38"/>
        <w:framePr w:wrap="notBeside"/>
        <w:rPr>
          <w:rtl/>
        </w:rPr>
      </w:pPr>
      <w:r w:rsidRPr="00E600D8">
        <w:rPr>
          <w:rtl/>
        </w:rPr>
        <w:t>◄</w:t>
      </w:r>
      <w:r w:rsidRPr="00E600D8">
        <w:rPr>
          <w:rFonts w:hint="cs"/>
          <w:rtl/>
        </w:rPr>
        <w:t xml:space="preserve"> </w:t>
      </w:r>
      <w:r w:rsidR="006E0774" w:rsidRPr="00E600D8">
        <w:rPr>
          <w:rFonts w:hint="cs"/>
          <w:rtl/>
        </w:rPr>
        <w:t>ו</w:t>
      </w:r>
      <w:r w:rsidR="00F04A1B" w:rsidRPr="00E600D8">
        <w:rPr>
          <w:rFonts w:hint="cs"/>
          <w:rtl/>
        </w:rPr>
        <w:t>הך</w:t>
      </w:r>
      <w:r w:rsidR="00A85AC8" w:rsidRPr="00E600D8">
        <w:rPr>
          <w:rFonts w:hint="cs"/>
          <w:rtl/>
        </w:rPr>
        <w:t>:</w:t>
      </w:r>
    </w:p>
    <w:p w14:paraId="4AFF3A98" w14:textId="1D6DFAEF" w:rsidR="006E0774" w:rsidRPr="00131640" w:rsidRDefault="006E0774" w:rsidP="006E0774">
      <w:pPr>
        <w:rPr>
          <w:rtl/>
        </w:rPr>
      </w:pPr>
      <w:r w:rsidRPr="00224C4C">
        <w:rPr>
          <w:rStyle w:val="affffa"/>
          <w:rFonts w:hint="cs"/>
          <w:rtl/>
        </w:rPr>
        <w:t>ד'</w:t>
      </w:r>
      <w:r w:rsidRPr="00224C4C">
        <w:rPr>
          <w:rStyle w:val="affffa"/>
          <w:rtl/>
        </w:rPr>
        <w:t>ויצאה חנם</w:t>
      </w:r>
      <w:r w:rsidRPr="00224C4C">
        <w:rPr>
          <w:rStyle w:val="affffa"/>
          <w:rFonts w:hint="cs"/>
          <w:rtl/>
        </w:rPr>
        <w:t>'</w:t>
      </w:r>
      <w:r w:rsidRPr="00224C4C">
        <w:rPr>
          <w:rStyle w:val="affffa"/>
          <w:rtl/>
        </w:rPr>
        <w:t xml:space="preserve"> </w:t>
      </w:r>
      <w:r w:rsidRPr="00224C4C">
        <w:rPr>
          <w:rFonts w:ascii="Fb Fontext" w:hAnsi="Fb Fontext"/>
          <w:sz w:val="32"/>
          <w:rtl/>
        </w:rPr>
        <w:t>- אלו ימי בגרות,</w:t>
      </w:r>
      <w:r w:rsidRPr="00224C4C">
        <w:rPr>
          <w:rStyle w:val="affffa"/>
          <w:rtl/>
        </w:rPr>
        <w:t xml:space="preserve"> </w:t>
      </w:r>
      <w:r w:rsidRPr="00224C4C">
        <w:rPr>
          <w:rStyle w:val="affffa"/>
          <w:rFonts w:hint="cs"/>
          <w:rtl/>
        </w:rPr>
        <w:t>'</w:t>
      </w:r>
      <w:r w:rsidRPr="00224C4C">
        <w:rPr>
          <w:rStyle w:val="affffa"/>
          <w:rtl/>
        </w:rPr>
        <w:t>אין כסף</w:t>
      </w:r>
      <w:r w:rsidRPr="00224C4C">
        <w:rPr>
          <w:rStyle w:val="affffa"/>
          <w:rFonts w:hint="cs"/>
          <w:rtl/>
        </w:rPr>
        <w:t>'</w:t>
      </w:r>
      <w:r w:rsidRPr="00224C4C">
        <w:rPr>
          <w:rStyle w:val="affffa"/>
          <w:rtl/>
        </w:rPr>
        <w:t xml:space="preserve"> </w:t>
      </w:r>
      <w:r w:rsidRPr="00224C4C">
        <w:rPr>
          <w:rFonts w:ascii="Fb Fontext" w:hAnsi="Fb Fontext"/>
          <w:sz w:val="32"/>
          <w:rtl/>
        </w:rPr>
        <w:t>- אלו ימי נערות</w:t>
      </w:r>
    </w:p>
    <w:p w14:paraId="3C77C378" w14:textId="77777777" w:rsidR="006E0774" w:rsidRPr="00131640" w:rsidRDefault="006E0774" w:rsidP="00967E05">
      <w:pPr>
        <w:rPr>
          <w:rtl/>
        </w:rPr>
      </w:pPr>
      <w:r w:rsidRPr="00224C4C">
        <w:rPr>
          <w:rStyle w:val="affffa"/>
          <w:rtl/>
        </w:rPr>
        <w:t>אין כסף</w:t>
      </w:r>
      <w:r w:rsidRPr="00224C4C">
        <w:rPr>
          <w:rFonts w:ascii="Fb Fontext" w:hAnsi="Fb Fontext" w:hint="cs"/>
          <w:sz w:val="32"/>
          <w:rtl/>
        </w:rPr>
        <w:t>-</w:t>
      </w:r>
      <w:r w:rsidRPr="00224C4C">
        <w:rPr>
          <w:rFonts w:ascii="Fb Fontext" w:hAnsi="Fb Fontext"/>
          <w:sz w:val="32"/>
          <w:rtl/>
        </w:rPr>
        <w:t xml:space="preserve"> לאדון זה, אבל יש כסף לאדון אחר, </w:t>
      </w:r>
      <w:r w:rsidRPr="00224C4C">
        <w:rPr>
          <w:rFonts w:ascii="Fb Fontext" w:hAnsi="Fb Fontext" w:hint="cs"/>
          <w:sz w:val="32"/>
          <w:rtl/>
        </w:rPr>
        <w:t>והיינו</w:t>
      </w:r>
      <w:r w:rsidRPr="00224C4C">
        <w:rPr>
          <w:rFonts w:ascii="Fb Fontext" w:hAnsi="Fb Fontext"/>
          <w:sz w:val="32"/>
          <w:rtl/>
        </w:rPr>
        <w:t xml:space="preserve"> אב,</w:t>
      </w:r>
    </w:p>
    <w:p w14:paraId="1CB5638B" w14:textId="77777777" w:rsidR="009469D7" w:rsidRDefault="006E0774" w:rsidP="006E0774">
      <w:pPr>
        <w:rPr>
          <w:rFonts w:ascii="Fb Fontext" w:hAnsi="Fb Fontext"/>
          <w:sz w:val="32"/>
          <w:rtl/>
        </w:rPr>
      </w:pPr>
      <w:r w:rsidRPr="00224C4C">
        <w:rPr>
          <w:rStyle w:val="affffa"/>
          <w:rFonts w:hint="cs"/>
          <w:rtl/>
        </w:rPr>
        <w:t>'</w:t>
      </w:r>
      <w:r w:rsidRPr="00224C4C">
        <w:rPr>
          <w:rStyle w:val="affffa"/>
          <w:rtl/>
        </w:rPr>
        <w:t>וזרע אין לה</w:t>
      </w:r>
      <w:r w:rsidRPr="00224C4C">
        <w:rPr>
          <w:rStyle w:val="affffa"/>
          <w:rFonts w:hint="cs"/>
          <w:rtl/>
        </w:rPr>
        <w:t>'</w:t>
      </w:r>
      <w:r w:rsidRPr="00224C4C">
        <w:rPr>
          <w:rStyle w:val="affffa"/>
          <w:rtl/>
        </w:rPr>
        <w:t xml:space="preserve"> </w:t>
      </w:r>
      <w:r w:rsidRPr="00224C4C">
        <w:rPr>
          <w:rFonts w:ascii="Fb Fontext" w:hAnsi="Fb Fontext"/>
          <w:sz w:val="32"/>
          <w:rtl/>
        </w:rPr>
        <w:t>- עיין לה</w:t>
      </w:r>
      <w:r w:rsidRPr="00224C4C">
        <w:rPr>
          <w:rFonts w:ascii="Fb Fontext" w:hAnsi="Fb Fontext" w:hint="cs"/>
          <w:sz w:val="32"/>
          <w:rtl/>
        </w:rPr>
        <w:t>- אפי' לזרע פסול</w:t>
      </w:r>
      <w:r w:rsidRPr="00224C4C">
        <w:rPr>
          <w:rFonts w:ascii="Fb Fontext" w:hAnsi="Fb Fontext"/>
          <w:sz w:val="32"/>
          <w:rtl/>
        </w:rPr>
        <w:t>.</w:t>
      </w:r>
    </w:p>
    <w:p w14:paraId="59929BCC" w14:textId="0DB610F6" w:rsidR="006E0774" w:rsidRPr="00131640" w:rsidRDefault="006E0774" w:rsidP="006E0774">
      <w:pPr>
        <w:rPr>
          <w:rtl/>
        </w:rPr>
      </w:pPr>
      <w:r w:rsidRPr="00B82650">
        <w:rPr>
          <w:rStyle w:val="affffa"/>
          <w:rFonts w:hint="cs"/>
          <w:rtl/>
        </w:rPr>
        <w:t xml:space="preserve">וזרע זרעה </w:t>
      </w:r>
      <w:r w:rsidRPr="00224C4C">
        <w:rPr>
          <w:rFonts w:ascii="Fb Fontext" w:hAnsi="Fb Fontext" w:hint="cs"/>
          <w:sz w:val="32"/>
          <w:rtl/>
        </w:rPr>
        <w:t>לא איצטריך קרא דבני בנים הרי הן כבנים</w:t>
      </w:r>
    </w:p>
    <w:p w14:paraId="686FCCB4" w14:textId="402EC1FD" w:rsidR="006E0774" w:rsidRPr="00131640" w:rsidRDefault="006E0774" w:rsidP="006E0774">
      <w:pPr>
        <w:rPr>
          <w:rtl/>
        </w:rPr>
      </w:pPr>
      <w:r w:rsidRPr="00224C4C">
        <w:rPr>
          <w:rStyle w:val="affffa"/>
          <w:rFonts w:hint="cs"/>
          <w:rtl/>
        </w:rPr>
        <w:t xml:space="preserve">'מיאן' </w:t>
      </w:r>
      <w:r w:rsidRPr="00224C4C">
        <w:rPr>
          <w:rFonts w:ascii="Fb Fontext" w:hAnsi="Fb Fontext" w:hint="cs"/>
          <w:rtl/>
        </w:rPr>
        <w:t>ש'</w:t>
      </w:r>
      <w:r w:rsidR="004212DF">
        <w:rPr>
          <w:rFonts w:ascii="Fb Fontext" w:hAnsi="Fb Fontext" w:hint="cs"/>
          <w:rtl/>
        </w:rPr>
        <w:t>'</w:t>
      </w:r>
      <w:r w:rsidRPr="00224C4C">
        <w:rPr>
          <w:rFonts w:ascii="Fb Fontext" w:hAnsi="Fb Fontext" w:hint="cs"/>
          <w:rtl/>
        </w:rPr>
        <w:t xml:space="preserve">מ </w:t>
      </w:r>
      <w:r w:rsidR="00B82650">
        <w:rPr>
          <w:rFonts w:ascii="Fb Fontext" w:hAnsi="Fb Fontext" w:hint="cs"/>
          <w:rtl/>
        </w:rPr>
        <w:t>לזה בא,</w:t>
      </w:r>
      <w:r w:rsidRPr="00224C4C">
        <w:rPr>
          <w:rFonts w:ascii="Fb Fontext" w:hAnsi="Fb Fontext" w:hint="cs"/>
          <w:rtl/>
        </w:rPr>
        <w:t xml:space="preserve"> </w:t>
      </w:r>
      <w:r w:rsidRPr="00B82650">
        <w:rPr>
          <w:rStyle w:val="afffff5"/>
          <w:rFonts w:hint="cs"/>
          <w:rtl/>
        </w:rPr>
        <w:t>[שלא כתב מאן כאצל בלעם ויבמי]</w:t>
      </w:r>
    </w:p>
    <w:p w14:paraId="7C2DEA00" w14:textId="77777777" w:rsidR="00A85AC8" w:rsidRPr="00E600D8" w:rsidRDefault="006E0774" w:rsidP="004212DF">
      <w:pPr>
        <w:pStyle w:val="38"/>
        <w:framePr w:wrap="notBeside"/>
        <w:rPr>
          <w:rtl/>
        </w:rPr>
      </w:pPr>
      <w:r w:rsidRPr="00E600D8">
        <w:rPr>
          <w:rtl/>
        </w:rPr>
        <w:t>ואיצטריך למכתב</w:t>
      </w:r>
      <w:r w:rsidR="00A85AC8" w:rsidRPr="00E600D8">
        <w:rPr>
          <w:rtl/>
        </w:rPr>
        <w:t>:</w:t>
      </w:r>
    </w:p>
    <w:p w14:paraId="240D0F4D" w14:textId="598FC964" w:rsidR="006E0774" w:rsidRPr="00131640" w:rsidRDefault="006E0774" w:rsidP="006E0774">
      <w:pPr>
        <w:rPr>
          <w:rtl/>
        </w:rPr>
      </w:pPr>
      <w:r w:rsidRPr="00224C4C">
        <w:rPr>
          <w:rFonts w:ascii="Fb Fontext" w:hAnsi="Fb Fontext"/>
          <w:sz w:val="32"/>
          <w:rtl/>
        </w:rPr>
        <w:t xml:space="preserve">קידושיה לאביה, </w:t>
      </w:r>
      <w:r w:rsidRPr="00224C4C">
        <w:rPr>
          <w:rFonts w:ascii="Fb Fontext" w:hAnsi="Fb Fontext" w:hint="cs"/>
          <w:sz w:val="32"/>
          <w:rtl/>
        </w:rPr>
        <w:t>א</w:t>
      </w:r>
      <w:r w:rsidR="004212DF">
        <w:rPr>
          <w:rFonts w:ascii="Fb Fontext" w:hAnsi="Fb Fontext" w:hint="cs"/>
          <w:sz w:val="32"/>
          <w:rtl/>
        </w:rPr>
        <w:t>ף שבא מעלמא</w:t>
      </w:r>
    </w:p>
    <w:p w14:paraId="18391CDE" w14:textId="77777777" w:rsidR="00A85AC8" w:rsidRPr="00E600D8" w:rsidRDefault="006E0774" w:rsidP="004212DF">
      <w:pPr>
        <w:pStyle w:val="38"/>
        <w:framePr w:wrap="notBeside"/>
        <w:rPr>
          <w:rtl/>
        </w:rPr>
      </w:pPr>
      <w:r w:rsidRPr="00E600D8">
        <w:rPr>
          <w:rtl/>
        </w:rPr>
        <w:t>ואיצטריך למכתב</w:t>
      </w:r>
      <w:r w:rsidR="00A85AC8" w:rsidRPr="00E600D8">
        <w:rPr>
          <w:rtl/>
        </w:rPr>
        <w:t>:</w:t>
      </w:r>
    </w:p>
    <w:p w14:paraId="2410C4C2" w14:textId="4BC32396" w:rsidR="006E0774" w:rsidRPr="00131640" w:rsidRDefault="006E0774" w:rsidP="006E0774">
      <w:pPr>
        <w:rPr>
          <w:rtl/>
        </w:rPr>
      </w:pPr>
      <w:r w:rsidRPr="00224C4C">
        <w:rPr>
          <w:rFonts w:ascii="Fb Fontext" w:hAnsi="Fb Fontext"/>
          <w:rtl/>
        </w:rPr>
        <w:t>מעשה ידיה לאביה</w:t>
      </w:r>
      <w:r w:rsidRPr="00224C4C">
        <w:rPr>
          <w:rFonts w:ascii="Fb Fontext" w:hAnsi="Fb Fontext" w:hint="cs"/>
          <w:rtl/>
        </w:rPr>
        <w:t xml:space="preserve"> אפי' </w:t>
      </w:r>
      <w:r w:rsidR="00076EBA">
        <w:rPr>
          <w:rFonts w:ascii="Fb Fontext" w:hAnsi="Fb Fontext" w:hint="cs"/>
          <w:rtl/>
        </w:rPr>
        <w:t>ש</w:t>
      </w:r>
      <w:r w:rsidRPr="00224C4C">
        <w:rPr>
          <w:rFonts w:ascii="Fb Fontext" w:hAnsi="Fb Fontext" w:hint="cs"/>
          <w:rtl/>
        </w:rPr>
        <w:t>טרחה בהו</w:t>
      </w:r>
    </w:p>
    <w:p w14:paraId="3258FA67" w14:textId="77777777" w:rsidR="006E0774" w:rsidRPr="00131640" w:rsidRDefault="006E0774" w:rsidP="00841728">
      <w:pPr>
        <w:pStyle w:val="affb"/>
        <w:rPr>
          <w:del w:id="90006" w:author="מנוע עיצוב" w:date="2026-10-08T11:01:28Z"/>
          <w:rtl/>
        </w:rPr>
      </w:pPr>
      <w:del w:id="90005" w:author="מנוע עיצוב" w:date="2026-10-08T11:01:28Z">
        <w:r w:rsidRPr="00224C4C">
          <w:rPr>
            <w:rFonts w:hint="cs"/>
            <w:rtl/>
          </w:rPr>
          <w:delText xml:space="preserve">׹</w:delText>
        </w:r>
      </w:del>
    </w:p>
    <w:p w14:paraId="1A8B168A" w14:textId="77777777" w:rsidR="006E0774" w:rsidRPr="00131640" w:rsidRDefault="006E0774" w:rsidP="00607B6F">
      <w:pPr>
        <w:pStyle w:val="affffb"/>
        <w:rPr>
          <w:rtl/>
        </w:rPr>
      </w:pPr>
      <w:r w:rsidRPr="00196D6B">
        <w:rPr>
          <w:rStyle w:val="afffff3"/>
          <w:rFonts w:cs="BA TM • Vilna Extra-Bold"/>
          <w:b w:val="0"/>
          <w:bCs w:val="0"/>
          <w:rtl/>
        </w:rPr>
        <w:t xml:space="preserve">גופא: </w:t>
      </w:r>
      <w:r w:rsidRPr="00C40EA2">
        <w:rPr>
          <w:rStyle w:val="affffa"/>
          <w:rtl/>
        </w:rPr>
        <w:t>ויצאה חנם</w:t>
      </w:r>
      <w:r w:rsidRPr="00210DF6">
        <w:rPr>
          <w:rtl/>
        </w:rPr>
        <w:t xml:space="preserve"> - אלו ימי בגרות, </w:t>
      </w:r>
      <w:r w:rsidRPr="00C40EA2">
        <w:rPr>
          <w:rStyle w:val="affffa"/>
          <w:rtl/>
        </w:rPr>
        <w:t>אין כסף</w:t>
      </w:r>
      <w:r w:rsidRPr="00210DF6">
        <w:rPr>
          <w:rtl/>
        </w:rPr>
        <w:t xml:space="preserve"> - אלו ימי נערות.</w:t>
      </w:r>
    </w:p>
    <w:p w14:paraId="64EC6CCB" w14:textId="134698D0" w:rsidR="006E0774" w:rsidRPr="00131640" w:rsidRDefault="006E0774" w:rsidP="007727E7">
      <w:pPr>
        <w:jc w:val="center"/>
        <w:rPr>
          <w:rtl/>
        </w:rPr>
      </w:pPr>
      <w:r w:rsidRPr="00224C4C">
        <w:rPr>
          <w:rFonts w:ascii="Fb Fontext" w:hAnsi="Fb Fontext"/>
          <w:rtl/>
        </w:rPr>
        <w:t>ולכתוב רחמנא נערות ולא בעי בגרות!</w:t>
      </w:r>
      <w:r w:rsidR="00607B6F">
        <w:rPr>
          <w:rFonts w:hint="cs"/>
          <w:rtl/>
        </w:rPr>
        <w:t>?</w:t>
      </w:r>
      <w:r w:rsidR="007727E7">
        <w:rPr>
          <w:rFonts w:hint="cs"/>
          <w:rtl/>
        </w:rPr>
        <w:t xml:space="preserve">  </w:t>
      </w:r>
      <w:r w:rsidR="007727E7" w:rsidRPr="007727E7">
        <w:rPr>
          <w:rStyle w:val="afffff5"/>
          <w:rFonts w:hint="cs"/>
          <w:rtl/>
        </w:rPr>
        <w:t>[ג]</w:t>
      </w:r>
    </w:p>
    <w:p w14:paraId="769A9E6F" w14:textId="27990E33" w:rsidR="00A85AC8" w:rsidRPr="00E600D8" w:rsidRDefault="001F14E7" w:rsidP="00087370">
      <w:pPr>
        <w:pStyle w:val="38"/>
        <w:framePr w:wrap="notBeside"/>
        <w:rPr>
          <w:rtl/>
        </w:rPr>
      </w:pPr>
      <w:r w:rsidRPr="00E600D8">
        <w:rPr>
          <w:rtl/>
        </w:rPr>
        <w:t>◄</w:t>
      </w:r>
      <w:r w:rsidRPr="00E600D8">
        <w:rPr>
          <w:rFonts w:hint="cs"/>
          <w:rtl/>
        </w:rPr>
        <w:t xml:space="preserve"> </w:t>
      </w:r>
      <w:r w:rsidR="006E0774" w:rsidRPr="00E600D8">
        <w:rPr>
          <w:rFonts w:hint="cs"/>
          <w:rtl/>
        </w:rPr>
        <w:t xml:space="preserve">א. </w:t>
      </w:r>
      <w:r w:rsidR="006E0774" w:rsidRPr="00E600D8">
        <w:rPr>
          <w:rtl/>
        </w:rPr>
        <w:t>רבה</w:t>
      </w:r>
      <w:r w:rsidR="00A85AC8" w:rsidRPr="00E600D8">
        <w:rPr>
          <w:rtl/>
        </w:rPr>
        <w:t>:</w:t>
      </w:r>
    </w:p>
    <w:p w14:paraId="5D169E95" w14:textId="36F52BB5" w:rsidR="006E0774" w:rsidRPr="00131640" w:rsidRDefault="006E0774" w:rsidP="006E0774">
      <w:pPr>
        <w:rPr>
          <w:rtl/>
        </w:rPr>
      </w:pPr>
      <w:r w:rsidRPr="00224C4C">
        <w:rPr>
          <w:rFonts w:ascii="Fb Fontext" w:hAnsi="Fb Fontext"/>
          <w:rtl/>
        </w:rPr>
        <w:t xml:space="preserve">בא זה ולמד על זה, </w:t>
      </w:r>
      <w:r w:rsidRPr="00224C4C">
        <w:rPr>
          <w:rFonts w:ascii="Fb Fontext" w:hAnsi="Fb Fontext" w:hint="cs"/>
          <w:rtl/>
        </w:rPr>
        <w:t>כ</w:t>
      </w:r>
      <w:r w:rsidRPr="00224C4C">
        <w:rPr>
          <w:rFonts w:ascii="Fb Fontext" w:hAnsi="Fb Fontext"/>
          <w:rtl/>
        </w:rPr>
        <w:t>תושב</w:t>
      </w:r>
      <w:r w:rsidRPr="00224C4C">
        <w:rPr>
          <w:rFonts w:ascii="Fb Fontext" w:hAnsi="Fb Fontext" w:hint="cs"/>
          <w:rtl/>
        </w:rPr>
        <w:t xml:space="preserve"> </w:t>
      </w:r>
      <w:r w:rsidRPr="001330DA">
        <w:rPr>
          <w:rStyle w:val="afffff5"/>
          <w:rFonts w:hint="cs"/>
          <w:rtl/>
        </w:rPr>
        <w:t>[קנין עולם]</w:t>
      </w:r>
      <w:r w:rsidRPr="00224C4C">
        <w:rPr>
          <w:rFonts w:ascii="Fb Fontext" w:hAnsi="Fb Fontext"/>
          <w:rtl/>
        </w:rPr>
        <w:t xml:space="preserve"> ושכיר</w:t>
      </w:r>
      <w:r w:rsidRPr="00224C4C">
        <w:rPr>
          <w:rFonts w:ascii="Fb Fontext" w:hAnsi="Fb Fontext" w:hint="cs"/>
          <w:rtl/>
        </w:rPr>
        <w:t xml:space="preserve"> </w:t>
      </w:r>
      <w:r w:rsidRPr="001330DA">
        <w:rPr>
          <w:rStyle w:val="afffff5"/>
          <w:rFonts w:hint="cs"/>
          <w:rtl/>
        </w:rPr>
        <w:t>[קנין שנים]</w:t>
      </w:r>
      <w:r w:rsidRPr="001330DA">
        <w:rPr>
          <w:rStyle w:val="afffff5"/>
          <w:rtl/>
        </w:rPr>
        <w:t>.</w:t>
      </w:r>
    </w:p>
    <w:p w14:paraId="47CE971D" w14:textId="7C798C7F" w:rsidR="006E0774" w:rsidRPr="00131640" w:rsidRDefault="006E0774" w:rsidP="006E0774">
      <w:pPr>
        <w:rPr>
          <w:rtl/>
        </w:rPr>
      </w:pPr>
      <w:r w:rsidRPr="00224C4C">
        <w:rPr>
          <w:rFonts w:ascii="Fb Fontext" w:hAnsi="Fb Fontext" w:hint="cs"/>
          <w:rtl/>
        </w:rPr>
        <w:t>ד</w:t>
      </w:r>
      <w:r w:rsidRPr="00224C4C">
        <w:rPr>
          <w:rFonts w:ascii="Fb Fontext" w:hAnsi="Fb Fontext"/>
          <w:rtl/>
        </w:rPr>
        <w:t>בא שכיר ולימד על תושב, שאע"פ שקנוי קנין עולם אינו אוכל.</w:t>
      </w:r>
    </w:p>
    <w:p w14:paraId="4BF1A993" w14:textId="043E71C6" w:rsidR="00A85AC8" w:rsidRPr="00E600D8" w:rsidRDefault="006E0774" w:rsidP="00087370">
      <w:pPr>
        <w:pStyle w:val="38"/>
        <w:framePr w:wrap="notBeside"/>
        <w:rPr>
          <w:rtl/>
        </w:rPr>
      </w:pPr>
      <w:r w:rsidRPr="00E600D8">
        <w:rPr>
          <w:rFonts w:hint="cs"/>
          <w:rtl/>
        </w:rPr>
        <w:t>ודחאו אביי</w:t>
      </w:r>
      <w:r w:rsidR="00A85AC8" w:rsidRPr="00E600D8">
        <w:rPr>
          <w:rFonts w:hint="cs"/>
          <w:rtl/>
        </w:rPr>
        <w:t>:</w:t>
      </w:r>
    </w:p>
    <w:p w14:paraId="5B881D55" w14:textId="54F16662" w:rsidR="006E0774" w:rsidRPr="00131640" w:rsidRDefault="006E0774" w:rsidP="006E0774">
      <w:pPr>
        <w:rPr>
          <w:rtl/>
        </w:rPr>
      </w:pPr>
      <w:r w:rsidRPr="00224C4C">
        <w:rPr>
          <w:rFonts w:ascii="Fb Fontext" w:hAnsi="Fb Fontext" w:hint="cs"/>
          <w:rtl/>
        </w:rPr>
        <w:t>ד</w:t>
      </w:r>
      <w:r w:rsidR="00B35B36">
        <w:rPr>
          <w:rFonts w:ascii="Fb Fontext" w:hAnsi="Fb Fontext" w:hint="cs"/>
          <w:rtl/>
        </w:rPr>
        <w:t>שם</w:t>
      </w:r>
      <w:r w:rsidRPr="00224C4C">
        <w:rPr>
          <w:rFonts w:ascii="Fb Fontext" w:hAnsi="Fb Fontext" w:hint="cs"/>
          <w:rtl/>
        </w:rPr>
        <w:t xml:space="preserve"> תרי גופי נינהו ומילתא דאתי' בק</w:t>
      </w:r>
      <w:r w:rsidRPr="00224C4C">
        <w:rPr>
          <w:rFonts w:ascii="Fb Fontext" w:hAnsi="Fb Fontext"/>
          <w:rtl/>
        </w:rPr>
        <w:t>"</w:t>
      </w:r>
      <w:r w:rsidRPr="00224C4C">
        <w:rPr>
          <w:rFonts w:ascii="Fb Fontext" w:hAnsi="Fb Fontext" w:hint="cs"/>
          <w:rtl/>
        </w:rPr>
        <w:t>ו טרח וכתב קרא</w:t>
      </w:r>
    </w:p>
    <w:p w14:paraId="0FDA3201" w14:textId="6904BF9A" w:rsidR="006E0774" w:rsidRPr="00131640" w:rsidRDefault="006E0774" w:rsidP="00F04A1B">
      <w:pPr>
        <w:spacing w:after="120"/>
        <w:rPr>
          <w:rtl/>
        </w:rPr>
      </w:pPr>
      <w:r w:rsidRPr="00224C4C">
        <w:rPr>
          <w:rFonts w:ascii="Fb Fontext" w:hAnsi="Fb Fontext" w:hint="cs"/>
          <w:rtl/>
        </w:rPr>
        <w:t xml:space="preserve">אבל </w:t>
      </w:r>
      <w:r w:rsidR="00B35B36">
        <w:rPr>
          <w:rFonts w:ascii="Fb Fontext" w:hAnsi="Fb Fontext" w:hint="cs"/>
          <w:rtl/>
        </w:rPr>
        <w:t>כאן</w:t>
      </w:r>
      <w:r w:rsidRPr="00224C4C">
        <w:rPr>
          <w:rFonts w:ascii="Fb Fontext" w:hAnsi="Fb Fontext" w:hint="cs"/>
          <w:rtl/>
        </w:rPr>
        <w:t xml:space="preserve"> חד גופא הוא ואי נפקא בנערות בגרות מאי בעי גביה</w:t>
      </w:r>
    </w:p>
    <w:p w14:paraId="4BAF2E7F" w14:textId="00A7281D" w:rsidR="00A85AC8" w:rsidRPr="00E600D8" w:rsidRDefault="00FA5AF9" w:rsidP="00C40EA2">
      <w:pPr>
        <w:pStyle w:val="38"/>
        <w:framePr w:wrap="notBeside"/>
        <w:rPr>
          <w:rtl/>
        </w:rPr>
      </w:pPr>
      <w:r w:rsidRPr="00E600D8">
        <w:rPr>
          <w:rtl/>
        </w:rPr>
        <w:t>◄</w:t>
      </w:r>
      <w:r w:rsidRPr="00E600D8">
        <w:rPr>
          <w:rFonts w:hint="cs"/>
          <w:rtl/>
        </w:rPr>
        <w:t xml:space="preserve"> </w:t>
      </w:r>
      <w:r w:rsidR="006E0774" w:rsidRPr="00E600D8">
        <w:rPr>
          <w:rFonts w:hint="cs"/>
          <w:rtl/>
        </w:rPr>
        <w:t xml:space="preserve">ב. אלא </w:t>
      </w:r>
      <w:r w:rsidR="006E0774" w:rsidRPr="00E600D8">
        <w:rPr>
          <w:rtl/>
        </w:rPr>
        <w:t xml:space="preserve"> אביי</w:t>
      </w:r>
      <w:r w:rsidR="00A85AC8" w:rsidRPr="00E600D8">
        <w:rPr>
          <w:rtl/>
        </w:rPr>
        <w:t>:</w:t>
      </w:r>
    </w:p>
    <w:p w14:paraId="40BD07F6" w14:textId="0AED4650" w:rsidR="006E0774" w:rsidRPr="00131640" w:rsidRDefault="008B5423" w:rsidP="006E0774">
      <w:pPr>
        <w:rPr>
          <w:rtl/>
        </w:rPr>
      </w:pPr>
      <w:r>
        <w:rPr>
          <w:rFonts w:ascii="Fb Fontext" w:hAnsi="Fb Fontext" w:hint="cs"/>
          <w:rtl/>
        </w:rPr>
        <w:t xml:space="preserve">קמ''ל </w:t>
      </w:r>
      <w:r w:rsidR="006E0774" w:rsidRPr="00224C4C">
        <w:rPr>
          <w:rFonts w:ascii="Fb Fontext" w:hAnsi="Fb Fontext"/>
          <w:rtl/>
        </w:rPr>
        <w:t xml:space="preserve">לבגר דאילונית, </w:t>
      </w:r>
      <w:r>
        <w:rPr>
          <w:rFonts w:ascii="Fb Fontext" w:hAnsi="Fb Fontext" w:hint="cs"/>
          <w:rtl/>
        </w:rPr>
        <w:t>שלא נאמר שתצא בנערות ולא בבגרות,</w:t>
      </w:r>
    </w:p>
    <w:p w14:paraId="69A8F4F5" w14:textId="77777777" w:rsidR="00A85AC8" w:rsidRPr="00E600D8" w:rsidRDefault="006E0774" w:rsidP="008B5423">
      <w:pPr>
        <w:pStyle w:val="38"/>
        <w:framePr w:wrap="notBeside"/>
        <w:rPr>
          <w:rtl/>
        </w:rPr>
      </w:pPr>
      <w:r w:rsidRPr="00E600D8">
        <w:rPr>
          <w:rFonts w:hint="cs"/>
          <w:rtl/>
        </w:rPr>
        <w:t>והקשה רב אשי</w:t>
      </w:r>
      <w:r w:rsidR="00A85AC8" w:rsidRPr="00E600D8">
        <w:rPr>
          <w:rtl/>
        </w:rPr>
        <w:t>:</w:t>
      </w:r>
    </w:p>
    <w:p w14:paraId="2EE739AA" w14:textId="02B15F7D" w:rsidR="006E0774" w:rsidRPr="00131640" w:rsidRDefault="006E0774" w:rsidP="006E0774">
      <w:pPr>
        <w:rPr>
          <w:rtl/>
        </w:rPr>
      </w:pPr>
      <w:r w:rsidRPr="00224C4C">
        <w:rPr>
          <w:rFonts w:ascii="Fb Fontext" w:hAnsi="Fb Fontext" w:hint="cs"/>
          <w:rtl/>
        </w:rPr>
        <w:t>אכתי ק</w:t>
      </w:r>
      <w:r w:rsidRPr="00224C4C">
        <w:rPr>
          <w:rFonts w:ascii="Fb Fontext" w:hAnsi="Fb Fontext"/>
          <w:rtl/>
        </w:rPr>
        <w:t>"</w:t>
      </w:r>
      <w:r w:rsidRPr="00224C4C">
        <w:rPr>
          <w:rFonts w:ascii="Fb Fontext" w:hAnsi="Fb Fontext" w:hint="cs"/>
          <w:rtl/>
        </w:rPr>
        <w:t xml:space="preserve">ו הוא דמה סימנין </w:t>
      </w:r>
      <w:r w:rsidRPr="00224C4C">
        <w:rPr>
          <w:rFonts w:ascii="Fb Fontext" w:hAnsi="Fb Fontext"/>
          <w:rtl/>
        </w:rPr>
        <w:t xml:space="preserve">שאין מוציאין מרשות אב - מוציאין מרשות אדון, בגרות שמוציאה מרשות אב </w:t>
      </w:r>
      <w:r w:rsidR="005230E3">
        <w:rPr>
          <w:rFonts w:ascii="Fb Fontext" w:hAnsi="Fb Fontext" w:hint="cs"/>
          <w:rtl/>
        </w:rPr>
        <w:t>ק''ו</w:t>
      </w:r>
      <w:r w:rsidRPr="00224C4C">
        <w:rPr>
          <w:rFonts w:ascii="Fb Fontext" w:hAnsi="Fb Fontext"/>
          <w:rtl/>
        </w:rPr>
        <w:t xml:space="preserve"> שמוציאה מרשות אדון!</w:t>
      </w:r>
    </w:p>
    <w:p w14:paraId="20A79896" w14:textId="3AF85255" w:rsidR="00A85AC8" w:rsidRPr="00E600D8" w:rsidRDefault="001F14E7" w:rsidP="005230E3">
      <w:pPr>
        <w:pStyle w:val="38"/>
        <w:framePr w:wrap="notBeside"/>
        <w:rPr>
          <w:rtl/>
        </w:rPr>
      </w:pPr>
      <w:r w:rsidRPr="00E600D8">
        <w:rPr>
          <w:rtl/>
        </w:rPr>
        <w:t>◄</w:t>
      </w:r>
      <w:r w:rsidRPr="00E600D8">
        <w:rPr>
          <w:rFonts w:hint="cs"/>
          <w:rtl/>
        </w:rPr>
        <w:t xml:space="preserve"> </w:t>
      </w:r>
      <w:r w:rsidR="006E0774" w:rsidRPr="00E600D8">
        <w:rPr>
          <w:rFonts w:hint="cs"/>
          <w:rtl/>
        </w:rPr>
        <w:t xml:space="preserve">ג. </w:t>
      </w:r>
      <w:r w:rsidR="006E0774" w:rsidRPr="00E600D8">
        <w:rPr>
          <w:rtl/>
        </w:rPr>
        <w:t>אלא ר"</w:t>
      </w:r>
      <w:r w:rsidR="006E0774" w:rsidRPr="00E600D8">
        <w:rPr>
          <w:rFonts w:hint="cs"/>
          <w:rtl/>
        </w:rPr>
        <w:t>א</w:t>
      </w:r>
      <w:r w:rsidR="00A85AC8" w:rsidRPr="00E600D8">
        <w:rPr>
          <w:rtl/>
        </w:rPr>
        <w:t>:</w:t>
      </w:r>
    </w:p>
    <w:p w14:paraId="779C0BAA" w14:textId="70379DA4" w:rsidR="006E0774" w:rsidRPr="00131640" w:rsidRDefault="006E0774" w:rsidP="006E0774">
      <w:pPr>
        <w:rPr>
          <w:rtl/>
        </w:rPr>
      </w:pPr>
      <w:r w:rsidRPr="00224C4C">
        <w:rPr>
          <w:rFonts w:ascii="Fb Fontext" w:hAnsi="Fb Fontext" w:hint="cs"/>
          <w:rtl/>
        </w:rPr>
        <w:t xml:space="preserve">צריכא </w:t>
      </w:r>
      <w:r w:rsidRPr="00224C4C">
        <w:rPr>
          <w:rFonts w:ascii="Fb Fontext" w:hAnsi="Fb Fontext"/>
          <w:rtl/>
        </w:rPr>
        <w:t xml:space="preserve">לעיקר זבינא דאילונית, </w:t>
      </w:r>
      <w:r w:rsidRPr="005230E3">
        <w:rPr>
          <w:rStyle w:val="affffa"/>
          <w:rFonts w:hint="cs"/>
          <w:rtl/>
        </w:rPr>
        <w:t>ויצאה חינם</w:t>
      </w:r>
      <w:r w:rsidRPr="00224C4C">
        <w:rPr>
          <w:rFonts w:ascii="Fb Fontext" w:hAnsi="Fb Fontext" w:hint="cs"/>
          <w:rtl/>
        </w:rPr>
        <w:t xml:space="preserve"> </w:t>
      </w:r>
      <w:r w:rsidR="005230E3">
        <w:rPr>
          <w:rFonts w:ascii="Fb Fontext" w:hAnsi="Fb Fontext" w:hint="cs"/>
          <w:rtl/>
        </w:rPr>
        <w:t>אף</w:t>
      </w:r>
      <w:r w:rsidRPr="00224C4C">
        <w:rPr>
          <w:rFonts w:ascii="Fb Fontext" w:hAnsi="Fb Fontext" w:hint="cs"/>
          <w:rtl/>
        </w:rPr>
        <w:t xml:space="preserve"> דלא הביאה סימני נערות מהני.</w:t>
      </w:r>
    </w:p>
    <w:p w14:paraId="065CF999" w14:textId="77777777" w:rsidR="00A85AC8" w:rsidRPr="00E600D8" w:rsidRDefault="006E0774" w:rsidP="00F13917">
      <w:pPr>
        <w:pStyle w:val="38"/>
        <w:framePr w:wrap="notBeside"/>
        <w:rPr>
          <w:rtl/>
        </w:rPr>
      </w:pPr>
      <w:r w:rsidRPr="00E600D8">
        <w:rPr>
          <w:rFonts w:hint="cs"/>
          <w:rtl/>
        </w:rPr>
        <w:t>ולרב אשי</w:t>
      </w:r>
      <w:r w:rsidR="00A85AC8" w:rsidRPr="00E600D8">
        <w:rPr>
          <w:rtl/>
        </w:rPr>
        <w:t>:</w:t>
      </w:r>
    </w:p>
    <w:p w14:paraId="387881F4" w14:textId="3A5C6A0B" w:rsidR="006E0774" w:rsidRPr="00131640" w:rsidRDefault="006E0774" w:rsidP="006E0774">
      <w:pPr>
        <w:rPr>
          <w:rtl/>
        </w:rPr>
      </w:pPr>
      <w:r w:rsidRPr="00224C4C">
        <w:rPr>
          <w:rFonts w:ascii="Fb Fontext" w:hAnsi="Fb Fontext" w:hint="cs"/>
          <w:rtl/>
        </w:rPr>
        <w:t>א</w:t>
      </w:r>
      <w:r w:rsidR="00F13917">
        <w:rPr>
          <w:rFonts w:ascii="Fb Fontext" w:hAnsi="Fb Fontext" w:hint="cs"/>
          <w:rtl/>
        </w:rPr>
        <w:t>ף</w:t>
      </w:r>
      <w:r w:rsidRPr="00224C4C">
        <w:rPr>
          <w:rFonts w:ascii="Fb Fontext" w:hAnsi="Fb Fontext" w:hint="cs"/>
          <w:rtl/>
        </w:rPr>
        <w:t xml:space="preserve"> ד</w:t>
      </w:r>
      <w:r w:rsidR="00F13917">
        <w:rPr>
          <w:rFonts w:ascii="Fb Fontext" w:hAnsi="Fb Fontext" w:hint="cs"/>
          <w:rtl/>
        </w:rPr>
        <w:t>דבר</w:t>
      </w:r>
      <w:r w:rsidRPr="00224C4C">
        <w:rPr>
          <w:rFonts w:ascii="Fb Fontext" w:hAnsi="Fb Fontext" w:hint="cs"/>
          <w:rtl/>
        </w:rPr>
        <w:t xml:space="preserve"> </w:t>
      </w:r>
      <w:r w:rsidR="002E1691">
        <w:rPr>
          <w:rFonts w:ascii="Fb Fontext" w:hAnsi="Fb Fontext" w:hint="cs"/>
          <w:rtl/>
        </w:rPr>
        <w:t>שבא</w:t>
      </w:r>
      <w:r w:rsidRPr="00224C4C">
        <w:rPr>
          <w:rFonts w:ascii="Fb Fontext" w:hAnsi="Fb Fontext" w:hint="cs"/>
          <w:rtl/>
        </w:rPr>
        <w:t xml:space="preserve"> בק</w:t>
      </w:r>
      <w:r w:rsidRPr="00224C4C">
        <w:rPr>
          <w:rFonts w:ascii="Fb Fontext" w:hAnsi="Fb Fontext"/>
          <w:rtl/>
        </w:rPr>
        <w:t>"</w:t>
      </w:r>
      <w:r w:rsidRPr="00224C4C">
        <w:rPr>
          <w:rFonts w:ascii="Fb Fontext" w:hAnsi="Fb Fontext" w:hint="cs"/>
          <w:rtl/>
        </w:rPr>
        <w:t>ו טרח וכתב בקרא</w:t>
      </w:r>
      <w:r w:rsidR="002E1691">
        <w:rPr>
          <w:rFonts w:ascii="Fb Fontext" w:hAnsi="Fb Fontext" w:hint="cs"/>
          <w:rtl/>
        </w:rPr>
        <w:t>,</w:t>
      </w:r>
      <w:r w:rsidRPr="00224C4C">
        <w:rPr>
          <w:rFonts w:ascii="Fb Fontext" w:hAnsi="Fb Fontext" w:hint="cs"/>
          <w:rtl/>
        </w:rPr>
        <w:t xml:space="preserve"> ה</w:t>
      </w:r>
      <w:r w:rsidRPr="00224C4C">
        <w:rPr>
          <w:rFonts w:ascii="Fb Fontext" w:hAnsi="Fb Fontext"/>
          <w:rtl/>
        </w:rPr>
        <w:t>"</w:t>
      </w:r>
      <w:r w:rsidRPr="00224C4C">
        <w:rPr>
          <w:rFonts w:ascii="Fb Fontext" w:hAnsi="Fb Fontext" w:hint="cs"/>
          <w:rtl/>
        </w:rPr>
        <w:t>מ ב</w:t>
      </w:r>
      <w:r w:rsidR="002E1691">
        <w:rPr>
          <w:rFonts w:ascii="Fb Fontext" w:hAnsi="Fb Fontext" w:hint="cs"/>
          <w:rtl/>
        </w:rPr>
        <w:t>שא''א</w:t>
      </w:r>
      <w:r w:rsidRPr="00224C4C">
        <w:rPr>
          <w:rFonts w:ascii="Fb Fontext" w:hAnsi="Fb Fontext" w:hint="cs"/>
          <w:rtl/>
        </w:rPr>
        <w:t xml:space="preserve"> ל</w:t>
      </w:r>
      <w:r w:rsidR="002E1691">
        <w:rPr>
          <w:rFonts w:ascii="Fb Fontext" w:hAnsi="Fb Fontext" w:hint="cs"/>
          <w:rtl/>
        </w:rPr>
        <w:t>תרץ,</w:t>
      </w:r>
      <w:r w:rsidRPr="00224C4C">
        <w:rPr>
          <w:rFonts w:ascii="Fb Fontext" w:hAnsi="Fb Fontext" w:hint="cs"/>
          <w:rtl/>
        </w:rPr>
        <w:t xml:space="preserve"> אבל בד</w:t>
      </w:r>
      <w:r w:rsidR="00B35B36">
        <w:rPr>
          <w:rFonts w:ascii="Fb Fontext" w:hAnsi="Fb Fontext" w:hint="cs"/>
          <w:rtl/>
        </w:rPr>
        <w:t>יש</w:t>
      </w:r>
      <w:r w:rsidRPr="00224C4C">
        <w:rPr>
          <w:rFonts w:ascii="Fb Fontext" w:hAnsi="Fb Fontext" w:hint="cs"/>
          <w:rtl/>
        </w:rPr>
        <w:t xml:space="preserve"> לשנויי משנינן</w:t>
      </w:r>
    </w:p>
    <w:p w14:paraId="021E3799" w14:textId="77777777" w:rsidR="006E0774" w:rsidRPr="00131640" w:rsidRDefault="006E0774" w:rsidP="00841728">
      <w:pPr>
        <w:pStyle w:val="affffb"/>
        <w:rPr>
          <w:rtl/>
        </w:rPr>
        <w:pPrChange w:id="90105" w:author="קלוד" w:date="2026-10-08T12:07:40Z">
          <w:pPr>
            <w:pStyle w:val="affb"/>
          </w:pPr>
        </w:pPrChange>
      </w:pPr>
      <w:del w:id="90103" w:author="קלוד" w:date="2026-10-08T12:07:40Z">
        <w:r w:rsidRPr="00224C4C">
          <w:rPr>
            <w:rFonts w:hint="cs"/>
            <w:rtl/>
          </w:rPr>
          <w:delText xml:space="preserve">׹</w:delText>
        </w:r>
      </w:del>
      <w:ins w:id="90104" w:author="קלוד" w:date="2026-10-08T12:07:40Z">
        <w:r>
          <w:rPr>
            <w:color w:val="7B3F00"/>
          </w:rPr>
          <w:t xml:space="preserve">קנין האשה בכסף</w:t>
        </w:r>
      </w:ins>
    </w:p>
    <w:p w14:paraId="1AA35DD2" w14:textId="77777777" w:rsidR="00A85AC8" w:rsidRPr="00E600D8" w:rsidRDefault="006E0774" w:rsidP="004A7C74">
      <w:pPr>
        <w:pStyle w:val="38"/>
        <w:framePr w:wrap="notBeside"/>
        <w:rPr>
          <w:rtl/>
        </w:rPr>
      </w:pPr>
      <w:r w:rsidRPr="00E600D8">
        <w:rPr>
          <w:rtl/>
        </w:rPr>
        <w:t>ותנא מייתי</w:t>
      </w:r>
      <w:r w:rsidR="00A85AC8" w:rsidRPr="00E600D8">
        <w:rPr>
          <w:rtl/>
        </w:rPr>
        <w:t>:</w:t>
      </w:r>
    </w:p>
    <w:p w14:paraId="5C47A6C5" w14:textId="4004FE7A" w:rsidR="006E0774" w:rsidRPr="00047C92" w:rsidRDefault="004A7C74" w:rsidP="006E0774">
      <w:pPr>
        <w:rPr>
          <w:spacing w:val="0"/>
          <w:rtl/>
        </w:rPr>
      </w:pPr>
      <w:r w:rsidRPr="00047C92">
        <w:rPr>
          <w:rFonts w:ascii="Fb Fontext" w:hAnsi="Fb Fontext" w:hint="cs"/>
          <w:spacing w:val="0"/>
          <w:sz w:val="32"/>
          <w:rtl/>
        </w:rPr>
        <w:t>מ</w:t>
      </w:r>
      <w:r w:rsidR="006E0774" w:rsidRPr="00047C92">
        <w:rPr>
          <w:rStyle w:val="affffa"/>
          <w:rFonts w:hint="cs"/>
          <w:spacing w:val="0"/>
          <w:rtl/>
        </w:rPr>
        <w:t>'</w:t>
      </w:r>
      <w:r w:rsidR="006E0774" w:rsidRPr="00047C92">
        <w:rPr>
          <w:rStyle w:val="affffa"/>
          <w:spacing w:val="0"/>
          <w:rtl/>
        </w:rPr>
        <w:t>כי יקח איש אשה ו</w:t>
      </w:r>
      <w:r w:rsidR="006E0774" w:rsidRPr="00047C92">
        <w:rPr>
          <w:rStyle w:val="affffa"/>
          <w:rFonts w:hint="cs"/>
          <w:spacing w:val="0"/>
          <w:rtl/>
        </w:rPr>
        <w:t xml:space="preserve">גו' </w:t>
      </w:r>
      <w:r w:rsidR="006E0774" w:rsidRPr="00047C92">
        <w:rPr>
          <w:rFonts w:ascii="Fb Fontext" w:hAnsi="Fb Fontext"/>
          <w:spacing w:val="0"/>
          <w:sz w:val="32"/>
          <w:rtl/>
        </w:rPr>
        <w:t xml:space="preserve">קיחה בכסף </w:t>
      </w:r>
      <w:r w:rsidR="006E0774" w:rsidRPr="00047C92">
        <w:rPr>
          <w:rStyle w:val="afffff3"/>
          <w:spacing w:val="0"/>
          <w:rtl/>
        </w:rPr>
        <w:t>וכן:</w:t>
      </w:r>
      <w:r w:rsidR="006E0774" w:rsidRPr="00047C92">
        <w:rPr>
          <w:rStyle w:val="affffa"/>
          <w:spacing w:val="0"/>
          <w:rtl/>
        </w:rPr>
        <w:t xml:space="preserve"> </w:t>
      </w:r>
      <w:r w:rsidR="006E0774" w:rsidRPr="00047C92">
        <w:rPr>
          <w:rStyle w:val="affffa"/>
          <w:rFonts w:hint="cs"/>
          <w:spacing w:val="0"/>
          <w:rtl/>
        </w:rPr>
        <w:t>'</w:t>
      </w:r>
      <w:r w:rsidR="006E0774" w:rsidRPr="00047C92">
        <w:rPr>
          <w:rStyle w:val="affffa"/>
          <w:spacing w:val="0"/>
          <w:rtl/>
        </w:rPr>
        <w:t>נתתי כסף השדה קח ממני</w:t>
      </w:r>
      <w:r w:rsidR="006E0774" w:rsidRPr="00047C92">
        <w:rPr>
          <w:rStyle w:val="affffa"/>
          <w:rFonts w:hint="cs"/>
          <w:spacing w:val="0"/>
          <w:rtl/>
        </w:rPr>
        <w:t>'</w:t>
      </w:r>
      <w:r w:rsidR="006E0774" w:rsidRPr="00047C92">
        <w:rPr>
          <w:rStyle w:val="affffa"/>
          <w:spacing w:val="0"/>
          <w:rtl/>
        </w:rPr>
        <w:t>.</w:t>
      </w:r>
    </w:p>
    <w:p w14:paraId="7D90BE65" w14:textId="77777777" w:rsidR="00A85AC8" w:rsidRPr="00E600D8" w:rsidRDefault="006E0774" w:rsidP="004A7C74">
      <w:pPr>
        <w:pStyle w:val="38"/>
        <w:framePr w:wrap="notBeside"/>
        <w:rPr>
          <w:rtl/>
        </w:rPr>
      </w:pPr>
      <w:r w:rsidRPr="00E600D8">
        <w:rPr>
          <w:rFonts w:hint="cs"/>
          <w:rtl/>
        </w:rPr>
        <w:t>ואין ללמוד</w:t>
      </w:r>
      <w:r w:rsidR="00A85AC8" w:rsidRPr="00E600D8">
        <w:rPr>
          <w:rtl/>
        </w:rPr>
        <w:t>:</w:t>
      </w:r>
    </w:p>
    <w:p w14:paraId="2AAC3FE5" w14:textId="0366106C" w:rsidR="009469D7" w:rsidRDefault="006E0774" w:rsidP="006E0774">
      <w:pPr>
        <w:rPr>
          <w:rFonts w:ascii="Fb Fontext" w:hAnsi="Fb Fontext"/>
          <w:rtl/>
        </w:rPr>
      </w:pPr>
      <w:r w:rsidRPr="00224C4C">
        <w:rPr>
          <w:rFonts w:ascii="Fb Fontext" w:hAnsi="Fb Fontext" w:hint="cs"/>
          <w:rtl/>
        </w:rPr>
        <w:t>מאמה שאין נקנית בביאה ונקנית בכסף כ</w:t>
      </w:r>
      <w:r w:rsidRPr="00224C4C">
        <w:rPr>
          <w:rFonts w:ascii="Fb Fontext" w:hAnsi="Fb Fontext"/>
          <w:rtl/>
        </w:rPr>
        <w:t>"</w:t>
      </w:r>
      <w:r w:rsidRPr="00224C4C">
        <w:rPr>
          <w:rFonts w:ascii="Fb Fontext" w:hAnsi="Fb Fontext" w:hint="cs"/>
          <w:rtl/>
        </w:rPr>
        <w:t>ש זו דיבמה תוכיח שנקנית ביאה ולא בכסף</w:t>
      </w:r>
    </w:p>
    <w:p w14:paraId="03AD80A2" w14:textId="77777777" w:rsidR="00A85AC8" w:rsidRPr="00E600D8" w:rsidRDefault="006E0774" w:rsidP="00F96A9C">
      <w:pPr>
        <w:pStyle w:val="38"/>
        <w:framePr w:wrap="notBeside"/>
        <w:rPr>
          <w:rtl/>
        </w:rPr>
      </w:pPr>
      <w:r w:rsidRPr="00E600D8">
        <w:rPr>
          <w:rFonts w:hint="cs"/>
          <w:rtl/>
        </w:rPr>
        <w:t>ודחי'</w:t>
      </w:r>
      <w:r w:rsidR="00A85AC8" w:rsidRPr="00E600D8">
        <w:rPr>
          <w:rtl/>
        </w:rPr>
        <w:t>:</w:t>
      </w:r>
    </w:p>
    <w:p w14:paraId="43D5CAA1" w14:textId="2C278887" w:rsidR="006E0774" w:rsidRPr="00131640" w:rsidRDefault="006E0774" w:rsidP="006E0774">
      <w:pPr>
        <w:rPr>
          <w:rtl/>
        </w:rPr>
      </w:pPr>
      <w:r w:rsidRPr="00224C4C">
        <w:rPr>
          <w:rFonts w:ascii="Fb Fontext" w:hAnsi="Fb Fontext" w:hint="cs"/>
          <w:rtl/>
        </w:rPr>
        <w:t xml:space="preserve">דמה ליבמה </w:t>
      </w:r>
      <w:r w:rsidR="009302E0">
        <w:rPr>
          <w:rFonts w:ascii="Fb Fontext" w:hAnsi="Fb Fontext" w:hint="cs"/>
          <w:rtl/>
        </w:rPr>
        <w:t>ש</w:t>
      </w:r>
      <w:r w:rsidRPr="00224C4C">
        <w:rPr>
          <w:rFonts w:ascii="Fb Fontext" w:hAnsi="Fb Fontext"/>
          <w:rtl/>
        </w:rPr>
        <w:t xml:space="preserve">אין נקנית בשטר, תאמר בזו שנקנית בשטר? </w:t>
      </w:r>
      <w:r w:rsidRPr="009302E0">
        <w:rPr>
          <w:rStyle w:val="afffff3"/>
          <w:rtl/>
        </w:rPr>
        <w:t>ת"ל:</w:t>
      </w:r>
      <w:r w:rsidRPr="00224C4C">
        <w:rPr>
          <w:rStyle w:val="affffa"/>
          <w:rtl/>
        </w:rPr>
        <w:t xml:space="preserve"> </w:t>
      </w:r>
      <w:r w:rsidRPr="00224C4C">
        <w:rPr>
          <w:rStyle w:val="affffa"/>
          <w:rFonts w:hint="cs"/>
          <w:rtl/>
        </w:rPr>
        <w:t>'</w:t>
      </w:r>
      <w:r w:rsidRPr="00224C4C">
        <w:rPr>
          <w:rStyle w:val="affffa"/>
          <w:rtl/>
        </w:rPr>
        <w:t>כי יקח איש</w:t>
      </w:r>
      <w:r w:rsidRPr="00224C4C">
        <w:rPr>
          <w:rStyle w:val="affffa"/>
          <w:rFonts w:hint="cs"/>
          <w:rtl/>
        </w:rPr>
        <w:t>'</w:t>
      </w:r>
      <w:r w:rsidRPr="00224C4C">
        <w:rPr>
          <w:rStyle w:val="affffa"/>
          <w:rtl/>
        </w:rPr>
        <w:t>.</w:t>
      </w:r>
    </w:p>
    <w:p w14:paraId="76E041CD" w14:textId="109784D8" w:rsidR="00A85AC8" w:rsidRPr="00E600D8" w:rsidRDefault="006E0774" w:rsidP="004A7C74">
      <w:pPr>
        <w:pStyle w:val="38"/>
        <w:framePr w:wrap="notBeside"/>
        <w:rPr>
          <w:rtl/>
        </w:rPr>
      </w:pPr>
      <w:r w:rsidRPr="00E600D8">
        <w:rPr>
          <w:rFonts w:hint="cs"/>
          <w:rtl/>
        </w:rPr>
        <w:t>ובעי</w:t>
      </w:r>
      <w:r w:rsidR="00A85AC8" w:rsidRPr="00E600D8">
        <w:rPr>
          <w:rFonts w:hint="cs"/>
          <w:rtl/>
        </w:rPr>
        <w:t>:</w:t>
      </w:r>
    </w:p>
    <w:p w14:paraId="7BCB6504" w14:textId="1D4EE628" w:rsidR="006E0774" w:rsidRPr="00047C92" w:rsidRDefault="006E0774" w:rsidP="006E0774">
      <w:pPr>
        <w:rPr>
          <w:spacing w:val="2"/>
          <w:rtl/>
        </w:rPr>
      </w:pPr>
      <w:r w:rsidRPr="00047C92">
        <w:rPr>
          <w:rStyle w:val="affffa"/>
          <w:rFonts w:hint="cs"/>
          <w:spacing w:val="2"/>
          <w:rtl/>
        </w:rPr>
        <w:t>'כי יקח'</w:t>
      </w:r>
      <w:r w:rsidRPr="00047C92">
        <w:rPr>
          <w:rFonts w:ascii="Fb Fontext" w:hAnsi="Fb Fontext" w:hint="cs"/>
          <w:spacing w:val="2"/>
          <w:sz w:val="32"/>
          <w:rtl/>
        </w:rPr>
        <w:t xml:space="preserve"> דלא לפרוך מה לאמה עבריה שיוצאה בכסף </w:t>
      </w:r>
      <w:r w:rsidR="00DD0F92" w:rsidRPr="00047C92">
        <w:rPr>
          <w:rFonts w:ascii="Fb Fontext" w:hAnsi="Fb Fontext" w:hint="cs"/>
          <w:spacing w:val="2"/>
          <w:sz w:val="32"/>
          <w:rtl/>
        </w:rPr>
        <w:t>משא"כ זו</w:t>
      </w:r>
      <w:r w:rsidRPr="00047C92">
        <w:rPr>
          <w:rFonts w:ascii="Fb Fontext" w:hAnsi="Fb Fontext"/>
          <w:spacing w:val="2"/>
          <w:sz w:val="32"/>
          <w:rtl/>
        </w:rPr>
        <w:t>.</w:t>
      </w:r>
    </w:p>
    <w:p w14:paraId="2B24A3C1" w14:textId="77777777" w:rsidR="009469D7" w:rsidRDefault="009F6486" w:rsidP="006E0774">
      <w:pPr>
        <w:rPr>
          <w:rFonts w:ascii="Fb Fontext" w:hAnsi="Fb Fontext"/>
          <w:rtl/>
        </w:rPr>
      </w:pPr>
      <w:r w:rsidRPr="00E276F6">
        <w:rPr>
          <w:rStyle w:val="affffa"/>
          <w:rFonts w:hint="cs"/>
          <w:rtl/>
        </w:rPr>
        <w:t>ויצאה חינם</w:t>
      </w:r>
      <w:r>
        <w:rPr>
          <w:rFonts w:ascii="Fb Fontext" w:hAnsi="Fb Fontext" w:hint="cs"/>
          <w:rtl/>
        </w:rPr>
        <w:t xml:space="preserve"> דלא לימא </w:t>
      </w:r>
      <w:r w:rsidR="00173498">
        <w:rPr>
          <w:rFonts w:ascii="Fb Fontext" w:hAnsi="Fb Fontext" w:hint="cs"/>
          <w:rtl/>
        </w:rPr>
        <w:t>קידושין שמביא לה בעל שלה הוו</w:t>
      </w:r>
      <w:r w:rsidR="009302E0">
        <w:rPr>
          <w:rFonts w:ascii="Fb Fontext" w:hAnsi="Fb Fontext" w:hint="cs"/>
          <w:rtl/>
        </w:rPr>
        <w:t>,</w:t>
      </w:r>
    </w:p>
    <w:p w14:paraId="27501FD1" w14:textId="77777777" w:rsidR="009469D7" w:rsidRDefault="00E276F6" w:rsidP="00E276F6">
      <w:pPr>
        <w:rPr>
          <w:rFonts w:ascii="Fb Fontext" w:hAnsi="Fb Fontext"/>
          <w:rtl/>
        </w:rPr>
      </w:pPr>
      <w:r w:rsidRPr="00E276F6">
        <w:rPr>
          <w:rStyle w:val="affffa"/>
          <w:rFonts w:hint="cs"/>
          <w:rtl/>
        </w:rPr>
        <w:t>כי יקח</w:t>
      </w:r>
      <w:r>
        <w:rPr>
          <w:rFonts w:ascii="Fb Fontext" w:hAnsi="Fb Fontext" w:hint="cs"/>
          <w:rtl/>
        </w:rPr>
        <w:t xml:space="preserve"> ולא רק בשנתנה היא וקידשתו הוו קידושין</w:t>
      </w:r>
      <w:r w:rsidR="009302E0">
        <w:rPr>
          <w:rFonts w:ascii="Fb Fontext" w:hAnsi="Fb Fontext" w:hint="cs"/>
          <w:rtl/>
        </w:rPr>
        <w:t>,</w:t>
      </w:r>
    </w:p>
    <w:p w14:paraId="3AB81C7F" w14:textId="3168E20F" w:rsidR="00D653CB" w:rsidRPr="00131640" w:rsidRDefault="007309FA" w:rsidP="007309FA">
      <w:pPr>
        <w:pStyle w:val="affffb"/>
        <w:rPr>
          <w:rtl/>
        </w:rPr>
      </w:pPr>
      <w:r w:rsidRPr="007309FA">
        <w:rPr>
          <w:rFonts w:hint="cs"/>
          <w:rtl/>
        </w:rPr>
        <w:t>***</w:t>
      </w:r>
    </w:p>
    <w:p w14:paraId="3A751053" w14:textId="77777777" w:rsidR="006E0774" w:rsidRPr="00131640" w:rsidRDefault="006E0774" w:rsidP="00F65F8B">
      <w:pPr>
        <w:pStyle w:val="affffb"/>
        <w:rPr>
          <w:rtl/>
        </w:rPr>
      </w:pPr>
      <w:r w:rsidRPr="00FC7AFC">
        <w:rPr>
          <w:rtl/>
        </w:rPr>
        <w:t>ובעלה - מלמד שנקנית בביאה.</w:t>
      </w:r>
    </w:p>
    <w:p w14:paraId="140A62F9" w14:textId="77777777" w:rsidR="00A85AC8" w:rsidRPr="00E600D8" w:rsidRDefault="006E0774" w:rsidP="009302E0">
      <w:pPr>
        <w:pStyle w:val="38"/>
        <w:framePr w:wrap="notBeside"/>
        <w:rPr>
          <w:rtl/>
        </w:rPr>
      </w:pPr>
      <w:r w:rsidRPr="00E600D8">
        <w:rPr>
          <w:rFonts w:hint="cs"/>
          <w:rtl/>
        </w:rPr>
        <w:t>אין לדחות</w:t>
      </w:r>
      <w:r w:rsidR="00A85AC8" w:rsidRPr="00E600D8">
        <w:rPr>
          <w:rtl/>
        </w:rPr>
        <w:t>:</w:t>
      </w:r>
    </w:p>
    <w:p w14:paraId="38000D1B" w14:textId="03635040" w:rsidR="006E0774" w:rsidRPr="00131640" w:rsidRDefault="006E0774" w:rsidP="006E0774">
      <w:pPr>
        <w:rPr>
          <w:rtl/>
        </w:rPr>
      </w:pPr>
      <w:r w:rsidRPr="00224C4C">
        <w:rPr>
          <w:rFonts w:ascii="Fb Fontext" w:hAnsi="Fb Fontext" w:hint="cs"/>
          <w:rtl/>
        </w:rPr>
        <w:t>הק</w:t>
      </w:r>
      <w:r w:rsidRPr="00224C4C">
        <w:rPr>
          <w:rFonts w:ascii="Fb Fontext" w:hAnsi="Fb Fontext"/>
          <w:rtl/>
        </w:rPr>
        <w:t>"</w:t>
      </w:r>
      <w:r w:rsidRPr="00224C4C">
        <w:rPr>
          <w:rFonts w:ascii="Fb Fontext" w:hAnsi="Fb Fontext" w:hint="cs"/>
          <w:rtl/>
        </w:rPr>
        <w:t>ו מיבמה שאין נקנית בכסף</w:t>
      </w:r>
      <w:r w:rsidR="00FC7AFC">
        <w:rPr>
          <w:rFonts w:ascii="Fb Fontext" w:hAnsi="Fb Fontext" w:hint="cs"/>
          <w:rtl/>
        </w:rPr>
        <w:t>,</w:t>
      </w:r>
      <w:r w:rsidRPr="00224C4C">
        <w:rPr>
          <w:rFonts w:ascii="Fb Fontext" w:hAnsi="Fb Fontext" w:hint="cs"/>
          <w:rtl/>
        </w:rPr>
        <w:t xml:space="preserve"> דאמה העבריה תוכיח </w:t>
      </w:r>
      <w:r w:rsidR="00E72147">
        <w:rPr>
          <w:rFonts w:ascii="Fb Fontext" w:hAnsi="Fb Fontext" w:hint="cs"/>
          <w:rtl/>
        </w:rPr>
        <w:t>ש</w:t>
      </w:r>
      <w:r w:rsidRPr="00224C4C">
        <w:rPr>
          <w:rFonts w:ascii="Fb Fontext" w:hAnsi="Fb Fontext" w:hint="cs"/>
          <w:rtl/>
        </w:rPr>
        <w:t>נקנית בכסף ולא בביאה</w:t>
      </w:r>
      <w:r w:rsidR="00E72147">
        <w:rPr>
          <w:rFonts w:ascii="Fb Fontext" w:hAnsi="Fb Fontext" w:hint="cs"/>
          <w:rtl/>
        </w:rPr>
        <w:t>,</w:t>
      </w:r>
    </w:p>
    <w:p w14:paraId="24A8A116" w14:textId="77777777" w:rsidR="00A85AC8" w:rsidRPr="00E600D8" w:rsidRDefault="00FC7AFC" w:rsidP="004E52F7">
      <w:pPr>
        <w:pStyle w:val="38"/>
        <w:framePr w:wrap="notBeside"/>
        <w:rPr>
          <w:rtl/>
        </w:rPr>
      </w:pPr>
      <w:r w:rsidRPr="00E600D8">
        <w:rPr>
          <w:rFonts w:hint="cs"/>
          <w:rtl/>
        </w:rPr>
        <w:t xml:space="preserve">- </w:t>
      </w:r>
      <w:r w:rsidR="006E0774" w:rsidRPr="00E600D8">
        <w:rPr>
          <w:rFonts w:hint="cs"/>
          <w:rtl/>
        </w:rPr>
        <w:t>דהא</w:t>
      </w:r>
      <w:r w:rsidR="00A85AC8" w:rsidRPr="00E600D8">
        <w:rPr>
          <w:rtl/>
        </w:rPr>
        <w:t>:</w:t>
      </w:r>
    </w:p>
    <w:p w14:paraId="75038D30" w14:textId="3B5AC79D" w:rsidR="006E0774" w:rsidRPr="00131640" w:rsidRDefault="006E0774" w:rsidP="006E0774">
      <w:pPr>
        <w:rPr>
          <w:rtl/>
        </w:rPr>
      </w:pPr>
      <w:r w:rsidRPr="00224C4C">
        <w:rPr>
          <w:rFonts w:ascii="Fb Fontext" w:hAnsi="Fb Fontext" w:hint="cs"/>
          <w:rtl/>
        </w:rPr>
        <w:t xml:space="preserve">מה </w:t>
      </w:r>
      <w:r w:rsidRPr="00224C4C">
        <w:rPr>
          <w:rFonts w:ascii="Fb Fontext" w:hAnsi="Fb Fontext"/>
          <w:rtl/>
        </w:rPr>
        <w:t xml:space="preserve">לאמה העבריה שאין קנינה לשום אישות, </w:t>
      </w:r>
      <w:r w:rsidRPr="004E52F7">
        <w:rPr>
          <w:rStyle w:val="afffff3"/>
          <w:rtl/>
        </w:rPr>
        <w:t>ת"ל:</w:t>
      </w:r>
      <w:r w:rsidRPr="00224C4C">
        <w:rPr>
          <w:rStyle w:val="affffa"/>
          <w:rtl/>
        </w:rPr>
        <w:t xml:space="preserve"> </w:t>
      </w:r>
      <w:r w:rsidRPr="00224C4C">
        <w:rPr>
          <w:rStyle w:val="affffa"/>
          <w:rFonts w:hint="cs"/>
          <w:rtl/>
        </w:rPr>
        <w:t>'</w:t>
      </w:r>
      <w:r w:rsidRPr="00224C4C">
        <w:rPr>
          <w:rStyle w:val="affffa"/>
          <w:rtl/>
        </w:rPr>
        <w:t>ובעלה</w:t>
      </w:r>
      <w:r w:rsidRPr="00224C4C">
        <w:rPr>
          <w:rStyle w:val="affffa"/>
          <w:rFonts w:hint="cs"/>
          <w:rtl/>
        </w:rPr>
        <w:t>'</w:t>
      </w:r>
      <w:r w:rsidRPr="00224C4C">
        <w:rPr>
          <w:rStyle w:val="affffa"/>
          <w:rtl/>
        </w:rPr>
        <w:t>.</w:t>
      </w:r>
    </w:p>
    <w:p w14:paraId="1CB97B50" w14:textId="0AA924C7" w:rsidR="00A85AC8" w:rsidRPr="00E600D8" w:rsidRDefault="006E0774" w:rsidP="00E72147">
      <w:pPr>
        <w:pStyle w:val="38"/>
        <w:framePr w:wrap="notBeside"/>
        <w:rPr>
          <w:rtl/>
        </w:rPr>
      </w:pPr>
      <w:r w:rsidRPr="00E600D8">
        <w:rPr>
          <w:rFonts w:hint="cs"/>
          <w:rtl/>
        </w:rPr>
        <w:t>ו</w:t>
      </w:r>
      <w:r w:rsidR="005D6307" w:rsidRPr="00E600D8">
        <w:rPr>
          <w:rFonts w:hint="cs"/>
          <w:rtl/>
        </w:rPr>
        <w:t>בעי' לקרא</w:t>
      </w:r>
      <w:r w:rsidR="00A85AC8" w:rsidRPr="00E600D8">
        <w:rPr>
          <w:rFonts w:hint="cs"/>
          <w:rtl/>
        </w:rPr>
        <w:t>:</w:t>
      </w:r>
    </w:p>
    <w:p w14:paraId="244C561D" w14:textId="227279DB" w:rsidR="006E0774" w:rsidRPr="00131640" w:rsidRDefault="006E0774" w:rsidP="006E0774">
      <w:pPr>
        <w:rPr>
          <w:rtl/>
        </w:rPr>
      </w:pPr>
      <w:r w:rsidRPr="00224C4C">
        <w:rPr>
          <w:rFonts w:ascii="Fb Fontext" w:hAnsi="Fb Fontext" w:hint="cs"/>
          <w:rtl/>
        </w:rPr>
        <w:t>דלא ליפרוך דמה ליבמה שכן זקוקה ועומדת ת</w:t>
      </w:r>
      <w:r w:rsidRPr="00224C4C">
        <w:rPr>
          <w:rFonts w:ascii="Fb Fontext" w:hAnsi="Fb Fontext"/>
          <w:rtl/>
        </w:rPr>
        <w:t>"</w:t>
      </w:r>
      <w:r w:rsidRPr="00224C4C">
        <w:rPr>
          <w:rFonts w:ascii="Fb Fontext" w:hAnsi="Fb Fontext" w:hint="cs"/>
          <w:rtl/>
        </w:rPr>
        <w:t>ל</w:t>
      </w:r>
      <w:r w:rsidRPr="00224C4C">
        <w:rPr>
          <w:rStyle w:val="affffa"/>
          <w:rFonts w:hint="cs"/>
          <w:rtl/>
        </w:rPr>
        <w:t xml:space="preserve"> </w:t>
      </w:r>
      <w:r w:rsidRPr="00224C4C">
        <w:rPr>
          <w:rStyle w:val="affffa"/>
          <w:rtl/>
        </w:rPr>
        <w:t>'</w:t>
      </w:r>
      <w:r w:rsidRPr="00224C4C">
        <w:rPr>
          <w:rStyle w:val="affffa"/>
          <w:rFonts w:hint="cs"/>
          <w:rtl/>
        </w:rPr>
        <w:t>ובעלה'</w:t>
      </w:r>
    </w:p>
    <w:p w14:paraId="7B684F6F" w14:textId="2FBBD5DC" w:rsidR="00E446EF" w:rsidRPr="00131640" w:rsidRDefault="006E0774" w:rsidP="00403826">
      <w:pPr>
        <w:pStyle w:val="affb"/>
        <w:rPr>
          <w:del w:id="90008" w:author="מנוע עיצוב" w:date="2026-10-08T11:01:28Z"/>
        </w:rPr>
      </w:pPr>
      <w:del w:id="90007" w:author="מנוע עיצוב" w:date="2026-10-08T11:01:28Z">
        <w:r w:rsidRPr="00224C4C">
          <w:rPr>
            <w:rFonts w:hint="cs"/>
            <w:rtl/>
          </w:rPr>
          <w:delText xml:space="preserve">׹</w:delText>
        </w:r>
      </w:del>
    </w:p>
    <w:p w14:paraId="7D90E577" w14:textId="77777777" w:rsidR="006E0774" w:rsidRPr="00131640" w:rsidRDefault="006E0774" w:rsidP="0010529F">
      <w:pPr>
        <w:pStyle w:val="afff0"/>
        <w:framePr w:wrap="around"/>
        <w:rPr>
          <w:rtl/>
        </w:rPr>
      </w:pPr>
      <w:r w:rsidRPr="00224C4C">
        <w:rPr>
          <w:rFonts w:hint="cs"/>
          <w:rtl/>
        </w:rPr>
        <w:t>ה.</w:t>
      </w:r>
    </w:p>
    <w:p w14:paraId="3AC00323" w14:textId="77777777" w:rsidR="006E0774" w:rsidRPr="00131640" w:rsidRDefault="006E0774" w:rsidP="00421BBF">
      <w:pPr>
        <w:pStyle w:val="afffd"/>
        <w:rPr>
          <w:rtl/>
        </w:rPr>
      </w:pPr>
      <w:ins w:id="9803" w:author="מספור קטעי משנה" w:date="2026-10-06T06:45:32Z">
        <w:r>
          <w:rPr>
            <w:rStyle w:val="MisparKeta"/>
          </w:rPr>
          <w:t xml:space="preserve">א. </w:t>
        </w:r>
      </w:ins>
      <w:r w:rsidRPr="00013753">
        <w:rPr>
          <w:rFonts w:hint="cs"/>
          <w:rtl/>
        </w:rPr>
        <w:t>ו</w:t>
      </w:r>
      <w:r w:rsidRPr="00013753">
        <w:rPr>
          <w:rtl/>
        </w:rPr>
        <w:t>בשטר</w:t>
      </w:r>
    </w:p>
    <w:p w14:paraId="4228DC52" w14:textId="77777777" w:rsidR="00A85AC8" w:rsidRPr="00E600D8" w:rsidRDefault="00D3616F" w:rsidP="00D3616F">
      <w:pPr>
        <w:pStyle w:val="38"/>
        <w:framePr w:wrap="notBeside"/>
        <w:rPr>
          <w:rtl/>
        </w:rPr>
      </w:pPr>
      <w:r w:rsidRPr="00E600D8">
        <w:rPr>
          <w:rFonts w:hint="cs"/>
          <w:rtl/>
        </w:rPr>
        <w:t>אין ללמוד ק''ו</w:t>
      </w:r>
      <w:r w:rsidR="00A85AC8" w:rsidRPr="00E600D8">
        <w:rPr>
          <w:rtl/>
        </w:rPr>
        <w:t>:</w:t>
      </w:r>
    </w:p>
    <w:p w14:paraId="734527C2" w14:textId="069FF93A" w:rsidR="006E0774" w:rsidRPr="005372D3" w:rsidRDefault="006E0774" w:rsidP="006E0774">
      <w:pPr>
        <w:rPr>
          <w:spacing w:val="0"/>
          <w:rtl/>
        </w:rPr>
      </w:pPr>
      <w:r w:rsidRPr="005372D3">
        <w:rPr>
          <w:rFonts w:ascii="Fb Fontext" w:hAnsi="Fb Fontext" w:hint="cs"/>
          <w:spacing w:val="0"/>
          <w:rtl/>
        </w:rPr>
        <w:t xml:space="preserve">מכסף </w:t>
      </w:r>
      <w:r w:rsidR="002731D9" w:rsidRPr="005372D3">
        <w:rPr>
          <w:rFonts w:ascii="Fb Fontext" w:hAnsi="Fb Fontext"/>
          <w:spacing w:val="0"/>
          <w:rtl/>
        </w:rPr>
        <w:t>–</w:t>
      </w:r>
      <w:r w:rsidR="002731D9" w:rsidRPr="005372D3">
        <w:rPr>
          <w:rFonts w:ascii="Fb Fontext" w:hAnsi="Fb Fontext" w:hint="cs"/>
          <w:spacing w:val="0"/>
          <w:rtl/>
        </w:rPr>
        <w:t xml:space="preserve"> שכן </w:t>
      </w:r>
      <w:r w:rsidRPr="005372D3">
        <w:rPr>
          <w:rFonts w:ascii="Fb Fontext" w:hAnsi="Fb Fontext" w:hint="cs"/>
          <w:spacing w:val="0"/>
          <w:rtl/>
        </w:rPr>
        <w:t>פודין בו הקדש ומעש</w:t>
      </w:r>
      <w:r w:rsidRPr="005372D3">
        <w:rPr>
          <w:rFonts w:ascii="Fb Fontext" w:hAnsi="Fb Fontext"/>
          <w:spacing w:val="0"/>
          <w:rtl/>
        </w:rPr>
        <w:t>"</w:t>
      </w:r>
      <w:r w:rsidRPr="005372D3">
        <w:rPr>
          <w:rFonts w:ascii="Fb Fontext" w:hAnsi="Fb Fontext" w:hint="cs"/>
          <w:spacing w:val="0"/>
          <w:rtl/>
        </w:rPr>
        <w:t>ש משא</w:t>
      </w:r>
      <w:r w:rsidRPr="005372D3">
        <w:rPr>
          <w:rFonts w:ascii="Fb Fontext" w:hAnsi="Fb Fontext"/>
          <w:spacing w:val="0"/>
          <w:rtl/>
        </w:rPr>
        <w:t>"</w:t>
      </w:r>
      <w:r w:rsidRPr="005372D3">
        <w:rPr>
          <w:rFonts w:ascii="Fb Fontext" w:hAnsi="Fb Fontext" w:hint="cs"/>
          <w:spacing w:val="0"/>
          <w:rtl/>
        </w:rPr>
        <w:t>כ בשטר ד'</w:t>
      </w:r>
      <w:r w:rsidRPr="005372D3">
        <w:rPr>
          <w:rStyle w:val="affffa"/>
          <w:rFonts w:hint="cs"/>
          <w:spacing w:val="0"/>
          <w:rtl/>
        </w:rPr>
        <w:t>ונתן הכסף</w:t>
      </w:r>
      <w:r w:rsidRPr="005372D3">
        <w:rPr>
          <w:rStyle w:val="affffa"/>
          <w:spacing w:val="0"/>
          <w:rtl/>
        </w:rPr>
        <w:t>'</w:t>
      </w:r>
      <w:r w:rsidRPr="005372D3">
        <w:rPr>
          <w:rFonts w:ascii="Fb Fontext" w:hAnsi="Fb Fontext" w:hint="cs"/>
          <w:spacing w:val="0"/>
          <w:rtl/>
        </w:rPr>
        <w:t>,</w:t>
      </w:r>
    </w:p>
    <w:p w14:paraId="1FF45EBA" w14:textId="6684CC2A" w:rsidR="00A85AC8" w:rsidRPr="00E600D8" w:rsidRDefault="00996B94" w:rsidP="00FE5B40">
      <w:pPr>
        <w:pStyle w:val="38"/>
        <w:framePr w:wrap="notBeside"/>
        <w:rPr>
          <w:rtl/>
        </w:rPr>
      </w:pPr>
      <w:r w:rsidRPr="00E600D8">
        <w:rPr>
          <w:rFonts w:hint="cs"/>
          <w:rtl/>
        </w:rPr>
        <w:t>ולא מ</w:t>
      </w:r>
      <w:r w:rsidR="00A85AC8" w:rsidRPr="00E600D8">
        <w:rPr>
          <w:rFonts w:hint="cs"/>
          <w:rtl/>
        </w:rPr>
        <w:t>:</w:t>
      </w:r>
    </w:p>
    <w:p w14:paraId="3F1339B5" w14:textId="2911261B" w:rsidR="006E0774" w:rsidRPr="00C834D7" w:rsidRDefault="006E0774" w:rsidP="00C834D7">
      <w:pPr>
        <w:rPr>
          <w:rFonts w:ascii="Fb Fontext" w:hAnsi="Fb Fontext"/>
          <w:spacing w:val="0"/>
          <w:rtl/>
        </w:rPr>
      </w:pPr>
      <w:r w:rsidRPr="00C834D7">
        <w:rPr>
          <w:rStyle w:val="affffa"/>
          <w:rFonts w:hint="cs"/>
          <w:spacing w:val="0"/>
          <w:rtl/>
        </w:rPr>
        <w:t xml:space="preserve">'ויצאה והיתה' </w:t>
      </w:r>
      <w:r w:rsidRPr="00C834D7">
        <w:rPr>
          <w:rFonts w:ascii="Fb Fontext" w:hAnsi="Fb Fontext" w:hint="cs"/>
          <w:spacing w:val="0"/>
          <w:rtl/>
        </w:rPr>
        <w:t>מקיש הוויה ליציאה דבשטר ומילי</w:t>
      </w:r>
      <w:r w:rsidR="00C834D7">
        <w:rPr>
          <w:rFonts w:ascii="Fb Fontext" w:hAnsi="Fb Fontext" w:hint="cs"/>
          <w:spacing w:val="0"/>
          <w:rtl/>
        </w:rPr>
        <w:t>-</w:t>
      </w:r>
      <w:r w:rsidR="00C834D7" w:rsidRPr="00C834D7">
        <w:rPr>
          <w:rFonts w:ascii="Fb Fontext" w:hAnsi="Fb Fontext" w:hint="cs"/>
          <w:spacing w:val="0"/>
          <w:rtl/>
        </w:rPr>
        <w:t xml:space="preserve"> שכל שטר לחוד</w:t>
      </w:r>
    </w:p>
    <w:p w14:paraId="65FBB5C7" w14:textId="77777777" w:rsidR="00A85AC8" w:rsidRPr="00E600D8" w:rsidRDefault="006E0774" w:rsidP="00996B94">
      <w:pPr>
        <w:pStyle w:val="38"/>
        <w:framePr w:wrap="notBeside"/>
        <w:rPr>
          <w:rtl/>
        </w:rPr>
      </w:pPr>
      <w:r w:rsidRPr="00E600D8">
        <w:rPr>
          <w:rFonts w:hint="cs"/>
          <w:rtl/>
        </w:rPr>
        <w:t>ולא מקיש</w:t>
      </w:r>
      <w:r w:rsidR="00A85AC8" w:rsidRPr="00E600D8">
        <w:rPr>
          <w:rtl/>
        </w:rPr>
        <w:t>:</w:t>
      </w:r>
    </w:p>
    <w:p w14:paraId="60EF90CB" w14:textId="2F8A4166" w:rsidR="009469D7" w:rsidRDefault="006E0774" w:rsidP="006E0774">
      <w:pPr>
        <w:rPr>
          <w:rFonts w:ascii="Fb Fontext" w:hAnsi="Fb Fontext"/>
          <w:rtl/>
        </w:rPr>
      </w:pPr>
      <w:r w:rsidRPr="00224C4C">
        <w:rPr>
          <w:rFonts w:ascii="Fb Fontext" w:hAnsi="Fb Fontext" w:hint="cs"/>
          <w:rtl/>
        </w:rPr>
        <w:t>יציאה להוויה דבכסף דיאמרו דסניגור יעשה קטיגור</w:t>
      </w:r>
    </w:p>
    <w:p w14:paraId="155F88D8" w14:textId="4AD66050" w:rsidR="00A85AC8" w:rsidRPr="00E600D8" w:rsidRDefault="00E600D8" w:rsidP="00B31BF9">
      <w:pPr>
        <w:pStyle w:val="38"/>
        <w:framePr w:wrap="notBeside"/>
        <w:rPr>
          <w:rtl/>
        </w:rPr>
      </w:pPr>
      <w:r w:rsidRPr="00E600D8">
        <w:rPr>
          <w:rFonts w:hint="cs"/>
          <w:rtl/>
        </w:rPr>
        <w:t>-</w:t>
      </w:r>
    </w:p>
    <w:p w14:paraId="5F99B4E3" w14:textId="2A8397B3" w:rsidR="006E0774" w:rsidRPr="00131640" w:rsidRDefault="006E0774" w:rsidP="00B31BF9">
      <w:pPr>
        <w:spacing w:after="120"/>
        <w:rPr>
          <w:rtl/>
        </w:rPr>
      </w:pPr>
      <w:r w:rsidRPr="00224C4C">
        <w:rPr>
          <w:rFonts w:ascii="Fb Fontext" w:hAnsi="Fb Fontext" w:hint="cs"/>
          <w:rtl/>
        </w:rPr>
        <w:t>דטבעא מיהא חד הוא</w:t>
      </w:r>
    </w:p>
    <w:p w14:paraId="13E77CD1" w14:textId="77777777" w:rsidR="00A85AC8" w:rsidRPr="00E600D8" w:rsidRDefault="006E0774" w:rsidP="00E248AE">
      <w:pPr>
        <w:pStyle w:val="38"/>
        <w:framePr w:wrap="notBeside"/>
        <w:rPr>
          <w:rtl/>
        </w:rPr>
      </w:pPr>
      <w:r w:rsidRPr="00E600D8">
        <w:rPr>
          <w:rFonts w:hint="cs"/>
          <w:rtl/>
        </w:rPr>
        <w:t>א. רבא</w:t>
      </w:r>
      <w:r w:rsidR="00A85AC8" w:rsidRPr="00E600D8">
        <w:rPr>
          <w:rtl/>
        </w:rPr>
        <w:t>:</w:t>
      </w:r>
    </w:p>
    <w:p w14:paraId="26BD4407" w14:textId="720A6592" w:rsidR="006E0774" w:rsidRPr="00131640" w:rsidRDefault="006E0774" w:rsidP="006E0774">
      <w:pPr>
        <w:rPr>
          <w:rtl/>
        </w:rPr>
      </w:pPr>
      <w:r w:rsidRPr="00224C4C">
        <w:rPr>
          <w:rStyle w:val="affffa"/>
          <w:rFonts w:hint="cs"/>
          <w:rtl/>
        </w:rPr>
        <w:t>'</w:t>
      </w:r>
      <w:r w:rsidRPr="00224C4C">
        <w:rPr>
          <w:rStyle w:val="affffa"/>
          <w:rtl/>
        </w:rPr>
        <w:t>וכתב לה</w:t>
      </w:r>
      <w:r w:rsidRPr="00224C4C">
        <w:rPr>
          <w:rStyle w:val="affffa"/>
          <w:rFonts w:hint="cs"/>
          <w:rtl/>
        </w:rPr>
        <w:t>'</w:t>
      </w:r>
      <w:r w:rsidRPr="00224C4C">
        <w:rPr>
          <w:rStyle w:val="affffa"/>
          <w:rtl/>
        </w:rPr>
        <w:t>,</w:t>
      </w:r>
      <w:r w:rsidRPr="00224C4C">
        <w:rPr>
          <w:rFonts w:ascii="Fb Fontext" w:hAnsi="Fb Fontext"/>
          <w:rtl/>
        </w:rPr>
        <w:t xml:space="preserve"> בכתיבה מתגרשת, </w:t>
      </w:r>
      <w:r w:rsidR="00E248AE">
        <w:rPr>
          <w:rFonts w:ascii="Fb Fontext" w:hAnsi="Fb Fontext" w:hint="cs"/>
          <w:rtl/>
        </w:rPr>
        <w:t xml:space="preserve">ולא </w:t>
      </w:r>
      <w:r w:rsidRPr="00224C4C">
        <w:rPr>
          <w:rFonts w:ascii="Fb Fontext" w:hAnsi="Fb Fontext"/>
          <w:rtl/>
        </w:rPr>
        <w:t>בכסף.</w:t>
      </w:r>
    </w:p>
    <w:p w14:paraId="5E9559FC" w14:textId="59726AEC" w:rsidR="00A85AC8" w:rsidRPr="00E600D8" w:rsidRDefault="006E0774" w:rsidP="00E248AE">
      <w:pPr>
        <w:pStyle w:val="38"/>
        <w:framePr w:wrap="notBeside"/>
        <w:rPr>
          <w:rtl/>
        </w:rPr>
      </w:pPr>
      <w:r w:rsidRPr="00E600D8">
        <w:rPr>
          <w:rFonts w:hint="cs"/>
          <w:rtl/>
        </w:rPr>
        <w:t>ב</w:t>
      </w:r>
      <w:r w:rsidR="00A85AC8" w:rsidRPr="00E600D8">
        <w:rPr>
          <w:rFonts w:hint="cs"/>
          <w:rtl/>
        </w:rPr>
        <w:t>.</w:t>
      </w:r>
    </w:p>
    <w:p w14:paraId="0FAE37DC" w14:textId="77777777" w:rsidR="00C834D7" w:rsidRDefault="006E0774" w:rsidP="006E0774">
      <w:pPr>
        <w:rPr>
          <w:rFonts w:ascii="Fb Fontext" w:hAnsi="Fb Fontext"/>
          <w:rtl/>
        </w:rPr>
      </w:pPr>
      <w:r w:rsidRPr="00224C4C">
        <w:rPr>
          <w:rFonts w:ascii="Fb Fontext" w:hAnsi="Fb Fontext" w:hint="cs"/>
          <w:rtl/>
        </w:rPr>
        <w:t xml:space="preserve">ולא ממעטי' דאינה מתקדשת בכתיבה </w:t>
      </w:r>
      <w:r w:rsidRPr="00224C4C">
        <w:rPr>
          <w:rStyle w:val="affffa"/>
          <w:rFonts w:hint="cs"/>
          <w:rtl/>
        </w:rPr>
        <w:t xml:space="preserve">ד'ויצאה והיתה' </w:t>
      </w:r>
    </w:p>
    <w:p w14:paraId="45E79909" w14:textId="2FCE12A6" w:rsidR="006E0774" w:rsidRPr="00131640" w:rsidRDefault="00C834D7" w:rsidP="006E0774">
      <w:pPr>
        <w:rPr>
          <w:rtl/>
        </w:rPr>
      </w:pPr>
      <w:r>
        <w:rPr>
          <w:rFonts w:ascii="Fb Fontext" w:hAnsi="Fb Fontext" w:hint="cs"/>
          <w:rtl/>
        </w:rPr>
        <w:t>ו</w:t>
      </w:r>
      <w:r w:rsidR="00836BD3">
        <w:rPr>
          <w:rFonts w:ascii="Fb Fontext" w:hAnsi="Fb Fontext" w:hint="cs"/>
          <w:rtl/>
        </w:rPr>
        <w:t>מסתבר</w:t>
      </w:r>
      <w:r w:rsidR="006E0774" w:rsidRPr="00224C4C">
        <w:rPr>
          <w:rFonts w:ascii="Fb Fontext" w:hAnsi="Fb Fontext" w:hint="cs"/>
          <w:rtl/>
        </w:rPr>
        <w:t xml:space="preserve"> קאי בגירושין ממעט גירושין ולא קידושין</w:t>
      </w:r>
    </w:p>
    <w:p w14:paraId="42E7003C" w14:textId="08D6D9FC" w:rsidR="00A85AC8" w:rsidRPr="00E600D8" w:rsidRDefault="004969F1" w:rsidP="00264BE3">
      <w:pPr>
        <w:pStyle w:val="38"/>
        <w:framePr w:wrap="notBeside"/>
        <w:rPr>
          <w:rtl/>
        </w:rPr>
      </w:pPr>
      <w:r w:rsidRPr="00E600D8">
        <w:rPr>
          <w:rtl/>
        </w:rPr>
        <w:t>◄</w:t>
      </w:r>
      <w:r w:rsidRPr="00E600D8">
        <w:rPr>
          <w:rFonts w:hint="cs"/>
          <w:rtl/>
        </w:rPr>
        <w:t xml:space="preserve"> </w:t>
      </w:r>
      <w:r w:rsidR="006E0774" w:rsidRPr="00E600D8">
        <w:rPr>
          <w:rFonts w:hint="cs"/>
          <w:rtl/>
        </w:rPr>
        <w:t>ולריה</w:t>
      </w:r>
      <w:r w:rsidR="006E0774" w:rsidRPr="00E600D8">
        <w:rPr>
          <w:rtl/>
        </w:rPr>
        <w:t>"</w:t>
      </w:r>
      <w:r w:rsidR="006E0774" w:rsidRPr="00E600D8">
        <w:rPr>
          <w:rFonts w:hint="cs"/>
          <w:rtl/>
        </w:rPr>
        <w:t>ג</w:t>
      </w:r>
      <w:r w:rsidR="00E600D8" w:rsidRPr="00E600D8">
        <w:rPr>
          <w:rFonts w:hint="cs"/>
          <w:rtl/>
        </w:rPr>
        <w:t>:</w:t>
      </w:r>
    </w:p>
    <w:p w14:paraId="60E6B599" w14:textId="1EA1DEA4" w:rsidR="006E0774" w:rsidRPr="00131640" w:rsidRDefault="006E0774" w:rsidP="006E0774">
      <w:pPr>
        <w:rPr>
          <w:rtl/>
        </w:rPr>
      </w:pPr>
      <w:r w:rsidRPr="00224C4C">
        <w:rPr>
          <w:rFonts w:ascii="Fb Fontext" w:hAnsi="Fb Fontext" w:hint="cs"/>
          <w:sz w:val="32"/>
          <w:rtl/>
        </w:rPr>
        <w:t xml:space="preserve">שאינה מתגרשת בכסף </w:t>
      </w:r>
      <w:r w:rsidRPr="004969F1">
        <w:rPr>
          <w:rStyle w:val="affffa"/>
          <w:rFonts w:hint="cs"/>
          <w:rtl/>
        </w:rPr>
        <w:t>מספר כריתות</w:t>
      </w:r>
      <w:r w:rsidRPr="00224C4C">
        <w:rPr>
          <w:rFonts w:ascii="Fb Fontext" w:hAnsi="Fb Fontext" w:hint="cs"/>
          <w:sz w:val="32"/>
          <w:rtl/>
        </w:rPr>
        <w:t xml:space="preserve"> כורתה ולא דבר אחר</w:t>
      </w:r>
    </w:p>
    <w:p w14:paraId="41D3D797" w14:textId="7DB1CD2D" w:rsidR="00A85AC8" w:rsidRPr="00E600D8" w:rsidRDefault="006E0774" w:rsidP="00264BE3">
      <w:pPr>
        <w:pStyle w:val="38"/>
        <w:framePr w:wrap="notBeside"/>
        <w:rPr>
          <w:rtl/>
        </w:rPr>
      </w:pPr>
      <w:r w:rsidRPr="00E600D8">
        <w:rPr>
          <w:rFonts w:hint="cs"/>
          <w:rtl/>
        </w:rPr>
        <w:t>ולרבנן</w:t>
      </w:r>
      <w:r w:rsidR="00A85AC8" w:rsidRPr="00E600D8">
        <w:rPr>
          <w:rFonts w:hint="cs"/>
          <w:rtl/>
        </w:rPr>
        <w:t>:</w:t>
      </w:r>
    </w:p>
    <w:p w14:paraId="21808FCB" w14:textId="64BD00C8" w:rsidR="009469D7" w:rsidRDefault="006E0774" w:rsidP="001075FF">
      <w:pPr>
        <w:rPr>
          <w:rFonts w:ascii="Fb Fontext" w:hAnsi="Fb Fontext"/>
          <w:sz w:val="32"/>
          <w:rtl/>
        </w:rPr>
      </w:pPr>
      <w:r w:rsidRPr="00224C4C">
        <w:rPr>
          <w:rStyle w:val="affffa"/>
          <w:rFonts w:hint="cs"/>
          <w:rtl/>
        </w:rPr>
        <w:t xml:space="preserve">'כריתות' </w:t>
      </w:r>
      <w:r w:rsidRPr="00224C4C">
        <w:rPr>
          <w:rFonts w:ascii="Fb Fontext" w:hAnsi="Fb Fontext" w:hint="cs"/>
          <w:rtl/>
        </w:rPr>
        <w:t>מיבעי לדבר הכורת בינו לבינה</w:t>
      </w:r>
      <w:r w:rsidR="001075FF">
        <w:rPr>
          <w:rFonts w:ascii="Fb Fontext" w:hAnsi="Fb Fontext" w:hint="cs"/>
          <w:rtl/>
        </w:rPr>
        <w:t xml:space="preserve">- </w:t>
      </w:r>
      <w:r>
        <w:rPr>
          <w:rStyle w:val="afffff3"/>
          <w:rFonts w:ascii="Fb Fontext" w:hAnsi="Fb Fontext" w:hint="cs"/>
          <w:sz w:val="32"/>
          <w:rtl/>
          <w:rPrChange w:id="9004" w:author="מנוע אמוראים" w:date="2026-10-05T16:42:07Z">
            <w:rPr>
              <w:rFonts w:ascii="Fb Fontext" w:hAnsi="Fb Fontext" w:hint="cs"/>
              <w:sz w:val="32"/>
              <w:rtl/>
            </w:rPr>
          </w:rPrChange>
        </w:rPr>
        <w:t xml:space="preserve">דהר</w:t>
      </w:r>
      <w:r>
        <w:rPr>
          <w:rStyle w:val="afffff3"/>
          <w:rFonts w:ascii="Fb Fontext" w:hAnsi="Fb Fontext"/>
          <w:sz w:val="32"/>
          <w:rtl/>
          <w:rPrChange w:id="9005" w:author="מנוע אמוראים" w:date="2026-10-05T16:42:07Z">
            <w:rPr>
              <w:rFonts w:ascii="Fb Fontext" w:hAnsi="Fb Fontext"/>
              <w:sz w:val="32"/>
              <w:rtl/>
            </w:rPr>
          </w:rPrChange>
        </w:rPr>
        <w:t xml:space="preserve">"</w:t>
      </w:r>
      <w:r>
        <w:rPr>
          <w:rStyle w:val="afffff3"/>
          <w:rFonts w:ascii="Fb Fontext" w:hAnsi="Fb Fontext" w:hint="cs"/>
          <w:sz w:val="32"/>
          <w:rtl/>
          <w:rPrChange w:id="9006" w:author="מנוע אמוראים" w:date="2026-10-05T16:42:07Z">
            <w:rPr>
              <w:rFonts w:ascii="Fb Fontext" w:hAnsi="Fb Fontext" w:hint="cs"/>
              <w:sz w:val="32"/>
              <w:rtl/>
            </w:rPr>
          </w:rPrChange>
        </w:rPr>
        <w:t xml:space="preserve">ז</w:t>
      </w:r>
      <w:r>
        <w:rPr>
          <w:rFonts w:ascii="Fb Fontext" w:hAnsi="Fb Fontext" w:hint="cs"/>
          <w:sz w:val="32"/>
          <w:rtl/>
        </w:rPr>
        <w:t xml:space="preserve"> </w:t>
      </w:r>
      <w:r w:rsidRPr="00224C4C">
        <w:rPr>
          <w:rFonts w:ascii="Fb Fontext" w:hAnsi="Fb Fontext"/>
          <w:sz w:val="32"/>
          <w:rtl/>
        </w:rPr>
        <w:t>גיטיך ע"מ שלא תשתי יין, ע"</w:t>
      </w:r>
      <w:r w:rsidRPr="00224C4C">
        <w:rPr>
          <w:rFonts w:ascii="Fb Fontext" w:hAnsi="Fb Fontext" w:hint="cs"/>
          <w:sz w:val="32"/>
          <w:rtl/>
        </w:rPr>
        <w:t>מ</w:t>
      </w:r>
      <w:r w:rsidRPr="00224C4C">
        <w:rPr>
          <w:rFonts w:ascii="Fb Fontext" w:hAnsi="Fb Fontext"/>
          <w:sz w:val="32"/>
          <w:rtl/>
        </w:rPr>
        <w:t xml:space="preserve"> שלא תלכי לבית אביך </w:t>
      </w:r>
      <w:r w:rsidRPr="00210DF6">
        <w:rPr>
          <w:rFonts w:ascii="Fb Fontext" w:hAnsi="Fb Fontext" w:cs="BA TM • Vilna Extra-Bold"/>
          <w:sz w:val="32"/>
          <w:rtl/>
        </w:rPr>
        <w:t>לעולם</w:t>
      </w:r>
      <w:r w:rsidRPr="00224C4C">
        <w:rPr>
          <w:rFonts w:ascii="Fb Fontext" w:hAnsi="Fb Fontext"/>
          <w:sz w:val="32"/>
          <w:rtl/>
        </w:rPr>
        <w:t xml:space="preserve"> </w:t>
      </w:r>
      <w:r w:rsidRPr="00224C4C">
        <w:rPr>
          <w:rFonts w:ascii="Fb Fontext" w:hAnsi="Fb Fontext" w:hint="cs"/>
          <w:sz w:val="32"/>
          <w:rtl/>
        </w:rPr>
        <w:t>א</w:t>
      </w:r>
      <w:r w:rsidRPr="00224C4C">
        <w:rPr>
          <w:rFonts w:ascii="Fb Fontext" w:hAnsi="Fb Fontext"/>
          <w:sz w:val="32"/>
          <w:rtl/>
        </w:rPr>
        <w:t>"</w:t>
      </w:r>
      <w:r w:rsidRPr="00224C4C">
        <w:rPr>
          <w:rFonts w:ascii="Fb Fontext" w:hAnsi="Fb Fontext" w:hint="cs"/>
          <w:sz w:val="32"/>
          <w:rtl/>
        </w:rPr>
        <w:t>ז</w:t>
      </w:r>
      <w:r w:rsidRPr="00224C4C">
        <w:rPr>
          <w:rFonts w:ascii="Fb Fontext" w:hAnsi="Fb Fontext"/>
          <w:sz w:val="32"/>
          <w:rtl/>
        </w:rPr>
        <w:t xml:space="preserve"> כריתות,</w:t>
      </w:r>
    </w:p>
    <w:p w14:paraId="1777A211" w14:textId="35D402EA" w:rsidR="006E0774" w:rsidRPr="00131640" w:rsidRDefault="006E0774" w:rsidP="00AB2FA8">
      <w:pPr>
        <w:ind w:left="114" w:hanging="114"/>
        <w:rPr>
          <w:rtl/>
        </w:rPr>
      </w:pPr>
      <w:r w:rsidRPr="00210DF6">
        <w:rPr>
          <w:rFonts w:ascii="Fb Fontext" w:hAnsi="Fb Fontext" w:cs="BA TM • Vilna Extra-Bold"/>
          <w:sz w:val="32"/>
          <w:rtl/>
        </w:rPr>
        <w:t>כל שלשים יום</w:t>
      </w:r>
      <w:r w:rsidRPr="00224C4C">
        <w:rPr>
          <w:rFonts w:ascii="Fb Fontext" w:hAnsi="Fb Fontext"/>
          <w:sz w:val="32"/>
          <w:rtl/>
        </w:rPr>
        <w:t xml:space="preserve"> - הרי זה כריתות.</w:t>
      </w:r>
    </w:p>
    <w:p w14:paraId="52105658" w14:textId="4929DA50" w:rsidR="00A85AC8" w:rsidRPr="00E600D8" w:rsidRDefault="006E0774" w:rsidP="00AB2FA8">
      <w:pPr>
        <w:pStyle w:val="38"/>
        <w:framePr w:wrap="notBeside"/>
        <w:rPr>
          <w:rtl/>
        </w:rPr>
      </w:pPr>
      <w:r w:rsidRPr="00E600D8">
        <w:rPr>
          <w:rtl/>
        </w:rPr>
        <w:t>ו</w:t>
      </w:r>
      <w:r w:rsidRPr="00E600D8">
        <w:rPr>
          <w:rFonts w:hint="cs"/>
          <w:rtl/>
        </w:rPr>
        <w:t>לריה</w:t>
      </w:r>
      <w:r w:rsidRPr="00E600D8">
        <w:rPr>
          <w:rtl/>
        </w:rPr>
        <w:t>"</w:t>
      </w:r>
      <w:r w:rsidRPr="00E600D8">
        <w:rPr>
          <w:rFonts w:hint="cs"/>
          <w:rtl/>
        </w:rPr>
        <w:t>ג</w:t>
      </w:r>
      <w:r w:rsidR="00A85AC8" w:rsidRPr="00E600D8">
        <w:rPr>
          <w:rFonts w:hint="cs"/>
          <w:rtl/>
        </w:rPr>
        <w:t>:</w:t>
      </w:r>
    </w:p>
    <w:p w14:paraId="52553909" w14:textId="6EB5DDF1" w:rsidR="006E0774" w:rsidRPr="00131640" w:rsidRDefault="006E0774" w:rsidP="00BE2FFB">
      <w:pPr>
        <w:rPr>
          <w:rtl/>
        </w:rPr>
      </w:pPr>
      <w:r w:rsidRPr="00224C4C">
        <w:rPr>
          <w:rFonts w:ascii="Fb Fontext" w:hAnsi="Fb Fontext"/>
          <w:sz w:val="32"/>
          <w:rtl/>
        </w:rPr>
        <w:t>מכרת כריתות נפקא</w:t>
      </w:r>
      <w:r w:rsidR="00BE2FFB">
        <w:rPr>
          <w:rFonts w:ascii="Fb Fontext" w:hAnsi="Fb Fontext" w:hint="cs"/>
          <w:sz w:val="32"/>
          <w:rtl/>
        </w:rPr>
        <w:t>.</w:t>
      </w:r>
      <w:r w:rsidR="00BE2FFB">
        <w:rPr>
          <w:rFonts w:ascii="Fb Fontext" w:hAnsi="Fb Fontext"/>
          <w:sz w:val="32"/>
          <w:rtl/>
        </w:rPr>
        <w:tab/>
      </w:r>
      <w:r w:rsidR="00BE2FFB">
        <w:rPr>
          <w:rFonts w:ascii="Fb Fontext" w:hAnsi="Fb Fontext" w:hint="cs"/>
          <w:sz w:val="32"/>
          <w:rtl/>
        </w:rPr>
        <w:t xml:space="preserve">   </w:t>
      </w:r>
      <w:r w:rsidR="00BE2FFB">
        <w:rPr>
          <w:rFonts w:ascii="Fb Fontext" w:hAnsi="Fb Fontext" w:hint="cs"/>
          <w:rtl/>
        </w:rPr>
        <w:t xml:space="preserve"> </w:t>
      </w:r>
      <w:r w:rsidR="00BE2FFB">
        <w:rPr>
          <w:rStyle w:val="afffff3"/>
          <w:rtl/>
        </w:rPr>
        <w:tab/>
      </w:r>
      <w:r w:rsidR="00BE2FFB">
        <w:rPr>
          <w:rStyle w:val="afffff3"/>
          <w:rtl/>
        </w:rPr>
        <w:tab/>
      </w:r>
      <w:r w:rsidR="00BE2FFB">
        <w:rPr>
          <w:rStyle w:val="afffff3"/>
          <w:rtl/>
        </w:rPr>
        <w:tab/>
      </w:r>
      <w:r w:rsidRPr="00BE2FFB">
        <w:rPr>
          <w:rStyle w:val="afffff3"/>
          <w:rFonts w:hint="cs"/>
          <w:rtl/>
        </w:rPr>
        <w:t>ל</w:t>
      </w:r>
      <w:r w:rsidRPr="00BE2FFB">
        <w:rPr>
          <w:rStyle w:val="afffff3"/>
          <w:rtl/>
        </w:rPr>
        <w:t>רבנן</w:t>
      </w:r>
      <w:r w:rsidRPr="00BE2FFB">
        <w:rPr>
          <w:rStyle w:val="afffff3"/>
          <w:rFonts w:hint="cs"/>
          <w:rtl/>
        </w:rPr>
        <w:t>:</w:t>
      </w:r>
      <w:r w:rsidR="00BE2FFB">
        <w:rPr>
          <w:rStyle w:val="afffff3"/>
          <w:rFonts w:hint="cs"/>
          <w:rtl/>
        </w:rPr>
        <w:t xml:space="preserve"> </w:t>
      </w:r>
      <w:r w:rsidR="00BE2FFB">
        <w:rPr>
          <w:rFonts w:ascii="Fb Fontext" w:hAnsi="Fb Fontext" w:hint="cs"/>
          <w:rtl/>
        </w:rPr>
        <w:t xml:space="preserve"> </w:t>
      </w:r>
      <w:r w:rsidRPr="00224C4C">
        <w:rPr>
          <w:rFonts w:ascii="Fb Fontext" w:hAnsi="Fb Fontext"/>
          <w:rtl/>
        </w:rPr>
        <w:t>כרת כריתות לא משמע.</w:t>
      </w:r>
    </w:p>
    <w:p w14:paraId="5E179B87" w14:textId="77777777" w:rsidR="00A85AC8" w:rsidRPr="00E600D8" w:rsidRDefault="006E0774" w:rsidP="00AB2FA8">
      <w:pPr>
        <w:pStyle w:val="38"/>
        <w:framePr w:wrap="notBeside"/>
        <w:rPr>
          <w:rtl/>
        </w:rPr>
      </w:pPr>
      <w:r w:rsidRPr="00E600D8">
        <w:rPr>
          <w:rFonts w:hint="cs"/>
          <w:rtl/>
        </w:rPr>
        <w:lastRenderedPageBreak/>
        <w:t>וא</w:t>
      </w:r>
      <w:r w:rsidRPr="00E600D8">
        <w:rPr>
          <w:rtl/>
        </w:rPr>
        <w:t>"</w:t>
      </w:r>
      <w:r w:rsidRPr="00E600D8">
        <w:rPr>
          <w:rFonts w:hint="cs"/>
          <w:rtl/>
        </w:rPr>
        <w:t>א ללמוד</w:t>
      </w:r>
      <w:r w:rsidR="00A85AC8" w:rsidRPr="00E600D8">
        <w:rPr>
          <w:rtl/>
        </w:rPr>
        <w:t>:</w:t>
      </w:r>
    </w:p>
    <w:p w14:paraId="2A79ECD5" w14:textId="2B9068F7" w:rsidR="006E0774" w:rsidRPr="00131640" w:rsidRDefault="006E0774" w:rsidP="006E0774">
      <w:pPr>
        <w:rPr>
          <w:rtl/>
        </w:rPr>
      </w:pPr>
      <w:r w:rsidRPr="00224C4C">
        <w:rPr>
          <w:rFonts w:ascii="Fb Fontext" w:hAnsi="Fb Fontext" w:hint="cs"/>
          <w:rtl/>
        </w:rPr>
        <w:t>משניהם דביאה וכסף הנאתן מרובה, כסף ושטר קנינן מרובה, ביאה ושטר ישנן בע</w:t>
      </w:r>
      <w:r w:rsidRPr="00224C4C">
        <w:rPr>
          <w:rFonts w:ascii="Fb Fontext" w:hAnsi="Fb Fontext"/>
          <w:rtl/>
        </w:rPr>
        <w:t>"</w:t>
      </w:r>
      <w:r w:rsidRPr="00224C4C">
        <w:rPr>
          <w:rFonts w:ascii="Fb Fontext" w:hAnsi="Fb Fontext" w:hint="cs"/>
          <w:rtl/>
        </w:rPr>
        <w:t>כ,</w:t>
      </w:r>
    </w:p>
    <w:p w14:paraId="227F63B3" w14:textId="21161644" w:rsidR="006E0774" w:rsidRPr="00131640" w:rsidRDefault="006E0774" w:rsidP="00F87F96">
      <w:pPr>
        <w:ind w:left="114" w:hanging="114"/>
        <w:rPr>
          <w:rtl/>
        </w:rPr>
      </w:pPr>
      <w:r w:rsidRPr="00224C4C">
        <w:rPr>
          <w:rFonts w:ascii="Fb Fontext" w:hAnsi="Fb Fontext" w:hint="cs"/>
          <w:rtl/>
        </w:rPr>
        <w:t>משא</w:t>
      </w:r>
      <w:r w:rsidRPr="00224C4C">
        <w:rPr>
          <w:rFonts w:ascii="Fb Fontext" w:hAnsi="Fb Fontext"/>
          <w:rtl/>
        </w:rPr>
        <w:t>"</w:t>
      </w:r>
      <w:r w:rsidRPr="00224C4C">
        <w:rPr>
          <w:rFonts w:ascii="Fb Fontext" w:hAnsi="Fb Fontext" w:hint="cs"/>
          <w:rtl/>
        </w:rPr>
        <w:t>כ כסף א</w:t>
      </w:r>
      <w:r w:rsidR="00F87F96">
        <w:rPr>
          <w:rFonts w:ascii="Fb Fontext" w:hAnsi="Fb Fontext" w:hint="cs"/>
          <w:rtl/>
        </w:rPr>
        <w:t>ף</w:t>
      </w:r>
      <w:r w:rsidRPr="00224C4C">
        <w:rPr>
          <w:rFonts w:ascii="Fb Fontext" w:hAnsi="Fb Fontext" w:hint="cs"/>
          <w:rtl/>
        </w:rPr>
        <w:t xml:space="preserve"> </w:t>
      </w:r>
      <w:r w:rsidR="00F87F96">
        <w:rPr>
          <w:rFonts w:ascii="Fb Fontext" w:hAnsi="Fb Fontext" w:hint="cs"/>
          <w:rtl/>
        </w:rPr>
        <w:t>ששייך</w:t>
      </w:r>
      <w:r w:rsidRPr="00224C4C">
        <w:rPr>
          <w:rFonts w:ascii="Fb Fontext" w:hAnsi="Fb Fontext" w:hint="cs"/>
          <w:rtl/>
        </w:rPr>
        <w:t xml:space="preserve"> באמה העבריה</w:t>
      </w:r>
      <w:r w:rsidR="00F87F96">
        <w:rPr>
          <w:rFonts w:ascii="Fb Fontext" w:hAnsi="Fb Fontext" w:hint="cs"/>
          <w:rtl/>
        </w:rPr>
        <w:t>,</w:t>
      </w:r>
      <w:r w:rsidRPr="00224C4C">
        <w:rPr>
          <w:rFonts w:ascii="Fb Fontext" w:hAnsi="Fb Fontext" w:hint="cs"/>
          <w:rtl/>
        </w:rPr>
        <w:t xml:space="preserve"> </w:t>
      </w:r>
      <w:r w:rsidR="00F87F96">
        <w:rPr>
          <w:rFonts w:ascii="Fb Fontext" w:hAnsi="Fb Fontext" w:hint="cs"/>
          <w:rtl/>
        </w:rPr>
        <w:t>-</w:t>
      </w:r>
      <w:r w:rsidRPr="00224C4C">
        <w:rPr>
          <w:rFonts w:ascii="Fb Fontext" w:hAnsi="Fb Fontext" w:hint="cs"/>
          <w:rtl/>
        </w:rPr>
        <w:t xml:space="preserve"> באישות לא אשכח</w:t>
      </w:r>
      <w:r w:rsidR="00F87F96">
        <w:rPr>
          <w:rFonts w:ascii="Fb Fontext" w:hAnsi="Fb Fontext" w:hint="cs"/>
          <w:rtl/>
        </w:rPr>
        <w:t>.</w:t>
      </w:r>
    </w:p>
    <w:p w14:paraId="7ABAB879" w14:textId="1171760D" w:rsidR="00D653CB" w:rsidRPr="00131640" w:rsidRDefault="007309FA" w:rsidP="007309FA">
      <w:pPr>
        <w:pStyle w:val="affffb"/>
        <w:rPr>
          <w:rtl/>
        </w:rPr>
      </w:pPr>
      <w:r w:rsidRPr="007309FA">
        <w:rPr>
          <w:rFonts w:hint="cs"/>
          <w:rtl/>
        </w:rPr>
        <w:t>***</w:t>
      </w:r>
    </w:p>
    <w:p w14:paraId="56C060EC" w14:textId="77777777" w:rsidR="006E0774" w:rsidRPr="00131640" w:rsidRDefault="006E0774" w:rsidP="0096212F">
      <w:pPr>
        <w:pStyle w:val="afff0"/>
        <w:framePr w:wrap="around"/>
        <w:rPr>
          <w:rtl/>
        </w:rPr>
      </w:pPr>
      <w:r w:rsidRPr="00224C4C">
        <w:rPr>
          <w:rFonts w:hint="cs"/>
          <w:rtl/>
        </w:rPr>
        <w:t>ה:</w:t>
      </w:r>
    </w:p>
    <w:p w14:paraId="2D5311CE" w14:textId="77777777" w:rsidR="006E0774" w:rsidRPr="00034152" w:rsidRDefault="006E0774" w:rsidP="00F65F8B">
      <w:pPr>
        <w:pStyle w:val="affffb"/>
        <w:rPr>
          <w:rtl/>
        </w:rPr>
      </w:pPr>
      <w:r w:rsidRPr="00034152">
        <w:rPr>
          <w:rFonts w:hint="cs"/>
          <w:rtl/>
        </w:rPr>
        <w:t>ר</w:t>
      </w:r>
      <w:r w:rsidRPr="00034152">
        <w:rPr>
          <w:rtl/>
        </w:rPr>
        <w:t>"</w:t>
      </w:r>
      <w:r w:rsidRPr="00034152">
        <w:rPr>
          <w:rFonts w:hint="cs"/>
          <w:rtl/>
        </w:rPr>
        <w:t>ה</w:t>
      </w:r>
      <w:r w:rsidRPr="00034152">
        <w:rPr>
          <w:rtl/>
        </w:rPr>
        <w:t>: חופה קונה מק"</w:t>
      </w:r>
      <w:r w:rsidRPr="00034152">
        <w:rPr>
          <w:rFonts w:hint="cs"/>
          <w:rtl/>
        </w:rPr>
        <w:t>ו</w:t>
      </w:r>
      <w:r w:rsidRPr="00034152">
        <w:rPr>
          <w:rtl/>
        </w:rPr>
        <w:t>,</w:t>
      </w:r>
    </w:p>
    <w:p w14:paraId="284F7D73" w14:textId="77777777" w:rsidR="00A85AC8" w:rsidRPr="00E600D8" w:rsidRDefault="006E0774" w:rsidP="002E323E">
      <w:pPr>
        <w:pStyle w:val="38"/>
        <w:framePr w:wrap="notBeside"/>
        <w:rPr>
          <w:rtl/>
        </w:rPr>
      </w:pPr>
      <w:r w:rsidRPr="00E600D8">
        <w:rPr>
          <w:rFonts w:hint="cs"/>
          <w:rtl/>
        </w:rPr>
        <w:t>לא</w:t>
      </w:r>
      <w:r w:rsidR="00A85AC8" w:rsidRPr="00E600D8">
        <w:rPr>
          <w:rtl/>
        </w:rPr>
        <w:t>:</w:t>
      </w:r>
    </w:p>
    <w:p w14:paraId="66DEDE08" w14:textId="3B618C48" w:rsidR="006E0774" w:rsidRPr="00CB0AAB" w:rsidRDefault="006E0774" w:rsidP="006E0774">
      <w:pPr>
        <w:rPr>
          <w:spacing w:val="0"/>
          <w:rtl/>
        </w:rPr>
      </w:pPr>
      <w:r w:rsidRPr="00CB0AAB">
        <w:rPr>
          <w:rFonts w:ascii="Fb Fontext" w:hAnsi="Fb Fontext" w:hint="cs"/>
          <w:spacing w:val="0"/>
          <w:sz w:val="32"/>
          <w:rtl/>
        </w:rPr>
        <w:t>מ</w:t>
      </w:r>
      <w:r w:rsidRPr="00CB0AAB">
        <w:rPr>
          <w:rFonts w:ascii="Fb Fontext" w:hAnsi="Fb Fontext"/>
          <w:spacing w:val="0"/>
          <w:sz w:val="32"/>
          <w:rtl/>
        </w:rPr>
        <w:t xml:space="preserve">כסף שאינו מאכיל בתרומה </w:t>
      </w:r>
      <w:r w:rsidRPr="00CB0AAB">
        <w:rPr>
          <w:rFonts w:ascii="Fb Fontext" w:hAnsi="Fb Fontext" w:hint="cs"/>
          <w:spacing w:val="0"/>
          <w:sz w:val="32"/>
          <w:rtl/>
        </w:rPr>
        <w:t>ו</w:t>
      </w:r>
      <w:r w:rsidRPr="00CB0AAB">
        <w:rPr>
          <w:rFonts w:ascii="Fb Fontext" w:hAnsi="Fb Fontext"/>
          <w:spacing w:val="0"/>
          <w:sz w:val="32"/>
          <w:rtl/>
        </w:rPr>
        <w:t xml:space="preserve">קונה, </w:t>
      </w:r>
      <w:r w:rsidRPr="00CB0AAB">
        <w:rPr>
          <w:rFonts w:ascii="Fb Fontext" w:hAnsi="Fb Fontext" w:hint="cs"/>
          <w:spacing w:val="0"/>
          <w:sz w:val="32"/>
          <w:rtl/>
        </w:rPr>
        <w:t>כ</w:t>
      </w:r>
      <w:r w:rsidRPr="00CB0AAB">
        <w:rPr>
          <w:rFonts w:ascii="Fb Fontext" w:hAnsi="Fb Fontext"/>
          <w:spacing w:val="0"/>
          <w:sz w:val="32"/>
          <w:rtl/>
        </w:rPr>
        <w:t>"</w:t>
      </w:r>
      <w:r w:rsidRPr="00CB0AAB">
        <w:rPr>
          <w:rFonts w:ascii="Fb Fontext" w:hAnsi="Fb Fontext" w:hint="cs"/>
          <w:spacing w:val="0"/>
          <w:sz w:val="32"/>
          <w:rtl/>
        </w:rPr>
        <w:t>ש שחופה</w:t>
      </w:r>
      <w:r w:rsidR="001C6C6E" w:rsidRPr="00CB0AAB">
        <w:rPr>
          <w:rFonts w:ascii="Fb Fontext" w:hAnsi="Fb Fontext" w:hint="cs"/>
          <w:spacing w:val="0"/>
          <w:sz w:val="32"/>
          <w:rtl/>
        </w:rPr>
        <w:t xml:space="preserve"> </w:t>
      </w:r>
      <w:r w:rsidRPr="00CB0AAB">
        <w:rPr>
          <w:rFonts w:ascii="Fb Fontext" w:hAnsi="Fb Fontext" w:hint="cs"/>
          <w:spacing w:val="0"/>
          <w:sz w:val="32"/>
          <w:rtl/>
        </w:rPr>
        <w:t>שמאכלת, תקנה.</w:t>
      </w:r>
    </w:p>
    <w:p w14:paraId="0BBECC57" w14:textId="77777777" w:rsidR="00A85AC8" w:rsidRPr="00E600D8" w:rsidRDefault="002E323E" w:rsidP="002E323E">
      <w:pPr>
        <w:pStyle w:val="38"/>
        <w:framePr w:wrap="notBeside"/>
        <w:rPr>
          <w:rtl/>
        </w:rPr>
      </w:pPr>
      <w:r w:rsidRPr="00E600D8">
        <w:rPr>
          <w:rFonts w:hint="cs"/>
          <w:rtl/>
        </w:rPr>
        <w:t>-</w:t>
      </w:r>
      <w:r w:rsidR="006E0774" w:rsidRPr="00E600D8">
        <w:rPr>
          <w:rFonts w:hint="cs"/>
          <w:rtl/>
        </w:rPr>
        <w:t>דהא</w:t>
      </w:r>
      <w:r w:rsidR="00A85AC8" w:rsidRPr="00E600D8">
        <w:rPr>
          <w:rtl/>
        </w:rPr>
        <w:t>:</w:t>
      </w:r>
    </w:p>
    <w:p w14:paraId="56B409C8" w14:textId="77777777" w:rsidR="00403826" w:rsidRDefault="006E0774" w:rsidP="00403826">
      <w:pPr>
        <w:rPr>
          <w:rtl/>
        </w:rPr>
      </w:pPr>
      <w:r w:rsidRPr="00403826">
        <w:rPr>
          <w:rFonts w:hint="cs"/>
          <w:rtl/>
        </w:rPr>
        <w:t>כסף מאכיל</w:t>
      </w:r>
      <w:r w:rsidR="00F800B1" w:rsidRPr="00403826">
        <w:rPr>
          <w:rFonts w:hint="cs"/>
          <w:rtl/>
        </w:rPr>
        <w:t>,</w:t>
      </w:r>
      <w:r w:rsidRPr="00403826">
        <w:rPr>
          <w:rFonts w:hint="cs"/>
          <w:rtl/>
        </w:rPr>
        <w:t xml:space="preserve"> </w:t>
      </w:r>
    </w:p>
    <w:p w14:paraId="6089E2B4" w14:textId="77777777" w:rsidR="00403826" w:rsidRDefault="006E0774" w:rsidP="00403826">
      <w:pPr>
        <w:pStyle w:val="38"/>
        <w:framePr w:wrap="notBeside"/>
        <w:rPr>
          <w:rFonts w:ascii="Fb Fontext" w:hAnsi="Fb Fontext"/>
          <w:sz w:val="32"/>
          <w:rtl/>
        </w:rPr>
      </w:pPr>
      <w:r w:rsidRPr="00403826">
        <w:rPr>
          <w:rFonts w:hint="cs"/>
          <w:rtl/>
        </w:rPr>
        <w:t>דמן התורה</w:t>
      </w:r>
      <w:r w:rsidR="00A85AC8" w:rsidRPr="00403826">
        <w:rPr>
          <w:rtl/>
        </w:rPr>
        <w:t>:</w:t>
      </w:r>
      <w:r w:rsidR="00403826">
        <w:rPr>
          <w:rFonts w:ascii="Fb Fontext" w:hAnsi="Fb Fontext" w:hint="cs"/>
          <w:sz w:val="32"/>
          <w:rtl/>
        </w:rPr>
        <w:t xml:space="preserve"> </w:t>
      </w:r>
    </w:p>
    <w:p w14:paraId="0EF8BCB7" w14:textId="4E7B055F" w:rsidR="006E0774" w:rsidRPr="00131640" w:rsidRDefault="006E0774" w:rsidP="00403826">
      <w:pPr>
        <w:rPr>
          <w:rtl/>
        </w:rPr>
      </w:pPr>
      <w:r w:rsidRPr="00224C4C">
        <w:rPr>
          <w:rFonts w:ascii="Fb Fontext" w:hAnsi="Fb Fontext" w:hint="cs"/>
          <w:sz w:val="32"/>
          <w:rtl/>
        </w:rPr>
        <w:t>ארוסה בת ישראל אוכלת בתרומה ד'</w:t>
      </w:r>
      <w:r w:rsidRPr="00BE2FFB">
        <w:rPr>
          <w:rStyle w:val="affffa"/>
          <w:rtl/>
        </w:rPr>
        <w:t>קנין כספו</w:t>
      </w:r>
      <w:r w:rsidRPr="00BE2FFB">
        <w:rPr>
          <w:rStyle w:val="affffa"/>
          <w:rFonts w:hint="cs"/>
          <w:rtl/>
        </w:rPr>
        <w:t>'</w:t>
      </w:r>
    </w:p>
    <w:p w14:paraId="34F7CD56" w14:textId="77777777" w:rsidR="00A85AC8" w:rsidRPr="00E600D8" w:rsidRDefault="006E0774" w:rsidP="00DC0560">
      <w:pPr>
        <w:pStyle w:val="38"/>
        <w:framePr w:wrap="notBeside"/>
        <w:rPr>
          <w:rtl/>
        </w:rPr>
      </w:pPr>
      <w:r w:rsidRPr="00E600D8">
        <w:rPr>
          <w:rFonts w:hint="cs"/>
          <w:rtl/>
        </w:rPr>
        <w:t>ורק מדרבנן</w:t>
      </w:r>
      <w:r w:rsidR="00A85AC8" w:rsidRPr="00E600D8">
        <w:rPr>
          <w:rtl/>
        </w:rPr>
        <w:t>:</w:t>
      </w:r>
    </w:p>
    <w:p w14:paraId="776C69DB" w14:textId="1F3E52B6" w:rsidR="006E0774" w:rsidRPr="00131640" w:rsidRDefault="006E0774" w:rsidP="002E323E">
      <w:pPr>
        <w:rPr>
          <w:rtl/>
        </w:rPr>
      </w:pPr>
      <w:r w:rsidRPr="00224C4C">
        <w:rPr>
          <w:rFonts w:ascii="Fb Fontext" w:hAnsi="Fb Fontext" w:hint="cs"/>
          <w:sz w:val="32"/>
          <w:rtl/>
        </w:rPr>
        <w:t>ג</w:t>
      </w:r>
      <w:r w:rsidRPr="00224C4C">
        <w:rPr>
          <w:rFonts w:ascii="Fb Fontext" w:hAnsi="Fb Fontext"/>
          <w:sz w:val="32"/>
          <w:rtl/>
        </w:rPr>
        <w:t>זירה שימזגו לה כוס בבית אביה ותשקנו לאחיה ולאחותיה!</w:t>
      </w:r>
    </w:p>
    <w:p w14:paraId="6AFA83C2" w14:textId="77777777" w:rsidR="00A85AC8" w:rsidRPr="00E600D8" w:rsidRDefault="006E0774" w:rsidP="00F800B1">
      <w:pPr>
        <w:pStyle w:val="38"/>
        <w:framePr w:wrap="notBeside"/>
        <w:rPr>
          <w:rtl/>
        </w:rPr>
      </w:pPr>
      <w:r w:rsidRPr="00E600D8">
        <w:rPr>
          <w:rtl/>
        </w:rPr>
        <w:t>אלא</w:t>
      </w:r>
      <w:r w:rsidR="00A85AC8" w:rsidRPr="00E600D8">
        <w:rPr>
          <w:rtl/>
        </w:rPr>
        <w:t>:</w:t>
      </w:r>
    </w:p>
    <w:p w14:paraId="1525EB4D" w14:textId="72DB87ED" w:rsidR="006E0774" w:rsidRPr="00131640" w:rsidRDefault="006E0774" w:rsidP="006E0774">
      <w:pPr>
        <w:rPr>
          <w:rtl/>
        </w:rPr>
      </w:pPr>
      <w:r w:rsidRPr="00224C4C">
        <w:rPr>
          <w:rFonts w:ascii="Fb Fontext" w:hAnsi="Fb Fontext" w:hint="cs"/>
          <w:sz w:val="32"/>
          <w:rtl/>
        </w:rPr>
        <w:t>מכסף שאינו גומר</w:t>
      </w:r>
      <w:r w:rsidR="00F800B1">
        <w:rPr>
          <w:rFonts w:ascii="Fb Fontext" w:hAnsi="Fb Fontext" w:hint="cs"/>
          <w:sz w:val="32"/>
          <w:rtl/>
        </w:rPr>
        <w:t>,</w:t>
      </w:r>
      <w:r w:rsidRPr="00224C4C">
        <w:rPr>
          <w:rFonts w:ascii="Fb Fontext" w:hAnsi="Fb Fontext" w:hint="cs"/>
          <w:sz w:val="32"/>
          <w:rtl/>
        </w:rPr>
        <w:t xml:space="preserve"> קונה</w:t>
      </w:r>
      <w:r w:rsidR="00F800B1">
        <w:rPr>
          <w:rFonts w:ascii="Fb Fontext" w:hAnsi="Fb Fontext" w:hint="cs"/>
          <w:sz w:val="32"/>
          <w:rtl/>
        </w:rPr>
        <w:t>,</w:t>
      </w:r>
      <w:r w:rsidRPr="00224C4C">
        <w:rPr>
          <w:rFonts w:ascii="Fb Fontext" w:hAnsi="Fb Fontext" w:hint="cs"/>
          <w:sz w:val="32"/>
          <w:rtl/>
        </w:rPr>
        <w:t xml:space="preserve"> חופה שגומרת כ'ש שתקנה</w:t>
      </w:r>
      <w:r w:rsidR="00F800B1">
        <w:rPr>
          <w:rFonts w:ascii="Fb Fontext" w:hAnsi="Fb Fontext" w:hint="cs"/>
          <w:sz w:val="32"/>
          <w:rtl/>
        </w:rPr>
        <w:t>,</w:t>
      </w:r>
    </w:p>
    <w:p w14:paraId="6AC09C72" w14:textId="77777777" w:rsidR="006E0774" w:rsidRPr="00131640" w:rsidRDefault="006E0774" w:rsidP="006E0774">
      <w:pPr>
        <w:rPr>
          <w:rtl/>
        </w:rPr>
      </w:pPr>
      <w:r w:rsidRPr="00F800B1">
        <w:rPr>
          <w:rFonts w:hint="cs"/>
          <w:rtl/>
        </w:rPr>
        <w:t>ומכסף וביאה דא</w:t>
      </w:r>
      <w:r w:rsidRPr="00F800B1">
        <w:rPr>
          <w:rtl/>
        </w:rPr>
        <w:t>"</w:t>
      </w:r>
      <w:r w:rsidRPr="00F800B1">
        <w:rPr>
          <w:rFonts w:hint="cs"/>
          <w:rtl/>
        </w:rPr>
        <w:t>א לפרוך דכסף פודין מעש</w:t>
      </w:r>
      <w:r w:rsidRPr="00F800B1">
        <w:rPr>
          <w:rtl/>
        </w:rPr>
        <w:t>"</w:t>
      </w:r>
      <w:r w:rsidRPr="00F800B1">
        <w:rPr>
          <w:rFonts w:hint="cs"/>
          <w:rtl/>
        </w:rPr>
        <w:t>ש, וא</w:t>
      </w:r>
      <w:r w:rsidRPr="00F800B1">
        <w:rPr>
          <w:rtl/>
        </w:rPr>
        <w:t>"</w:t>
      </w:r>
      <w:r w:rsidRPr="00F800B1">
        <w:rPr>
          <w:rFonts w:hint="cs"/>
          <w:rtl/>
        </w:rPr>
        <w:t>א לפרוך דביאה קונה ביבמה</w:t>
      </w:r>
    </w:p>
    <w:p w14:paraId="7A3EB972" w14:textId="4D85B95A" w:rsidR="006E0774" w:rsidRPr="00131640" w:rsidRDefault="006E0774" w:rsidP="006E0774">
      <w:pPr>
        <w:rPr>
          <w:rtl/>
        </w:rPr>
      </w:pPr>
      <w:r w:rsidRPr="00210DF6">
        <w:rPr>
          <w:rStyle w:val="afffa"/>
          <w:rFonts w:cs="BA TM • Vilna Extra-Bold"/>
          <w:bCs w:val="0"/>
          <w:rtl/>
        </w:rPr>
        <w:t>הצד השוה שבהן</w:t>
      </w:r>
      <w:r w:rsidRPr="00224C4C">
        <w:rPr>
          <w:rtl/>
        </w:rPr>
        <w:t xml:space="preserve"> - </w:t>
      </w:r>
      <w:r w:rsidRPr="00210DF6">
        <w:rPr>
          <w:rFonts w:cs="BA TM • Vilna Extra-Bold"/>
          <w:rtl/>
        </w:rPr>
        <w:t>שקונין בעלמא וקונין כאן,</w:t>
      </w:r>
      <w:r w:rsidRPr="00224C4C">
        <w:rPr>
          <w:rtl/>
        </w:rPr>
        <w:t xml:space="preserve"> </w:t>
      </w:r>
      <w:r w:rsidRPr="00224C4C">
        <w:rPr>
          <w:rFonts w:hint="cs"/>
          <w:rtl/>
        </w:rPr>
        <w:t>וא</w:t>
      </w:r>
      <w:r w:rsidR="00BE2FFB">
        <w:rPr>
          <w:rFonts w:hint="cs"/>
          <w:rtl/>
        </w:rPr>
        <w:t>ף</w:t>
      </w:r>
      <w:r w:rsidRPr="00224C4C">
        <w:rPr>
          <w:rFonts w:hint="cs"/>
          <w:rtl/>
        </w:rPr>
        <w:t xml:space="preserve"> דהנאתן </w:t>
      </w:r>
      <w:r w:rsidRPr="00E11F06">
        <w:rPr>
          <w:rFonts w:ascii="Fb Fontext" w:hAnsi="Fb Fontext" w:hint="cs"/>
          <w:spacing w:val="0"/>
          <w:sz w:val="32"/>
          <w:rtl/>
        </w:rPr>
        <w:t>מרובה שטר יוכיח וא</w:t>
      </w:r>
      <w:r w:rsidR="00BE2FFB" w:rsidRPr="00E11F06">
        <w:rPr>
          <w:rFonts w:ascii="Fb Fontext" w:hAnsi="Fb Fontext" w:hint="cs"/>
          <w:spacing w:val="0"/>
          <w:sz w:val="32"/>
          <w:rtl/>
        </w:rPr>
        <w:t>ף</w:t>
      </w:r>
      <w:r w:rsidRPr="00E11F06">
        <w:rPr>
          <w:rFonts w:ascii="Fb Fontext" w:hAnsi="Fb Fontext" w:hint="cs"/>
          <w:spacing w:val="0"/>
          <w:sz w:val="32"/>
          <w:rtl/>
        </w:rPr>
        <w:t xml:space="preserve"> שמוציא בבת ישראל דכסף וביאה </w:t>
      </w:r>
      <w:r w:rsidRPr="00224C4C">
        <w:rPr>
          <w:rFonts w:hint="cs"/>
          <w:rtl/>
        </w:rPr>
        <w:t>יוכיחו.</w:t>
      </w:r>
    </w:p>
    <w:p w14:paraId="037C72D5" w14:textId="77777777" w:rsidR="00A85AC8" w:rsidRPr="00E600D8" w:rsidRDefault="006E0774" w:rsidP="00F800B1">
      <w:pPr>
        <w:pStyle w:val="38"/>
        <w:framePr w:wrap="notBeside"/>
        <w:rPr>
          <w:rtl/>
        </w:rPr>
      </w:pPr>
      <w:r w:rsidRPr="00E600D8">
        <w:rPr>
          <w:rFonts w:hint="cs"/>
          <w:rtl/>
        </w:rPr>
        <w:t>ואין לומר</w:t>
      </w:r>
      <w:r w:rsidR="00A85AC8" w:rsidRPr="00E600D8">
        <w:rPr>
          <w:rtl/>
        </w:rPr>
        <w:t>:</w:t>
      </w:r>
    </w:p>
    <w:p w14:paraId="535D4A2A" w14:textId="57DE3AA3" w:rsidR="006E0774" w:rsidRPr="00131640" w:rsidRDefault="006E0774" w:rsidP="006E0774">
      <w:pPr>
        <w:rPr>
          <w:rtl/>
        </w:rPr>
      </w:pPr>
      <w:r w:rsidRPr="00E11F06">
        <w:rPr>
          <w:rFonts w:ascii="Fb Fontext" w:hAnsi="Fb Fontext" w:hint="cs"/>
          <w:spacing w:val="0"/>
          <w:sz w:val="32"/>
          <w:rtl/>
        </w:rPr>
        <w:t>ד</w:t>
      </w:r>
      <w:r w:rsidRPr="00E11F06">
        <w:rPr>
          <w:rFonts w:ascii="Fb Fontext" w:hAnsi="Fb Fontext"/>
          <w:spacing w:val="0"/>
          <w:sz w:val="32"/>
          <w:rtl/>
        </w:rPr>
        <w:t>מה לצד השוה שבהן שישנן בע"כ</w:t>
      </w:r>
      <w:r w:rsidR="0055045E" w:rsidRPr="00E11F06">
        <w:rPr>
          <w:rFonts w:ascii="Fb Fontext" w:hAnsi="Fb Fontext" w:hint="cs"/>
          <w:spacing w:val="0"/>
          <w:sz w:val="32"/>
          <w:rtl/>
        </w:rPr>
        <w:t>,</w:t>
      </w:r>
      <w:r w:rsidRPr="00E11F06">
        <w:rPr>
          <w:rFonts w:ascii="Fb Fontext" w:hAnsi="Fb Fontext" w:hint="cs"/>
          <w:spacing w:val="0"/>
          <w:sz w:val="32"/>
          <w:rtl/>
        </w:rPr>
        <w:t xml:space="preserve"> </w:t>
      </w:r>
      <w:r w:rsidRPr="00E11F06">
        <w:rPr>
          <w:rStyle w:val="afffff3"/>
          <w:rFonts w:ascii="Fb Fontext" w:hAnsi="Fb Fontext" w:hint="cs"/>
          <w:spacing w:val="0"/>
          <w:sz w:val="32"/>
          <w:szCs w:val="18"/>
          <w:rtl/>
        </w:rPr>
        <w:t>דלר</w:t>
      </w:r>
      <w:r w:rsidRPr="00E11F06">
        <w:rPr>
          <w:rStyle w:val="afffff3"/>
          <w:rFonts w:ascii="Fb Fontext" w:hAnsi="Fb Fontext"/>
          <w:spacing w:val="0"/>
          <w:sz w:val="32"/>
          <w:szCs w:val="18"/>
          <w:rtl/>
        </w:rPr>
        <w:t>"</w:t>
      </w:r>
      <w:r w:rsidRPr="00E11F06">
        <w:rPr>
          <w:rStyle w:val="afffff3"/>
          <w:rFonts w:ascii="Fb Fontext" w:hAnsi="Fb Fontext" w:hint="cs"/>
          <w:spacing w:val="0"/>
          <w:sz w:val="32"/>
          <w:szCs w:val="18"/>
          <w:rtl/>
        </w:rPr>
        <w:t>ה</w:t>
      </w:r>
      <w:r w:rsidRPr="00E11F06">
        <w:rPr>
          <w:rFonts w:ascii="Fb Fontext" w:hAnsi="Fb Fontext"/>
          <w:spacing w:val="0"/>
          <w:sz w:val="32"/>
          <w:rtl/>
        </w:rPr>
        <w:t xml:space="preserve"> </w:t>
      </w:r>
      <w:r w:rsidR="00BE2FFB" w:rsidRPr="00E11F06">
        <w:rPr>
          <w:rFonts w:ascii="Fb Fontext" w:hAnsi="Fb Fontext" w:hint="cs"/>
          <w:spacing w:val="0"/>
          <w:sz w:val="32"/>
          <w:rtl/>
        </w:rPr>
        <w:t xml:space="preserve">אין </w:t>
      </w:r>
      <w:r w:rsidRPr="00E11F06">
        <w:rPr>
          <w:rFonts w:ascii="Fb Fontext" w:hAnsi="Fb Fontext"/>
          <w:spacing w:val="0"/>
          <w:sz w:val="32"/>
          <w:rtl/>
        </w:rPr>
        <w:t xml:space="preserve">כסף </w:t>
      </w:r>
      <w:r w:rsidR="00BE2FFB" w:rsidRPr="00E11F06">
        <w:rPr>
          <w:rFonts w:ascii="Fb Fontext" w:hAnsi="Fb Fontext" w:hint="cs"/>
          <w:spacing w:val="0"/>
          <w:sz w:val="32"/>
          <w:rtl/>
        </w:rPr>
        <w:t xml:space="preserve">באישות </w:t>
      </w:r>
      <w:r w:rsidRPr="00224C4C">
        <w:rPr>
          <w:rFonts w:ascii="Fb Fontext" w:hAnsi="Fb Fontext"/>
          <w:rtl/>
        </w:rPr>
        <w:t>בע"כ.</w:t>
      </w:r>
    </w:p>
    <w:p w14:paraId="618F0C0F" w14:textId="1FDE8211" w:rsidR="00A85AC8" w:rsidRPr="00E600D8" w:rsidRDefault="006E0774" w:rsidP="00FE2A5D">
      <w:pPr>
        <w:pStyle w:val="38"/>
        <w:framePr w:wrap="notBeside"/>
        <w:rPr>
          <w:rtl/>
        </w:rPr>
      </w:pPr>
      <w:r w:rsidRPr="00E600D8">
        <w:rPr>
          <w:rFonts w:hint="cs"/>
          <w:rtl/>
        </w:rPr>
        <w:t xml:space="preserve">ב. </w:t>
      </w:r>
      <w:r w:rsidRPr="00E600D8">
        <w:rPr>
          <w:rtl/>
        </w:rPr>
        <w:t>רבא</w:t>
      </w:r>
      <w:r w:rsidR="00A85AC8" w:rsidRPr="00E600D8">
        <w:rPr>
          <w:rFonts w:hint="cs"/>
          <w:rtl/>
        </w:rPr>
        <w:t>:</w:t>
      </w:r>
    </w:p>
    <w:p w14:paraId="56692D74" w14:textId="0A43AEA1" w:rsidR="006E0774" w:rsidRPr="00E11F06" w:rsidRDefault="006E0774" w:rsidP="0049198D">
      <w:pPr>
        <w:rPr>
          <w:spacing w:val="0"/>
          <w:rtl/>
        </w:rPr>
      </w:pPr>
      <w:r w:rsidRPr="00E11F06">
        <w:rPr>
          <w:rFonts w:ascii="Fb Fontext" w:hAnsi="Fb Fontext"/>
          <w:spacing w:val="0"/>
          <w:rtl/>
        </w:rPr>
        <w:t xml:space="preserve">שתי תשובות בדבר: </w:t>
      </w:r>
      <w:r w:rsidRPr="00E11F06">
        <w:rPr>
          <w:rStyle w:val="afffff3"/>
          <w:spacing w:val="0"/>
          <w:rtl/>
        </w:rPr>
        <w:t>חדא</w:t>
      </w:r>
      <w:r w:rsidR="0055045E" w:rsidRPr="00E11F06">
        <w:rPr>
          <w:rFonts w:ascii="Fb Fontext" w:hAnsi="Fb Fontext" w:hint="cs"/>
          <w:spacing w:val="0"/>
          <w:rtl/>
        </w:rPr>
        <w:t>:</w:t>
      </w:r>
      <w:r w:rsidRPr="00E11F06">
        <w:rPr>
          <w:rFonts w:ascii="Fb Fontext" w:hAnsi="Fb Fontext"/>
          <w:spacing w:val="0"/>
          <w:rtl/>
        </w:rPr>
        <w:t xml:space="preserve"> דשלש תנן ו</w:t>
      </w:r>
      <w:r w:rsidR="00FE2A5D" w:rsidRPr="00E11F06">
        <w:rPr>
          <w:rFonts w:ascii="Fb Fontext" w:hAnsi="Fb Fontext" w:hint="cs"/>
          <w:spacing w:val="0"/>
          <w:rtl/>
        </w:rPr>
        <w:t>לא ד'</w:t>
      </w:r>
      <w:r w:rsidRPr="00E11F06">
        <w:rPr>
          <w:rFonts w:ascii="Fb Fontext" w:hAnsi="Fb Fontext"/>
          <w:spacing w:val="0"/>
          <w:rtl/>
        </w:rPr>
        <w:t>.</w:t>
      </w:r>
      <w:r w:rsidR="0049198D" w:rsidRPr="00E11F06">
        <w:rPr>
          <w:rStyle w:val="afffff3"/>
          <w:rFonts w:hint="cs"/>
          <w:spacing w:val="0"/>
          <w:rtl/>
        </w:rPr>
        <w:t xml:space="preserve"> </w:t>
      </w:r>
      <w:r w:rsidRPr="00E11F06">
        <w:rPr>
          <w:rStyle w:val="afffff3"/>
          <w:spacing w:val="0"/>
          <w:rtl/>
        </w:rPr>
        <w:t>ועוד</w:t>
      </w:r>
      <w:r w:rsidR="0049198D" w:rsidRPr="00E11F06">
        <w:rPr>
          <w:rFonts w:ascii="Fb Fontext" w:hAnsi="Fb Fontext" w:hint="cs"/>
          <w:spacing w:val="0"/>
          <w:rtl/>
        </w:rPr>
        <w:t xml:space="preserve"> </w:t>
      </w:r>
      <w:r w:rsidRPr="00E11F06">
        <w:rPr>
          <w:rFonts w:ascii="Fb Fontext" w:hAnsi="Fb Fontext" w:hint="cs"/>
          <w:spacing w:val="0"/>
          <w:rtl/>
        </w:rPr>
        <w:t xml:space="preserve">חופה גומרת </w:t>
      </w:r>
      <w:r w:rsidRPr="00E11F06">
        <w:rPr>
          <w:rFonts w:ascii="Fb Fontext" w:hAnsi="Fb Fontext" w:hint="cs"/>
          <w:spacing w:val="0"/>
          <w:sz w:val="32"/>
          <w:rtl/>
        </w:rPr>
        <w:t>רק ע</w:t>
      </w:r>
      <w:r w:rsidRPr="00E11F06">
        <w:rPr>
          <w:rFonts w:ascii="Fb Fontext" w:hAnsi="Fb Fontext"/>
          <w:spacing w:val="0"/>
          <w:sz w:val="32"/>
          <w:rtl/>
        </w:rPr>
        <w:t>"</w:t>
      </w:r>
      <w:r w:rsidRPr="00E11F06">
        <w:rPr>
          <w:rFonts w:ascii="Fb Fontext" w:hAnsi="Fb Fontext" w:hint="cs"/>
          <w:spacing w:val="0"/>
          <w:sz w:val="32"/>
          <w:rtl/>
        </w:rPr>
        <w:t>י קידושין ואין ללמוד חופה שלא ע</w:t>
      </w:r>
      <w:r w:rsidRPr="00E11F06">
        <w:rPr>
          <w:rFonts w:ascii="Fb Fontext" w:hAnsi="Fb Fontext"/>
          <w:spacing w:val="0"/>
          <w:sz w:val="32"/>
          <w:rtl/>
        </w:rPr>
        <w:t>"</w:t>
      </w:r>
      <w:r w:rsidRPr="00E11F06">
        <w:rPr>
          <w:rFonts w:ascii="Fb Fontext" w:hAnsi="Fb Fontext" w:hint="cs"/>
          <w:spacing w:val="0"/>
          <w:sz w:val="32"/>
          <w:rtl/>
        </w:rPr>
        <w:t>י קידושין מחופה שע</w:t>
      </w:r>
      <w:r w:rsidRPr="00E11F06">
        <w:rPr>
          <w:rFonts w:ascii="Fb Fontext" w:hAnsi="Fb Fontext"/>
          <w:spacing w:val="0"/>
          <w:sz w:val="32"/>
          <w:rtl/>
        </w:rPr>
        <w:t>"</w:t>
      </w:r>
      <w:r w:rsidRPr="00E11F06">
        <w:rPr>
          <w:rFonts w:ascii="Fb Fontext" w:hAnsi="Fb Fontext" w:hint="cs"/>
          <w:spacing w:val="0"/>
          <w:sz w:val="32"/>
          <w:rtl/>
        </w:rPr>
        <w:t xml:space="preserve">י </w:t>
      </w:r>
      <w:r w:rsidRPr="00E11F06">
        <w:rPr>
          <w:rFonts w:ascii="Fb Fontext" w:hAnsi="Fb Fontext" w:hint="cs"/>
          <w:spacing w:val="0"/>
          <w:rtl/>
        </w:rPr>
        <w:t>קידושין</w:t>
      </w:r>
    </w:p>
    <w:p w14:paraId="6F1560AE" w14:textId="00AE7FB1" w:rsidR="00A85AC8" w:rsidRPr="00E600D8" w:rsidRDefault="006E0774" w:rsidP="00FE2A5D">
      <w:pPr>
        <w:pStyle w:val="38"/>
        <w:framePr w:wrap="notBeside"/>
        <w:rPr>
          <w:rtl/>
        </w:rPr>
      </w:pPr>
      <w:r w:rsidRPr="00E600D8">
        <w:rPr>
          <w:rFonts w:hint="cs"/>
          <w:rtl/>
        </w:rPr>
        <w:t>ודחאו אביי</w:t>
      </w:r>
      <w:r w:rsidR="00A85AC8" w:rsidRPr="00E600D8">
        <w:rPr>
          <w:rFonts w:hint="cs"/>
          <w:rtl/>
        </w:rPr>
        <w:t>:</w:t>
      </w:r>
    </w:p>
    <w:p w14:paraId="1C01A95D" w14:textId="24AF2B1B" w:rsidR="006E0774" w:rsidRPr="00131640" w:rsidRDefault="006E0774" w:rsidP="006E0774">
      <w:pPr>
        <w:rPr>
          <w:rtl/>
        </w:rPr>
      </w:pPr>
      <w:r w:rsidRPr="00224C4C">
        <w:rPr>
          <w:rFonts w:ascii="Fb Fontext" w:hAnsi="Fb Fontext" w:hint="cs"/>
          <w:rtl/>
        </w:rPr>
        <w:t xml:space="preserve">הך דג' תנן ולא ד' </w:t>
      </w:r>
      <w:r w:rsidRPr="00224C4C">
        <w:rPr>
          <w:rFonts w:ascii="Fb Fontext" w:hAnsi="Fb Fontext"/>
          <w:rtl/>
        </w:rPr>
        <w:t>–</w:t>
      </w:r>
      <w:r w:rsidRPr="00224C4C">
        <w:rPr>
          <w:rFonts w:ascii="Fb Fontext" w:hAnsi="Fb Fontext" w:hint="cs"/>
          <w:rtl/>
        </w:rPr>
        <w:t xml:space="preserve"> התנא כתב רק לדבר דכתיבא בהדיא</w:t>
      </w:r>
    </w:p>
    <w:p w14:paraId="5FFD66E2" w14:textId="77777777" w:rsidR="00A85AC8" w:rsidRPr="00E600D8" w:rsidRDefault="006E0774" w:rsidP="0055045E">
      <w:pPr>
        <w:pStyle w:val="38"/>
        <w:framePr w:wrap="notBeside"/>
        <w:rPr>
          <w:rtl/>
        </w:rPr>
      </w:pPr>
      <w:r w:rsidRPr="00E600D8">
        <w:rPr>
          <w:rFonts w:hint="cs"/>
          <w:rtl/>
        </w:rPr>
        <w:t>והא</w:t>
      </w:r>
      <w:r w:rsidR="00A85AC8" w:rsidRPr="00E600D8">
        <w:rPr>
          <w:rtl/>
        </w:rPr>
        <w:t>:</w:t>
      </w:r>
    </w:p>
    <w:p w14:paraId="2279F260" w14:textId="3EFBE142" w:rsidR="009469D7" w:rsidRDefault="006E0774" w:rsidP="006E0774">
      <w:pPr>
        <w:rPr>
          <w:rFonts w:ascii="Fb Fontext" w:hAnsi="Fb Fontext"/>
          <w:rtl/>
        </w:rPr>
      </w:pPr>
      <w:r w:rsidRPr="00224C4C">
        <w:rPr>
          <w:rFonts w:ascii="Fb Fontext" w:hAnsi="Fb Fontext" w:hint="cs"/>
          <w:rtl/>
        </w:rPr>
        <w:t>דחופה גומרת ע</w:t>
      </w:r>
      <w:r w:rsidRPr="00224C4C">
        <w:rPr>
          <w:rFonts w:ascii="Fb Fontext" w:hAnsi="Fb Fontext"/>
          <w:rtl/>
        </w:rPr>
        <w:t>"</w:t>
      </w:r>
      <w:r w:rsidRPr="00224C4C">
        <w:rPr>
          <w:rFonts w:ascii="Fb Fontext" w:hAnsi="Fb Fontext" w:hint="cs"/>
          <w:rtl/>
        </w:rPr>
        <w:t>י קידושין</w:t>
      </w:r>
      <w:r w:rsidR="000C09F4">
        <w:rPr>
          <w:rFonts w:ascii="Fb Fontext" w:hAnsi="Fb Fontext" w:hint="cs"/>
          <w:rtl/>
        </w:rPr>
        <w:t>,</w:t>
      </w:r>
    </w:p>
    <w:p w14:paraId="722FE252" w14:textId="4D15EBF7" w:rsidR="00A85AC8" w:rsidRPr="00E600D8" w:rsidRDefault="00E600D8" w:rsidP="000C09F4">
      <w:pPr>
        <w:pStyle w:val="38"/>
        <w:framePr w:wrap="notBeside"/>
        <w:rPr>
          <w:rtl/>
        </w:rPr>
      </w:pPr>
      <w:r w:rsidRPr="00E600D8">
        <w:rPr>
          <w:rFonts w:hint="cs"/>
          <w:rtl/>
        </w:rPr>
        <w:t>-</w:t>
      </w:r>
    </w:p>
    <w:p w14:paraId="06CB0FAF" w14:textId="570B93BF" w:rsidR="006E0774" w:rsidRPr="00131640" w:rsidRDefault="006E0774" w:rsidP="006E0774">
      <w:pPr>
        <w:rPr>
          <w:rtl/>
        </w:rPr>
      </w:pPr>
      <w:r>
        <w:rPr>
          <w:rFonts w:ascii="Fb Fontext" w:hAnsi="Fb Fontext" w:hint="cs"/>
          <w:rtl/>
        </w:rPr>
        <w:t xml:space="preserve">הן דברי </w:t>
      </w:r>
      <w:r>
        <w:rPr>
          <w:rStyle w:val="afffff3"/>
          <w:rFonts w:ascii="Fb Fontext" w:hAnsi="Fb Fontext" w:hint="cs"/>
          <w:rtl/>
          <w:rPrChange w:id="9007" w:author="מנוע אמוראים" w:date="2026-10-05T16:42:07Z">
            <w:rPr>
              <w:rFonts w:ascii="Fb Fontext" w:hAnsi="Fb Fontext" w:hint="cs"/>
              <w:rtl/>
            </w:rPr>
          </w:rPrChange>
        </w:rPr>
        <w:t xml:space="preserve">ר</w:t>
      </w:r>
      <w:r>
        <w:rPr>
          <w:rStyle w:val="afffff3"/>
          <w:rFonts w:ascii="Fb Fontext" w:hAnsi="Fb Fontext"/>
          <w:rtl/>
          <w:rPrChange w:id="9008" w:author="מנוע אמוראים" w:date="2026-10-05T16:42:07Z">
            <w:rPr>
              <w:rFonts w:ascii="Fb Fontext" w:hAnsi="Fb Fontext"/>
              <w:rtl/>
            </w:rPr>
          </w:rPrChange>
        </w:rPr>
        <w:t xml:space="preserve">"</w:t>
      </w:r>
      <w:r>
        <w:rPr>
          <w:rStyle w:val="afffff3"/>
          <w:rFonts w:ascii="Fb Fontext" w:hAnsi="Fb Fontext" w:hint="cs"/>
          <w:rtl/>
          <w:rPrChange w:id="9009" w:author="מנוע אמוראים" w:date="2026-10-05T16:42:07Z">
            <w:rPr>
              <w:rFonts w:ascii="Fb Fontext" w:hAnsi="Fb Fontext" w:hint="cs"/>
              <w:rtl/>
            </w:rPr>
          </w:rPrChange>
        </w:rPr>
        <w:t xml:space="preserve">ה</w:t>
      </w:r>
      <w:r>
        <w:rPr>
          <w:rFonts w:ascii="Fb Fontext" w:hAnsi="Fb Fontext" w:hint="cs"/>
          <w:rtl/>
        </w:rPr>
        <w:t xml:space="preserve"> דחופה שגומרת אחר כסף כ</w:t>
      </w:r>
      <w:r w:rsidRPr="00224C4C">
        <w:rPr>
          <w:rFonts w:ascii="Fb Fontext" w:hAnsi="Fb Fontext"/>
          <w:rtl/>
        </w:rPr>
        <w:t>"</w:t>
      </w:r>
      <w:r w:rsidRPr="00224C4C">
        <w:rPr>
          <w:rFonts w:ascii="Fb Fontext" w:hAnsi="Fb Fontext" w:hint="cs"/>
          <w:rtl/>
        </w:rPr>
        <w:t>ש מכסף שתקנה,</w:t>
      </w:r>
    </w:p>
    <w:p w14:paraId="646164F6" w14:textId="02139186" w:rsidR="00D653CB" w:rsidRPr="00131640" w:rsidRDefault="007309FA" w:rsidP="007309FA">
      <w:pPr>
        <w:pStyle w:val="affffb"/>
        <w:rPr>
          <w:rtl/>
        </w:rPr>
      </w:pPr>
      <w:r w:rsidRPr="007309FA">
        <w:rPr>
          <w:rFonts w:hint="cs"/>
          <w:rtl/>
        </w:rPr>
        <w:t>***</w:t>
      </w:r>
    </w:p>
    <w:p w14:paraId="4706162A" w14:textId="77777777" w:rsidR="00A85AC8" w:rsidRPr="00E600D8" w:rsidRDefault="00D62CD9" w:rsidP="000C09F4">
      <w:pPr>
        <w:pStyle w:val="38"/>
        <w:framePr w:wrap="notBeside"/>
        <w:rPr>
          <w:rtl/>
        </w:rPr>
      </w:pPr>
      <w:r w:rsidRPr="00E600D8">
        <w:rPr>
          <w:rtl/>
        </w:rPr>
        <w:t>◄</w:t>
      </w:r>
      <w:r w:rsidRPr="00E600D8">
        <w:rPr>
          <w:rFonts w:hint="cs"/>
          <w:rtl/>
        </w:rPr>
        <w:t xml:space="preserve"> </w:t>
      </w:r>
      <w:r w:rsidR="000C09F4" w:rsidRPr="00E600D8">
        <w:rPr>
          <w:rFonts w:hint="cs"/>
          <w:rtl/>
        </w:rPr>
        <w:t>ת</w:t>
      </w:r>
      <w:r w:rsidR="006E0774" w:rsidRPr="00E600D8">
        <w:rPr>
          <w:rtl/>
        </w:rPr>
        <w:t>"ר</w:t>
      </w:r>
      <w:r w:rsidR="00A85AC8" w:rsidRPr="00E600D8">
        <w:rPr>
          <w:rtl/>
        </w:rPr>
        <w:t>:</w:t>
      </w:r>
    </w:p>
    <w:p w14:paraId="2E8F73A8" w14:textId="5C767226" w:rsidR="006E0774" w:rsidRPr="00131640" w:rsidRDefault="006E0774" w:rsidP="00F65F8B">
      <w:pPr>
        <w:pStyle w:val="affffb"/>
        <w:rPr>
          <w:rtl/>
        </w:rPr>
      </w:pPr>
      <w:r w:rsidRPr="00224C4C">
        <w:rPr>
          <w:rStyle w:val="afffa"/>
          <w:rtl/>
        </w:rPr>
        <w:t>כיצד בכסף.</w:t>
      </w:r>
    </w:p>
    <w:p w14:paraId="5054C0FB" w14:textId="6DD5A65A" w:rsidR="006E0774" w:rsidRPr="00131640" w:rsidRDefault="006E0774" w:rsidP="006E0774">
      <w:pPr>
        <w:rPr>
          <w:rtl/>
        </w:rPr>
      </w:pPr>
      <w:r w:rsidRPr="00210DF6">
        <w:rPr>
          <w:rStyle w:val="afffa"/>
          <w:rFonts w:ascii="Fb Fontext" w:hAnsi="Fb Fontext" w:cs="BA TM • Vilna Extra-Bold"/>
          <w:bCs w:val="0"/>
          <w:rtl/>
        </w:rPr>
        <w:t>נתן</w:t>
      </w:r>
      <w:r w:rsidRPr="00224C4C">
        <w:rPr>
          <w:rFonts w:ascii="Fb Fontext" w:hAnsi="Fb Fontext"/>
          <w:sz w:val="32"/>
          <w:rtl/>
        </w:rPr>
        <w:t xml:space="preserve"> לה כסף או שו"</w:t>
      </w:r>
      <w:r w:rsidRPr="00224C4C">
        <w:rPr>
          <w:rFonts w:ascii="Fb Fontext" w:hAnsi="Fb Fontext" w:hint="cs"/>
          <w:sz w:val="32"/>
          <w:rtl/>
        </w:rPr>
        <w:t>כ</w:t>
      </w:r>
      <w:r w:rsidRPr="00224C4C">
        <w:rPr>
          <w:rFonts w:ascii="Fb Fontext" w:hAnsi="Fb Fontext"/>
          <w:sz w:val="32"/>
          <w:rtl/>
        </w:rPr>
        <w:t xml:space="preserve">, </w:t>
      </w:r>
      <w:r w:rsidRPr="00210DF6">
        <w:rPr>
          <w:rStyle w:val="afffa"/>
          <w:rFonts w:ascii="Fb Fontext" w:hAnsi="Fb Fontext" w:cs="BA TM • Vilna Extra-Bold"/>
          <w:bCs w:val="0"/>
          <w:rtl/>
        </w:rPr>
        <w:t>ואמר</w:t>
      </w:r>
      <w:r w:rsidRPr="00224C4C">
        <w:rPr>
          <w:rFonts w:ascii="Fb Fontext" w:hAnsi="Fb Fontext"/>
          <w:sz w:val="32"/>
          <w:rtl/>
        </w:rPr>
        <w:t xml:space="preserve"> לה הרי את מקודשת</w:t>
      </w:r>
      <w:r w:rsidR="00677811">
        <w:rPr>
          <w:rFonts w:ascii="Fb Fontext" w:hAnsi="Fb Fontext" w:hint="cs"/>
          <w:sz w:val="32"/>
          <w:rtl/>
        </w:rPr>
        <w:t>,</w:t>
      </w:r>
      <w:r w:rsidRPr="00224C4C">
        <w:rPr>
          <w:rFonts w:ascii="Fb Fontext" w:hAnsi="Fb Fontext"/>
          <w:sz w:val="32"/>
          <w:rtl/>
        </w:rPr>
        <w:t xml:space="preserve"> מאורסת לי</w:t>
      </w:r>
      <w:r w:rsidR="00677811">
        <w:rPr>
          <w:rFonts w:ascii="Fb Fontext" w:hAnsi="Fb Fontext" w:hint="cs"/>
          <w:sz w:val="32"/>
          <w:rtl/>
        </w:rPr>
        <w:t>,</w:t>
      </w:r>
      <w:r w:rsidRPr="00224C4C">
        <w:rPr>
          <w:rFonts w:ascii="Fb Fontext" w:hAnsi="Fb Fontext"/>
          <w:sz w:val="32"/>
          <w:rtl/>
        </w:rPr>
        <w:t xml:space="preserve"> הרי את לי לאינתו </w:t>
      </w:r>
      <w:r w:rsidR="00BE2FFB">
        <w:rPr>
          <w:rFonts w:ascii="Fb Fontext" w:hAnsi="Fb Fontext" w:hint="cs"/>
          <w:sz w:val="32"/>
          <w:rtl/>
        </w:rPr>
        <w:t xml:space="preserve">- </w:t>
      </w:r>
      <w:r w:rsidRPr="00224C4C">
        <w:rPr>
          <w:rFonts w:ascii="Fb Fontext" w:hAnsi="Fb Fontext" w:hint="cs"/>
          <w:sz w:val="32"/>
          <w:rtl/>
        </w:rPr>
        <w:t>הר</w:t>
      </w:r>
      <w:r w:rsidRPr="00224C4C">
        <w:rPr>
          <w:rFonts w:ascii="Fb Fontext" w:hAnsi="Fb Fontext"/>
          <w:sz w:val="32"/>
          <w:rtl/>
        </w:rPr>
        <w:t>"</w:t>
      </w:r>
      <w:r w:rsidRPr="00224C4C">
        <w:rPr>
          <w:rFonts w:ascii="Fb Fontext" w:hAnsi="Fb Fontext" w:hint="cs"/>
          <w:sz w:val="32"/>
          <w:rtl/>
        </w:rPr>
        <w:t>ז</w:t>
      </w:r>
      <w:r w:rsidRPr="00224C4C">
        <w:rPr>
          <w:rFonts w:ascii="Fb Fontext" w:hAnsi="Fb Fontext"/>
          <w:sz w:val="32"/>
          <w:rtl/>
        </w:rPr>
        <w:t xml:space="preserve"> מקודשת</w:t>
      </w:r>
    </w:p>
    <w:p w14:paraId="5E7C4BED" w14:textId="77777777" w:rsidR="006E0774" w:rsidRPr="00131640" w:rsidRDefault="006E0774" w:rsidP="006E0774">
      <w:pPr>
        <w:rPr>
          <w:rtl/>
        </w:rPr>
      </w:pPr>
      <w:r w:rsidRPr="00224C4C">
        <w:rPr>
          <w:rFonts w:ascii="Fb Fontext" w:hAnsi="Fb Fontext"/>
          <w:rtl/>
        </w:rPr>
        <w:t xml:space="preserve">אבל </w:t>
      </w:r>
      <w:r w:rsidRPr="00210DF6">
        <w:rPr>
          <w:rStyle w:val="afffa"/>
          <w:rFonts w:ascii="Fb Fontext" w:hAnsi="Fb Fontext" w:cs="BA TM • Vilna Extra-Bold"/>
          <w:bCs w:val="0"/>
          <w:rtl/>
        </w:rPr>
        <w:t>היא שנתנה, ואמרה היא</w:t>
      </w:r>
      <w:r w:rsidRPr="00224C4C">
        <w:rPr>
          <w:rFonts w:ascii="Fb Fontext" w:hAnsi="Fb Fontext"/>
          <w:rtl/>
        </w:rPr>
        <w:t xml:space="preserve"> הריני מקודשת לך, הריני מאורסת לך, הריני לך לאינתו - אינה מקודשת.</w:t>
      </w:r>
    </w:p>
    <w:p w14:paraId="3DD45BB3" w14:textId="77777777" w:rsidR="00A85AC8" w:rsidRPr="00E600D8" w:rsidRDefault="006E0774" w:rsidP="00677811">
      <w:pPr>
        <w:pStyle w:val="38"/>
        <w:framePr w:wrap="notBeside"/>
        <w:rPr>
          <w:rtl/>
        </w:rPr>
      </w:pPr>
      <w:r w:rsidRPr="00E600D8">
        <w:rPr>
          <w:rFonts w:hint="cs"/>
          <w:rtl/>
        </w:rPr>
        <w:t>אין להקשות</w:t>
      </w:r>
      <w:r w:rsidR="00A85AC8" w:rsidRPr="00E600D8">
        <w:rPr>
          <w:rtl/>
        </w:rPr>
        <w:t>:</w:t>
      </w:r>
    </w:p>
    <w:p w14:paraId="6179AEC5" w14:textId="2B92E7D3" w:rsidR="006E0774" w:rsidRPr="00131640" w:rsidRDefault="006E0774" w:rsidP="006E0774">
      <w:pPr>
        <w:rPr>
          <w:rtl/>
        </w:rPr>
      </w:pPr>
      <w:r w:rsidRPr="00224C4C">
        <w:rPr>
          <w:rFonts w:ascii="Fb Fontext" w:hAnsi="Fb Fontext" w:hint="cs"/>
          <w:sz w:val="32"/>
          <w:rtl/>
        </w:rPr>
        <w:t>מרישא לסיפא דברישא דווקא, סיפא כדי נסבא</w:t>
      </w:r>
    </w:p>
    <w:p w14:paraId="14329615" w14:textId="77777777" w:rsidR="006E0774" w:rsidRPr="00131640" w:rsidRDefault="006E0774" w:rsidP="00677811">
      <w:pPr>
        <w:rPr>
          <w:rtl/>
        </w:rPr>
      </w:pPr>
      <w:r w:rsidRPr="00224C4C">
        <w:rPr>
          <w:rFonts w:ascii="Fb Fontext" w:hAnsi="Fb Fontext" w:hint="cs"/>
          <w:sz w:val="32"/>
          <w:rtl/>
        </w:rPr>
        <w:t>והיינו בנתן הוא ואמרה היא אינה מקודשת</w:t>
      </w:r>
    </w:p>
    <w:p w14:paraId="5C29BC30" w14:textId="6909AB70" w:rsidR="00A85AC8" w:rsidRPr="00E600D8" w:rsidRDefault="006E0774" w:rsidP="00677811">
      <w:pPr>
        <w:pStyle w:val="38"/>
        <w:framePr w:wrap="notBeside"/>
        <w:rPr>
          <w:rtl/>
        </w:rPr>
      </w:pPr>
      <w:r w:rsidRPr="00E600D8">
        <w:rPr>
          <w:rFonts w:hint="cs"/>
          <w:rtl/>
        </w:rPr>
        <w:t>ו</w:t>
      </w:r>
      <w:r w:rsidRPr="00E600D8">
        <w:rPr>
          <w:rtl/>
        </w:rPr>
        <w:t>ה"ק</w:t>
      </w:r>
      <w:r w:rsidR="00A85AC8" w:rsidRPr="00E600D8">
        <w:rPr>
          <w:rtl/>
        </w:rPr>
        <w:t>:</w:t>
      </w:r>
    </w:p>
    <w:p w14:paraId="73B46749" w14:textId="0AE707FA" w:rsidR="006E0774" w:rsidRPr="00131640" w:rsidRDefault="006E0774" w:rsidP="00677811">
      <w:pPr>
        <w:rPr>
          <w:rtl/>
        </w:rPr>
      </w:pPr>
      <w:r w:rsidRPr="00224C4C">
        <w:rPr>
          <w:rFonts w:ascii="Fb Fontext" w:hAnsi="Fb Fontext"/>
          <w:sz w:val="32"/>
          <w:rtl/>
        </w:rPr>
        <w:t>נתן הוא ואמר הוא - פשיטא דהוו קידושין,</w:t>
      </w:r>
    </w:p>
    <w:p w14:paraId="6AEB5C8B" w14:textId="77777777" w:rsidR="006E0774" w:rsidRPr="00131640" w:rsidRDefault="006E0774" w:rsidP="00677811">
      <w:pPr>
        <w:rPr>
          <w:rtl/>
        </w:rPr>
      </w:pPr>
      <w:r w:rsidRPr="00224C4C">
        <w:rPr>
          <w:rFonts w:ascii="Fb Fontext" w:hAnsi="Fb Fontext"/>
          <w:sz w:val="32"/>
          <w:rtl/>
        </w:rPr>
        <w:t>נתן הוא ואמרה היא - נעשה כמי שנתנה היא ואמרה היא, ולא הוו קידושין.</w:t>
      </w:r>
    </w:p>
    <w:p w14:paraId="77A04BB0" w14:textId="0ECF46CD" w:rsidR="00A85AC8" w:rsidRPr="00E600D8" w:rsidRDefault="00250381" w:rsidP="00677811">
      <w:pPr>
        <w:pStyle w:val="38"/>
        <w:framePr w:wrap="notBeside"/>
        <w:rPr>
          <w:rtl/>
        </w:rPr>
      </w:pPr>
      <w:r w:rsidRPr="00E600D8">
        <w:rPr>
          <w:rtl/>
        </w:rPr>
        <w:t>◄</w:t>
      </w:r>
      <w:r w:rsidRPr="00E600D8">
        <w:rPr>
          <w:rFonts w:hint="cs"/>
          <w:rtl/>
        </w:rPr>
        <w:t xml:space="preserve"> </w:t>
      </w:r>
      <w:r w:rsidR="006E0774" w:rsidRPr="00E600D8">
        <w:rPr>
          <w:rFonts w:hint="cs"/>
          <w:rtl/>
        </w:rPr>
        <w:t xml:space="preserve">ב. </w:t>
      </w:r>
      <w:r w:rsidR="006E0774" w:rsidRPr="00E600D8">
        <w:rPr>
          <w:rtl/>
        </w:rPr>
        <w:t>ואב"א</w:t>
      </w:r>
      <w:r w:rsidR="00A85AC8" w:rsidRPr="00E600D8">
        <w:rPr>
          <w:rtl/>
        </w:rPr>
        <w:t>:</w:t>
      </w:r>
    </w:p>
    <w:p w14:paraId="624A389B" w14:textId="65B1F8BD" w:rsidR="006E0774" w:rsidRPr="00131640" w:rsidRDefault="006E0774" w:rsidP="006E0774">
      <w:pPr>
        <w:rPr>
          <w:rtl/>
        </w:rPr>
      </w:pPr>
      <w:r w:rsidRPr="00224C4C">
        <w:rPr>
          <w:rFonts w:ascii="Fb Fontext" w:hAnsi="Fb Fontext"/>
          <w:sz w:val="32"/>
          <w:rtl/>
        </w:rPr>
        <w:t>נתן הוא ואמרה היא - ספק היא וחיישינן מדרבנן.</w:t>
      </w:r>
    </w:p>
    <w:p w14:paraId="546A72BE" w14:textId="77777777" w:rsidR="006E0774" w:rsidRPr="00131640" w:rsidRDefault="006E0774" w:rsidP="00841728">
      <w:pPr>
        <w:pStyle w:val="affffb"/>
        <w:rPr>
          <w:rtl/>
        </w:rPr>
        <w:pPrChange w:id="90102" w:author="קלוד" w:date="2026-10-08T12:07:40Z">
          <w:pPr>
            <w:pStyle w:val="affb"/>
          </w:pPr>
        </w:pPrChange>
      </w:pPr>
      <w:del w:id="90100" w:author="קלוד" w:date="2026-10-08T12:07:40Z">
        <w:r w:rsidRPr="00224C4C">
          <w:rPr>
            <w:rFonts w:hint="cs"/>
            <w:rtl/>
          </w:rPr>
          <w:delText xml:space="preserve">׹</w:delText>
        </w:r>
      </w:del>
      <w:ins w:id="90101" w:author="קלוד" w:date="2026-10-08T12:07:40Z">
        <w:r>
          <w:rPr>
            <w:color w:val="7B3F00"/>
          </w:rPr>
          <w:t xml:space="preserve">אמירה בלא כסף</w:t>
        </w:r>
      </w:ins>
    </w:p>
    <w:p w14:paraId="6E995266" w14:textId="4D2E11FC" w:rsidR="00A85AC8" w:rsidRPr="00E600D8" w:rsidRDefault="00250381" w:rsidP="00FF6BD1">
      <w:pPr>
        <w:pStyle w:val="38"/>
        <w:framePr w:wrap="notBeside"/>
        <w:rPr>
          <w:rtl/>
        </w:rPr>
      </w:pPr>
      <w:r w:rsidRPr="00E600D8">
        <w:rPr>
          <w:rtl/>
        </w:rPr>
        <w:t>◄</w:t>
      </w:r>
      <w:r w:rsidRPr="00E600D8">
        <w:rPr>
          <w:rFonts w:hint="cs"/>
          <w:rtl/>
        </w:rPr>
        <w:t xml:space="preserve"> </w:t>
      </w:r>
      <w:r w:rsidR="006E0774" w:rsidRPr="00E600D8">
        <w:rPr>
          <w:rtl/>
        </w:rPr>
        <w:t>שמואל</w:t>
      </w:r>
      <w:r w:rsidR="00A85AC8" w:rsidRPr="00E600D8">
        <w:rPr>
          <w:rtl/>
        </w:rPr>
        <w:t>:</w:t>
      </w:r>
    </w:p>
    <w:p w14:paraId="75A40D26" w14:textId="13F6654F" w:rsidR="009469D7" w:rsidRDefault="006E0774" w:rsidP="006E0774">
      <w:pPr>
        <w:rPr>
          <w:rFonts w:ascii="Fb Fontext" w:hAnsi="Fb Fontext"/>
          <w:sz w:val="32"/>
          <w:rtl/>
        </w:rPr>
      </w:pPr>
      <w:r w:rsidRPr="00224C4C">
        <w:rPr>
          <w:rFonts w:ascii="Fb Fontext" w:hAnsi="Fb Fontext"/>
          <w:sz w:val="32"/>
          <w:rtl/>
        </w:rPr>
        <w:t xml:space="preserve">בקידושין, נתן לה כסף ושוה כסף, ואמר לה הרי את מקודשת, הרי את מאורסת הרי את </w:t>
      </w:r>
      <w:r w:rsidRPr="00224C4C">
        <w:rPr>
          <w:rFonts w:ascii="Fb Fontext" w:hAnsi="Fb Fontext" w:hint="cs"/>
          <w:sz w:val="32"/>
          <w:rtl/>
        </w:rPr>
        <w:t xml:space="preserve">לי </w:t>
      </w:r>
      <w:r w:rsidRPr="00224C4C">
        <w:rPr>
          <w:rFonts w:ascii="Fb Fontext" w:hAnsi="Fb Fontext"/>
          <w:sz w:val="32"/>
          <w:rtl/>
        </w:rPr>
        <w:t>לאינתו הרי זו מקודשת,</w:t>
      </w:r>
    </w:p>
    <w:p w14:paraId="12C0B419" w14:textId="71DE3BAB" w:rsidR="006E0774" w:rsidRPr="00131640" w:rsidRDefault="006E0774" w:rsidP="006E0774">
      <w:pPr>
        <w:rPr>
          <w:rtl/>
        </w:rPr>
      </w:pPr>
      <w:r w:rsidRPr="00224C4C">
        <w:rPr>
          <w:rFonts w:ascii="Fb Fontext" w:hAnsi="Fb Fontext"/>
          <w:sz w:val="32"/>
          <w:rtl/>
        </w:rPr>
        <w:t>הריני אישך, הריני בעליך, הריני ארוסיך אין כאן בית מיחוש.</w:t>
      </w:r>
    </w:p>
    <w:p w14:paraId="22014D1F" w14:textId="331C5BB2" w:rsidR="00A85AC8" w:rsidRPr="00E600D8" w:rsidRDefault="00B63222" w:rsidP="00B63222">
      <w:pPr>
        <w:pStyle w:val="38"/>
        <w:framePr w:wrap="notBeside"/>
        <w:rPr>
          <w:rtl/>
        </w:rPr>
      </w:pPr>
      <w:r w:rsidRPr="00E600D8">
        <w:rPr>
          <w:rtl/>
        </w:rPr>
        <w:t>◄</w:t>
      </w:r>
    </w:p>
    <w:p w14:paraId="3DF5DB0E" w14:textId="152405DB" w:rsidR="009469D7" w:rsidRDefault="00B63222" w:rsidP="00B63222">
      <w:pPr>
        <w:rPr>
          <w:rFonts w:ascii="Fb Fontext" w:hAnsi="Fb Fontext"/>
          <w:rtl/>
        </w:rPr>
      </w:pPr>
      <w:r>
        <w:rPr>
          <w:rFonts w:ascii="Fb Fontext" w:hAnsi="Fb Fontext" w:hint="cs"/>
          <w:rtl/>
        </w:rPr>
        <w:t>ו</w:t>
      </w:r>
      <w:r w:rsidR="006E0774" w:rsidRPr="00224C4C">
        <w:rPr>
          <w:rFonts w:ascii="Fb Fontext" w:hAnsi="Fb Fontext"/>
          <w:rtl/>
        </w:rPr>
        <w:t>כן בגירושין, נתן לה ואמר לה הרי את משולחת, הרי את מגורשת, הרי את מותרת לכל אדם</w:t>
      </w:r>
      <w:r>
        <w:rPr>
          <w:rFonts w:ascii="Fb Fontext" w:hAnsi="Fb Fontext" w:hint="cs"/>
          <w:rtl/>
        </w:rPr>
        <w:t xml:space="preserve"> </w:t>
      </w:r>
      <w:r w:rsidR="006E0774" w:rsidRPr="00224C4C">
        <w:rPr>
          <w:rFonts w:ascii="Fb Fontext" w:hAnsi="Fb Fontext" w:hint="cs"/>
          <w:rtl/>
        </w:rPr>
        <w:t>הר</w:t>
      </w:r>
      <w:r w:rsidR="006E0774" w:rsidRPr="00224C4C">
        <w:rPr>
          <w:rFonts w:ascii="Fb Fontext" w:hAnsi="Fb Fontext"/>
          <w:rtl/>
        </w:rPr>
        <w:t>"</w:t>
      </w:r>
      <w:r w:rsidR="006E0774" w:rsidRPr="00224C4C">
        <w:rPr>
          <w:rFonts w:ascii="Fb Fontext" w:hAnsi="Fb Fontext" w:hint="cs"/>
          <w:rtl/>
        </w:rPr>
        <w:t>ז מגורשת</w:t>
      </w:r>
      <w:r w:rsidR="006E0774" w:rsidRPr="00224C4C">
        <w:rPr>
          <w:rFonts w:ascii="Fb Fontext" w:hAnsi="Fb Fontext"/>
          <w:rtl/>
        </w:rPr>
        <w:t>,</w:t>
      </w:r>
    </w:p>
    <w:p w14:paraId="2E4C9A30" w14:textId="50ADFDFE" w:rsidR="006E0774" w:rsidRPr="00131640" w:rsidRDefault="006E0774" w:rsidP="00B63222">
      <w:pPr>
        <w:rPr>
          <w:rtl/>
        </w:rPr>
      </w:pPr>
      <w:r w:rsidRPr="00224C4C">
        <w:rPr>
          <w:rFonts w:ascii="Fb Fontext" w:hAnsi="Fb Fontext"/>
          <w:rtl/>
        </w:rPr>
        <w:t>איני אישך, איני בעליך, איני ארוסיך - אין כאן בית מיחוש.</w:t>
      </w:r>
    </w:p>
    <w:p w14:paraId="75E50E22" w14:textId="49A4D3B9" w:rsidR="00A85AC8" w:rsidRPr="00E600D8" w:rsidRDefault="006E0774" w:rsidP="0065334E">
      <w:pPr>
        <w:pStyle w:val="38"/>
        <w:framePr w:wrap="notBeside"/>
        <w:rPr>
          <w:rtl/>
        </w:rPr>
      </w:pPr>
      <w:r w:rsidRPr="00E600D8">
        <w:rPr>
          <w:rtl/>
        </w:rPr>
        <w:t xml:space="preserve">• </w:t>
      </w:r>
      <w:r w:rsidRPr="00E600D8">
        <w:rPr>
          <w:rFonts w:hint="cs"/>
          <w:rtl/>
        </w:rPr>
        <w:t>ר</w:t>
      </w:r>
      <w:r w:rsidRPr="00E600D8">
        <w:rPr>
          <w:rtl/>
        </w:rPr>
        <w:t>"</w:t>
      </w:r>
      <w:r w:rsidRPr="00E600D8">
        <w:rPr>
          <w:rFonts w:hint="cs"/>
          <w:rtl/>
        </w:rPr>
        <w:t>פ לאביי</w:t>
      </w:r>
      <w:r w:rsidR="00A85AC8" w:rsidRPr="00E600D8">
        <w:rPr>
          <w:rtl/>
        </w:rPr>
        <w:t>:</w:t>
      </w:r>
    </w:p>
    <w:p w14:paraId="4BC3EC31" w14:textId="585CA9A5" w:rsidR="006E0774" w:rsidRPr="00131640" w:rsidRDefault="006E0774" w:rsidP="006E0774">
      <w:pPr>
        <w:rPr>
          <w:rtl/>
        </w:rPr>
      </w:pPr>
      <w:r w:rsidRPr="00D30E26">
        <w:rPr>
          <w:rStyle w:val="afffff3"/>
          <w:rFonts w:hint="cs"/>
          <w:rtl/>
        </w:rPr>
        <w:t>משמע דל</w:t>
      </w:r>
      <w:r w:rsidRPr="00D30E26">
        <w:rPr>
          <w:rStyle w:val="afffff3"/>
          <w:rtl/>
        </w:rPr>
        <w:t>שמואל</w:t>
      </w:r>
      <w:r w:rsidR="00D30E26">
        <w:rPr>
          <w:rStyle w:val="afffff3"/>
          <w:rFonts w:hint="cs"/>
          <w:rtl/>
        </w:rPr>
        <w:t>:</w:t>
      </w:r>
      <w:r w:rsidRPr="00224C4C">
        <w:rPr>
          <w:rFonts w:ascii="Fb Fontext" w:hAnsi="Fb Fontext"/>
          <w:sz w:val="32"/>
          <w:rtl/>
        </w:rPr>
        <w:t xml:space="preserve"> ידים שאין מוכיחות הויין ידים,</w:t>
      </w:r>
    </w:p>
    <w:p w14:paraId="3648FBF4" w14:textId="1DE0DB0B" w:rsidR="006E0774" w:rsidRPr="000605BF" w:rsidRDefault="006E0774" w:rsidP="006E0774">
      <w:pPr>
        <w:rPr>
          <w:spacing w:val="0"/>
          <w:rtl/>
        </w:rPr>
      </w:pPr>
      <w:r w:rsidRPr="000605BF">
        <w:rPr>
          <w:rFonts w:ascii="Fb Fontext" w:hAnsi="Fb Fontext" w:hint="cs"/>
          <w:spacing w:val="0"/>
          <w:rtl/>
        </w:rPr>
        <w:t>ומד</w:t>
      </w:r>
      <w:r w:rsidRPr="000605BF">
        <w:rPr>
          <w:rFonts w:ascii="Fb Fontext" w:hAnsi="Fb Fontext"/>
          <w:spacing w:val="0"/>
          <w:rtl/>
        </w:rPr>
        <w:t xml:space="preserve">האומר אהא </w:t>
      </w:r>
      <w:r w:rsidRPr="000605BF">
        <w:rPr>
          <w:rFonts w:ascii="Fb Fontext" w:hAnsi="Fb Fontext" w:hint="cs"/>
          <w:spacing w:val="0"/>
          <w:rtl/>
        </w:rPr>
        <w:t>הר</w:t>
      </w:r>
      <w:r w:rsidRPr="000605BF">
        <w:rPr>
          <w:rFonts w:ascii="Fb Fontext" w:hAnsi="Fb Fontext"/>
          <w:spacing w:val="0"/>
          <w:rtl/>
        </w:rPr>
        <w:t>"</w:t>
      </w:r>
      <w:r w:rsidRPr="000605BF">
        <w:rPr>
          <w:rFonts w:ascii="Fb Fontext" w:hAnsi="Fb Fontext" w:hint="cs"/>
          <w:spacing w:val="0"/>
          <w:rtl/>
        </w:rPr>
        <w:t>ז</w:t>
      </w:r>
      <w:r w:rsidRPr="000605BF">
        <w:rPr>
          <w:rFonts w:ascii="Fb Fontext" w:hAnsi="Fb Fontext"/>
          <w:spacing w:val="0"/>
          <w:rtl/>
        </w:rPr>
        <w:t xml:space="preserve"> נזיר</w:t>
      </w:r>
      <w:r w:rsidRPr="000605BF">
        <w:rPr>
          <w:rStyle w:val="afffff5"/>
          <w:rFonts w:hint="cs"/>
          <w:spacing w:val="0"/>
          <w:rtl/>
        </w:rPr>
        <w:t xml:space="preserve"> ומיירי בנזיר עובר לפניו דאל</w:t>
      </w:r>
      <w:r w:rsidRPr="000605BF">
        <w:rPr>
          <w:rStyle w:val="afffff5"/>
          <w:spacing w:val="0"/>
          <w:rtl/>
        </w:rPr>
        <w:t>"</w:t>
      </w:r>
      <w:r w:rsidRPr="000605BF">
        <w:rPr>
          <w:rStyle w:val="afffff5"/>
          <w:rFonts w:hint="cs"/>
          <w:spacing w:val="0"/>
          <w:rtl/>
        </w:rPr>
        <w:t xml:space="preserve">ה </w:t>
      </w:r>
      <w:r w:rsidR="0065334E" w:rsidRPr="000605BF">
        <w:rPr>
          <w:rStyle w:val="afffff5"/>
          <w:rFonts w:hint="cs"/>
          <w:spacing w:val="0"/>
          <w:rtl/>
        </w:rPr>
        <w:t>ש</w:t>
      </w:r>
      <w:r w:rsidRPr="000605BF">
        <w:rPr>
          <w:rStyle w:val="afffff5"/>
          <w:rFonts w:hint="cs"/>
          <w:spacing w:val="0"/>
          <w:rtl/>
        </w:rPr>
        <w:t>מא בתענית אמר</w:t>
      </w:r>
    </w:p>
    <w:p w14:paraId="0CB4EFE8" w14:textId="77777777" w:rsidR="00A85AC8" w:rsidRPr="00E600D8" w:rsidRDefault="00B35B36" w:rsidP="00D30E26">
      <w:pPr>
        <w:pStyle w:val="38"/>
        <w:framePr w:wrap="notBeside"/>
        <w:rPr>
          <w:rtl/>
        </w:rPr>
      </w:pPr>
      <w:r w:rsidRPr="00E600D8">
        <w:rPr>
          <w:rFonts w:hint="cs"/>
          <w:rtl/>
        </w:rPr>
        <w:t>כאן</w:t>
      </w:r>
      <w:r w:rsidR="006E0774" w:rsidRPr="00E600D8">
        <w:rPr>
          <w:rFonts w:hint="cs"/>
          <w:rtl/>
        </w:rPr>
        <w:t xml:space="preserve"> מיירי</w:t>
      </w:r>
      <w:r w:rsidR="00A85AC8" w:rsidRPr="00E600D8">
        <w:rPr>
          <w:rtl/>
        </w:rPr>
        <w:t>:</w:t>
      </w:r>
    </w:p>
    <w:p w14:paraId="28F6858D" w14:textId="1ED2813E" w:rsidR="006E0774" w:rsidRPr="00131640" w:rsidRDefault="006E0774" w:rsidP="006E0774">
      <w:pPr>
        <w:rPr>
          <w:rtl/>
        </w:rPr>
      </w:pPr>
      <w:r w:rsidRPr="00224C4C">
        <w:rPr>
          <w:rFonts w:ascii="Fb Fontext" w:hAnsi="Fb Fontext" w:hint="cs"/>
          <w:rtl/>
        </w:rPr>
        <w:t>ב</w:t>
      </w:r>
      <w:r w:rsidRPr="00224C4C">
        <w:rPr>
          <w:rFonts w:ascii="Fb Fontext" w:hAnsi="Fb Fontext"/>
          <w:rtl/>
        </w:rPr>
        <w:t xml:space="preserve">אמר </w:t>
      </w:r>
      <w:r w:rsidRPr="00210DF6">
        <w:rPr>
          <w:rStyle w:val="afffa"/>
          <w:rFonts w:ascii="Fb Fontext" w:hAnsi="Fb Fontext" w:cs="BA TM • Vilna Extra-Bold"/>
          <w:bCs w:val="0"/>
          <w:rtl/>
        </w:rPr>
        <w:t>לי</w:t>
      </w:r>
      <w:r w:rsidRPr="00224C4C">
        <w:rPr>
          <w:rFonts w:ascii="Fb Fontext" w:hAnsi="Fb Fontext" w:hint="cs"/>
          <w:rtl/>
        </w:rPr>
        <w:t xml:space="preserve"> ולישנא בתראי קמ</w:t>
      </w:r>
      <w:r w:rsidRPr="00224C4C">
        <w:rPr>
          <w:rFonts w:ascii="Fb Fontext" w:hAnsi="Fb Fontext"/>
          <w:rtl/>
        </w:rPr>
        <w:t>"</w:t>
      </w:r>
      <w:r w:rsidRPr="00224C4C">
        <w:rPr>
          <w:rFonts w:ascii="Fb Fontext" w:hAnsi="Fb Fontext" w:hint="cs"/>
          <w:rtl/>
        </w:rPr>
        <w:t xml:space="preserve">ל </w:t>
      </w:r>
      <w:r w:rsidRPr="00224C4C">
        <w:rPr>
          <w:rStyle w:val="affffa"/>
          <w:rFonts w:hint="cs"/>
          <w:rtl/>
        </w:rPr>
        <w:t>ד'</w:t>
      </w:r>
      <w:r w:rsidRPr="00224C4C">
        <w:rPr>
          <w:rStyle w:val="affffa"/>
          <w:rtl/>
        </w:rPr>
        <w:t>כי יקח</w:t>
      </w:r>
      <w:r w:rsidRPr="00224C4C">
        <w:rPr>
          <w:rFonts w:ascii="Fb Fontext" w:hAnsi="Fb Fontext"/>
          <w:rtl/>
        </w:rPr>
        <w:t xml:space="preserve"> ולא שיקח עצמו, </w:t>
      </w:r>
      <w:r w:rsidRPr="00224C4C">
        <w:rPr>
          <w:rStyle w:val="affffa"/>
          <w:rFonts w:hint="cs"/>
          <w:rtl/>
        </w:rPr>
        <w:t>ו</w:t>
      </w:r>
      <w:r w:rsidRPr="00224C4C">
        <w:rPr>
          <w:rStyle w:val="affffa"/>
          <w:rtl/>
        </w:rPr>
        <w:t xml:space="preserve">שלחה </w:t>
      </w:r>
      <w:r w:rsidRPr="00224C4C">
        <w:rPr>
          <w:rFonts w:ascii="Fb Fontext" w:hAnsi="Fb Fontext"/>
          <w:rtl/>
        </w:rPr>
        <w:t>ולא שישלח את עצמו.</w:t>
      </w:r>
    </w:p>
    <w:p w14:paraId="146E37C2" w14:textId="77777777" w:rsidR="006E0774" w:rsidRPr="00131640" w:rsidRDefault="006E0774" w:rsidP="00841728">
      <w:pPr>
        <w:pStyle w:val="affb"/>
        <w:rPr>
          <w:rtl/>
        </w:rPr>
      </w:pPr>
      <w:r w:rsidRPr="00224C4C">
        <w:rPr>
          <w:rFonts w:hint="cs"/>
          <w:rtl/>
        </w:rPr>
        <w:t>׹</w:t>
      </w:r>
    </w:p>
    <w:p w14:paraId="635DD688" w14:textId="77777777" w:rsidR="006E0774" w:rsidRPr="00131640" w:rsidRDefault="006E0774" w:rsidP="0010529F">
      <w:pPr>
        <w:pStyle w:val="afff0"/>
        <w:framePr w:wrap="around"/>
        <w:rPr>
          <w:rtl/>
        </w:rPr>
      </w:pPr>
      <w:r w:rsidRPr="00224C4C">
        <w:rPr>
          <w:rFonts w:hint="cs"/>
          <w:rtl/>
        </w:rPr>
        <w:t>ו.</w:t>
      </w:r>
    </w:p>
    <w:p w14:paraId="5D62D1A5" w14:textId="6FEB17B7" w:rsidR="00A85AC8" w:rsidRPr="00E600D8" w:rsidRDefault="007F3FF4" w:rsidP="00DE6382">
      <w:pPr>
        <w:pStyle w:val="38"/>
        <w:framePr w:wrap="notBeside"/>
        <w:rPr>
          <w:rtl/>
        </w:rPr>
      </w:pPr>
      <w:r w:rsidRPr="00E600D8">
        <w:rPr>
          <w:rtl/>
        </w:rPr>
        <w:t>◄</w:t>
      </w:r>
      <w:r w:rsidRPr="00E600D8">
        <w:rPr>
          <w:rFonts w:hint="cs"/>
          <w:rtl/>
        </w:rPr>
        <w:t xml:space="preserve"> </w:t>
      </w:r>
      <w:r w:rsidR="006E0774" w:rsidRPr="00E600D8">
        <w:rPr>
          <w:rtl/>
        </w:rPr>
        <w:t>ת"ר</w:t>
      </w:r>
      <w:r w:rsidR="00A85AC8" w:rsidRPr="00E600D8">
        <w:rPr>
          <w:rtl/>
        </w:rPr>
        <w:t>:</w:t>
      </w:r>
    </w:p>
    <w:p w14:paraId="21FBFD12" w14:textId="79F8EB2B" w:rsidR="006E0774" w:rsidRPr="00131640" w:rsidRDefault="006E0774" w:rsidP="006E0774">
      <w:pPr>
        <w:rPr>
          <w:rtl/>
        </w:rPr>
      </w:pPr>
      <w:r w:rsidRPr="00210DF6">
        <w:rPr>
          <w:rFonts w:ascii="Fb Fontext" w:hAnsi="Fb Fontext" w:cs="BA TM • Vilna Extra-Bold"/>
          <w:sz w:val="32"/>
          <w:rtl/>
        </w:rPr>
        <w:t xml:space="preserve">הרי את </w:t>
      </w:r>
      <w:r w:rsidRPr="00224C4C">
        <w:rPr>
          <w:rStyle w:val="afffa"/>
          <w:rFonts w:ascii="Fb Fontext" w:hAnsi="Fb Fontext"/>
          <w:b/>
          <w:bCs w:val="0"/>
          <w:rtl/>
        </w:rPr>
        <w:t>א</w:t>
      </w:r>
      <w:r w:rsidRPr="00210DF6">
        <w:rPr>
          <w:rStyle w:val="afffa"/>
          <w:rFonts w:ascii="Fb Fontext" w:hAnsi="Fb Fontext" w:cs="BA TM • Vilna Extra-Bold"/>
          <w:bCs w:val="0"/>
          <w:rtl/>
        </w:rPr>
        <w:t>שתי</w:t>
      </w:r>
      <w:r w:rsidRPr="00224C4C">
        <w:rPr>
          <w:rFonts w:ascii="Fb Fontext" w:hAnsi="Fb Fontext"/>
          <w:sz w:val="32"/>
          <w:rtl/>
        </w:rPr>
        <w:t xml:space="preserve">, הרי את </w:t>
      </w:r>
      <w:r w:rsidRPr="00210DF6">
        <w:rPr>
          <w:rStyle w:val="afffa"/>
          <w:rFonts w:ascii="Fb Fontext" w:hAnsi="Fb Fontext" w:cs="BA TM • Vilna Extra-Bold"/>
          <w:bCs w:val="0"/>
          <w:rtl/>
        </w:rPr>
        <w:t>ארוסתי</w:t>
      </w:r>
      <w:r w:rsidRPr="00224C4C">
        <w:rPr>
          <w:rFonts w:ascii="Fb Fontext" w:hAnsi="Fb Fontext"/>
          <w:sz w:val="32"/>
          <w:rtl/>
        </w:rPr>
        <w:t xml:space="preserve"> הרי את </w:t>
      </w:r>
      <w:r w:rsidRPr="00210DF6">
        <w:rPr>
          <w:rStyle w:val="afffa"/>
          <w:rFonts w:ascii="Fb Fontext" w:hAnsi="Fb Fontext" w:cs="BA TM • Vilna Extra-Bold"/>
          <w:bCs w:val="0"/>
          <w:rtl/>
        </w:rPr>
        <w:t>קנויה</w:t>
      </w:r>
      <w:r w:rsidRPr="00224C4C">
        <w:rPr>
          <w:rFonts w:ascii="Fb Fontext" w:hAnsi="Fb Fontext"/>
          <w:sz w:val="32"/>
          <w:rtl/>
        </w:rPr>
        <w:t xml:space="preserve"> </w:t>
      </w:r>
      <w:r w:rsidRPr="00210DF6">
        <w:rPr>
          <w:rStyle w:val="afffa"/>
          <w:rFonts w:ascii="Fb Fontext" w:hAnsi="Fb Fontext" w:cs="BA TM • Vilna Extra-Bold"/>
          <w:bCs w:val="0"/>
          <w:rtl/>
        </w:rPr>
        <w:t>לי</w:t>
      </w:r>
      <w:r w:rsidRPr="00224C4C">
        <w:rPr>
          <w:rFonts w:ascii="Fb Fontext" w:hAnsi="Fb Fontext"/>
          <w:sz w:val="32"/>
          <w:rtl/>
        </w:rPr>
        <w:t xml:space="preserve"> - מקודשת.</w:t>
      </w:r>
    </w:p>
    <w:p w14:paraId="5B2850F6" w14:textId="77777777" w:rsidR="006E0774" w:rsidRPr="00131640" w:rsidRDefault="006E0774" w:rsidP="006E0774">
      <w:pPr>
        <w:rPr>
          <w:rtl/>
        </w:rPr>
      </w:pPr>
      <w:r w:rsidRPr="00224C4C">
        <w:rPr>
          <w:rFonts w:ascii="Fb Fontext" w:hAnsi="Fb Fontext"/>
          <w:rtl/>
        </w:rPr>
        <w:t>הרי את שלי, הרי את ברשותי, הרי את זקוקה לי - מקודשת.</w:t>
      </w:r>
    </w:p>
    <w:p w14:paraId="1EEC55E5" w14:textId="5165339C" w:rsidR="00C922F1" w:rsidRDefault="00C922F1" w:rsidP="00C922F1">
      <w:pPr>
        <w:pStyle w:val="38"/>
        <w:framePr w:wrap="notBeside"/>
        <w:rPr>
          <w:rtl/>
        </w:rPr>
      </w:pPr>
      <w:r>
        <w:rPr>
          <w:rFonts w:hint="cs"/>
          <w:rtl/>
        </w:rPr>
        <w:t>-</w:t>
      </w:r>
      <w:r w:rsidR="006E0774" w:rsidRPr="00224C4C">
        <w:rPr>
          <w:rtl/>
        </w:rPr>
        <w:t>תנא</w:t>
      </w:r>
    </w:p>
    <w:p w14:paraId="34B6DAC3" w14:textId="5A2A2C24" w:rsidR="006E0774" w:rsidRDefault="006E0774" w:rsidP="006E0774">
      <w:pPr>
        <w:rPr>
          <w:rtl/>
        </w:rPr>
      </w:pPr>
      <w:r w:rsidRPr="00224C4C">
        <w:rPr>
          <w:rFonts w:ascii="Fb Fontext" w:hAnsi="Fb Fontext"/>
          <w:rtl/>
        </w:rPr>
        <w:t xml:space="preserve"> תלת תלת שמעינהו וגרסינהו.</w:t>
      </w:r>
    </w:p>
    <w:p w14:paraId="7B811C9B" w14:textId="4197451B" w:rsidR="00D653CB" w:rsidRPr="00131640" w:rsidRDefault="00D653CB" w:rsidP="007309FA">
      <w:pPr>
        <w:pStyle w:val="affffb"/>
        <w:rPr>
          <w:rtl/>
        </w:rPr>
      </w:pPr>
      <w:r w:rsidRPr="007309FA">
        <w:rPr>
          <w:rtl/>
        </w:rPr>
        <w:t>***</w:t>
      </w:r>
    </w:p>
    <w:p w14:paraId="65F34C2B" w14:textId="75C3FF7B" w:rsidR="006E0774" w:rsidRPr="00131640" w:rsidRDefault="006E0774" w:rsidP="00F65F8B">
      <w:pPr>
        <w:pStyle w:val="affffb"/>
        <w:rPr>
          <w:rtl/>
        </w:rPr>
      </w:pPr>
      <w:r w:rsidRPr="00224C4C">
        <w:rPr>
          <w:rtl/>
        </w:rPr>
        <w:t xml:space="preserve">איבעיא  מיוחדת לי, מיועדת לי, עזרתי, </w:t>
      </w:r>
      <w:r w:rsidRPr="00224C4C">
        <w:rPr>
          <w:rFonts w:hint="cs"/>
          <w:rtl/>
        </w:rPr>
        <w:t>נ</w:t>
      </w:r>
      <w:r w:rsidRPr="00224C4C">
        <w:rPr>
          <w:rtl/>
        </w:rPr>
        <w:t>גדתי, עצורתי,</w:t>
      </w:r>
      <w:r w:rsidRPr="00224C4C">
        <w:rPr>
          <w:rFonts w:hint="cs"/>
          <w:rtl/>
        </w:rPr>
        <w:t xml:space="preserve"> </w:t>
      </w:r>
      <w:r w:rsidRPr="00224C4C">
        <w:rPr>
          <w:rtl/>
        </w:rPr>
        <w:t>צלעתי, סגורתי, תחתי, תפושתי, לקוחתי, מהו?</w:t>
      </w:r>
    </w:p>
    <w:p w14:paraId="3B67916D" w14:textId="103DA408" w:rsidR="00A85AC8" w:rsidRPr="00E600D8" w:rsidRDefault="006E0774" w:rsidP="007B427E">
      <w:pPr>
        <w:pStyle w:val="38"/>
        <w:framePr w:wrap="notBeside"/>
        <w:rPr>
          <w:rtl/>
        </w:rPr>
      </w:pPr>
      <w:r w:rsidRPr="00E600D8">
        <w:rPr>
          <w:rtl/>
        </w:rPr>
        <w:t>פשוט חדא</w:t>
      </w:r>
      <w:r w:rsidR="00166C09" w:rsidRPr="00E600D8">
        <w:rPr>
          <w:rFonts w:hint="cs"/>
          <w:rtl/>
        </w:rPr>
        <w:t xml:space="preserve"> דתניא</w:t>
      </w:r>
      <w:r w:rsidR="00A85AC8" w:rsidRPr="00E600D8">
        <w:rPr>
          <w:rFonts w:hint="cs"/>
          <w:rtl/>
        </w:rPr>
        <w:t>:</w:t>
      </w:r>
    </w:p>
    <w:p w14:paraId="41BE0BF3" w14:textId="5EFD6DBB" w:rsidR="006E0774" w:rsidRDefault="006E0774" w:rsidP="006E0774">
      <w:pPr>
        <w:rPr>
          <w:rStyle w:val="affffa"/>
          <w:rtl/>
        </w:rPr>
      </w:pPr>
      <w:r w:rsidRPr="00224C4C">
        <w:rPr>
          <w:rFonts w:ascii="Fb Fontext" w:hAnsi="Fb Fontext"/>
          <w:rtl/>
        </w:rPr>
        <w:t xml:space="preserve">האומר </w:t>
      </w:r>
      <w:r w:rsidRPr="00210DF6">
        <w:rPr>
          <w:rStyle w:val="afffa"/>
          <w:rFonts w:ascii="Fb Fontext" w:hAnsi="Fb Fontext" w:cs="BA TM • Vilna Extra-Bold"/>
          <w:bCs w:val="0"/>
          <w:rtl/>
        </w:rPr>
        <w:t>לקוחתי</w:t>
      </w:r>
      <w:r w:rsidRPr="00224C4C">
        <w:rPr>
          <w:rFonts w:ascii="Fb Fontext" w:hAnsi="Fb Fontext"/>
          <w:rtl/>
        </w:rPr>
        <w:t xml:space="preserve"> </w:t>
      </w:r>
      <w:r w:rsidR="00166C09">
        <w:rPr>
          <w:rFonts w:ascii="Fb Fontext" w:hAnsi="Fb Fontext"/>
          <w:rtl/>
        </w:rPr>
        <w:t>–</w:t>
      </w:r>
      <w:r w:rsidRPr="00224C4C">
        <w:rPr>
          <w:rFonts w:ascii="Fb Fontext" w:hAnsi="Fb Fontext"/>
          <w:rtl/>
        </w:rPr>
        <w:t xml:space="preserve"> </w:t>
      </w:r>
      <w:r w:rsidR="00166C09">
        <w:rPr>
          <w:rFonts w:ascii="Fb Fontext" w:hAnsi="Fb Fontext" w:hint="cs"/>
          <w:rtl/>
        </w:rPr>
        <w:t>הר''ז</w:t>
      </w:r>
      <w:r w:rsidRPr="00224C4C">
        <w:rPr>
          <w:rFonts w:ascii="Fb Fontext" w:hAnsi="Fb Fontext"/>
          <w:rtl/>
        </w:rPr>
        <w:t xml:space="preserve"> מקודשת, </w:t>
      </w:r>
      <w:r w:rsidR="00166C09" w:rsidRPr="00166C09">
        <w:rPr>
          <w:rStyle w:val="afffff3"/>
          <w:rFonts w:hint="cs"/>
          <w:rtl/>
        </w:rPr>
        <w:t>שנא</w:t>
      </w:r>
      <w:r w:rsidRPr="00166C09">
        <w:rPr>
          <w:rStyle w:val="afffff3"/>
          <w:rtl/>
        </w:rPr>
        <w:t>:</w:t>
      </w:r>
      <w:r w:rsidRPr="00224C4C">
        <w:rPr>
          <w:rStyle w:val="affffa"/>
          <w:rtl/>
        </w:rPr>
        <w:t xml:space="preserve"> </w:t>
      </w:r>
      <w:r w:rsidRPr="00224C4C">
        <w:rPr>
          <w:rStyle w:val="affffa"/>
          <w:rFonts w:hint="cs"/>
          <w:rtl/>
        </w:rPr>
        <w:t>'</w:t>
      </w:r>
      <w:r w:rsidRPr="00224C4C">
        <w:rPr>
          <w:rStyle w:val="affffa"/>
          <w:rtl/>
        </w:rPr>
        <w:t>כי יקח איש אשה</w:t>
      </w:r>
      <w:r w:rsidRPr="00224C4C">
        <w:rPr>
          <w:rStyle w:val="affffa"/>
          <w:rFonts w:hint="cs"/>
          <w:rtl/>
        </w:rPr>
        <w:t>'</w:t>
      </w:r>
      <w:r w:rsidRPr="00224C4C">
        <w:rPr>
          <w:rStyle w:val="affffa"/>
          <w:rtl/>
        </w:rPr>
        <w:t>.</w:t>
      </w:r>
    </w:p>
    <w:p w14:paraId="68FC2D1B" w14:textId="756FF9B7" w:rsidR="00D653CB" w:rsidRPr="00131640" w:rsidRDefault="00D653CB" w:rsidP="007309FA">
      <w:pPr>
        <w:pStyle w:val="affffb"/>
        <w:rPr>
          <w:rtl/>
        </w:rPr>
      </w:pPr>
      <w:r w:rsidRPr="007309FA">
        <w:rPr>
          <w:rtl/>
        </w:rPr>
        <w:t>***</w:t>
      </w:r>
    </w:p>
    <w:p w14:paraId="32DD4C8F" w14:textId="19EDEB83" w:rsidR="006E0774" w:rsidRPr="00131640" w:rsidRDefault="006E0774" w:rsidP="00F65F8B">
      <w:pPr>
        <w:pStyle w:val="affffb"/>
        <w:rPr>
          <w:rtl/>
        </w:rPr>
      </w:pPr>
      <w:r w:rsidRPr="00224C4C">
        <w:rPr>
          <w:rtl/>
        </w:rPr>
        <w:t>איבעיא</w:t>
      </w:r>
      <w:r w:rsidRPr="00224C4C">
        <w:rPr>
          <w:rFonts w:hint="cs"/>
          <w:rtl/>
        </w:rPr>
        <w:t>:</w:t>
      </w:r>
      <w:r w:rsidRPr="00224C4C">
        <w:rPr>
          <w:rtl/>
        </w:rPr>
        <w:t xml:space="preserve"> </w:t>
      </w:r>
      <w:r w:rsidRPr="00224C4C">
        <w:rPr>
          <w:rStyle w:val="afffa"/>
          <w:rtl/>
        </w:rPr>
        <w:t>חרופתי</w:t>
      </w:r>
      <w:r w:rsidRPr="00224C4C">
        <w:rPr>
          <w:rtl/>
        </w:rPr>
        <w:t>, מהו?</w:t>
      </w:r>
    </w:p>
    <w:p w14:paraId="51DA5ABF" w14:textId="20F90E6B" w:rsidR="00A85AC8" w:rsidRPr="00E600D8" w:rsidRDefault="006E0774" w:rsidP="00FC4CDC">
      <w:pPr>
        <w:pStyle w:val="38"/>
        <w:framePr w:wrap="notBeside"/>
        <w:rPr>
          <w:rtl/>
        </w:rPr>
      </w:pPr>
      <w:r w:rsidRPr="00E600D8">
        <w:rPr>
          <w:rFonts w:hint="cs"/>
          <w:rtl/>
        </w:rPr>
        <w:t>ת</w:t>
      </w:r>
      <w:r w:rsidRPr="00E600D8">
        <w:rPr>
          <w:rtl/>
        </w:rPr>
        <w:t>"</w:t>
      </w:r>
      <w:r w:rsidRPr="00E600D8">
        <w:rPr>
          <w:rFonts w:hint="cs"/>
          <w:rtl/>
        </w:rPr>
        <w:t>ש</w:t>
      </w:r>
      <w:r w:rsidR="00A85AC8" w:rsidRPr="00E600D8">
        <w:rPr>
          <w:rtl/>
        </w:rPr>
        <w:t>:</w:t>
      </w:r>
    </w:p>
    <w:p w14:paraId="6ECED746" w14:textId="65D25A2D" w:rsidR="006E0774" w:rsidRPr="000605BF" w:rsidRDefault="006E0774" w:rsidP="006E0774">
      <w:pPr>
        <w:rPr>
          <w:spacing w:val="0"/>
          <w:rtl/>
        </w:rPr>
      </w:pPr>
      <w:r w:rsidRPr="000605BF">
        <w:rPr>
          <w:rFonts w:ascii="Fb Fontext" w:hAnsi="Fb Fontext"/>
          <w:spacing w:val="0"/>
          <w:rtl/>
        </w:rPr>
        <w:t>האומר חרופה ביהודה מקודשת, שכן ביהודה קורין לארוסה חרופה.</w:t>
      </w:r>
    </w:p>
    <w:p w14:paraId="5E3E1C6F" w14:textId="77777777" w:rsidR="00A85AC8" w:rsidRPr="00E600D8" w:rsidRDefault="00E61433" w:rsidP="00FC4CDC">
      <w:pPr>
        <w:pStyle w:val="38"/>
        <w:framePr w:wrap="notBeside"/>
        <w:rPr>
          <w:rtl/>
        </w:rPr>
      </w:pPr>
      <w:r w:rsidRPr="00E600D8">
        <w:rPr>
          <w:rtl/>
        </w:rPr>
        <w:t>◄</w:t>
      </w:r>
      <w:r w:rsidRPr="00E600D8">
        <w:rPr>
          <w:rFonts w:hint="cs"/>
          <w:rtl/>
        </w:rPr>
        <w:t xml:space="preserve"> </w:t>
      </w:r>
      <w:r w:rsidR="006E0774" w:rsidRPr="00E600D8">
        <w:rPr>
          <w:rFonts w:hint="cs"/>
          <w:rtl/>
        </w:rPr>
        <w:t>ומיירי</w:t>
      </w:r>
      <w:r w:rsidR="00A85AC8" w:rsidRPr="00E600D8">
        <w:rPr>
          <w:rtl/>
        </w:rPr>
        <w:t>:</w:t>
      </w:r>
    </w:p>
    <w:p w14:paraId="102583A8" w14:textId="37D76B5A" w:rsidR="006E0774" w:rsidRPr="00131640" w:rsidRDefault="006E0774" w:rsidP="006E0774">
      <w:pPr>
        <w:rPr>
          <w:rtl/>
        </w:rPr>
      </w:pPr>
      <w:r w:rsidRPr="00224C4C">
        <w:rPr>
          <w:rFonts w:ascii="Fb Fontext" w:hAnsi="Fb Fontext" w:hint="cs"/>
          <w:rtl/>
        </w:rPr>
        <w:t>במדבר עמה על עסקי גיטה וקידושה ואם לה היה מפרש לרב יוסי דיו והלכה כ</w:t>
      </w:r>
      <w:r w:rsidR="00844A0C">
        <w:rPr>
          <w:rFonts w:ascii="Fb Fontext" w:hAnsi="Fb Fontext" w:hint="cs"/>
          <w:rtl/>
        </w:rPr>
        <w:t>מותו</w:t>
      </w:r>
      <w:r>
        <w:rPr>
          <w:rFonts w:ascii="Fb Fontext" w:hAnsi="Fb Fontext" w:hint="cs"/>
          <w:rtl/>
        </w:rPr>
        <w:t xml:space="preserve"> ולא </w:t>
      </w:r>
      <w:r>
        <w:rPr>
          <w:rStyle w:val="afffff3"/>
          <w:rFonts w:ascii="Fb Fontext" w:hAnsi="Fb Fontext" w:hint="cs"/>
          <w:rtl/>
          <w:rPrChange w:id="9010" w:author="מנוע אמוראים" w:date="2026-10-05T16:42:07Z">
            <w:rPr>
              <w:rFonts w:ascii="Fb Fontext" w:hAnsi="Fb Fontext" w:hint="cs"/>
              <w:rtl/>
            </w:rPr>
          </w:rPrChange>
        </w:rPr>
        <w:t xml:space="preserve">כר</w:t>
      </w:r>
      <w:r>
        <w:rPr>
          <w:rStyle w:val="afffff3"/>
          <w:rFonts w:ascii="Fb Fontext" w:hAnsi="Fb Fontext"/>
          <w:rtl/>
          <w:rPrChange w:id="9011" w:author="מנוע אמוראים" w:date="2026-10-05T16:42:07Z">
            <w:rPr>
              <w:rFonts w:ascii="Fb Fontext" w:hAnsi="Fb Fontext"/>
              <w:rtl/>
            </w:rPr>
          </w:rPrChange>
        </w:rPr>
        <w:t xml:space="preserve">"</w:t>
      </w:r>
      <w:r>
        <w:rPr>
          <w:rStyle w:val="afffff3"/>
          <w:rFonts w:ascii="Fb Fontext" w:hAnsi="Fb Fontext" w:hint="cs"/>
          <w:rtl/>
          <w:rPrChange w:id="9012" w:author="מנוע אמוראים" w:date="2026-10-05T16:42:07Z">
            <w:rPr>
              <w:rFonts w:ascii="Fb Fontext" w:hAnsi="Fb Fontext" w:hint="cs"/>
              <w:rtl/>
            </w:rPr>
          </w:rPrChange>
        </w:rPr>
        <w:t xml:space="preserve">י</w:t>
      </w:r>
    </w:p>
    <w:p w14:paraId="39CE4DEF" w14:textId="77777777" w:rsidR="00A85AC8" w:rsidRPr="00E600D8" w:rsidRDefault="006E0774" w:rsidP="00FC4CDC">
      <w:pPr>
        <w:pStyle w:val="38"/>
        <w:framePr w:wrap="notBeside"/>
        <w:rPr>
          <w:rtl/>
        </w:rPr>
      </w:pPr>
      <w:r w:rsidRPr="00E600D8">
        <w:rPr>
          <w:rFonts w:hint="cs"/>
          <w:rtl/>
        </w:rPr>
        <w:t>ו</w:t>
      </w:r>
      <w:r w:rsidR="00B35B36" w:rsidRPr="00E600D8">
        <w:rPr>
          <w:rFonts w:hint="cs"/>
          <w:rtl/>
        </w:rPr>
        <w:t>כאן</w:t>
      </w:r>
      <w:r w:rsidRPr="00E600D8">
        <w:rPr>
          <w:rFonts w:hint="cs"/>
          <w:rtl/>
        </w:rPr>
        <w:t xml:space="preserve"> מיבעי</w:t>
      </w:r>
      <w:r w:rsidR="00A85AC8" w:rsidRPr="00E600D8">
        <w:rPr>
          <w:rtl/>
        </w:rPr>
        <w:t>:</w:t>
      </w:r>
    </w:p>
    <w:p w14:paraId="0A3874D0" w14:textId="02455B5A" w:rsidR="006E0774" w:rsidRPr="00131640" w:rsidRDefault="006E0774" w:rsidP="006E0774">
      <w:pPr>
        <w:rPr>
          <w:rtl/>
        </w:rPr>
      </w:pPr>
      <w:r w:rsidRPr="00224C4C">
        <w:rPr>
          <w:rFonts w:ascii="Fb Fontext" w:hAnsi="Fb Fontext" w:hint="cs"/>
          <w:sz w:val="32"/>
          <w:rtl/>
        </w:rPr>
        <w:t xml:space="preserve">אי הני לישנא לקידושי אמר </w:t>
      </w:r>
      <w:r w:rsidRPr="00844A0C">
        <w:rPr>
          <w:rStyle w:val="afffff3"/>
          <w:rFonts w:hint="cs"/>
          <w:rtl/>
        </w:rPr>
        <w:t>או</w:t>
      </w:r>
      <w:r w:rsidRPr="00224C4C">
        <w:rPr>
          <w:rFonts w:ascii="Fb Fontext" w:hAnsi="Fb Fontext" w:hint="cs"/>
          <w:sz w:val="32"/>
          <w:rtl/>
        </w:rPr>
        <w:t xml:space="preserve"> למלאכה אמר </w:t>
      </w:r>
      <w:r w:rsidRPr="00224C4C">
        <w:rPr>
          <w:rFonts w:ascii="Fb Fontext" w:hAnsi="Fb Fontext"/>
          <w:sz w:val="32"/>
          <w:rtl/>
        </w:rPr>
        <w:t>–</w:t>
      </w:r>
      <w:r w:rsidRPr="00224C4C">
        <w:rPr>
          <w:rFonts w:ascii="Fb Fontext" w:hAnsi="Fb Fontext" w:hint="cs"/>
          <w:sz w:val="32"/>
          <w:rtl/>
        </w:rPr>
        <w:t xml:space="preserve"> </w:t>
      </w:r>
      <w:r w:rsidRPr="00210DF6">
        <w:rPr>
          <w:rStyle w:val="afffa"/>
          <w:rFonts w:ascii="Fb Fontext" w:hAnsi="Fb Fontext" w:cs="BA TM • Vilna Extra-Bold" w:hint="cs"/>
          <w:bCs w:val="0"/>
          <w:rtl/>
        </w:rPr>
        <w:t>תיקו</w:t>
      </w:r>
    </w:p>
    <w:p w14:paraId="7F119E6D" w14:textId="726342A6" w:rsidR="00C11412" w:rsidRPr="00131640" w:rsidRDefault="006E0774" w:rsidP="00861A17">
      <w:pPr>
        <w:pStyle w:val="affffb"/>
        <w:rPr>
          <w:rtl/>
        </w:rPr>
        <w:pPrChange w:id="90099" w:author="קלוד" w:date="2026-10-08T12:07:40Z">
          <w:pPr>
            <w:pStyle w:val="affb"/>
          </w:pPr>
        </w:pPrChange>
      </w:pPr>
      <w:del w:id="90097" w:author="קלוד" w:date="2026-10-08T12:07:40Z">
        <w:r w:rsidRPr="00224C4C">
          <w:rPr>
            <w:rFonts w:hint="cs"/>
            <w:rtl/>
          </w:rPr>
          <w:delText xml:space="preserve">׹</w:delText>
        </w:r>
      </w:del>
      <w:ins w:id="90098" w:author="קלוד" w:date="2026-10-08T12:07:40Z">
        <w:r>
          <w:rPr>
            <w:color w:val="7B3F00"/>
          </w:rPr>
          <w:t xml:space="preserve">עסוק בענין אחד</w:t>
        </w:r>
      </w:ins>
    </w:p>
    <w:p w14:paraId="40D74DBF" w14:textId="6F79794D" w:rsidR="00A85AC8" w:rsidRPr="00E600D8" w:rsidRDefault="006E0774" w:rsidP="007C08E4">
      <w:pPr>
        <w:pStyle w:val="38"/>
        <w:framePr w:wrap="notBeside"/>
        <w:rPr>
          <w:rtl/>
        </w:rPr>
      </w:pPr>
      <w:r w:rsidRPr="00E600D8">
        <w:rPr>
          <w:rtl/>
        </w:rPr>
        <w:t>גופא</w:t>
      </w:r>
      <w:r w:rsidR="00A85AC8" w:rsidRPr="00E600D8">
        <w:rPr>
          <w:rtl/>
        </w:rPr>
        <w:t>:</w:t>
      </w:r>
    </w:p>
    <w:p w14:paraId="480FD9D7" w14:textId="46FF07B4" w:rsidR="006E0774" w:rsidRPr="00131640" w:rsidRDefault="006E0774" w:rsidP="00704590">
      <w:pPr>
        <w:rPr>
          <w:rtl/>
        </w:rPr>
      </w:pPr>
      <w:r w:rsidRPr="00766D7C">
        <w:rPr>
          <w:rStyle w:val="affffc"/>
          <w:rtl/>
        </w:rPr>
        <w:t>היה מדבר עם האשה על עיסקי גיטה וקידושיה</w:t>
      </w:r>
      <w:r w:rsidRPr="00224C4C">
        <w:rPr>
          <w:rFonts w:ascii="Fb Fontext" w:hAnsi="Fb Fontext"/>
          <w:sz w:val="32"/>
          <w:rtl/>
        </w:rPr>
        <w:t>, ונתן לה גיטה וקידושיה ולא פירש,</w:t>
      </w:r>
      <w:r w:rsidR="00704590">
        <w:rPr>
          <w:rFonts w:ascii="Fb Fontext" w:hAnsi="Fb Fontext" w:hint="cs"/>
          <w:sz w:val="32"/>
          <w:rtl/>
        </w:rPr>
        <w:t xml:space="preserve"> </w:t>
      </w:r>
      <w:r w:rsidR="00704590">
        <w:rPr>
          <w:rStyle w:val="afffff3"/>
          <w:rFonts w:hint="cs"/>
          <w:rtl/>
        </w:rPr>
        <w:t xml:space="preserve"> </w:t>
      </w:r>
      <w:r w:rsidRPr="004C7FB6">
        <w:rPr>
          <w:rStyle w:val="afffff3"/>
          <w:rFonts w:hint="cs"/>
          <w:rtl/>
        </w:rPr>
        <w:t>ל</w:t>
      </w:r>
      <w:r w:rsidRPr="004C7FB6">
        <w:rPr>
          <w:rStyle w:val="afffff3"/>
          <w:rtl/>
        </w:rPr>
        <w:t>רבי יוסי:</w:t>
      </w:r>
      <w:r w:rsidRPr="00224C4C">
        <w:rPr>
          <w:rFonts w:ascii="Fb Fontext" w:hAnsi="Fb Fontext"/>
          <w:rtl/>
        </w:rPr>
        <w:t xml:space="preserve"> דיו, </w:t>
      </w:r>
      <w:r w:rsidRPr="004C7FB6">
        <w:rPr>
          <w:rStyle w:val="afffff3"/>
          <w:rFonts w:hint="cs"/>
          <w:rtl/>
        </w:rPr>
        <w:t>ולר</w:t>
      </w:r>
      <w:r w:rsidRPr="004C7FB6">
        <w:rPr>
          <w:rStyle w:val="afffff3"/>
          <w:rtl/>
        </w:rPr>
        <w:t>"</w:t>
      </w:r>
      <w:r w:rsidRPr="004C7FB6">
        <w:rPr>
          <w:rStyle w:val="afffff3"/>
          <w:rFonts w:hint="cs"/>
          <w:rtl/>
        </w:rPr>
        <w:t>י</w:t>
      </w:r>
      <w:r w:rsidRPr="004C7FB6">
        <w:rPr>
          <w:rStyle w:val="afffff3"/>
          <w:rtl/>
        </w:rPr>
        <w:t>:</w:t>
      </w:r>
      <w:r w:rsidRPr="00224C4C">
        <w:rPr>
          <w:rFonts w:ascii="Fb Fontext" w:hAnsi="Fb Fontext"/>
          <w:rtl/>
        </w:rPr>
        <w:t xml:space="preserve"> צריך לפרש.</w:t>
      </w:r>
    </w:p>
    <w:p w14:paraId="71B8E4AF" w14:textId="1023B612" w:rsidR="00A85AC8" w:rsidRPr="00E600D8" w:rsidRDefault="00E61433" w:rsidP="007C08E4">
      <w:pPr>
        <w:pStyle w:val="38"/>
        <w:framePr w:wrap="notBeside"/>
        <w:rPr>
          <w:rtl/>
        </w:rPr>
      </w:pPr>
      <w:r w:rsidRPr="00E600D8">
        <w:rPr>
          <w:rtl/>
        </w:rPr>
        <w:lastRenderedPageBreak/>
        <w:t>◄</w:t>
      </w:r>
      <w:r w:rsidRPr="00E600D8">
        <w:rPr>
          <w:rFonts w:hint="cs"/>
          <w:rtl/>
        </w:rPr>
        <w:t xml:space="preserve"> </w:t>
      </w:r>
      <w:r w:rsidR="0098118B" w:rsidRPr="00E600D8">
        <w:rPr>
          <w:rFonts w:hint="cs"/>
          <w:rtl/>
        </w:rPr>
        <w:t>שמואל [ועוד]</w:t>
      </w:r>
      <w:r w:rsidR="00A85AC8" w:rsidRPr="00E600D8">
        <w:rPr>
          <w:rFonts w:hint="cs"/>
          <w:rtl/>
        </w:rPr>
        <w:t>:</w:t>
      </w:r>
    </w:p>
    <w:p w14:paraId="2324E48D" w14:textId="750C3E24" w:rsidR="006E0774" w:rsidRPr="00131640" w:rsidRDefault="006E0774" w:rsidP="006E0774">
      <w:pPr>
        <w:rPr>
          <w:rtl/>
        </w:rPr>
      </w:pPr>
      <w:r w:rsidRPr="00224C4C">
        <w:rPr>
          <w:rFonts w:ascii="Fb Fontext" w:hAnsi="Fb Fontext"/>
          <w:rtl/>
        </w:rPr>
        <w:t>והוא שעסוקין באותו ענין.</w:t>
      </w:r>
    </w:p>
    <w:p w14:paraId="563F0E1A" w14:textId="0CC3F888" w:rsidR="00A85AC8" w:rsidRPr="00E600D8" w:rsidRDefault="006E0774" w:rsidP="004C7FB6">
      <w:pPr>
        <w:pStyle w:val="38"/>
        <w:framePr w:wrap="notBeside"/>
        <w:rPr>
          <w:rtl/>
        </w:rPr>
      </w:pPr>
      <w:r w:rsidRPr="00E600D8">
        <w:rPr>
          <w:rtl/>
        </w:rPr>
        <w:t>כתנאי</w:t>
      </w:r>
      <w:r w:rsidR="000B2152" w:rsidRPr="00E600D8">
        <w:rPr>
          <w:rFonts w:hint="cs"/>
          <w:rtl/>
        </w:rPr>
        <w:t>:</w:t>
      </w:r>
      <w:r w:rsidRPr="00E600D8">
        <w:rPr>
          <w:rFonts w:hint="cs"/>
          <w:rtl/>
        </w:rPr>
        <w:t xml:space="preserve"> דלרבי</w:t>
      </w:r>
      <w:r w:rsidR="00A85AC8" w:rsidRPr="00E600D8">
        <w:rPr>
          <w:rtl/>
        </w:rPr>
        <w:t>:</w:t>
      </w:r>
    </w:p>
    <w:p w14:paraId="6D1A5DDE" w14:textId="1EFFCBED" w:rsidR="009469D7" w:rsidRDefault="006E0774" w:rsidP="006E0774">
      <w:pPr>
        <w:rPr>
          <w:rFonts w:ascii="Fb Fontext" w:hAnsi="Fb Fontext"/>
          <w:sz w:val="32"/>
          <w:rtl/>
        </w:rPr>
      </w:pPr>
      <w:r w:rsidRPr="00224C4C">
        <w:rPr>
          <w:rFonts w:ascii="Fb Fontext" w:hAnsi="Fb Fontext"/>
          <w:sz w:val="32"/>
          <w:rtl/>
        </w:rPr>
        <w:t>והוא שעסוקין באותו ענין,</w:t>
      </w:r>
    </w:p>
    <w:p w14:paraId="6418EB93" w14:textId="1E0EEA06" w:rsidR="00A85AC8" w:rsidRPr="00E600D8" w:rsidRDefault="006E0774" w:rsidP="00622186">
      <w:pPr>
        <w:pStyle w:val="38"/>
        <w:framePr w:wrap="notBeside"/>
        <w:rPr>
          <w:rtl/>
        </w:rPr>
      </w:pPr>
      <w:r w:rsidRPr="00E600D8">
        <w:rPr>
          <w:rFonts w:hint="cs"/>
          <w:rtl/>
        </w:rPr>
        <w:t>ולראבר</w:t>
      </w:r>
      <w:r w:rsidRPr="00E600D8">
        <w:rPr>
          <w:rtl/>
        </w:rPr>
        <w:t>"</w:t>
      </w:r>
      <w:r w:rsidRPr="00E600D8">
        <w:rPr>
          <w:rFonts w:hint="cs"/>
          <w:rtl/>
        </w:rPr>
        <w:t>ש</w:t>
      </w:r>
      <w:r w:rsidR="00A85AC8" w:rsidRPr="00E600D8">
        <w:rPr>
          <w:rtl/>
        </w:rPr>
        <w:t>:</w:t>
      </w:r>
    </w:p>
    <w:p w14:paraId="5960A7B9" w14:textId="60CE4423" w:rsidR="006E0774" w:rsidRPr="00131640" w:rsidRDefault="006E0774" w:rsidP="0029456A">
      <w:pPr>
        <w:spacing w:after="120"/>
        <w:rPr>
          <w:rtl/>
        </w:rPr>
      </w:pPr>
      <w:r w:rsidRPr="00224C4C">
        <w:rPr>
          <w:rFonts w:ascii="Fb Fontext" w:hAnsi="Fb Fontext" w:hint="cs"/>
          <w:sz w:val="32"/>
          <w:rtl/>
        </w:rPr>
        <w:t>א</w:t>
      </w:r>
      <w:r w:rsidR="000B2152">
        <w:rPr>
          <w:rFonts w:ascii="Fb Fontext" w:hAnsi="Fb Fontext" w:hint="cs"/>
          <w:sz w:val="32"/>
          <w:rtl/>
        </w:rPr>
        <w:t>ף</w:t>
      </w:r>
      <w:r w:rsidRPr="00224C4C">
        <w:rPr>
          <w:rFonts w:ascii="Fb Fontext" w:hAnsi="Fb Fontext"/>
          <w:sz w:val="32"/>
          <w:rtl/>
        </w:rPr>
        <w:t xml:space="preserve"> שאין עסוקין באותו ענין.</w:t>
      </w:r>
      <w:r w:rsidR="00622186">
        <w:rPr>
          <w:rFonts w:hint="cs"/>
          <w:rtl/>
        </w:rPr>
        <w:t xml:space="preserve"> </w:t>
      </w:r>
      <w:r w:rsidRPr="00622186">
        <w:rPr>
          <w:rStyle w:val="afffff3"/>
          <w:rFonts w:hint="cs"/>
          <w:rtl/>
        </w:rPr>
        <w:t>אביי והיינו</w:t>
      </w:r>
      <w:r w:rsidRPr="00622186">
        <w:rPr>
          <w:rStyle w:val="afffff3"/>
          <w:rtl/>
        </w:rPr>
        <w:t>:</w:t>
      </w:r>
      <w:r w:rsidR="00622186">
        <w:rPr>
          <w:rFonts w:ascii="Fb Fontext" w:hAnsi="Fb Fontext" w:hint="cs"/>
          <w:sz w:val="32"/>
          <w:rtl/>
        </w:rPr>
        <w:t xml:space="preserve">  </w:t>
      </w:r>
      <w:r w:rsidRPr="00224C4C">
        <w:rPr>
          <w:rFonts w:ascii="Fb Fontext" w:hAnsi="Fb Fontext"/>
          <w:sz w:val="32"/>
          <w:rtl/>
        </w:rPr>
        <w:t>מענין לענין באותו ענין.</w:t>
      </w:r>
    </w:p>
    <w:p w14:paraId="33BCBB8B" w14:textId="25FC70F0" w:rsidR="00A85AC8" w:rsidRPr="00E600D8" w:rsidRDefault="006E0774" w:rsidP="000B2152">
      <w:pPr>
        <w:pStyle w:val="38"/>
        <w:framePr w:wrap="notBeside"/>
        <w:rPr>
          <w:rtl/>
        </w:rPr>
      </w:pPr>
      <w:r w:rsidRPr="00E600D8">
        <w:rPr>
          <w:rFonts w:hint="cs"/>
          <w:rtl/>
        </w:rPr>
        <w:t>ר</w:t>
      </w:r>
      <w:r w:rsidRPr="00E600D8">
        <w:rPr>
          <w:rtl/>
        </w:rPr>
        <w:t>"</w:t>
      </w:r>
      <w:r w:rsidRPr="00E600D8">
        <w:rPr>
          <w:rFonts w:hint="cs"/>
          <w:rtl/>
        </w:rPr>
        <w:t>ה מ</w:t>
      </w:r>
      <w:r w:rsidRPr="00E600D8">
        <w:rPr>
          <w:rtl/>
        </w:rPr>
        <w:t>שמואל</w:t>
      </w:r>
      <w:r w:rsidR="00A85AC8" w:rsidRPr="00E600D8">
        <w:rPr>
          <w:rtl/>
        </w:rPr>
        <w:t>:</w:t>
      </w:r>
    </w:p>
    <w:p w14:paraId="6C0F4E61" w14:textId="40EBDE52" w:rsidR="006E0774" w:rsidRPr="00131640" w:rsidRDefault="006E0774" w:rsidP="006E0774">
      <w:pPr>
        <w:rPr>
          <w:rtl/>
        </w:rPr>
      </w:pPr>
      <w:r w:rsidRPr="00224C4C">
        <w:rPr>
          <w:rFonts w:ascii="Fb Fontext" w:hAnsi="Fb Fontext"/>
          <w:sz w:val="32"/>
          <w:rtl/>
        </w:rPr>
        <w:t>הלכה כר' יוסי</w:t>
      </w:r>
      <w:r w:rsidR="00622186">
        <w:rPr>
          <w:rFonts w:ascii="Fb Fontext" w:hAnsi="Fb Fontext" w:hint="cs"/>
          <w:sz w:val="32"/>
          <w:rtl/>
        </w:rPr>
        <w:t xml:space="preserve"> דדיו</w:t>
      </w:r>
      <w:r w:rsidRPr="00224C4C">
        <w:rPr>
          <w:rFonts w:ascii="Fb Fontext" w:hAnsi="Fb Fontext"/>
          <w:sz w:val="32"/>
          <w:rtl/>
        </w:rPr>
        <w:t>.</w:t>
      </w:r>
    </w:p>
    <w:p w14:paraId="111688C5" w14:textId="77777777" w:rsidR="00A85AC8" w:rsidRPr="00E600D8" w:rsidRDefault="006E0774" w:rsidP="00D47D1D">
      <w:pPr>
        <w:pStyle w:val="38"/>
        <w:framePr w:wrap="notBeside"/>
        <w:rPr>
          <w:rtl/>
        </w:rPr>
      </w:pPr>
      <w:r w:rsidRPr="00E600D8">
        <w:rPr>
          <w:rFonts w:hint="cs"/>
          <w:rtl/>
        </w:rPr>
        <w:t>והך</w:t>
      </w:r>
      <w:r w:rsidR="00A85AC8" w:rsidRPr="00E600D8">
        <w:rPr>
          <w:rtl/>
        </w:rPr>
        <w:t>:</w:t>
      </w:r>
    </w:p>
    <w:p w14:paraId="223EC7D7" w14:textId="260B0DA0" w:rsidR="006E0774" w:rsidRPr="00131640" w:rsidRDefault="006E0774" w:rsidP="006E0774">
      <w:pPr>
        <w:rPr>
          <w:rtl/>
        </w:rPr>
      </w:pPr>
      <w:r w:rsidRPr="00224C4C">
        <w:rPr>
          <w:rFonts w:ascii="Fb Fontext" w:hAnsi="Fb Fontext" w:hint="cs"/>
          <w:rtl/>
        </w:rPr>
        <w:t>ד</w:t>
      </w:r>
      <w:r w:rsidRPr="00224C4C">
        <w:rPr>
          <w:rFonts w:ascii="Fb Fontext" w:hAnsi="Fb Fontext"/>
          <w:rtl/>
        </w:rPr>
        <w:t xml:space="preserve">כל שאינו יודע בטיב גיטין וקידושין לא יהא לו עסק עמהם, </w:t>
      </w:r>
      <w:r w:rsidRPr="00224C4C">
        <w:rPr>
          <w:rFonts w:ascii="Fb Fontext" w:hAnsi="Fb Fontext" w:hint="cs"/>
          <w:rtl/>
        </w:rPr>
        <w:t>-היינו א</w:t>
      </w:r>
      <w:r w:rsidR="00D47D1D">
        <w:rPr>
          <w:rFonts w:ascii="Fb Fontext" w:hAnsi="Fb Fontext" w:hint="cs"/>
          <w:rtl/>
        </w:rPr>
        <w:t>ף</w:t>
      </w:r>
      <w:r w:rsidRPr="00224C4C">
        <w:rPr>
          <w:rFonts w:ascii="Fb Fontext" w:hAnsi="Fb Fontext" w:hint="cs"/>
          <w:rtl/>
        </w:rPr>
        <w:t xml:space="preserve"> זה שלא ידע להא ד</w:t>
      </w:r>
      <w:r w:rsidR="00D47D1D">
        <w:rPr>
          <w:rFonts w:ascii="Fb Fontext" w:hAnsi="Fb Fontext" w:hint="cs"/>
          <w:rtl/>
        </w:rPr>
        <w:t xml:space="preserve">שמואל </w:t>
      </w:r>
      <w:r w:rsidR="00D47D1D" w:rsidRPr="0029456A">
        <w:rPr>
          <w:rStyle w:val="afffff5"/>
          <w:rFonts w:hint="cs"/>
          <w:rtl/>
        </w:rPr>
        <w:t>דהוא שעסוקין</w:t>
      </w:r>
    </w:p>
    <w:p w14:paraId="5D854C75" w14:textId="77777777" w:rsidR="006E0774" w:rsidRPr="00131640" w:rsidRDefault="006E0774" w:rsidP="00841728">
      <w:pPr>
        <w:pStyle w:val="affffb"/>
        <w:rPr>
          <w:rtl/>
        </w:rPr>
        <w:pPrChange w:id="90096" w:author="קלוד" w:date="2026-10-08T12:07:40Z">
          <w:pPr>
            <w:pStyle w:val="affb"/>
          </w:pPr>
        </w:pPrChange>
      </w:pPr>
      <w:del w:id="90094" w:author="קלוד" w:date="2026-10-08T12:07:40Z">
        <w:r w:rsidRPr="00224C4C">
          <w:rPr>
            <w:rFonts w:hint="cs"/>
            <w:rtl/>
          </w:rPr>
          <w:delText xml:space="preserve">׹</w:delText>
        </w:r>
      </w:del>
      <w:ins w:id="90095" w:author="קלוד" w:date="2026-10-08T12:07:40Z">
        <w:r>
          <w:rPr>
            <w:color w:val="7B3F00"/>
          </w:rPr>
          <w:t xml:space="preserve">גט ושחרור - נתן ואמר "בת חורין"</w:t>
        </w:r>
      </w:ins>
    </w:p>
    <w:p w14:paraId="5DD31E09" w14:textId="77777777" w:rsidR="006E0774" w:rsidRPr="00131640" w:rsidRDefault="006E0774" w:rsidP="0010529F">
      <w:pPr>
        <w:pStyle w:val="afff0"/>
        <w:framePr w:wrap="around"/>
        <w:rPr>
          <w:rtl/>
        </w:rPr>
      </w:pPr>
      <w:r w:rsidRPr="00224C4C">
        <w:rPr>
          <w:rFonts w:hint="cs"/>
          <w:rtl/>
        </w:rPr>
        <w:t>ו:</w:t>
      </w:r>
    </w:p>
    <w:p w14:paraId="78462FB7" w14:textId="1EB60859" w:rsidR="006E0774" w:rsidRPr="00131640" w:rsidRDefault="006E0774" w:rsidP="00F435B2">
      <w:pPr>
        <w:rPr>
          <w:rtl/>
        </w:rPr>
      </w:pPr>
      <w:r w:rsidRPr="00210DF6">
        <w:rPr>
          <w:rStyle w:val="afffa"/>
          <w:rFonts w:ascii="Fb Fontext" w:hAnsi="Fb Fontext" w:cs="BA TM • Vilna Extra-Bold"/>
          <w:bCs w:val="0"/>
          <w:rtl/>
        </w:rPr>
        <w:t>וכן בגירושין</w:t>
      </w:r>
      <w:r w:rsidR="00F435B2">
        <w:rPr>
          <w:rFonts w:ascii="Fb Fontext" w:hAnsi="Fb Fontext" w:hint="cs"/>
          <w:rtl/>
        </w:rPr>
        <w:t xml:space="preserve"> </w:t>
      </w:r>
      <w:r w:rsidRPr="00224C4C">
        <w:rPr>
          <w:rFonts w:ascii="Fb Fontext" w:hAnsi="Fb Fontext"/>
          <w:rtl/>
        </w:rPr>
        <w:t>נתן לה גיטה ואמר לה הרי את משולחת, מגורשת</w:t>
      </w:r>
      <w:r w:rsidR="00F435B2">
        <w:rPr>
          <w:rFonts w:ascii="Fb Fontext" w:hAnsi="Fb Fontext" w:hint="cs"/>
          <w:rtl/>
        </w:rPr>
        <w:t>,</w:t>
      </w:r>
      <w:r w:rsidRPr="00224C4C">
        <w:rPr>
          <w:rFonts w:ascii="Fb Fontext" w:hAnsi="Fb Fontext"/>
          <w:rtl/>
        </w:rPr>
        <w:t xml:space="preserve"> מותרת לכל אדם - הרי היא מגורשת.</w:t>
      </w:r>
    </w:p>
    <w:p w14:paraId="75A5A8AF" w14:textId="7A0FA67D" w:rsidR="00A85AC8" w:rsidRPr="00E600D8" w:rsidRDefault="003C6323" w:rsidP="0029456A">
      <w:pPr>
        <w:pStyle w:val="38"/>
        <w:framePr w:wrap="notBeside"/>
        <w:rPr>
          <w:rtl/>
        </w:rPr>
      </w:pPr>
      <w:r w:rsidRPr="00E600D8">
        <w:rPr>
          <w:rtl/>
        </w:rPr>
        <w:t>◄</w:t>
      </w:r>
      <w:r w:rsidRPr="00E600D8">
        <w:rPr>
          <w:rFonts w:hint="cs"/>
          <w:rtl/>
        </w:rPr>
        <w:t xml:space="preserve"> </w:t>
      </w:r>
      <w:r w:rsidR="006E0774" w:rsidRPr="00E600D8">
        <w:rPr>
          <w:rFonts w:hint="cs"/>
          <w:rtl/>
        </w:rPr>
        <w:t xml:space="preserve"> </w:t>
      </w:r>
      <w:r w:rsidR="006E0774" w:rsidRPr="00E600D8">
        <w:rPr>
          <w:rtl/>
        </w:rPr>
        <w:t>פשיטא</w:t>
      </w:r>
      <w:r w:rsidR="00A85AC8" w:rsidRPr="00E600D8">
        <w:rPr>
          <w:rtl/>
        </w:rPr>
        <w:t>:</w:t>
      </w:r>
    </w:p>
    <w:p w14:paraId="37A17917" w14:textId="54A26912" w:rsidR="006E0774" w:rsidRPr="00131640" w:rsidRDefault="006E0774" w:rsidP="006E0774">
      <w:pPr>
        <w:rPr>
          <w:rtl/>
        </w:rPr>
      </w:pPr>
      <w:r w:rsidRPr="00224C4C">
        <w:rPr>
          <w:rFonts w:ascii="Fb Fontext" w:hAnsi="Fb Fontext"/>
          <w:sz w:val="32"/>
          <w:rtl/>
        </w:rPr>
        <w:t xml:space="preserve">נתן גיטה, ואמר הרי את בת חורין - </w:t>
      </w:r>
      <w:r w:rsidRPr="00224C4C">
        <w:rPr>
          <w:rFonts w:ascii="Fb Fontext" w:hAnsi="Fb Fontext" w:hint="cs"/>
          <w:sz w:val="32"/>
          <w:rtl/>
        </w:rPr>
        <w:t>ל</w:t>
      </w:r>
      <w:r w:rsidRPr="00224C4C">
        <w:rPr>
          <w:rFonts w:ascii="Fb Fontext" w:hAnsi="Fb Fontext"/>
          <w:sz w:val="32"/>
          <w:rtl/>
        </w:rPr>
        <w:t>א אמר כלום,</w:t>
      </w:r>
    </w:p>
    <w:p w14:paraId="48AF39B4" w14:textId="63366339" w:rsidR="006E0774" w:rsidRPr="00131640" w:rsidRDefault="006E0774" w:rsidP="006E0774">
      <w:pPr>
        <w:rPr>
          <w:rtl/>
        </w:rPr>
      </w:pPr>
      <w:r w:rsidRPr="00224C4C">
        <w:rPr>
          <w:rFonts w:ascii="Fb Fontext" w:hAnsi="Fb Fontext" w:hint="cs"/>
          <w:rtl/>
        </w:rPr>
        <w:t xml:space="preserve">     </w:t>
      </w:r>
      <w:r w:rsidRPr="00224C4C">
        <w:rPr>
          <w:rFonts w:ascii="Fb Fontext" w:hAnsi="Fb Fontext"/>
          <w:rtl/>
        </w:rPr>
        <w:t>אמר לשפחתו הרי את מותרת לכל אדם - לא אמר כלום.</w:t>
      </w:r>
    </w:p>
    <w:p w14:paraId="274642BD" w14:textId="0D32ED5F" w:rsidR="00A85AC8" w:rsidRPr="00E600D8" w:rsidRDefault="00E600D8" w:rsidP="00FF6D04">
      <w:pPr>
        <w:pStyle w:val="38"/>
        <w:framePr w:wrap="notBeside"/>
        <w:rPr>
          <w:rtl/>
        </w:rPr>
      </w:pPr>
      <w:r w:rsidRPr="00E600D8">
        <w:rPr>
          <w:rtl/>
        </w:rPr>
        <w:t>•</w:t>
      </w:r>
    </w:p>
    <w:p w14:paraId="054579C6" w14:textId="5561E2CA" w:rsidR="006E0774" w:rsidRPr="00131640" w:rsidRDefault="006E0774" w:rsidP="00864296">
      <w:pPr>
        <w:rPr>
          <w:rtl/>
        </w:rPr>
      </w:pPr>
      <w:r w:rsidRPr="00864296">
        <w:rPr>
          <w:rtl/>
        </w:rPr>
        <w:t xml:space="preserve">אמר לאשתו הרי את לעצמך, מהו? </w:t>
      </w:r>
      <w:r w:rsidR="00FF6D04" w:rsidRPr="00864296">
        <w:rPr>
          <w:rFonts w:hint="cs"/>
          <w:rtl/>
        </w:rPr>
        <w:t>אי למלאכה או לגמרי אמר</w:t>
      </w:r>
      <w:r w:rsidR="00864296">
        <w:rPr>
          <w:rFonts w:hint="cs"/>
          <w:rtl/>
        </w:rPr>
        <w:t>?</w:t>
      </w:r>
    </w:p>
    <w:p w14:paraId="5719CD18" w14:textId="7AD3B0CF" w:rsidR="00A85AC8" w:rsidRPr="00E600D8" w:rsidRDefault="006E0774" w:rsidP="00FF6D04">
      <w:pPr>
        <w:pStyle w:val="38"/>
        <w:framePr w:wrap="notBeside"/>
        <w:rPr>
          <w:rtl/>
        </w:rPr>
      </w:pPr>
      <w:r w:rsidRPr="00E600D8">
        <w:rPr>
          <w:rtl/>
        </w:rPr>
        <w:t>רבינא ל</w:t>
      </w:r>
      <w:r w:rsidR="00FF6D04" w:rsidRPr="00E600D8">
        <w:rPr>
          <w:rFonts w:hint="cs"/>
          <w:rtl/>
        </w:rPr>
        <w:t>ר"א</w:t>
      </w:r>
      <w:r w:rsidRPr="00E600D8">
        <w:rPr>
          <w:rtl/>
        </w:rPr>
        <w:t xml:space="preserve"> </w:t>
      </w:r>
      <w:r w:rsidRPr="00E600D8">
        <w:rPr>
          <w:rFonts w:hint="cs"/>
          <w:rtl/>
        </w:rPr>
        <w:t>-</w:t>
      </w:r>
      <w:r w:rsidRPr="00E600D8">
        <w:rPr>
          <w:rtl/>
        </w:rPr>
        <w:t>ת"ש</w:t>
      </w:r>
      <w:r w:rsidR="00A85AC8" w:rsidRPr="00E600D8">
        <w:rPr>
          <w:rtl/>
        </w:rPr>
        <w:t>:</w:t>
      </w:r>
    </w:p>
    <w:p w14:paraId="555D4A10" w14:textId="7017AB76" w:rsidR="006E0774" w:rsidRPr="00131640" w:rsidRDefault="006E0774" w:rsidP="006E0774">
      <w:pPr>
        <w:rPr>
          <w:rtl/>
        </w:rPr>
      </w:pPr>
      <w:r w:rsidRPr="00224C4C">
        <w:rPr>
          <w:rFonts w:ascii="Fb Fontext" w:hAnsi="Fb Fontext"/>
          <w:rtl/>
        </w:rPr>
        <w:t>גופו של גט שחרור: הרי אתה בן חורין, הרי אתה לעצמך.</w:t>
      </w:r>
    </w:p>
    <w:p w14:paraId="76EF3D4C" w14:textId="77777777" w:rsidR="006E0774" w:rsidRDefault="006E0774" w:rsidP="006E0774">
      <w:pPr>
        <w:rPr>
          <w:rFonts w:ascii="Fb Fontext" w:hAnsi="Fb Fontext"/>
          <w:rtl/>
        </w:rPr>
      </w:pPr>
      <w:r w:rsidRPr="00224C4C">
        <w:rPr>
          <w:rFonts w:ascii="Fb Fontext" w:hAnsi="Fb Fontext" w:hint="cs"/>
          <w:rtl/>
        </w:rPr>
        <w:t>וכ</w:t>
      </w:r>
      <w:r w:rsidRPr="00224C4C">
        <w:rPr>
          <w:rFonts w:ascii="Fb Fontext" w:hAnsi="Fb Fontext"/>
          <w:rtl/>
        </w:rPr>
        <w:t>"</w:t>
      </w:r>
      <w:r w:rsidRPr="00224C4C">
        <w:rPr>
          <w:rFonts w:ascii="Fb Fontext" w:hAnsi="Fb Fontext" w:hint="cs"/>
          <w:rtl/>
        </w:rPr>
        <w:t>ש מע</w:t>
      </w:r>
      <w:r w:rsidRPr="00224C4C">
        <w:rPr>
          <w:rFonts w:ascii="Fb Fontext" w:hAnsi="Fb Fontext"/>
          <w:rtl/>
        </w:rPr>
        <w:t>"</w:t>
      </w:r>
      <w:r w:rsidRPr="00224C4C">
        <w:rPr>
          <w:rFonts w:ascii="Fb Fontext" w:hAnsi="Fb Fontext" w:hint="cs"/>
          <w:rtl/>
        </w:rPr>
        <w:t>כ דקני גופיה לגמרי קאמר לאשה דלא קני לגופה.</w:t>
      </w:r>
    </w:p>
    <w:p w14:paraId="320778D9" w14:textId="2DD5545A" w:rsidR="00D653CB" w:rsidRPr="00131640" w:rsidRDefault="00D653CB" w:rsidP="007309FA">
      <w:pPr>
        <w:pStyle w:val="affffb"/>
        <w:rPr>
          <w:rtl/>
        </w:rPr>
      </w:pPr>
      <w:r w:rsidRPr="007309FA">
        <w:rPr>
          <w:rtl/>
        </w:rPr>
        <w:t>***</w:t>
      </w:r>
    </w:p>
    <w:p w14:paraId="49FC7A00" w14:textId="0B92E707" w:rsidR="00A85AC8" w:rsidRPr="00E600D8" w:rsidRDefault="006E0774" w:rsidP="00FF6D04">
      <w:pPr>
        <w:pStyle w:val="38"/>
        <w:framePr w:wrap="notBeside"/>
        <w:rPr>
          <w:rtl/>
        </w:rPr>
      </w:pPr>
      <w:r w:rsidRPr="00E600D8">
        <w:rPr>
          <w:rtl/>
        </w:rPr>
        <w:t>•</w:t>
      </w:r>
      <w:r w:rsidRPr="00E600D8">
        <w:rPr>
          <w:rFonts w:hint="cs"/>
          <w:rtl/>
        </w:rPr>
        <w:t xml:space="preserve"> </w:t>
      </w:r>
      <w:r w:rsidRPr="00E600D8">
        <w:rPr>
          <w:rtl/>
        </w:rPr>
        <w:t>רבינא לרב אשי</w:t>
      </w:r>
      <w:r w:rsidR="00A85AC8" w:rsidRPr="00E600D8">
        <w:rPr>
          <w:rtl/>
        </w:rPr>
        <w:t>:</w:t>
      </w:r>
    </w:p>
    <w:p w14:paraId="530F859E" w14:textId="152F131A" w:rsidR="006E0774" w:rsidRPr="00131640" w:rsidRDefault="006E0774" w:rsidP="00F65F8B">
      <w:pPr>
        <w:pStyle w:val="affffb"/>
        <w:rPr>
          <w:rtl/>
        </w:rPr>
      </w:pPr>
      <w:r w:rsidRPr="00224C4C">
        <w:rPr>
          <w:rtl/>
        </w:rPr>
        <w:t xml:space="preserve">אמר לעבדו </w:t>
      </w:r>
      <w:r w:rsidRPr="00224C4C">
        <w:rPr>
          <w:rStyle w:val="afffa"/>
          <w:rtl/>
        </w:rPr>
        <w:t>אין לי עסק בך</w:t>
      </w:r>
      <w:r w:rsidRPr="00224C4C">
        <w:rPr>
          <w:rtl/>
        </w:rPr>
        <w:t xml:space="preserve">, </w:t>
      </w:r>
      <w:r w:rsidRPr="00224C4C">
        <w:rPr>
          <w:rFonts w:hint="cs"/>
          <w:rtl/>
        </w:rPr>
        <w:t xml:space="preserve">אי </w:t>
      </w:r>
      <w:r w:rsidRPr="00224C4C">
        <w:rPr>
          <w:rtl/>
        </w:rPr>
        <w:t xml:space="preserve">לגמרי </w:t>
      </w:r>
      <w:r w:rsidR="002B6D73">
        <w:rPr>
          <w:rFonts w:hint="cs"/>
          <w:rtl/>
        </w:rPr>
        <w:t>או</w:t>
      </w:r>
      <w:r w:rsidRPr="00224C4C">
        <w:rPr>
          <w:rtl/>
        </w:rPr>
        <w:t xml:space="preserve"> למלאכה קא</w:t>
      </w:r>
      <w:r w:rsidRPr="00224C4C">
        <w:rPr>
          <w:rFonts w:hint="cs"/>
          <w:rtl/>
        </w:rPr>
        <w:t>מ</w:t>
      </w:r>
      <w:r w:rsidRPr="00224C4C">
        <w:rPr>
          <w:rtl/>
        </w:rPr>
        <w:t>"</w:t>
      </w:r>
      <w:r w:rsidRPr="00224C4C">
        <w:rPr>
          <w:rFonts w:hint="cs"/>
          <w:rtl/>
        </w:rPr>
        <w:t>ל</w:t>
      </w:r>
      <w:r w:rsidRPr="00224C4C">
        <w:rPr>
          <w:rtl/>
        </w:rPr>
        <w:t>?</w:t>
      </w:r>
    </w:p>
    <w:p w14:paraId="26D3FBF6" w14:textId="5F4EBAE4" w:rsidR="00A85AC8" w:rsidRPr="00E600D8" w:rsidRDefault="00DC0F90" w:rsidP="00C64CF5">
      <w:pPr>
        <w:pStyle w:val="38"/>
        <w:framePr w:wrap="notBeside"/>
        <w:rPr>
          <w:rtl/>
        </w:rPr>
      </w:pPr>
      <w:r w:rsidRPr="00E600D8">
        <w:rPr>
          <w:rtl/>
        </w:rPr>
        <w:t>◄</w:t>
      </w:r>
      <w:r w:rsidRPr="00E600D8">
        <w:rPr>
          <w:rFonts w:hint="cs"/>
          <w:rtl/>
        </w:rPr>
        <w:t xml:space="preserve"> </w:t>
      </w:r>
      <w:r w:rsidR="006E0774" w:rsidRPr="00E600D8">
        <w:rPr>
          <w:rtl/>
        </w:rPr>
        <w:t>ר"נ לר"</w:t>
      </w:r>
      <w:r w:rsidR="006E0774" w:rsidRPr="00E600D8">
        <w:rPr>
          <w:rFonts w:hint="cs"/>
          <w:rtl/>
        </w:rPr>
        <w:t>א:</w:t>
      </w:r>
      <w:r w:rsidR="00CB1829" w:rsidRPr="00E600D8">
        <w:rPr>
          <w:rFonts w:hint="cs"/>
          <w:rtl/>
        </w:rPr>
        <w:t xml:space="preserve"> ת''ש</w:t>
      </w:r>
      <w:r w:rsidR="00A85AC8" w:rsidRPr="00E600D8">
        <w:rPr>
          <w:rFonts w:hint="cs"/>
          <w:rtl/>
        </w:rPr>
        <w:t>:</w:t>
      </w:r>
    </w:p>
    <w:p w14:paraId="1585E5BA" w14:textId="07035B58" w:rsidR="006E0774" w:rsidRPr="00131640" w:rsidRDefault="006E0774" w:rsidP="006E0774">
      <w:pPr>
        <w:rPr>
          <w:rtl/>
        </w:rPr>
      </w:pPr>
      <w:r w:rsidRPr="00224C4C">
        <w:rPr>
          <w:rFonts w:ascii="Fb Fontext" w:hAnsi="Fb Fontext"/>
          <w:rtl/>
        </w:rPr>
        <w:t>המוכר עבדו לע</w:t>
      </w:r>
      <w:r w:rsidRPr="00224C4C">
        <w:rPr>
          <w:rFonts w:ascii="Fb Fontext" w:hAnsi="Fb Fontext" w:hint="cs"/>
          <w:rtl/>
        </w:rPr>
        <w:t>כו</w:t>
      </w:r>
      <w:r w:rsidRPr="00224C4C">
        <w:rPr>
          <w:rFonts w:ascii="Fb Fontext" w:hAnsi="Fb Fontext"/>
          <w:rtl/>
        </w:rPr>
        <w:t>"</w:t>
      </w:r>
      <w:r w:rsidRPr="00224C4C">
        <w:rPr>
          <w:rFonts w:ascii="Fb Fontext" w:hAnsi="Fb Fontext" w:hint="cs"/>
          <w:rtl/>
        </w:rPr>
        <w:t>ם</w:t>
      </w:r>
      <w:r w:rsidRPr="00224C4C">
        <w:rPr>
          <w:rFonts w:ascii="Fb Fontext" w:hAnsi="Fb Fontext"/>
          <w:rtl/>
        </w:rPr>
        <w:t xml:space="preserve"> יצא לחירות, וצריך גט שחרור מרבו ראשון</w:t>
      </w:r>
    </w:p>
    <w:p w14:paraId="4CCAD68E" w14:textId="29995E6B" w:rsidR="006E0774" w:rsidRPr="00131640" w:rsidRDefault="006E0774" w:rsidP="006E0774">
      <w:pPr>
        <w:rPr>
          <w:rtl/>
        </w:rPr>
      </w:pPr>
      <w:r w:rsidRPr="00CB1829">
        <w:rPr>
          <w:rStyle w:val="afffff3"/>
          <w:rtl/>
        </w:rPr>
        <w:t>ארשב"ג:</w:t>
      </w:r>
      <w:r w:rsidRPr="00224C4C">
        <w:rPr>
          <w:rFonts w:ascii="Fb Fontext" w:hAnsi="Fb Fontext"/>
          <w:rtl/>
        </w:rPr>
        <w:t xml:space="preserve"> </w:t>
      </w:r>
      <w:r w:rsidR="00E77043">
        <w:rPr>
          <w:rFonts w:ascii="Fb Fontext" w:hAnsi="Fb Fontext" w:hint="cs"/>
          <w:rtl/>
        </w:rPr>
        <w:t xml:space="preserve">דווקא </w:t>
      </w:r>
      <w:r w:rsidRPr="00224C4C">
        <w:rPr>
          <w:rFonts w:ascii="Fb Fontext" w:hAnsi="Fb Fontext"/>
          <w:rtl/>
        </w:rPr>
        <w:t xml:space="preserve">שלא כתב עליו אונו, אבל כתב עליו אונו </w:t>
      </w:r>
      <w:r w:rsidRPr="00224C4C">
        <w:rPr>
          <w:rFonts w:ascii="Fb Fontext" w:hAnsi="Fb Fontext" w:hint="cs"/>
          <w:rtl/>
        </w:rPr>
        <w:t>דכשתברח ממנו אין לי עסק בך</w:t>
      </w:r>
      <w:r w:rsidRPr="00224C4C">
        <w:rPr>
          <w:rFonts w:ascii="Fb Fontext" w:hAnsi="Fb Fontext"/>
          <w:rtl/>
        </w:rPr>
        <w:t xml:space="preserve">- </w:t>
      </w:r>
      <w:r w:rsidRPr="00210DF6">
        <w:rPr>
          <w:rStyle w:val="afffa"/>
          <w:rFonts w:ascii="Fb Fontext" w:hAnsi="Fb Fontext" w:cs="BA TM • Vilna Extra-Bold"/>
          <w:bCs w:val="0"/>
          <w:rtl/>
        </w:rPr>
        <w:t>זהו שחרור</w:t>
      </w:r>
      <w:r w:rsidRPr="00210DF6">
        <w:rPr>
          <w:rStyle w:val="afffa"/>
          <w:rFonts w:ascii="Fb Fontext" w:hAnsi="Fb Fontext" w:cs="BA TM • Vilna Extra-Bold" w:hint="cs"/>
          <w:bCs w:val="0"/>
          <w:rtl/>
        </w:rPr>
        <w:t>ו</w:t>
      </w:r>
    </w:p>
    <w:p w14:paraId="5440441F" w14:textId="0A33A9CD" w:rsidR="00D653CB" w:rsidRPr="007309FA" w:rsidRDefault="007309FA" w:rsidP="007309FA">
      <w:pPr>
        <w:pStyle w:val="affffb"/>
        <w:rPr>
          <w:rtl/>
        </w:rPr>
      </w:pPr>
      <w:r w:rsidRPr="007309FA">
        <w:rPr>
          <w:rFonts w:hint="cs"/>
          <w:rtl/>
        </w:rPr>
        <w:t>***</w:t>
      </w:r>
    </w:p>
    <w:p w14:paraId="1AF3F3A2" w14:textId="303CCC90" w:rsidR="00A85AC8" w:rsidRPr="00E600D8" w:rsidRDefault="00DC0F90" w:rsidP="00E77043">
      <w:pPr>
        <w:pStyle w:val="38"/>
        <w:framePr w:wrap="notBeside"/>
        <w:rPr>
          <w:rtl/>
        </w:rPr>
      </w:pPr>
      <w:r w:rsidRPr="00E600D8">
        <w:rPr>
          <w:rtl/>
        </w:rPr>
        <w:t>◄</w:t>
      </w:r>
      <w:r w:rsidRPr="00E600D8">
        <w:rPr>
          <w:rFonts w:hint="cs"/>
          <w:rtl/>
        </w:rPr>
        <w:t xml:space="preserve"> </w:t>
      </w:r>
      <w:r w:rsidR="006E0774" w:rsidRPr="00E600D8">
        <w:rPr>
          <w:rtl/>
        </w:rPr>
        <w:t>אביי</w:t>
      </w:r>
      <w:r w:rsidR="00A85AC8" w:rsidRPr="00E600D8">
        <w:rPr>
          <w:rtl/>
        </w:rPr>
        <w:t>:</w:t>
      </w:r>
    </w:p>
    <w:p w14:paraId="0031B2B1" w14:textId="7C8BD193" w:rsidR="009469D7" w:rsidRDefault="006E0774" w:rsidP="00F65F8B">
      <w:pPr>
        <w:pStyle w:val="affffb"/>
        <w:rPr>
          <w:rtl/>
        </w:rPr>
      </w:pPr>
      <w:r w:rsidRPr="00224C4C">
        <w:rPr>
          <w:rtl/>
        </w:rPr>
        <w:t xml:space="preserve">המקדש </w:t>
      </w:r>
      <w:r w:rsidRPr="00224C4C">
        <w:rPr>
          <w:rStyle w:val="afffa"/>
          <w:rtl/>
        </w:rPr>
        <w:t>במלוה</w:t>
      </w:r>
      <w:r w:rsidRPr="00224C4C">
        <w:rPr>
          <w:rtl/>
        </w:rPr>
        <w:t xml:space="preserve"> - אינה מקודשת,</w:t>
      </w:r>
    </w:p>
    <w:p w14:paraId="3AA9814A" w14:textId="3F88DA76" w:rsidR="006E0774" w:rsidRPr="00131640" w:rsidRDefault="006E0774" w:rsidP="006E0774">
      <w:pPr>
        <w:rPr>
          <w:rtl/>
        </w:rPr>
      </w:pPr>
      <w:r w:rsidRPr="00210DF6">
        <w:rPr>
          <w:rStyle w:val="afffa"/>
          <w:rFonts w:ascii="Fb Fontext" w:hAnsi="Fb Fontext" w:cs="BA TM • Vilna Extra-Bold"/>
          <w:bCs w:val="0"/>
          <w:rtl/>
        </w:rPr>
        <w:t>בהנאת מלוה</w:t>
      </w:r>
      <w:r w:rsidRPr="00224C4C">
        <w:rPr>
          <w:rFonts w:ascii="Fb Fontext" w:hAnsi="Fb Fontext"/>
          <w:rtl/>
        </w:rPr>
        <w:t xml:space="preserve"> - מקודשת, ואסור לעשות כן מפני הערמת רבית.</w:t>
      </w:r>
    </w:p>
    <w:p w14:paraId="13D1D1EC" w14:textId="1C5D7651" w:rsidR="006E0774" w:rsidRPr="00131640" w:rsidRDefault="006E0774" w:rsidP="006E0774">
      <w:pPr>
        <w:rPr>
          <w:rtl/>
        </w:rPr>
      </w:pPr>
      <w:r w:rsidRPr="00224C4C">
        <w:rPr>
          <w:rFonts w:ascii="Fb Fontext" w:hAnsi="Fb Fontext"/>
          <w:sz w:val="32"/>
          <w:rtl/>
        </w:rPr>
        <w:t>הנאת מלוה</w:t>
      </w:r>
      <w:r w:rsidR="00E77043">
        <w:rPr>
          <w:rFonts w:ascii="Fb Fontext" w:hAnsi="Fb Fontext" w:hint="cs"/>
          <w:sz w:val="32"/>
          <w:rtl/>
        </w:rPr>
        <w:t>-</w:t>
      </w:r>
      <w:r w:rsidRPr="00224C4C">
        <w:rPr>
          <w:rFonts w:ascii="Fb Fontext" w:hAnsi="Fb Fontext" w:hint="cs"/>
          <w:sz w:val="32"/>
          <w:rtl/>
        </w:rPr>
        <w:t xml:space="preserve"> דארווח לה ז</w:t>
      </w:r>
      <w:r w:rsidR="00E77043">
        <w:rPr>
          <w:rFonts w:ascii="Fb Fontext" w:hAnsi="Fb Fontext" w:hint="cs"/>
          <w:sz w:val="32"/>
          <w:rtl/>
        </w:rPr>
        <w:t>מן</w:t>
      </w:r>
      <w:r w:rsidRPr="00224C4C">
        <w:rPr>
          <w:rFonts w:ascii="Fb Fontext" w:hAnsi="Fb Fontext" w:hint="cs"/>
          <w:sz w:val="32"/>
          <w:rtl/>
        </w:rPr>
        <w:t xml:space="preserve"> </w:t>
      </w:r>
      <w:r w:rsidRPr="00E77043">
        <w:rPr>
          <w:rStyle w:val="afffff5"/>
          <w:rFonts w:hint="cs"/>
          <w:rtl/>
        </w:rPr>
        <w:t xml:space="preserve">[ולא </w:t>
      </w:r>
      <w:r w:rsidR="00E77043">
        <w:rPr>
          <w:rStyle w:val="afffff5"/>
          <w:rFonts w:hint="cs"/>
          <w:rtl/>
        </w:rPr>
        <w:t>ד'</w:t>
      </w:r>
      <w:r w:rsidRPr="00E77043">
        <w:rPr>
          <w:rStyle w:val="afffff5"/>
          <w:rFonts w:hint="cs"/>
          <w:rtl/>
        </w:rPr>
        <w:t xml:space="preserve"> בחמש דהיינו ריבית והיינו מלווה]</w:t>
      </w:r>
    </w:p>
    <w:p w14:paraId="736EFCA2" w14:textId="77777777" w:rsidR="006E0774" w:rsidRPr="00131640" w:rsidRDefault="006E0774" w:rsidP="00841728">
      <w:pPr>
        <w:pStyle w:val="affffb"/>
        <w:rPr>
          <w:rtl/>
        </w:rPr>
        <w:pPrChange w:id="90093" w:author="קלוד" w:date="2026-10-08T12:07:40Z">
          <w:pPr>
            <w:pStyle w:val="affb"/>
          </w:pPr>
        </w:pPrChange>
      </w:pPr>
      <w:del w:id="90091" w:author="קלוד" w:date="2026-10-08T12:07:40Z">
        <w:r w:rsidRPr="00224C4C">
          <w:rPr>
            <w:rFonts w:hint="cs"/>
            <w:rtl/>
          </w:rPr>
          <w:delText xml:space="preserve">׹</w:delText>
        </w:r>
      </w:del>
      <w:ins w:id="90092" w:author="קלוד" w:date="2026-10-08T12:07:40Z">
        <w:r>
          <w:rPr>
            <w:color w:val="7B3F00"/>
          </w:rPr>
          <w:t xml:space="preserve">מתנה על מנת להחזיר - במכר, באשה ובאתרוג</w:t>
        </w:r>
      </w:ins>
    </w:p>
    <w:p w14:paraId="62370ED9" w14:textId="053E9A03" w:rsidR="00A85AC8" w:rsidRPr="00E600D8" w:rsidRDefault="00807464" w:rsidP="00E77043">
      <w:pPr>
        <w:pStyle w:val="38"/>
        <w:framePr w:wrap="notBeside"/>
        <w:rPr>
          <w:rtl/>
        </w:rPr>
      </w:pPr>
      <w:r w:rsidRPr="00E600D8">
        <w:rPr>
          <w:rtl/>
        </w:rPr>
        <w:t>◄</w:t>
      </w:r>
      <w:r w:rsidRPr="00E600D8">
        <w:rPr>
          <w:rFonts w:hint="cs"/>
          <w:rtl/>
        </w:rPr>
        <w:t xml:space="preserve"> </w:t>
      </w:r>
      <w:r w:rsidR="006E0774" w:rsidRPr="00E600D8">
        <w:rPr>
          <w:rFonts w:hint="cs"/>
          <w:rtl/>
        </w:rPr>
        <w:t xml:space="preserve"> </w:t>
      </w:r>
      <w:r w:rsidR="006E0774" w:rsidRPr="00E600D8">
        <w:rPr>
          <w:rtl/>
        </w:rPr>
        <w:t>רבא</w:t>
      </w:r>
      <w:r w:rsidR="00A85AC8" w:rsidRPr="00E600D8">
        <w:rPr>
          <w:rtl/>
        </w:rPr>
        <w:t>:</w:t>
      </w:r>
    </w:p>
    <w:p w14:paraId="03DED202" w14:textId="0577DBC7" w:rsidR="006E0774" w:rsidRPr="00131640" w:rsidRDefault="006E0774" w:rsidP="006E0774">
      <w:pPr>
        <w:rPr>
          <w:rtl/>
        </w:rPr>
      </w:pPr>
      <w:r w:rsidRPr="00247C29">
        <w:rPr>
          <w:rStyle w:val="affffc"/>
          <w:rtl/>
        </w:rPr>
        <w:t>הילך מנה ע"</w:t>
      </w:r>
      <w:r w:rsidRPr="00247C29">
        <w:rPr>
          <w:rStyle w:val="affffc"/>
          <w:rFonts w:hint="cs"/>
          <w:rtl/>
        </w:rPr>
        <w:t>מ</w:t>
      </w:r>
      <w:r w:rsidRPr="00247C29">
        <w:rPr>
          <w:rStyle w:val="affffc"/>
          <w:rtl/>
        </w:rPr>
        <w:t xml:space="preserve"> שתחזירהו לי,</w:t>
      </w:r>
      <w:r w:rsidRPr="00224C4C">
        <w:rPr>
          <w:rFonts w:ascii="Fb Fontext" w:hAnsi="Fb Fontext"/>
          <w:sz w:val="32"/>
          <w:rtl/>
        </w:rPr>
        <w:t xml:space="preserve"> במכר</w:t>
      </w:r>
      <w:r w:rsidRPr="00224C4C">
        <w:rPr>
          <w:rFonts w:ascii="Fb Fontext" w:hAnsi="Fb Fontext" w:hint="cs"/>
          <w:sz w:val="32"/>
          <w:rtl/>
        </w:rPr>
        <w:t>, באשה, בפדיון הבן,</w:t>
      </w:r>
    </w:p>
    <w:p w14:paraId="602AD032" w14:textId="6D18BAD4" w:rsidR="00A85AC8" w:rsidRPr="00E600D8" w:rsidRDefault="00E600D8" w:rsidP="00F0373A">
      <w:pPr>
        <w:pStyle w:val="38"/>
        <w:framePr w:wrap="notBeside"/>
        <w:rPr>
          <w:rtl/>
        </w:rPr>
      </w:pPr>
      <w:r w:rsidRPr="00E600D8">
        <w:rPr>
          <w:rFonts w:hint="cs"/>
          <w:rtl/>
        </w:rPr>
        <w:t>-</w:t>
      </w:r>
    </w:p>
    <w:p w14:paraId="162B53A5" w14:textId="1F4CCB95" w:rsidR="006E0774" w:rsidRPr="00131640" w:rsidRDefault="006E0774" w:rsidP="00F0373A">
      <w:pPr>
        <w:rPr>
          <w:rtl/>
        </w:rPr>
      </w:pPr>
      <w:r w:rsidRPr="00224C4C">
        <w:rPr>
          <w:rFonts w:ascii="Fb Fontext" w:hAnsi="Fb Fontext" w:hint="cs"/>
          <w:sz w:val="32"/>
          <w:rtl/>
        </w:rPr>
        <w:t>מתנה ע</w:t>
      </w:r>
      <w:r w:rsidRPr="00224C4C">
        <w:rPr>
          <w:rFonts w:ascii="Fb Fontext" w:hAnsi="Fb Fontext"/>
          <w:sz w:val="32"/>
          <w:rtl/>
        </w:rPr>
        <w:t>"</w:t>
      </w:r>
      <w:r w:rsidRPr="00224C4C">
        <w:rPr>
          <w:rFonts w:ascii="Fb Fontext" w:hAnsi="Fb Fontext" w:hint="cs"/>
          <w:sz w:val="32"/>
          <w:rtl/>
        </w:rPr>
        <w:t>מ להחזיר שמה מתנה</w:t>
      </w:r>
    </w:p>
    <w:p w14:paraId="1734AE45" w14:textId="0466E716" w:rsidR="006E0774" w:rsidRPr="009F2E0B" w:rsidRDefault="006E0774" w:rsidP="006E0774">
      <w:pPr>
        <w:ind w:left="454" w:hanging="454"/>
        <w:rPr>
          <w:spacing w:val="0"/>
          <w:rtl/>
        </w:rPr>
      </w:pPr>
      <w:r w:rsidRPr="009F2E0B">
        <w:rPr>
          <w:rFonts w:ascii="Fb Fontext" w:hAnsi="Fb Fontext" w:hint="cs"/>
          <w:spacing w:val="0"/>
          <w:sz w:val="32"/>
          <w:rtl/>
        </w:rPr>
        <w:t>ה</w:t>
      </w:r>
      <w:r w:rsidRPr="009F2E0B">
        <w:rPr>
          <w:rFonts w:ascii="Fb Fontext" w:hAnsi="Fb Fontext"/>
          <w:spacing w:val="0"/>
          <w:sz w:val="32"/>
          <w:rtl/>
        </w:rPr>
        <w:t xml:space="preserve">ילך </w:t>
      </w:r>
      <w:r w:rsidRPr="009F2E0B">
        <w:rPr>
          <w:rFonts w:ascii="Fb Fontext" w:hAnsi="Fb Fontext" w:cs="BA TM • Vilna Extra-Bold"/>
          <w:spacing w:val="0"/>
          <w:sz w:val="32"/>
          <w:rtl/>
        </w:rPr>
        <w:t>אתרוג זה</w:t>
      </w:r>
      <w:r w:rsidRPr="009F2E0B">
        <w:rPr>
          <w:rFonts w:ascii="Fb Fontext" w:hAnsi="Fb Fontext"/>
          <w:spacing w:val="0"/>
          <w:sz w:val="32"/>
          <w:rtl/>
        </w:rPr>
        <w:t xml:space="preserve"> ע"</w:t>
      </w:r>
      <w:r w:rsidRPr="009F2E0B">
        <w:rPr>
          <w:rFonts w:ascii="Fb Fontext" w:hAnsi="Fb Fontext" w:hint="cs"/>
          <w:spacing w:val="0"/>
          <w:sz w:val="32"/>
          <w:rtl/>
        </w:rPr>
        <w:t>מ</w:t>
      </w:r>
      <w:r w:rsidRPr="009F2E0B">
        <w:rPr>
          <w:rFonts w:ascii="Fb Fontext" w:hAnsi="Fb Fontext"/>
          <w:spacing w:val="0"/>
          <w:sz w:val="32"/>
          <w:rtl/>
        </w:rPr>
        <w:t xml:space="preserve"> שתחזירהו לי נטלו והחזירו יצא, ואם לא</w:t>
      </w:r>
      <w:r w:rsidR="009F2E0B" w:rsidRPr="009F2E0B">
        <w:rPr>
          <w:rFonts w:ascii="Fb Fontext" w:hAnsi="Fb Fontext" w:hint="cs"/>
          <w:spacing w:val="0"/>
          <w:sz w:val="32"/>
          <w:rtl/>
        </w:rPr>
        <w:t xml:space="preserve"> </w:t>
      </w:r>
      <w:r w:rsidRPr="009F2E0B">
        <w:rPr>
          <w:rFonts w:ascii="Fb Fontext" w:hAnsi="Fb Fontext"/>
          <w:spacing w:val="0"/>
          <w:sz w:val="32"/>
          <w:rtl/>
        </w:rPr>
        <w:t>לא י</w:t>
      </w:r>
      <w:r w:rsidR="009F2E0B" w:rsidRPr="009F2E0B">
        <w:rPr>
          <w:rFonts w:ascii="Fb Fontext" w:hAnsi="Fb Fontext" w:hint="cs"/>
          <w:spacing w:val="0"/>
          <w:sz w:val="32"/>
          <w:rtl/>
        </w:rPr>
        <w:t>צא</w:t>
      </w:r>
    </w:p>
    <w:p w14:paraId="52747F79" w14:textId="20578DFA" w:rsidR="00A85AC8" w:rsidRPr="00E600D8" w:rsidRDefault="0098051F" w:rsidP="00F0373A">
      <w:pPr>
        <w:pStyle w:val="38"/>
        <w:framePr w:wrap="notBeside"/>
        <w:rPr>
          <w:rtl/>
        </w:rPr>
      </w:pPr>
      <w:r w:rsidRPr="00E600D8">
        <w:rPr>
          <w:rtl/>
        </w:rPr>
        <w:t>◄</w:t>
      </w:r>
      <w:r w:rsidRPr="00E600D8">
        <w:rPr>
          <w:rFonts w:hint="cs"/>
          <w:rtl/>
        </w:rPr>
        <w:t xml:space="preserve"> </w:t>
      </w:r>
      <w:r w:rsidR="006E0774" w:rsidRPr="00E600D8">
        <w:rPr>
          <w:rFonts w:hint="cs"/>
          <w:rtl/>
        </w:rPr>
        <w:t>רב אשי</w:t>
      </w:r>
      <w:r w:rsidR="006E0774" w:rsidRPr="00E600D8">
        <w:rPr>
          <w:rtl/>
        </w:rPr>
        <w:t xml:space="preserve"> </w:t>
      </w:r>
      <w:r w:rsidR="006E0774" w:rsidRPr="00E600D8">
        <w:rPr>
          <w:rFonts w:hint="cs"/>
          <w:rtl/>
        </w:rPr>
        <w:t>[ורבא]</w:t>
      </w:r>
      <w:r w:rsidR="00A85AC8" w:rsidRPr="00E600D8">
        <w:rPr>
          <w:rtl/>
        </w:rPr>
        <w:t>:</w:t>
      </w:r>
    </w:p>
    <w:p w14:paraId="5B0E51ED" w14:textId="3E154E95" w:rsidR="006E0774" w:rsidRPr="00131640" w:rsidRDefault="006E0774" w:rsidP="006E0774">
      <w:pPr>
        <w:rPr>
          <w:rtl/>
        </w:rPr>
      </w:pPr>
      <w:r w:rsidRPr="00224C4C">
        <w:rPr>
          <w:rFonts w:ascii="Fb Fontext" w:hAnsi="Fb Fontext"/>
          <w:sz w:val="32"/>
          <w:rtl/>
        </w:rPr>
        <w:t xml:space="preserve">בכולהו קני, </w:t>
      </w:r>
      <w:r w:rsidR="00B228AB">
        <w:rPr>
          <w:rFonts w:ascii="Fb Fontext" w:hAnsi="Fb Fontext" w:hint="cs"/>
          <w:sz w:val="32"/>
          <w:rtl/>
        </w:rPr>
        <w:t>חוץ</w:t>
      </w:r>
      <w:r w:rsidRPr="00224C4C">
        <w:rPr>
          <w:rFonts w:ascii="Fb Fontext" w:hAnsi="Fb Fontext"/>
          <w:sz w:val="32"/>
          <w:rtl/>
        </w:rPr>
        <w:t xml:space="preserve"> מאשה, לפי שאין אשה נקנית בחליפין.</w:t>
      </w:r>
    </w:p>
    <w:p w14:paraId="4B66638A" w14:textId="77777777" w:rsidR="009469D7" w:rsidRDefault="006E0774" w:rsidP="007F3F29">
      <w:pPr>
        <w:ind w:left="454" w:hanging="454"/>
        <w:rPr>
          <w:rFonts w:ascii="Fb Fontext" w:hAnsi="Fb Fontext"/>
          <w:sz w:val="32"/>
          <w:rtl/>
        </w:rPr>
      </w:pPr>
      <w:r w:rsidRPr="00224C4C">
        <w:rPr>
          <w:rFonts w:ascii="Fb Fontext" w:hAnsi="Fb Fontext" w:hint="cs"/>
          <w:sz w:val="32"/>
          <w:rtl/>
        </w:rPr>
        <w:t xml:space="preserve">וכן בתרומה </w:t>
      </w:r>
      <w:r w:rsidRPr="00224C4C">
        <w:rPr>
          <w:rFonts w:ascii="Fb Fontext" w:hAnsi="Fb Fontext"/>
          <w:sz w:val="32"/>
          <w:rtl/>
        </w:rPr>
        <w:t>יצא ידי נתינה</w:t>
      </w:r>
      <w:r w:rsidR="007F3F29">
        <w:rPr>
          <w:rFonts w:ascii="Fb Fontext" w:hAnsi="Fb Fontext" w:hint="cs"/>
          <w:sz w:val="32"/>
          <w:rtl/>
        </w:rPr>
        <w:t>,</w:t>
      </w:r>
    </w:p>
    <w:p w14:paraId="4F69C82A" w14:textId="7128F5B0" w:rsidR="006E0774" w:rsidRPr="00131640" w:rsidRDefault="006E0774" w:rsidP="007F3F29">
      <w:pPr>
        <w:ind w:left="454" w:hanging="454"/>
        <w:rPr>
          <w:rtl/>
        </w:rPr>
      </w:pPr>
      <w:r w:rsidRPr="00224C4C">
        <w:rPr>
          <w:rFonts w:ascii="Fb Fontext" w:hAnsi="Fb Fontext"/>
          <w:sz w:val="32"/>
          <w:rtl/>
        </w:rPr>
        <w:t>ואסור לעשות כן</w:t>
      </w:r>
      <w:r w:rsidRPr="00224C4C">
        <w:rPr>
          <w:rFonts w:ascii="Fb Fontext" w:hAnsi="Fb Fontext" w:hint="cs"/>
          <w:sz w:val="32"/>
          <w:rtl/>
        </w:rPr>
        <w:t xml:space="preserve">- </w:t>
      </w:r>
      <w:r w:rsidRPr="00224C4C">
        <w:rPr>
          <w:rFonts w:ascii="Fb Fontext" w:hAnsi="Fb Fontext"/>
          <w:sz w:val="32"/>
          <w:rtl/>
        </w:rPr>
        <w:t>שנראה ככהן המסייע בבית הגרנות.</w:t>
      </w:r>
    </w:p>
    <w:p w14:paraId="2830CFA5" w14:textId="77777777" w:rsidR="006E0774" w:rsidRPr="00131640" w:rsidRDefault="006E0774" w:rsidP="00841728">
      <w:pPr>
        <w:pStyle w:val="affb"/>
        <w:rPr>
          <w:rtl/>
        </w:rPr>
      </w:pPr>
      <w:r w:rsidRPr="00224C4C">
        <w:rPr>
          <w:rFonts w:hint="cs"/>
          <w:rtl/>
        </w:rPr>
        <w:t>׹</w:t>
      </w:r>
    </w:p>
    <w:p w14:paraId="739AC55B" w14:textId="77777777" w:rsidR="006E0774" w:rsidRPr="00131640" w:rsidRDefault="006E0774" w:rsidP="0010529F">
      <w:pPr>
        <w:pStyle w:val="afff0"/>
        <w:framePr w:wrap="around"/>
        <w:rPr>
          <w:rtl/>
        </w:rPr>
      </w:pPr>
      <w:r w:rsidRPr="004742AA">
        <w:rPr>
          <w:rFonts w:hint="cs"/>
          <w:rtl/>
        </w:rPr>
        <w:t>ז.</w:t>
      </w:r>
    </w:p>
    <w:p w14:paraId="7FDA5A06" w14:textId="2BB73183" w:rsidR="00A85AC8" w:rsidRPr="00E600D8" w:rsidRDefault="00807464" w:rsidP="004742AA">
      <w:pPr>
        <w:pStyle w:val="38"/>
        <w:framePr w:wrap="notBeside"/>
        <w:rPr>
          <w:rtl/>
        </w:rPr>
      </w:pPr>
      <w:r w:rsidRPr="00E600D8">
        <w:rPr>
          <w:rtl/>
        </w:rPr>
        <w:t>◄</w:t>
      </w:r>
      <w:r w:rsidRPr="00E600D8">
        <w:rPr>
          <w:rFonts w:hint="cs"/>
          <w:rtl/>
        </w:rPr>
        <w:t xml:space="preserve"> </w:t>
      </w:r>
      <w:r w:rsidR="006E0774" w:rsidRPr="00E600D8">
        <w:rPr>
          <w:rtl/>
        </w:rPr>
        <w:t>רבא</w:t>
      </w:r>
      <w:r w:rsidR="00A85AC8" w:rsidRPr="00E600D8">
        <w:rPr>
          <w:rtl/>
        </w:rPr>
        <w:t>:</w:t>
      </w:r>
    </w:p>
    <w:p w14:paraId="3394A285" w14:textId="1912C348" w:rsidR="009469D7" w:rsidRDefault="006E0774" w:rsidP="006E0774">
      <w:pPr>
        <w:rPr>
          <w:rFonts w:ascii="Fb Fontext" w:hAnsi="Fb Fontext"/>
          <w:sz w:val="32"/>
          <w:rtl/>
        </w:rPr>
      </w:pPr>
      <w:r w:rsidRPr="00247C29">
        <w:rPr>
          <w:rStyle w:val="affffc"/>
          <w:rtl/>
        </w:rPr>
        <w:t>תן מנה לפלוני ואקדש לך</w:t>
      </w:r>
      <w:r w:rsidRPr="00210DF6">
        <w:rPr>
          <w:rStyle w:val="afffa"/>
          <w:rFonts w:ascii="Fb Fontext" w:hAnsi="Fb Fontext" w:cs="BA TM • Vilna Extra-Bold"/>
          <w:bCs w:val="0"/>
          <w:rtl/>
        </w:rPr>
        <w:t xml:space="preserve"> </w:t>
      </w:r>
      <w:r w:rsidRPr="00224C4C">
        <w:rPr>
          <w:rFonts w:ascii="Fb Fontext" w:hAnsi="Fb Fontext"/>
          <w:sz w:val="32"/>
          <w:rtl/>
        </w:rPr>
        <w:t xml:space="preserve">- מקודשת מדין </w:t>
      </w:r>
      <w:r w:rsidRPr="00210DF6">
        <w:rPr>
          <w:rStyle w:val="afffa"/>
          <w:rFonts w:ascii="Fb Fontext" w:hAnsi="Fb Fontext" w:cs="BA TM • Vilna Extra-Bold"/>
          <w:bCs w:val="0"/>
          <w:rtl/>
        </w:rPr>
        <w:t>ערב</w:t>
      </w:r>
      <w:r w:rsidRPr="00224C4C">
        <w:rPr>
          <w:rFonts w:ascii="Fb Fontext" w:hAnsi="Fb Fontext"/>
          <w:sz w:val="32"/>
          <w:rtl/>
        </w:rPr>
        <w:t>,</w:t>
      </w:r>
    </w:p>
    <w:p w14:paraId="13921ACA" w14:textId="545A9F0D" w:rsidR="006E0774" w:rsidRPr="00131640" w:rsidRDefault="00B02106" w:rsidP="006E0774">
      <w:pPr>
        <w:rPr>
          <w:rtl/>
        </w:rPr>
      </w:pPr>
      <w:r>
        <w:rPr>
          <w:rFonts w:ascii="Fb Fontext" w:hAnsi="Fb Fontext" w:hint="cs"/>
          <w:sz w:val="32"/>
          <w:rtl/>
        </w:rPr>
        <w:t>אף של</w:t>
      </w:r>
      <w:r w:rsidR="006E0774" w:rsidRPr="00224C4C">
        <w:rPr>
          <w:rFonts w:ascii="Fb Fontext" w:hAnsi="Fb Fontext" w:hint="cs"/>
          <w:sz w:val="32"/>
          <w:rtl/>
        </w:rPr>
        <w:t xml:space="preserve">א </w:t>
      </w:r>
      <w:r>
        <w:rPr>
          <w:rFonts w:ascii="Fb Fontext" w:hAnsi="Fb Fontext" w:hint="cs"/>
          <w:sz w:val="32"/>
          <w:rtl/>
        </w:rPr>
        <w:t>באה</w:t>
      </w:r>
      <w:r w:rsidR="006E0774" w:rsidRPr="00224C4C">
        <w:rPr>
          <w:rFonts w:ascii="Fb Fontext" w:hAnsi="Fb Fontext" w:hint="cs"/>
          <w:sz w:val="32"/>
          <w:rtl/>
        </w:rPr>
        <w:t xml:space="preserve"> הנאה ליד</w:t>
      </w:r>
      <w:r>
        <w:rPr>
          <w:rFonts w:ascii="Fb Fontext" w:hAnsi="Fb Fontext" w:hint="cs"/>
          <w:sz w:val="32"/>
          <w:rtl/>
        </w:rPr>
        <w:t>ו</w:t>
      </w:r>
      <w:r w:rsidR="006E0774" w:rsidRPr="00224C4C">
        <w:rPr>
          <w:rFonts w:ascii="Fb Fontext" w:hAnsi="Fb Fontext" w:hint="cs"/>
          <w:sz w:val="32"/>
          <w:rtl/>
        </w:rPr>
        <w:t xml:space="preserve"> משעבד נפשו</w:t>
      </w:r>
    </w:p>
    <w:p w14:paraId="49554BB1" w14:textId="77777777" w:rsidR="009469D7" w:rsidRDefault="006E0774" w:rsidP="006E0774">
      <w:pPr>
        <w:rPr>
          <w:rFonts w:ascii="Fb Fontext" w:hAnsi="Fb Fontext"/>
          <w:rtl/>
        </w:rPr>
      </w:pPr>
      <w:r w:rsidRPr="00247C29">
        <w:rPr>
          <w:rStyle w:val="affffc"/>
          <w:rtl/>
        </w:rPr>
        <w:t>הילך מנה והתקדשי לפלוני</w:t>
      </w:r>
      <w:r w:rsidRPr="00224C4C">
        <w:rPr>
          <w:rFonts w:ascii="Fb Fontext" w:hAnsi="Fb Fontext"/>
          <w:rtl/>
        </w:rPr>
        <w:t xml:space="preserve"> מקודשת מדין </w:t>
      </w:r>
      <w:r w:rsidRPr="00210DF6">
        <w:rPr>
          <w:rStyle w:val="afffa"/>
          <w:rFonts w:ascii="Fb Fontext" w:hAnsi="Fb Fontext" w:cs="BA TM • Vilna Extra-Bold"/>
          <w:bCs w:val="0"/>
          <w:rtl/>
        </w:rPr>
        <w:t>עבד</w:t>
      </w:r>
      <w:r w:rsidRPr="00224C4C">
        <w:rPr>
          <w:rFonts w:ascii="Fb Fontext" w:hAnsi="Fb Fontext"/>
          <w:rtl/>
        </w:rPr>
        <w:t xml:space="preserve"> </w:t>
      </w:r>
      <w:r w:rsidRPr="00210DF6">
        <w:rPr>
          <w:rStyle w:val="afffa"/>
          <w:rFonts w:ascii="Fb Fontext" w:hAnsi="Fb Fontext" w:cs="BA TM • Vilna Extra-Bold"/>
          <w:bCs w:val="0"/>
          <w:rtl/>
        </w:rPr>
        <w:t>כנעני</w:t>
      </w:r>
      <w:r w:rsidRPr="00224C4C">
        <w:rPr>
          <w:rFonts w:ascii="Fb Fontext" w:hAnsi="Fb Fontext"/>
          <w:rtl/>
        </w:rPr>
        <w:t>,</w:t>
      </w:r>
    </w:p>
    <w:p w14:paraId="671A6C0E" w14:textId="3E57CCB7" w:rsidR="006E0774" w:rsidRPr="00131640" w:rsidRDefault="004F7259" w:rsidP="006E0774">
      <w:pPr>
        <w:rPr>
          <w:rtl/>
        </w:rPr>
      </w:pPr>
      <w:r>
        <w:rPr>
          <w:rFonts w:ascii="Fb Fontext" w:hAnsi="Fb Fontext" w:hint="cs"/>
          <w:rtl/>
        </w:rPr>
        <w:t>שאף ש</w:t>
      </w:r>
      <w:r w:rsidR="006E0774" w:rsidRPr="00224C4C">
        <w:rPr>
          <w:rFonts w:ascii="Fb Fontext" w:hAnsi="Fb Fontext" w:hint="cs"/>
          <w:rtl/>
        </w:rPr>
        <w:t>לא התחסר קנאו</w:t>
      </w:r>
    </w:p>
    <w:p w14:paraId="2B1A8035" w14:textId="77777777" w:rsidR="009469D7" w:rsidRDefault="006E0774" w:rsidP="006E0774">
      <w:pPr>
        <w:rPr>
          <w:rFonts w:ascii="Fb Fontext" w:hAnsi="Fb Fontext"/>
          <w:rtl/>
        </w:rPr>
      </w:pPr>
      <w:r w:rsidRPr="00247C29">
        <w:rPr>
          <w:rStyle w:val="affffc"/>
          <w:rtl/>
        </w:rPr>
        <w:t>תן מנה לפלוני ואקדש אני לו</w:t>
      </w:r>
      <w:r w:rsidRPr="00224C4C">
        <w:rPr>
          <w:rFonts w:ascii="Fb Fontext" w:hAnsi="Fb Fontext"/>
          <w:rtl/>
        </w:rPr>
        <w:t xml:space="preserve"> - מקודשת מדין </w:t>
      </w:r>
      <w:r w:rsidRPr="00210DF6">
        <w:rPr>
          <w:rStyle w:val="afffa"/>
          <w:rFonts w:ascii="Fb Fontext" w:hAnsi="Fb Fontext" w:cs="BA TM • Vilna Extra-Bold"/>
          <w:bCs w:val="0"/>
          <w:rtl/>
        </w:rPr>
        <w:t>שניהם</w:t>
      </w:r>
      <w:r w:rsidRPr="00224C4C">
        <w:rPr>
          <w:rFonts w:ascii="Fb Fontext" w:hAnsi="Fb Fontext"/>
          <w:rtl/>
        </w:rPr>
        <w:t>,</w:t>
      </w:r>
    </w:p>
    <w:p w14:paraId="7C84A3D1" w14:textId="3D135164" w:rsidR="00D653CB" w:rsidRDefault="00D653CB" w:rsidP="007309FA">
      <w:pPr>
        <w:pStyle w:val="affffb"/>
        <w:rPr>
          <w:rtl/>
        </w:rPr>
      </w:pPr>
      <w:r w:rsidRPr="007309FA">
        <w:rPr>
          <w:rtl/>
        </w:rPr>
        <w:t>***</w:t>
      </w:r>
    </w:p>
    <w:p w14:paraId="28ACDB2D" w14:textId="67C1660E" w:rsidR="00A85AC8" w:rsidRPr="00E600D8" w:rsidRDefault="00A76903" w:rsidP="00DB1B0B">
      <w:pPr>
        <w:pStyle w:val="38"/>
        <w:framePr w:wrap="notBeside"/>
        <w:rPr>
          <w:rtl/>
        </w:rPr>
      </w:pPr>
      <w:r w:rsidRPr="00E600D8">
        <w:rPr>
          <w:rtl/>
        </w:rPr>
        <w:t>◄</w:t>
      </w:r>
      <w:r w:rsidRPr="00E600D8">
        <w:rPr>
          <w:rFonts w:hint="cs"/>
          <w:rtl/>
        </w:rPr>
        <w:t xml:space="preserve"> </w:t>
      </w:r>
      <w:r w:rsidR="006E0774" w:rsidRPr="00E600D8">
        <w:rPr>
          <w:rtl/>
        </w:rPr>
        <w:t>רבא</w:t>
      </w:r>
      <w:r w:rsidR="00A85AC8" w:rsidRPr="00E600D8">
        <w:rPr>
          <w:rtl/>
        </w:rPr>
        <w:t>:</w:t>
      </w:r>
    </w:p>
    <w:p w14:paraId="5D62B9AC" w14:textId="2E91C12E" w:rsidR="009469D7" w:rsidRDefault="006E0774" w:rsidP="00081BFB">
      <w:pPr>
        <w:rPr>
          <w:rFonts w:ascii="Fb Fontext" w:hAnsi="Fb Fontext"/>
          <w:rtl/>
        </w:rPr>
      </w:pPr>
      <w:r w:rsidRPr="00247C29">
        <w:rPr>
          <w:rStyle w:val="affffc"/>
          <w:rtl/>
        </w:rPr>
        <w:t>הילך מנה ואקדש אני לך</w:t>
      </w:r>
      <w:r w:rsidRPr="00224C4C">
        <w:rPr>
          <w:rFonts w:ascii="Fb Fontext" w:hAnsi="Fb Fontext"/>
          <w:rtl/>
        </w:rPr>
        <w:t xml:space="preserve">, מהו? </w:t>
      </w:r>
      <w:r w:rsidR="00081BFB">
        <w:rPr>
          <w:rStyle w:val="afffff3"/>
          <w:rFonts w:hint="cs"/>
          <w:rtl/>
        </w:rPr>
        <w:t xml:space="preserve"> </w:t>
      </w:r>
      <w:r w:rsidRPr="00081BFB">
        <w:rPr>
          <w:rStyle w:val="afffff3"/>
          <w:rFonts w:hint="cs"/>
          <w:rtl/>
        </w:rPr>
        <w:t>מ</w:t>
      </w:r>
      <w:r w:rsidRPr="00081BFB">
        <w:rPr>
          <w:rStyle w:val="afffff3"/>
          <w:rtl/>
        </w:rPr>
        <w:t>"</w:t>
      </w:r>
      <w:r w:rsidRPr="00081BFB">
        <w:rPr>
          <w:rStyle w:val="afffff3"/>
          <w:rFonts w:hint="cs"/>
          <w:rtl/>
        </w:rPr>
        <w:t>ז מדר</w:t>
      </w:r>
      <w:r w:rsidRPr="00081BFB">
        <w:rPr>
          <w:rStyle w:val="afffff3"/>
          <w:rtl/>
        </w:rPr>
        <w:t>"</w:t>
      </w:r>
      <w:r w:rsidRPr="00081BFB">
        <w:rPr>
          <w:rStyle w:val="afffff3"/>
          <w:rFonts w:hint="cs"/>
          <w:rtl/>
        </w:rPr>
        <w:t>פ</w:t>
      </w:r>
      <w:r w:rsidRPr="00081BFB">
        <w:rPr>
          <w:rStyle w:val="afffff3"/>
          <w:rtl/>
        </w:rPr>
        <w:t>:</w:t>
      </w:r>
      <w:r w:rsidR="00081BFB">
        <w:rPr>
          <w:rStyle w:val="afffff3"/>
          <w:rFonts w:hint="cs"/>
          <w:rtl/>
        </w:rPr>
        <w:t xml:space="preserve"> </w:t>
      </w:r>
      <w:r w:rsidRPr="00224C4C">
        <w:rPr>
          <w:rFonts w:ascii="Fb Fontext" w:hAnsi="Fb Fontext"/>
          <w:rtl/>
        </w:rPr>
        <w:t>מקודשת.</w:t>
      </w:r>
    </w:p>
    <w:p w14:paraId="30C512F8" w14:textId="77777777" w:rsidR="00A85AC8" w:rsidRPr="00E600D8" w:rsidRDefault="00400218" w:rsidP="008E1F13">
      <w:pPr>
        <w:pStyle w:val="38"/>
        <w:framePr w:wrap="notBeside"/>
        <w:rPr>
          <w:rtl/>
        </w:rPr>
      </w:pPr>
      <w:r w:rsidRPr="00E600D8">
        <w:rPr>
          <w:rFonts w:hint="cs"/>
          <w:rtl/>
        </w:rPr>
        <w:t>ומיירי</w:t>
      </w:r>
      <w:r w:rsidR="00A85AC8" w:rsidRPr="00E600D8">
        <w:rPr>
          <w:rtl/>
        </w:rPr>
        <w:t>:</w:t>
      </w:r>
    </w:p>
    <w:p w14:paraId="2F1CE131" w14:textId="2DCD1C57" w:rsidR="009469D7" w:rsidRDefault="006E0774" w:rsidP="008E1F13">
      <w:pPr>
        <w:rPr>
          <w:rFonts w:ascii="Fb Fontext" w:hAnsi="Fb Fontext"/>
          <w:sz w:val="32"/>
          <w:rtl/>
        </w:rPr>
      </w:pPr>
      <w:r w:rsidRPr="00210DF6">
        <w:rPr>
          <w:rFonts w:ascii="Fb Fontext" w:hAnsi="Fb Fontext" w:cs="BA TM • Vilna Extra-Bold" w:hint="cs"/>
          <w:sz w:val="32"/>
          <w:rtl/>
        </w:rPr>
        <w:t>באדם חשוב</w:t>
      </w:r>
      <w:r w:rsidRPr="00224C4C">
        <w:rPr>
          <w:rFonts w:ascii="Fb Fontext" w:hAnsi="Fb Fontext" w:hint="cs"/>
          <w:sz w:val="32"/>
          <w:rtl/>
        </w:rPr>
        <w:t xml:space="preserve"> דבהנאה </w:t>
      </w:r>
      <w:r w:rsidR="00400218">
        <w:rPr>
          <w:rFonts w:ascii="Fb Fontext" w:hAnsi="Fb Fontext" w:hint="cs"/>
          <w:sz w:val="32"/>
          <w:rtl/>
        </w:rPr>
        <w:t>ש</w:t>
      </w:r>
      <w:r w:rsidRPr="00224C4C">
        <w:rPr>
          <w:rFonts w:ascii="Fb Fontext" w:hAnsi="Fb Fontext" w:hint="cs"/>
          <w:sz w:val="32"/>
          <w:rtl/>
        </w:rPr>
        <w:t>מקבל מתנה מ</w:t>
      </w:r>
      <w:r w:rsidR="00400218">
        <w:rPr>
          <w:rFonts w:ascii="Fb Fontext" w:hAnsi="Fb Fontext" w:hint="cs"/>
          <w:sz w:val="32"/>
          <w:rtl/>
        </w:rPr>
        <w:t>מנה</w:t>
      </w:r>
      <w:r w:rsidRPr="00224C4C">
        <w:rPr>
          <w:rFonts w:ascii="Fb Fontext" w:hAnsi="Fb Fontext" w:hint="cs"/>
          <w:sz w:val="32"/>
          <w:rtl/>
        </w:rPr>
        <w:t xml:space="preserve"> גמרה ומקנ</w:t>
      </w:r>
      <w:r w:rsidR="00400218">
        <w:rPr>
          <w:rFonts w:ascii="Fb Fontext" w:hAnsi="Fb Fontext" w:hint="cs"/>
          <w:sz w:val="32"/>
          <w:rtl/>
        </w:rPr>
        <w:t>ה</w:t>
      </w:r>
      <w:r w:rsidRPr="00224C4C">
        <w:rPr>
          <w:rFonts w:ascii="Fb Fontext" w:hAnsi="Fb Fontext" w:hint="cs"/>
          <w:sz w:val="32"/>
          <w:rtl/>
        </w:rPr>
        <w:t xml:space="preserve"> נפשה</w:t>
      </w:r>
      <w:r w:rsidR="00400218">
        <w:rPr>
          <w:rFonts w:ascii="Fb Fontext" w:hAnsi="Fb Fontext" w:hint="cs"/>
          <w:sz w:val="32"/>
          <w:rtl/>
        </w:rPr>
        <w:t>,</w:t>
      </w:r>
    </w:p>
    <w:p w14:paraId="41746615" w14:textId="241E07C5" w:rsidR="006E0774" w:rsidRPr="00131640" w:rsidRDefault="006E0774" w:rsidP="008E1F13">
      <w:pPr>
        <w:pStyle w:val="afffff4"/>
        <w:rPr>
          <w:rtl/>
        </w:rPr>
      </w:pPr>
      <w:r w:rsidRPr="008E1F13">
        <w:rPr>
          <w:rFonts w:hint="cs"/>
          <w:spacing w:val="0"/>
          <w:rtl/>
        </w:rPr>
        <w:t>[ולא מצד אגב ד</w:t>
      </w:r>
      <w:r w:rsidR="008E1F13" w:rsidRPr="008E1F13">
        <w:rPr>
          <w:rFonts w:hint="cs"/>
          <w:spacing w:val="0"/>
          <w:rtl/>
        </w:rPr>
        <w:t>רק</w:t>
      </w:r>
      <w:r w:rsidRPr="008E1F13">
        <w:rPr>
          <w:rFonts w:hint="cs"/>
          <w:spacing w:val="0"/>
          <w:rtl/>
        </w:rPr>
        <w:t xml:space="preserve"> נכסים שאין להם אחריות נקנין באגב עם נכסים שיש להם אחריות]</w:t>
      </w:r>
    </w:p>
    <w:p w14:paraId="4934531C" w14:textId="0451CC00" w:rsidR="00A85AC8" w:rsidRPr="00E600D8" w:rsidRDefault="00A76903" w:rsidP="008E1F13">
      <w:pPr>
        <w:pStyle w:val="38"/>
        <w:framePr w:wrap="notBeside"/>
        <w:rPr>
          <w:rtl/>
        </w:rPr>
      </w:pPr>
      <w:r w:rsidRPr="00E600D8">
        <w:rPr>
          <w:rtl/>
        </w:rPr>
        <w:t>◄</w:t>
      </w:r>
      <w:r w:rsidRPr="00E600D8">
        <w:rPr>
          <w:rFonts w:hint="cs"/>
          <w:rtl/>
        </w:rPr>
        <w:t xml:space="preserve"> </w:t>
      </w:r>
      <w:r w:rsidR="006E0774" w:rsidRPr="00E600D8">
        <w:rPr>
          <w:rFonts w:hint="cs"/>
          <w:rtl/>
        </w:rPr>
        <w:t>מ</w:t>
      </w:r>
      <w:r w:rsidR="006E0774" w:rsidRPr="00E600D8">
        <w:rPr>
          <w:rtl/>
        </w:rPr>
        <w:t>רבא</w:t>
      </w:r>
      <w:r w:rsidR="00A85AC8" w:rsidRPr="00E600D8">
        <w:rPr>
          <w:rtl/>
        </w:rPr>
        <w:t>:</w:t>
      </w:r>
    </w:p>
    <w:p w14:paraId="4969CCFB" w14:textId="6C10525B" w:rsidR="009469D7" w:rsidRDefault="006E0774" w:rsidP="00161EAB">
      <w:pPr>
        <w:rPr>
          <w:rFonts w:ascii="Fb Fontext" w:hAnsi="Fb Fontext"/>
          <w:rtl/>
        </w:rPr>
      </w:pPr>
      <w:r w:rsidRPr="00224C4C">
        <w:rPr>
          <w:rFonts w:ascii="Fb Fontext" w:hAnsi="Fb Fontext"/>
          <w:rtl/>
        </w:rPr>
        <w:t>וכן לענין ממון</w:t>
      </w:r>
      <w:r w:rsidR="00161EAB">
        <w:rPr>
          <w:rFonts w:ascii="Fb Fontext" w:hAnsi="Fb Fontext" w:hint="cs"/>
          <w:rtl/>
        </w:rPr>
        <w:t>.</w:t>
      </w:r>
    </w:p>
    <w:p w14:paraId="3D1E8A68" w14:textId="63A198A5" w:rsidR="006E0774" w:rsidRPr="00131640" w:rsidRDefault="006E0774" w:rsidP="00161EAB">
      <w:pPr>
        <w:rPr>
          <w:rtl/>
        </w:rPr>
      </w:pPr>
      <w:r w:rsidRPr="008E1F13">
        <w:rPr>
          <w:rStyle w:val="afffff5"/>
          <w:rFonts w:hint="cs"/>
          <w:rtl/>
        </w:rPr>
        <w:t>[</w:t>
      </w:r>
      <w:r w:rsidRPr="00210DF6">
        <w:rPr>
          <w:rStyle w:val="afffff5"/>
          <w:rFonts w:cs="BA TM • Vilna Extra-Bold" w:hint="cs"/>
          <w:rtl/>
        </w:rPr>
        <w:t>ולא</w:t>
      </w:r>
      <w:r w:rsidR="00161EAB" w:rsidRPr="00210DF6">
        <w:rPr>
          <w:rStyle w:val="afffff5"/>
          <w:rFonts w:cs="BA TM • Vilna Extra-Bold" w:hint="cs"/>
          <w:rtl/>
        </w:rPr>
        <w:t xml:space="preserve"> רק </w:t>
      </w:r>
      <w:r w:rsidRPr="00210DF6">
        <w:rPr>
          <w:rStyle w:val="afffff5"/>
          <w:rFonts w:cs="BA TM • Vilna Extra-Bold" w:hint="cs"/>
          <w:rtl/>
        </w:rPr>
        <w:t>בקידושין</w:t>
      </w:r>
      <w:r w:rsidRPr="008E1F13">
        <w:rPr>
          <w:rStyle w:val="afffff5"/>
          <w:rFonts w:hint="cs"/>
          <w:rtl/>
        </w:rPr>
        <w:t xml:space="preserve"> דטב למיתב טן דו</w:t>
      </w:r>
      <w:r w:rsidR="00161EAB">
        <w:rPr>
          <w:rStyle w:val="afffff3"/>
          <w:rFonts w:hint="cs"/>
          <w:rtl/>
        </w:rPr>
        <w:t xml:space="preserve">, </w:t>
      </w:r>
      <w:r w:rsidRPr="00210DF6">
        <w:rPr>
          <w:rStyle w:val="afffff3"/>
          <w:rFonts w:cs="BA TM • Vilna Extra-Bold"/>
          <w:rtl/>
        </w:rPr>
        <w:t>וצריכא</w:t>
      </w:r>
      <w:r w:rsidRPr="00210DF6">
        <w:rPr>
          <w:rStyle w:val="afffff3"/>
          <w:rFonts w:cs="BA TM • Vilna Extra-Bold" w:hint="cs"/>
          <w:rtl/>
        </w:rPr>
        <w:t xml:space="preserve"> בקי</w:t>
      </w:r>
      <w:r w:rsidRPr="00210DF6">
        <w:rPr>
          <w:rStyle w:val="afffff5"/>
          <w:rFonts w:cs="BA TM • Vilna Extra-Bold" w:hint="cs"/>
          <w:rtl/>
        </w:rPr>
        <w:t>דושין</w:t>
      </w:r>
      <w:r w:rsidRPr="00161EAB">
        <w:rPr>
          <w:rStyle w:val="afffff5"/>
          <w:rFonts w:hint="cs"/>
          <w:rtl/>
        </w:rPr>
        <w:t xml:space="preserve"> א</w:t>
      </w:r>
      <w:r w:rsidR="00161EAB" w:rsidRPr="00161EAB">
        <w:rPr>
          <w:rStyle w:val="afffff5"/>
          <w:rFonts w:hint="cs"/>
          <w:rtl/>
        </w:rPr>
        <w:t>ף</w:t>
      </w:r>
      <w:r w:rsidRPr="00161EAB">
        <w:rPr>
          <w:rStyle w:val="afffff5"/>
          <w:rFonts w:hint="cs"/>
          <w:rtl/>
        </w:rPr>
        <w:t xml:space="preserve"> </w:t>
      </w:r>
      <w:r w:rsidR="00161EAB" w:rsidRPr="00161EAB">
        <w:rPr>
          <w:rStyle w:val="afffff5"/>
          <w:rFonts w:hint="cs"/>
          <w:rtl/>
        </w:rPr>
        <w:t>שלא ניתן</w:t>
      </w:r>
      <w:r w:rsidRPr="00161EAB">
        <w:rPr>
          <w:rStyle w:val="afffff5"/>
          <w:rFonts w:hint="cs"/>
          <w:rtl/>
        </w:rPr>
        <w:t xml:space="preserve"> למחילה.]</w:t>
      </w:r>
    </w:p>
    <w:p w14:paraId="4B7FD642" w14:textId="72E2A2A4" w:rsidR="00D653CB" w:rsidRPr="00131640" w:rsidRDefault="007309FA" w:rsidP="007309FA">
      <w:pPr>
        <w:pStyle w:val="affffb"/>
        <w:rPr>
          <w:rtl/>
        </w:rPr>
      </w:pPr>
      <w:r w:rsidRPr="007309FA">
        <w:rPr>
          <w:rFonts w:hint="cs"/>
          <w:rtl/>
        </w:rPr>
        <w:t>***</w:t>
      </w:r>
    </w:p>
    <w:p w14:paraId="0B503BC5" w14:textId="4ECFA538" w:rsidR="00A85AC8" w:rsidRPr="00E600D8" w:rsidRDefault="00A26713" w:rsidP="002C492C">
      <w:pPr>
        <w:pStyle w:val="38"/>
        <w:framePr w:wrap="notBeside"/>
        <w:rPr>
          <w:rtl/>
        </w:rPr>
      </w:pPr>
      <w:r w:rsidRPr="00E600D8">
        <w:rPr>
          <w:rtl/>
        </w:rPr>
        <w:t>◄</w:t>
      </w:r>
      <w:r w:rsidRPr="00E600D8">
        <w:rPr>
          <w:rFonts w:hint="cs"/>
          <w:rtl/>
        </w:rPr>
        <w:t xml:space="preserve"> </w:t>
      </w:r>
      <w:r w:rsidR="006E0774" w:rsidRPr="00E600D8">
        <w:rPr>
          <w:rFonts w:hint="cs"/>
          <w:rtl/>
        </w:rPr>
        <w:t>ר</w:t>
      </w:r>
      <w:r w:rsidR="006E0774" w:rsidRPr="00E600D8">
        <w:rPr>
          <w:rtl/>
        </w:rPr>
        <w:t>בא</w:t>
      </w:r>
      <w:r w:rsidR="00A85AC8" w:rsidRPr="00E600D8">
        <w:rPr>
          <w:rtl/>
        </w:rPr>
        <w:t>:</w:t>
      </w:r>
    </w:p>
    <w:p w14:paraId="462E7473" w14:textId="494C3313" w:rsidR="009469D7" w:rsidRDefault="006E0774" w:rsidP="00F65F8B">
      <w:pPr>
        <w:pStyle w:val="affffb"/>
        <w:rPr>
          <w:rtl/>
        </w:rPr>
      </w:pPr>
      <w:r w:rsidRPr="00224C4C">
        <w:rPr>
          <w:rtl/>
        </w:rPr>
        <w:t xml:space="preserve">התקדשי לי </w:t>
      </w:r>
      <w:r w:rsidRPr="00901073">
        <w:rPr>
          <w:rtl/>
        </w:rPr>
        <w:t>לחציי</w:t>
      </w:r>
      <w:r w:rsidR="00901073">
        <w:rPr>
          <w:rFonts w:hint="cs"/>
          <w:rtl/>
        </w:rPr>
        <w:t xml:space="preserve">- </w:t>
      </w:r>
      <w:r w:rsidRPr="00224C4C">
        <w:rPr>
          <w:rtl/>
        </w:rPr>
        <w:t xml:space="preserve"> מקודשת,</w:t>
      </w:r>
    </w:p>
    <w:p w14:paraId="28823875" w14:textId="1AAEFD0C" w:rsidR="006E0774" w:rsidRPr="00131640" w:rsidRDefault="006E0774" w:rsidP="006E0774">
      <w:pPr>
        <w:rPr>
          <w:rtl/>
        </w:rPr>
      </w:pPr>
      <w:r w:rsidRPr="00224C4C">
        <w:rPr>
          <w:rFonts w:ascii="Fb Fontext" w:hAnsi="Fb Fontext"/>
          <w:sz w:val="32"/>
          <w:rtl/>
        </w:rPr>
        <w:t xml:space="preserve">חצייך מקודשת לי אינה מקודשת </w:t>
      </w:r>
      <w:r w:rsidRPr="00224C4C">
        <w:rPr>
          <w:rFonts w:ascii="Fb Fontext" w:hAnsi="Fb Fontext" w:hint="cs"/>
          <w:sz w:val="32"/>
          <w:rtl/>
        </w:rPr>
        <w:t>[אשה ולא חצי אשה]</w:t>
      </w:r>
      <w:r w:rsidRPr="00224C4C">
        <w:rPr>
          <w:rFonts w:ascii="Fb Fontext" w:hAnsi="Fb Fontext"/>
          <w:sz w:val="32"/>
          <w:rtl/>
        </w:rPr>
        <w:t>.</w:t>
      </w:r>
    </w:p>
    <w:p w14:paraId="3188659B" w14:textId="77777777" w:rsidR="009469D7" w:rsidRDefault="006E0774" w:rsidP="00A054CF">
      <w:pPr>
        <w:rPr>
          <w:rFonts w:ascii="Fb Fontext" w:hAnsi="Fb Fontext"/>
          <w:sz w:val="32"/>
          <w:rtl/>
        </w:rPr>
      </w:pPr>
      <w:r w:rsidRPr="00224C4C">
        <w:rPr>
          <w:rFonts w:ascii="Fb Fontext" w:hAnsi="Fb Fontext" w:hint="cs"/>
          <w:sz w:val="32"/>
          <w:rtl/>
        </w:rPr>
        <w:t xml:space="preserve">לחציי מקודשת </w:t>
      </w:r>
      <w:r w:rsidRPr="00224C4C">
        <w:rPr>
          <w:rFonts w:ascii="Fb Fontext" w:hAnsi="Fb Fontext"/>
          <w:sz w:val="32"/>
          <w:rtl/>
        </w:rPr>
        <w:t>–</w:t>
      </w:r>
      <w:r w:rsidRPr="00224C4C">
        <w:rPr>
          <w:rFonts w:ascii="Fb Fontext" w:hAnsi="Fb Fontext" w:hint="cs"/>
          <w:sz w:val="32"/>
          <w:rtl/>
        </w:rPr>
        <w:t xml:space="preserve"> דגברא ראוי לשני נשים</w:t>
      </w:r>
      <w:r w:rsidR="00A054CF">
        <w:rPr>
          <w:rFonts w:ascii="Fb Fontext" w:hAnsi="Fb Fontext" w:hint="cs"/>
          <w:sz w:val="32"/>
          <w:rtl/>
        </w:rPr>
        <w:t>,</w:t>
      </w:r>
    </w:p>
    <w:p w14:paraId="3249CA07" w14:textId="62CD44C0" w:rsidR="00A85AC8" w:rsidRPr="00E600D8" w:rsidRDefault="006E0774" w:rsidP="00901073">
      <w:pPr>
        <w:pStyle w:val="38"/>
        <w:framePr w:wrap="notBeside"/>
        <w:rPr>
          <w:rtl/>
        </w:rPr>
      </w:pPr>
      <w:r w:rsidRPr="00E600D8">
        <w:rPr>
          <w:rFonts w:hint="cs"/>
          <w:rtl/>
        </w:rPr>
        <w:t>ולא אמרי'</w:t>
      </w:r>
      <w:r w:rsidR="00A85AC8" w:rsidRPr="00E600D8">
        <w:rPr>
          <w:rFonts w:hint="cs"/>
          <w:rtl/>
        </w:rPr>
        <w:t>:</w:t>
      </w:r>
    </w:p>
    <w:p w14:paraId="10BAD406" w14:textId="52F23E38" w:rsidR="006E0774" w:rsidRPr="00131640" w:rsidRDefault="006E0774" w:rsidP="00A054CF">
      <w:pPr>
        <w:rPr>
          <w:rtl/>
        </w:rPr>
      </w:pPr>
      <w:r w:rsidRPr="00224C4C">
        <w:rPr>
          <w:rFonts w:ascii="Fb Fontext" w:hAnsi="Fb Fontext" w:hint="cs"/>
          <w:sz w:val="32"/>
          <w:rtl/>
        </w:rPr>
        <w:t>דלפשוט קידושי בכולה- דדעת אחרת מקנה אותו</w:t>
      </w:r>
    </w:p>
    <w:p w14:paraId="66DE00D9" w14:textId="062880C2" w:rsidR="00A85AC8" w:rsidRPr="00E600D8" w:rsidRDefault="006E0774" w:rsidP="00901073">
      <w:pPr>
        <w:pStyle w:val="38"/>
        <w:framePr w:wrap="notBeside"/>
        <w:rPr>
          <w:rtl/>
        </w:rPr>
      </w:pPr>
      <w:r w:rsidRPr="00E600D8">
        <w:rPr>
          <w:rFonts w:hint="cs"/>
          <w:rtl/>
        </w:rPr>
        <w:t>משא</w:t>
      </w:r>
      <w:r w:rsidRPr="00E600D8">
        <w:rPr>
          <w:rtl/>
        </w:rPr>
        <w:t>"</w:t>
      </w:r>
      <w:r w:rsidRPr="00E600D8">
        <w:rPr>
          <w:rFonts w:hint="cs"/>
          <w:rtl/>
        </w:rPr>
        <w:t>כ בבהמה</w:t>
      </w:r>
      <w:r w:rsidR="00A85AC8" w:rsidRPr="00E600D8">
        <w:rPr>
          <w:rFonts w:hint="cs"/>
          <w:rtl/>
        </w:rPr>
        <w:t>:</w:t>
      </w:r>
    </w:p>
    <w:p w14:paraId="6A64B2B5" w14:textId="5AE03855" w:rsidR="006E0774" w:rsidRPr="00131640" w:rsidRDefault="006E0774" w:rsidP="006E0774">
      <w:pPr>
        <w:rPr>
          <w:rtl/>
        </w:rPr>
      </w:pPr>
      <w:r w:rsidRPr="00224C4C">
        <w:rPr>
          <w:rFonts w:ascii="Fb Fontext" w:hAnsi="Fb Fontext"/>
          <w:sz w:val="32"/>
          <w:rtl/>
        </w:rPr>
        <w:t>האומר רגלה של זו עולה - תהא כולה עולה</w:t>
      </w:r>
    </w:p>
    <w:p w14:paraId="1D9EB216" w14:textId="67F13E6F" w:rsidR="00A85AC8" w:rsidRPr="00E600D8" w:rsidRDefault="006E0774" w:rsidP="00901073">
      <w:pPr>
        <w:pStyle w:val="38"/>
        <w:framePr w:wrap="notBeside"/>
        <w:rPr>
          <w:rtl/>
        </w:rPr>
      </w:pPr>
      <w:r w:rsidRPr="00E600D8">
        <w:rPr>
          <w:rFonts w:hint="cs"/>
          <w:rtl/>
        </w:rPr>
        <w:t>ואפי' למ</w:t>
      </w:r>
      <w:r w:rsidRPr="00E600D8">
        <w:rPr>
          <w:rtl/>
        </w:rPr>
        <w:t>"</w:t>
      </w:r>
      <w:r w:rsidRPr="00E600D8">
        <w:rPr>
          <w:rFonts w:hint="cs"/>
          <w:rtl/>
        </w:rPr>
        <w:t>ד</w:t>
      </w:r>
      <w:r w:rsidR="00A85AC8" w:rsidRPr="00E600D8">
        <w:rPr>
          <w:rFonts w:hint="cs"/>
          <w:rtl/>
        </w:rPr>
        <w:t>:</w:t>
      </w:r>
    </w:p>
    <w:p w14:paraId="3428C35D" w14:textId="3ACE7657" w:rsidR="006E0774" w:rsidRPr="00131640" w:rsidRDefault="006E0774" w:rsidP="006E0774">
      <w:pPr>
        <w:rPr>
          <w:rtl/>
        </w:rPr>
      </w:pPr>
      <w:r w:rsidRPr="00224C4C">
        <w:rPr>
          <w:rFonts w:ascii="Fb Fontext" w:hAnsi="Fb Fontext" w:hint="cs"/>
          <w:sz w:val="32"/>
          <w:rtl/>
        </w:rPr>
        <w:t>דאין כולה עולה בדבר שהנשמה תלויה בו כולה עולה</w:t>
      </w:r>
    </w:p>
    <w:p w14:paraId="7738A41F" w14:textId="4FAE47ED" w:rsidR="00A85AC8" w:rsidRPr="00E600D8" w:rsidRDefault="00A26713" w:rsidP="00AC4829">
      <w:pPr>
        <w:pStyle w:val="38"/>
        <w:framePr w:wrap="notBeside"/>
        <w:rPr>
          <w:rtl/>
        </w:rPr>
      </w:pPr>
      <w:r w:rsidRPr="00E600D8">
        <w:rPr>
          <w:rtl/>
        </w:rPr>
        <w:t>◄</w:t>
      </w:r>
      <w:r w:rsidRPr="00E600D8">
        <w:rPr>
          <w:rFonts w:hint="cs"/>
          <w:rtl/>
        </w:rPr>
        <w:t xml:space="preserve"> </w:t>
      </w:r>
      <w:r w:rsidR="006E0774" w:rsidRPr="00E600D8">
        <w:rPr>
          <w:rFonts w:hint="cs"/>
          <w:rtl/>
        </w:rPr>
        <w:t>ודמיא לדרי</w:t>
      </w:r>
      <w:r w:rsidR="006E0774" w:rsidRPr="00E600D8">
        <w:rPr>
          <w:rtl/>
        </w:rPr>
        <w:t>"</w:t>
      </w:r>
      <w:r w:rsidR="006E0774" w:rsidRPr="00E600D8">
        <w:rPr>
          <w:rFonts w:hint="cs"/>
          <w:rtl/>
        </w:rPr>
        <w:t>ו</w:t>
      </w:r>
      <w:r w:rsidR="00A85AC8" w:rsidRPr="00E600D8">
        <w:rPr>
          <w:rtl/>
        </w:rPr>
        <w:t>:</w:t>
      </w:r>
    </w:p>
    <w:p w14:paraId="1ADB990F" w14:textId="1641D943" w:rsidR="006E0774" w:rsidRPr="00131640" w:rsidRDefault="006E0774" w:rsidP="006E0774">
      <w:pPr>
        <w:rPr>
          <w:rtl/>
        </w:rPr>
      </w:pPr>
      <w:r w:rsidRPr="00224C4C">
        <w:rPr>
          <w:rFonts w:ascii="Fb Fontext" w:hAnsi="Fb Fontext"/>
          <w:sz w:val="32"/>
          <w:rtl/>
        </w:rPr>
        <w:t>בהמה של שותפין, הקדיש חציה וחזר ולקחה והקדישה - קדושה ואינה קריבה, ועושה תמורה, ותמורתה כיוצא בה.</w:t>
      </w:r>
    </w:p>
    <w:p w14:paraId="7C9F0274" w14:textId="5FD96DF1" w:rsidR="00A85AC8" w:rsidRPr="00E600D8" w:rsidRDefault="006E0774" w:rsidP="00277114">
      <w:pPr>
        <w:pStyle w:val="38"/>
        <w:framePr w:wrap="notBeside"/>
        <w:rPr>
          <w:rtl/>
        </w:rPr>
      </w:pPr>
      <w:r w:rsidRPr="00E600D8">
        <w:rPr>
          <w:rFonts w:hint="cs"/>
          <w:rtl/>
        </w:rPr>
        <w:t>ש</w:t>
      </w:r>
      <w:r w:rsidRPr="00E600D8">
        <w:rPr>
          <w:rtl/>
        </w:rPr>
        <w:t>"</w:t>
      </w:r>
      <w:r w:rsidRPr="00E600D8">
        <w:rPr>
          <w:rFonts w:hint="cs"/>
          <w:rtl/>
        </w:rPr>
        <w:t xml:space="preserve">מ </w:t>
      </w:r>
      <w:r w:rsidRPr="00E600D8">
        <w:rPr>
          <w:rtl/>
        </w:rPr>
        <w:t>תלת</w:t>
      </w:r>
      <w:r w:rsidR="00A85AC8" w:rsidRPr="00E600D8">
        <w:rPr>
          <w:rtl/>
        </w:rPr>
        <w:t>:</w:t>
      </w:r>
    </w:p>
    <w:p w14:paraId="0774038C" w14:textId="273A3422" w:rsidR="006E0774" w:rsidRDefault="00277114" w:rsidP="00861A17">
      <w:pPr>
        <w:rPr>
          <w:rtl/>
        </w:rPr>
      </w:pPr>
      <w:r w:rsidRPr="00277114">
        <w:rPr>
          <w:rStyle w:val="afffff3"/>
          <w:rFonts w:hint="cs"/>
          <w:rtl/>
        </w:rPr>
        <w:t>א.</w:t>
      </w:r>
      <w:r w:rsidR="006E0774" w:rsidRPr="00224C4C">
        <w:rPr>
          <w:rFonts w:ascii="Fb Fontext" w:hAnsi="Fb Fontext"/>
          <w:rtl/>
        </w:rPr>
        <w:t xml:space="preserve"> בע</w:t>
      </w:r>
      <w:r w:rsidR="00BE2FFB">
        <w:rPr>
          <w:rFonts w:ascii="Fb Fontext" w:hAnsi="Fb Fontext" w:hint="cs"/>
          <w:rtl/>
        </w:rPr>
        <w:t>"ח</w:t>
      </w:r>
      <w:r w:rsidR="006E0774" w:rsidRPr="00224C4C">
        <w:rPr>
          <w:rFonts w:ascii="Fb Fontext" w:hAnsi="Fb Fontext"/>
          <w:rtl/>
        </w:rPr>
        <w:t xml:space="preserve"> נדחים, </w:t>
      </w:r>
      <w:r w:rsidRPr="00277114">
        <w:rPr>
          <w:rStyle w:val="afffff3"/>
          <w:rFonts w:hint="cs"/>
          <w:rtl/>
        </w:rPr>
        <w:t>ב.</w:t>
      </w:r>
      <w:r w:rsidR="006E0774" w:rsidRPr="00277114">
        <w:rPr>
          <w:rStyle w:val="afffff3"/>
          <w:rtl/>
        </w:rPr>
        <w:t xml:space="preserve"> </w:t>
      </w:r>
      <w:r w:rsidR="006E0774" w:rsidRPr="00224C4C">
        <w:rPr>
          <w:rFonts w:ascii="Fb Fontext" w:hAnsi="Fb Fontext"/>
          <w:rtl/>
        </w:rPr>
        <w:t xml:space="preserve">דחוי מעיקרא הוי דחוי, </w:t>
      </w:r>
      <w:r w:rsidRPr="00277114">
        <w:rPr>
          <w:rStyle w:val="afffff3"/>
          <w:rFonts w:hint="cs"/>
          <w:rtl/>
        </w:rPr>
        <w:t>ג.</w:t>
      </w:r>
      <w:r w:rsidR="006E0774" w:rsidRPr="00224C4C">
        <w:rPr>
          <w:rFonts w:ascii="Fb Fontext" w:hAnsi="Fb Fontext"/>
          <w:rtl/>
        </w:rPr>
        <w:t xml:space="preserve"> יש דחוי בדמים.</w:t>
      </w:r>
    </w:p>
    <w:p w14:paraId="1D77A232" w14:textId="0D2D9FFF" w:rsidR="00D653CB" w:rsidRPr="00131640" w:rsidRDefault="007309FA" w:rsidP="007309FA">
      <w:pPr>
        <w:pStyle w:val="affffb"/>
        <w:rPr>
          <w:rtl/>
        </w:rPr>
      </w:pPr>
      <w:r w:rsidRPr="007309FA">
        <w:rPr>
          <w:rtl/>
        </w:rPr>
        <w:t>***</w:t>
      </w:r>
    </w:p>
    <w:p w14:paraId="08B8BA40" w14:textId="77777777" w:rsidR="006E0774" w:rsidRPr="00131640" w:rsidRDefault="006E0774" w:rsidP="0010529F">
      <w:pPr>
        <w:pStyle w:val="afff0"/>
        <w:framePr w:wrap="around"/>
        <w:rPr>
          <w:rtl/>
        </w:rPr>
      </w:pPr>
      <w:r w:rsidRPr="00224C4C">
        <w:rPr>
          <w:rFonts w:hint="cs"/>
          <w:rtl/>
        </w:rPr>
        <w:t>ז:</w:t>
      </w:r>
    </w:p>
    <w:p w14:paraId="51A040F8" w14:textId="5AA81F09" w:rsidR="00A85AC8" w:rsidRPr="00E600D8" w:rsidRDefault="007E7ED9" w:rsidP="00C77036">
      <w:pPr>
        <w:pStyle w:val="38"/>
        <w:framePr w:wrap="notBeside"/>
        <w:rPr>
          <w:rtl/>
        </w:rPr>
      </w:pPr>
      <w:r w:rsidRPr="00E600D8">
        <w:rPr>
          <w:rFonts w:hint="cs"/>
          <w:rtl/>
        </w:rPr>
        <w:t>א.</w:t>
      </w:r>
      <w:r w:rsidR="006E0774" w:rsidRPr="00E600D8">
        <w:rPr>
          <w:rtl/>
        </w:rPr>
        <w:t xml:space="preserve"> בעי רבא</w:t>
      </w:r>
      <w:r w:rsidR="00A85AC8" w:rsidRPr="00E600D8">
        <w:rPr>
          <w:rtl/>
        </w:rPr>
        <w:t>:</w:t>
      </w:r>
    </w:p>
    <w:p w14:paraId="2E6938FE" w14:textId="7BF3C382" w:rsidR="009469D7" w:rsidRDefault="006E0774" w:rsidP="00F65F8B">
      <w:pPr>
        <w:pStyle w:val="affffb"/>
        <w:rPr>
          <w:rtl/>
        </w:rPr>
      </w:pPr>
      <w:r w:rsidRPr="00224C4C">
        <w:rPr>
          <w:rtl/>
        </w:rPr>
        <w:t>חצייך בחצי פרוטה וחצייך בחצי פרוטה, מהו?</w:t>
      </w:r>
    </w:p>
    <w:p w14:paraId="410CC394" w14:textId="76DA43D5" w:rsidR="006E0774" w:rsidRPr="00131640" w:rsidRDefault="006E0774" w:rsidP="00C77036">
      <w:pPr>
        <w:rPr>
          <w:rtl/>
        </w:rPr>
      </w:pPr>
      <w:r w:rsidRPr="00224C4C">
        <w:rPr>
          <w:rFonts w:ascii="Fb Fontext" w:hAnsi="Fb Fontext"/>
          <w:sz w:val="32"/>
          <w:rtl/>
        </w:rPr>
        <w:t>כיון דאמ"</w:t>
      </w:r>
      <w:r w:rsidRPr="00224C4C">
        <w:rPr>
          <w:rFonts w:ascii="Fb Fontext" w:hAnsi="Fb Fontext" w:hint="cs"/>
          <w:sz w:val="32"/>
          <w:rtl/>
        </w:rPr>
        <w:t xml:space="preserve">ל </w:t>
      </w:r>
      <w:r w:rsidRPr="00224C4C">
        <w:rPr>
          <w:rFonts w:ascii="Fb Fontext" w:hAnsi="Fb Fontext"/>
          <w:sz w:val="32"/>
          <w:rtl/>
        </w:rPr>
        <w:t xml:space="preserve">חצי פרוטה - פסקה, </w:t>
      </w:r>
      <w:r w:rsidRPr="00C77036">
        <w:rPr>
          <w:rStyle w:val="afffff3"/>
          <w:rFonts w:hint="cs"/>
          <w:rtl/>
        </w:rPr>
        <w:t>או</w:t>
      </w:r>
      <w:r w:rsidRPr="00224C4C">
        <w:rPr>
          <w:rFonts w:ascii="Fb Fontext" w:hAnsi="Fb Fontext" w:hint="cs"/>
          <w:sz w:val="32"/>
          <w:rtl/>
        </w:rPr>
        <w:t xml:space="preserve"> </w:t>
      </w:r>
      <w:r w:rsidRPr="00224C4C">
        <w:rPr>
          <w:rFonts w:ascii="Fb Fontext" w:hAnsi="Fb Fontext"/>
          <w:sz w:val="32"/>
          <w:rtl/>
        </w:rPr>
        <w:t>מונה והולך הוא?</w:t>
      </w:r>
    </w:p>
    <w:p w14:paraId="185677EF" w14:textId="77777777" w:rsidR="00A85AC8" w:rsidRPr="00E600D8" w:rsidRDefault="007E7ED9" w:rsidP="00C77036">
      <w:pPr>
        <w:pStyle w:val="38"/>
        <w:framePr w:wrap="notBeside"/>
        <w:rPr>
          <w:rtl/>
        </w:rPr>
      </w:pPr>
      <w:r w:rsidRPr="00E600D8">
        <w:rPr>
          <w:rFonts w:hint="cs"/>
          <w:rtl/>
        </w:rPr>
        <w:t>ב.</w:t>
      </w:r>
      <w:r w:rsidR="006E0774" w:rsidRPr="00E600D8">
        <w:rPr>
          <w:rFonts w:hint="cs"/>
          <w:rtl/>
        </w:rPr>
        <w:t xml:space="preserve"> את</w:t>
      </w:r>
      <w:r w:rsidR="006E0774" w:rsidRPr="00E600D8">
        <w:rPr>
          <w:rtl/>
        </w:rPr>
        <w:t>"</w:t>
      </w:r>
      <w:r w:rsidR="006E0774" w:rsidRPr="00E600D8">
        <w:rPr>
          <w:rFonts w:hint="cs"/>
          <w:rtl/>
        </w:rPr>
        <w:t>ל</w:t>
      </w:r>
      <w:r w:rsidR="00A85AC8" w:rsidRPr="00E600D8">
        <w:rPr>
          <w:rtl/>
        </w:rPr>
        <w:t>:</w:t>
      </w:r>
    </w:p>
    <w:p w14:paraId="4275FA4D" w14:textId="23769C4A" w:rsidR="009469D7" w:rsidRDefault="006E0774" w:rsidP="006E0774">
      <w:pPr>
        <w:rPr>
          <w:rFonts w:ascii="Fb Fontext" w:hAnsi="Fb Fontext"/>
          <w:sz w:val="32"/>
          <w:rtl/>
        </w:rPr>
      </w:pPr>
      <w:r w:rsidRPr="00224C4C">
        <w:rPr>
          <w:rFonts w:ascii="Fb Fontext" w:hAnsi="Fb Fontext"/>
          <w:sz w:val="32"/>
          <w:rtl/>
        </w:rPr>
        <w:t>מונה והולך הוא, חצייך בפרוטה וחצייך בפרוטה, מהו?</w:t>
      </w:r>
    </w:p>
    <w:p w14:paraId="1374EB1C" w14:textId="682FAD3B" w:rsidR="009F2E0B" w:rsidRPr="000605BF" w:rsidRDefault="006E0774" w:rsidP="009F2E0B">
      <w:pPr>
        <w:rPr>
          <w:spacing w:val="2"/>
          <w:rtl/>
        </w:rPr>
      </w:pPr>
      <w:r w:rsidRPr="000605BF">
        <w:rPr>
          <w:rFonts w:ascii="Fb Fontext" w:hAnsi="Fb Fontext"/>
          <w:spacing w:val="2"/>
          <w:sz w:val="32"/>
          <w:rtl/>
        </w:rPr>
        <w:t>כיון דאמ"</w:t>
      </w:r>
      <w:r w:rsidRPr="000605BF">
        <w:rPr>
          <w:rFonts w:ascii="Fb Fontext" w:hAnsi="Fb Fontext" w:hint="cs"/>
          <w:spacing w:val="2"/>
          <w:sz w:val="32"/>
          <w:rtl/>
        </w:rPr>
        <w:t xml:space="preserve">ל </w:t>
      </w:r>
      <w:r w:rsidRPr="000605BF">
        <w:rPr>
          <w:rFonts w:ascii="Fb Fontext" w:hAnsi="Fb Fontext"/>
          <w:spacing w:val="2"/>
          <w:sz w:val="32"/>
          <w:rtl/>
        </w:rPr>
        <w:t xml:space="preserve">בפרוטה ופרוטה </w:t>
      </w:r>
      <w:r w:rsidRPr="000605BF">
        <w:rPr>
          <w:rFonts w:ascii="Fb Fontext" w:hAnsi="Fb Fontext" w:hint="cs"/>
          <w:spacing w:val="2"/>
          <w:sz w:val="32"/>
          <w:rtl/>
        </w:rPr>
        <w:t>-</w:t>
      </w:r>
      <w:r w:rsidRPr="000605BF">
        <w:rPr>
          <w:rFonts w:ascii="Fb Fontext" w:hAnsi="Fb Fontext"/>
          <w:spacing w:val="2"/>
          <w:sz w:val="32"/>
          <w:rtl/>
        </w:rPr>
        <w:t>פסקה</w:t>
      </w:r>
      <w:r w:rsidR="00F503EA" w:rsidRPr="000605BF">
        <w:rPr>
          <w:rFonts w:ascii="Fb Fontext" w:hAnsi="Fb Fontext" w:hint="cs"/>
          <w:spacing w:val="2"/>
          <w:rtl/>
        </w:rPr>
        <w:t xml:space="preserve"> </w:t>
      </w:r>
      <w:r w:rsidR="00F503EA" w:rsidRPr="000605BF">
        <w:rPr>
          <w:rStyle w:val="afffff3"/>
          <w:rFonts w:hint="cs"/>
          <w:spacing w:val="2"/>
          <w:rtl/>
        </w:rPr>
        <w:t>או</w:t>
      </w:r>
      <w:r w:rsidRPr="000605BF">
        <w:rPr>
          <w:rFonts w:ascii="Fb Fontext" w:hAnsi="Fb Fontext"/>
          <w:spacing w:val="2"/>
          <w:sz w:val="32"/>
          <w:rtl/>
        </w:rPr>
        <w:t xml:space="preserve"> כל ביו</w:t>
      </w:r>
      <w:r w:rsidR="00C76483" w:rsidRPr="000605BF">
        <w:rPr>
          <w:rFonts w:ascii="Fb Fontext" w:hAnsi="Fb Fontext" w:hint="cs"/>
          <w:spacing w:val="2"/>
          <w:sz w:val="32"/>
          <w:rtl/>
        </w:rPr>
        <w:t xml:space="preserve">מו </w:t>
      </w:r>
      <w:r w:rsidRPr="000605BF">
        <w:rPr>
          <w:rFonts w:ascii="Fb Fontext" w:hAnsi="Fb Fontext"/>
          <w:spacing w:val="2"/>
          <w:sz w:val="32"/>
          <w:rtl/>
        </w:rPr>
        <w:t>מונה והולך הוא?</w:t>
      </w:r>
    </w:p>
    <w:p w14:paraId="6D3B9EA1" w14:textId="77777777" w:rsidR="00A85AC8" w:rsidRPr="00E600D8" w:rsidRDefault="007E7ED9" w:rsidP="00C76483">
      <w:pPr>
        <w:pStyle w:val="38"/>
        <w:framePr w:wrap="notBeside"/>
        <w:rPr>
          <w:rtl/>
        </w:rPr>
      </w:pPr>
      <w:r w:rsidRPr="00E600D8">
        <w:rPr>
          <w:rFonts w:hint="cs"/>
          <w:rtl/>
        </w:rPr>
        <w:t>ג.</w:t>
      </w:r>
      <w:r w:rsidR="006E0774" w:rsidRPr="00E600D8">
        <w:rPr>
          <w:rFonts w:hint="cs"/>
          <w:rtl/>
        </w:rPr>
        <w:t xml:space="preserve"> </w:t>
      </w:r>
      <w:r w:rsidR="006E0774" w:rsidRPr="00E600D8">
        <w:rPr>
          <w:rtl/>
        </w:rPr>
        <w:t>את"ל</w:t>
      </w:r>
      <w:r w:rsidR="00A85AC8" w:rsidRPr="00E600D8">
        <w:rPr>
          <w:rtl/>
        </w:rPr>
        <w:t>:</w:t>
      </w:r>
    </w:p>
    <w:p w14:paraId="0BE316CA" w14:textId="7F6BFFA7" w:rsidR="006E0774" w:rsidRPr="00131640" w:rsidRDefault="006E0774" w:rsidP="00C76483">
      <w:pPr>
        <w:rPr>
          <w:rtl/>
        </w:rPr>
      </w:pPr>
      <w:r w:rsidRPr="007E7ED9">
        <w:rPr>
          <w:rFonts w:ascii="Fb Fontext" w:hAnsi="Fb Fontext"/>
          <w:spacing w:val="-2"/>
          <w:sz w:val="32"/>
          <w:rtl/>
        </w:rPr>
        <w:t>כל ביומו מונה והולך הוא, חצייך בפרוטה היום וחצייך בפרוטה למחר,</w:t>
      </w:r>
      <w:r w:rsidRPr="00224C4C">
        <w:rPr>
          <w:rFonts w:ascii="Fb Fontext" w:hAnsi="Fb Fontext"/>
          <w:sz w:val="32"/>
          <w:rtl/>
        </w:rPr>
        <w:t xml:space="preserve"> מהו?</w:t>
      </w:r>
      <w:r w:rsidRPr="00224C4C">
        <w:rPr>
          <w:rFonts w:ascii="Fb Fontext" w:hAnsi="Fb Fontext" w:hint="cs"/>
          <w:rtl/>
        </w:rPr>
        <w:t xml:space="preserve"> </w:t>
      </w:r>
      <w:r w:rsidRPr="00224C4C">
        <w:rPr>
          <w:rFonts w:ascii="Fb Fontext" w:hAnsi="Fb Fontext"/>
          <w:sz w:val="32"/>
          <w:rtl/>
        </w:rPr>
        <w:t>כיון דאמ"ל</w:t>
      </w:r>
      <w:r w:rsidRPr="00224C4C">
        <w:rPr>
          <w:rFonts w:ascii="Fb Fontext" w:hAnsi="Fb Fontext" w:hint="cs"/>
          <w:sz w:val="32"/>
          <w:rtl/>
        </w:rPr>
        <w:t xml:space="preserve"> </w:t>
      </w:r>
      <w:r w:rsidRPr="00224C4C">
        <w:rPr>
          <w:rFonts w:ascii="Fb Fontext" w:hAnsi="Fb Fontext"/>
          <w:sz w:val="32"/>
          <w:rtl/>
        </w:rPr>
        <w:t>למחר פסקה,</w:t>
      </w:r>
      <w:r w:rsidR="00C76483" w:rsidRPr="00210DF6">
        <w:rPr>
          <w:rFonts w:ascii="Fb Fontext" w:hAnsi="Fb Fontext" w:cs="BA TM • Vilna Extra-Bold" w:hint="cs"/>
          <w:sz w:val="32"/>
          <w:rtl/>
        </w:rPr>
        <w:t xml:space="preserve"> </w:t>
      </w:r>
      <w:r w:rsidR="00C76483" w:rsidRPr="00C76483">
        <w:rPr>
          <w:rStyle w:val="afffff3"/>
          <w:rFonts w:hint="cs"/>
          <w:rtl/>
        </w:rPr>
        <w:t>או</w:t>
      </w:r>
      <w:r w:rsidRPr="00224C4C">
        <w:rPr>
          <w:rFonts w:ascii="Fb Fontext" w:hAnsi="Fb Fontext"/>
          <w:sz w:val="32"/>
          <w:rtl/>
        </w:rPr>
        <w:t xml:space="preserve"> ה"</w:t>
      </w:r>
      <w:r w:rsidRPr="00224C4C">
        <w:rPr>
          <w:rFonts w:ascii="Fb Fontext" w:hAnsi="Fb Fontext" w:hint="cs"/>
          <w:sz w:val="32"/>
          <w:rtl/>
        </w:rPr>
        <w:t xml:space="preserve">ק </w:t>
      </w:r>
      <w:r w:rsidRPr="00224C4C">
        <w:rPr>
          <w:rFonts w:ascii="Fb Fontext" w:hAnsi="Fb Fontext"/>
          <w:sz w:val="32"/>
          <w:rtl/>
        </w:rPr>
        <w:t xml:space="preserve">קדושין </w:t>
      </w:r>
      <w:r w:rsidRPr="00224C4C">
        <w:rPr>
          <w:rFonts w:ascii="Fb Fontext" w:hAnsi="Fb Fontext" w:hint="cs"/>
          <w:sz w:val="32"/>
          <w:rtl/>
        </w:rPr>
        <w:t>יתחילו</w:t>
      </w:r>
      <w:r w:rsidR="007E7ED9">
        <w:rPr>
          <w:rFonts w:ascii="Fb Fontext" w:hAnsi="Fb Fontext" w:hint="cs"/>
          <w:sz w:val="32"/>
          <w:rtl/>
        </w:rPr>
        <w:t xml:space="preserve"> </w:t>
      </w:r>
      <w:r w:rsidRPr="00224C4C">
        <w:rPr>
          <w:rFonts w:ascii="Fb Fontext" w:hAnsi="Fb Fontext" w:hint="cs"/>
          <w:sz w:val="32"/>
          <w:rtl/>
        </w:rPr>
        <w:t>מעכשיו,</w:t>
      </w:r>
      <w:r w:rsidRPr="00224C4C">
        <w:rPr>
          <w:rFonts w:ascii="Fb Fontext" w:hAnsi="Fb Fontext"/>
          <w:sz w:val="32"/>
          <w:rtl/>
        </w:rPr>
        <w:t xml:space="preserve"> </w:t>
      </w:r>
      <w:r w:rsidRPr="00224C4C">
        <w:rPr>
          <w:rFonts w:ascii="Fb Fontext" w:hAnsi="Fb Fontext" w:hint="cs"/>
          <w:sz w:val="32"/>
          <w:rtl/>
        </w:rPr>
        <w:t xml:space="preserve">ויגמרו רק </w:t>
      </w:r>
      <w:r w:rsidRPr="00224C4C">
        <w:rPr>
          <w:rFonts w:ascii="Fb Fontext" w:hAnsi="Fb Fontext"/>
          <w:sz w:val="32"/>
          <w:rtl/>
        </w:rPr>
        <w:t>מח</w:t>
      </w:r>
      <w:r w:rsidRPr="00224C4C">
        <w:rPr>
          <w:rFonts w:ascii="Fb Fontext" w:hAnsi="Fb Fontext" w:hint="cs"/>
          <w:sz w:val="32"/>
          <w:rtl/>
        </w:rPr>
        <w:t>ר</w:t>
      </w:r>
    </w:p>
    <w:p w14:paraId="72173F7F" w14:textId="7060461C" w:rsidR="00A85AC8" w:rsidRPr="00E600D8" w:rsidRDefault="007E7ED9" w:rsidP="007E7ED9">
      <w:pPr>
        <w:pStyle w:val="38"/>
        <w:framePr w:wrap="notBeside"/>
        <w:rPr>
          <w:rtl/>
        </w:rPr>
      </w:pPr>
      <w:r w:rsidRPr="00E600D8">
        <w:rPr>
          <w:rFonts w:hint="cs"/>
          <w:rtl/>
        </w:rPr>
        <w:lastRenderedPageBreak/>
        <w:t>ד</w:t>
      </w:r>
      <w:r w:rsidR="00A85AC8" w:rsidRPr="00E600D8">
        <w:rPr>
          <w:rFonts w:hint="cs"/>
          <w:rtl/>
        </w:rPr>
        <w:t>.</w:t>
      </w:r>
    </w:p>
    <w:p w14:paraId="5DEF275F" w14:textId="0B6D104E" w:rsidR="009469D7" w:rsidRDefault="006E0774" w:rsidP="006E0774">
      <w:pPr>
        <w:rPr>
          <w:rFonts w:ascii="Fb Fontext" w:hAnsi="Fb Fontext" w:cs="BA TM • Vilna Extra-Bold"/>
          <w:sz w:val="32"/>
          <w:rtl/>
        </w:rPr>
      </w:pPr>
      <w:r w:rsidRPr="00210DF6">
        <w:rPr>
          <w:rFonts w:ascii="Fb Fontext" w:hAnsi="Fb Fontext" w:cs="BA TM • Vilna Extra-Bold"/>
          <w:sz w:val="32"/>
          <w:rtl/>
        </w:rPr>
        <w:t>שני חצייך בפרוטה, מהו?</w:t>
      </w:r>
    </w:p>
    <w:p w14:paraId="0BA18950" w14:textId="1925E5D7" w:rsidR="006E0774" w:rsidRPr="00131640" w:rsidRDefault="006E0774" w:rsidP="00BE2FFB">
      <w:pPr>
        <w:rPr>
          <w:rtl/>
        </w:rPr>
      </w:pPr>
      <w:r w:rsidRPr="00224C4C">
        <w:rPr>
          <w:rFonts w:ascii="Fb Fontext" w:hAnsi="Fb Fontext"/>
          <w:sz w:val="32"/>
          <w:rtl/>
        </w:rPr>
        <w:t>בחד זימנא אמר לה,</w:t>
      </w:r>
      <w:r w:rsidRPr="00210DF6">
        <w:rPr>
          <w:rFonts w:ascii="Fb Fontext" w:hAnsi="Fb Fontext" w:cs="BA TM • Vilna Extra-Bold"/>
          <w:sz w:val="32"/>
          <w:rtl/>
        </w:rPr>
        <w:tab/>
      </w:r>
      <w:r w:rsidRPr="007E7ED9">
        <w:rPr>
          <w:rStyle w:val="afffff3"/>
          <w:rtl/>
        </w:rPr>
        <w:t xml:space="preserve">או </w:t>
      </w:r>
      <w:r w:rsidRPr="00224C4C">
        <w:rPr>
          <w:rFonts w:ascii="Fb Fontext" w:hAnsi="Fb Fontext"/>
          <w:sz w:val="32"/>
          <w:rtl/>
        </w:rPr>
        <w:t xml:space="preserve">אין אשה מתקדשת לחצאין כלל? </w:t>
      </w:r>
      <w:r w:rsidRPr="00210DF6">
        <w:rPr>
          <w:rFonts w:ascii="Fb Fontext" w:hAnsi="Fb Fontext" w:cs="BA TM • Vilna Extra-Bold"/>
          <w:sz w:val="32"/>
          <w:rtl/>
        </w:rPr>
        <w:t>תיקו</w:t>
      </w:r>
      <w:r w:rsidRPr="00224C4C">
        <w:rPr>
          <w:rFonts w:ascii="Fb Fontext" w:hAnsi="Fb Fontext"/>
          <w:sz w:val="32"/>
          <w:rtl/>
        </w:rPr>
        <w:t>.</w:t>
      </w:r>
    </w:p>
    <w:p w14:paraId="63AE6864" w14:textId="77CEABEE" w:rsidR="00A85AC8" w:rsidRPr="00E600D8" w:rsidRDefault="00DE5309" w:rsidP="00147141">
      <w:pPr>
        <w:pStyle w:val="38"/>
        <w:framePr w:wrap="notBeside"/>
        <w:rPr>
          <w:rtl/>
        </w:rPr>
      </w:pPr>
      <w:r w:rsidRPr="00E600D8">
        <w:rPr>
          <w:rFonts w:hint="cs"/>
          <w:rtl/>
        </w:rPr>
        <w:t>ה.</w:t>
      </w:r>
      <w:r w:rsidR="006E0774" w:rsidRPr="00E600D8">
        <w:rPr>
          <w:rtl/>
        </w:rPr>
        <w:t xml:space="preserve"> בעי רבא</w:t>
      </w:r>
      <w:r w:rsidR="00A85AC8" w:rsidRPr="00E600D8">
        <w:rPr>
          <w:rtl/>
        </w:rPr>
        <w:t>:</w:t>
      </w:r>
    </w:p>
    <w:p w14:paraId="7097B904" w14:textId="28125E0A" w:rsidR="009469D7" w:rsidRDefault="006E0774" w:rsidP="006E0774">
      <w:pPr>
        <w:rPr>
          <w:rtl/>
        </w:rPr>
      </w:pPr>
      <w:r w:rsidRPr="00210DF6">
        <w:rPr>
          <w:rFonts w:cs="BA TM • Vilna Extra-Bold"/>
          <w:rtl/>
        </w:rPr>
        <w:t>שתי בנותיך לשני בני בפרוטה, מהו</w:t>
      </w:r>
      <w:r w:rsidRPr="00224C4C">
        <w:rPr>
          <w:rtl/>
        </w:rPr>
        <w:t>?</w:t>
      </w:r>
    </w:p>
    <w:p w14:paraId="363357D3" w14:textId="3EDD5091" w:rsidR="006E0774" w:rsidRPr="00DB13A1" w:rsidRDefault="006E0774" w:rsidP="00147141">
      <w:pPr>
        <w:rPr>
          <w:spacing w:val="2"/>
          <w:rtl/>
        </w:rPr>
      </w:pPr>
      <w:r w:rsidRPr="00DB13A1">
        <w:rPr>
          <w:spacing w:val="2"/>
          <w:rtl/>
        </w:rPr>
        <w:t>אחר נותן ומקבל הולכים ו</w:t>
      </w:r>
      <w:r w:rsidR="00B35B36" w:rsidRPr="00DB13A1">
        <w:rPr>
          <w:spacing w:val="2"/>
          <w:rtl/>
        </w:rPr>
        <w:t>יש</w:t>
      </w:r>
      <w:r w:rsidRPr="00DB13A1">
        <w:rPr>
          <w:spacing w:val="2"/>
          <w:rtl/>
        </w:rPr>
        <w:t xml:space="preserve"> ממון,</w:t>
      </w:r>
      <w:r w:rsidR="00DB13A1">
        <w:rPr>
          <w:rFonts w:cs="BA TM • Vilna Extra-Bold" w:hint="cs"/>
          <w:spacing w:val="2"/>
          <w:rtl/>
        </w:rPr>
        <w:t xml:space="preserve"> </w:t>
      </w:r>
      <w:r w:rsidRPr="00DB13A1">
        <w:rPr>
          <w:rFonts w:cs="BA TM • Vilna Extra-Bold"/>
          <w:spacing w:val="2"/>
          <w:rtl/>
        </w:rPr>
        <w:t>או</w:t>
      </w:r>
      <w:r w:rsidRPr="00DB13A1">
        <w:rPr>
          <w:spacing w:val="2"/>
          <w:rtl/>
        </w:rPr>
        <w:t xml:space="preserve"> אחר</w:t>
      </w:r>
      <w:r w:rsidR="00147141" w:rsidRPr="00DB13A1">
        <w:rPr>
          <w:rFonts w:hint="cs"/>
          <w:spacing w:val="2"/>
          <w:rtl/>
        </w:rPr>
        <w:t>יו</w:t>
      </w:r>
      <w:r w:rsidRPr="00DB13A1">
        <w:rPr>
          <w:spacing w:val="2"/>
          <w:rtl/>
        </w:rPr>
        <w:t xml:space="preserve"> הולכים </w:t>
      </w:r>
      <w:r w:rsidR="00147141" w:rsidRPr="00DB13A1">
        <w:rPr>
          <w:rFonts w:hint="cs"/>
          <w:spacing w:val="2"/>
          <w:rtl/>
        </w:rPr>
        <w:t>ו</w:t>
      </w:r>
      <w:r w:rsidR="00B35B36" w:rsidRPr="00DB13A1">
        <w:rPr>
          <w:spacing w:val="2"/>
          <w:rtl/>
        </w:rPr>
        <w:t>אין</w:t>
      </w:r>
      <w:r w:rsidRPr="00DB13A1">
        <w:rPr>
          <w:spacing w:val="2"/>
          <w:rtl/>
        </w:rPr>
        <w:t xml:space="preserve">? </w:t>
      </w:r>
      <w:r w:rsidRPr="00DB13A1">
        <w:rPr>
          <w:rFonts w:cs="BA TM • Vilna Extra-Bold"/>
          <w:spacing w:val="2"/>
          <w:rtl/>
        </w:rPr>
        <w:t>תיקו</w:t>
      </w:r>
      <w:r w:rsidRPr="00DB13A1">
        <w:rPr>
          <w:spacing w:val="2"/>
          <w:rtl/>
        </w:rPr>
        <w:t>.</w:t>
      </w:r>
    </w:p>
    <w:p w14:paraId="4130F1D5" w14:textId="6BEFFA67" w:rsidR="00A85AC8" w:rsidRPr="00E600D8" w:rsidRDefault="00DE5309" w:rsidP="00147141">
      <w:pPr>
        <w:pStyle w:val="38"/>
        <w:framePr w:wrap="notBeside"/>
        <w:rPr>
          <w:rtl/>
        </w:rPr>
      </w:pPr>
      <w:r w:rsidRPr="00E600D8">
        <w:rPr>
          <w:rFonts w:hint="cs"/>
          <w:rtl/>
        </w:rPr>
        <w:t>ו.</w:t>
      </w:r>
      <w:r w:rsidR="006E0774" w:rsidRPr="00E600D8">
        <w:rPr>
          <w:rtl/>
        </w:rPr>
        <w:t xml:space="preserve"> בעי רב פפא</w:t>
      </w:r>
      <w:r w:rsidR="00A85AC8" w:rsidRPr="00E600D8">
        <w:rPr>
          <w:rtl/>
        </w:rPr>
        <w:t>:</w:t>
      </w:r>
    </w:p>
    <w:p w14:paraId="4CFB717E" w14:textId="6116C282" w:rsidR="009469D7" w:rsidRDefault="006E0774" w:rsidP="00DE5309">
      <w:pPr>
        <w:rPr>
          <w:rFonts w:ascii="Fb Fontext" w:hAnsi="Fb Fontext"/>
          <w:sz w:val="32"/>
          <w:rtl/>
        </w:rPr>
      </w:pPr>
      <w:r w:rsidRPr="00210DF6">
        <w:rPr>
          <w:rFonts w:ascii="Fb Fontext" w:hAnsi="Fb Fontext" w:cs="BA TM • Vilna Extra-Bold"/>
          <w:sz w:val="32"/>
          <w:rtl/>
        </w:rPr>
        <w:t>בתך ופרתך בפרוטה</w:t>
      </w:r>
      <w:r w:rsidRPr="00224C4C">
        <w:rPr>
          <w:rFonts w:ascii="Fb Fontext" w:hAnsi="Fb Fontext"/>
          <w:sz w:val="32"/>
          <w:rtl/>
        </w:rPr>
        <w:t xml:space="preserve">, </w:t>
      </w:r>
      <w:r w:rsidR="00DE5309">
        <w:rPr>
          <w:rFonts w:ascii="Fb Fontext" w:hAnsi="Fb Fontext" w:hint="cs"/>
          <w:sz w:val="32"/>
          <w:rtl/>
        </w:rPr>
        <w:t xml:space="preserve">אי </w:t>
      </w:r>
      <w:r w:rsidRPr="00224C4C">
        <w:rPr>
          <w:rFonts w:ascii="Fb Fontext" w:hAnsi="Fb Fontext"/>
          <w:sz w:val="32"/>
          <w:rtl/>
        </w:rPr>
        <w:t>בתך בחצי פרוטה ופרתך בחצי פרוטה,</w:t>
      </w:r>
    </w:p>
    <w:p w14:paraId="73429333" w14:textId="70216A64" w:rsidR="006E0774" w:rsidRPr="00131640" w:rsidRDefault="006E0774" w:rsidP="00DE5309">
      <w:pPr>
        <w:rPr>
          <w:rtl/>
        </w:rPr>
      </w:pPr>
      <w:r w:rsidRPr="00D56D99">
        <w:rPr>
          <w:rStyle w:val="afffff3"/>
          <w:rtl/>
        </w:rPr>
        <w:t>או</w:t>
      </w:r>
      <w:r w:rsidRPr="00224C4C">
        <w:rPr>
          <w:rFonts w:ascii="Fb Fontext" w:hAnsi="Fb Fontext"/>
          <w:sz w:val="32"/>
          <w:rtl/>
        </w:rPr>
        <w:t xml:space="preserve"> בתך בפרוטה ופרתך במשיכה? </w:t>
      </w:r>
      <w:r w:rsidRPr="00210DF6">
        <w:rPr>
          <w:rFonts w:ascii="Fb Fontext" w:hAnsi="Fb Fontext" w:cs="BA TM • Vilna Extra-Bold"/>
          <w:sz w:val="32"/>
          <w:rtl/>
        </w:rPr>
        <w:t>תיקו</w:t>
      </w:r>
      <w:r w:rsidRPr="00224C4C">
        <w:rPr>
          <w:rFonts w:ascii="Fb Fontext" w:hAnsi="Fb Fontext"/>
          <w:sz w:val="32"/>
          <w:rtl/>
        </w:rPr>
        <w:t>.</w:t>
      </w:r>
    </w:p>
    <w:p w14:paraId="02A38DCB" w14:textId="1DCAE444" w:rsidR="00A85AC8" w:rsidRPr="00E600D8" w:rsidRDefault="00DE5309" w:rsidP="00DE5309">
      <w:pPr>
        <w:pStyle w:val="38"/>
        <w:framePr w:wrap="notBeside"/>
        <w:rPr>
          <w:rtl/>
        </w:rPr>
      </w:pPr>
      <w:r w:rsidRPr="00E600D8">
        <w:rPr>
          <w:rFonts w:hint="cs"/>
          <w:rtl/>
        </w:rPr>
        <w:t xml:space="preserve">ז. </w:t>
      </w:r>
      <w:r w:rsidR="006E0774" w:rsidRPr="00E600D8">
        <w:rPr>
          <w:rtl/>
        </w:rPr>
        <w:t>בעי רב אשי</w:t>
      </w:r>
      <w:r w:rsidR="00A85AC8" w:rsidRPr="00E600D8">
        <w:rPr>
          <w:rtl/>
        </w:rPr>
        <w:t>:</w:t>
      </w:r>
    </w:p>
    <w:p w14:paraId="3DE4D03E" w14:textId="2F3AED04" w:rsidR="009469D7" w:rsidRDefault="006E0774" w:rsidP="00DE5309">
      <w:pPr>
        <w:rPr>
          <w:rFonts w:ascii="Fb Fontext" w:hAnsi="Fb Fontext" w:cs="BA TM • Vilna Extra-Bold"/>
          <w:rtl/>
        </w:rPr>
      </w:pPr>
      <w:r w:rsidRPr="00210DF6">
        <w:rPr>
          <w:rFonts w:ascii="Fb Fontext" w:hAnsi="Fb Fontext" w:cs="BA TM • Vilna Extra-Bold"/>
          <w:sz w:val="32"/>
          <w:rtl/>
        </w:rPr>
        <w:t>בתך וקרקעך בפרוטה, מהו?</w:t>
      </w:r>
      <w:r w:rsidRPr="00224C4C">
        <w:rPr>
          <w:rFonts w:ascii="Fb Fontext" w:hAnsi="Fb Fontext"/>
          <w:sz w:val="32"/>
          <w:rtl/>
        </w:rPr>
        <w:t xml:space="preserve"> בתך בחצי</w:t>
      </w:r>
      <w:r w:rsidR="00D56D99">
        <w:rPr>
          <w:rFonts w:ascii="Fb Fontext" w:hAnsi="Fb Fontext" w:hint="cs"/>
          <w:sz w:val="32"/>
          <w:rtl/>
        </w:rPr>
        <w:t>,</w:t>
      </w:r>
      <w:r w:rsidRPr="00224C4C">
        <w:rPr>
          <w:rFonts w:ascii="Fb Fontext" w:hAnsi="Fb Fontext"/>
          <w:sz w:val="32"/>
          <w:rtl/>
        </w:rPr>
        <w:t xml:space="preserve"> וקרקעך בחצי פרוטה,</w:t>
      </w:r>
    </w:p>
    <w:p w14:paraId="54A4987D" w14:textId="490AC999" w:rsidR="006E0774" w:rsidRDefault="006E0774" w:rsidP="00DE5309">
      <w:pPr>
        <w:rPr>
          <w:rFonts w:ascii="Fb Fontext" w:hAnsi="Fb Fontext"/>
          <w:rtl/>
        </w:rPr>
      </w:pPr>
      <w:r w:rsidRPr="00D56D99">
        <w:rPr>
          <w:rStyle w:val="afffff3"/>
          <w:rtl/>
        </w:rPr>
        <w:t>או</w:t>
      </w:r>
      <w:r w:rsidRPr="00224C4C">
        <w:rPr>
          <w:rFonts w:ascii="Fb Fontext" w:hAnsi="Fb Fontext"/>
          <w:rtl/>
        </w:rPr>
        <w:t xml:space="preserve"> בתך בפרוטה</w:t>
      </w:r>
      <w:r w:rsidR="00D56D99">
        <w:rPr>
          <w:rFonts w:ascii="Fb Fontext" w:hAnsi="Fb Fontext" w:hint="cs"/>
          <w:rtl/>
        </w:rPr>
        <w:t>,</w:t>
      </w:r>
      <w:r w:rsidRPr="00224C4C">
        <w:rPr>
          <w:rFonts w:ascii="Fb Fontext" w:hAnsi="Fb Fontext"/>
          <w:rtl/>
        </w:rPr>
        <w:t xml:space="preserve"> וקרקעך בחזקה? </w:t>
      </w:r>
      <w:r w:rsidRPr="00210DF6">
        <w:rPr>
          <w:rFonts w:ascii="Fb Fontext" w:hAnsi="Fb Fontext" w:cs="BA TM • Vilna Extra-Bold"/>
          <w:rtl/>
        </w:rPr>
        <w:t>תיקו</w:t>
      </w:r>
      <w:r w:rsidRPr="00224C4C">
        <w:rPr>
          <w:rFonts w:ascii="Fb Fontext" w:hAnsi="Fb Fontext"/>
          <w:rtl/>
        </w:rPr>
        <w:t>.</w:t>
      </w:r>
    </w:p>
    <w:p w14:paraId="21870699" w14:textId="2288E0AC" w:rsidR="00D653CB" w:rsidRPr="00131640" w:rsidRDefault="007309FA" w:rsidP="007309FA">
      <w:pPr>
        <w:pStyle w:val="affffb"/>
        <w:rPr>
          <w:rtl/>
        </w:rPr>
      </w:pPr>
      <w:r w:rsidRPr="007309FA">
        <w:rPr>
          <w:rtl/>
        </w:rPr>
        <w:t>***</w:t>
      </w:r>
    </w:p>
    <w:p w14:paraId="497AE719" w14:textId="798562CB" w:rsidR="006E0774" w:rsidRPr="00131640" w:rsidRDefault="006E0774" w:rsidP="00F65F8B">
      <w:pPr>
        <w:pStyle w:val="affffb"/>
        <w:rPr>
          <w:rtl/>
        </w:rPr>
      </w:pPr>
      <w:r w:rsidRPr="00224C4C">
        <w:rPr>
          <w:rtl/>
        </w:rPr>
        <w:t xml:space="preserve">גברא דקדיש בשיראי, </w:t>
      </w:r>
      <w:r w:rsidRPr="00210DF6">
        <w:rPr>
          <w:rStyle w:val="afffff5"/>
          <w:rFonts w:cs="BA TM • Vilna Extra-Bold" w:hint="cs"/>
          <w:b w:val="0"/>
          <w:bCs w:val="0"/>
          <w:rtl/>
        </w:rPr>
        <w:t>[אמר חמשין ושוו חמשין]</w:t>
      </w:r>
    </w:p>
    <w:p w14:paraId="542F509B" w14:textId="272D5CB9" w:rsidR="00A85AC8" w:rsidRPr="00E600D8" w:rsidRDefault="006E0774" w:rsidP="001D6190">
      <w:pPr>
        <w:pStyle w:val="38"/>
        <w:framePr w:wrap="notBeside"/>
        <w:rPr>
          <w:rtl/>
        </w:rPr>
      </w:pPr>
      <w:r w:rsidRPr="00E600D8">
        <w:rPr>
          <w:rFonts w:hint="cs"/>
          <w:rtl/>
        </w:rPr>
        <w:t>ל</w:t>
      </w:r>
      <w:r w:rsidRPr="00E600D8">
        <w:rPr>
          <w:rtl/>
        </w:rPr>
        <w:t>רבה</w:t>
      </w:r>
      <w:r w:rsidR="00A85AC8" w:rsidRPr="00E600D8">
        <w:rPr>
          <w:rFonts w:hint="cs"/>
          <w:rtl/>
        </w:rPr>
        <w:t>:</w:t>
      </w:r>
    </w:p>
    <w:p w14:paraId="0B00954F" w14:textId="10C0EC20" w:rsidR="006E0774" w:rsidRPr="00131640" w:rsidRDefault="001D6190" w:rsidP="006E0774">
      <w:pPr>
        <w:rPr>
          <w:rtl/>
        </w:rPr>
      </w:pPr>
      <w:r>
        <w:rPr>
          <w:rFonts w:ascii="Fb Fontext" w:hAnsi="Fb Fontext" w:hint="cs"/>
          <w:rtl/>
        </w:rPr>
        <w:t>א''צ</w:t>
      </w:r>
      <w:r w:rsidR="006E0774" w:rsidRPr="00224C4C">
        <w:rPr>
          <w:rFonts w:ascii="Fb Fontext" w:hAnsi="Fb Fontext"/>
          <w:rtl/>
        </w:rPr>
        <w:t xml:space="preserve"> שומא, דהא שוו חמשין.</w:t>
      </w:r>
    </w:p>
    <w:p w14:paraId="2A3C77D4" w14:textId="60A6125C" w:rsidR="00A85AC8" w:rsidRPr="00E600D8" w:rsidRDefault="006E0774" w:rsidP="001D6190">
      <w:pPr>
        <w:pStyle w:val="38"/>
        <w:framePr w:wrap="notBeside"/>
        <w:rPr>
          <w:rtl/>
        </w:rPr>
      </w:pPr>
      <w:r w:rsidRPr="00E600D8">
        <w:rPr>
          <w:rFonts w:hint="cs"/>
          <w:rtl/>
        </w:rPr>
        <w:t>ל</w:t>
      </w:r>
      <w:r w:rsidRPr="00E600D8">
        <w:rPr>
          <w:rtl/>
        </w:rPr>
        <w:t>רב יוסף</w:t>
      </w:r>
      <w:r w:rsidR="00A85AC8" w:rsidRPr="00E600D8">
        <w:rPr>
          <w:rtl/>
        </w:rPr>
        <w:t>:</w:t>
      </w:r>
    </w:p>
    <w:p w14:paraId="306CA867" w14:textId="02419D4E" w:rsidR="006E0774" w:rsidRPr="00131640" w:rsidRDefault="006E0774" w:rsidP="006E0774">
      <w:pPr>
        <w:rPr>
          <w:rtl/>
        </w:rPr>
      </w:pPr>
      <w:r w:rsidRPr="00224C4C">
        <w:rPr>
          <w:rFonts w:ascii="Fb Fontext" w:hAnsi="Fb Fontext"/>
          <w:rtl/>
        </w:rPr>
        <w:t>צריכי שומא, כיון דא</w:t>
      </w:r>
      <w:r w:rsidR="001D6190">
        <w:rPr>
          <w:rFonts w:ascii="Fb Fontext" w:hAnsi="Fb Fontext" w:hint="cs"/>
          <w:rtl/>
        </w:rPr>
        <w:t>שה</w:t>
      </w:r>
      <w:r w:rsidRPr="00224C4C">
        <w:rPr>
          <w:rFonts w:ascii="Fb Fontext" w:hAnsi="Fb Fontext"/>
          <w:rtl/>
        </w:rPr>
        <w:t xml:space="preserve"> לא בקיאה בשומא לא סמכה דעתה.</w:t>
      </w:r>
    </w:p>
    <w:p w14:paraId="538553CE" w14:textId="6F4C4A85" w:rsidR="006E0774" w:rsidRPr="00DB13A1" w:rsidRDefault="006E0774" w:rsidP="001D6190">
      <w:pPr>
        <w:pStyle w:val="afffff4"/>
        <w:rPr>
          <w:spacing w:val="2"/>
          <w:rtl/>
        </w:rPr>
      </w:pPr>
      <w:r w:rsidRPr="00DB13A1">
        <w:rPr>
          <w:rFonts w:hint="cs"/>
          <w:spacing w:val="2"/>
          <w:rtl/>
        </w:rPr>
        <w:t>[אי אמר בכל</w:t>
      </w:r>
      <w:r w:rsidR="005B28C1" w:rsidRPr="00DB13A1">
        <w:rPr>
          <w:rFonts w:hint="cs"/>
          <w:spacing w:val="2"/>
          <w:rtl/>
        </w:rPr>
        <w:t xml:space="preserve"> </w:t>
      </w:r>
      <w:r w:rsidR="001D6190" w:rsidRPr="00DB13A1">
        <w:rPr>
          <w:rFonts w:hint="cs"/>
          <w:spacing w:val="2"/>
          <w:rtl/>
        </w:rPr>
        <w:t>שהוא</w:t>
      </w:r>
      <w:r w:rsidRPr="00DB13A1">
        <w:rPr>
          <w:rFonts w:hint="cs"/>
          <w:spacing w:val="2"/>
          <w:rtl/>
        </w:rPr>
        <w:t xml:space="preserve"> </w:t>
      </w:r>
      <w:r w:rsidRPr="00DB13A1">
        <w:rPr>
          <w:rStyle w:val="afffff3"/>
          <w:rFonts w:hint="cs"/>
          <w:spacing w:val="2"/>
          <w:rtl/>
        </w:rPr>
        <w:t>לכו'ע</w:t>
      </w:r>
      <w:r w:rsidRPr="00DB13A1">
        <w:rPr>
          <w:rFonts w:hint="cs"/>
          <w:spacing w:val="2"/>
          <w:rtl/>
        </w:rPr>
        <w:t xml:space="preserve"> </w:t>
      </w:r>
      <w:r w:rsidR="001D6190" w:rsidRPr="00DB13A1">
        <w:rPr>
          <w:rFonts w:hint="cs"/>
          <w:spacing w:val="2"/>
          <w:rtl/>
        </w:rPr>
        <w:t>א''צ</w:t>
      </w:r>
      <w:r w:rsidRPr="00DB13A1">
        <w:rPr>
          <w:spacing w:val="2"/>
          <w:rtl/>
        </w:rPr>
        <w:t xml:space="preserve"> שומא, </w:t>
      </w:r>
      <w:r w:rsidR="005B28C1" w:rsidRPr="00DB13A1">
        <w:rPr>
          <w:rFonts w:hint="cs"/>
          <w:spacing w:val="2"/>
          <w:rtl/>
        </w:rPr>
        <w:t>וב</w:t>
      </w:r>
      <w:r w:rsidRPr="00DB13A1">
        <w:rPr>
          <w:spacing w:val="2"/>
          <w:rtl/>
        </w:rPr>
        <w:t>אמר חמשין ולא שוו חמשין</w:t>
      </w:r>
      <w:r w:rsidR="005B28C1" w:rsidRPr="00DB13A1">
        <w:rPr>
          <w:rFonts w:hint="cs"/>
          <w:spacing w:val="2"/>
          <w:rtl/>
        </w:rPr>
        <w:t>-</w:t>
      </w:r>
      <w:r w:rsidRPr="00DB13A1">
        <w:rPr>
          <w:spacing w:val="2"/>
          <w:rtl/>
        </w:rPr>
        <w:t xml:space="preserve"> הא לא שוו</w:t>
      </w:r>
      <w:r w:rsidRPr="00DB13A1">
        <w:rPr>
          <w:rFonts w:hint="cs"/>
          <w:spacing w:val="2"/>
          <w:rtl/>
        </w:rPr>
        <w:t>]</w:t>
      </w:r>
    </w:p>
    <w:p w14:paraId="3CECDE40" w14:textId="77777777" w:rsidR="006E0774" w:rsidRPr="00131640" w:rsidRDefault="006E0774" w:rsidP="0010529F">
      <w:pPr>
        <w:pStyle w:val="afff0"/>
        <w:framePr w:wrap="around"/>
        <w:rPr>
          <w:rtl/>
        </w:rPr>
      </w:pPr>
      <w:r w:rsidRPr="0010529F">
        <w:rPr>
          <w:rFonts w:hint="cs"/>
          <w:rtl/>
        </w:rPr>
        <w:t>ח.</w:t>
      </w:r>
    </w:p>
    <w:p w14:paraId="7A405C0E" w14:textId="55D79BAA" w:rsidR="00A85AC8" w:rsidRPr="00E600D8" w:rsidRDefault="006E0774" w:rsidP="005B28C1">
      <w:pPr>
        <w:pStyle w:val="38"/>
        <w:framePr w:wrap="notBeside"/>
        <w:rPr>
          <w:rtl/>
        </w:rPr>
      </w:pPr>
      <w:r w:rsidRPr="00E600D8">
        <w:rPr>
          <w:rFonts w:hint="cs"/>
          <w:rtl/>
        </w:rPr>
        <w:t>א</w:t>
      </w:r>
      <w:r w:rsidRPr="00E600D8">
        <w:rPr>
          <w:rtl/>
        </w:rPr>
        <w:t>"</w:t>
      </w:r>
      <w:r w:rsidRPr="00E600D8">
        <w:rPr>
          <w:rFonts w:hint="cs"/>
          <w:rtl/>
        </w:rPr>
        <w:t>ד</w:t>
      </w:r>
      <w:r w:rsidR="00A85AC8" w:rsidRPr="00E600D8">
        <w:rPr>
          <w:rtl/>
        </w:rPr>
        <w:t>:</w:t>
      </w:r>
    </w:p>
    <w:p w14:paraId="661723FA" w14:textId="361261D8" w:rsidR="006E0774" w:rsidRPr="00131640" w:rsidRDefault="006E0774" w:rsidP="005B28C1">
      <w:pPr>
        <w:rPr>
          <w:rtl/>
        </w:rPr>
      </w:pPr>
      <w:r w:rsidRPr="00224C4C">
        <w:rPr>
          <w:rFonts w:ascii="Fb Fontext" w:hAnsi="Fb Fontext"/>
          <w:sz w:val="32"/>
          <w:rtl/>
        </w:rPr>
        <w:t xml:space="preserve">בכל דהו </w:t>
      </w:r>
      <w:r w:rsidR="00B35B36">
        <w:rPr>
          <w:rFonts w:ascii="Fb Fontext" w:hAnsi="Fb Fontext"/>
          <w:sz w:val="32"/>
          <w:rtl/>
        </w:rPr>
        <w:t>גם</w:t>
      </w:r>
      <w:r w:rsidRPr="00224C4C">
        <w:rPr>
          <w:rFonts w:ascii="Fb Fontext" w:hAnsi="Fb Fontext"/>
          <w:sz w:val="32"/>
          <w:rtl/>
        </w:rPr>
        <w:t xml:space="preserve"> </w:t>
      </w:r>
      <w:r w:rsidR="00026A29" w:rsidRPr="00210DF6">
        <w:rPr>
          <w:rFonts w:ascii="Fb Fontext" w:hAnsi="Fb Fontext" w:cs="BA TM • Vilna Extra-Bold"/>
          <w:sz w:val="32"/>
          <w:rtl/>
        </w:rPr>
        <w:t>חלקו</w:t>
      </w:r>
      <w:r w:rsidRPr="00224C4C">
        <w:rPr>
          <w:rFonts w:ascii="Fb Fontext" w:hAnsi="Fb Fontext"/>
          <w:sz w:val="32"/>
          <w:rtl/>
        </w:rPr>
        <w:t xml:space="preserve">, </w:t>
      </w:r>
      <w:r w:rsidRPr="005B28C1">
        <w:rPr>
          <w:rStyle w:val="afffff3"/>
          <w:rFonts w:hint="cs"/>
          <w:rtl/>
        </w:rPr>
        <w:t>ל</w:t>
      </w:r>
      <w:r w:rsidRPr="005B28C1">
        <w:rPr>
          <w:rStyle w:val="afffff3"/>
          <w:rtl/>
        </w:rPr>
        <w:t>רב יוסף:</w:t>
      </w:r>
      <w:r w:rsidRPr="00224C4C">
        <w:rPr>
          <w:rFonts w:ascii="Fb Fontext" w:hAnsi="Fb Fontext"/>
          <w:sz w:val="32"/>
          <w:rtl/>
        </w:rPr>
        <w:t xml:space="preserve"> שוה כסף ככסף</w:t>
      </w:r>
      <w:r w:rsidR="005B28C1">
        <w:rPr>
          <w:rFonts w:ascii="Fb Fontext" w:hAnsi="Fb Fontext" w:hint="cs"/>
          <w:sz w:val="32"/>
          <w:rtl/>
        </w:rPr>
        <w:t xml:space="preserve"> דקיץ,</w:t>
      </w:r>
    </w:p>
    <w:p w14:paraId="4C11C3BC" w14:textId="77777777" w:rsidR="00A85AC8" w:rsidRPr="00E600D8" w:rsidRDefault="006E0774" w:rsidP="005B28C1">
      <w:pPr>
        <w:pStyle w:val="38"/>
        <w:framePr w:wrap="notBeside"/>
        <w:rPr>
          <w:rtl/>
        </w:rPr>
      </w:pPr>
      <w:r w:rsidRPr="00E600D8">
        <w:rPr>
          <w:rFonts w:hint="cs"/>
          <w:rtl/>
        </w:rPr>
        <w:t>דתניא</w:t>
      </w:r>
      <w:r w:rsidR="00A85AC8" w:rsidRPr="00E600D8">
        <w:rPr>
          <w:rtl/>
        </w:rPr>
        <w:t>:</w:t>
      </w:r>
    </w:p>
    <w:p w14:paraId="0BC5908B" w14:textId="21BF89AF" w:rsidR="005B28C1" w:rsidRPr="00131640" w:rsidRDefault="006E0774" w:rsidP="005B28C1">
      <w:pPr>
        <w:rPr>
          <w:rtl/>
        </w:rPr>
      </w:pPr>
      <w:r w:rsidRPr="00224C4C">
        <w:rPr>
          <w:rStyle w:val="affffa"/>
          <w:rFonts w:hint="cs"/>
          <w:rtl/>
        </w:rPr>
        <w:t>'</w:t>
      </w:r>
      <w:r w:rsidRPr="00224C4C">
        <w:rPr>
          <w:rStyle w:val="affffa"/>
          <w:rtl/>
        </w:rPr>
        <w:t>מכסף מקנתו</w:t>
      </w:r>
      <w:r w:rsidRPr="00224C4C">
        <w:rPr>
          <w:rStyle w:val="affffa"/>
          <w:rFonts w:hint="cs"/>
          <w:rtl/>
        </w:rPr>
        <w:t>'</w:t>
      </w:r>
      <w:r w:rsidRPr="00224C4C">
        <w:rPr>
          <w:rStyle w:val="affffa"/>
          <w:rtl/>
        </w:rPr>
        <w:t xml:space="preserve"> </w:t>
      </w:r>
      <w:r w:rsidRPr="00224C4C">
        <w:rPr>
          <w:rFonts w:ascii="Fb Fontext" w:hAnsi="Fb Fontext"/>
          <w:rtl/>
        </w:rPr>
        <w:t xml:space="preserve">- בכסף הוא נקנה, </w:t>
      </w:r>
      <w:r w:rsidR="005B28C1">
        <w:rPr>
          <w:rFonts w:ascii="Fb Fontext" w:hAnsi="Fb Fontext" w:hint="cs"/>
          <w:rtl/>
        </w:rPr>
        <w:t>ולא</w:t>
      </w:r>
      <w:r w:rsidRPr="00224C4C">
        <w:rPr>
          <w:rFonts w:ascii="Fb Fontext" w:hAnsi="Fb Fontext"/>
          <w:rtl/>
        </w:rPr>
        <w:t xml:space="preserve"> בתבואה וכלים.</w:t>
      </w:r>
    </w:p>
    <w:p w14:paraId="75D07164" w14:textId="77777777" w:rsidR="00A85AC8" w:rsidRPr="00E600D8" w:rsidRDefault="006E0774" w:rsidP="005B28C1">
      <w:pPr>
        <w:pStyle w:val="38"/>
        <w:framePr w:wrap="notBeside"/>
        <w:rPr>
          <w:rtl/>
        </w:rPr>
      </w:pPr>
      <w:r w:rsidRPr="00E600D8">
        <w:rPr>
          <w:rFonts w:hint="cs"/>
          <w:rtl/>
        </w:rPr>
        <w:t>הך</w:t>
      </w:r>
      <w:r w:rsidR="00A85AC8" w:rsidRPr="00E600D8">
        <w:rPr>
          <w:rtl/>
        </w:rPr>
        <w:t>:</w:t>
      </w:r>
    </w:p>
    <w:p w14:paraId="4E79CE20" w14:textId="0CB0CDB6" w:rsidR="006E0774" w:rsidRPr="00131640" w:rsidRDefault="006E0774" w:rsidP="005B28C1">
      <w:pPr>
        <w:rPr>
          <w:rtl/>
        </w:rPr>
      </w:pPr>
      <w:r w:rsidRPr="00224C4C">
        <w:rPr>
          <w:rFonts w:ascii="Fb Fontext" w:hAnsi="Fb Fontext" w:hint="cs"/>
          <w:sz w:val="32"/>
          <w:rtl/>
        </w:rPr>
        <w:t xml:space="preserve">תבואה וכלים מהני </w:t>
      </w:r>
      <w:r w:rsidRPr="00224C4C">
        <w:rPr>
          <w:rStyle w:val="affffa"/>
          <w:rFonts w:hint="cs"/>
          <w:rtl/>
        </w:rPr>
        <w:t xml:space="preserve">ד'ישיב גאולתו' </w:t>
      </w:r>
      <w:r w:rsidRPr="00224C4C">
        <w:rPr>
          <w:rFonts w:ascii="Fb Fontext" w:hAnsi="Fb Fontext" w:hint="cs"/>
          <w:sz w:val="32"/>
          <w:rtl/>
        </w:rPr>
        <w:t>לרבות שוו</w:t>
      </w:r>
      <w:r w:rsidRPr="00224C4C">
        <w:rPr>
          <w:rFonts w:ascii="Fb Fontext" w:hAnsi="Fb Fontext"/>
          <w:sz w:val="32"/>
          <w:rtl/>
        </w:rPr>
        <w:t>"</w:t>
      </w:r>
      <w:r w:rsidRPr="00224C4C">
        <w:rPr>
          <w:rFonts w:ascii="Fb Fontext" w:hAnsi="Fb Fontext" w:hint="cs"/>
          <w:sz w:val="32"/>
          <w:rtl/>
        </w:rPr>
        <w:t>כ ככסף.</w:t>
      </w:r>
    </w:p>
    <w:p w14:paraId="7F1C62AA" w14:textId="77777777" w:rsidR="00A85AC8" w:rsidRPr="00E600D8" w:rsidRDefault="006E0774" w:rsidP="005B28C1">
      <w:pPr>
        <w:pStyle w:val="38"/>
        <w:framePr w:wrap="notBeside"/>
        <w:rPr>
          <w:rtl/>
        </w:rPr>
      </w:pPr>
      <w:r w:rsidRPr="00E600D8">
        <w:rPr>
          <w:rFonts w:hint="cs"/>
          <w:rtl/>
        </w:rPr>
        <w:t>אלא</w:t>
      </w:r>
      <w:r w:rsidR="00A85AC8" w:rsidRPr="00E600D8">
        <w:rPr>
          <w:rtl/>
        </w:rPr>
        <w:t>:</w:t>
      </w:r>
    </w:p>
    <w:p w14:paraId="31E589ED" w14:textId="5B4EF511" w:rsidR="006E0774" w:rsidRPr="00131640" w:rsidRDefault="006E0774" w:rsidP="005B28C1">
      <w:pPr>
        <w:rPr>
          <w:rtl/>
        </w:rPr>
      </w:pPr>
      <w:r w:rsidRPr="00224C4C">
        <w:rPr>
          <w:rFonts w:ascii="Fb Fontext" w:hAnsi="Fb Fontext" w:hint="cs"/>
          <w:sz w:val="32"/>
          <w:rtl/>
        </w:rPr>
        <w:t>בהכרח דשו</w:t>
      </w:r>
      <w:r w:rsidRPr="00224C4C">
        <w:rPr>
          <w:rFonts w:ascii="Fb Fontext" w:hAnsi="Fb Fontext"/>
          <w:sz w:val="32"/>
          <w:rtl/>
        </w:rPr>
        <w:t>"</w:t>
      </w:r>
      <w:r w:rsidRPr="00224C4C">
        <w:rPr>
          <w:rFonts w:ascii="Fb Fontext" w:hAnsi="Fb Fontext" w:hint="cs"/>
          <w:sz w:val="32"/>
          <w:rtl/>
        </w:rPr>
        <w:t>פ וכיון דלא קייצי לא מהני</w:t>
      </w:r>
    </w:p>
    <w:p w14:paraId="1609196F" w14:textId="60B7DDA6" w:rsidR="00A85AC8" w:rsidRPr="00E600D8" w:rsidRDefault="006E0774" w:rsidP="005B28C1">
      <w:pPr>
        <w:pStyle w:val="38"/>
        <w:framePr w:wrap="notBeside"/>
        <w:rPr>
          <w:rtl/>
        </w:rPr>
      </w:pPr>
      <w:r w:rsidRPr="00E600D8">
        <w:rPr>
          <w:rtl/>
        </w:rPr>
        <w:t>ואידך</w:t>
      </w:r>
      <w:r w:rsidR="002F1EF3" w:rsidRPr="00E600D8">
        <w:rPr>
          <w:rFonts w:hint="cs"/>
          <w:rtl/>
        </w:rPr>
        <w:t xml:space="preserve"> ה''ק</w:t>
      </w:r>
      <w:r w:rsidR="00A85AC8" w:rsidRPr="00E600D8">
        <w:rPr>
          <w:rFonts w:hint="cs"/>
          <w:rtl/>
        </w:rPr>
        <w:t>:</w:t>
      </w:r>
    </w:p>
    <w:p w14:paraId="4DE91CF1" w14:textId="5B3832FE" w:rsidR="006E0774" w:rsidRPr="00131640" w:rsidRDefault="006E0774" w:rsidP="006E0774">
      <w:pPr>
        <w:rPr>
          <w:rtl/>
        </w:rPr>
      </w:pPr>
      <w:r w:rsidRPr="00224C4C">
        <w:rPr>
          <w:rFonts w:ascii="Fb Fontext" w:hAnsi="Fb Fontext"/>
          <w:sz w:val="32"/>
          <w:rtl/>
        </w:rPr>
        <w:t>בתורת כסף הוא נקנה, ו</w:t>
      </w:r>
      <w:r w:rsidR="006E6E0A">
        <w:rPr>
          <w:rFonts w:ascii="Fb Fontext" w:hAnsi="Fb Fontext" w:hint="cs"/>
          <w:sz w:val="32"/>
          <w:rtl/>
        </w:rPr>
        <w:t>לא</w:t>
      </w:r>
      <w:r w:rsidRPr="00224C4C">
        <w:rPr>
          <w:rFonts w:ascii="Fb Fontext" w:hAnsi="Fb Fontext"/>
          <w:sz w:val="32"/>
          <w:rtl/>
        </w:rPr>
        <w:t xml:space="preserve"> </w:t>
      </w:r>
      <w:r w:rsidRPr="00210DF6">
        <w:rPr>
          <w:rStyle w:val="afffa"/>
          <w:rFonts w:ascii="Fb Fontext" w:hAnsi="Fb Fontext" w:cs="BA TM • Vilna Extra-Bold"/>
          <w:bCs w:val="0"/>
          <w:rtl/>
        </w:rPr>
        <w:t>בתורת</w:t>
      </w:r>
      <w:r w:rsidRPr="00224C4C">
        <w:rPr>
          <w:rFonts w:ascii="Fb Fontext" w:hAnsi="Fb Fontext"/>
          <w:sz w:val="32"/>
          <w:rtl/>
        </w:rPr>
        <w:t xml:space="preserve"> תבואה וכלים, </w:t>
      </w:r>
      <w:r w:rsidRPr="00224C4C">
        <w:rPr>
          <w:rFonts w:ascii="Fb Fontext" w:hAnsi="Fb Fontext" w:hint="cs"/>
          <w:sz w:val="32"/>
          <w:rtl/>
        </w:rPr>
        <w:t>והיינו</w:t>
      </w:r>
      <w:r w:rsidRPr="00224C4C">
        <w:rPr>
          <w:rFonts w:ascii="Fb Fontext" w:hAnsi="Fb Fontext"/>
          <w:sz w:val="32"/>
          <w:rtl/>
        </w:rPr>
        <w:t xml:space="preserve"> חליפין.</w:t>
      </w:r>
    </w:p>
    <w:p w14:paraId="659120A5" w14:textId="269749B2" w:rsidR="00A85AC8" w:rsidRPr="00E600D8" w:rsidRDefault="006E0774" w:rsidP="006E6E0A">
      <w:pPr>
        <w:pStyle w:val="38"/>
        <w:framePr w:wrap="notBeside"/>
        <w:rPr>
          <w:rtl/>
        </w:rPr>
      </w:pPr>
      <w:r w:rsidRPr="00E600D8">
        <w:rPr>
          <w:rFonts w:hint="cs"/>
          <w:rtl/>
        </w:rPr>
        <w:t>ולר</w:t>
      </w:r>
      <w:r w:rsidRPr="00E600D8">
        <w:rPr>
          <w:rtl/>
        </w:rPr>
        <w:t>"</w:t>
      </w:r>
      <w:r w:rsidRPr="00E600D8">
        <w:rPr>
          <w:rFonts w:hint="cs"/>
          <w:rtl/>
        </w:rPr>
        <w:t>נ</w:t>
      </w:r>
      <w:r w:rsidR="00A85AC8" w:rsidRPr="00E600D8">
        <w:rPr>
          <w:rFonts w:hint="cs"/>
          <w:rtl/>
        </w:rPr>
        <w:t>:</w:t>
      </w:r>
    </w:p>
    <w:p w14:paraId="03082D36" w14:textId="36228690" w:rsidR="006E0774" w:rsidRDefault="006E0774" w:rsidP="006E0774">
      <w:pPr>
        <w:rPr>
          <w:rtl/>
        </w:rPr>
      </w:pPr>
      <w:r w:rsidRPr="00224C4C">
        <w:rPr>
          <w:rFonts w:ascii="Fb Fontext" w:hAnsi="Fb Fontext" w:hint="cs"/>
          <w:rtl/>
        </w:rPr>
        <w:t>דפירות לא עבדי חליפין מיירי ב</w:t>
      </w:r>
      <w:r w:rsidR="006E6E0A">
        <w:rPr>
          <w:rFonts w:ascii="Fb Fontext" w:hAnsi="Fb Fontext" w:hint="cs"/>
          <w:rtl/>
        </w:rPr>
        <w:t>שאין</w:t>
      </w:r>
      <w:r w:rsidRPr="00224C4C">
        <w:rPr>
          <w:rFonts w:ascii="Fb Fontext" w:hAnsi="Fb Fontext" w:hint="cs"/>
          <w:rtl/>
        </w:rPr>
        <w:t xml:space="preserve"> שוו</w:t>
      </w:r>
      <w:r w:rsidRPr="00224C4C">
        <w:rPr>
          <w:rFonts w:ascii="Fb Fontext" w:hAnsi="Fb Fontext"/>
          <w:rtl/>
        </w:rPr>
        <w:t>"</w:t>
      </w:r>
      <w:r w:rsidRPr="00224C4C">
        <w:rPr>
          <w:rFonts w:ascii="Fb Fontext" w:hAnsi="Fb Fontext" w:hint="cs"/>
          <w:rtl/>
        </w:rPr>
        <w:t>פ וקמ</w:t>
      </w:r>
      <w:r w:rsidRPr="00224C4C">
        <w:rPr>
          <w:rFonts w:ascii="Fb Fontext" w:hAnsi="Fb Fontext"/>
          <w:rtl/>
        </w:rPr>
        <w:t>"</w:t>
      </w:r>
      <w:r w:rsidRPr="00224C4C">
        <w:rPr>
          <w:rFonts w:ascii="Fb Fontext" w:hAnsi="Fb Fontext" w:hint="cs"/>
          <w:rtl/>
        </w:rPr>
        <w:t>ל דלא אמרי' דמקרבא הנאתייהו ו</w:t>
      </w:r>
      <w:r w:rsidR="006E6E0A">
        <w:rPr>
          <w:rFonts w:ascii="Fb Fontext" w:hAnsi="Fb Fontext" w:hint="cs"/>
          <w:rtl/>
        </w:rPr>
        <w:t>גמרה דעתה.</w:t>
      </w:r>
    </w:p>
    <w:p w14:paraId="42CD8A08" w14:textId="46B57D71" w:rsidR="00D653CB" w:rsidRPr="00131640" w:rsidRDefault="007309FA" w:rsidP="007309FA">
      <w:pPr>
        <w:pStyle w:val="affffb"/>
        <w:rPr>
          <w:rtl/>
        </w:rPr>
      </w:pPr>
      <w:r w:rsidRPr="007309FA">
        <w:rPr>
          <w:rtl/>
        </w:rPr>
        <w:t>***</w:t>
      </w:r>
    </w:p>
    <w:p w14:paraId="6BBB140E" w14:textId="014BA274" w:rsidR="006E0774" w:rsidRPr="00131640" w:rsidRDefault="00B55659" w:rsidP="00F65F8B">
      <w:pPr>
        <w:pStyle w:val="affffb"/>
        <w:rPr>
          <w:rtl/>
        </w:rPr>
      </w:pPr>
      <w:r>
        <w:rPr>
          <w:rFonts w:hint="cs"/>
          <w:rtl/>
        </w:rPr>
        <w:t>מה''מ</w:t>
      </w:r>
    </w:p>
    <w:p w14:paraId="3C3275AE" w14:textId="49A2F5D4" w:rsidR="00A85AC8" w:rsidRPr="00E600D8" w:rsidRDefault="006E0774" w:rsidP="006A6FAD">
      <w:pPr>
        <w:pStyle w:val="38"/>
        <w:framePr w:wrap="notBeside"/>
        <w:rPr>
          <w:rtl/>
        </w:rPr>
      </w:pPr>
      <w:r w:rsidRPr="00E600D8">
        <w:rPr>
          <w:rtl/>
        </w:rPr>
        <w:t>רב יוסף:</w:t>
      </w:r>
      <w:r w:rsidR="00576103" w:rsidRPr="00E600D8">
        <w:rPr>
          <w:rFonts w:hint="cs"/>
          <w:rtl/>
        </w:rPr>
        <w:t xml:space="preserve"> מדתניא</w:t>
      </w:r>
      <w:r w:rsidR="00A85AC8" w:rsidRPr="00E600D8">
        <w:rPr>
          <w:rFonts w:hint="cs"/>
          <w:rtl/>
        </w:rPr>
        <w:t>:</w:t>
      </w:r>
    </w:p>
    <w:p w14:paraId="02FD5A13" w14:textId="7E090C86" w:rsidR="006E0774" w:rsidRPr="00131640" w:rsidRDefault="006E0774" w:rsidP="006E0774">
      <w:pPr>
        <w:rPr>
          <w:rtl/>
        </w:rPr>
      </w:pPr>
      <w:r w:rsidRPr="00224C4C">
        <w:rPr>
          <w:rFonts w:ascii="Fb Fontext" w:hAnsi="Fb Fontext"/>
          <w:sz w:val="32"/>
          <w:rtl/>
        </w:rPr>
        <w:t>עגל זה לפדיון בני, טלית זה לפדיון בני - לא אמר כלום.</w:t>
      </w:r>
    </w:p>
    <w:p w14:paraId="4C752E31" w14:textId="04C8A19A" w:rsidR="006E0774" w:rsidRPr="00131640" w:rsidRDefault="006E0774" w:rsidP="006E0774">
      <w:pPr>
        <w:rPr>
          <w:rtl/>
        </w:rPr>
      </w:pPr>
      <w:r w:rsidRPr="00224C4C">
        <w:rPr>
          <w:rFonts w:ascii="Fb Fontext" w:hAnsi="Fb Fontext"/>
          <w:rtl/>
        </w:rPr>
        <w:t xml:space="preserve">עגל זה </w:t>
      </w:r>
      <w:r w:rsidR="00CD5F49">
        <w:rPr>
          <w:rFonts w:ascii="Fb Fontext" w:hAnsi="Fb Fontext" w:hint="cs"/>
          <w:rtl/>
        </w:rPr>
        <w:t xml:space="preserve">\ טלית זו </w:t>
      </w:r>
      <w:r w:rsidRPr="00224C4C">
        <w:rPr>
          <w:rFonts w:ascii="Fb Fontext" w:hAnsi="Fb Fontext"/>
          <w:rtl/>
        </w:rPr>
        <w:t>בחמש סלעים לפדיון בני, - בנו פדוי.</w:t>
      </w:r>
    </w:p>
    <w:p w14:paraId="79B54CC3" w14:textId="77777777" w:rsidR="00A85AC8" w:rsidRPr="00E600D8" w:rsidRDefault="00C83C13" w:rsidP="00C83C13">
      <w:pPr>
        <w:pStyle w:val="38"/>
        <w:framePr w:wrap="notBeside"/>
        <w:rPr>
          <w:rtl/>
        </w:rPr>
      </w:pPr>
      <w:r w:rsidRPr="00E600D8">
        <w:rPr>
          <w:rFonts w:hint="cs"/>
          <w:rtl/>
        </w:rPr>
        <w:t>ולכאו' הסיבה</w:t>
      </w:r>
      <w:r w:rsidR="00A85AC8" w:rsidRPr="00E600D8">
        <w:rPr>
          <w:rtl/>
        </w:rPr>
        <w:t>:</w:t>
      </w:r>
    </w:p>
    <w:p w14:paraId="4679FCD9" w14:textId="4EFA7708" w:rsidR="006E0774" w:rsidRPr="00131640" w:rsidRDefault="00EA3C67" w:rsidP="00015E18">
      <w:pPr>
        <w:rPr>
          <w:rtl/>
        </w:rPr>
      </w:pPr>
      <w:r>
        <w:rPr>
          <w:rFonts w:ascii="Fb Fontext" w:hAnsi="Fb Fontext" w:hint="cs"/>
          <w:sz w:val="32"/>
          <w:rtl/>
        </w:rPr>
        <w:t>שה</w:t>
      </w:r>
      <w:r w:rsidR="006E0774" w:rsidRPr="00224C4C">
        <w:rPr>
          <w:rFonts w:ascii="Fb Fontext" w:hAnsi="Fb Fontext"/>
          <w:sz w:val="32"/>
          <w:rtl/>
        </w:rPr>
        <w:t xml:space="preserve">פדיון </w:t>
      </w:r>
      <w:r w:rsidR="006E0774" w:rsidRPr="00224C4C">
        <w:rPr>
          <w:rFonts w:ascii="Fb Fontext" w:hAnsi="Fb Fontext" w:hint="cs"/>
          <w:sz w:val="32"/>
          <w:rtl/>
        </w:rPr>
        <w:t>א</w:t>
      </w:r>
      <w:r>
        <w:rPr>
          <w:rFonts w:ascii="Fb Fontext" w:hAnsi="Fb Fontext" w:hint="cs"/>
          <w:sz w:val="32"/>
          <w:rtl/>
        </w:rPr>
        <w:t>ף</w:t>
      </w:r>
      <w:r w:rsidR="006E0774" w:rsidRPr="00224C4C">
        <w:rPr>
          <w:rFonts w:ascii="Fb Fontext" w:hAnsi="Fb Fontext" w:hint="cs"/>
          <w:sz w:val="32"/>
          <w:rtl/>
        </w:rPr>
        <w:t xml:space="preserve"> דשווי</w:t>
      </w:r>
      <w:r>
        <w:rPr>
          <w:rFonts w:ascii="Fb Fontext" w:hAnsi="Fb Fontext" w:hint="cs"/>
          <w:sz w:val="32"/>
          <w:rtl/>
        </w:rPr>
        <w:t>,</w:t>
      </w:r>
      <w:r w:rsidR="006E0774" w:rsidRPr="00224C4C">
        <w:rPr>
          <w:rFonts w:ascii="Fb Fontext" w:hAnsi="Fb Fontext" w:hint="cs"/>
          <w:sz w:val="32"/>
          <w:rtl/>
        </w:rPr>
        <w:t xml:space="preserve"> לא מהני </w:t>
      </w:r>
      <w:r w:rsidR="00C83C13">
        <w:rPr>
          <w:rFonts w:ascii="Fb Fontext" w:hAnsi="Fb Fontext" w:hint="cs"/>
          <w:sz w:val="32"/>
          <w:rtl/>
        </w:rPr>
        <w:t xml:space="preserve">- </w:t>
      </w:r>
      <w:r w:rsidR="006E0774" w:rsidRPr="00224C4C">
        <w:rPr>
          <w:rFonts w:ascii="Fb Fontext" w:hAnsi="Fb Fontext" w:hint="cs"/>
          <w:sz w:val="32"/>
          <w:rtl/>
        </w:rPr>
        <w:t>כיו</w:t>
      </w:r>
      <w:r w:rsidR="00C83C13">
        <w:rPr>
          <w:rFonts w:ascii="Fb Fontext" w:hAnsi="Fb Fontext" w:hint="cs"/>
          <w:sz w:val="32"/>
          <w:rtl/>
        </w:rPr>
        <w:t>ן</w:t>
      </w:r>
      <w:r w:rsidR="006E0774" w:rsidRPr="00224C4C">
        <w:rPr>
          <w:rFonts w:ascii="Fb Fontext" w:hAnsi="Fb Fontext" w:hint="cs"/>
          <w:sz w:val="32"/>
          <w:rtl/>
        </w:rPr>
        <w:t xml:space="preserve"> דלא קייצי</w:t>
      </w:r>
      <w:r w:rsidR="00CD5F49">
        <w:rPr>
          <w:rFonts w:ascii="Fb Fontext" w:hAnsi="Fb Fontext" w:hint="cs"/>
          <w:sz w:val="32"/>
          <w:rtl/>
        </w:rPr>
        <w:t>,</w:t>
      </w:r>
    </w:p>
    <w:p w14:paraId="56F0823E" w14:textId="77777777" w:rsidR="00A85AC8" w:rsidRPr="00E600D8" w:rsidRDefault="006E0774" w:rsidP="00015E18">
      <w:pPr>
        <w:pStyle w:val="38"/>
        <w:framePr w:wrap="notBeside"/>
        <w:rPr>
          <w:rtl/>
        </w:rPr>
      </w:pPr>
      <w:r w:rsidRPr="00E600D8">
        <w:rPr>
          <w:rFonts w:hint="cs"/>
          <w:rtl/>
        </w:rPr>
        <w:t>ודחינן</w:t>
      </w:r>
      <w:r w:rsidR="00A85AC8" w:rsidRPr="00E600D8">
        <w:rPr>
          <w:rtl/>
        </w:rPr>
        <w:t>:</w:t>
      </w:r>
    </w:p>
    <w:p w14:paraId="63D084A4" w14:textId="4A2DB7C9" w:rsidR="009469D7" w:rsidRDefault="006E0774" w:rsidP="006E0774">
      <w:pPr>
        <w:rPr>
          <w:rFonts w:ascii="Fb Fontext" w:hAnsi="Fb Fontext"/>
          <w:rtl/>
        </w:rPr>
      </w:pPr>
      <w:r w:rsidRPr="00224C4C">
        <w:rPr>
          <w:rFonts w:ascii="Fb Fontext" w:hAnsi="Fb Fontext" w:hint="cs"/>
          <w:rtl/>
        </w:rPr>
        <w:t>דאפשר דלא שוי</w:t>
      </w:r>
      <w:r w:rsidR="00EA3C67">
        <w:rPr>
          <w:rFonts w:ascii="Fb Fontext" w:hAnsi="Fb Fontext" w:hint="cs"/>
          <w:rtl/>
        </w:rPr>
        <w:t>,</w:t>
      </w:r>
      <w:r w:rsidRPr="00224C4C">
        <w:rPr>
          <w:rFonts w:ascii="Fb Fontext" w:hAnsi="Fb Fontext" w:hint="cs"/>
          <w:rtl/>
        </w:rPr>
        <w:t xml:space="preserve"> ומהני כיו</w:t>
      </w:r>
      <w:r w:rsidR="00CD5F49">
        <w:rPr>
          <w:rFonts w:ascii="Fb Fontext" w:hAnsi="Fb Fontext" w:hint="cs"/>
          <w:rtl/>
        </w:rPr>
        <w:t xml:space="preserve">ן שקיבל </w:t>
      </w:r>
      <w:r w:rsidRPr="00224C4C">
        <w:rPr>
          <w:rFonts w:ascii="Fb Fontext" w:hAnsi="Fb Fontext" w:hint="cs"/>
          <w:rtl/>
        </w:rPr>
        <w:t>כהן עליה</w:t>
      </w:r>
      <w:r w:rsidR="00EA3C67">
        <w:rPr>
          <w:rFonts w:ascii="Fb Fontext" w:hAnsi="Fb Fontext" w:hint="cs"/>
          <w:rtl/>
        </w:rPr>
        <w:t>,</w:t>
      </w:r>
    </w:p>
    <w:p w14:paraId="50E5E2A7" w14:textId="31FA20FE" w:rsidR="006E0774" w:rsidRPr="00131640" w:rsidRDefault="006E0774" w:rsidP="006E0774">
      <w:pPr>
        <w:rPr>
          <w:rtl/>
        </w:rPr>
      </w:pPr>
      <w:r w:rsidRPr="00CD5F49">
        <w:rPr>
          <w:rStyle w:val="afffff3"/>
          <w:rFonts w:hint="cs"/>
          <w:rtl/>
        </w:rPr>
        <w:t>כר</w:t>
      </w:r>
      <w:r w:rsidRPr="00CD5F49">
        <w:rPr>
          <w:rStyle w:val="afffff3"/>
          <w:rtl/>
        </w:rPr>
        <w:t>"</w:t>
      </w:r>
      <w:r w:rsidRPr="00CD5F49">
        <w:rPr>
          <w:rStyle w:val="afffff3"/>
          <w:rFonts w:hint="cs"/>
          <w:rtl/>
        </w:rPr>
        <w:t>כ</w:t>
      </w:r>
      <w:r w:rsidRPr="00224C4C">
        <w:rPr>
          <w:rFonts w:ascii="Fb Fontext" w:hAnsi="Fb Fontext" w:hint="cs"/>
          <w:rtl/>
        </w:rPr>
        <w:t xml:space="preserve"> שלקח סודר מפדיון הבן</w:t>
      </w:r>
      <w:r w:rsidR="00CD5F49">
        <w:rPr>
          <w:rFonts w:ascii="Fb Fontext" w:hAnsi="Fb Fontext" w:hint="cs"/>
          <w:rtl/>
        </w:rPr>
        <w:t>,</w:t>
      </w:r>
      <w:r w:rsidRPr="00224C4C">
        <w:rPr>
          <w:rFonts w:ascii="Fb Fontext" w:hAnsi="Fb Fontext" w:hint="cs"/>
          <w:rtl/>
        </w:rPr>
        <w:t xml:space="preserve"> </w:t>
      </w:r>
      <w:r w:rsidR="00CD5F49">
        <w:rPr>
          <w:rFonts w:ascii="Fb Fontext" w:hAnsi="Fb Fontext" w:hint="cs"/>
          <w:rtl/>
        </w:rPr>
        <w:t xml:space="preserve">דלי זה שווה </w:t>
      </w:r>
      <w:r w:rsidRPr="00224C4C">
        <w:rPr>
          <w:rFonts w:ascii="Fb Fontext" w:hAnsi="Fb Fontext" w:hint="cs"/>
          <w:rtl/>
        </w:rPr>
        <w:t>ה' סלעים</w:t>
      </w:r>
      <w:r w:rsidR="00CD5F49">
        <w:rPr>
          <w:rFonts w:ascii="Fb Fontext" w:hAnsi="Fb Fontext" w:hint="cs"/>
          <w:rtl/>
        </w:rPr>
        <w:t>,</w:t>
      </w:r>
    </w:p>
    <w:p w14:paraId="5B61F027" w14:textId="77777777" w:rsidR="00A85AC8" w:rsidRPr="00E600D8" w:rsidRDefault="006E0774" w:rsidP="00015E18">
      <w:pPr>
        <w:pStyle w:val="38"/>
        <w:framePr w:wrap="notBeside"/>
        <w:rPr>
          <w:rtl/>
        </w:rPr>
      </w:pPr>
      <w:r w:rsidRPr="00E600D8">
        <w:rPr>
          <w:rFonts w:hint="cs"/>
          <w:rtl/>
        </w:rPr>
        <w:t>ודחה רב אשי</w:t>
      </w:r>
      <w:r w:rsidR="00A85AC8" w:rsidRPr="00E600D8">
        <w:rPr>
          <w:rtl/>
        </w:rPr>
        <w:t>:</w:t>
      </w:r>
    </w:p>
    <w:p w14:paraId="43EA48D4" w14:textId="2AF385D4" w:rsidR="009469D7" w:rsidRPr="00DB13A1" w:rsidRDefault="00A926A1" w:rsidP="00015E18">
      <w:pPr>
        <w:rPr>
          <w:rFonts w:ascii="Fb Fontext" w:hAnsi="Fb Fontext"/>
          <w:spacing w:val="2"/>
          <w:sz w:val="32"/>
          <w:rtl/>
        </w:rPr>
      </w:pPr>
      <w:r w:rsidRPr="00DB13A1">
        <w:rPr>
          <w:rFonts w:ascii="Fb Fontext" w:hAnsi="Fb Fontext" w:hint="cs"/>
          <w:spacing w:val="2"/>
          <w:sz w:val="32"/>
          <w:rtl/>
        </w:rPr>
        <w:t>ד</w:t>
      </w:r>
      <w:r>
        <w:rPr>
          <w:rFonts w:ascii="Fb Fontext" w:hAnsi="Fb Fontext" w:hint="cs"/>
          <w:spacing w:val="2"/>
          <w:sz w:val="32"/>
          <w:rtl/>
        </w:rPr>
        <w:t xml:space="preserve">רק </w:t>
      </w:r>
      <w:r>
        <w:rPr>
          <w:rStyle w:val="afffff3"/>
          <w:rFonts w:ascii="Fb Fontext" w:hAnsi="Fb Fontext" w:hint="cs"/>
          <w:spacing w:val="2"/>
          <w:sz w:val="32"/>
          <w:rtl/>
          <w:rPrChange w:id="9013" w:author="מנוע אמוראים" w:date="2026-10-05T16:42:07Z">
            <w:rPr>
              <w:rFonts w:ascii="Fb Fontext" w:hAnsi="Fb Fontext" w:hint="cs"/>
              <w:spacing w:val="2"/>
              <w:sz w:val="32"/>
              <w:rtl/>
            </w:rPr>
          </w:rPrChange>
        </w:rPr>
        <w:t xml:space="preserve">ר</w:t>
      </w:r>
      <w:r>
        <w:rPr>
          <w:rStyle w:val="afffff3"/>
          <w:rFonts w:ascii="Fb Fontext" w:hAnsi="Fb Fontext"/>
          <w:spacing w:val="2"/>
          <w:sz w:val="32"/>
          <w:rtl/>
          <w:rPrChange w:id="9014" w:author="מנוע אמוראים" w:date="2026-10-05T16:42:07Z">
            <w:rPr>
              <w:rFonts w:ascii="Fb Fontext" w:hAnsi="Fb Fontext"/>
              <w:spacing w:val="2"/>
              <w:sz w:val="32"/>
              <w:rtl/>
            </w:rPr>
          </w:rPrChange>
        </w:rPr>
        <w:t xml:space="preserve">"</w:t>
      </w:r>
      <w:r>
        <w:rPr>
          <w:rStyle w:val="afffff3"/>
          <w:rFonts w:ascii="Fb Fontext" w:hAnsi="Fb Fontext" w:hint="cs"/>
          <w:spacing w:val="2"/>
          <w:sz w:val="32"/>
          <w:rtl/>
          <w:rPrChange w:id="9015" w:author="מנוע אמוראים" w:date="2026-10-05T16:42:07Z">
            <w:rPr>
              <w:rFonts w:ascii="Fb Fontext" w:hAnsi="Fb Fontext" w:hint="cs"/>
              <w:spacing w:val="2"/>
              <w:sz w:val="32"/>
              <w:rtl/>
            </w:rPr>
          </w:rPrChange>
        </w:rPr>
        <w:t xml:space="preserve">כ</w:t>
      </w:r>
      <w:r>
        <w:rPr>
          <w:rFonts w:ascii="Fb Fontext" w:hAnsi="Fb Fontext" w:hint="cs"/>
          <w:spacing w:val="2"/>
          <w:sz w:val="32"/>
          <w:rtl/>
        </w:rPr>
        <w:t xml:space="preserve"> ד</w:t>
      </w:r>
      <w:r w:rsidR="00015E18" w:rsidRPr="00DB13A1">
        <w:rPr>
          <w:rFonts w:ascii="Fb Fontext" w:hAnsi="Fb Fontext" w:hint="cs"/>
          <w:spacing w:val="2"/>
          <w:sz w:val="32"/>
          <w:rtl/>
        </w:rPr>
        <w:t xml:space="preserve">אדם גדול </w:t>
      </w:r>
      <w:r w:rsidR="006E0774" w:rsidRPr="00DB13A1">
        <w:rPr>
          <w:rFonts w:ascii="Fb Fontext" w:hAnsi="Fb Fontext" w:hint="cs"/>
          <w:spacing w:val="2"/>
          <w:sz w:val="32"/>
          <w:rtl/>
        </w:rPr>
        <w:t>הוא וצריך סודר לראשו</w:t>
      </w:r>
      <w:r w:rsidRPr="00DB13A1">
        <w:rPr>
          <w:rFonts w:ascii="Fb Fontext" w:hAnsi="Fb Fontext" w:hint="cs"/>
          <w:spacing w:val="2"/>
          <w:sz w:val="32"/>
          <w:rtl/>
        </w:rPr>
        <w:t>,</w:t>
      </w:r>
      <w:r w:rsidR="006E0774" w:rsidRPr="00DB13A1">
        <w:rPr>
          <w:rFonts w:ascii="Fb Fontext" w:hAnsi="Fb Fontext" w:hint="cs"/>
          <w:spacing w:val="2"/>
          <w:sz w:val="32"/>
          <w:rtl/>
        </w:rPr>
        <w:t xml:space="preserve"> אבל כו</w:t>
      </w:r>
      <w:r w:rsidR="006E0774" w:rsidRPr="00DB13A1">
        <w:rPr>
          <w:rFonts w:ascii="Fb Fontext" w:hAnsi="Fb Fontext"/>
          <w:spacing w:val="2"/>
          <w:sz w:val="32"/>
          <w:rtl/>
        </w:rPr>
        <w:t>"</w:t>
      </w:r>
      <w:r w:rsidR="006E0774" w:rsidRPr="00DB13A1">
        <w:rPr>
          <w:rFonts w:ascii="Fb Fontext" w:hAnsi="Fb Fontext" w:hint="cs"/>
          <w:spacing w:val="2"/>
          <w:sz w:val="32"/>
          <w:rtl/>
        </w:rPr>
        <w:t>ע לא מהני</w:t>
      </w:r>
    </w:p>
    <w:p w14:paraId="7380879E" w14:textId="0D3EF92F" w:rsidR="006E0774" w:rsidRPr="00131640" w:rsidRDefault="00015E18" w:rsidP="00015E18">
      <w:pPr>
        <w:rPr>
          <w:rtl/>
        </w:rPr>
      </w:pPr>
      <w:r>
        <w:rPr>
          <w:rStyle w:val="afffff3"/>
          <w:rFonts w:hint="cs"/>
          <w:rtl/>
        </w:rPr>
        <w:t>כ</w:t>
      </w:r>
      <w:r w:rsidR="006E0774" w:rsidRPr="00015E18">
        <w:rPr>
          <w:rStyle w:val="afffff3"/>
          <w:rtl/>
        </w:rPr>
        <w:t>מ</w:t>
      </w:r>
      <w:r w:rsidR="006E0774" w:rsidRPr="00015E18">
        <w:rPr>
          <w:rStyle w:val="afffff3"/>
          <w:rFonts w:hint="cs"/>
          <w:rtl/>
        </w:rPr>
        <w:t>בר</w:t>
      </w:r>
      <w:r w:rsidR="006E0774" w:rsidRPr="00015E18">
        <w:rPr>
          <w:rStyle w:val="afffff3"/>
          <w:rtl/>
        </w:rPr>
        <w:t>"</w:t>
      </w:r>
      <w:r w:rsidR="006E0774" w:rsidRPr="00015E18">
        <w:rPr>
          <w:rStyle w:val="afffff3"/>
          <w:rFonts w:hint="cs"/>
          <w:rtl/>
        </w:rPr>
        <w:t xml:space="preserve">א </w:t>
      </w:r>
      <w:r>
        <w:rPr>
          <w:rFonts w:ascii="Fb Fontext" w:hAnsi="Fb Fontext" w:hint="cs"/>
          <w:sz w:val="32"/>
          <w:rtl/>
        </w:rPr>
        <w:t>ש</w:t>
      </w:r>
      <w:r w:rsidR="006E0774" w:rsidRPr="00224C4C">
        <w:rPr>
          <w:rFonts w:ascii="Fb Fontext" w:hAnsi="Fb Fontext" w:hint="cs"/>
          <w:sz w:val="32"/>
          <w:rtl/>
        </w:rPr>
        <w:t xml:space="preserve">קנה סודר </w:t>
      </w:r>
      <w:r w:rsidR="006E0774" w:rsidRPr="00015E18">
        <w:rPr>
          <w:rStyle w:val="afffff3"/>
          <w:rFonts w:hint="cs"/>
          <w:rtl/>
        </w:rPr>
        <w:t>מאם רבה</w:t>
      </w:r>
      <w:r w:rsidR="006E0774" w:rsidRPr="00015E18">
        <w:rPr>
          <w:rStyle w:val="afffff3"/>
          <w:rtl/>
        </w:rPr>
        <w:t xml:space="preserve"> מקובי</w:t>
      </w:r>
      <w:r w:rsidR="006E0774" w:rsidRPr="00224C4C">
        <w:rPr>
          <w:rFonts w:ascii="Fb Fontext" w:hAnsi="Fb Fontext"/>
          <w:sz w:val="32"/>
          <w:rtl/>
        </w:rPr>
        <w:t>, שו</w:t>
      </w:r>
      <w:r>
        <w:rPr>
          <w:rFonts w:ascii="Fb Fontext" w:hAnsi="Fb Fontext" w:hint="cs"/>
          <w:sz w:val="32"/>
          <w:rtl/>
        </w:rPr>
        <w:t>ה</w:t>
      </w:r>
      <w:r w:rsidR="006E0774" w:rsidRPr="00224C4C">
        <w:rPr>
          <w:rFonts w:ascii="Fb Fontext" w:hAnsi="Fb Fontext"/>
          <w:sz w:val="32"/>
          <w:rtl/>
        </w:rPr>
        <w:t xml:space="preserve"> עשר ב</w:t>
      </w:r>
      <w:r>
        <w:rPr>
          <w:rFonts w:ascii="Fb Fontext" w:hAnsi="Fb Fontext" w:hint="cs"/>
          <w:sz w:val="32"/>
          <w:rtl/>
        </w:rPr>
        <w:t>י''ג</w:t>
      </w:r>
      <w:r w:rsidR="006E0774" w:rsidRPr="00224C4C">
        <w:rPr>
          <w:rFonts w:ascii="Fb Fontext" w:hAnsi="Fb Fontext"/>
          <w:sz w:val="32"/>
          <w:rtl/>
        </w:rPr>
        <w:t>.</w:t>
      </w:r>
    </w:p>
    <w:p w14:paraId="0262751C" w14:textId="023EC669" w:rsidR="00D653CB" w:rsidRPr="007309FA" w:rsidRDefault="007309FA" w:rsidP="007309FA">
      <w:pPr>
        <w:pStyle w:val="affffb"/>
        <w:rPr>
          <w:rtl/>
        </w:rPr>
      </w:pPr>
      <w:r w:rsidRPr="007309FA">
        <w:rPr>
          <w:rFonts w:hint="cs"/>
          <w:rtl/>
        </w:rPr>
        <w:t>***</w:t>
      </w:r>
    </w:p>
    <w:p w14:paraId="2E2D9AF8" w14:textId="07ACC393" w:rsidR="00A85AC8" w:rsidRPr="00E600D8" w:rsidRDefault="00A23DE8" w:rsidP="00EA3C67">
      <w:pPr>
        <w:pStyle w:val="38"/>
        <w:framePr w:wrap="notBeside"/>
        <w:rPr>
          <w:rtl/>
        </w:rPr>
      </w:pPr>
      <w:r w:rsidRPr="00E600D8">
        <w:rPr>
          <w:rtl/>
        </w:rPr>
        <w:t>◄</w:t>
      </w:r>
      <w:r w:rsidRPr="00E600D8">
        <w:rPr>
          <w:rFonts w:hint="cs"/>
          <w:rtl/>
        </w:rPr>
        <w:t xml:space="preserve"> </w:t>
      </w:r>
      <w:r w:rsidR="006E0774" w:rsidRPr="00E600D8">
        <w:rPr>
          <w:rFonts w:hint="cs"/>
          <w:rtl/>
        </w:rPr>
        <w:t>ר</w:t>
      </w:r>
      <w:r w:rsidR="006E0774" w:rsidRPr="00E600D8">
        <w:rPr>
          <w:rtl/>
        </w:rPr>
        <w:t>"</w:t>
      </w:r>
      <w:r w:rsidR="006E0774" w:rsidRPr="00E600D8">
        <w:rPr>
          <w:rFonts w:hint="cs"/>
          <w:rtl/>
        </w:rPr>
        <w:t>א</w:t>
      </w:r>
      <w:r w:rsidR="00A85AC8" w:rsidRPr="00E600D8">
        <w:rPr>
          <w:rtl/>
        </w:rPr>
        <w:t>:</w:t>
      </w:r>
    </w:p>
    <w:p w14:paraId="33BA14B7" w14:textId="252C43B1" w:rsidR="006E0774" w:rsidRPr="00131640" w:rsidRDefault="006E0774" w:rsidP="00F65F8B">
      <w:pPr>
        <w:pStyle w:val="affffb"/>
        <w:rPr>
          <w:rtl/>
        </w:rPr>
      </w:pPr>
      <w:r w:rsidRPr="00224C4C">
        <w:rPr>
          <w:rtl/>
        </w:rPr>
        <w:t>התקדשי לי במנה, ונתן לה דינר - הרי זו מקודשת, וישלים.</w:t>
      </w:r>
    </w:p>
    <w:p w14:paraId="04B96F20" w14:textId="28D3E849" w:rsidR="006E0774" w:rsidRPr="00131640" w:rsidRDefault="006E0774" w:rsidP="006E0774">
      <w:pPr>
        <w:rPr>
          <w:rtl/>
        </w:rPr>
      </w:pPr>
      <w:r w:rsidRPr="00224C4C">
        <w:rPr>
          <w:rFonts w:ascii="Fb Fontext" w:hAnsi="Fb Fontext" w:hint="cs"/>
          <w:rtl/>
        </w:rPr>
        <w:t>דכמאן דא</w:t>
      </w:r>
      <w:r w:rsidRPr="00224C4C">
        <w:rPr>
          <w:rFonts w:ascii="Fb Fontext" w:hAnsi="Fb Fontext"/>
          <w:rtl/>
        </w:rPr>
        <w:t>"</w:t>
      </w:r>
      <w:r w:rsidRPr="00224C4C">
        <w:rPr>
          <w:rFonts w:ascii="Fb Fontext" w:hAnsi="Fb Fontext" w:hint="cs"/>
          <w:rtl/>
        </w:rPr>
        <w:t xml:space="preserve">ל </w:t>
      </w:r>
      <w:r w:rsidR="00750D5A">
        <w:rPr>
          <w:rFonts w:ascii="Fb Fontext" w:hAnsi="Fb Fontext" w:hint="cs"/>
          <w:rtl/>
        </w:rPr>
        <w:t xml:space="preserve">על מנת </w:t>
      </w:r>
      <w:r w:rsidR="00750D5A">
        <w:rPr>
          <w:rStyle w:val="afffff3"/>
          <w:rFonts w:hint="cs"/>
          <w:rtl/>
        </w:rPr>
        <w:t xml:space="preserve"> ו</w:t>
      </w:r>
      <w:r w:rsidRPr="00750D5A">
        <w:rPr>
          <w:rStyle w:val="afffff3"/>
          <w:rFonts w:hint="cs"/>
          <w:rtl/>
        </w:rPr>
        <w:t>רב</w:t>
      </w:r>
      <w:r w:rsidR="00750D5A">
        <w:rPr>
          <w:rStyle w:val="afffff3"/>
          <w:rFonts w:hint="cs"/>
          <w:rtl/>
        </w:rPr>
        <w:t>:</w:t>
      </w:r>
      <w:r w:rsidRPr="00224C4C">
        <w:rPr>
          <w:rFonts w:ascii="Fb Fontext" w:hAnsi="Fb Fontext" w:hint="cs"/>
          <w:rtl/>
        </w:rPr>
        <w:t xml:space="preserve"> 'כל האומר ע</w:t>
      </w:r>
      <w:r w:rsidRPr="00224C4C">
        <w:rPr>
          <w:rFonts w:ascii="Fb Fontext" w:hAnsi="Fb Fontext"/>
          <w:rtl/>
        </w:rPr>
        <w:t>"</w:t>
      </w:r>
      <w:r w:rsidRPr="00224C4C">
        <w:rPr>
          <w:rFonts w:ascii="Fb Fontext" w:hAnsi="Fb Fontext" w:hint="cs"/>
          <w:rtl/>
        </w:rPr>
        <w:t xml:space="preserve">מ כאומר </w:t>
      </w:r>
      <w:r w:rsidRPr="00210DF6">
        <w:rPr>
          <w:rStyle w:val="afffa"/>
          <w:rFonts w:ascii="Fb Fontext" w:hAnsi="Fb Fontext" w:cs="BA TM • Vilna Extra-Bold" w:hint="cs"/>
          <w:bCs w:val="0"/>
          <w:rtl/>
        </w:rPr>
        <w:t>מעכשיו</w:t>
      </w:r>
      <w:r w:rsidRPr="00224C4C">
        <w:rPr>
          <w:rFonts w:ascii="Fb Fontext" w:hAnsi="Fb Fontext" w:hint="cs"/>
          <w:rtl/>
        </w:rPr>
        <w:t xml:space="preserve"> דמי</w:t>
      </w:r>
      <w:r w:rsidRPr="00224C4C">
        <w:rPr>
          <w:rFonts w:ascii="Fb Fontext" w:hAnsi="Fb Fontext"/>
          <w:rtl/>
        </w:rPr>
        <w:t>'</w:t>
      </w:r>
      <w:r w:rsidRPr="00224C4C">
        <w:rPr>
          <w:rFonts w:ascii="Fb Fontext" w:hAnsi="Fb Fontext" w:hint="cs"/>
          <w:rtl/>
        </w:rPr>
        <w:t>,</w:t>
      </w:r>
    </w:p>
    <w:p w14:paraId="5299FC58" w14:textId="77777777" w:rsidR="00A85AC8" w:rsidRPr="00E600D8" w:rsidRDefault="002A5A26" w:rsidP="00FF04CD">
      <w:pPr>
        <w:pStyle w:val="38"/>
        <w:framePr w:wrap="notBeside"/>
        <w:rPr>
          <w:rtl/>
        </w:rPr>
      </w:pPr>
      <w:r w:rsidRPr="00E600D8">
        <w:rPr>
          <w:rtl/>
        </w:rPr>
        <w:t>◄</w:t>
      </w:r>
      <w:r w:rsidRPr="00E600D8">
        <w:rPr>
          <w:rFonts w:hint="cs"/>
          <w:rtl/>
        </w:rPr>
        <w:t xml:space="preserve"> </w:t>
      </w:r>
      <w:r w:rsidR="006E0774" w:rsidRPr="00E600D8">
        <w:rPr>
          <w:rFonts w:hint="cs"/>
          <w:rtl/>
        </w:rPr>
        <w:t>והך</w:t>
      </w:r>
      <w:r w:rsidR="00A85AC8" w:rsidRPr="00E600D8">
        <w:rPr>
          <w:rtl/>
        </w:rPr>
        <w:t>:</w:t>
      </w:r>
    </w:p>
    <w:p w14:paraId="58E8CC68" w14:textId="3EBC2310"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התקדשי לי במנה, והיה מונה והולך, ורצה אחד מהן לחזור אפילו בדינר האחרון - הרשות בידו</w:t>
      </w:r>
    </w:p>
    <w:p w14:paraId="4A66ADF4" w14:textId="77777777" w:rsidR="00A85AC8" w:rsidRPr="00E600D8" w:rsidRDefault="008C409F" w:rsidP="00FF04CD">
      <w:pPr>
        <w:pStyle w:val="38"/>
        <w:framePr w:wrap="notBeside"/>
        <w:rPr>
          <w:rtl/>
        </w:rPr>
      </w:pPr>
      <w:r w:rsidRPr="00E600D8">
        <w:rPr>
          <w:rFonts w:hint="cs"/>
          <w:rtl/>
        </w:rPr>
        <w:t xml:space="preserve">א. </w:t>
      </w:r>
      <w:r w:rsidR="006E0774" w:rsidRPr="00E600D8">
        <w:rPr>
          <w:rFonts w:hint="cs"/>
          <w:rtl/>
        </w:rPr>
        <w:t>מיירי</w:t>
      </w:r>
      <w:r w:rsidR="00A85AC8" w:rsidRPr="00E600D8">
        <w:rPr>
          <w:rtl/>
        </w:rPr>
        <w:t>:</w:t>
      </w:r>
    </w:p>
    <w:p w14:paraId="0E3D459A" w14:textId="562E5459" w:rsidR="006E0774" w:rsidRPr="00131640" w:rsidRDefault="006E0774" w:rsidP="008F0368">
      <w:pPr>
        <w:rPr>
          <w:rtl/>
        </w:rPr>
      </w:pPr>
      <w:r w:rsidRPr="00224C4C">
        <w:rPr>
          <w:rFonts w:ascii="Fb Fontext" w:hAnsi="Fb Fontext"/>
          <w:rtl/>
        </w:rPr>
        <w:t xml:space="preserve">דאמר במנה </w:t>
      </w:r>
      <w:r w:rsidRPr="00210DF6">
        <w:rPr>
          <w:rStyle w:val="afffa"/>
          <w:rFonts w:ascii="Fb Fontext" w:hAnsi="Fb Fontext" w:cs="BA TM • Vilna Extra-Bold"/>
          <w:bCs w:val="0"/>
          <w:rtl/>
        </w:rPr>
        <w:t>זו</w:t>
      </w:r>
      <w:r w:rsidRPr="00224C4C">
        <w:rPr>
          <w:rFonts w:ascii="Fb Fontext" w:hAnsi="Fb Fontext"/>
          <w:rtl/>
        </w:rPr>
        <w:t>.</w:t>
      </w:r>
      <w:r w:rsidRPr="00224C4C">
        <w:rPr>
          <w:rFonts w:ascii="Fb Fontext" w:hAnsi="Fb Fontext" w:hint="cs"/>
          <w:rtl/>
        </w:rPr>
        <w:t xml:space="preserve"> ורישא וסיפא במנה זו</w:t>
      </w:r>
      <w:r w:rsidR="00FF04CD">
        <w:rPr>
          <w:rFonts w:ascii="Fb Fontext" w:hAnsi="Fb Fontext" w:hint="cs"/>
          <w:rtl/>
        </w:rPr>
        <w:t>,</w:t>
      </w:r>
      <w:r w:rsidR="008F0368">
        <w:rPr>
          <w:rFonts w:ascii="Fb Fontext" w:hAnsi="Fb Fontext" w:hint="cs"/>
          <w:rtl/>
        </w:rPr>
        <w:t xml:space="preserve"> </w:t>
      </w:r>
      <w:r w:rsidRPr="00224C4C">
        <w:rPr>
          <w:rFonts w:ascii="Fb Fontext" w:hAnsi="Fb Fontext" w:hint="cs"/>
          <w:rtl/>
        </w:rPr>
        <w:t>ומפרש בסיפא לרישא ד</w:t>
      </w:r>
      <w:r w:rsidRPr="00224C4C">
        <w:rPr>
          <w:rFonts w:ascii="Fb Fontext" w:hAnsi="Fb Fontext"/>
          <w:rtl/>
        </w:rPr>
        <w:t xml:space="preserve">התקדשי לי במנה </w:t>
      </w:r>
      <w:r w:rsidRPr="00210DF6">
        <w:rPr>
          <w:rStyle w:val="afffa"/>
          <w:rFonts w:ascii="Fb Fontext" w:hAnsi="Fb Fontext" w:cs="BA TM • Vilna Extra-Bold"/>
          <w:bCs w:val="0"/>
          <w:rtl/>
        </w:rPr>
        <w:t>זו</w:t>
      </w:r>
      <w:r w:rsidRPr="00224C4C">
        <w:rPr>
          <w:rFonts w:ascii="Fb Fontext" w:hAnsi="Fb Fontext"/>
          <w:rtl/>
        </w:rPr>
        <w:t xml:space="preserve">, ונמצא מנה חסר דינר או דינר של נחשת - אינה מקודשת, </w:t>
      </w:r>
      <w:r w:rsidRPr="00224C4C">
        <w:rPr>
          <w:rFonts w:ascii="Fb Fontext" w:hAnsi="Fb Fontext"/>
          <w:sz w:val="32"/>
          <w:rtl/>
        </w:rPr>
        <w:t>דינר רע - הרי זו מקודשת, ויחליף</w:t>
      </w:r>
      <w:r w:rsidR="008F0368">
        <w:rPr>
          <w:rFonts w:ascii="Fb Fontext" w:hAnsi="Fb Fontext" w:hint="cs"/>
          <w:sz w:val="32"/>
          <w:rtl/>
        </w:rPr>
        <w:t>.</w:t>
      </w:r>
    </w:p>
    <w:p w14:paraId="460546FE" w14:textId="77777777" w:rsidR="00A85AC8" w:rsidRPr="00E600D8" w:rsidRDefault="006E0774" w:rsidP="008F0368">
      <w:pPr>
        <w:pStyle w:val="38"/>
        <w:framePr w:wrap="notBeside"/>
        <w:rPr>
          <w:rtl/>
        </w:rPr>
      </w:pPr>
      <w:r w:rsidRPr="00E600D8">
        <w:rPr>
          <w:rFonts w:hint="cs"/>
          <w:rtl/>
        </w:rPr>
        <w:t>ואין להוכיח</w:t>
      </w:r>
      <w:r w:rsidR="00A85AC8" w:rsidRPr="00E600D8">
        <w:rPr>
          <w:rtl/>
        </w:rPr>
        <w:t>:</w:t>
      </w:r>
    </w:p>
    <w:p w14:paraId="5FA3D6C5" w14:textId="05771FA2" w:rsidR="006E0774" w:rsidRPr="00131640" w:rsidRDefault="006E0774" w:rsidP="006E0774">
      <w:pPr>
        <w:rPr>
          <w:rtl/>
        </w:rPr>
      </w:pPr>
      <w:r w:rsidRPr="00224C4C">
        <w:rPr>
          <w:rFonts w:ascii="Fb Fontext" w:hAnsi="Fb Fontext" w:hint="cs"/>
          <w:rtl/>
        </w:rPr>
        <w:t>דמיירי במ</w:t>
      </w:r>
      <w:r w:rsidR="008F0368">
        <w:rPr>
          <w:rFonts w:ascii="Fb Fontext" w:hAnsi="Fb Fontext" w:hint="cs"/>
          <w:rtl/>
        </w:rPr>
        <w:t>נ</w:t>
      </w:r>
      <w:r w:rsidRPr="00224C4C">
        <w:rPr>
          <w:rFonts w:ascii="Fb Fontext" w:hAnsi="Fb Fontext" w:hint="cs"/>
          <w:rtl/>
        </w:rPr>
        <w:t>ה זו דכ</w:t>
      </w:r>
      <w:r w:rsidRPr="00224C4C">
        <w:rPr>
          <w:rFonts w:ascii="Fb Fontext" w:hAnsi="Fb Fontext"/>
          <w:rtl/>
        </w:rPr>
        <w:t>"</w:t>
      </w:r>
      <w:r w:rsidRPr="00224C4C">
        <w:rPr>
          <w:rFonts w:ascii="Fb Fontext" w:hAnsi="Fb Fontext" w:hint="cs"/>
          <w:rtl/>
        </w:rPr>
        <w:t>ש ממנה סתם שלא מהני</w:t>
      </w:r>
    </w:p>
    <w:p w14:paraId="71D4B2E0" w14:textId="4DF9E09C" w:rsidR="00A85AC8" w:rsidRPr="00E600D8" w:rsidRDefault="00E600D8" w:rsidP="008F0368">
      <w:pPr>
        <w:pStyle w:val="38"/>
        <w:framePr w:wrap="notBeside"/>
        <w:rPr>
          <w:rtl/>
        </w:rPr>
      </w:pPr>
      <w:r w:rsidRPr="00E600D8">
        <w:rPr>
          <w:rFonts w:hint="cs"/>
          <w:rtl/>
        </w:rPr>
        <w:t>-</w:t>
      </w:r>
    </w:p>
    <w:p w14:paraId="2B733BC1" w14:textId="71E17865" w:rsidR="006E0774" w:rsidRPr="00DB13A1" w:rsidRDefault="008F0368" w:rsidP="008F0368">
      <w:pPr>
        <w:rPr>
          <w:spacing w:val="0"/>
          <w:rtl/>
        </w:rPr>
      </w:pPr>
      <w:r w:rsidRPr="00DB13A1">
        <w:rPr>
          <w:rFonts w:ascii="Fb Fontext" w:hAnsi="Fb Fontext" w:hint="cs"/>
          <w:spacing w:val="0"/>
          <w:sz w:val="32"/>
          <w:rtl/>
        </w:rPr>
        <w:t xml:space="preserve">דא''כ </w:t>
      </w:r>
      <w:r w:rsidR="006E0774" w:rsidRPr="00DB13A1">
        <w:rPr>
          <w:rFonts w:ascii="Fb Fontext" w:hAnsi="Fb Fontext" w:hint="cs"/>
          <w:spacing w:val="0"/>
          <w:sz w:val="32"/>
          <w:rtl/>
        </w:rPr>
        <w:t xml:space="preserve">אדרבה </w:t>
      </w:r>
      <w:r w:rsidR="006E0774" w:rsidRPr="00DB13A1">
        <w:rPr>
          <w:rFonts w:ascii="Fb Fontext" w:hAnsi="Fb Fontext"/>
          <w:spacing w:val="0"/>
          <w:sz w:val="32"/>
          <w:rtl/>
        </w:rPr>
        <w:t>תנא סיפא לגלוי רישא,</w:t>
      </w:r>
      <w:r w:rsidR="006E0774" w:rsidRPr="00DB13A1">
        <w:rPr>
          <w:rFonts w:ascii="Fb Fontext" w:hAnsi="Fb Fontext" w:hint="cs"/>
          <w:spacing w:val="0"/>
          <w:sz w:val="32"/>
          <w:rtl/>
        </w:rPr>
        <w:t xml:space="preserve"> </w:t>
      </w:r>
      <w:r w:rsidR="000801C2" w:rsidRPr="00DB13A1">
        <w:rPr>
          <w:rFonts w:ascii="Fb Fontext" w:hAnsi="Fb Fontext" w:hint="cs"/>
          <w:spacing w:val="0"/>
          <w:sz w:val="32"/>
          <w:rtl/>
        </w:rPr>
        <w:t>ש</w:t>
      </w:r>
      <w:r w:rsidR="006E0774" w:rsidRPr="00DB13A1">
        <w:rPr>
          <w:rFonts w:ascii="Fb Fontext" w:hAnsi="Fb Fontext" w:hint="cs"/>
          <w:spacing w:val="0"/>
          <w:sz w:val="32"/>
          <w:rtl/>
        </w:rPr>
        <w:t>לא ת</w:t>
      </w:r>
      <w:r w:rsidR="000801C2" w:rsidRPr="00DB13A1">
        <w:rPr>
          <w:rFonts w:ascii="Fb Fontext" w:hAnsi="Fb Fontext" w:hint="cs"/>
          <w:spacing w:val="0"/>
          <w:sz w:val="32"/>
          <w:rtl/>
        </w:rPr>
        <w:t xml:space="preserve">אמר </w:t>
      </w:r>
      <w:r w:rsidR="006E0774" w:rsidRPr="00DB13A1">
        <w:rPr>
          <w:rFonts w:ascii="Fb Fontext" w:hAnsi="Fb Fontext" w:hint="cs"/>
          <w:spacing w:val="0"/>
          <w:sz w:val="32"/>
          <w:rtl/>
        </w:rPr>
        <w:t>דבמנה סתם מהני</w:t>
      </w:r>
    </w:p>
    <w:p w14:paraId="165F6C11" w14:textId="2F296938" w:rsidR="00A85AC8" w:rsidRPr="00E600D8" w:rsidRDefault="008C409F" w:rsidP="000801C2">
      <w:pPr>
        <w:pStyle w:val="38"/>
        <w:framePr w:wrap="notBeside"/>
        <w:rPr>
          <w:rtl/>
        </w:rPr>
      </w:pPr>
      <w:r w:rsidRPr="00E600D8">
        <w:rPr>
          <w:rFonts w:hint="cs"/>
          <w:rtl/>
        </w:rPr>
        <w:t xml:space="preserve">ב. </w:t>
      </w:r>
      <w:r w:rsidR="006E0774" w:rsidRPr="00E600D8">
        <w:rPr>
          <w:rtl/>
        </w:rPr>
        <w:t>רב אשי</w:t>
      </w:r>
      <w:r w:rsidR="00A85AC8" w:rsidRPr="00E600D8">
        <w:rPr>
          <w:rFonts w:hint="cs"/>
          <w:rtl/>
        </w:rPr>
        <w:t>:</w:t>
      </w:r>
    </w:p>
    <w:p w14:paraId="7EC81C13" w14:textId="27342440" w:rsidR="006E0774" w:rsidRPr="00131640" w:rsidRDefault="000801C2" w:rsidP="006E0774">
      <w:pPr>
        <w:rPr>
          <w:rtl/>
        </w:rPr>
      </w:pPr>
      <w:r>
        <w:rPr>
          <w:rFonts w:ascii="Fb Fontext" w:hAnsi="Fb Fontext" w:hint="cs"/>
          <w:sz w:val="32"/>
          <w:rtl/>
        </w:rPr>
        <w:t xml:space="preserve">שאני </w:t>
      </w:r>
      <w:r w:rsidR="006E0774" w:rsidRPr="00224C4C">
        <w:rPr>
          <w:rFonts w:ascii="Fb Fontext" w:hAnsi="Fb Fontext"/>
          <w:sz w:val="32"/>
          <w:rtl/>
        </w:rPr>
        <w:t xml:space="preserve">מונה והולך, </w:t>
      </w:r>
      <w:r>
        <w:rPr>
          <w:rFonts w:ascii="Fb Fontext" w:hAnsi="Fb Fontext" w:hint="cs"/>
          <w:sz w:val="32"/>
          <w:rtl/>
        </w:rPr>
        <w:t>ש</w:t>
      </w:r>
      <w:r w:rsidR="006E0774" w:rsidRPr="00224C4C">
        <w:rPr>
          <w:rFonts w:ascii="Fb Fontext" w:hAnsi="Fb Fontext"/>
          <w:sz w:val="32"/>
          <w:rtl/>
        </w:rPr>
        <w:t xml:space="preserve">דעתה </w:t>
      </w:r>
      <w:r>
        <w:rPr>
          <w:rFonts w:ascii="Fb Fontext" w:hAnsi="Fb Fontext" w:hint="cs"/>
          <w:sz w:val="32"/>
          <w:rtl/>
        </w:rPr>
        <w:t>על הכל</w:t>
      </w:r>
      <w:r w:rsidR="006E0774" w:rsidRPr="00224C4C">
        <w:rPr>
          <w:rFonts w:ascii="Fb Fontext" w:hAnsi="Fb Fontext"/>
          <w:sz w:val="32"/>
          <w:rtl/>
        </w:rPr>
        <w:t>.</w:t>
      </w:r>
    </w:p>
    <w:p w14:paraId="03633A3C" w14:textId="3D001CDC" w:rsidR="00A85AC8" w:rsidRPr="00E600D8" w:rsidRDefault="00E600D8" w:rsidP="008C409F">
      <w:pPr>
        <w:pStyle w:val="38"/>
        <w:framePr w:wrap="notBeside"/>
        <w:rPr>
          <w:rtl/>
        </w:rPr>
      </w:pPr>
      <w:r w:rsidRPr="00E600D8">
        <w:rPr>
          <w:rtl/>
        </w:rPr>
        <w:t>•</w:t>
      </w:r>
    </w:p>
    <w:p w14:paraId="5DE9F13F" w14:textId="5E692953" w:rsidR="006E0774" w:rsidRPr="00131640" w:rsidRDefault="006E0774" w:rsidP="006E0774">
      <w:pPr>
        <w:rPr>
          <w:rtl/>
        </w:rPr>
      </w:pPr>
      <w:r w:rsidRPr="00210DF6">
        <w:rPr>
          <w:rFonts w:ascii="Fb Fontext" w:hAnsi="Fb Fontext" w:cs="BA TM • Vilna Extra-Bold"/>
          <w:rtl/>
        </w:rPr>
        <w:t>דינר נחשת</w:t>
      </w:r>
      <w:r w:rsidRPr="00224C4C">
        <w:rPr>
          <w:rFonts w:ascii="Fb Fontext" w:hAnsi="Fb Fontext"/>
          <w:rtl/>
        </w:rPr>
        <w:t xml:space="preserve"> </w:t>
      </w:r>
      <w:r w:rsidRPr="00224C4C">
        <w:rPr>
          <w:rFonts w:ascii="Fb Fontext" w:hAnsi="Fb Fontext" w:hint="cs"/>
          <w:rtl/>
        </w:rPr>
        <w:t xml:space="preserve">מיירי </w:t>
      </w:r>
      <w:r w:rsidR="00603704" w:rsidRPr="00603704">
        <w:rPr>
          <w:rStyle w:val="afffff3"/>
          <w:rFonts w:hint="cs"/>
          <w:rtl/>
        </w:rPr>
        <w:t>א.</w:t>
      </w:r>
      <w:r w:rsidR="00603704">
        <w:rPr>
          <w:rFonts w:ascii="Fb Fontext" w:hAnsi="Fb Fontext" w:hint="cs"/>
          <w:rtl/>
        </w:rPr>
        <w:t xml:space="preserve"> </w:t>
      </w:r>
      <w:r w:rsidRPr="00224C4C">
        <w:rPr>
          <w:rFonts w:ascii="Fb Fontext" w:hAnsi="Fb Fontext" w:hint="cs"/>
          <w:rtl/>
        </w:rPr>
        <w:t>שהביא לה בלי</w:t>
      </w:r>
      <w:r w:rsidR="004D012F">
        <w:rPr>
          <w:rFonts w:ascii="Fb Fontext" w:hAnsi="Fb Fontext" w:hint="cs"/>
          <w:rtl/>
        </w:rPr>
        <w:t>ל</w:t>
      </w:r>
      <w:r w:rsidRPr="00224C4C">
        <w:rPr>
          <w:rFonts w:ascii="Fb Fontext" w:hAnsi="Fb Fontext" w:hint="cs"/>
          <w:rtl/>
        </w:rPr>
        <w:t>ה</w:t>
      </w:r>
      <w:r w:rsidR="004D012F">
        <w:rPr>
          <w:rFonts w:ascii="Fb Fontext" w:hAnsi="Fb Fontext" w:hint="cs"/>
          <w:rtl/>
        </w:rPr>
        <w:t>,</w:t>
      </w:r>
      <w:r w:rsidRPr="00224C4C">
        <w:rPr>
          <w:rFonts w:ascii="Fb Fontext" w:hAnsi="Fb Fontext" w:hint="cs"/>
          <w:rtl/>
        </w:rPr>
        <w:t xml:space="preserve"> </w:t>
      </w:r>
      <w:r w:rsidR="004D012F" w:rsidRPr="00603704">
        <w:rPr>
          <w:rStyle w:val="afffff3"/>
          <w:rFonts w:hint="cs"/>
          <w:rtl/>
        </w:rPr>
        <w:t>ב.</w:t>
      </w:r>
      <w:r w:rsidRPr="00224C4C">
        <w:rPr>
          <w:rFonts w:ascii="Fb Fontext" w:hAnsi="Fb Fontext" w:hint="cs"/>
          <w:rtl/>
        </w:rPr>
        <w:t xml:space="preserve"> שנמצא בין הזוזים</w:t>
      </w:r>
    </w:p>
    <w:p w14:paraId="72D8F0E6" w14:textId="77777777" w:rsidR="006E0774" w:rsidRPr="00131640" w:rsidRDefault="006E0774" w:rsidP="006E0774">
      <w:pPr>
        <w:rPr>
          <w:rtl/>
        </w:rPr>
      </w:pPr>
      <w:r w:rsidRPr="00210DF6">
        <w:rPr>
          <w:rFonts w:ascii="Fb Fontext" w:hAnsi="Fb Fontext" w:cs="BA TM • Vilna Extra-Bold" w:hint="cs"/>
          <w:rtl/>
        </w:rPr>
        <w:t>דינר רע</w:t>
      </w:r>
      <w:r w:rsidRPr="00224C4C">
        <w:rPr>
          <w:rFonts w:ascii="Fb Fontext" w:hAnsi="Fb Fontext" w:hint="cs"/>
          <w:rtl/>
        </w:rPr>
        <w:t xml:space="preserve"> היינו שיוצא ע</w:t>
      </w:r>
      <w:r w:rsidRPr="00224C4C">
        <w:rPr>
          <w:rFonts w:ascii="Fb Fontext" w:hAnsi="Fb Fontext"/>
          <w:rtl/>
        </w:rPr>
        <w:t>"</w:t>
      </w:r>
      <w:r w:rsidRPr="00224C4C">
        <w:rPr>
          <w:rFonts w:ascii="Fb Fontext" w:hAnsi="Fb Fontext" w:hint="cs"/>
          <w:rtl/>
        </w:rPr>
        <w:t>י הדחק</w:t>
      </w:r>
    </w:p>
    <w:p w14:paraId="2A78E3A5" w14:textId="5A3F3FF7" w:rsidR="00D653CB" w:rsidRPr="007309FA" w:rsidRDefault="007309FA" w:rsidP="007309FA">
      <w:pPr>
        <w:pStyle w:val="affffb"/>
        <w:rPr>
          <w:rtl/>
        </w:rPr>
      </w:pPr>
      <w:r w:rsidRPr="007309FA">
        <w:rPr>
          <w:rFonts w:hint="cs"/>
          <w:rtl/>
        </w:rPr>
        <w:t>***</w:t>
      </w:r>
    </w:p>
    <w:p w14:paraId="6B8B3B53" w14:textId="77777777" w:rsidR="006E0774" w:rsidRPr="00131640" w:rsidRDefault="006E0774" w:rsidP="0010529F">
      <w:pPr>
        <w:pStyle w:val="afff0"/>
        <w:framePr w:wrap="around"/>
        <w:rPr>
          <w:rtl/>
        </w:rPr>
      </w:pPr>
      <w:r w:rsidRPr="00224C4C">
        <w:rPr>
          <w:rFonts w:hint="cs"/>
          <w:rtl/>
        </w:rPr>
        <w:t>ח:</w:t>
      </w:r>
    </w:p>
    <w:p w14:paraId="5D340F6A" w14:textId="0A35D1AE" w:rsidR="00A85AC8" w:rsidRPr="00E600D8" w:rsidRDefault="005966AB" w:rsidP="004D012F">
      <w:pPr>
        <w:pStyle w:val="38"/>
        <w:framePr w:wrap="notBeside"/>
        <w:rPr>
          <w:rtl/>
        </w:rPr>
      </w:pPr>
      <w:r w:rsidRPr="00E600D8">
        <w:rPr>
          <w:rtl/>
        </w:rPr>
        <w:t>◄</w:t>
      </w:r>
      <w:r w:rsidRPr="00E600D8">
        <w:rPr>
          <w:rFonts w:hint="cs"/>
          <w:rtl/>
        </w:rPr>
        <w:t xml:space="preserve"> </w:t>
      </w:r>
      <w:r w:rsidR="006E0774" w:rsidRPr="00E600D8">
        <w:rPr>
          <w:rFonts w:hint="cs"/>
          <w:rtl/>
        </w:rPr>
        <w:t>רבא מר'נ</w:t>
      </w:r>
      <w:r w:rsidR="00A85AC8" w:rsidRPr="00E600D8">
        <w:rPr>
          <w:rtl/>
        </w:rPr>
        <w:t>:</w:t>
      </w:r>
    </w:p>
    <w:p w14:paraId="4803109F" w14:textId="75E494F9" w:rsidR="009469D7" w:rsidRDefault="006E0774" w:rsidP="00F65F8B">
      <w:pPr>
        <w:pStyle w:val="affffb"/>
        <w:rPr>
          <w:rtl/>
        </w:rPr>
      </w:pPr>
      <w:r w:rsidRPr="00D65215">
        <w:rPr>
          <w:rtl/>
        </w:rPr>
        <w:t>התקדשי לי במנה, והניח לה משכון עליה אינה מקודשת,</w:t>
      </w:r>
    </w:p>
    <w:p w14:paraId="576FC61A" w14:textId="40E5B950" w:rsidR="006E0774" w:rsidRPr="00131640" w:rsidRDefault="006E0774" w:rsidP="006E0774">
      <w:pPr>
        <w:rPr>
          <w:rtl/>
        </w:rPr>
      </w:pPr>
      <w:r w:rsidRPr="00224C4C">
        <w:rPr>
          <w:rFonts w:ascii="Fb Fontext" w:hAnsi="Fb Fontext"/>
          <w:sz w:val="32"/>
          <w:rtl/>
        </w:rPr>
        <w:t>מנה אין כאן, משכון אין כאן.</w:t>
      </w:r>
    </w:p>
    <w:p w14:paraId="211A980C" w14:textId="77777777" w:rsidR="00A85AC8" w:rsidRPr="00E600D8" w:rsidRDefault="006E0774" w:rsidP="0020142F">
      <w:pPr>
        <w:pStyle w:val="38"/>
        <w:framePr w:wrap="notBeside"/>
        <w:rPr>
          <w:rtl/>
        </w:rPr>
      </w:pPr>
      <w:r w:rsidRPr="00E600D8">
        <w:rPr>
          <w:rFonts w:hint="cs"/>
          <w:rtl/>
        </w:rPr>
        <w:t>והך</w:t>
      </w:r>
      <w:r w:rsidR="00A85AC8" w:rsidRPr="00E600D8">
        <w:rPr>
          <w:rtl/>
        </w:rPr>
        <w:t>:</w:t>
      </w:r>
    </w:p>
    <w:p w14:paraId="760FC376" w14:textId="53092699" w:rsidR="006E0774" w:rsidRPr="00131640" w:rsidRDefault="006E0774" w:rsidP="006E0774">
      <w:pPr>
        <w:rPr>
          <w:rtl/>
        </w:rPr>
      </w:pPr>
      <w:r w:rsidRPr="00224C4C">
        <w:rPr>
          <w:rFonts w:ascii="Fb Fontext" w:hAnsi="Fb Fontext" w:hint="cs"/>
          <w:rtl/>
        </w:rPr>
        <w:t xml:space="preserve">דקידשה במשכון מקודשת </w:t>
      </w:r>
      <w:r w:rsidR="0020142F">
        <w:rPr>
          <w:rFonts w:ascii="Fb Fontext" w:hAnsi="Fb Fontext" w:hint="cs"/>
          <w:rtl/>
        </w:rPr>
        <w:t xml:space="preserve">- </w:t>
      </w:r>
      <w:r w:rsidRPr="00224C4C">
        <w:rPr>
          <w:rFonts w:ascii="Fb Fontext" w:hAnsi="Fb Fontext" w:hint="cs"/>
          <w:rtl/>
        </w:rPr>
        <w:t>מיירי במשכון דאחרים וכר' יצחק</w:t>
      </w:r>
    </w:p>
    <w:p w14:paraId="44A431C9" w14:textId="77777777" w:rsidR="00A85AC8" w:rsidRPr="00E600D8" w:rsidRDefault="006E0774" w:rsidP="0020142F">
      <w:pPr>
        <w:pStyle w:val="38"/>
        <w:framePr w:wrap="notBeside"/>
        <w:rPr>
          <w:rtl/>
        </w:rPr>
      </w:pPr>
      <w:r w:rsidRPr="00E600D8">
        <w:rPr>
          <w:rFonts w:hint="cs"/>
          <w:rtl/>
        </w:rPr>
        <w:t>דארי</w:t>
      </w:r>
      <w:r w:rsidRPr="00E600D8">
        <w:rPr>
          <w:rtl/>
        </w:rPr>
        <w:t>"</w:t>
      </w:r>
      <w:r w:rsidRPr="00E600D8">
        <w:rPr>
          <w:rFonts w:hint="cs"/>
          <w:rtl/>
        </w:rPr>
        <w:t>צ</w:t>
      </w:r>
      <w:r w:rsidR="00A85AC8" w:rsidRPr="00E600D8">
        <w:rPr>
          <w:rtl/>
        </w:rPr>
        <w:t>:</w:t>
      </w:r>
    </w:p>
    <w:p w14:paraId="55CA74E9" w14:textId="6BE17DCE" w:rsidR="006E0774" w:rsidRPr="003E3575" w:rsidRDefault="006E0774" w:rsidP="006E0774">
      <w:pPr>
        <w:rPr>
          <w:spacing w:val="-2"/>
          <w:rtl/>
        </w:rPr>
      </w:pPr>
      <w:r w:rsidRPr="003E3575">
        <w:rPr>
          <w:rStyle w:val="affffa"/>
          <w:rFonts w:hint="cs"/>
          <w:spacing w:val="-2"/>
          <w:rtl/>
        </w:rPr>
        <w:t xml:space="preserve">ולך תהיה צדקה </w:t>
      </w:r>
      <w:r w:rsidRPr="003E3575">
        <w:rPr>
          <w:rFonts w:ascii="Fb Fontext" w:hAnsi="Fb Fontext" w:hint="cs"/>
          <w:spacing w:val="-2"/>
          <w:rtl/>
        </w:rPr>
        <w:t>אם אינו קונה צדקה מנין בהכרח דבע</w:t>
      </w:r>
      <w:r w:rsidRPr="003E3575">
        <w:rPr>
          <w:rFonts w:ascii="Fb Fontext" w:hAnsi="Fb Fontext"/>
          <w:spacing w:val="-2"/>
          <w:rtl/>
        </w:rPr>
        <w:t>"</w:t>
      </w:r>
      <w:r w:rsidRPr="003E3575">
        <w:rPr>
          <w:rFonts w:ascii="Fb Fontext" w:hAnsi="Fb Fontext" w:hint="cs"/>
          <w:spacing w:val="-2"/>
          <w:rtl/>
        </w:rPr>
        <w:t>ח קונה משכון</w:t>
      </w:r>
    </w:p>
    <w:p w14:paraId="0FADE8AE" w14:textId="638EFE96" w:rsidR="00A85AC8" w:rsidRPr="00E600D8" w:rsidRDefault="002F3C62" w:rsidP="0020142F">
      <w:pPr>
        <w:pStyle w:val="38"/>
        <w:framePr w:wrap="notBeside"/>
        <w:rPr>
          <w:rtl/>
        </w:rPr>
      </w:pPr>
      <w:r w:rsidRPr="00E600D8">
        <w:rPr>
          <w:rFonts w:hint="cs"/>
          <w:rtl/>
        </w:rPr>
        <w:t>בני ראב''א</w:t>
      </w:r>
      <w:r w:rsidR="00E600D8" w:rsidRPr="00E600D8">
        <w:rPr>
          <w:rFonts w:hint="cs"/>
          <w:rtl/>
        </w:rPr>
        <w:t>:</w:t>
      </w:r>
    </w:p>
    <w:p w14:paraId="7B7CE388" w14:textId="66EC3B5A" w:rsidR="009469D7" w:rsidRPr="00403826" w:rsidRDefault="006E0774" w:rsidP="006E0774">
      <w:pPr>
        <w:rPr>
          <w:rFonts w:ascii="Fb Fontext" w:hAnsi="Fb Fontext"/>
          <w:spacing w:val="0"/>
          <w:rtl/>
        </w:rPr>
      </w:pPr>
      <w:r w:rsidRPr="00403826">
        <w:rPr>
          <w:rFonts w:ascii="Fb Fontext" w:hAnsi="Fb Fontext" w:hint="cs"/>
          <w:spacing w:val="0"/>
          <w:rtl/>
        </w:rPr>
        <w:t>קנו אמה</w:t>
      </w:r>
      <w:r w:rsidRPr="00403826">
        <w:rPr>
          <w:rFonts w:ascii="Fb Fontext" w:hAnsi="Fb Fontext"/>
          <w:spacing w:val="0"/>
          <w:rtl/>
        </w:rPr>
        <w:t xml:space="preserve"> בפריטי, לא ה</w:t>
      </w:r>
      <w:r w:rsidRPr="00403826">
        <w:rPr>
          <w:rFonts w:ascii="Fb Fontext" w:hAnsi="Fb Fontext" w:hint="cs"/>
          <w:spacing w:val="0"/>
          <w:rtl/>
        </w:rPr>
        <w:t xml:space="preserve">יה </w:t>
      </w:r>
      <w:r w:rsidR="0035048E" w:rsidRPr="00403826">
        <w:rPr>
          <w:rFonts w:ascii="Fb Fontext" w:hAnsi="Fb Fontext" w:hint="cs"/>
          <w:spacing w:val="0"/>
          <w:rtl/>
        </w:rPr>
        <w:t>להם</w:t>
      </w:r>
      <w:r w:rsidRPr="00403826">
        <w:rPr>
          <w:rFonts w:ascii="Fb Fontext" w:hAnsi="Fb Fontext"/>
          <w:spacing w:val="0"/>
          <w:rtl/>
        </w:rPr>
        <w:t xml:space="preserve">, </w:t>
      </w:r>
      <w:r w:rsidR="002F3C62" w:rsidRPr="00403826">
        <w:rPr>
          <w:rFonts w:ascii="Fb Fontext" w:hAnsi="Fb Fontext" w:hint="cs"/>
          <w:spacing w:val="0"/>
          <w:rtl/>
        </w:rPr>
        <w:t>נתנו</w:t>
      </w:r>
      <w:r w:rsidRPr="00403826">
        <w:rPr>
          <w:rFonts w:ascii="Fb Fontext" w:hAnsi="Fb Fontext"/>
          <w:spacing w:val="0"/>
          <w:rtl/>
        </w:rPr>
        <w:t xml:space="preserve"> נסכא </w:t>
      </w:r>
      <w:r w:rsidR="002F3C62" w:rsidRPr="00403826">
        <w:rPr>
          <w:rFonts w:ascii="Fb Fontext" w:hAnsi="Fb Fontext" w:hint="cs"/>
          <w:spacing w:val="0"/>
          <w:rtl/>
        </w:rPr>
        <w:t>במשכון</w:t>
      </w:r>
      <w:r w:rsidRPr="00403826">
        <w:rPr>
          <w:rFonts w:ascii="Fb Fontext" w:hAnsi="Fb Fontext"/>
          <w:spacing w:val="0"/>
          <w:rtl/>
        </w:rPr>
        <w:t xml:space="preserve">, </w:t>
      </w:r>
      <w:r w:rsidR="0035048E" w:rsidRPr="00403826">
        <w:rPr>
          <w:rFonts w:ascii="Fb Fontext" w:hAnsi="Fb Fontext" w:hint="cs"/>
          <w:spacing w:val="0"/>
          <w:rtl/>
        </w:rPr>
        <w:t>ב</w:t>
      </w:r>
      <w:r w:rsidRPr="00403826">
        <w:rPr>
          <w:rFonts w:ascii="Fb Fontext" w:hAnsi="Fb Fontext"/>
          <w:spacing w:val="0"/>
          <w:rtl/>
        </w:rPr>
        <w:t xml:space="preserve">סוף </w:t>
      </w:r>
      <w:r w:rsidR="0035048E" w:rsidRPr="00403826">
        <w:rPr>
          <w:rFonts w:ascii="Fb Fontext" w:hAnsi="Fb Fontext" w:hint="cs"/>
          <w:spacing w:val="0"/>
          <w:rtl/>
        </w:rPr>
        <w:t>נתייקרה</w:t>
      </w:r>
      <w:r w:rsidRPr="00403826">
        <w:rPr>
          <w:rFonts w:ascii="Fb Fontext" w:hAnsi="Fb Fontext"/>
          <w:spacing w:val="0"/>
          <w:rtl/>
        </w:rPr>
        <w:t>,</w:t>
      </w:r>
    </w:p>
    <w:p w14:paraId="64E24172" w14:textId="10627A06" w:rsidR="00A85AC8" w:rsidRPr="00E600D8" w:rsidRDefault="002F3C62" w:rsidP="002F3C62">
      <w:pPr>
        <w:pStyle w:val="38"/>
        <w:framePr w:wrap="notBeside"/>
        <w:rPr>
          <w:rtl/>
        </w:rPr>
      </w:pPr>
      <w:r w:rsidRPr="00E600D8">
        <w:rPr>
          <w:rFonts w:hint="cs"/>
          <w:rtl/>
        </w:rPr>
        <w:t>א''ל ר''א</w:t>
      </w:r>
      <w:r w:rsidR="00A85AC8" w:rsidRPr="00E600D8">
        <w:rPr>
          <w:rFonts w:hint="cs"/>
          <w:rtl/>
        </w:rPr>
        <w:t>:</w:t>
      </w:r>
    </w:p>
    <w:p w14:paraId="7DFEFF4C" w14:textId="718DB83F" w:rsidR="006E0774" w:rsidRDefault="006E0774" w:rsidP="007309FA">
      <w:pPr>
        <w:ind w:left="454" w:hanging="454"/>
        <w:rPr>
          <w:rtl/>
        </w:rPr>
      </w:pPr>
      <w:r w:rsidRPr="00224C4C">
        <w:rPr>
          <w:rFonts w:ascii="Fb Fontext" w:hAnsi="Fb Fontext"/>
          <w:rtl/>
        </w:rPr>
        <w:t>פריטי אין כאן, נסכא אין כאן.</w:t>
      </w:r>
    </w:p>
    <w:p w14:paraId="4840ED5D" w14:textId="2E4FB8C7" w:rsidR="00D653CB" w:rsidRPr="00131640" w:rsidRDefault="00D653CB" w:rsidP="007309FA">
      <w:pPr>
        <w:pStyle w:val="affffb"/>
        <w:rPr>
          <w:rtl/>
        </w:rPr>
      </w:pPr>
      <w:r w:rsidRPr="007309FA">
        <w:rPr>
          <w:rtl/>
        </w:rPr>
        <w:t>***</w:t>
      </w:r>
    </w:p>
    <w:p w14:paraId="3E10BC0A" w14:textId="43B16645" w:rsidR="00A85AC8" w:rsidRPr="00E600D8" w:rsidRDefault="005966AB" w:rsidP="00B761EF">
      <w:pPr>
        <w:pStyle w:val="38"/>
        <w:framePr w:wrap="notBeside"/>
        <w:rPr>
          <w:rtl/>
        </w:rPr>
      </w:pPr>
      <w:r w:rsidRPr="00E600D8">
        <w:rPr>
          <w:rtl/>
        </w:rPr>
        <w:t>◄</w:t>
      </w:r>
      <w:r w:rsidRPr="00E600D8">
        <w:rPr>
          <w:rFonts w:hint="cs"/>
          <w:rtl/>
        </w:rPr>
        <w:t xml:space="preserve"> </w:t>
      </w:r>
      <w:r w:rsidR="006E0774" w:rsidRPr="00E600D8">
        <w:rPr>
          <w:rtl/>
        </w:rPr>
        <w:t xml:space="preserve"> ת"ר</w:t>
      </w:r>
      <w:r w:rsidR="00A85AC8" w:rsidRPr="00E600D8">
        <w:rPr>
          <w:rtl/>
        </w:rPr>
        <w:t>:</w:t>
      </w:r>
    </w:p>
    <w:p w14:paraId="3A94FA60" w14:textId="07861643" w:rsidR="006E0774" w:rsidRPr="00131640" w:rsidRDefault="006E0774" w:rsidP="00F65F8B">
      <w:pPr>
        <w:pStyle w:val="affffb"/>
        <w:rPr>
          <w:rtl/>
        </w:rPr>
      </w:pPr>
      <w:r w:rsidRPr="00224C4C">
        <w:rPr>
          <w:rtl/>
        </w:rPr>
        <w:t>התקדשי לי במנה, נטלתו וזרקתו לים או לאור או לכל דבר האבד - אינה מקודשת.</w:t>
      </w:r>
    </w:p>
    <w:p w14:paraId="16114183" w14:textId="77777777" w:rsidR="00A85AC8" w:rsidRPr="00E600D8" w:rsidRDefault="006E0774" w:rsidP="00AF3BE5">
      <w:pPr>
        <w:pStyle w:val="38"/>
        <w:framePr w:wrap="notBeside"/>
        <w:rPr>
          <w:rtl/>
        </w:rPr>
      </w:pPr>
      <w:r w:rsidRPr="00E600D8">
        <w:rPr>
          <w:rFonts w:hint="cs"/>
          <w:rtl/>
        </w:rPr>
        <w:t>וה</w:t>
      </w:r>
      <w:r w:rsidRPr="00E600D8">
        <w:rPr>
          <w:rtl/>
        </w:rPr>
        <w:t>"</w:t>
      </w:r>
      <w:r w:rsidRPr="00E600D8">
        <w:rPr>
          <w:rFonts w:hint="cs"/>
          <w:rtl/>
        </w:rPr>
        <w:t>ק</w:t>
      </w:r>
      <w:r w:rsidR="00A85AC8" w:rsidRPr="00E600D8">
        <w:rPr>
          <w:rtl/>
        </w:rPr>
        <w:t>:</w:t>
      </w:r>
    </w:p>
    <w:p w14:paraId="2C8B31AB" w14:textId="77777777" w:rsidR="003C6D40" w:rsidRDefault="006E0774" w:rsidP="00AF3BE5">
      <w:pPr>
        <w:rPr>
          <w:rFonts w:ascii="Fb Fontext" w:hAnsi="Fb Fontext"/>
          <w:rtl/>
        </w:rPr>
      </w:pPr>
      <w:r w:rsidRPr="00224C4C">
        <w:rPr>
          <w:rFonts w:ascii="Fb Fontext" w:hAnsi="Fb Fontext" w:hint="cs"/>
          <w:rtl/>
        </w:rPr>
        <w:t xml:space="preserve">לא </w:t>
      </w:r>
      <w:r w:rsidR="00AF3BE5">
        <w:rPr>
          <w:rFonts w:ascii="Fb Fontext" w:hAnsi="Fb Fontext" w:hint="cs"/>
          <w:rtl/>
        </w:rPr>
        <w:t>רק</w:t>
      </w:r>
      <w:r w:rsidRPr="00224C4C">
        <w:rPr>
          <w:rFonts w:ascii="Fb Fontext" w:hAnsi="Fb Fontext" w:hint="cs"/>
          <w:rtl/>
        </w:rPr>
        <w:t xml:space="preserve"> דבזרקה לפניו לא מהני</w:t>
      </w:r>
      <w:r w:rsidR="00AF3BE5">
        <w:rPr>
          <w:rFonts w:ascii="Fb Fontext" w:hAnsi="Fb Fontext" w:hint="cs"/>
          <w:rtl/>
        </w:rPr>
        <w:t>,</w:t>
      </w:r>
      <w:r w:rsidRPr="00224C4C">
        <w:rPr>
          <w:rFonts w:ascii="Fb Fontext" w:hAnsi="Fb Fontext" w:hint="cs"/>
          <w:rtl/>
        </w:rPr>
        <w:t xml:space="preserve"> </w:t>
      </w:r>
      <w:r w:rsidR="00AF3BE5">
        <w:rPr>
          <w:rFonts w:ascii="Fb Fontext" w:hAnsi="Fb Fontext" w:hint="cs"/>
          <w:rtl/>
        </w:rPr>
        <w:t xml:space="preserve">אלא </w:t>
      </w:r>
      <w:r w:rsidRPr="00224C4C">
        <w:rPr>
          <w:rFonts w:ascii="Fb Fontext" w:hAnsi="Fb Fontext" w:hint="cs"/>
          <w:rtl/>
        </w:rPr>
        <w:t>אפי' בזרקתו לים ס</w:t>
      </w:r>
      <w:r w:rsidRPr="00224C4C">
        <w:rPr>
          <w:rFonts w:ascii="Fb Fontext" w:hAnsi="Fb Fontext"/>
          <w:rtl/>
        </w:rPr>
        <w:t>"</w:t>
      </w:r>
      <w:r w:rsidRPr="00224C4C">
        <w:rPr>
          <w:rFonts w:ascii="Fb Fontext" w:hAnsi="Fb Fontext" w:hint="cs"/>
          <w:rtl/>
        </w:rPr>
        <w:t>ד כיון שמתחייבת בזה מתקדשת,</w:t>
      </w:r>
      <w:r w:rsidR="00AF3BE5">
        <w:rPr>
          <w:rFonts w:ascii="Fb Fontext" w:hAnsi="Fb Fontext" w:hint="cs"/>
          <w:rtl/>
        </w:rPr>
        <w:t xml:space="preserve"> </w:t>
      </w:r>
    </w:p>
    <w:p w14:paraId="7E68AC34" w14:textId="7F3B99E0" w:rsidR="006E0774" w:rsidRPr="00131640" w:rsidRDefault="006E0774" w:rsidP="00AF3BE5">
      <w:pPr>
        <w:rPr>
          <w:rtl/>
        </w:rPr>
      </w:pPr>
      <w:r w:rsidRPr="00224C4C">
        <w:rPr>
          <w:rFonts w:ascii="Fb Fontext" w:hAnsi="Fb Fontext" w:hint="cs"/>
          <w:rtl/>
        </w:rPr>
        <w:t>ורק רצתה לבודקו אם הוא רתחן קמ</w:t>
      </w:r>
      <w:r w:rsidRPr="00224C4C">
        <w:rPr>
          <w:rFonts w:ascii="Fb Fontext" w:hAnsi="Fb Fontext"/>
          <w:rtl/>
        </w:rPr>
        <w:t>"</w:t>
      </w:r>
      <w:r w:rsidRPr="00224C4C">
        <w:rPr>
          <w:rFonts w:ascii="Fb Fontext" w:hAnsi="Fb Fontext" w:hint="cs"/>
          <w:rtl/>
        </w:rPr>
        <w:t>ל דלא מקודשת</w:t>
      </w:r>
    </w:p>
    <w:p w14:paraId="4FA048A0" w14:textId="4E535DF9" w:rsidR="00D653CB" w:rsidRPr="00131640" w:rsidRDefault="007309FA" w:rsidP="007309FA">
      <w:pPr>
        <w:pStyle w:val="affffb"/>
        <w:rPr>
          <w:rtl/>
        </w:rPr>
      </w:pPr>
      <w:r w:rsidRPr="007309FA">
        <w:rPr>
          <w:rFonts w:hint="cs"/>
          <w:rtl/>
        </w:rPr>
        <w:t>***</w:t>
      </w:r>
    </w:p>
    <w:p w14:paraId="7F69C3A0" w14:textId="77777777" w:rsidR="00A85AC8" w:rsidRPr="00E600D8" w:rsidRDefault="005966AB" w:rsidP="0062593B">
      <w:pPr>
        <w:pStyle w:val="38"/>
        <w:framePr w:wrap="notBeside"/>
        <w:rPr>
          <w:rtl/>
        </w:rPr>
      </w:pPr>
      <w:r w:rsidRPr="00E600D8">
        <w:rPr>
          <w:rtl/>
        </w:rPr>
        <w:t>◄</w:t>
      </w:r>
      <w:r w:rsidRPr="00E600D8">
        <w:rPr>
          <w:rFonts w:hint="cs"/>
          <w:rtl/>
        </w:rPr>
        <w:t xml:space="preserve"> </w:t>
      </w:r>
      <w:r w:rsidR="0062593B" w:rsidRPr="00E600D8">
        <w:rPr>
          <w:rFonts w:hint="cs"/>
          <w:rtl/>
        </w:rPr>
        <w:t>ת''ר</w:t>
      </w:r>
      <w:r w:rsidR="00A85AC8" w:rsidRPr="00E600D8">
        <w:rPr>
          <w:rtl/>
        </w:rPr>
        <w:t>:</w:t>
      </w:r>
    </w:p>
    <w:p w14:paraId="62BD45EB" w14:textId="61406B85" w:rsidR="006E0774" w:rsidRPr="00131640" w:rsidRDefault="006E0774" w:rsidP="00F65F8B">
      <w:pPr>
        <w:pStyle w:val="affffb"/>
        <w:rPr>
          <w:rtl/>
        </w:rPr>
      </w:pPr>
      <w:r w:rsidRPr="00224C4C">
        <w:rPr>
          <w:rtl/>
        </w:rPr>
        <w:t xml:space="preserve">התקדשי לי במנה, תנם לאבא ולאביך </w:t>
      </w:r>
      <w:r w:rsidR="0062593B">
        <w:rPr>
          <w:rFonts w:hint="cs"/>
          <w:rtl/>
        </w:rPr>
        <w:t xml:space="preserve">- </w:t>
      </w:r>
      <w:r w:rsidRPr="00224C4C">
        <w:rPr>
          <w:rtl/>
        </w:rPr>
        <w:t xml:space="preserve">אינה מקודשת, </w:t>
      </w:r>
      <w:r w:rsidR="0062593B">
        <w:rPr>
          <w:rtl/>
        </w:rPr>
        <w:br/>
      </w:r>
      <w:r w:rsidRPr="00224C4C">
        <w:rPr>
          <w:rtl/>
        </w:rPr>
        <w:t xml:space="preserve">על מנת שיקבלום לי </w:t>
      </w:r>
      <w:r w:rsidR="0062593B">
        <w:rPr>
          <w:rFonts w:hint="cs"/>
          <w:rtl/>
        </w:rPr>
        <w:t xml:space="preserve">- </w:t>
      </w:r>
      <w:r w:rsidRPr="00224C4C">
        <w:rPr>
          <w:rtl/>
        </w:rPr>
        <w:t>מקודשת.</w:t>
      </w:r>
    </w:p>
    <w:p w14:paraId="12303F83" w14:textId="77777777" w:rsidR="006E0774" w:rsidRPr="00131640" w:rsidRDefault="006E0774" w:rsidP="006E0774">
      <w:pPr>
        <w:rPr>
          <w:rtl/>
        </w:rPr>
      </w:pPr>
      <w:r w:rsidRPr="0062593B">
        <w:rPr>
          <w:rStyle w:val="afffff3"/>
          <w:rtl/>
        </w:rPr>
        <w:t>תנא</w:t>
      </w:r>
      <w:r w:rsidRPr="00224C4C">
        <w:rPr>
          <w:rFonts w:ascii="Fb Fontext" w:hAnsi="Fb Fontext"/>
          <w:sz w:val="32"/>
          <w:rtl/>
        </w:rPr>
        <w:t xml:space="preserve"> </w:t>
      </w:r>
      <w:r w:rsidRPr="00210DF6">
        <w:rPr>
          <w:rFonts w:ascii="Fb Fontext" w:hAnsi="Fb Fontext" w:cs="BA TM • Vilna Extra-Bold"/>
          <w:sz w:val="32"/>
          <w:rtl/>
        </w:rPr>
        <w:t>אבא</w:t>
      </w:r>
      <w:r w:rsidRPr="00224C4C">
        <w:rPr>
          <w:rFonts w:ascii="Fb Fontext" w:hAnsi="Fb Fontext"/>
          <w:sz w:val="32"/>
          <w:rtl/>
        </w:rPr>
        <w:t xml:space="preserve"> להודיעך כח דרישא, </w:t>
      </w:r>
      <w:r w:rsidRPr="0062593B">
        <w:rPr>
          <w:rStyle w:val="afffff3"/>
          <w:rtl/>
        </w:rPr>
        <w:t>תנא</w:t>
      </w:r>
      <w:r w:rsidRPr="00224C4C">
        <w:rPr>
          <w:rFonts w:ascii="Fb Fontext" w:hAnsi="Fb Fontext"/>
          <w:sz w:val="32"/>
          <w:rtl/>
        </w:rPr>
        <w:t xml:space="preserve"> </w:t>
      </w:r>
      <w:r w:rsidRPr="00210DF6">
        <w:rPr>
          <w:rFonts w:ascii="Fb Fontext" w:hAnsi="Fb Fontext" w:cs="BA TM • Vilna Extra-Bold"/>
          <w:sz w:val="32"/>
          <w:rtl/>
        </w:rPr>
        <w:t>אביך</w:t>
      </w:r>
      <w:r w:rsidRPr="00224C4C">
        <w:rPr>
          <w:rFonts w:ascii="Fb Fontext" w:hAnsi="Fb Fontext"/>
          <w:sz w:val="32"/>
          <w:rtl/>
        </w:rPr>
        <w:t xml:space="preserve"> להודיעך כח דסיפא.</w:t>
      </w:r>
    </w:p>
    <w:p w14:paraId="6D3BC762" w14:textId="77777777" w:rsidR="009469D7" w:rsidRDefault="006E0774" w:rsidP="006E0774">
      <w:pPr>
        <w:rPr>
          <w:rFonts w:ascii="Fb Fontext" w:hAnsi="Fb Fontext"/>
          <w:sz w:val="32"/>
          <w:rtl/>
        </w:rPr>
      </w:pPr>
      <w:r w:rsidRPr="00224C4C">
        <w:rPr>
          <w:rFonts w:ascii="Fb Fontext" w:hAnsi="Fb Fontext"/>
          <w:sz w:val="32"/>
          <w:rtl/>
        </w:rPr>
        <w:t>התקדשי לי במנה, תנם לפלוני אינה מקודשת,</w:t>
      </w:r>
    </w:p>
    <w:p w14:paraId="600130B9" w14:textId="0B87A118" w:rsidR="006E0774" w:rsidRPr="00131640" w:rsidRDefault="006E0774" w:rsidP="006E0774">
      <w:pPr>
        <w:rPr>
          <w:rtl/>
        </w:rPr>
      </w:pPr>
      <w:r w:rsidRPr="00224C4C">
        <w:rPr>
          <w:rFonts w:ascii="Fb Fontext" w:hAnsi="Fb Fontext"/>
          <w:sz w:val="32"/>
          <w:rtl/>
        </w:rPr>
        <w:lastRenderedPageBreak/>
        <w:t>על מנת שיקבלם לי - מקודשת.</w:t>
      </w:r>
    </w:p>
    <w:p w14:paraId="1423625B" w14:textId="77777777" w:rsidR="00A85AC8" w:rsidRPr="00E600D8" w:rsidRDefault="006E0774" w:rsidP="00F83931">
      <w:pPr>
        <w:pStyle w:val="38"/>
        <w:framePr w:wrap="notBeside"/>
        <w:rPr>
          <w:rtl/>
        </w:rPr>
      </w:pPr>
      <w:r w:rsidRPr="00E600D8">
        <w:rPr>
          <w:rtl/>
        </w:rPr>
        <w:t>וצריכא</w:t>
      </w:r>
      <w:r w:rsidR="00A85AC8" w:rsidRPr="00E600D8">
        <w:rPr>
          <w:rtl/>
        </w:rPr>
        <w:t>:</w:t>
      </w:r>
    </w:p>
    <w:p w14:paraId="28B70286" w14:textId="69198C2C" w:rsidR="006E0774" w:rsidRPr="00131640" w:rsidRDefault="006E0774" w:rsidP="006E0774">
      <w:pPr>
        <w:rPr>
          <w:rtl/>
        </w:rPr>
      </w:pPr>
      <w:r w:rsidRPr="00210DF6">
        <w:rPr>
          <w:rFonts w:ascii="Fb Fontext" w:hAnsi="Fb Fontext" w:cs="BA TM • Vilna Extra-Bold" w:hint="cs"/>
          <w:rtl/>
        </w:rPr>
        <w:t>פלוני</w:t>
      </w:r>
      <w:r w:rsidRPr="00224C4C">
        <w:rPr>
          <w:rFonts w:ascii="Fb Fontext" w:hAnsi="Fb Fontext" w:hint="cs"/>
          <w:rtl/>
        </w:rPr>
        <w:t xml:space="preserve"> דמהני</w:t>
      </w:r>
      <w:r w:rsidR="00F83931">
        <w:rPr>
          <w:rFonts w:ascii="Fb Fontext" w:hAnsi="Fb Fontext" w:hint="cs"/>
          <w:rtl/>
        </w:rPr>
        <w:t>,</w:t>
      </w:r>
      <w:r w:rsidRPr="00224C4C">
        <w:rPr>
          <w:rFonts w:ascii="Fb Fontext" w:hAnsi="Fb Fontext" w:hint="cs"/>
          <w:rtl/>
        </w:rPr>
        <w:t xml:space="preserve"> ולא אמרי' דלא עביד שליחות</w:t>
      </w:r>
      <w:r w:rsidR="00F83931">
        <w:rPr>
          <w:rFonts w:ascii="Fb Fontext" w:hAnsi="Fb Fontext" w:hint="cs"/>
          <w:rtl/>
        </w:rPr>
        <w:t>י</w:t>
      </w:r>
    </w:p>
    <w:p w14:paraId="497D4037" w14:textId="77777777" w:rsidR="00A85AC8" w:rsidRPr="00E600D8" w:rsidRDefault="006E0774" w:rsidP="00F83931">
      <w:pPr>
        <w:pStyle w:val="38"/>
        <w:framePr w:wrap="notBeside"/>
        <w:rPr>
          <w:rtl/>
        </w:rPr>
      </w:pPr>
      <w:r w:rsidRPr="00E600D8">
        <w:rPr>
          <w:rFonts w:hint="cs"/>
          <w:rtl/>
        </w:rPr>
        <w:t>וצריכא</w:t>
      </w:r>
      <w:r w:rsidR="00A85AC8" w:rsidRPr="00E600D8">
        <w:rPr>
          <w:rtl/>
        </w:rPr>
        <w:t>:</w:t>
      </w:r>
    </w:p>
    <w:p w14:paraId="68CCE80F" w14:textId="50407209" w:rsidR="006E0774" w:rsidRPr="00131640" w:rsidRDefault="006E0774" w:rsidP="00861A17">
      <w:pPr>
        <w:spacing w:after="120"/>
        <w:rPr>
          <w:rtl/>
        </w:rPr>
      </w:pPr>
      <w:r w:rsidRPr="00210DF6">
        <w:rPr>
          <w:rFonts w:ascii="Fb Fontext" w:hAnsi="Fb Fontext" w:cs="BA TM • Vilna Extra-Bold" w:hint="cs"/>
          <w:rtl/>
        </w:rPr>
        <w:t>אבא ואביך</w:t>
      </w:r>
      <w:r w:rsidRPr="00224C4C">
        <w:rPr>
          <w:rFonts w:ascii="Fb Fontext" w:hAnsi="Fb Fontext" w:hint="cs"/>
          <w:rtl/>
        </w:rPr>
        <w:t xml:space="preserve"> א</w:t>
      </w:r>
      <w:r w:rsidR="00F83931">
        <w:rPr>
          <w:rFonts w:ascii="Fb Fontext" w:hAnsi="Fb Fontext" w:hint="cs"/>
          <w:rtl/>
        </w:rPr>
        <w:t>ף</w:t>
      </w:r>
      <w:r w:rsidRPr="00224C4C">
        <w:rPr>
          <w:rFonts w:ascii="Fb Fontext" w:hAnsi="Fb Fontext" w:hint="cs"/>
          <w:rtl/>
        </w:rPr>
        <w:t xml:space="preserve"> דמקרבא דעתייהו דבתנם להם לא מהני</w:t>
      </w:r>
      <w:r w:rsidR="00861A17">
        <w:rPr>
          <w:rFonts w:hint="cs"/>
          <w:rtl/>
        </w:rPr>
        <w:t>.</w:t>
      </w:r>
    </w:p>
    <w:p w14:paraId="1DF36178" w14:textId="08733AE4" w:rsidR="00A85AC8" w:rsidRPr="00E600D8" w:rsidRDefault="00F83931" w:rsidP="00F83931">
      <w:pPr>
        <w:pStyle w:val="38"/>
        <w:framePr w:wrap="notBeside"/>
        <w:rPr>
          <w:rtl/>
        </w:rPr>
      </w:pPr>
      <w:r w:rsidRPr="00E600D8">
        <w:rPr>
          <w:rFonts w:hint="cs"/>
          <w:rtl/>
        </w:rPr>
        <w:t>ת''ר</w:t>
      </w:r>
      <w:r w:rsidR="00A85AC8" w:rsidRPr="00E600D8">
        <w:rPr>
          <w:rFonts w:hint="cs"/>
          <w:rtl/>
        </w:rPr>
        <w:t>:</w:t>
      </w:r>
    </w:p>
    <w:p w14:paraId="748CAF4A" w14:textId="77B9620C" w:rsidR="009469D7" w:rsidRDefault="006E0774" w:rsidP="0081017C">
      <w:pPr>
        <w:rPr>
          <w:rFonts w:ascii="Fb Fontext" w:hAnsi="Fb Fontext"/>
          <w:sz w:val="32"/>
          <w:rtl/>
        </w:rPr>
      </w:pPr>
      <w:r w:rsidRPr="0081017C">
        <w:rPr>
          <w:rStyle w:val="affffc"/>
          <w:rtl/>
        </w:rPr>
        <w:t>התקדשי לי במנה, תנם על גבי סלע</w:t>
      </w:r>
      <w:r w:rsidRPr="00224C4C">
        <w:rPr>
          <w:rFonts w:ascii="Fb Fontext" w:hAnsi="Fb Fontext"/>
          <w:sz w:val="32"/>
          <w:rtl/>
        </w:rPr>
        <w:t xml:space="preserve"> - אינה מקודשת,</w:t>
      </w:r>
    </w:p>
    <w:p w14:paraId="17EF796B" w14:textId="153A3194" w:rsidR="006E0774" w:rsidRPr="00131640" w:rsidRDefault="006E0774" w:rsidP="006E0774">
      <w:pPr>
        <w:rPr>
          <w:rtl/>
        </w:rPr>
      </w:pPr>
      <w:r w:rsidRPr="00224C4C">
        <w:rPr>
          <w:rFonts w:ascii="Fb Fontext" w:hAnsi="Fb Fontext"/>
          <w:sz w:val="32"/>
          <w:rtl/>
        </w:rPr>
        <w:t>ואם היה סלע שלה - מקודשת.</w:t>
      </w:r>
    </w:p>
    <w:p w14:paraId="5CE2155F" w14:textId="74153543" w:rsidR="00A85AC8" w:rsidRPr="00E600D8" w:rsidRDefault="006E0774" w:rsidP="009E6BD6">
      <w:pPr>
        <w:pStyle w:val="38"/>
        <w:framePr w:wrap="notBeside"/>
        <w:rPr>
          <w:rtl/>
        </w:rPr>
      </w:pPr>
      <w:r w:rsidRPr="00E600D8">
        <w:rPr>
          <w:rtl/>
        </w:rPr>
        <w:t>בעי רב ביבי</w:t>
      </w:r>
      <w:r w:rsidR="00A85AC8" w:rsidRPr="00E600D8">
        <w:rPr>
          <w:rtl/>
        </w:rPr>
        <w:t>:</w:t>
      </w:r>
    </w:p>
    <w:p w14:paraId="5911BBE9" w14:textId="6ABFD883" w:rsidR="006E0774" w:rsidRPr="00131640" w:rsidRDefault="006E0774" w:rsidP="00C663DF">
      <w:pPr>
        <w:spacing w:after="120"/>
        <w:rPr>
          <w:rtl/>
        </w:rPr>
      </w:pPr>
      <w:r w:rsidRPr="0081017C">
        <w:rPr>
          <w:rStyle w:val="affffc"/>
          <w:rtl/>
        </w:rPr>
        <w:t>סלע של שניהם</w:t>
      </w:r>
      <w:r w:rsidRPr="00224C4C">
        <w:rPr>
          <w:rFonts w:ascii="Fb Fontext" w:hAnsi="Fb Fontext"/>
          <w:rtl/>
        </w:rPr>
        <w:t xml:space="preserve">, מהו? </w:t>
      </w:r>
      <w:r w:rsidRPr="00210DF6">
        <w:rPr>
          <w:rFonts w:ascii="Fb Fontext" w:hAnsi="Fb Fontext" w:cs="BA TM • Vilna Extra-Bold"/>
          <w:rtl/>
        </w:rPr>
        <w:t>תיקו</w:t>
      </w:r>
      <w:r w:rsidRPr="00224C4C">
        <w:rPr>
          <w:rFonts w:ascii="Fb Fontext" w:hAnsi="Fb Fontext"/>
          <w:rtl/>
        </w:rPr>
        <w:t>.</w:t>
      </w:r>
    </w:p>
    <w:p w14:paraId="0D1A67BC" w14:textId="3859A205" w:rsidR="00A85AC8" w:rsidRPr="00E600D8" w:rsidRDefault="00E600D8" w:rsidP="00C663DF">
      <w:pPr>
        <w:pStyle w:val="38"/>
        <w:framePr w:wrap="notBeside"/>
        <w:rPr>
          <w:rtl/>
        </w:rPr>
      </w:pPr>
      <w:r w:rsidRPr="00E600D8">
        <w:rPr>
          <w:rtl/>
        </w:rPr>
        <w:t>•</w:t>
      </w:r>
    </w:p>
    <w:p w14:paraId="32D53F0C" w14:textId="4E78D89A" w:rsidR="009469D7" w:rsidRDefault="006E0774" w:rsidP="006E0774">
      <w:pPr>
        <w:rPr>
          <w:rFonts w:ascii="Fb Fontext" w:hAnsi="Fb Fontext"/>
          <w:rtl/>
        </w:rPr>
      </w:pPr>
      <w:r w:rsidRPr="00224C4C">
        <w:rPr>
          <w:rFonts w:ascii="Fb Fontext" w:hAnsi="Fb Fontext"/>
          <w:rtl/>
        </w:rPr>
        <w:t>התקדשי לי בככר, תנהו לכלב - אינה מקודשת,</w:t>
      </w:r>
    </w:p>
    <w:p w14:paraId="1862C2C6" w14:textId="177306B6" w:rsidR="006E0774" w:rsidRPr="00131640" w:rsidRDefault="006E0774" w:rsidP="006E0774">
      <w:pPr>
        <w:rPr>
          <w:rtl/>
        </w:rPr>
      </w:pPr>
      <w:r w:rsidRPr="00224C4C">
        <w:rPr>
          <w:rFonts w:ascii="Fb Fontext" w:hAnsi="Fb Fontext"/>
          <w:rtl/>
        </w:rPr>
        <w:t>ואם היה כלב שלה - מקודשת.</w:t>
      </w:r>
    </w:p>
    <w:p w14:paraId="13CB2664" w14:textId="345F7548" w:rsidR="00A85AC8" w:rsidRPr="00E600D8" w:rsidRDefault="006E0774" w:rsidP="00F822E2">
      <w:pPr>
        <w:pStyle w:val="38"/>
        <w:framePr w:wrap="notBeside"/>
        <w:rPr>
          <w:rtl/>
        </w:rPr>
      </w:pPr>
      <w:r w:rsidRPr="00E600D8">
        <w:rPr>
          <w:rtl/>
        </w:rPr>
        <w:t>בעי רב מרי</w:t>
      </w:r>
      <w:r w:rsidR="00A85AC8" w:rsidRPr="00E600D8">
        <w:rPr>
          <w:rtl/>
        </w:rPr>
        <w:t>:</w:t>
      </w:r>
    </w:p>
    <w:p w14:paraId="1FD6D357" w14:textId="5DA165CC" w:rsidR="006E0774" w:rsidRPr="00131640" w:rsidRDefault="006E0774" w:rsidP="006E0774">
      <w:pPr>
        <w:rPr>
          <w:rtl/>
        </w:rPr>
      </w:pPr>
      <w:r w:rsidRPr="0081017C">
        <w:rPr>
          <w:rStyle w:val="affffc"/>
          <w:rtl/>
        </w:rPr>
        <w:t>כלב רץ אחריה</w:t>
      </w:r>
      <w:r w:rsidRPr="00224C4C">
        <w:rPr>
          <w:rFonts w:ascii="Fb Fontext" w:hAnsi="Fb Fontext"/>
          <w:rtl/>
        </w:rPr>
        <w:t xml:space="preserve">, מהו? </w:t>
      </w:r>
      <w:r w:rsidR="003E720C">
        <w:rPr>
          <w:rFonts w:ascii="Fb Fontext" w:hAnsi="Fb Fontext" w:hint="cs"/>
          <w:rtl/>
        </w:rPr>
        <w:t>ב</w:t>
      </w:r>
      <w:r w:rsidRPr="00224C4C">
        <w:rPr>
          <w:rFonts w:ascii="Fb Fontext" w:hAnsi="Fb Fontext"/>
          <w:rtl/>
        </w:rPr>
        <w:t xml:space="preserve">הנאה </w:t>
      </w:r>
      <w:r w:rsidR="00F8789B">
        <w:rPr>
          <w:rFonts w:ascii="Fb Fontext" w:hAnsi="Fb Fontext" w:hint="cs"/>
          <w:rtl/>
        </w:rPr>
        <w:t>ש</w:t>
      </w:r>
      <w:r w:rsidRPr="00224C4C">
        <w:rPr>
          <w:rFonts w:ascii="Fb Fontext" w:hAnsi="Fb Fontext"/>
          <w:rtl/>
        </w:rPr>
        <w:t>מצ</w:t>
      </w:r>
      <w:r w:rsidR="00F8789B">
        <w:rPr>
          <w:rFonts w:ascii="Fb Fontext" w:hAnsi="Fb Fontext" w:hint="cs"/>
          <w:rtl/>
        </w:rPr>
        <w:t>י</w:t>
      </w:r>
      <w:r w:rsidRPr="00224C4C">
        <w:rPr>
          <w:rFonts w:ascii="Fb Fontext" w:hAnsi="Fb Fontext"/>
          <w:rtl/>
        </w:rPr>
        <w:t>לה - גמרה ומקניא נפשה,</w:t>
      </w:r>
    </w:p>
    <w:p w14:paraId="24D99687" w14:textId="77777777" w:rsidR="00A85AC8" w:rsidRPr="00E600D8" w:rsidRDefault="006E0774" w:rsidP="003E720C">
      <w:pPr>
        <w:pStyle w:val="38"/>
        <w:framePr w:wrap="notBeside"/>
        <w:rPr>
          <w:rtl/>
        </w:rPr>
      </w:pPr>
      <w:r w:rsidRPr="00E600D8">
        <w:rPr>
          <w:rtl/>
        </w:rPr>
        <w:t>או"ד</w:t>
      </w:r>
      <w:r w:rsidR="00A85AC8" w:rsidRPr="00E600D8">
        <w:rPr>
          <w:rtl/>
        </w:rPr>
        <w:t>:</w:t>
      </w:r>
    </w:p>
    <w:p w14:paraId="0F7666EF" w14:textId="479B1DF8" w:rsidR="006E0774" w:rsidRPr="00131640" w:rsidRDefault="003E720C" w:rsidP="00C663DF">
      <w:pPr>
        <w:spacing w:after="120"/>
        <w:rPr>
          <w:rtl/>
        </w:rPr>
      </w:pPr>
      <w:r>
        <w:rPr>
          <w:rFonts w:ascii="Fb Fontext" w:hAnsi="Fb Fontext" w:hint="cs"/>
          <w:sz w:val="32"/>
          <w:rtl/>
        </w:rPr>
        <w:t>יכולה לומר</w:t>
      </w:r>
      <w:r w:rsidR="006E0774" w:rsidRPr="00224C4C">
        <w:rPr>
          <w:rFonts w:ascii="Fb Fontext" w:hAnsi="Fb Fontext"/>
          <w:sz w:val="32"/>
          <w:rtl/>
        </w:rPr>
        <w:t xml:space="preserve">: מדאורייתא </w:t>
      </w:r>
      <w:r w:rsidR="00F8789B">
        <w:rPr>
          <w:rFonts w:ascii="Fb Fontext" w:hAnsi="Fb Fontext" w:hint="cs"/>
          <w:sz w:val="32"/>
          <w:rtl/>
        </w:rPr>
        <w:t>אתה מחוייב להצילני</w:t>
      </w:r>
      <w:r w:rsidR="006E0774" w:rsidRPr="00224C4C">
        <w:rPr>
          <w:rFonts w:ascii="Fb Fontext" w:hAnsi="Fb Fontext"/>
          <w:sz w:val="32"/>
          <w:rtl/>
        </w:rPr>
        <w:t xml:space="preserve">? </w:t>
      </w:r>
      <w:r w:rsidR="006E0774" w:rsidRPr="00210DF6">
        <w:rPr>
          <w:rFonts w:ascii="Fb Fontext" w:hAnsi="Fb Fontext" w:cs="BA TM • Vilna Extra-Bold"/>
          <w:sz w:val="32"/>
          <w:rtl/>
        </w:rPr>
        <w:t>תיקו</w:t>
      </w:r>
      <w:r w:rsidR="006E0774" w:rsidRPr="00224C4C">
        <w:rPr>
          <w:rFonts w:ascii="Fb Fontext" w:hAnsi="Fb Fontext"/>
          <w:sz w:val="32"/>
          <w:rtl/>
        </w:rPr>
        <w:t>.</w:t>
      </w:r>
    </w:p>
    <w:p w14:paraId="0B70360E" w14:textId="3E47F460" w:rsidR="00A85AC8" w:rsidRPr="00E600D8" w:rsidRDefault="00E600D8" w:rsidP="003E720C">
      <w:pPr>
        <w:pStyle w:val="38"/>
        <w:framePr w:wrap="notBeside"/>
        <w:rPr>
          <w:rtl/>
        </w:rPr>
      </w:pPr>
      <w:r w:rsidRPr="00E600D8">
        <w:rPr>
          <w:rtl/>
        </w:rPr>
        <w:t>•</w:t>
      </w:r>
    </w:p>
    <w:p w14:paraId="4EC22ED7" w14:textId="07ACCE3A" w:rsidR="009469D7" w:rsidRDefault="006E0774" w:rsidP="006E0774">
      <w:pPr>
        <w:rPr>
          <w:rFonts w:ascii="Fb Fontext" w:hAnsi="Fb Fontext"/>
          <w:rtl/>
        </w:rPr>
      </w:pPr>
      <w:r w:rsidRPr="00C663DF">
        <w:rPr>
          <w:rStyle w:val="affffc"/>
          <w:rtl/>
        </w:rPr>
        <w:t>התקדשי לי בככר</w:t>
      </w:r>
      <w:r w:rsidRPr="008C0128">
        <w:rPr>
          <w:rStyle w:val="affffc"/>
          <w:rtl/>
        </w:rPr>
        <w:t>, תנהו לעני - אינה מקודשת,</w:t>
      </w:r>
    </w:p>
    <w:p w14:paraId="4C578663" w14:textId="1708FC42" w:rsidR="006E0774" w:rsidRPr="00131640" w:rsidRDefault="006E0774" w:rsidP="008C0128">
      <w:pPr>
        <w:spacing w:after="120"/>
        <w:rPr>
          <w:rtl/>
        </w:rPr>
      </w:pPr>
      <w:r w:rsidRPr="00224C4C">
        <w:rPr>
          <w:rFonts w:ascii="Fb Fontext" w:hAnsi="Fb Fontext"/>
          <w:rtl/>
        </w:rPr>
        <w:t>אפילו עני הסמוך עלה.</w:t>
      </w:r>
      <w:r w:rsidRPr="00224C4C">
        <w:rPr>
          <w:rFonts w:ascii="Fb Fontext" w:hAnsi="Fb Fontext" w:hint="cs"/>
          <w:rtl/>
        </w:rPr>
        <w:t>- דמחוייבת בזה כמוהו</w:t>
      </w:r>
    </w:p>
    <w:p w14:paraId="54CB5A35" w14:textId="77777777" w:rsidR="006E0774" w:rsidRPr="00131640" w:rsidRDefault="006E0774" w:rsidP="0010529F">
      <w:pPr>
        <w:pStyle w:val="afff0"/>
        <w:framePr w:wrap="around"/>
        <w:rPr>
          <w:rtl/>
        </w:rPr>
      </w:pPr>
      <w:r w:rsidRPr="00224C4C">
        <w:rPr>
          <w:rFonts w:hint="cs"/>
          <w:rtl/>
        </w:rPr>
        <w:t>ט.</w:t>
      </w:r>
    </w:p>
    <w:p w14:paraId="4852D4BA" w14:textId="77777777" w:rsidR="00A85AC8" w:rsidRPr="00E600D8" w:rsidRDefault="008C0128" w:rsidP="00F8789B">
      <w:pPr>
        <w:pStyle w:val="38"/>
        <w:framePr w:wrap="notBeside"/>
        <w:rPr>
          <w:rtl/>
        </w:rPr>
      </w:pPr>
      <w:r w:rsidRPr="00E600D8">
        <w:rPr>
          <w:rFonts w:hint="cs"/>
          <w:rtl/>
        </w:rPr>
        <w:t>מעשה</w:t>
      </w:r>
      <w:r w:rsidR="00A85AC8" w:rsidRPr="00E600D8">
        <w:rPr>
          <w:rtl/>
        </w:rPr>
        <w:t>:</w:t>
      </w:r>
    </w:p>
    <w:p w14:paraId="1C412DDD" w14:textId="489CF43E" w:rsidR="009469D7" w:rsidRDefault="006E0774" w:rsidP="006E0774">
      <w:pPr>
        <w:rPr>
          <w:rFonts w:ascii="Fb Fontext" w:hAnsi="Fb Fontext"/>
          <w:sz w:val="32"/>
          <w:rtl/>
        </w:rPr>
      </w:pPr>
      <w:r w:rsidRPr="00A5196E">
        <w:rPr>
          <w:rFonts w:ascii="Fb Fontext" w:hAnsi="Fb Fontext" w:hint="cs"/>
          <w:spacing w:val="0"/>
          <w:sz w:val="32"/>
          <w:rtl/>
        </w:rPr>
        <w:t xml:space="preserve">שמכר קישורי חרוזים וביקשה ממנו אחד </w:t>
      </w:r>
      <w:r w:rsidRPr="00A5196E">
        <w:rPr>
          <w:rStyle w:val="afffff3"/>
          <w:rFonts w:hint="cs"/>
          <w:spacing w:val="0"/>
          <w:rtl/>
        </w:rPr>
        <w:t>א</w:t>
      </w:r>
      <w:r w:rsidRPr="00A5196E">
        <w:rPr>
          <w:rStyle w:val="afffff3"/>
          <w:spacing w:val="0"/>
          <w:rtl/>
        </w:rPr>
        <w:t>"</w:t>
      </w:r>
      <w:r w:rsidRPr="00A5196E">
        <w:rPr>
          <w:rStyle w:val="afffff3"/>
          <w:rFonts w:hint="cs"/>
          <w:spacing w:val="0"/>
          <w:rtl/>
        </w:rPr>
        <w:t xml:space="preserve">ל </w:t>
      </w:r>
      <w:r w:rsidRPr="00A5196E">
        <w:rPr>
          <w:rFonts w:ascii="Fb Fontext" w:hAnsi="Fb Fontext" w:hint="cs"/>
          <w:spacing w:val="0"/>
          <w:sz w:val="32"/>
          <w:rtl/>
        </w:rPr>
        <w:t>אי אתן לך תתקדשי</w:t>
      </w:r>
    </w:p>
    <w:p w14:paraId="396D0E60" w14:textId="181C99B3" w:rsidR="00EF58B9" w:rsidRPr="00131640" w:rsidRDefault="006E0774" w:rsidP="006E0774">
      <w:pPr>
        <w:rPr>
          <w:rtl/>
        </w:rPr>
      </w:pPr>
      <w:r w:rsidRPr="00A5196E">
        <w:rPr>
          <w:rStyle w:val="afffff3"/>
          <w:rFonts w:hint="cs"/>
          <w:rtl/>
        </w:rPr>
        <w:t xml:space="preserve">ואמרה לו </w:t>
      </w:r>
      <w:r w:rsidRPr="00224C4C">
        <w:rPr>
          <w:rFonts w:ascii="Fb Fontext" w:hAnsi="Fb Fontext" w:hint="cs"/>
          <w:sz w:val="32"/>
          <w:rtl/>
        </w:rPr>
        <w:t>'</w:t>
      </w:r>
      <w:r w:rsidRPr="00210DF6">
        <w:rPr>
          <w:rFonts w:ascii="Fb Fontext" w:hAnsi="Fb Fontext" w:cs="BA TM • Vilna Extra-Bold"/>
          <w:sz w:val="32"/>
          <w:rtl/>
        </w:rPr>
        <w:t>הבה מיהבה</w:t>
      </w:r>
      <w:r w:rsidRPr="00224C4C">
        <w:rPr>
          <w:rFonts w:ascii="Fb Fontext" w:hAnsi="Fb Fontext"/>
          <w:sz w:val="32"/>
          <w:rtl/>
        </w:rPr>
        <w:t>'</w:t>
      </w:r>
      <w:r w:rsidRPr="00224C4C">
        <w:rPr>
          <w:rFonts w:ascii="Fb Fontext" w:hAnsi="Fb Fontext" w:hint="cs"/>
          <w:sz w:val="32"/>
          <w:rtl/>
        </w:rPr>
        <w:t>,</w:t>
      </w:r>
      <w:r w:rsidR="005F01D3">
        <w:rPr>
          <w:rFonts w:ascii="Fb Fontext" w:hAnsi="Fb Fontext" w:hint="cs"/>
          <w:sz w:val="32"/>
          <w:rtl/>
        </w:rPr>
        <w:t xml:space="preserve"> </w:t>
      </w:r>
      <w:r w:rsidR="00A5196E">
        <w:rPr>
          <w:rFonts w:ascii="Fb Fontext" w:hAnsi="Fb Fontext"/>
          <w:sz w:val="32"/>
          <w:rtl/>
        </w:rPr>
        <w:tab/>
      </w:r>
      <w:r w:rsidR="00A5196E">
        <w:rPr>
          <w:rFonts w:ascii="Fb Fontext" w:hAnsi="Fb Fontext"/>
          <w:sz w:val="32"/>
          <w:rtl/>
        </w:rPr>
        <w:tab/>
      </w:r>
      <w:r w:rsidR="00A5196E">
        <w:rPr>
          <w:rFonts w:ascii="Fb Fontext" w:hAnsi="Fb Fontext" w:hint="cs"/>
          <w:sz w:val="32"/>
          <w:rtl/>
        </w:rPr>
        <w:t xml:space="preserve"> </w:t>
      </w:r>
      <w:r w:rsidR="00EF58B9" w:rsidRPr="008C0128">
        <w:rPr>
          <w:rStyle w:val="afffff3"/>
          <w:rFonts w:hint="cs"/>
          <w:rtl/>
        </w:rPr>
        <w:t>-ר''ח:</w:t>
      </w:r>
      <w:r w:rsidR="00EF58B9">
        <w:rPr>
          <w:rFonts w:ascii="Fb Fontext" w:hAnsi="Fb Fontext" w:hint="cs"/>
          <w:sz w:val="32"/>
          <w:rtl/>
        </w:rPr>
        <w:t xml:space="preserve"> הבה מיהבה לאו כלום</w:t>
      </w:r>
      <w:r w:rsidR="00A5196E">
        <w:rPr>
          <w:rFonts w:ascii="Fb Fontext" w:hAnsi="Fb Fontext" w:hint="cs"/>
          <w:sz w:val="32"/>
          <w:rtl/>
        </w:rPr>
        <w:t xml:space="preserve"> הוא.</w:t>
      </w:r>
    </w:p>
    <w:p w14:paraId="32521D82" w14:textId="5563BDEF" w:rsidR="00A85AC8" w:rsidRPr="00E600D8" w:rsidRDefault="008C0128" w:rsidP="00EF58B9">
      <w:pPr>
        <w:pStyle w:val="38"/>
        <w:framePr w:wrap="notBeside"/>
        <w:rPr>
          <w:rtl/>
        </w:rPr>
      </w:pPr>
      <w:r w:rsidRPr="00E600D8">
        <w:rPr>
          <w:rFonts w:hint="cs"/>
          <w:rtl/>
        </w:rPr>
        <w:t>מעשה</w:t>
      </w:r>
      <w:r w:rsidR="00A85AC8" w:rsidRPr="00E600D8">
        <w:rPr>
          <w:rFonts w:hint="cs"/>
          <w:rtl/>
        </w:rPr>
        <w:t>:</w:t>
      </w:r>
    </w:p>
    <w:p w14:paraId="1E883F9E" w14:textId="0D2A7EE0" w:rsidR="00EB3A6D" w:rsidRPr="00131640" w:rsidRDefault="006E0774" w:rsidP="007657B9">
      <w:pPr>
        <w:rPr>
          <w:rtl/>
        </w:rPr>
      </w:pPr>
      <w:r w:rsidRPr="00EB3A6D">
        <w:rPr>
          <w:rFonts w:ascii="Fb Fontext" w:hAnsi="Fb Fontext" w:hint="cs"/>
          <w:spacing w:val="2"/>
          <w:rtl/>
        </w:rPr>
        <w:t>ששתה יין בחנות וביקשה ממנו כוס א</w:t>
      </w:r>
      <w:r w:rsidRPr="00EB3A6D">
        <w:rPr>
          <w:rFonts w:ascii="Fb Fontext" w:hAnsi="Fb Fontext"/>
          <w:spacing w:val="2"/>
          <w:rtl/>
        </w:rPr>
        <w:t>"</w:t>
      </w:r>
      <w:r w:rsidRPr="00EB3A6D">
        <w:rPr>
          <w:rFonts w:ascii="Fb Fontext" w:hAnsi="Fb Fontext" w:hint="cs"/>
          <w:spacing w:val="2"/>
          <w:rtl/>
        </w:rPr>
        <w:t>ל אי אתן לך תתקדשי לי</w:t>
      </w:r>
    </w:p>
    <w:p w14:paraId="5FB1642A" w14:textId="2DA69752" w:rsidR="006E0774" w:rsidRPr="00131640" w:rsidRDefault="006E0774" w:rsidP="007657B9">
      <w:pPr>
        <w:rPr>
          <w:rtl/>
        </w:rPr>
      </w:pPr>
      <w:r w:rsidRPr="00093891">
        <w:rPr>
          <w:rStyle w:val="afffff3"/>
          <w:rFonts w:hint="cs"/>
          <w:rtl/>
        </w:rPr>
        <w:t>א</w:t>
      </w:r>
      <w:r w:rsidRPr="00093891">
        <w:rPr>
          <w:rStyle w:val="afffff3"/>
          <w:rtl/>
        </w:rPr>
        <w:t>"</w:t>
      </w:r>
      <w:r w:rsidRPr="00093891">
        <w:rPr>
          <w:rStyle w:val="afffff3"/>
          <w:rFonts w:hint="cs"/>
          <w:rtl/>
        </w:rPr>
        <w:t>ל</w:t>
      </w:r>
      <w:r w:rsidRPr="00224C4C">
        <w:rPr>
          <w:rStyle w:val="affffa"/>
          <w:rFonts w:hint="cs"/>
          <w:rtl/>
        </w:rPr>
        <w:t xml:space="preserve"> </w:t>
      </w:r>
      <w:r w:rsidRPr="00210DF6">
        <w:rPr>
          <w:rFonts w:cs="BA TM • Vilna Extra-Bold"/>
          <w:rtl/>
        </w:rPr>
        <w:t>אשקויי אשקיין,</w:t>
      </w:r>
      <w:r w:rsidR="007657B9">
        <w:rPr>
          <w:rStyle w:val="afffff3"/>
          <w:rFonts w:hint="cs"/>
          <w:rtl/>
        </w:rPr>
        <w:t xml:space="preserve"> </w:t>
      </w:r>
      <w:r w:rsidR="00EB3A6D">
        <w:rPr>
          <w:rStyle w:val="afffff3"/>
          <w:rtl/>
        </w:rPr>
        <w:tab/>
      </w:r>
      <w:r w:rsidR="00EB3A6D">
        <w:rPr>
          <w:rStyle w:val="afffff3"/>
          <w:rtl/>
        </w:rPr>
        <w:tab/>
      </w:r>
      <w:r w:rsidR="00EB3A6D">
        <w:rPr>
          <w:rStyle w:val="afffff3"/>
          <w:rtl/>
        </w:rPr>
        <w:tab/>
      </w:r>
      <w:r w:rsidR="00EB3A6D">
        <w:rPr>
          <w:rStyle w:val="afffff3"/>
          <w:rFonts w:hint="cs"/>
          <w:rtl/>
        </w:rPr>
        <w:t xml:space="preserve">- </w:t>
      </w:r>
      <w:r w:rsidR="007657B9" w:rsidRPr="007657B9">
        <w:rPr>
          <w:rStyle w:val="afffff3"/>
          <w:rFonts w:hint="cs"/>
          <w:rtl/>
        </w:rPr>
        <w:t>ר''ח</w:t>
      </w:r>
      <w:r w:rsidRPr="007657B9">
        <w:rPr>
          <w:rStyle w:val="afffff3"/>
          <w:rtl/>
        </w:rPr>
        <w:t>:</w:t>
      </w:r>
      <w:r w:rsidRPr="00224C4C">
        <w:rPr>
          <w:rFonts w:ascii="Fb Fontext" w:hAnsi="Fb Fontext"/>
          <w:rtl/>
        </w:rPr>
        <w:t xml:space="preserve"> אשקויי אשקיין לאו כלום הוא.</w:t>
      </w:r>
    </w:p>
    <w:p w14:paraId="625E5B8D" w14:textId="77777777" w:rsidR="00A85AC8" w:rsidRPr="00E600D8" w:rsidRDefault="00EB3A6D" w:rsidP="007657B9">
      <w:pPr>
        <w:pStyle w:val="38"/>
        <w:framePr w:wrap="notBeside"/>
        <w:rPr>
          <w:rtl/>
        </w:rPr>
      </w:pPr>
      <w:r w:rsidRPr="00E600D8">
        <w:rPr>
          <w:rFonts w:hint="cs"/>
          <w:rtl/>
        </w:rPr>
        <w:t>מעשה</w:t>
      </w:r>
      <w:r w:rsidR="00A85AC8" w:rsidRPr="00E600D8">
        <w:rPr>
          <w:rtl/>
        </w:rPr>
        <w:t>:</w:t>
      </w:r>
    </w:p>
    <w:p w14:paraId="62A104FE" w14:textId="4929C459" w:rsidR="006E0774" w:rsidRDefault="006E0774" w:rsidP="00810AB9">
      <w:pPr>
        <w:rPr>
          <w:rFonts w:ascii="Fb Fontext" w:hAnsi="Fb Fontext"/>
          <w:rtl/>
        </w:rPr>
      </w:pPr>
      <w:r w:rsidRPr="00224C4C">
        <w:rPr>
          <w:rFonts w:ascii="Fb Fontext" w:hAnsi="Fb Fontext" w:hint="cs"/>
          <w:rtl/>
        </w:rPr>
        <w:t xml:space="preserve">שהוריד תמרים מהדקל </w:t>
      </w:r>
      <w:r w:rsidRPr="00A5196E">
        <w:rPr>
          <w:rStyle w:val="afffff3"/>
          <w:rFonts w:hint="cs"/>
          <w:rtl/>
        </w:rPr>
        <w:t>וביקשה ממנו</w:t>
      </w:r>
      <w:r w:rsidRPr="00224C4C">
        <w:rPr>
          <w:rFonts w:ascii="Fb Fontext" w:hAnsi="Fb Fontext" w:hint="cs"/>
          <w:rtl/>
        </w:rPr>
        <w:t xml:space="preserve"> להוריד שנים </w:t>
      </w:r>
      <w:r w:rsidRPr="00A5196E">
        <w:rPr>
          <w:rStyle w:val="afffff3"/>
          <w:rFonts w:hint="cs"/>
          <w:rtl/>
        </w:rPr>
        <w:t xml:space="preserve">שאל </w:t>
      </w:r>
      <w:r w:rsidRPr="00224C4C">
        <w:rPr>
          <w:rFonts w:ascii="Fb Fontext" w:hAnsi="Fb Fontext" w:hint="cs"/>
          <w:rtl/>
        </w:rPr>
        <w:t xml:space="preserve">אם תיקדש לו </w:t>
      </w:r>
      <w:r w:rsidRPr="00355C9F">
        <w:rPr>
          <w:rStyle w:val="afffff3"/>
          <w:rFonts w:hint="cs"/>
          <w:rtl/>
        </w:rPr>
        <w:t>וא</w:t>
      </w:r>
      <w:r w:rsidRPr="00355C9F">
        <w:rPr>
          <w:rStyle w:val="afffff3"/>
          <w:rtl/>
        </w:rPr>
        <w:t>"</w:t>
      </w:r>
      <w:r w:rsidRPr="00355C9F">
        <w:rPr>
          <w:rStyle w:val="afffff3"/>
          <w:rFonts w:hint="cs"/>
          <w:rtl/>
        </w:rPr>
        <w:t xml:space="preserve">ל </w:t>
      </w:r>
      <w:r w:rsidRPr="00224C4C">
        <w:rPr>
          <w:rFonts w:ascii="Fb Fontext" w:hAnsi="Fb Fontext" w:hint="cs"/>
          <w:rtl/>
        </w:rPr>
        <w:t>'</w:t>
      </w:r>
      <w:r w:rsidRPr="00224C4C">
        <w:rPr>
          <w:rFonts w:ascii="Fb Fontext" w:hAnsi="Fb Fontext"/>
          <w:rtl/>
        </w:rPr>
        <w:t>שדי מישד</w:t>
      </w:r>
      <w:r w:rsidRPr="00224C4C">
        <w:rPr>
          <w:rFonts w:ascii="Fb Fontext" w:hAnsi="Fb Fontext" w:hint="cs"/>
          <w:rtl/>
        </w:rPr>
        <w:t>א</w:t>
      </w:r>
      <w:r w:rsidRPr="00224C4C">
        <w:rPr>
          <w:rFonts w:ascii="Fb Fontext" w:hAnsi="Fb Fontext"/>
          <w:rtl/>
        </w:rPr>
        <w:t>'</w:t>
      </w:r>
      <w:r w:rsidRPr="00224C4C">
        <w:rPr>
          <w:rFonts w:ascii="Fb Fontext" w:hAnsi="Fb Fontext" w:hint="cs"/>
          <w:rtl/>
        </w:rPr>
        <w:t>,</w:t>
      </w:r>
      <w:r w:rsidRPr="00093891">
        <w:rPr>
          <w:rStyle w:val="afffff3"/>
          <w:rtl/>
        </w:rPr>
        <w:t>ר"</w:t>
      </w:r>
      <w:r w:rsidRPr="00093891">
        <w:rPr>
          <w:rStyle w:val="afffff3"/>
          <w:rFonts w:hint="cs"/>
          <w:rtl/>
        </w:rPr>
        <w:t>ז</w:t>
      </w:r>
      <w:r w:rsidRPr="00093891">
        <w:rPr>
          <w:rStyle w:val="afffff3"/>
          <w:rtl/>
        </w:rPr>
        <w:t>:</w:t>
      </w:r>
      <w:r w:rsidRPr="00224C4C">
        <w:rPr>
          <w:rFonts w:ascii="Fb Fontext" w:hAnsi="Fb Fontext"/>
          <w:rtl/>
        </w:rPr>
        <w:t xml:space="preserve"> כל שדי מישדא לאו כלום הוא.</w:t>
      </w:r>
    </w:p>
    <w:p w14:paraId="266D90D2" w14:textId="7E361E9C" w:rsidR="00D653CB" w:rsidRPr="00131640" w:rsidRDefault="00D653CB" w:rsidP="007309FA">
      <w:pPr>
        <w:pStyle w:val="affffb"/>
        <w:rPr>
          <w:rtl/>
        </w:rPr>
      </w:pPr>
      <w:r w:rsidRPr="007309FA">
        <w:rPr>
          <w:rtl/>
        </w:rPr>
        <w:t>***</w:t>
      </w:r>
    </w:p>
    <w:p w14:paraId="21F029CC" w14:textId="77777777" w:rsidR="009469D7" w:rsidRDefault="006E0774" w:rsidP="00F65F8B">
      <w:pPr>
        <w:pStyle w:val="affffb"/>
        <w:rPr>
          <w:rtl/>
        </w:rPr>
      </w:pPr>
      <w:r w:rsidRPr="00224C4C">
        <w:rPr>
          <w:rtl/>
        </w:rPr>
        <w:t>איבעיא להו: הב אשקי ושדי, מהו?</w:t>
      </w:r>
    </w:p>
    <w:p w14:paraId="2EA9E2AC" w14:textId="77777777" w:rsidR="009469D7" w:rsidRDefault="006E0774" w:rsidP="00B26394">
      <w:pPr>
        <w:rPr>
          <w:rFonts w:ascii="Fb Fontext" w:hAnsi="Fb Fontext"/>
          <w:rtl/>
        </w:rPr>
      </w:pPr>
      <w:r w:rsidRPr="00355C9F">
        <w:rPr>
          <w:rStyle w:val="afffff3"/>
          <w:rtl/>
        </w:rPr>
        <w:t>רבינא:</w:t>
      </w:r>
      <w:r w:rsidRPr="00224C4C">
        <w:rPr>
          <w:rFonts w:ascii="Fb Fontext" w:hAnsi="Fb Fontext"/>
          <w:sz w:val="32"/>
          <w:rtl/>
        </w:rPr>
        <w:t xml:space="preserve"> מקודשת.</w:t>
      </w:r>
      <w:r w:rsidRPr="00224C4C">
        <w:rPr>
          <w:rFonts w:ascii="Fb Fontext" w:hAnsi="Fb Fontext" w:hint="cs"/>
          <w:rtl/>
        </w:rPr>
        <w:t xml:space="preserve"> </w:t>
      </w:r>
      <w:r w:rsidR="00355C9F">
        <w:rPr>
          <w:rStyle w:val="afffff3"/>
          <w:rtl/>
        </w:rPr>
        <w:tab/>
      </w:r>
      <w:r w:rsidR="00355C9F">
        <w:rPr>
          <w:rStyle w:val="afffff3"/>
          <w:rtl/>
        </w:rPr>
        <w:tab/>
      </w:r>
      <w:r w:rsidR="00355C9F">
        <w:rPr>
          <w:rStyle w:val="afffff3"/>
          <w:rtl/>
        </w:rPr>
        <w:tab/>
      </w:r>
      <w:r w:rsidRPr="00355C9F">
        <w:rPr>
          <w:rStyle w:val="afffff3"/>
          <w:rtl/>
        </w:rPr>
        <w:tab/>
      </w:r>
      <w:r w:rsidRPr="00355C9F">
        <w:rPr>
          <w:rStyle w:val="afffff3"/>
          <w:rFonts w:hint="cs"/>
          <w:rtl/>
        </w:rPr>
        <w:t>רסב</w:t>
      </w:r>
      <w:r w:rsidRPr="00355C9F">
        <w:rPr>
          <w:rStyle w:val="afffff3"/>
          <w:rtl/>
        </w:rPr>
        <w:t>"</w:t>
      </w:r>
      <w:r w:rsidRPr="00355C9F">
        <w:rPr>
          <w:rStyle w:val="afffff3"/>
          <w:rFonts w:hint="cs"/>
          <w:rtl/>
        </w:rPr>
        <w:t>ר</w:t>
      </w:r>
      <w:r w:rsidRPr="00355C9F">
        <w:rPr>
          <w:rStyle w:val="afffff3"/>
          <w:rtl/>
        </w:rPr>
        <w:t>:</w:t>
      </w:r>
      <w:r w:rsidRPr="00224C4C">
        <w:rPr>
          <w:rFonts w:ascii="Fb Fontext" w:hAnsi="Fb Fontext"/>
          <w:rtl/>
        </w:rPr>
        <w:t xml:space="preserve"> תגא דמלכא! אינה מקודשת.</w:t>
      </w:r>
    </w:p>
    <w:p w14:paraId="2AF10B30" w14:textId="656FB7DC" w:rsidR="00A85AC8" w:rsidRPr="00E600D8" w:rsidRDefault="00932B38" w:rsidP="00D623B7">
      <w:pPr>
        <w:pStyle w:val="38"/>
        <w:framePr w:wrap="notBeside"/>
        <w:rPr>
          <w:rtl/>
        </w:rPr>
      </w:pPr>
      <w:r w:rsidRPr="00E600D8">
        <w:rPr>
          <w:rtl/>
        </w:rPr>
        <w:t>◄</w:t>
      </w:r>
      <w:r w:rsidRPr="00E600D8">
        <w:rPr>
          <w:rFonts w:hint="cs"/>
          <w:rtl/>
        </w:rPr>
        <w:t xml:space="preserve"> </w:t>
      </w:r>
      <w:r w:rsidR="006E0774" w:rsidRPr="00E600D8">
        <w:rPr>
          <w:rtl/>
        </w:rPr>
        <w:t>והלכתא</w:t>
      </w:r>
      <w:r w:rsidR="00A85AC8" w:rsidRPr="00E600D8">
        <w:rPr>
          <w:rtl/>
        </w:rPr>
        <w:t>:</w:t>
      </w:r>
    </w:p>
    <w:p w14:paraId="5C412914" w14:textId="25438925" w:rsidR="006E0774" w:rsidRPr="00131640" w:rsidRDefault="006E0774" w:rsidP="00B26394">
      <w:pPr>
        <w:rPr>
          <w:rtl/>
        </w:rPr>
      </w:pPr>
      <w:r w:rsidRPr="00210DF6">
        <w:rPr>
          <w:rStyle w:val="afffa"/>
          <w:rFonts w:ascii="Fb Fontext" w:hAnsi="Fb Fontext" w:cs="BA TM • Vilna Extra-Bold"/>
          <w:bCs w:val="0"/>
          <w:rtl/>
        </w:rPr>
        <w:t>אינה מקודשת</w:t>
      </w:r>
      <w:r w:rsidRPr="00224C4C">
        <w:rPr>
          <w:rFonts w:ascii="Fb Fontext" w:hAnsi="Fb Fontext"/>
          <w:rtl/>
        </w:rPr>
        <w:t>.</w:t>
      </w:r>
    </w:p>
    <w:p w14:paraId="25836917" w14:textId="72868567" w:rsidR="00A85AC8" w:rsidRPr="00E600D8" w:rsidRDefault="00932B38" w:rsidP="00D623B7">
      <w:pPr>
        <w:pStyle w:val="38"/>
        <w:framePr w:wrap="notBeside"/>
        <w:rPr>
          <w:rtl/>
        </w:rPr>
      </w:pPr>
      <w:r w:rsidRPr="00E600D8">
        <w:rPr>
          <w:rtl/>
        </w:rPr>
        <w:t>◄</w:t>
      </w:r>
      <w:r w:rsidRPr="00E600D8">
        <w:rPr>
          <w:rFonts w:hint="cs"/>
          <w:rtl/>
        </w:rPr>
        <w:t xml:space="preserve"> </w:t>
      </w:r>
      <w:r w:rsidR="006E0774" w:rsidRPr="00E600D8">
        <w:rPr>
          <w:rtl/>
        </w:rPr>
        <w:t>והלכתא</w:t>
      </w:r>
      <w:r w:rsidR="00A85AC8" w:rsidRPr="00E600D8">
        <w:rPr>
          <w:rtl/>
        </w:rPr>
        <w:t>:</w:t>
      </w:r>
    </w:p>
    <w:p w14:paraId="4AD1C67F" w14:textId="768D4B01" w:rsidR="006E0774" w:rsidRPr="00131640" w:rsidRDefault="00EB60C7" w:rsidP="006E0774">
      <w:pPr>
        <w:rPr>
          <w:rtl/>
        </w:rPr>
      </w:pPr>
      <w:r w:rsidRPr="00210DF6">
        <w:rPr>
          <w:rStyle w:val="afffa"/>
          <w:rFonts w:ascii="Fb Fontext" w:hAnsi="Fb Fontext" w:cs="BA TM • Vilna Extra-Bold" w:hint="cs"/>
          <w:bCs w:val="0"/>
          <w:rtl/>
        </w:rPr>
        <w:t>ש</w:t>
      </w:r>
      <w:r w:rsidR="006E0774" w:rsidRPr="00210DF6">
        <w:rPr>
          <w:rStyle w:val="afffa"/>
          <w:rFonts w:ascii="Fb Fontext" w:hAnsi="Fb Fontext" w:cs="BA TM • Vilna Extra-Bold"/>
          <w:bCs w:val="0"/>
          <w:rtl/>
        </w:rPr>
        <w:t>יראי לא צריכי שומא.</w:t>
      </w:r>
    </w:p>
    <w:p w14:paraId="6F37BBD3" w14:textId="77777777" w:rsidR="00A85AC8" w:rsidRPr="00E600D8" w:rsidRDefault="00932B38" w:rsidP="00EB60C7">
      <w:pPr>
        <w:pStyle w:val="38"/>
        <w:framePr w:wrap="notBeside"/>
        <w:rPr>
          <w:rtl/>
        </w:rPr>
      </w:pPr>
      <w:r w:rsidRPr="00E600D8">
        <w:rPr>
          <w:rtl/>
        </w:rPr>
        <w:t>◄</w:t>
      </w:r>
      <w:r w:rsidRPr="00E600D8">
        <w:rPr>
          <w:rFonts w:hint="cs"/>
          <w:rtl/>
        </w:rPr>
        <w:t xml:space="preserve"> </w:t>
      </w:r>
      <w:r w:rsidR="006E0774" w:rsidRPr="00E600D8">
        <w:rPr>
          <w:rtl/>
        </w:rPr>
        <w:t>והלכתא</w:t>
      </w:r>
      <w:r w:rsidR="00A85AC8" w:rsidRPr="00E600D8">
        <w:rPr>
          <w:rtl/>
        </w:rPr>
        <w:t>:</w:t>
      </w:r>
    </w:p>
    <w:p w14:paraId="6CB8D4FE" w14:textId="332A0CBF" w:rsidR="006E0774" w:rsidRPr="00131640" w:rsidRDefault="006E0774" w:rsidP="006E0774">
      <w:pPr>
        <w:rPr>
          <w:rtl/>
        </w:rPr>
      </w:pPr>
      <w:r>
        <w:rPr>
          <w:rStyle w:val="afffff3"/>
          <w:rFonts w:ascii="Fb Fontext" w:hAnsi="Fb Fontext" w:cs="BA TM • Vilna Extra-Bold"/>
          <w:bCs w:val="0"/>
          <w:rtl/>
          <w:rPrChange w:id="9016" w:author="מנוע אמוראים" w:date="2026-10-05T16:42:07Z">
            <w:rPr>
              <w:rStyle w:val="afffa"/>
              <w:rFonts w:ascii="Fb Fontext" w:hAnsi="Fb Fontext" w:cs="BA TM • Vilna Extra-Bold"/>
              <w:bCs w:val="0"/>
              <w:rtl/>
            </w:rPr>
          </w:rPrChange>
        </w:rPr>
        <w:t xml:space="preserve">כר"א</w:t>
      </w:r>
      <w:r w:rsidRPr="00224C4C">
        <w:rPr>
          <w:rFonts w:ascii="Fb Fontext" w:hAnsi="Fb Fontext"/>
          <w:sz w:val="32"/>
          <w:rtl/>
        </w:rPr>
        <w:t>.</w:t>
      </w:r>
      <w:r w:rsidR="00EB60C7">
        <w:rPr>
          <w:rFonts w:ascii="Fb Fontext" w:hAnsi="Fb Fontext" w:hint="cs"/>
          <w:sz w:val="32"/>
          <w:rtl/>
        </w:rPr>
        <w:t xml:space="preserve"> </w:t>
      </w:r>
      <w:r w:rsidRPr="00EB60C7">
        <w:rPr>
          <w:rStyle w:val="afffff5"/>
          <w:rFonts w:hint="cs"/>
          <w:rtl/>
        </w:rPr>
        <w:t>[דמקודשת וישלים]</w:t>
      </w:r>
    </w:p>
    <w:p w14:paraId="3F3CF0DA" w14:textId="77777777" w:rsidR="00A85AC8" w:rsidRPr="00E600D8" w:rsidRDefault="00932B38" w:rsidP="00EB60C7">
      <w:pPr>
        <w:pStyle w:val="38"/>
        <w:framePr w:wrap="notBeside"/>
        <w:rPr>
          <w:rtl/>
        </w:rPr>
      </w:pPr>
      <w:r w:rsidRPr="00E600D8">
        <w:rPr>
          <w:rtl/>
        </w:rPr>
        <w:t>◄</w:t>
      </w:r>
      <w:r w:rsidRPr="00E600D8">
        <w:rPr>
          <w:rFonts w:hint="cs"/>
          <w:rtl/>
        </w:rPr>
        <w:t xml:space="preserve"> </w:t>
      </w:r>
      <w:r w:rsidR="006E0774" w:rsidRPr="00E600D8">
        <w:rPr>
          <w:rtl/>
        </w:rPr>
        <w:t>והלכתא</w:t>
      </w:r>
      <w:r w:rsidR="00A85AC8" w:rsidRPr="00E600D8">
        <w:rPr>
          <w:rtl/>
        </w:rPr>
        <w:t>:</w:t>
      </w:r>
    </w:p>
    <w:p w14:paraId="09D012D5" w14:textId="399C60DE" w:rsidR="006E0774" w:rsidRPr="00131640" w:rsidRDefault="00EB60C7" w:rsidP="006E0774">
      <w:pPr>
        <w:rPr>
          <w:rtl/>
        </w:rPr>
      </w:pPr>
      <w:r w:rsidRPr="00210DF6">
        <w:rPr>
          <w:rStyle w:val="afffa"/>
          <w:rFonts w:ascii="Fb Fontext" w:hAnsi="Fb Fontext" w:cs="BA TM • Vilna Extra-Bold" w:hint="cs"/>
          <w:bCs w:val="0"/>
          <w:rtl/>
        </w:rPr>
        <w:t>כ</w:t>
      </w:r>
      <w:r w:rsidR="006E0774" w:rsidRPr="00210DF6">
        <w:rPr>
          <w:rStyle w:val="afffa"/>
          <w:rFonts w:ascii="Fb Fontext" w:hAnsi="Fb Fontext" w:cs="BA TM • Vilna Extra-Bold"/>
          <w:bCs w:val="0"/>
          <w:rtl/>
        </w:rPr>
        <w:t xml:space="preserve">רבא </w:t>
      </w:r>
      <w:r>
        <w:rPr>
          <w:rStyle w:val="afffff3"/>
          <w:rFonts w:ascii="Fb Fontext" w:hAnsi="Fb Fontext" w:cs="BA TM • Vilna Extra-Bold" w:hint="cs"/>
          <w:bCs w:val="0"/>
          <w:rtl/>
          <w:rPrChange w:id="9017" w:author="מנוע אמוראים" w:date="2026-10-05T16:42:07Z">
            <w:rPr>
              <w:rStyle w:val="afffa"/>
              <w:rFonts w:ascii="Fb Fontext" w:hAnsi="Fb Fontext" w:cs="BA TM • Vilna Extra-Bold" w:hint="cs"/>
              <w:bCs w:val="0"/>
              <w:rtl/>
            </w:rPr>
          </w:rPrChange>
        </w:rPr>
        <w:t xml:space="preserve">מר</w:t>
      </w:r>
      <w:r>
        <w:rPr>
          <w:rStyle w:val="afffff3"/>
          <w:rFonts w:ascii="Fb Fontext" w:hAnsi="Fb Fontext" w:cs="BA TM • Vilna Extra-Bold"/>
          <w:bCs w:val="0"/>
          <w:rtl/>
          <w:rPrChange w:id="9018" w:author="מנוע אמוראים" w:date="2026-10-05T16:42:07Z">
            <w:rPr>
              <w:rStyle w:val="afffa"/>
              <w:rFonts w:ascii="Fb Fontext" w:hAnsi="Fb Fontext" w:cs="BA TM • Vilna Extra-Bold"/>
              <w:bCs w:val="0"/>
              <w:rtl/>
            </w:rPr>
          </w:rPrChange>
        </w:rPr>
        <w:t xml:space="preserve">"</w:t>
      </w:r>
      <w:r>
        <w:rPr>
          <w:rStyle w:val="afffff3"/>
          <w:rFonts w:ascii="Fb Fontext" w:hAnsi="Fb Fontext" w:cs="BA TM • Vilna Extra-Bold" w:hint="cs"/>
          <w:bCs w:val="0"/>
          <w:rtl/>
          <w:rPrChange w:id="9019" w:author="מנוע אמוראים" w:date="2026-10-05T16:42:07Z">
            <w:rPr>
              <w:rStyle w:val="afffa"/>
              <w:rFonts w:ascii="Fb Fontext" w:hAnsi="Fb Fontext" w:cs="BA TM • Vilna Extra-Bold" w:hint="cs"/>
              <w:bCs w:val="0"/>
              <w:rtl/>
            </w:rPr>
          </w:rPrChange>
        </w:rPr>
        <w:t xml:space="preserve">נ</w:t>
      </w:r>
      <w:r w:rsidR="006E0774" w:rsidRPr="00224C4C">
        <w:rPr>
          <w:rFonts w:ascii="Fb Fontext" w:hAnsi="Fb Fontext"/>
          <w:sz w:val="32"/>
          <w:rtl/>
        </w:rPr>
        <w:t>.</w:t>
      </w:r>
      <w:r>
        <w:rPr>
          <w:rFonts w:ascii="Fb Fontext" w:hAnsi="Fb Fontext" w:hint="cs"/>
          <w:sz w:val="32"/>
          <w:rtl/>
        </w:rPr>
        <w:t xml:space="preserve"> </w:t>
      </w:r>
      <w:r w:rsidR="006E0774" w:rsidRPr="00EB60C7">
        <w:rPr>
          <w:rStyle w:val="afffff5"/>
          <w:rFonts w:hint="cs"/>
          <w:rtl/>
        </w:rPr>
        <w:t>[דמנה אין כאן משכון אין כאן]</w:t>
      </w:r>
    </w:p>
    <w:p w14:paraId="0E6F20EA" w14:textId="77777777" w:rsidR="006E0774" w:rsidRPr="00131640" w:rsidRDefault="006E0774" w:rsidP="00841728">
      <w:pPr>
        <w:pStyle w:val="affffb"/>
        <w:rPr>
          <w:rtl/>
        </w:rPr>
        <w:pPrChange w:id="90090" w:author="קלוד" w:date="2026-10-08T12:07:40Z">
          <w:pPr>
            <w:pStyle w:val="affb"/>
          </w:pPr>
        </w:pPrChange>
      </w:pPr>
      <w:del w:id="90088" w:author="קלוד" w:date="2026-10-08T12:07:40Z">
        <w:r w:rsidRPr="00224C4C">
          <w:rPr>
            <w:rFonts w:hint="cs"/>
            <w:rtl/>
          </w:rPr>
          <w:delText xml:space="preserve">׹</w:delText>
        </w:r>
      </w:del>
      <w:ins w:id="90089" w:author="קלוד" w:date="2026-10-08T12:07:40Z">
        <w:r>
          <w:rPr>
            <w:color w:val="7B3F00"/>
          </w:rPr>
          <w:t xml:space="preserve">קידוש בשטר</w:t>
        </w:r>
      </w:ins>
    </w:p>
    <w:p w14:paraId="5B4B40BD" w14:textId="20D14765" w:rsidR="00A85AC8" w:rsidRPr="00E600D8" w:rsidRDefault="00932B38" w:rsidP="007D5E2F">
      <w:pPr>
        <w:pStyle w:val="38"/>
        <w:framePr w:wrap="notBeside"/>
        <w:rPr>
          <w:rtl/>
        </w:rPr>
      </w:pPr>
      <w:r w:rsidRPr="00E600D8">
        <w:rPr>
          <w:rtl/>
        </w:rPr>
        <w:t>◄</w:t>
      </w:r>
      <w:r w:rsidRPr="00E600D8">
        <w:rPr>
          <w:rFonts w:hint="cs"/>
          <w:rtl/>
        </w:rPr>
        <w:t xml:space="preserve"> </w:t>
      </w:r>
      <w:r w:rsidR="006E0774" w:rsidRPr="00E600D8">
        <w:rPr>
          <w:rtl/>
        </w:rPr>
        <w:t xml:space="preserve"> ת"ר</w:t>
      </w:r>
      <w:r w:rsidR="00A85AC8" w:rsidRPr="00E600D8">
        <w:rPr>
          <w:rtl/>
        </w:rPr>
        <w:t>:</w:t>
      </w:r>
    </w:p>
    <w:p w14:paraId="55827769" w14:textId="7DF5D722" w:rsidR="006E0774" w:rsidRPr="00131640" w:rsidRDefault="006E0774" w:rsidP="0022192C">
      <w:pPr>
        <w:rPr>
          <w:rtl/>
        </w:rPr>
      </w:pPr>
      <w:r w:rsidRPr="00210DF6">
        <w:rPr>
          <w:rFonts w:ascii="Fb Fontext" w:hAnsi="Fb Fontext" w:cs="BA TM • Vilna Extra-Bold"/>
          <w:sz w:val="32"/>
          <w:rtl/>
        </w:rPr>
        <w:t xml:space="preserve">בשטר כיצד? </w:t>
      </w:r>
      <w:r w:rsidRPr="00224C4C">
        <w:rPr>
          <w:rFonts w:ascii="Fb Fontext" w:hAnsi="Fb Fontext"/>
          <w:sz w:val="32"/>
          <w:rtl/>
        </w:rPr>
        <w:t>כתב לו על הנייר או על החרס אע"פ שאין בו שו"פ בתך מקודשת לי,</w:t>
      </w:r>
      <w:r w:rsidR="0022192C">
        <w:rPr>
          <w:rFonts w:ascii="Fb Fontext" w:hAnsi="Fb Fontext" w:hint="cs"/>
          <w:sz w:val="32"/>
          <w:rtl/>
        </w:rPr>
        <w:t xml:space="preserve"> </w:t>
      </w:r>
      <w:r w:rsidRPr="00224C4C">
        <w:rPr>
          <w:rFonts w:ascii="Fb Fontext" w:hAnsi="Fb Fontext"/>
          <w:rtl/>
        </w:rPr>
        <w:t xml:space="preserve">מאורסת לי, </w:t>
      </w:r>
      <w:r w:rsidR="0022192C">
        <w:rPr>
          <w:rFonts w:ascii="Fb Fontext" w:hAnsi="Fb Fontext" w:hint="cs"/>
          <w:rtl/>
        </w:rPr>
        <w:t xml:space="preserve">בתך </w:t>
      </w:r>
      <w:r w:rsidRPr="00224C4C">
        <w:rPr>
          <w:rFonts w:ascii="Fb Fontext" w:hAnsi="Fb Fontext"/>
          <w:rtl/>
        </w:rPr>
        <w:t>לי לאינתו - הרי זו מקודשת.</w:t>
      </w:r>
    </w:p>
    <w:p w14:paraId="092BEA63" w14:textId="38671518" w:rsidR="006E0774" w:rsidRPr="00131640" w:rsidRDefault="006E0774" w:rsidP="006E0774">
      <w:pPr>
        <w:rPr>
          <w:rtl/>
        </w:rPr>
      </w:pPr>
      <w:r w:rsidRPr="00224C4C">
        <w:rPr>
          <w:rFonts w:ascii="Fb Fontext" w:hAnsi="Fb Fontext" w:hint="cs"/>
          <w:rtl/>
        </w:rPr>
        <w:t>וא</w:t>
      </w:r>
      <w:r w:rsidR="0022192C">
        <w:rPr>
          <w:rFonts w:ascii="Fb Fontext" w:hAnsi="Fb Fontext" w:hint="cs"/>
          <w:rtl/>
        </w:rPr>
        <w:t>ף</w:t>
      </w:r>
      <w:r w:rsidRPr="00224C4C">
        <w:rPr>
          <w:rFonts w:ascii="Fb Fontext" w:hAnsi="Fb Fontext" w:hint="cs"/>
          <w:rtl/>
        </w:rPr>
        <w:t xml:space="preserve"> דלא דמי לשטר </w:t>
      </w:r>
      <w:r w:rsidR="0022192C">
        <w:rPr>
          <w:rFonts w:ascii="Fb Fontext" w:hAnsi="Fb Fontext" w:hint="cs"/>
          <w:rtl/>
        </w:rPr>
        <w:t xml:space="preserve">מכר </w:t>
      </w:r>
      <w:r w:rsidRPr="00224C4C">
        <w:rPr>
          <w:rFonts w:ascii="Fb Fontext" w:hAnsi="Fb Fontext" w:hint="cs"/>
          <w:rtl/>
        </w:rPr>
        <w:t>שמוכר כותב ו</w:t>
      </w:r>
      <w:r w:rsidR="00B35B36">
        <w:rPr>
          <w:rFonts w:ascii="Fb Fontext" w:hAnsi="Fb Fontext" w:hint="cs"/>
          <w:rtl/>
        </w:rPr>
        <w:t>כאן</w:t>
      </w:r>
      <w:r w:rsidRPr="00224C4C">
        <w:rPr>
          <w:rFonts w:ascii="Fb Fontext" w:hAnsi="Fb Fontext" w:hint="cs"/>
          <w:rtl/>
        </w:rPr>
        <w:t xml:space="preserve"> קונה </w:t>
      </w:r>
      <w:r w:rsidRPr="0022192C">
        <w:rPr>
          <w:rStyle w:val="afffff5"/>
          <w:rFonts w:hint="cs"/>
          <w:rtl/>
        </w:rPr>
        <w:t>[בעל]</w:t>
      </w:r>
      <w:r w:rsidRPr="00224C4C">
        <w:rPr>
          <w:rFonts w:ascii="Fb Fontext" w:hAnsi="Fb Fontext" w:hint="cs"/>
          <w:rtl/>
        </w:rPr>
        <w:t xml:space="preserve"> כותב</w:t>
      </w:r>
      <w:r w:rsidR="0022192C">
        <w:rPr>
          <w:rFonts w:ascii="Fb Fontext" w:hAnsi="Fb Fontext" w:hint="cs"/>
          <w:rtl/>
        </w:rPr>
        <w:t>,</w:t>
      </w:r>
    </w:p>
    <w:p w14:paraId="051DA885" w14:textId="77777777" w:rsidR="00A85AC8" w:rsidRPr="00E600D8" w:rsidRDefault="006E0774" w:rsidP="0022192C">
      <w:pPr>
        <w:pStyle w:val="38"/>
        <w:framePr w:wrap="notBeside"/>
        <w:rPr>
          <w:rtl/>
        </w:rPr>
      </w:pPr>
      <w:r w:rsidRPr="00E600D8">
        <w:rPr>
          <w:rFonts w:hint="cs"/>
          <w:rtl/>
        </w:rPr>
        <w:t>כרבא</w:t>
      </w:r>
      <w:r w:rsidR="00A85AC8" w:rsidRPr="00E600D8">
        <w:rPr>
          <w:rtl/>
        </w:rPr>
        <w:t>:</w:t>
      </w:r>
    </w:p>
    <w:p w14:paraId="74CB9960" w14:textId="37B3BB1A" w:rsidR="006E0774" w:rsidRPr="00131640" w:rsidRDefault="006E0774" w:rsidP="006E0774">
      <w:pPr>
        <w:rPr>
          <w:rtl/>
        </w:rPr>
      </w:pPr>
      <w:r w:rsidRPr="00224C4C">
        <w:rPr>
          <w:rFonts w:ascii="Fb Fontext" w:hAnsi="Fb Fontext" w:hint="cs"/>
          <w:rtl/>
        </w:rPr>
        <w:t xml:space="preserve">דמענינא דקרא </w:t>
      </w:r>
      <w:r w:rsidR="00B35B36">
        <w:rPr>
          <w:rFonts w:ascii="Fb Fontext" w:hAnsi="Fb Fontext"/>
          <w:rtl/>
        </w:rPr>
        <w:t>שם</w:t>
      </w:r>
      <w:r w:rsidRPr="00224C4C">
        <w:rPr>
          <w:rFonts w:ascii="Fb Fontext" w:hAnsi="Fb Fontext"/>
          <w:rtl/>
        </w:rPr>
        <w:t>:</w:t>
      </w:r>
      <w:r w:rsidRPr="00224C4C">
        <w:rPr>
          <w:rStyle w:val="affffa"/>
          <w:rtl/>
        </w:rPr>
        <w:t xml:space="preserve"> </w:t>
      </w:r>
      <w:r w:rsidRPr="00224C4C">
        <w:rPr>
          <w:rStyle w:val="affffa"/>
          <w:rFonts w:hint="cs"/>
          <w:rtl/>
        </w:rPr>
        <w:t>'</w:t>
      </w:r>
      <w:r w:rsidRPr="00224C4C">
        <w:rPr>
          <w:rStyle w:val="affffa"/>
          <w:rtl/>
        </w:rPr>
        <w:t>ומכר מאחוזתו</w:t>
      </w:r>
      <w:r w:rsidRPr="00224C4C">
        <w:rPr>
          <w:rStyle w:val="affffa"/>
          <w:rFonts w:hint="cs"/>
          <w:rtl/>
        </w:rPr>
        <w:t>'</w:t>
      </w:r>
      <w:r w:rsidRPr="00224C4C">
        <w:rPr>
          <w:rStyle w:val="affffa"/>
          <w:rtl/>
        </w:rPr>
        <w:t>,</w:t>
      </w:r>
      <w:r w:rsidRPr="00224C4C">
        <w:rPr>
          <w:rFonts w:ascii="Fb Fontext" w:hAnsi="Fb Fontext"/>
          <w:rtl/>
        </w:rPr>
        <w:t xml:space="preserve"> במוכר תלה </w:t>
      </w:r>
      <w:r w:rsidR="0057749E">
        <w:rPr>
          <w:rFonts w:ascii="Fb Fontext" w:hAnsi="Fb Fontext" w:hint="cs"/>
          <w:rtl/>
        </w:rPr>
        <w:t>הכתוב</w:t>
      </w:r>
      <w:r w:rsidRPr="00224C4C">
        <w:rPr>
          <w:rFonts w:ascii="Fb Fontext" w:hAnsi="Fb Fontext"/>
          <w:rtl/>
        </w:rPr>
        <w:t>,</w:t>
      </w:r>
    </w:p>
    <w:p w14:paraId="05EE2FE3" w14:textId="567E8B78" w:rsidR="00A85AC8" w:rsidRPr="00E600D8" w:rsidRDefault="00B35B36" w:rsidP="007D5E2F">
      <w:pPr>
        <w:pStyle w:val="38"/>
        <w:framePr w:wrap="notBeside"/>
        <w:rPr>
          <w:rtl/>
        </w:rPr>
      </w:pPr>
      <w:r w:rsidRPr="00E600D8">
        <w:rPr>
          <w:rtl/>
        </w:rPr>
        <w:t>כאן</w:t>
      </w:r>
      <w:r w:rsidR="00A85AC8" w:rsidRPr="00E600D8">
        <w:rPr>
          <w:rtl/>
        </w:rPr>
        <w:t>:</w:t>
      </w:r>
    </w:p>
    <w:p w14:paraId="3AF38077" w14:textId="34218B6A" w:rsidR="009469D7" w:rsidRDefault="006E0774" w:rsidP="007D5E2F">
      <w:pPr>
        <w:rPr>
          <w:rFonts w:ascii="Fb Fontext" w:hAnsi="Fb Fontext"/>
          <w:sz w:val="32"/>
          <w:rtl/>
        </w:rPr>
      </w:pPr>
      <w:r w:rsidRPr="00224C4C">
        <w:rPr>
          <w:rStyle w:val="affffa"/>
          <w:rFonts w:hint="cs"/>
          <w:rtl/>
        </w:rPr>
        <w:t>'</w:t>
      </w:r>
      <w:r w:rsidRPr="00224C4C">
        <w:rPr>
          <w:rStyle w:val="affffa"/>
          <w:rtl/>
        </w:rPr>
        <w:t>כי יקח</w:t>
      </w:r>
      <w:r w:rsidRPr="00224C4C">
        <w:rPr>
          <w:rStyle w:val="affffa"/>
          <w:rFonts w:hint="cs"/>
          <w:rtl/>
        </w:rPr>
        <w:t>'</w:t>
      </w:r>
      <w:r w:rsidRPr="00224C4C">
        <w:rPr>
          <w:rStyle w:val="affffa"/>
          <w:rtl/>
        </w:rPr>
        <w:t>,</w:t>
      </w:r>
      <w:r w:rsidRPr="00224C4C">
        <w:rPr>
          <w:rFonts w:ascii="Fb Fontext" w:hAnsi="Fb Fontext"/>
          <w:sz w:val="32"/>
          <w:rtl/>
        </w:rPr>
        <w:t xml:space="preserve"> בבעל תלה </w:t>
      </w:r>
      <w:r w:rsidR="0057749E">
        <w:rPr>
          <w:rFonts w:ascii="Fb Fontext" w:hAnsi="Fb Fontext" w:hint="cs"/>
          <w:sz w:val="32"/>
          <w:rtl/>
        </w:rPr>
        <w:t>הכתוב</w:t>
      </w:r>
      <w:r w:rsidRPr="00224C4C">
        <w:rPr>
          <w:rFonts w:ascii="Fb Fontext" w:hAnsi="Fb Fontext"/>
          <w:sz w:val="32"/>
          <w:rtl/>
        </w:rPr>
        <w:t>.</w:t>
      </w:r>
    </w:p>
    <w:p w14:paraId="4B32D9FA" w14:textId="77777777" w:rsidR="00A85AC8" w:rsidRPr="00E600D8" w:rsidRDefault="006E0774" w:rsidP="00232A11">
      <w:pPr>
        <w:pStyle w:val="38"/>
        <w:framePr w:wrap="notBeside"/>
        <w:rPr>
          <w:rtl/>
        </w:rPr>
      </w:pPr>
      <w:r w:rsidRPr="00E600D8">
        <w:rPr>
          <w:rFonts w:hint="cs"/>
          <w:rtl/>
        </w:rPr>
        <w:t>והך</w:t>
      </w:r>
      <w:r w:rsidR="00A85AC8" w:rsidRPr="00E600D8">
        <w:rPr>
          <w:rtl/>
        </w:rPr>
        <w:t>:</w:t>
      </w:r>
    </w:p>
    <w:p w14:paraId="2D0F6543" w14:textId="2FF0FD51" w:rsidR="006E0774" w:rsidRPr="00131640" w:rsidRDefault="006E0774" w:rsidP="00232A11">
      <w:pPr>
        <w:rPr>
          <w:rtl/>
        </w:rPr>
      </w:pPr>
      <w:r w:rsidRPr="00224C4C">
        <w:rPr>
          <w:rStyle w:val="affffa"/>
          <w:rFonts w:hint="cs"/>
          <w:rtl/>
        </w:rPr>
        <w:t xml:space="preserve">ד'שדות בכסף יקנו' </w:t>
      </w:r>
      <w:r w:rsidRPr="00224C4C">
        <w:rPr>
          <w:rFonts w:ascii="Fb Fontext" w:hAnsi="Fb Fontext" w:hint="cs"/>
          <w:sz w:val="32"/>
          <w:rtl/>
        </w:rPr>
        <w:t>קרי יק-נו</w:t>
      </w:r>
      <w:r w:rsidR="00232A11">
        <w:rPr>
          <w:rStyle w:val="affffa"/>
          <w:rFonts w:hint="cs"/>
          <w:rtl/>
        </w:rPr>
        <w:t xml:space="preserve"> </w:t>
      </w:r>
      <w:r w:rsidRPr="00224C4C">
        <w:rPr>
          <w:rStyle w:val="affffa"/>
          <w:rFonts w:hint="cs"/>
          <w:rtl/>
        </w:rPr>
        <w:t xml:space="preserve">ד'ומכר' </w:t>
      </w:r>
      <w:r w:rsidRPr="00224C4C">
        <w:rPr>
          <w:rFonts w:ascii="Fb Fontext" w:hAnsi="Fb Fontext" w:hint="cs"/>
          <w:sz w:val="32"/>
          <w:rtl/>
        </w:rPr>
        <w:t>ואע</w:t>
      </w:r>
      <w:r w:rsidRPr="00224C4C">
        <w:rPr>
          <w:rFonts w:ascii="Fb Fontext" w:hAnsi="Fb Fontext"/>
          <w:sz w:val="32"/>
          <w:rtl/>
        </w:rPr>
        <w:t>"</w:t>
      </w:r>
      <w:r w:rsidRPr="00224C4C">
        <w:rPr>
          <w:rFonts w:ascii="Fb Fontext" w:hAnsi="Fb Fontext" w:hint="cs"/>
          <w:sz w:val="32"/>
          <w:rtl/>
        </w:rPr>
        <w:t xml:space="preserve">ג </w:t>
      </w:r>
      <w:r w:rsidRPr="00224C4C">
        <w:rPr>
          <w:rStyle w:val="affffa"/>
          <w:rFonts w:hint="cs"/>
          <w:rtl/>
        </w:rPr>
        <w:t xml:space="preserve">ד'יקח דנתתי לאיש הזה' </w:t>
      </w:r>
      <w:r w:rsidRPr="00224C4C">
        <w:rPr>
          <w:rFonts w:ascii="Fb Fontext" w:hAnsi="Fb Fontext" w:hint="cs"/>
          <w:sz w:val="32"/>
          <w:rtl/>
        </w:rPr>
        <w:t>ה''נ כתיב</w:t>
      </w:r>
      <w:r w:rsidRPr="00224C4C">
        <w:rPr>
          <w:rStyle w:val="affffa"/>
          <w:rFonts w:hint="cs"/>
          <w:rtl/>
        </w:rPr>
        <w:t xml:space="preserve"> 'ואקח את ספר המקנה',</w:t>
      </w:r>
    </w:p>
    <w:p w14:paraId="0B008FA6" w14:textId="77777777" w:rsidR="00A85AC8" w:rsidRPr="00E600D8" w:rsidRDefault="006E0774" w:rsidP="007D5E2F">
      <w:pPr>
        <w:pStyle w:val="38"/>
        <w:framePr w:wrap="notBeside"/>
        <w:rPr>
          <w:rtl/>
        </w:rPr>
      </w:pPr>
      <w:r w:rsidRPr="00E600D8">
        <w:rPr>
          <w:rFonts w:hint="cs"/>
          <w:rtl/>
        </w:rPr>
        <w:t>ב. רבא</w:t>
      </w:r>
      <w:r w:rsidR="00A85AC8" w:rsidRPr="00E600D8">
        <w:rPr>
          <w:rtl/>
        </w:rPr>
        <w:t>:</w:t>
      </w:r>
    </w:p>
    <w:p w14:paraId="42AC8286" w14:textId="6F3979BF" w:rsidR="006E0774" w:rsidRDefault="006E0774" w:rsidP="007309FA">
      <w:pPr>
        <w:rPr>
          <w:rFonts w:ascii="Fb Fontext" w:hAnsi="Fb Fontext"/>
          <w:rtl/>
        </w:rPr>
      </w:pPr>
      <w:r w:rsidRPr="00210DF6">
        <w:rPr>
          <w:rFonts w:ascii="Fb Fontext" w:hAnsi="Fb Fontext" w:cs="BA TM • Vilna Extra-Bold" w:hint="cs"/>
          <w:rtl/>
        </w:rPr>
        <w:t>הלכתא</w:t>
      </w:r>
      <w:r w:rsidRPr="00224C4C">
        <w:rPr>
          <w:rFonts w:ascii="Fb Fontext" w:hAnsi="Fb Fontext" w:hint="cs"/>
          <w:rtl/>
        </w:rPr>
        <w:t xml:space="preserve"> נינהו ואסמכינהו רבנן אקראי</w:t>
      </w:r>
    </w:p>
    <w:p w14:paraId="06B773AD" w14:textId="7B3CC953" w:rsidR="00D653CB" w:rsidRPr="00131640" w:rsidRDefault="00D653CB" w:rsidP="007309FA">
      <w:pPr>
        <w:pStyle w:val="affffb"/>
        <w:rPr>
          <w:rtl/>
        </w:rPr>
      </w:pPr>
      <w:r w:rsidRPr="007309FA">
        <w:rPr>
          <w:rtl/>
        </w:rPr>
        <w:t>***</w:t>
      </w:r>
    </w:p>
    <w:p w14:paraId="2BCB28D3" w14:textId="17E56A17" w:rsidR="00A85AC8" w:rsidRPr="00E600D8" w:rsidRDefault="006E0774" w:rsidP="007D5E2F">
      <w:pPr>
        <w:pStyle w:val="38"/>
        <w:framePr w:wrap="notBeside"/>
        <w:rPr>
          <w:rtl/>
        </w:rPr>
      </w:pPr>
      <w:r w:rsidRPr="00E600D8">
        <w:rPr>
          <w:rtl/>
        </w:rPr>
        <w:t xml:space="preserve">רבא </w:t>
      </w:r>
      <w:r w:rsidRPr="00E600D8">
        <w:rPr>
          <w:rFonts w:hint="cs"/>
          <w:rtl/>
        </w:rPr>
        <w:t>מר</w:t>
      </w:r>
      <w:r w:rsidRPr="00E600D8">
        <w:rPr>
          <w:rtl/>
        </w:rPr>
        <w:t>"</w:t>
      </w:r>
      <w:r w:rsidRPr="00E600D8">
        <w:rPr>
          <w:rFonts w:hint="cs"/>
          <w:rtl/>
        </w:rPr>
        <w:t>נ</w:t>
      </w:r>
      <w:r w:rsidR="00A85AC8" w:rsidRPr="00E600D8">
        <w:rPr>
          <w:rtl/>
        </w:rPr>
        <w:t>:</w:t>
      </w:r>
    </w:p>
    <w:p w14:paraId="739629F8" w14:textId="2254D70F" w:rsidR="009469D7" w:rsidRDefault="006E0774" w:rsidP="00F65F8B">
      <w:pPr>
        <w:pStyle w:val="affffb"/>
        <w:rPr>
          <w:rtl/>
        </w:rPr>
      </w:pPr>
      <w:r w:rsidRPr="00224C4C">
        <w:rPr>
          <w:rtl/>
        </w:rPr>
        <w:t>כתב לו על הנייר או על החרס א</w:t>
      </w:r>
      <w:r w:rsidR="006C01DB">
        <w:rPr>
          <w:rFonts w:hint="cs"/>
          <w:rtl/>
        </w:rPr>
        <w:t>ף</w:t>
      </w:r>
      <w:r w:rsidRPr="00224C4C">
        <w:rPr>
          <w:rtl/>
        </w:rPr>
        <w:t xml:space="preserve"> שאין בו שו"פ</w:t>
      </w:r>
    </w:p>
    <w:p w14:paraId="6F181795" w14:textId="59A6EB1A" w:rsidR="006E0774" w:rsidRPr="00131640" w:rsidRDefault="006E0774" w:rsidP="006E0774">
      <w:pPr>
        <w:rPr>
          <w:rtl/>
        </w:rPr>
      </w:pPr>
      <w:r w:rsidRPr="00210DF6">
        <w:rPr>
          <w:rFonts w:ascii="Fb Fontext" w:hAnsi="Fb Fontext" w:cs="BA TM • Vilna Extra-Bold"/>
          <w:sz w:val="32"/>
          <w:rtl/>
        </w:rPr>
        <w:t>בתך</w:t>
      </w:r>
      <w:r w:rsidRPr="00224C4C">
        <w:rPr>
          <w:rFonts w:ascii="Fb Fontext" w:hAnsi="Fb Fontext"/>
          <w:sz w:val="32"/>
          <w:rtl/>
        </w:rPr>
        <w:t xml:space="preserve"> מקודשת לי, מאורסת לי, בתך לי לאינתו, בין ע"י אביה בין ע"י עצמה - מקודשת, מדעתו - והוא שלא בגרה.</w:t>
      </w:r>
    </w:p>
    <w:p w14:paraId="0A4DA538" w14:textId="4EEC3A2C" w:rsidR="006E0774" w:rsidRPr="00131640" w:rsidRDefault="006E0774" w:rsidP="006E0774">
      <w:pPr>
        <w:rPr>
          <w:rtl/>
        </w:rPr>
      </w:pPr>
      <w:r w:rsidRPr="00224C4C">
        <w:rPr>
          <w:rFonts w:ascii="Fb Fontext" w:hAnsi="Fb Fontext"/>
          <w:rtl/>
        </w:rPr>
        <w:t xml:space="preserve">הרי </w:t>
      </w:r>
      <w:r w:rsidRPr="00210DF6">
        <w:rPr>
          <w:rFonts w:ascii="Fb Fontext" w:hAnsi="Fb Fontext" w:cs="BA TM • Vilna Extra-Bold"/>
          <w:rtl/>
        </w:rPr>
        <w:t>את</w:t>
      </w:r>
      <w:r w:rsidRPr="00224C4C">
        <w:rPr>
          <w:rFonts w:ascii="Fb Fontext" w:hAnsi="Fb Fontext"/>
          <w:rtl/>
        </w:rPr>
        <w:t xml:space="preserve"> מקודשת לי, הרי את לי לאינתו, הרי את מאורסת לי - מקודשת, בין ע"י אביה בין ע"י עצמה, מדעתה - והוא שבגרה.</w:t>
      </w:r>
    </w:p>
    <w:p w14:paraId="558A5B88" w14:textId="4C4DCEA1" w:rsidR="00D653CB" w:rsidRPr="00131640" w:rsidRDefault="007309FA" w:rsidP="007309FA">
      <w:pPr>
        <w:pStyle w:val="affffb"/>
        <w:rPr>
          <w:rtl/>
        </w:rPr>
      </w:pPr>
      <w:r w:rsidRPr="007309FA">
        <w:rPr>
          <w:rFonts w:hint="cs"/>
          <w:rtl/>
        </w:rPr>
        <w:t>***</w:t>
      </w:r>
    </w:p>
    <w:p w14:paraId="198E2060" w14:textId="77777777" w:rsidR="006E0774" w:rsidRPr="00131640" w:rsidRDefault="006E0774" w:rsidP="0010529F">
      <w:pPr>
        <w:pStyle w:val="afff0"/>
        <w:framePr w:wrap="around"/>
        <w:rPr>
          <w:rtl/>
        </w:rPr>
      </w:pPr>
      <w:r w:rsidRPr="00224C4C">
        <w:rPr>
          <w:rFonts w:hint="cs"/>
          <w:rtl/>
        </w:rPr>
        <w:t>ט:</w:t>
      </w:r>
    </w:p>
    <w:p w14:paraId="4B630DA8" w14:textId="0D12D1C1" w:rsidR="00A85AC8" w:rsidRPr="00E600D8" w:rsidRDefault="006E0774" w:rsidP="00303DF0">
      <w:pPr>
        <w:pStyle w:val="38"/>
        <w:framePr w:wrap="notBeside"/>
        <w:rPr>
          <w:rtl/>
        </w:rPr>
      </w:pPr>
      <w:r w:rsidRPr="00E600D8">
        <w:rPr>
          <w:rtl/>
        </w:rPr>
        <w:t>בעי ר</w:t>
      </w:r>
      <w:r w:rsidRPr="00E600D8">
        <w:rPr>
          <w:rFonts w:hint="cs"/>
          <w:rtl/>
        </w:rPr>
        <w:t>שב</w:t>
      </w:r>
      <w:r w:rsidRPr="00E600D8">
        <w:rPr>
          <w:rtl/>
        </w:rPr>
        <w:t>"</w:t>
      </w:r>
      <w:r w:rsidRPr="00E600D8">
        <w:rPr>
          <w:rFonts w:hint="cs"/>
          <w:rtl/>
        </w:rPr>
        <w:t>ל</w:t>
      </w:r>
      <w:r w:rsidR="00A85AC8" w:rsidRPr="00E600D8">
        <w:rPr>
          <w:rtl/>
        </w:rPr>
        <w:t>:</w:t>
      </w:r>
    </w:p>
    <w:p w14:paraId="37C6BFB9" w14:textId="0A612207" w:rsidR="00303DF0" w:rsidRPr="00131640" w:rsidRDefault="006E0774" w:rsidP="00F65F8B">
      <w:pPr>
        <w:pStyle w:val="affffb"/>
        <w:rPr>
          <w:rtl/>
        </w:rPr>
      </w:pPr>
      <w:r w:rsidRPr="00224C4C">
        <w:rPr>
          <w:rtl/>
        </w:rPr>
        <w:t xml:space="preserve">שטר אירוסין שכתבו שלא לשמה, </w:t>
      </w:r>
      <w:r w:rsidR="00303DF0">
        <w:rPr>
          <w:rFonts w:hint="cs"/>
          <w:rtl/>
        </w:rPr>
        <w:t>מהו?</w:t>
      </w:r>
    </w:p>
    <w:p w14:paraId="0129BFE6" w14:textId="3E316B8E" w:rsidR="00A85AC8" w:rsidRPr="00E600D8" w:rsidRDefault="006E0774" w:rsidP="00431BA0">
      <w:pPr>
        <w:pStyle w:val="38"/>
        <w:framePr w:wrap="notBeside"/>
        <w:rPr>
          <w:rtl/>
        </w:rPr>
      </w:pPr>
      <w:r w:rsidRPr="00E600D8">
        <w:rPr>
          <w:rtl/>
        </w:rPr>
        <w:t>הדר פשטה</w:t>
      </w:r>
      <w:r w:rsidR="00A85AC8" w:rsidRPr="00E600D8">
        <w:rPr>
          <w:rtl/>
        </w:rPr>
        <w:t>:</w:t>
      </w:r>
    </w:p>
    <w:p w14:paraId="06E26A55" w14:textId="495FF43E" w:rsidR="006E0774" w:rsidRDefault="006E0774" w:rsidP="006E0774">
      <w:pPr>
        <w:rPr>
          <w:rStyle w:val="afffff5"/>
          <w:rtl/>
        </w:rPr>
      </w:pPr>
      <w:r w:rsidRPr="00224C4C">
        <w:rPr>
          <w:rFonts w:ascii="Fb Fontext" w:hAnsi="Fb Fontext"/>
          <w:rtl/>
        </w:rPr>
        <w:t xml:space="preserve">הוייה ליציאה מקשינן, </w:t>
      </w:r>
      <w:r w:rsidRPr="00224C4C">
        <w:rPr>
          <w:rStyle w:val="affffa"/>
          <w:rFonts w:hint="cs"/>
          <w:rtl/>
        </w:rPr>
        <w:t>ד'</w:t>
      </w:r>
      <w:r w:rsidRPr="00224C4C">
        <w:rPr>
          <w:rStyle w:val="affffa"/>
          <w:rtl/>
        </w:rPr>
        <w:t>ויצאה והיתה</w:t>
      </w:r>
      <w:r w:rsidRPr="00224C4C">
        <w:rPr>
          <w:rStyle w:val="affffa"/>
          <w:rFonts w:hint="cs"/>
          <w:rtl/>
        </w:rPr>
        <w:t>'</w:t>
      </w:r>
      <w:r w:rsidRPr="00224C4C">
        <w:rPr>
          <w:rStyle w:val="affffa"/>
          <w:rtl/>
        </w:rPr>
        <w:t>.</w:t>
      </w:r>
      <w:r w:rsidR="00431BA0">
        <w:rPr>
          <w:rStyle w:val="affffa"/>
          <w:rFonts w:hint="cs"/>
          <w:rtl/>
        </w:rPr>
        <w:t xml:space="preserve"> </w:t>
      </w:r>
      <w:r w:rsidR="00431BA0" w:rsidRPr="00431BA0">
        <w:rPr>
          <w:rStyle w:val="afffff5"/>
          <w:rFonts w:hint="cs"/>
          <w:rtl/>
        </w:rPr>
        <w:t>[ולא להדדי ככסף]</w:t>
      </w:r>
    </w:p>
    <w:p w14:paraId="6AA89534" w14:textId="153F414E" w:rsidR="00D653CB" w:rsidRPr="00131640" w:rsidRDefault="00D653CB" w:rsidP="007309FA">
      <w:pPr>
        <w:pStyle w:val="affffb"/>
        <w:rPr>
          <w:rtl/>
        </w:rPr>
      </w:pPr>
      <w:r w:rsidRPr="007309FA">
        <w:rPr>
          <w:rtl/>
        </w:rPr>
        <w:t>***</w:t>
      </w:r>
    </w:p>
    <w:p w14:paraId="5B3C4235" w14:textId="77777777" w:rsidR="009469D7" w:rsidRDefault="006E0774" w:rsidP="00F65F8B">
      <w:pPr>
        <w:pStyle w:val="affffb"/>
        <w:rPr>
          <w:rtl/>
        </w:rPr>
      </w:pPr>
      <w:r w:rsidRPr="00224C4C">
        <w:rPr>
          <w:rtl/>
        </w:rPr>
        <w:t>כתבו לשמה ושלא מדעתה</w:t>
      </w:r>
    </w:p>
    <w:p w14:paraId="69E70923" w14:textId="77777777" w:rsidR="00A85AC8" w:rsidRPr="00E600D8" w:rsidRDefault="006E0774" w:rsidP="001F6CED">
      <w:pPr>
        <w:pStyle w:val="38"/>
        <w:framePr w:wrap="notBeside"/>
        <w:rPr>
          <w:rtl/>
        </w:rPr>
      </w:pPr>
      <w:r w:rsidRPr="00E600D8">
        <w:rPr>
          <w:rtl/>
        </w:rPr>
        <w:t>רבא ורבינא</w:t>
      </w:r>
      <w:r w:rsidR="00A85AC8" w:rsidRPr="00E600D8">
        <w:rPr>
          <w:rtl/>
        </w:rPr>
        <w:t>:</w:t>
      </w:r>
    </w:p>
    <w:p w14:paraId="3715E2B2" w14:textId="0C7E71F9" w:rsidR="006E0774" w:rsidRPr="00131640" w:rsidRDefault="006E0774" w:rsidP="006E0774">
      <w:pPr>
        <w:rPr>
          <w:rtl/>
        </w:rPr>
      </w:pPr>
      <w:r w:rsidRPr="00224C4C">
        <w:rPr>
          <w:rFonts w:ascii="Fb Fontext" w:hAnsi="Fb Fontext"/>
          <w:sz w:val="32"/>
          <w:rtl/>
        </w:rPr>
        <w:t xml:space="preserve">מקודשת, </w:t>
      </w:r>
      <w:r w:rsidRPr="001F6CED">
        <w:rPr>
          <w:rStyle w:val="afffff3"/>
          <w:rtl/>
        </w:rPr>
        <w:t>ר"</w:t>
      </w:r>
      <w:r w:rsidRPr="001F6CED">
        <w:rPr>
          <w:rStyle w:val="afffff3"/>
          <w:rFonts w:hint="cs"/>
          <w:rtl/>
        </w:rPr>
        <w:t>פ ור</w:t>
      </w:r>
      <w:r w:rsidRPr="001F6CED">
        <w:rPr>
          <w:rStyle w:val="afffff3"/>
          <w:rtl/>
        </w:rPr>
        <w:t>"</w:t>
      </w:r>
      <w:r w:rsidRPr="001F6CED">
        <w:rPr>
          <w:rStyle w:val="afffff3"/>
          <w:rFonts w:hint="cs"/>
          <w:rtl/>
        </w:rPr>
        <w:t>ש</w:t>
      </w:r>
      <w:r w:rsidRPr="001F6CED">
        <w:rPr>
          <w:rStyle w:val="afffff3"/>
          <w:rtl/>
        </w:rPr>
        <w:t>:</w:t>
      </w:r>
      <w:r w:rsidRPr="00224C4C">
        <w:rPr>
          <w:rFonts w:ascii="Fb Fontext" w:hAnsi="Fb Fontext"/>
          <w:sz w:val="32"/>
          <w:rtl/>
        </w:rPr>
        <w:t xml:space="preserve"> אינה מקודשת.</w:t>
      </w:r>
    </w:p>
    <w:p w14:paraId="59D1CC71" w14:textId="2A6F2737" w:rsidR="00A85AC8" w:rsidRPr="00E600D8" w:rsidRDefault="006E0774" w:rsidP="001F6CED">
      <w:pPr>
        <w:pStyle w:val="38"/>
        <w:framePr w:wrap="notBeside"/>
        <w:rPr>
          <w:rtl/>
        </w:rPr>
      </w:pPr>
      <w:r w:rsidRPr="00E600D8">
        <w:rPr>
          <w:rFonts w:hint="cs"/>
          <w:rtl/>
        </w:rPr>
        <w:t>ר</w:t>
      </w:r>
      <w:r w:rsidRPr="00E600D8">
        <w:rPr>
          <w:rtl/>
        </w:rPr>
        <w:t>"</w:t>
      </w:r>
      <w:r w:rsidRPr="00E600D8">
        <w:rPr>
          <w:rFonts w:hint="cs"/>
          <w:rtl/>
        </w:rPr>
        <w:t>פ</w:t>
      </w:r>
      <w:r w:rsidRPr="00E600D8">
        <w:rPr>
          <w:rtl/>
        </w:rPr>
        <w:t xml:space="preserve">: </w:t>
      </w:r>
      <w:r w:rsidR="001F6CED" w:rsidRPr="00E600D8">
        <w:rPr>
          <w:rFonts w:hint="cs"/>
          <w:rtl/>
        </w:rPr>
        <w:t xml:space="preserve"> טעמם</w:t>
      </w:r>
      <w:r w:rsidR="00A85AC8" w:rsidRPr="00E600D8">
        <w:rPr>
          <w:rFonts w:hint="cs"/>
          <w:rtl/>
        </w:rPr>
        <w:t>:</w:t>
      </w:r>
    </w:p>
    <w:p w14:paraId="5B65922C" w14:textId="5B602531" w:rsidR="006E0774" w:rsidRPr="00725D24" w:rsidRDefault="006E0774" w:rsidP="006E0774">
      <w:pPr>
        <w:rPr>
          <w:spacing w:val="0"/>
          <w:rtl/>
        </w:rPr>
      </w:pPr>
      <w:r w:rsidRPr="00725D24">
        <w:rPr>
          <w:rStyle w:val="affffa"/>
          <w:rFonts w:hint="cs"/>
          <w:spacing w:val="0"/>
          <w:rtl/>
        </w:rPr>
        <w:t>'</w:t>
      </w:r>
      <w:r w:rsidRPr="00725D24">
        <w:rPr>
          <w:rStyle w:val="affffa"/>
          <w:spacing w:val="0"/>
          <w:rtl/>
        </w:rPr>
        <w:t>ויצאה והיתה</w:t>
      </w:r>
      <w:r w:rsidRPr="00725D24">
        <w:rPr>
          <w:rStyle w:val="affffa"/>
          <w:rFonts w:hint="cs"/>
          <w:spacing w:val="0"/>
          <w:rtl/>
        </w:rPr>
        <w:t>'</w:t>
      </w:r>
      <w:r w:rsidRPr="00725D24">
        <w:rPr>
          <w:rFonts w:ascii="Fb Fontext" w:hAnsi="Fb Fontext"/>
          <w:spacing w:val="0"/>
          <w:rtl/>
        </w:rPr>
        <w:t xml:space="preserve"> מקיש הוייה ליציאה, </w:t>
      </w:r>
      <w:r w:rsidR="00B239C7">
        <w:rPr>
          <w:rFonts w:ascii="Fb Fontext" w:hAnsi="Fb Fontext" w:hint="cs"/>
          <w:spacing w:val="0"/>
          <w:rtl/>
        </w:rPr>
        <w:t xml:space="preserve">- </w:t>
      </w:r>
      <w:r w:rsidRPr="00725D24">
        <w:rPr>
          <w:rFonts w:ascii="Fb Fontext" w:hAnsi="Fb Fontext"/>
          <w:spacing w:val="0"/>
          <w:rtl/>
        </w:rPr>
        <w:t>לשמה ושלא מדעתה</w:t>
      </w:r>
    </w:p>
    <w:p w14:paraId="6CFFB7C2" w14:textId="0A9003A6" w:rsidR="00A85AC8" w:rsidRPr="00E600D8" w:rsidRDefault="00894CF7" w:rsidP="00894CF7">
      <w:pPr>
        <w:pStyle w:val="38"/>
        <w:framePr w:wrap="notBeside"/>
        <w:rPr>
          <w:rtl/>
        </w:rPr>
      </w:pPr>
      <w:r w:rsidRPr="00E600D8">
        <w:rPr>
          <w:rFonts w:hint="cs"/>
          <w:rtl/>
        </w:rPr>
        <w:t>טעם דידי</w:t>
      </w:r>
      <w:r w:rsidR="00A85AC8" w:rsidRPr="00E600D8">
        <w:rPr>
          <w:rtl/>
        </w:rPr>
        <w:t>:</w:t>
      </w:r>
    </w:p>
    <w:p w14:paraId="62A594FF" w14:textId="18401203" w:rsidR="006E0774" w:rsidRPr="00131640" w:rsidRDefault="006E0774" w:rsidP="006E0774">
      <w:pPr>
        <w:rPr>
          <w:rtl/>
        </w:rPr>
      </w:pPr>
      <w:r w:rsidRPr="006F3D74">
        <w:rPr>
          <w:rStyle w:val="affffa"/>
          <w:rtl/>
        </w:rPr>
        <w:t>ויצאה והיתה,</w:t>
      </w:r>
      <w:r w:rsidRPr="00224C4C">
        <w:rPr>
          <w:rFonts w:ascii="Fb Fontext" w:hAnsi="Fb Fontext"/>
          <w:rtl/>
        </w:rPr>
        <w:t xml:space="preserve"> מקיש הוייה ליציאה, אף הוייה בעינן דעת מקנה.</w:t>
      </w:r>
    </w:p>
    <w:p w14:paraId="5D73DB92" w14:textId="77777777" w:rsidR="00A85AC8" w:rsidRPr="00E600D8" w:rsidRDefault="006E0774" w:rsidP="006F3D74">
      <w:pPr>
        <w:pStyle w:val="38"/>
        <w:framePr w:wrap="notBeside"/>
        <w:rPr>
          <w:rtl/>
        </w:rPr>
      </w:pPr>
      <w:r w:rsidRPr="00E600D8">
        <w:rPr>
          <w:rFonts w:hint="cs"/>
          <w:rtl/>
        </w:rPr>
        <w:t>ואין להקשות</w:t>
      </w:r>
      <w:r w:rsidR="00A85AC8" w:rsidRPr="00E600D8">
        <w:rPr>
          <w:rtl/>
        </w:rPr>
        <w:t>:</w:t>
      </w:r>
    </w:p>
    <w:p w14:paraId="0551F3E0" w14:textId="6877F80C" w:rsidR="006E0774" w:rsidRPr="00131640" w:rsidRDefault="006E0774" w:rsidP="006E0774">
      <w:pPr>
        <w:rPr>
          <w:rtl/>
        </w:rPr>
      </w:pPr>
      <w:r w:rsidRPr="00224C4C">
        <w:rPr>
          <w:rFonts w:ascii="Fb Fontext" w:hAnsi="Fb Fontext" w:hint="cs"/>
          <w:rtl/>
        </w:rPr>
        <w:t>מד</w:t>
      </w:r>
      <w:r w:rsidRPr="00224C4C">
        <w:rPr>
          <w:rFonts w:ascii="Fb Fontext" w:hAnsi="Fb Fontext"/>
          <w:rtl/>
        </w:rPr>
        <w:t>אין כותבין שטרי אירוסין ונשואין אלא מדעת שניהן.</w:t>
      </w:r>
    </w:p>
    <w:p w14:paraId="340587CE" w14:textId="77777777" w:rsidR="006E0774" w:rsidRPr="00131640" w:rsidRDefault="006E0774" w:rsidP="006E0774">
      <w:pPr>
        <w:rPr>
          <w:rtl/>
        </w:rPr>
      </w:pPr>
      <w:r w:rsidRPr="00224C4C">
        <w:rPr>
          <w:rFonts w:ascii="Fb Fontext" w:hAnsi="Fb Fontext"/>
          <w:rtl/>
        </w:rPr>
        <w:t>מאי לאו שטרי אירוסין ונשואין ממש! לא, שטרי פסיקתא.</w:t>
      </w:r>
    </w:p>
    <w:p w14:paraId="4B82E3FB" w14:textId="77777777" w:rsidR="00A85AC8" w:rsidRPr="00E600D8" w:rsidRDefault="006E0774" w:rsidP="006F3D74">
      <w:pPr>
        <w:pStyle w:val="38"/>
        <w:framePr w:wrap="notBeside"/>
        <w:rPr>
          <w:rtl/>
        </w:rPr>
      </w:pPr>
      <w:r w:rsidRPr="00E600D8">
        <w:rPr>
          <w:rtl/>
        </w:rPr>
        <w:t>וכר"</w:t>
      </w:r>
      <w:r w:rsidRPr="00E600D8">
        <w:rPr>
          <w:rFonts w:hint="cs"/>
          <w:rtl/>
        </w:rPr>
        <w:t>ג מ</w:t>
      </w:r>
      <w:r w:rsidRPr="00E600D8">
        <w:rPr>
          <w:rtl/>
        </w:rPr>
        <w:t>רב</w:t>
      </w:r>
      <w:r w:rsidR="00A85AC8" w:rsidRPr="00E600D8">
        <w:rPr>
          <w:rtl/>
        </w:rPr>
        <w:t>:</w:t>
      </w:r>
    </w:p>
    <w:p w14:paraId="7216FFF1" w14:textId="4AEB9A15" w:rsidR="009469D7" w:rsidRDefault="006E0774" w:rsidP="006E0774">
      <w:pPr>
        <w:rPr>
          <w:rFonts w:ascii="Fb Fontext" w:hAnsi="Fb Fontext"/>
          <w:rtl/>
        </w:rPr>
      </w:pPr>
      <w:r w:rsidRPr="00224C4C">
        <w:rPr>
          <w:rFonts w:ascii="Fb Fontext" w:hAnsi="Fb Fontext" w:hint="cs"/>
          <w:rtl/>
        </w:rPr>
        <w:t>ד</w:t>
      </w:r>
      <w:r w:rsidRPr="00224C4C">
        <w:rPr>
          <w:rFonts w:ascii="Fb Fontext" w:hAnsi="Fb Fontext"/>
          <w:rtl/>
        </w:rPr>
        <w:t>כמה אתה נותן לבנך? כך וכך, לבתך? כך וכך,</w:t>
      </w:r>
    </w:p>
    <w:p w14:paraId="5337C2DA" w14:textId="461D6E23" w:rsidR="006E0774" w:rsidRPr="00131640" w:rsidRDefault="006E0774" w:rsidP="006E0774">
      <w:pPr>
        <w:rPr>
          <w:rtl/>
        </w:rPr>
      </w:pPr>
      <w:r w:rsidRPr="00224C4C">
        <w:rPr>
          <w:rFonts w:ascii="Fb Fontext" w:hAnsi="Fb Fontext"/>
          <w:rtl/>
        </w:rPr>
        <w:t>עמדו וקדשו - קנו, הן הן הדברים הנקנים באמירה.</w:t>
      </w:r>
    </w:p>
    <w:p w14:paraId="1D3AF6F2" w14:textId="77777777" w:rsidR="006E0774" w:rsidRPr="00131640" w:rsidRDefault="006E0774" w:rsidP="00841728">
      <w:pPr>
        <w:pStyle w:val="affb"/>
        <w:rPr>
          <w:del w:id="90010" w:author="מנוע עיצוב" w:date="2026-10-08T11:01:28Z"/>
          <w:rtl/>
        </w:rPr>
      </w:pPr>
      <w:del w:id="90009" w:author="מנוע עיצוב" w:date="2026-10-08T11:01:28Z">
        <w:r w:rsidRPr="00224C4C">
          <w:rPr>
            <w:rFonts w:hint="cs"/>
            <w:rtl/>
          </w:rPr>
          <w:delText xml:space="preserve">׹</w:delText>
        </w:r>
      </w:del>
    </w:p>
    <w:p w14:paraId="7A205BE8" w14:textId="77777777" w:rsidR="006E0774" w:rsidRPr="00131640" w:rsidRDefault="006E0774" w:rsidP="002A094E">
      <w:pPr>
        <w:pStyle w:val="afffd"/>
        <w:rPr>
          <w:rtl/>
        </w:rPr>
      </w:pPr>
      <w:ins w:id="9804" w:author="מספור קטעי משנה" w:date="2026-10-06T06:45:32Z">
        <w:r>
          <w:rPr>
            <w:rStyle w:val="MisparKeta"/>
          </w:rPr>
          <w:t xml:space="preserve">ב. </w:t>
        </w:r>
      </w:ins>
      <w:r w:rsidRPr="00224C4C">
        <w:rPr>
          <w:rStyle w:val="afffa"/>
          <w:rFonts w:ascii="Fb Fontext" w:hAnsi="Fb Fontext"/>
          <w:b/>
          <w:spacing w:val="4"/>
          <w:rtl/>
        </w:rPr>
        <w:t>ובביאה.</w:t>
      </w:r>
    </w:p>
    <w:p w14:paraId="774E2B1D" w14:textId="67AFD806" w:rsidR="00A85AC8" w:rsidRPr="00E600D8" w:rsidRDefault="006E0774" w:rsidP="00AD49D2">
      <w:pPr>
        <w:pStyle w:val="38"/>
        <w:framePr w:wrap="notBeside"/>
        <w:rPr>
          <w:rtl/>
        </w:rPr>
      </w:pPr>
      <w:r w:rsidRPr="00E600D8">
        <w:rPr>
          <w:rFonts w:hint="cs"/>
          <w:rtl/>
        </w:rPr>
        <w:t>ר</w:t>
      </w:r>
      <w:r w:rsidRPr="00E600D8">
        <w:rPr>
          <w:rtl/>
        </w:rPr>
        <w:t>"</w:t>
      </w:r>
      <w:r w:rsidRPr="00E600D8">
        <w:rPr>
          <w:rFonts w:hint="cs"/>
          <w:rtl/>
        </w:rPr>
        <w:t>א מרי</w:t>
      </w:r>
      <w:r w:rsidRPr="00E600D8">
        <w:rPr>
          <w:rtl/>
        </w:rPr>
        <w:t>"</w:t>
      </w:r>
      <w:r w:rsidRPr="00E600D8">
        <w:rPr>
          <w:rFonts w:hint="cs"/>
          <w:rtl/>
        </w:rPr>
        <w:t>ו</w:t>
      </w:r>
      <w:r w:rsidR="00A85AC8" w:rsidRPr="00E600D8">
        <w:rPr>
          <w:rtl/>
        </w:rPr>
        <w:t>:</w:t>
      </w:r>
    </w:p>
    <w:p w14:paraId="4672C3C0" w14:textId="70A14E85" w:rsidR="006E0774" w:rsidRPr="00131640" w:rsidRDefault="006E0774" w:rsidP="006E0774">
      <w:pPr>
        <w:rPr>
          <w:rtl/>
        </w:rPr>
      </w:pPr>
      <w:r w:rsidRPr="00224C4C">
        <w:rPr>
          <w:rStyle w:val="affffa"/>
          <w:rFonts w:hint="cs"/>
          <w:rtl/>
        </w:rPr>
        <w:t>'</w:t>
      </w:r>
      <w:r w:rsidRPr="00224C4C">
        <w:rPr>
          <w:rStyle w:val="affffa"/>
          <w:rtl/>
        </w:rPr>
        <w:t>בעולת בעל</w:t>
      </w:r>
      <w:r w:rsidRPr="00224C4C">
        <w:rPr>
          <w:rStyle w:val="affffa"/>
          <w:rFonts w:hint="cs"/>
          <w:rtl/>
        </w:rPr>
        <w:t>'</w:t>
      </w:r>
      <w:r w:rsidRPr="00224C4C">
        <w:rPr>
          <w:rStyle w:val="affffa"/>
          <w:rtl/>
        </w:rPr>
        <w:t>,</w:t>
      </w:r>
      <w:r w:rsidRPr="00224C4C">
        <w:rPr>
          <w:rFonts w:ascii="Fb Fontext" w:hAnsi="Fb Fontext"/>
          <w:sz w:val="32"/>
          <w:rtl/>
        </w:rPr>
        <w:t xml:space="preserve"> מלמד, שנעשה לה בעל על ידי בעילה.</w:t>
      </w:r>
    </w:p>
    <w:p w14:paraId="7734FA3A" w14:textId="77777777" w:rsidR="00A85AC8" w:rsidRPr="00E600D8" w:rsidRDefault="006E0774" w:rsidP="001B1911">
      <w:pPr>
        <w:pStyle w:val="38"/>
        <w:framePr w:wrap="notBeside"/>
        <w:rPr>
          <w:rtl/>
        </w:rPr>
      </w:pPr>
      <w:r w:rsidRPr="00E600D8">
        <w:rPr>
          <w:rFonts w:hint="cs"/>
          <w:rtl/>
        </w:rPr>
        <w:t>ולאו מרבי</w:t>
      </w:r>
      <w:r w:rsidR="00A85AC8" w:rsidRPr="00E600D8">
        <w:rPr>
          <w:rtl/>
        </w:rPr>
        <w:t>:</w:t>
      </w:r>
    </w:p>
    <w:p w14:paraId="3BCC68F4" w14:textId="27D02555" w:rsidR="006E0774" w:rsidRPr="00131640" w:rsidRDefault="006E0774" w:rsidP="006E0774">
      <w:pPr>
        <w:rPr>
          <w:rtl/>
        </w:rPr>
      </w:pPr>
      <w:r w:rsidRPr="00224C4C">
        <w:rPr>
          <w:rStyle w:val="affffa"/>
          <w:rFonts w:hint="cs"/>
          <w:rtl/>
        </w:rPr>
        <w:t xml:space="preserve">ד'ובעלה' </w:t>
      </w:r>
      <w:r w:rsidRPr="00224C4C">
        <w:rPr>
          <w:rFonts w:ascii="Fb Fontext" w:hAnsi="Fb Fontext" w:hint="cs"/>
          <w:rtl/>
        </w:rPr>
        <w:t>דאי מ</w:t>
      </w:r>
      <w:r w:rsidR="00B35B36">
        <w:rPr>
          <w:rFonts w:ascii="Fb Fontext" w:hAnsi="Fb Fontext" w:hint="cs"/>
          <w:rtl/>
        </w:rPr>
        <w:t>שם</w:t>
      </w:r>
      <w:r w:rsidRPr="00224C4C">
        <w:rPr>
          <w:rFonts w:ascii="Fb Fontext" w:hAnsi="Fb Fontext" w:hint="cs"/>
          <w:rtl/>
        </w:rPr>
        <w:t xml:space="preserve"> הו</w:t>
      </w:r>
      <w:r w:rsidRPr="00224C4C">
        <w:rPr>
          <w:rFonts w:ascii="Fb Fontext" w:hAnsi="Fb Fontext"/>
          <w:rtl/>
        </w:rPr>
        <w:t>"</w:t>
      </w:r>
      <w:r w:rsidRPr="00224C4C">
        <w:rPr>
          <w:rFonts w:ascii="Fb Fontext" w:hAnsi="Fb Fontext" w:hint="cs"/>
          <w:rtl/>
        </w:rPr>
        <w:t>א עד דמקדש והדר בעיל קמ</w:t>
      </w:r>
      <w:r w:rsidRPr="00224C4C">
        <w:rPr>
          <w:rFonts w:ascii="Fb Fontext" w:hAnsi="Fb Fontext"/>
          <w:rtl/>
        </w:rPr>
        <w:t>"</w:t>
      </w:r>
      <w:r w:rsidRPr="00224C4C">
        <w:rPr>
          <w:rFonts w:ascii="Fb Fontext" w:hAnsi="Fb Fontext" w:hint="cs"/>
          <w:rtl/>
        </w:rPr>
        <w:t>ל</w:t>
      </w:r>
    </w:p>
    <w:p w14:paraId="0F300948" w14:textId="77777777" w:rsidR="00A85AC8" w:rsidRPr="00E600D8" w:rsidRDefault="00302946" w:rsidP="00302946">
      <w:pPr>
        <w:pStyle w:val="38"/>
        <w:framePr w:wrap="notBeside"/>
        <w:rPr>
          <w:rtl/>
        </w:rPr>
      </w:pPr>
      <w:r w:rsidRPr="00E600D8">
        <w:rPr>
          <w:rFonts w:hint="cs"/>
          <w:rtl/>
        </w:rPr>
        <w:t>ויקשה</w:t>
      </w:r>
      <w:r w:rsidR="00A85AC8" w:rsidRPr="00E600D8">
        <w:rPr>
          <w:rtl/>
        </w:rPr>
        <w:t>:</w:t>
      </w:r>
    </w:p>
    <w:p w14:paraId="65C05751" w14:textId="43437D70" w:rsidR="009469D7" w:rsidRDefault="006E0774" w:rsidP="006E0774">
      <w:pPr>
        <w:rPr>
          <w:rFonts w:ascii="Fb Fontext" w:hAnsi="Fb Fontext"/>
          <w:rtl/>
        </w:rPr>
      </w:pPr>
      <w:r w:rsidRPr="00224C4C">
        <w:rPr>
          <w:rFonts w:ascii="Fb Fontext" w:hAnsi="Fb Fontext" w:hint="cs"/>
          <w:rtl/>
        </w:rPr>
        <w:t xml:space="preserve">ונערה המאורסה </w:t>
      </w:r>
      <w:r w:rsidR="00302946">
        <w:rPr>
          <w:rFonts w:ascii="Fb Fontext" w:hAnsi="Fb Fontext" w:hint="cs"/>
          <w:rtl/>
        </w:rPr>
        <w:t>ד</w:t>
      </w:r>
      <w:r w:rsidRPr="00224C4C">
        <w:rPr>
          <w:rFonts w:ascii="Fb Fontext" w:hAnsi="Fb Fontext" w:hint="cs"/>
          <w:rtl/>
        </w:rPr>
        <w:t>בסקילה</w:t>
      </w:r>
    </w:p>
    <w:p w14:paraId="2BE32811" w14:textId="7270A03E" w:rsidR="006E0774" w:rsidRPr="00131640" w:rsidRDefault="006E0774" w:rsidP="00502E6B">
      <w:pPr>
        <w:spacing w:after="120"/>
        <w:rPr>
          <w:rtl/>
        </w:rPr>
      </w:pPr>
      <w:r w:rsidRPr="00224C4C">
        <w:rPr>
          <w:rFonts w:ascii="Fb Fontext" w:hAnsi="Fb Fontext" w:hint="cs"/>
          <w:rtl/>
        </w:rPr>
        <w:t>אי קידש ואח</w:t>
      </w:r>
      <w:r w:rsidRPr="00224C4C">
        <w:rPr>
          <w:rFonts w:ascii="Fb Fontext" w:hAnsi="Fb Fontext"/>
          <w:rtl/>
        </w:rPr>
        <w:t>"</w:t>
      </w:r>
      <w:r w:rsidRPr="00224C4C">
        <w:rPr>
          <w:rFonts w:ascii="Fb Fontext" w:hAnsi="Fb Fontext" w:hint="cs"/>
          <w:rtl/>
        </w:rPr>
        <w:t>כ בעל בעולה היא ואי לא בעל לאו כלום היא</w:t>
      </w:r>
    </w:p>
    <w:p w14:paraId="70B7CBD7" w14:textId="77777777" w:rsidR="00A85AC8" w:rsidRPr="00E600D8" w:rsidRDefault="00302946" w:rsidP="0058618E">
      <w:pPr>
        <w:pStyle w:val="38"/>
        <w:framePr w:wrap="notBeside"/>
        <w:rPr>
          <w:rtl/>
        </w:rPr>
      </w:pPr>
      <w:r w:rsidRPr="00E600D8">
        <w:rPr>
          <w:rFonts w:hint="cs"/>
          <w:rtl/>
        </w:rPr>
        <w:lastRenderedPageBreak/>
        <w:t xml:space="preserve">א. </w:t>
      </w:r>
      <w:r w:rsidR="006E0774" w:rsidRPr="00E600D8">
        <w:rPr>
          <w:rFonts w:hint="cs"/>
          <w:rtl/>
        </w:rPr>
        <w:t>אלא רבנן</w:t>
      </w:r>
      <w:r w:rsidR="00A85AC8" w:rsidRPr="00E600D8">
        <w:rPr>
          <w:rtl/>
        </w:rPr>
        <w:t>:</w:t>
      </w:r>
    </w:p>
    <w:p w14:paraId="4484DC55" w14:textId="1C728728" w:rsidR="006E0774" w:rsidRPr="00131640" w:rsidRDefault="006E0774" w:rsidP="006E0774">
      <w:pPr>
        <w:rPr>
          <w:rtl/>
        </w:rPr>
      </w:pPr>
      <w:r w:rsidRPr="00224C4C">
        <w:rPr>
          <w:rFonts w:ascii="Fb Fontext" w:hAnsi="Fb Fontext"/>
          <w:sz w:val="32"/>
          <w:rtl/>
        </w:rPr>
        <w:t>כגון שבא עליה ארוס שלא כדרכה.</w:t>
      </w:r>
    </w:p>
    <w:p w14:paraId="0507FE65" w14:textId="5DCA0157" w:rsidR="00A85AC8" w:rsidRPr="00E600D8" w:rsidRDefault="00302946" w:rsidP="0058618E">
      <w:pPr>
        <w:pStyle w:val="38"/>
        <w:framePr w:wrap="notBeside"/>
        <w:rPr>
          <w:rtl/>
        </w:rPr>
      </w:pPr>
      <w:r w:rsidRPr="00E600D8">
        <w:rPr>
          <w:rFonts w:hint="cs"/>
          <w:rtl/>
        </w:rPr>
        <w:t>דחה</w:t>
      </w:r>
      <w:r w:rsidR="006E0774" w:rsidRPr="00E600D8">
        <w:rPr>
          <w:rtl/>
        </w:rPr>
        <w:t xml:space="preserve"> אביי</w:t>
      </w:r>
      <w:r w:rsidR="00A85AC8" w:rsidRPr="00E600D8">
        <w:rPr>
          <w:rtl/>
        </w:rPr>
        <w:t>:</w:t>
      </w:r>
    </w:p>
    <w:p w14:paraId="519BE876" w14:textId="031984CA" w:rsidR="009469D7" w:rsidRDefault="0013115B" w:rsidP="006E0774">
      <w:pPr>
        <w:rPr>
          <w:rFonts w:ascii="Fb Fontext" w:hAnsi="Fb Fontext"/>
          <w:rtl/>
        </w:rPr>
      </w:pPr>
      <w:r w:rsidRPr="0013115B">
        <w:rPr>
          <w:rStyle w:val="afffff3"/>
          <w:rFonts w:hint="cs"/>
          <w:rtl/>
        </w:rPr>
        <w:t xml:space="preserve">שחלקו </w:t>
      </w:r>
      <w:r w:rsidR="006E0774" w:rsidRPr="0013115B">
        <w:rPr>
          <w:rStyle w:val="afffff3"/>
          <w:rFonts w:hint="cs"/>
          <w:rtl/>
        </w:rPr>
        <w:t>רבי ורבנן</w:t>
      </w:r>
      <w:r w:rsidR="006E0774" w:rsidRPr="00224C4C">
        <w:rPr>
          <w:rFonts w:ascii="Fb Fontext" w:hAnsi="Fb Fontext" w:hint="cs"/>
          <w:rtl/>
        </w:rPr>
        <w:t xml:space="preserve"> דווקא באחר</w:t>
      </w:r>
      <w:r>
        <w:rPr>
          <w:rFonts w:ascii="Fb Fontext" w:hAnsi="Fb Fontext" w:hint="cs"/>
          <w:rtl/>
        </w:rPr>
        <w:t>,</w:t>
      </w:r>
    </w:p>
    <w:p w14:paraId="38057FA6" w14:textId="18D8D624" w:rsidR="006E0774" w:rsidRPr="00131640" w:rsidRDefault="006E0774" w:rsidP="006E0774">
      <w:pPr>
        <w:rPr>
          <w:rtl/>
        </w:rPr>
      </w:pPr>
      <w:r w:rsidRPr="00224C4C">
        <w:rPr>
          <w:rFonts w:ascii="Fb Fontext" w:hAnsi="Fb Fontext" w:hint="cs"/>
          <w:rtl/>
        </w:rPr>
        <w:t xml:space="preserve">אבל בעל </w:t>
      </w:r>
      <w:r w:rsidRPr="00210DF6">
        <w:rPr>
          <w:rFonts w:ascii="Fb Fontext" w:hAnsi="Fb Fontext" w:cs="BA TM • Vilna Extra-Bold" w:hint="cs"/>
          <w:rtl/>
        </w:rPr>
        <w:t>לכו</w:t>
      </w:r>
      <w:r w:rsidRPr="00210DF6">
        <w:rPr>
          <w:rFonts w:ascii="Fb Fontext" w:hAnsi="Fb Fontext" w:cs="BA TM • Vilna Extra-Bold"/>
          <w:rtl/>
        </w:rPr>
        <w:t>"</w:t>
      </w:r>
      <w:r w:rsidRPr="00210DF6">
        <w:rPr>
          <w:rFonts w:ascii="Fb Fontext" w:hAnsi="Fb Fontext" w:cs="BA TM • Vilna Extra-Bold" w:hint="cs"/>
          <w:rtl/>
        </w:rPr>
        <w:t>ע</w:t>
      </w:r>
      <w:r w:rsidRPr="00224C4C">
        <w:rPr>
          <w:rFonts w:ascii="Fb Fontext" w:hAnsi="Fb Fontext"/>
          <w:rtl/>
        </w:rPr>
        <w:t xml:space="preserve"> אם בא עליה שלא כדרכה - עשאה בעולה.</w:t>
      </w:r>
    </w:p>
    <w:p w14:paraId="554699DF" w14:textId="51D3F879" w:rsidR="00A85AC8" w:rsidRPr="00E600D8" w:rsidRDefault="006E0774" w:rsidP="0058618E">
      <w:pPr>
        <w:pStyle w:val="38"/>
        <w:framePr w:wrap="notBeside"/>
        <w:rPr>
          <w:rtl/>
        </w:rPr>
      </w:pPr>
      <w:r w:rsidRPr="00E600D8">
        <w:rPr>
          <w:rFonts w:hint="cs"/>
          <w:rtl/>
        </w:rPr>
        <w:t>ד</w:t>
      </w:r>
      <w:r w:rsidRPr="00E600D8">
        <w:rPr>
          <w:rtl/>
        </w:rPr>
        <w:t>תניא</w:t>
      </w:r>
      <w:r w:rsidR="00A85AC8" w:rsidRPr="00E600D8">
        <w:rPr>
          <w:rtl/>
        </w:rPr>
        <w:t>:</w:t>
      </w:r>
    </w:p>
    <w:p w14:paraId="45FEC3D1" w14:textId="30E827AB" w:rsidR="006E0774" w:rsidRPr="00131640" w:rsidRDefault="006E0774" w:rsidP="006E0774">
      <w:pPr>
        <w:rPr>
          <w:rtl/>
        </w:rPr>
      </w:pPr>
      <w:r w:rsidRPr="00224C4C">
        <w:rPr>
          <w:rFonts w:ascii="Fb Fontext" w:hAnsi="Fb Fontext"/>
          <w:sz w:val="32"/>
          <w:rtl/>
        </w:rPr>
        <w:t>באו עליה י' אנשים ועדיין היא בתולה - כולן בסקילה.</w:t>
      </w:r>
    </w:p>
    <w:p w14:paraId="002372ED" w14:textId="77777777" w:rsidR="00A85AC8" w:rsidRPr="00E600D8" w:rsidRDefault="006E0774" w:rsidP="0058618E">
      <w:pPr>
        <w:pStyle w:val="38"/>
        <w:framePr w:wrap="notBeside"/>
        <w:rPr>
          <w:rtl/>
        </w:rPr>
      </w:pPr>
      <w:r w:rsidRPr="00E600D8">
        <w:rPr>
          <w:rtl/>
        </w:rPr>
        <w:t>רבי</w:t>
      </w:r>
      <w:r w:rsidR="007E66D8" w:rsidRPr="00E600D8">
        <w:rPr>
          <w:rFonts w:hint="cs"/>
          <w:rtl/>
        </w:rPr>
        <w:t>:</w:t>
      </w:r>
      <w:r w:rsidRPr="00E600D8">
        <w:rPr>
          <w:rtl/>
        </w:rPr>
        <w:t xml:space="preserve"> אומר</w:t>
      </w:r>
      <w:r w:rsidR="007E66D8" w:rsidRPr="00E600D8">
        <w:rPr>
          <w:rFonts w:hint="cs"/>
          <w:rtl/>
        </w:rPr>
        <w:t xml:space="preserve"> אני</w:t>
      </w:r>
      <w:r w:rsidR="00A85AC8" w:rsidRPr="00E600D8">
        <w:rPr>
          <w:rtl/>
        </w:rPr>
        <w:t>:</w:t>
      </w:r>
    </w:p>
    <w:p w14:paraId="59AB11D3" w14:textId="48124665" w:rsidR="006E0774" w:rsidRPr="00131640" w:rsidRDefault="006E0774" w:rsidP="00A336C2">
      <w:pPr>
        <w:spacing w:after="120"/>
        <w:rPr>
          <w:rtl/>
        </w:rPr>
      </w:pPr>
      <w:r w:rsidRPr="00224C4C">
        <w:rPr>
          <w:rFonts w:ascii="Fb Fontext" w:hAnsi="Fb Fontext"/>
          <w:rtl/>
        </w:rPr>
        <w:t>הראשון בסקילה, וכולן בחנק.</w:t>
      </w:r>
    </w:p>
    <w:p w14:paraId="3AA4002C" w14:textId="5356F4BD" w:rsidR="00A85AC8" w:rsidRPr="00E600D8" w:rsidRDefault="006E0774" w:rsidP="007E66D8">
      <w:pPr>
        <w:pStyle w:val="38"/>
        <w:framePr w:wrap="notBeside"/>
        <w:rPr>
          <w:rtl/>
        </w:rPr>
      </w:pPr>
      <w:r w:rsidRPr="00E600D8">
        <w:rPr>
          <w:rFonts w:hint="cs"/>
          <w:rtl/>
        </w:rPr>
        <w:t>ב. רנב</w:t>
      </w:r>
      <w:r w:rsidRPr="00E600D8">
        <w:rPr>
          <w:rtl/>
        </w:rPr>
        <w:t>"</w:t>
      </w:r>
      <w:r w:rsidRPr="00E600D8">
        <w:rPr>
          <w:rFonts w:hint="cs"/>
          <w:rtl/>
        </w:rPr>
        <w:t>י</w:t>
      </w:r>
      <w:r w:rsidR="00A85AC8" w:rsidRPr="00E600D8">
        <w:rPr>
          <w:rtl/>
        </w:rPr>
        <w:t>:</w:t>
      </w:r>
    </w:p>
    <w:p w14:paraId="12D7B0E2" w14:textId="2193B56E" w:rsidR="006E0774" w:rsidRPr="00131640" w:rsidRDefault="006E0774" w:rsidP="006E0774">
      <w:pPr>
        <w:rPr>
          <w:rtl/>
        </w:rPr>
      </w:pPr>
      <w:r w:rsidRPr="00224C4C">
        <w:rPr>
          <w:rFonts w:ascii="Fb Fontext" w:hAnsi="Fb Fontext"/>
          <w:sz w:val="32"/>
          <w:rtl/>
        </w:rPr>
        <w:t>כגון שקדשה בשטר, הואיל וגומר ומוציא גומר ומכניס.</w:t>
      </w:r>
    </w:p>
    <w:p w14:paraId="2BD955C7" w14:textId="1579EE1C" w:rsidR="00A85AC8" w:rsidRPr="00E600D8" w:rsidRDefault="006E0774" w:rsidP="007E66D8">
      <w:pPr>
        <w:pStyle w:val="38"/>
        <w:framePr w:wrap="notBeside"/>
        <w:rPr>
          <w:rtl/>
        </w:rPr>
      </w:pPr>
      <w:r w:rsidRPr="00E600D8">
        <w:rPr>
          <w:rtl/>
        </w:rPr>
        <w:t>ור</w:t>
      </w:r>
      <w:r w:rsidRPr="00E600D8">
        <w:rPr>
          <w:rFonts w:hint="cs"/>
          <w:rtl/>
        </w:rPr>
        <w:t>י</w:t>
      </w:r>
      <w:r w:rsidRPr="00E600D8">
        <w:rPr>
          <w:rtl/>
        </w:rPr>
        <w:t>"</w:t>
      </w:r>
      <w:r w:rsidRPr="00E600D8">
        <w:rPr>
          <w:rFonts w:hint="cs"/>
          <w:rtl/>
        </w:rPr>
        <w:t>ו</w:t>
      </w:r>
      <w:r w:rsidR="00E600D8" w:rsidRPr="00E600D8">
        <w:rPr>
          <w:rFonts w:hint="cs"/>
          <w:rtl/>
        </w:rPr>
        <w:t>-</w:t>
      </w:r>
    </w:p>
    <w:p w14:paraId="77A990C9" w14:textId="3022385F" w:rsidR="006E0774" w:rsidRPr="00131640" w:rsidRDefault="006E0774" w:rsidP="006E0774">
      <w:pPr>
        <w:rPr>
          <w:rtl/>
        </w:rPr>
      </w:pPr>
      <w:r w:rsidRPr="00224C4C">
        <w:rPr>
          <w:rStyle w:val="affffa"/>
          <w:rFonts w:hint="cs"/>
          <w:rtl/>
        </w:rPr>
        <w:t>'</w:t>
      </w:r>
      <w:r w:rsidRPr="00224C4C">
        <w:rPr>
          <w:rStyle w:val="affffa"/>
          <w:rtl/>
        </w:rPr>
        <w:t>ובעלה</w:t>
      </w:r>
      <w:r w:rsidRPr="00224C4C">
        <w:rPr>
          <w:rStyle w:val="affffa"/>
          <w:rFonts w:hint="cs"/>
          <w:rtl/>
        </w:rPr>
        <w:t>'</w:t>
      </w:r>
      <w:r w:rsidRPr="00224C4C">
        <w:rPr>
          <w:rStyle w:val="affffa"/>
          <w:rtl/>
        </w:rPr>
        <w:t xml:space="preserve"> </w:t>
      </w:r>
      <w:r w:rsidRPr="00224C4C">
        <w:rPr>
          <w:rFonts w:ascii="Fb Fontext" w:hAnsi="Fb Fontext"/>
          <w:rtl/>
        </w:rPr>
        <w:t>זו נקנית בביאה, ו</w:t>
      </w:r>
      <w:r w:rsidR="008A5997">
        <w:rPr>
          <w:rFonts w:ascii="Fb Fontext" w:hAnsi="Fb Fontext" w:hint="cs"/>
          <w:rtl/>
        </w:rPr>
        <w:t>אין</w:t>
      </w:r>
      <w:r w:rsidRPr="00224C4C">
        <w:rPr>
          <w:rFonts w:ascii="Fb Fontext" w:hAnsi="Fb Fontext"/>
          <w:rtl/>
        </w:rPr>
        <w:t xml:space="preserve"> אמה העבריה נקנית בביאה,</w:t>
      </w:r>
    </w:p>
    <w:p w14:paraId="5269AB25" w14:textId="77777777" w:rsidR="00A85AC8" w:rsidRPr="00E600D8" w:rsidRDefault="006E0774" w:rsidP="000213E0">
      <w:pPr>
        <w:pStyle w:val="38"/>
        <w:framePr w:wrap="notBeside"/>
        <w:rPr>
          <w:rtl/>
        </w:rPr>
      </w:pPr>
      <w:r w:rsidRPr="00E600D8">
        <w:rPr>
          <w:rFonts w:hint="cs"/>
          <w:rtl/>
        </w:rPr>
        <w:t>ולא</w:t>
      </w:r>
      <w:r w:rsidR="008A5997" w:rsidRPr="00E600D8">
        <w:rPr>
          <w:rFonts w:hint="cs"/>
          <w:rtl/>
        </w:rPr>
        <w:t xml:space="preserve"> </w:t>
      </w:r>
      <w:r w:rsidRPr="00E600D8">
        <w:rPr>
          <w:rFonts w:hint="cs"/>
          <w:rtl/>
        </w:rPr>
        <w:t>ילפי בק</w:t>
      </w:r>
      <w:r w:rsidRPr="00E600D8">
        <w:rPr>
          <w:rtl/>
        </w:rPr>
        <w:t>"</w:t>
      </w:r>
      <w:r w:rsidRPr="00E600D8">
        <w:rPr>
          <w:rFonts w:hint="cs"/>
          <w:rtl/>
        </w:rPr>
        <w:t>ו</w:t>
      </w:r>
      <w:r w:rsidR="00A85AC8" w:rsidRPr="00E600D8">
        <w:rPr>
          <w:rtl/>
        </w:rPr>
        <w:t>:</w:t>
      </w:r>
    </w:p>
    <w:p w14:paraId="3F24622F" w14:textId="0209F0DB" w:rsidR="006E0774" w:rsidRPr="00131640" w:rsidRDefault="006E0774" w:rsidP="00476644">
      <w:pPr>
        <w:rPr>
          <w:rtl/>
        </w:rPr>
      </w:pPr>
      <w:r w:rsidRPr="00476644">
        <w:rPr>
          <w:rFonts w:hint="cs"/>
          <w:rtl/>
        </w:rPr>
        <w:t>מיבמה שאין נקנית בכסף  דמה ליבמה</w:t>
      </w:r>
      <w:r w:rsidR="00537CE1" w:rsidRPr="00476644">
        <w:rPr>
          <w:rFonts w:hint="cs"/>
          <w:rtl/>
        </w:rPr>
        <w:t xml:space="preserve"> </w:t>
      </w:r>
      <w:r w:rsidRPr="00476644">
        <w:rPr>
          <w:rFonts w:hint="cs"/>
          <w:rtl/>
        </w:rPr>
        <w:t>שזקוקה ועומדת</w:t>
      </w:r>
    </w:p>
    <w:p w14:paraId="71D785F4" w14:textId="77777777" w:rsidR="006E0774" w:rsidRPr="00131640" w:rsidRDefault="006E0774" w:rsidP="00476644">
      <w:pPr>
        <w:rPr>
          <w:rtl/>
        </w:rPr>
      </w:pPr>
      <w:r w:rsidRPr="00224C4C">
        <w:rPr>
          <w:rFonts w:ascii="Fb Fontext" w:hAnsi="Fb Fontext" w:hint="cs"/>
          <w:sz w:val="32"/>
          <w:rtl/>
        </w:rPr>
        <w:t>אלא כדי שלא נקישה ל'אחרת' דנקנית בביאה קמ</w:t>
      </w:r>
      <w:r w:rsidRPr="00224C4C">
        <w:rPr>
          <w:rFonts w:ascii="Fb Fontext" w:hAnsi="Fb Fontext"/>
          <w:sz w:val="32"/>
          <w:rtl/>
        </w:rPr>
        <w:t>"</w:t>
      </w:r>
      <w:r w:rsidRPr="00224C4C">
        <w:rPr>
          <w:rFonts w:ascii="Fb Fontext" w:hAnsi="Fb Fontext" w:hint="cs"/>
          <w:sz w:val="32"/>
          <w:rtl/>
        </w:rPr>
        <w:t>ל</w:t>
      </w:r>
    </w:p>
    <w:p w14:paraId="4199A9D9" w14:textId="77777777" w:rsidR="00A85AC8" w:rsidRPr="00E600D8" w:rsidRDefault="006E0774" w:rsidP="008A5997">
      <w:pPr>
        <w:pStyle w:val="38"/>
        <w:framePr w:wrap="notBeside"/>
        <w:rPr>
          <w:rtl/>
        </w:rPr>
      </w:pPr>
      <w:r w:rsidRPr="00E600D8">
        <w:rPr>
          <w:rFonts w:hint="cs"/>
          <w:rtl/>
        </w:rPr>
        <w:t>רבי</w:t>
      </w:r>
      <w:r w:rsidR="00A85AC8" w:rsidRPr="00E600D8">
        <w:rPr>
          <w:rtl/>
        </w:rPr>
        <w:t>:</w:t>
      </w:r>
    </w:p>
    <w:p w14:paraId="743ADC85" w14:textId="7A30EA4E" w:rsidR="006E0774" w:rsidRPr="00131640" w:rsidRDefault="008A5997" w:rsidP="006E0774">
      <w:pPr>
        <w:rPr>
          <w:rtl/>
        </w:rPr>
      </w:pPr>
      <w:r>
        <w:rPr>
          <w:rFonts w:ascii="Fb Fontext" w:hAnsi="Fb Fontext" w:hint="cs"/>
          <w:rtl/>
        </w:rPr>
        <w:t>מ'</w:t>
      </w:r>
      <w:r w:rsidR="006E0774" w:rsidRPr="00224C4C">
        <w:rPr>
          <w:rFonts w:ascii="Fb Fontext" w:hAnsi="Fb Fontext" w:hint="cs"/>
          <w:rtl/>
        </w:rPr>
        <w:t>ובעל</w:t>
      </w:r>
      <w:r w:rsidR="006E0774" w:rsidRPr="00210DF6">
        <w:rPr>
          <w:rStyle w:val="afffa"/>
          <w:rFonts w:ascii="Fb Fontext" w:hAnsi="Fb Fontext" w:cs="BA TM • Vilna Extra-Bold" w:hint="cs"/>
          <w:bCs w:val="0"/>
          <w:rtl/>
        </w:rPr>
        <w:t>ה</w:t>
      </w:r>
      <w:r w:rsidRPr="00210DF6">
        <w:rPr>
          <w:rStyle w:val="afffa"/>
          <w:rFonts w:ascii="Fb Fontext" w:hAnsi="Fb Fontext" w:cs="BA TM • Vilna Extra-Bold" w:hint="cs"/>
          <w:bCs w:val="0"/>
          <w:rtl/>
        </w:rPr>
        <w:t>'</w:t>
      </w:r>
      <w:r w:rsidR="006E0774" w:rsidRPr="00210DF6">
        <w:rPr>
          <w:rStyle w:val="afffa"/>
          <w:rFonts w:ascii="Fb Fontext" w:hAnsi="Fb Fontext" w:cs="BA TM • Vilna Extra-Bold" w:hint="cs"/>
          <w:bCs w:val="0"/>
          <w:rtl/>
        </w:rPr>
        <w:t xml:space="preserve"> </w:t>
      </w:r>
      <w:r w:rsidR="006E0774" w:rsidRPr="00210DF6">
        <w:rPr>
          <w:rFonts w:ascii="Fb Fontext" w:hAnsi="Fb Fontext" w:cs="BA TM • Vilna Extra-Bold" w:hint="cs"/>
          <w:rtl/>
        </w:rPr>
        <w:t>ש</w:t>
      </w:r>
      <w:r w:rsidR="006E0774" w:rsidRPr="00210DF6">
        <w:rPr>
          <w:rFonts w:ascii="Fb Fontext" w:hAnsi="Fb Fontext" w:cs="BA TM • Vilna Extra-Bold"/>
          <w:rtl/>
        </w:rPr>
        <w:t>"</w:t>
      </w:r>
      <w:r w:rsidR="006E0774" w:rsidRPr="00210DF6">
        <w:rPr>
          <w:rFonts w:ascii="Fb Fontext" w:hAnsi="Fb Fontext" w:cs="BA TM • Vilna Extra-Bold" w:hint="cs"/>
          <w:rtl/>
        </w:rPr>
        <w:t>מ</w:t>
      </w:r>
      <w:r w:rsidR="006E0774" w:rsidRPr="00224C4C">
        <w:rPr>
          <w:rFonts w:ascii="Fb Fontext" w:hAnsi="Fb Fontext" w:hint="cs"/>
          <w:rtl/>
        </w:rPr>
        <w:t xml:space="preserve"> תרתי</w:t>
      </w:r>
    </w:p>
    <w:p w14:paraId="0E4F50C4" w14:textId="77777777" w:rsidR="00A85AC8" w:rsidRPr="00E600D8" w:rsidRDefault="006E0774" w:rsidP="008A5997">
      <w:pPr>
        <w:pStyle w:val="38"/>
        <w:framePr w:wrap="notBeside"/>
        <w:rPr>
          <w:rtl/>
        </w:rPr>
      </w:pPr>
      <w:r w:rsidRPr="00E600D8">
        <w:rPr>
          <w:rtl/>
        </w:rPr>
        <w:t xml:space="preserve">ולרבא </w:t>
      </w:r>
      <w:r w:rsidRPr="00E600D8">
        <w:rPr>
          <w:rFonts w:hint="cs"/>
          <w:rtl/>
        </w:rPr>
        <w:t>ד</w:t>
      </w:r>
      <w:r w:rsidRPr="00E600D8">
        <w:rPr>
          <w:rtl/>
        </w:rPr>
        <w:t>בר אהינא</w:t>
      </w:r>
      <w:r w:rsidR="00A85AC8" w:rsidRPr="00E600D8">
        <w:rPr>
          <w:rtl/>
        </w:rPr>
        <w:t>:</w:t>
      </w:r>
    </w:p>
    <w:p w14:paraId="336CF94E" w14:textId="41199AAA" w:rsidR="006E0774" w:rsidRPr="00131640" w:rsidRDefault="00224A30" w:rsidP="00224A30">
      <w:pPr>
        <w:rPr>
          <w:rtl/>
        </w:rPr>
      </w:pPr>
      <w:r>
        <w:rPr>
          <w:rStyle w:val="affffa"/>
          <w:rFonts w:hint="cs"/>
          <w:rtl/>
        </w:rPr>
        <w:t>'</w:t>
      </w:r>
      <w:r w:rsidR="006E0774" w:rsidRPr="00224C4C">
        <w:rPr>
          <w:rStyle w:val="affffa"/>
          <w:rtl/>
        </w:rPr>
        <w:t>ובעלה</w:t>
      </w:r>
      <w:r w:rsidR="006E0774" w:rsidRPr="00224C4C">
        <w:rPr>
          <w:rStyle w:val="affffa"/>
          <w:rFonts w:hint="cs"/>
          <w:rtl/>
        </w:rPr>
        <w:t>'</w:t>
      </w:r>
      <w:r w:rsidR="006E0774" w:rsidRPr="00224C4C">
        <w:rPr>
          <w:rStyle w:val="affffa"/>
          <w:rtl/>
        </w:rPr>
        <w:t xml:space="preserve"> </w:t>
      </w:r>
      <w:r>
        <w:rPr>
          <w:rFonts w:ascii="Fb Fontext" w:hAnsi="Fb Fontext" w:hint="cs"/>
          <w:rtl/>
        </w:rPr>
        <w:t xml:space="preserve">רק </w:t>
      </w:r>
      <w:r w:rsidR="006E0774" w:rsidRPr="00224C4C">
        <w:rPr>
          <w:rFonts w:ascii="Fb Fontext" w:hAnsi="Fb Fontext"/>
          <w:rtl/>
        </w:rPr>
        <w:t>קידושין המסורין לביאה הוו קידשין,</w:t>
      </w:r>
    </w:p>
    <w:p w14:paraId="674A0996" w14:textId="77777777" w:rsidR="00A85AC8" w:rsidRPr="00E600D8" w:rsidRDefault="006E0774" w:rsidP="00BB6405">
      <w:pPr>
        <w:pStyle w:val="38"/>
        <w:framePr w:wrap="notBeside"/>
        <w:rPr>
          <w:rtl/>
        </w:rPr>
      </w:pPr>
      <w:r w:rsidRPr="00E600D8">
        <w:rPr>
          <w:rtl/>
        </w:rPr>
        <w:t>ו</w:t>
      </w:r>
      <w:r w:rsidRPr="00E600D8">
        <w:rPr>
          <w:rFonts w:hint="cs"/>
          <w:rtl/>
        </w:rPr>
        <w:t>ל</w:t>
      </w:r>
      <w:r w:rsidRPr="00E600D8">
        <w:rPr>
          <w:rtl/>
        </w:rPr>
        <w:t>רבי</w:t>
      </w:r>
      <w:r w:rsidR="00A85AC8" w:rsidRPr="00E600D8">
        <w:rPr>
          <w:rtl/>
        </w:rPr>
        <w:t>:</w:t>
      </w:r>
    </w:p>
    <w:p w14:paraId="76A5064A" w14:textId="009ECDCE" w:rsidR="006E0774" w:rsidRPr="00131640" w:rsidRDefault="006E0774" w:rsidP="00210DF6">
      <w:pPr>
        <w:spacing w:after="120"/>
        <w:rPr>
          <w:rtl/>
        </w:rPr>
      </w:pPr>
      <w:r w:rsidRPr="00224C4C">
        <w:rPr>
          <w:rStyle w:val="affffa"/>
          <w:rFonts w:hint="cs"/>
          <w:rtl/>
        </w:rPr>
        <w:t xml:space="preserve">'בעולת בעל' </w:t>
      </w:r>
      <w:r w:rsidRPr="00224C4C">
        <w:rPr>
          <w:rFonts w:ascii="Fb Fontext" w:hAnsi="Fb Fontext" w:hint="cs"/>
          <w:sz w:val="32"/>
          <w:rtl/>
        </w:rPr>
        <w:t>דאין אחר עושה אותה בעולה שלא כדרכה</w:t>
      </w:r>
      <w:r w:rsidR="00BB6405">
        <w:rPr>
          <w:rFonts w:ascii="Fb Fontext" w:hAnsi="Fb Fontext" w:hint="cs"/>
          <w:sz w:val="32"/>
          <w:rtl/>
        </w:rPr>
        <w:t>,</w:t>
      </w:r>
    </w:p>
    <w:p w14:paraId="1FF6AACC" w14:textId="77777777" w:rsidR="00A85AC8" w:rsidRPr="00E600D8" w:rsidRDefault="006E0774" w:rsidP="00BB6405">
      <w:pPr>
        <w:pStyle w:val="38"/>
        <w:framePr w:wrap="notBeside"/>
        <w:rPr>
          <w:rtl/>
        </w:rPr>
      </w:pPr>
      <w:r w:rsidRPr="00E600D8">
        <w:rPr>
          <w:rtl/>
        </w:rPr>
        <w:t xml:space="preserve">• </w:t>
      </w:r>
      <w:r w:rsidRPr="00E600D8">
        <w:rPr>
          <w:rFonts w:hint="cs"/>
          <w:rtl/>
        </w:rPr>
        <w:t>והך</w:t>
      </w:r>
      <w:r w:rsidR="00A85AC8" w:rsidRPr="00E600D8">
        <w:rPr>
          <w:rtl/>
        </w:rPr>
        <w:t>:</w:t>
      </w:r>
    </w:p>
    <w:p w14:paraId="1030EFDD" w14:textId="7C428BB5" w:rsidR="009469D7" w:rsidRDefault="006E0774" w:rsidP="006E0774">
      <w:pPr>
        <w:rPr>
          <w:rFonts w:ascii="Fb Fontext" w:hAnsi="Fb Fontext"/>
          <w:rtl/>
        </w:rPr>
      </w:pPr>
      <w:r w:rsidRPr="00224C4C">
        <w:rPr>
          <w:rFonts w:ascii="Fb Fontext" w:hAnsi="Fb Fontext" w:hint="cs"/>
          <w:rtl/>
        </w:rPr>
        <w:t>ד</w:t>
      </w:r>
      <w:r w:rsidRPr="00224C4C">
        <w:rPr>
          <w:rFonts w:ascii="Fb Fontext" w:hAnsi="Fb Fontext"/>
          <w:rtl/>
        </w:rPr>
        <w:t>באו עליה י' אנשים ועדיין היא בתולה - כולם בסקילה.</w:t>
      </w:r>
    </w:p>
    <w:p w14:paraId="33EF46BC" w14:textId="1C916088" w:rsidR="006E0774" w:rsidRPr="00131640" w:rsidRDefault="006E0774" w:rsidP="006E0774">
      <w:pPr>
        <w:rPr>
          <w:rtl/>
        </w:rPr>
      </w:pPr>
      <w:r w:rsidRPr="00BB6405">
        <w:rPr>
          <w:rStyle w:val="afffff3"/>
          <w:rFonts w:hint="cs"/>
          <w:rtl/>
        </w:rPr>
        <w:t xml:space="preserve">ולרבי </w:t>
      </w:r>
      <w:r w:rsidRPr="00224C4C">
        <w:rPr>
          <w:rFonts w:ascii="Fb Fontext" w:hAnsi="Fb Fontext" w:hint="cs"/>
          <w:rtl/>
        </w:rPr>
        <w:t>הראשון בסקילה וכולם בחנק</w:t>
      </w:r>
      <w:r w:rsidR="007E3B90">
        <w:rPr>
          <w:rFonts w:ascii="Fb Fontext" w:hAnsi="Fb Fontext" w:hint="cs"/>
          <w:rtl/>
        </w:rPr>
        <w:t>,</w:t>
      </w:r>
    </w:p>
    <w:p w14:paraId="5E51E44B" w14:textId="77777777" w:rsidR="00A85AC8" w:rsidRPr="00E600D8" w:rsidRDefault="00BB6405" w:rsidP="00BB6405">
      <w:pPr>
        <w:pStyle w:val="38"/>
        <w:framePr w:wrap="notBeside"/>
        <w:rPr>
          <w:rtl/>
        </w:rPr>
      </w:pPr>
      <w:r w:rsidRPr="00E600D8">
        <w:rPr>
          <w:rFonts w:hint="cs"/>
          <w:rtl/>
        </w:rPr>
        <w:t>-</w:t>
      </w:r>
      <w:r w:rsidR="006E0774" w:rsidRPr="00E600D8">
        <w:rPr>
          <w:rtl/>
        </w:rPr>
        <w:t xml:space="preserve"> ר"</w:t>
      </w:r>
      <w:r w:rsidR="006E0774" w:rsidRPr="00E600D8">
        <w:rPr>
          <w:rFonts w:hint="cs"/>
          <w:rtl/>
        </w:rPr>
        <w:t>ז</w:t>
      </w:r>
      <w:r w:rsidR="00A85AC8" w:rsidRPr="00E600D8">
        <w:rPr>
          <w:rtl/>
        </w:rPr>
        <w:t>:</w:t>
      </w:r>
    </w:p>
    <w:p w14:paraId="15A279AD" w14:textId="197CA851" w:rsidR="009469D7" w:rsidRDefault="006E0774" w:rsidP="006E0774">
      <w:pPr>
        <w:rPr>
          <w:rFonts w:ascii="Fb Fontext" w:hAnsi="Fb Fontext"/>
          <w:rtl/>
        </w:rPr>
      </w:pPr>
      <w:r w:rsidRPr="00224C4C">
        <w:rPr>
          <w:rFonts w:ascii="Fb Fontext" w:hAnsi="Fb Fontext"/>
          <w:rtl/>
        </w:rPr>
        <w:t>מודה רבי לענין קנס, דכול</w:t>
      </w:r>
      <w:r w:rsidR="00BB6405">
        <w:rPr>
          <w:rFonts w:ascii="Fb Fontext" w:hAnsi="Fb Fontext" w:hint="cs"/>
          <w:rtl/>
        </w:rPr>
        <w:t>ם</w:t>
      </w:r>
      <w:r w:rsidRPr="00224C4C">
        <w:rPr>
          <w:rFonts w:ascii="Fb Fontext" w:hAnsi="Fb Fontext"/>
          <w:rtl/>
        </w:rPr>
        <w:t xml:space="preserve"> משלמי.</w:t>
      </w:r>
    </w:p>
    <w:p w14:paraId="7D796BE4" w14:textId="38FE7A31" w:rsidR="006E0774" w:rsidRPr="00131640" w:rsidRDefault="006E0774" w:rsidP="006E0774">
      <w:pPr>
        <w:rPr>
          <w:rtl/>
        </w:rPr>
      </w:pPr>
      <w:r w:rsidRPr="00224C4C">
        <w:rPr>
          <w:rFonts w:ascii="Fb Fontext" w:hAnsi="Fb Fontext" w:hint="cs"/>
          <w:rtl/>
        </w:rPr>
        <w:t xml:space="preserve">ושאני מיתה </w:t>
      </w:r>
      <w:r w:rsidRPr="00224C4C">
        <w:rPr>
          <w:rStyle w:val="affffa"/>
          <w:rFonts w:hint="cs"/>
          <w:rtl/>
        </w:rPr>
        <w:t>ד'</w:t>
      </w:r>
      <w:r w:rsidRPr="00224C4C">
        <w:rPr>
          <w:rStyle w:val="affffa"/>
          <w:rtl/>
        </w:rPr>
        <w:t>ומת האיש אשר שכב עמה לבדו</w:t>
      </w:r>
      <w:r w:rsidRPr="00224C4C">
        <w:rPr>
          <w:rStyle w:val="affffa"/>
          <w:rFonts w:hint="cs"/>
          <w:rtl/>
        </w:rPr>
        <w:t>'</w:t>
      </w:r>
      <w:r w:rsidRPr="00224C4C">
        <w:rPr>
          <w:rStyle w:val="affffa"/>
          <w:rtl/>
        </w:rPr>
        <w:t>.</w:t>
      </w:r>
    </w:p>
    <w:p w14:paraId="6776CCDA" w14:textId="77777777" w:rsidR="00A85AC8" w:rsidRPr="00E600D8" w:rsidRDefault="006E0774" w:rsidP="00BB6405">
      <w:pPr>
        <w:pStyle w:val="38"/>
        <w:framePr w:wrap="notBeside"/>
        <w:rPr>
          <w:rtl/>
        </w:rPr>
      </w:pPr>
      <w:r w:rsidRPr="00E600D8">
        <w:rPr>
          <w:rtl/>
        </w:rPr>
        <w:t>ורבנן</w:t>
      </w:r>
      <w:r w:rsidR="00A85AC8" w:rsidRPr="00E600D8">
        <w:rPr>
          <w:rtl/>
        </w:rPr>
        <w:t>:</w:t>
      </w:r>
    </w:p>
    <w:p w14:paraId="362D029D" w14:textId="1DC69CB7" w:rsidR="006E0774" w:rsidRPr="00131640" w:rsidRDefault="006E0774" w:rsidP="006E0774">
      <w:pPr>
        <w:rPr>
          <w:rtl/>
        </w:rPr>
      </w:pPr>
      <w:r w:rsidRPr="00365652">
        <w:rPr>
          <w:rStyle w:val="afffff3"/>
          <w:rFonts w:hint="cs"/>
          <w:rtl/>
        </w:rPr>
        <w:t>בעי</w:t>
      </w:r>
      <w:r w:rsidRPr="00365652">
        <w:rPr>
          <w:rStyle w:val="afffff3"/>
          <w:rtl/>
        </w:rPr>
        <w:t xml:space="preserve"> לכדתני':</w:t>
      </w:r>
      <w:r w:rsidRPr="00224C4C">
        <w:rPr>
          <w:rStyle w:val="affffa"/>
          <w:rtl/>
        </w:rPr>
        <w:t xml:space="preserve"> </w:t>
      </w:r>
      <w:r w:rsidRPr="00224C4C">
        <w:rPr>
          <w:rStyle w:val="affffa"/>
          <w:rFonts w:hint="cs"/>
          <w:rtl/>
        </w:rPr>
        <w:t>'</w:t>
      </w:r>
      <w:r w:rsidRPr="00224C4C">
        <w:rPr>
          <w:rStyle w:val="affffa"/>
          <w:rtl/>
        </w:rPr>
        <w:t>ומתו גם שניהם</w:t>
      </w:r>
      <w:r w:rsidRPr="00224C4C">
        <w:rPr>
          <w:rStyle w:val="affffa"/>
          <w:rFonts w:hint="cs"/>
          <w:rtl/>
        </w:rPr>
        <w:t>'</w:t>
      </w:r>
      <w:r w:rsidRPr="00224C4C">
        <w:rPr>
          <w:rStyle w:val="affffa"/>
          <w:rtl/>
        </w:rPr>
        <w:t xml:space="preserve"> </w:t>
      </w:r>
      <w:r w:rsidR="00365652" w:rsidRPr="00365652">
        <w:rPr>
          <w:rStyle w:val="afffff3"/>
          <w:rFonts w:hint="cs"/>
          <w:rtl/>
        </w:rPr>
        <w:t>ר''א</w:t>
      </w:r>
      <w:r w:rsidR="007E3B90">
        <w:rPr>
          <w:rStyle w:val="afffff3"/>
          <w:rFonts w:hint="cs"/>
          <w:rtl/>
        </w:rPr>
        <w:t>:</w:t>
      </w:r>
      <w:r w:rsidRPr="00224C4C">
        <w:rPr>
          <w:rFonts w:ascii="Fb Fontext" w:hAnsi="Fb Fontext"/>
          <w:sz w:val="32"/>
          <w:rtl/>
        </w:rPr>
        <w:t xml:space="preserve"> עד שיהיו שוין כאחד</w:t>
      </w:r>
      <w:r w:rsidR="00365652">
        <w:rPr>
          <w:rFonts w:ascii="Fb Fontext" w:hAnsi="Fb Fontext" w:hint="cs"/>
          <w:sz w:val="32"/>
          <w:rtl/>
        </w:rPr>
        <w:t>,</w:t>
      </w:r>
    </w:p>
    <w:p w14:paraId="77CA1361" w14:textId="07B9696D" w:rsidR="006E0774" w:rsidRPr="00131640" w:rsidRDefault="006E0774" w:rsidP="00A1374A">
      <w:pPr>
        <w:ind w:left="1017"/>
        <w:rPr>
          <w:rtl/>
        </w:rPr>
      </w:pPr>
      <w:r w:rsidRPr="00365652">
        <w:rPr>
          <w:rStyle w:val="afffff3"/>
          <w:rtl/>
        </w:rPr>
        <w:t>רבי יונתן</w:t>
      </w:r>
      <w:r w:rsidR="007E3B90">
        <w:rPr>
          <w:rStyle w:val="afffff3"/>
          <w:rFonts w:hint="cs"/>
          <w:rtl/>
        </w:rPr>
        <w:t xml:space="preserve">: </w:t>
      </w:r>
      <w:r w:rsidRPr="00224C4C">
        <w:rPr>
          <w:rStyle w:val="affffa"/>
          <w:rFonts w:hint="cs"/>
          <w:rtl/>
        </w:rPr>
        <w:t>'</w:t>
      </w:r>
      <w:r w:rsidRPr="00224C4C">
        <w:rPr>
          <w:rStyle w:val="affffa"/>
          <w:rtl/>
        </w:rPr>
        <w:t>ומת האיש אשר שכב עמה לבדו</w:t>
      </w:r>
      <w:r w:rsidRPr="00224C4C">
        <w:rPr>
          <w:rStyle w:val="affffa"/>
          <w:rFonts w:hint="cs"/>
          <w:rtl/>
        </w:rPr>
        <w:t>'</w:t>
      </w:r>
      <w:r w:rsidRPr="00224C4C">
        <w:rPr>
          <w:rStyle w:val="affffa"/>
          <w:rtl/>
        </w:rPr>
        <w:t>.</w:t>
      </w:r>
    </w:p>
    <w:p w14:paraId="1E5661FB" w14:textId="54BA4BF5" w:rsidR="006E0774" w:rsidRPr="00131640" w:rsidRDefault="006E0774" w:rsidP="00A1374A">
      <w:pPr>
        <w:ind w:left="1017"/>
        <w:rPr>
          <w:rtl/>
        </w:rPr>
      </w:pPr>
      <w:r w:rsidRPr="007E3B90">
        <w:rPr>
          <w:rStyle w:val="afffff3"/>
          <w:rtl/>
        </w:rPr>
        <w:t>ורבי יוחנן</w:t>
      </w:r>
      <w:r w:rsidR="007E3B90">
        <w:rPr>
          <w:rStyle w:val="afffff3"/>
          <w:rFonts w:hint="cs"/>
          <w:rtl/>
        </w:rPr>
        <w:t>:</w:t>
      </w:r>
      <w:r w:rsidRPr="00224C4C">
        <w:rPr>
          <w:rFonts w:ascii="Fb Fontext" w:hAnsi="Fb Fontext"/>
          <w:rtl/>
        </w:rPr>
        <w:t xml:space="preserve"> </w:t>
      </w:r>
      <w:r w:rsidRPr="00224C4C">
        <w:rPr>
          <w:rFonts w:ascii="Fb Fontext" w:hAnsi="Fb Fontext" w:hint="cs"/>
          <w:rtl/>
        </w:rPr>
        <w:t xml:space="preserve">בעולת </w:t>
      </w:r>
      <w:r w:rsidRPr="00210DF6">
        <w:rPr>
          <w:rStyle w:val="afffa"/>
          <w:rFonts w:ascii="Fb Fontext" w:hAnsi="Fb Fontext" w:cs="BA TM • Vilna Extra-Bold" w:hint="cs"/>
          <w:bCs w:val="0"/>
          <w:rtl/>
        </w:rPr>
        <w:t xml:space="preserve">בעל </w:t>
      </w:r>
      <w:r w:rsidRPr="007E3B90">
        <w:rPr>
          <w:rStyle w:val="afffff5"/>
          <w:rFonts w:hint="cs"/>
          <w:rtl/>
        </w:rPr>
        <w:t>[ולא איש]</w:t>
      </w:r>
      <w:r w:rsidRPr="00224C4C">
        <w:rPr>
          <w:rFonts w:ascii="Fb Fontext" w:hAnsi="Fb Fontext" w:hint="cs"/>
          <w:rtl/>
        </w:rPr>
        <w:t xml:space="preserve"> </w:t>
      </w:r>
      <w:r w:rsidRPr="00210DF6">
        <w:rPr>
          <w:rFonts w:ascii="Fb Fontext" w:hAnsi="Fb Fontext" w:cs="BA TM • Vilna Extra-Bold" w:hint="cs"/>
          <w:rtl/>
        </w:rPr>
        <w:t>ש</w:t>
      </w:r>
      <w:r w:rsidRPr="00210DF6">
        <w:rPr>
          <w:rFonts w:ascii="Fb Fontext" w:hAnsi="Fb Fontext" w:cs="BA TM • Vilna Extra-Bold"/>
          <w:rtl/>
        </w:rPr>
        <w:t>"</w:t>
      </w:r>
      <w:r w:rsidRPr="00210DF6">
        <w:rPr>
          <w:rFonts w:ascii="Fb Fontext" w:hAnsi="Fb Fontext" w:cs="BA TM • Vilna Extra-Bold" w:hint="cs"/>
          <w:rtl/>
        </w:rPr>
        <w:t>מ</w:t>
      </w:r>
      <w:r w:rsidRPr="00224C4C">
        <w:rPr>
          <w:rFonts w:ascii="Fb Fontext" w:hAnsi="Fb Fontext" w:hint="cs"/>
          <w:rtl/>
        </w:rPr>
        <w:t xml:space="preserve"> תרתי</w:t>
      </w:r>
    </w:p>
    <w:p w14:paraId="6B7229B1" w14:textId="3BDF5B79" w:rsidR="00D653CB" w:rsidRPr="00131640" w:rsidRDefault="007309FA" w:rsidP="007309FA">
      <w:pPr>
        <w:pStyle w:val="affffb"/>
        <w:rPr>
          <w:rtl/>
        </w:rPr>
      </w:pPr>
      <w:r w:rsidRPr="007309FA">
        <w:rPr>
          <w:rFonts w:hint="cs"/>
          <w:rtl/>
        </w:rPr>
        <w:t>***</w:t>
      </w:r>
    </w:p>
    <w:p w14:paraId="26B362D3" w14:textId="77777777" w:rsidR="009469D7" w:rsidRDefault="006E0774" w:rsidP="00F65F8B">
      <w:pPr>
        <w:pStyle w:val="affffb"/>
        <w:rPr>
          <w:rtl/>
        </w:rPr>
      </w:pPr>
      <w:r w:rsidRPr="00224C4C">
        <w:rPr>
          <w:rtl/>
        </w:rPr>
        <w:t>איבעיא: תחילת ביאה או סוף ביאה קונה?</w:t>
      </w:r>
    </w:p>
    <w:p w14:paraId="250A7D26" w14:textId="50E72086" w:rsidR="00A85AC8" w:rsidRPr="00E600D8" w:rsidRDefault="006E0774" w:rsidP="006D431D">
      <w:pPr>
        <w:pStyle w:val="38"/>
        <w:framePr w:wrap="notBeside"/>
        <w:rPr>
          <w:rtl/>
        </w:rPr>
      </w:pPr>
      <w:r w:rsidRPr="00E600D8">
        <w:rPr>
          <w:rFonts w:hint="cs"/>
          <w:rtl/>
        </w:rPr>
        <w:t>נפק</w:t>
      </w:r>
      <w:r w:rsidRPr="00E600D8">
        <w:rPr>
          <w:rtl/>
        </w:rPr>
        <w:t>"</w:t>
      </w:r>
      <w:r w:rsidRPr="00E600D8">
        <w:rPr>
          <w:rFonts w:hint="cs"/>
          <w:rtl/>
        </w:rPr>
        <w:t xml:space="preserve">מ </w:t>
      </w:r>
      <w:r w:rsidR="006D431D" w:rsidRPr="00E600D8">
        <w:rPr>
          <w:rFonts w:hint="cs"/>
          <w:rtl/>
        </w:rPr>
        <w:t>א</w:t>
      </w:r>
      <w:r w:rsidR="00A85AC8" w:rsidRPr="00E600D8">
        <w:rPr>
          <w:rFonts w:hint="cs"/>
          <w:rtl/>
        </w:rPr>
        <w:t>.</w:t>
      </w:r>
    </w:p>
    <w:p w14:paraId="6EF52D70" w14:textId="695961D1" w:rsidR="006E0774" w:rsidRPr="00131640" w:rsidRDefault="006E0774" w:rsidP="006E0774">
      <w:pPr>
        <w:rPr>
          <w:rtl/>
        </w:rPr>
      </w:pPr>
      <w:r w:rsidRPr="00224C4C">
        <w:rPr>
          <w:rFonts w:ascii="Fb Fontext" w:hAnsi="Fb Fontext"/>
          <w:sz w:val="32"/>
          <w:rtl/>
        </w:rPr>
        <w:t>שהערה בה, ופשטה ידה וקבלה קדושין מאחר</w:t>
      </w:r>
    </w:p>
    <w:p w14:paraId="735F8714" w14:textId="637A5F5B" w:rsidR="00A85AC8" w:rsidRPr="00E600D8" w:rsidRDefault="006D431D" w:rsidP="006D431D">
      <w:pPr>
        <w:pStyle w:val="38"/>
        <w:framePr w:wrap="notBeside"/>
        <w:rPr>
          <w:rtl/>
        </w:rPr>
      </w:pPr>
      <w:r w:rsidRPr="00E600D8">
        <w:rPr>
          <w:rFonts w:hint="cs"/>
          <w:rtl/>
        </w:rPr>
        <w:t>ב</w:t>
      </w:r>
      <w:r w:rsidR="00A85AC8" w:rsidRPr="00E600D8">
        <w:rPr>
          <w:rFonts w:hint="cs"/>
          <w:rtl/>
        </w:rPr>
        <w:t>.</w:t>
      </w:r>
    </w:p>
    <w:p w14:paraId="4EDD129B" w14:textId="3BDB9E95" w:rsidR="006E0774" w:rsidRPr="00131640" w:rsidRDefault="006E0774" w:rsidP="006E0774">
      <w:pPr>
        <w:rPr>
          <w:rtl/>
        </w:rPr>
      </w:pPr>
      <w:r w:rsidRPr="00224C4C">
        <w:rPr>
          <w:rFonts w:ascii="Fb Fontext" w:hAnsi="Fb Fontext"/>
          <w:sz w:val="32"/>
          <w:rtl/>
        </w:rPr>
        <w:t>לכהן גדול דקני בתולה בביאה,</w:t>
      </w:r>
    </w:p>
    <w:p w14:paraId="6961047A" w14:textId="4484DEF9" w:rsidR="00A85AC8" w:rsidRPr="00E600D8" w:rsidRDefault="00224A30" w:rsidP="00224A30">
      <w:pPr>
        <w:pStyle w:val="38"/>
        <w:framePr w:wrap="notBeside"/>
        <w:rPr>
          <w:rtl/>
        </w:rPr>
      </w:pPr>
      <w:r w:rsidRPr="00E600D8">
        <w:rPr>
          <w:rFonts w:hint="cs"/>
          <w:rtl/>
        </w:rPr>
        <w:t>מ</w:t>
      </w:r>
      <w:r w:rsidR="006E0774" w:rsidRPr="00E600D8">
        <w:rPr>
          <w:rtl/>
        </w:rPr>
        <w:t>רבא</w:t>
      </w:r>
      <w:r w:rsidR="00A85AC8" w:rsidRPr="00E600D8">
        <w:rPr>
          <w:rtl/>
        </w:rPr>
        <w:t>:</w:t>
      </w:r>
    </w:p>
    <w:p w14:paraId="121F93F6" w14:textId="20CCBC50" w:rsidR="006E0774" w:rsidRPr="00131640" w:rsidRDefault="006E0774" w:rsidP="006E0774">
      <w:pPr>
        <w:rPr>
          <w:rtl/>
        </w:rPr>
      </w:pPr>
      <w:r w:rsidRPr="00224C4C">
        <w:rPr>
          <w:rFonts w:ascii="Fb Fontext" w:hAnsi="Fb Fontext"/>
          <w:sz w:val="32"/>
          <w:rtl/>
        </w:rPr>
        <w:t>כל הבועל - דעתו על גמר ביאה.</w:t>
      </w:r>
    </w:p>
    <w:p w14:paraId="32223D28" w14:textId="1534AD70" w:rsidR="00D653CB" w:rsidRPr="00131640" w:rsidRDefault="007309FA" w:rsidP="007309FA">
      <w:pPr>
        <w:pStyle w:val="affffb"/>
        <w:rPr>
          <w:rtl/>
        </w:rPr>
      </w:pPr>
      <w:r w:rsidRPr="007309FA">
        <w:rPr>
          <w:rFonts w:hint="cs"/>
          <w:rtl/>
        </w:rPr>
        <w:t>***</w:t>
      </w:r>
    </w:p>
    <w:p w14:paraId="24F54043" w14:textId="115896D6" w:rsidR="009469D7" w:rsidRPr="00196D6B" w:rsidRDefault="006E0774" w:rsidP="00F65F8B">
      <w:pPr>
        <w:pStyle w:val="affffb"/>
        <w:rPr>
          <w:rStyle w:val="afffff5"/>
          <w:rFonts w:cs="BA TM • Vilna Extra-Bold"/>
          <w:b w:val="0"/>
          <w:bCs w:val="0"/>
          <w:rtl/>
        </w:rPr>
      </w:pPr>
      <w:r w:rsidRPr="00196D6B">
        <w:rPr>
          <w:rStyle w:val="afffff3"/>
          <w:rFonts w:cs="BA TM • Vilna Extra-Bold"/>
          <w:b w:val="0"/>
          <w:bCs w:val="0"/>
          <w:rtl/>
        </w:rPr>
        <w:t>איבעיא להו:</w:t>
      </w:r>
      <w:r w:rsidRPr="00224C4C">
        <w:rPr>
          <w:rtl/>
        </w:rPr>
        <w:t xml:space="preserve"> ביאה, נשואין עושה או אירוסין עושה?</w:t>
      </w:r>
      <w:r w:rsidR="00480722">
        <w:rPr>
          <w:rFonts w:hint="cs"/>
          <w:rtl/>
        </w:rPr>
        <w:t xml:space="preserve"> </w:t>
      </w:r>
      <w:r w:rsidR="00480722" w:rsidRPr="00196D6B">
        <w:rPr>
          <w:rStyle w:val="afffff5"/>
          <w:rFonts w:cs="BA TM • Vilna Extra-Bold" w:hint="cs"/>
          <w:b w:val="0"/>
          <w:bCs w:val="0"/>
          <w:rtl/>
        </w:rPr>
        <w:t>[ד]</w:t>
      </w:r>
    </w:p>
    <w:p w14:paraId="32F72EA0" w14:textId="77777777" w:rsidR="00A85AC8" w:rsidRPr="00E600D8" w:rsidRDefault="006E0774" w:rsidP="00ED39DE">
      <w:pPr>
        <w:pStyle w:val="38"/>
        <w:framePr w:wrap="notBeside"/>
        <w:rPr>
          <w:rtl/>
        </w:rPr>
      </w:pPr>
      <w:r w:rsidRPr="00E600D8">
        <w:rPr>
          <w:rtl/>
        </w:rPr>
        <w:t>נפק"</w:t>
      </w:r>
      <w:r w:rsidRPr="00E600D8">
        <w:rPr>
          <w:rFonts w:hint="cs"/>
          <w:rtl/>
        </w:rPr>
        <w:t>מ</w:t>
      </w:r>
      <w:r w:rsidR="00A85AC8" w:rsidRPr="00E600D8">
        <w:rPr>
          <w:rtl/>
        </w:rPr>
        <w:t>:</w:t>
      </w:r>
    </w:p>
    <w:p w14:paraId="452066C4" w14:textId="25B52FCA" w:rsidR="006E0774" w:rsidRPr="00131640" w:rsidRDefault="006E0774" w:rsidP="00ED39DE">
      <w:pPr>
        <w:rPr>
          <w:rtl/>
        </w:rPr>
      </w:pPr>
      <w:r w:rsidRPr="00224C4C">
        <w:rPr>
          <w:rFonts w:ascii="Fb Fontext" w:hAnsi="Fb Fontext"/>
          <w:sz w:val="32"/>
          <w:rtl/>
        </w:rPr>
        <w:t>ליורשה וליטמא לה ולהפר נדריה,</w:t>
      </w:r>
      <w:r w:rsidR="00ED39DE">
        <w:rPr>
          <w:rFonts w:ascii="Fb Fontext" w:hAnsi="Fb Fontext" w:hint="cs"/>
          <w:sz w:val="32"/>
          <w:rtl/>
        </w:rPr>
        <w:t xml:space="preserve"> </w:t>
      </w:r>
      <w:r w:rsidRPr="00224C4C">
        <w:rPr>
          <w:rFonts w:ascii="Fb Fontext" w:hAnsi="Fb Fontext"/>
          <w:rtl/>
        </w:rPr>
        <w:t xml:space="preserve">אי נשואין עושה, יורשה ומיטמא לה ומיפר נדריה, ואי </w:t>
      </w:r>
      <w:r w:rsidRPr="00224C4C">
        <w:rPr>
          <w:rFonts w:ascii="Fb Fontext" w:hAnsi="Fb Fontext" w:hint="cs"/>
          <w:rtl/>
        </w:rPr>
        <w:t>אירוסין עושה  אינו יכול</w:t>
      </w:r>
    </w:p>
    <w:p w14:paraId="2ED0DC86" w14:textId="730DF911" w:rsidR="00A85AC8" w:rsidRPr="00E600D8" w:rsidRDefault="006E0774" w:rsidP="00E302B7">
      <w:pPr>
        <w:pStyle w:val="38"/>
        <w:framePr w:wrap="notBeside"/>
        <w:rPr>
          <w:rtl/>
        </w:rPr>
      </w:pPr>
      <w:r w:rsidRPr="00E600D8">
        <w:rPr>
          <w:rFonts w:hint="cs"/>
          <w:rtl/>
        </w:rPr>
        <w:t xml:space="preserve">א. </w:t>
      </w:r>
      <w:r w:rsidRPr="00E600D8">
        <w:rPr>
          <w:rtl/>
        </w:rPr>
        <w:t>אביי, ת"ש</w:t>
      </w:r>
      <w:r w:rsidR="00A85AC8" w:rsidRPr="00E600D8">
        <w:rPr>
          <w:rtl/>
        </w:rPr>
        <w:t>:</w:t>
      </w:r>
    </w:p>
    <w:p w14:paraId="0A45BAE9" w14:textId="66E9B4FB" w:rsidR="006E0774" w:rsidRPr="003C6D40" w:rsidRDefault="006E0774" w:rsidP="00F4627D">
      <w:pPr>
        <w:rPr>
          <w:spacing w:val="0"/>
          <w:rtl/>
        </w:rPr>
      </w:pPr>
      <w:r w:rsidRPr="00224C4C">
        <w:rPr>
          <w:rFonts w:ascii="Fb Fontext" w:hAnsi="Fb Fontext"/>
          <w:rtl/>
        </w:rPr>
        <w:t xml:space="preserve">האב זכאי בבתו בקדושיה בכסף, בשטר, ובביאה, וזכאי </w:t>
      </w:r>
      <w:r w:rsidRPr="003C6D40">
        <w:rPr>
          <w:rFonts w:ascii="Fb Fontext" w:hAnsi="Fb Fontext"/>
          <w:spacing w:val="0"/>
          <w:rtl/>
        </w:rPr>
        <w:t>במציאתה ובמעש</w:t>
      </w:r>
      <w:r w:rsidR="00F4627D" w:rsidRPr="003C6D40">
        <w:rPr>
          <w:rFonts w:ascii="Fb Fontext" w:hAnsi="Fb Fontext" w:hint="cs"/>
          <w:spacing w:val="0"/>
          <w:rtl/>
        </w:rPr>
        <w:t>"י</w:t>
      </w:r>
      <w:r w:rsidRPr="003C6D40">
        <w:rPr>
          <w:rFonts w:ascii="Fb Fontext" w:hAnsi="Fb Fontext"/>
          <w:spacing w:val="0"/>
          <w:rtl/>
        </w:rPr>
        <w:t xml:space="preserve"> ובהפרת נדריה, ומקבל את גיטה, ואינו אוכל פירות בחייה.</w:t>
      </w:r>
      <w:r w:rsidR="00F4627D" w:rsidRPr="003C6D40">
        <w:rPr>
          <w:rFonts w:ascii="Fb Fontext" w:hAnsi="Fb Fontext" w:hint="cs"/>
          <w:spacing w:val="0"/>
          <w:rtl/>
        </w:rPr>
        <w:t xml:space="preserve"> </w:t>
      </w:r>
      <w:r w:rsidRPr="003C6D40">
        <w:rPr>
          <w:rFonts w:ascii="Fb Fontext" w:hAnsi="Fb Fontext"/>
          <w:spacing w:val="0"/>
          <w:rtl/>
        </w:rPr>
        <w:t>נישאת, יתר עליו הבעל שאוכל פירות בחייה.</w:t>
      </w:r>
    </w:p>
    <w:p w14:paraId="302044F4" w14:textId="77777777" w:rsidR="006E0774" w:rsidRPr="00131640" w:rsidRDefault="006E0774" w:rsidP="006E0774">
      <w:pPr>
        <w:rPr>
          <w:rtl/>
        </w:rPr>
      </w:pPr>
      <w:r w:rsidRPr="00224C4C">
        <w:rPr>
          <w:rFonts w:ascii="Fb Fontext" w:hAnsi="Fb Fontext"/>
          <w:rtl/>
        </w:rPr>
        <w:t>קתני ביאה וקתני נישאת.</w:t>
      </w:r>
      <w:r w:rsidRPr="00224C4C">
        <w:rPr>
          <w:rFonts w:ascii="Fb Fontext" w:hAnsi="Fb Fontext" w:hint="cs"/>
          <w:rtl/>
        </w:rPr>
        <w:t xml:space="preserve"> </w:t>
      </w:r>
      <w:r w:rsidRPr="00C41C17">
        <w:rPr>
          <w:rStyle w:val="afffff3"/>
          <w:rFonts w:hint="cs"/>
          <w:rtl/>
        </w:rPr>
        <w:t>ודחי'</w:t>
      </w:r>
      <w:r w:rsidRPr="00224C4C">
        <w:rPr>
          <w:rFonts w:ascii="Fb Fontext" w:hAnsi="Fb Fontext" w:hint="cs"/>
          <w:rtl/>
        </w:rPr>
        <w:t xml:space="preserve"> ד</w:t>
      </w:r>
      <w:r w:rsidRPr="00224C4C">
        <w:rPr>
          <w:rFonts w:ascii="Fb Fontext" w:hAnsi="Fb Fontext"/>
          <w:rtl/>
        </w:rPr>
        <w:t>כי קתני נישאת - אשארא.</w:t>
      </w:r>
    </w:p>
    <w:p w14:paraId="610202FB" w14:textId="77777777" w:rsidR="006E0774" w:rsidRPr="00131640" w:rsidRDefault="006E0774" w:rsidP="0010529F">
      <w:pPr>
        <w:pStyle w:val="afff0"/>
        <w:framePr w:wrap="around"/>
        <w:rPr>
          <w:rtl/>
        </w:rPr>
      </w:pPr>
      <w:r w:rsidRPr="00224C4C">
        <w:rPr>
          <w:rFonts w:hint="cs"/>
          <w:rtl/>
        </w:rPr>
        <w:t>י:</w:t>
      </w:r>
    </w:p>
    <w:p w14:paraId="59475BFA" w14:textId="2906BE10" w:rsidR="00A85AC8" w:rsidRPr="00E600D8" w:rsidRDefault="006E0774" w:rsidP="00E302B7">
      <w:pPr>
        <w:pStyle w:val="38"/>
        <w:framePr w:wrap="notBeside"/>
        <w:rPr>
          <w:rtl/>
        </w:rPr>
      </w:pPr>
      <w:r w:rsidRPr="00E600D8">
        <w:rPr>
          <w:rFonts w:hint="cs"/>
          <w:rtl/>
        </w:rPr>
        <w:t xml:space="preserve">ב. </w:t>
      </w:r>
      <w:r w:rsidRPr="00E600D8">
        <w:rPr>
          <w:rtl/>
        </w:rPr>
        <w:t xml:space="preserve">רבא </w:t>
      </w:r>
      <w:r w:rsidRPr="00E600D8">
        <w:rPr>
          <w:rFonts w:hint="cs"/>
          <w:rtl/>
        </w:rPr>
        <w:t>ת</w:t>
      </w:r>
      <w:r w:rsidRPr="00E600D8">
        <w:rPr>
          <w:rtl/>
        </w:rPr>
        <w:t>"</w:t>
      </w:r>
      <w:r w:rsidRPr="00E600D8">
        <w:rPr>
          <w:rFonts w:hint="cs"/>
          <w:rtl/>
        </w:rPr>
        <w:t>ש</w:t>
      </w:r>
      <w:r w:rsidR="00A85AC8" w:rsidRPr="00E600D8">
        <w:rPr>
          <w:rtl/>
        </w:rPr>
        <w:t>:</w:t>
      </w:r>
    </w:p>
    <w:p w14:paraId="253935D2" w14:textId="7B4676C5" w:rsidR="006E0774" w:rsidRPr="00131640" w:rsidRDefault="006E0774" w:rsidP="006E0774">
      <w:pPr>
        <w:rPr>
          <w:rtl/>
        </w:rPr>
      </w:pPr>
      <w:r w:rsidRPr="00224C4C">
        <w:rPr>
          <w:rFonts w:ascii="Fb Fontext" w:hAnsi="Fb Fontext"/>
          <w:sz w:val="32"/>
          <w:rtl/>
        </w:rPr>
        <w:t>בת שלש שנים ויום אחד מתקדשת בביאה, ואם בא עליה יבם - קנאה, וחייבין עליה משום אשת איש, ומטמאה את בועלה לטמא משכב תחתון כעליון,</w:t>
      </w:r>
    </w:p>
    <w:p w14:paraId="1ED27C94" w14:textId="721DADAF" w:rsidR="006E0774" w:rsidRPr="00131640" w:rsidRDefault="006E0774" w:rsidP="006E0774">
      <w:pPr>
        <w:rPr>
          <w:rtl/>
        </w:rPr>
      </w:pPr>
      <w:r w:rsidRPr="00224C4C">
        <w:rPr>
          <w:rFonts w:ascii="Fb Fontext" w:hAnsi="Fb Fontext"/>
          <w:rtl/>
        </w:rPr>
        <w:t xml:space="preserve">ואם </w:t>
      </w:r>
      <w:r w:rsidRPr="00210DF6">
        <w:rPr>
          <w:rStyle w:val="afffa"/>
          <w:rFonts w:ascii="Fb Fontext" w:hAnsi="Fb Fontext" w:cs="BA TM • Vilna Extra-Bold"/>
          <w:bCs w:val="0"/>
          <w:rtl/>
        </w:rPr>
        <w:t>נישאת</w:t>
      </w:r>
      <w:r w:rsidRPr="00224C4C">
        <w:rPr>
          <w:rFonts w:ascii="Fb Fontext" w:hAnsi="Fb Fontext"/>
          <w:rtl/>
        </w:rPr>
        <w:t xml:space="preserve"> לכהן אוכלת בתרומה, ואם בא עליה אחד מכל עריות שבתורה מומתין על ידה והיא פטורה,</w:t>
      </w:r>
    </w:p>
    <w:p w14:paraId="0C01F197" w14:textId="38557362" w:rsidR="006E0774" w:rsidRPr="00131640" w:rsidRDefault="006E0774" w:rsidP="006E0774">
      <w:pPr>
        <w:rPr>
          <w:rtl/>
        </w:rPr>
      </w:pPr>
      <w:r w:rsidRPr="00224C4C">
        <w:rPr>
          <w:rFonts w:ascii="Fb Fontext" w:hAnsi="Fb Fontext"/>
          <w:rtl/>
        </w:rPr>
        <w:t>ואם בא עליה אחד מן הפסולין פסלה מן הכהונה, קתני ביאה וקתני נישאת.</w:t>
      </w:r>
    </w:p>
    <w:p w14:paraId="61D5D75B" w14:textId="23C37E8D" w:rsidR="00A85AC8" w:rsidRPr="00E600D8" w:rsidRDefault="006E0774" w:rsidP="006B48D8">
      <w:pPr>
        <w:pStyle w:val="38"/>
        <w:framePr w:wrap="notBeside"/>
        <w:rPr>
          <w:rtl/>
        </w:rPr>
      </w:pPr>
      <w:r w:rsidRPr="00E600D8">
        <w:rPr>
          <w:rFonts w:hint="cs"/>
          <w:rtl/>
        </w:rPr>
        <w:t>- ודחי' דה</w:t>
      </w:r>
      <w:r w:rsidRPr="00E600D8">
        <w:rPr>
          <w:rtl/>
        </w:rPr>
        <w:t>"</w:t>
      </w:r>
      <w:r w:rsidRPr="00E600D8">
        <w:rPr>
          <w:rFonts w:hint="cs"/>
          <w:rtl/>
        </w:rPr>
        <w:t>ק</w:t>
      </w:r>
      <w:r w:rsidR="00A85AC8" w:rsidRPr="00E600D8">
        <w:rPr>
          <w:rtl/>
        </w:rPr>
        <w:t>:</w:t>
      </w:r>
    </w:p>
    <w:p w14:paraId="419DEDB2" w14:textId="6928EB40" w:rsidR="006E0774" w:rsidRPr="00131640" w:rsidRDefault="006E0774" w:rsidP="005358A7">
      <w:pPr>
        <w:spacing w:after="120"/>
        <w:rPr>
          <w:rtl/>
        </w:rPr>
      </w:pPr>
      <w:r w:rsidRPr="00224C4C">
        <w:rPr>
          <w:rFonts w:ascii="Fb Fontext" w:hAnsi="Fb Fontext"/>
          <w:sz w:val="32"/>
          <w:rtl/>
        </w:rPr>
        <w:t>אי הני נשואין דכהן נינהו - אוכלת בתרומה.</w:t>
      </w:r>
    </w:p>
    <w:p w14:paraId="3FEE0D58" w14:textId="69E8C59C" w:rsidR="00A85AC8" w:rsidRPr="00E600D8" w:rsidRDefault="006E0774" w:rsidP="00263069">
      <w:pPr>
        <w:pStyle w:val="38"/>
        <w:framePr w:wrap="notBeside"/>
        <w:rPr>
          <w:rtl/>
        </w:rPr>
      </w:pPr>
      <w:r w:rsidRPr="00E600D8">
        <w:rPr>
          <w:rFonts w:hint="cs"/>
          <w:rtl/>
        </w:rPr>
        <w:t>ג. ת</w:t>
      </w:r>
      <w:r w:rsidRPr="00E600D8">
        <w:rPr>
          <w:rtl/>
        </w:rPr>
        <w:t>"</w:t>
      </w:r>
      <w:r w:rsidRPr="00E600D8">
        <w:rPr>
          <w:rFonts w:hint="cs"/>
          <w:rtl/>
        </w:rPr>
        <w:t>ש</w:t>
      </w:r>
      <w:r w:rsidR="00A85AC8" w:rsidRPr="00E600D8">
        <w:rPr>
          <w:rFonts w:hint="cs"/>
          <w:rtl/>
        </w:rPr>
        <w:t>:</w:t>
      </w:r>
    </w:p>
    <w:p w14:paraId="35F7F460" w14:textId="20CBA7B8" w:rsidR="009469D7" w:rsidRDefault="006E0774" w:rsidP="006E0774">
      <w:pPr>
        <w:rPr>
          <w:rFonts w:ascii="Fb Fontext" w:hAnsi="Fb Fontext"/>
          <w:rtl/>
        </w:rPr>
      </w:pPr>
      <w:r w:rsidRPr="00872435">
        <w:rPr>
          <w:rStyle w:val="afffff3"/>
          <w:rtl/>
        </w:rPr>
        <w:t xml:space="preserve">כבר שלח יוחנן בן בג בג </w:t>
      </w:r>
      <w:r w:rsidRPr="00872435">
        <w:rPr>
          <w:rStyle w:val="afffff3"/>
          <w:rFonts w:hint="cs"/>
          <w:rtl/>
        </w:rPr>
        <w:t>ל</w:t>
      </w:r>
      <w:r w:rsidRPr="00872435">
        <w:rPr>
          <w:rStyle w:val="afffff3"/>
          <w:rtl/>
        </w:rPr>
        <w:t>ר</w:t>
      </w:r>
      <w:r w:rsidRPr="00872435">
        <w:rPr>
          <w:rStyle w:val="afffff3"/>
          <w:rFonts w:hint="cs"/>
          <w:rtl/>
        </w:rPr>
        <w:t>יב</w:t>
      </w:r>
      <w:r w:rsidRPr="00872435">
        <w:rPr>
          <w:rStyle w:val="afffff3"/>
          <w:rtl/>
        </w:rPr>
        <w:t>"</w:t>
      </w:r>
      <w:r w:rsidRPr="00872435">
        <w:rPr>
          <w:rStyle w:val="afffff3"/>
          <w:rFonts w:hint="cs"/>
          <w:rtl/>
        </w:rPr>
        <w:t>ב</w:t>
      </w:r>
      <w:r w:rsidRPr="00872435">
        <w:rPr>
          <w:rStyle w:val="afffff3"/>
          <w:rtl/>
        </w:rPr>
        <w:t xml:space="preserve"> לנציבין:</w:t>
      </w:r>
    </w:p>
    <w:p w14:paraId="62B49636" w14:textId="43E15147" w:rsidR="006E0774" w:rsidRPr="00131640" w:rsidRDefault="006E0774" w:rsidP="006E0774">
      <w:pPr>
        <w:rPr>
          <w:rtl/>
        </w:rPr>
      </w:pPr>
      <w:r w:rsidRPr="00224C4C">
        <w:rPr>
          <w:rFonts w:ascii="Fb Fontext" w:hAnsi="Fb Fontext"/>
          <w:rtl/>
        </w:rPr>
        <w:t>שמעתי עליך שאתה אומר ארוסה בת ישראל אוכלת בתרומה.</w:t>
      </w:r>
    </w:p>
    <w:p w14:paraId="3FE8F4CC" w14:textId="56B13463" w:rsidR="00A85AC8" w:rsidRPr="00E600D8" w:rsidRDefault="006E0774" w:rsidP="002269E1">
      <w:pPr>
        <w:pStyle w:val="38"/>
        <w:framePr w:wrap="notBeside"/>
        <w:rPr>
          <w:rtl/>
        </w:rPr>
      </w:pPr>
      <w:r w:rsidRPr="00E600D8">
        <w:rPr>
          <w:rtl/>
        </w:rPr>
        <w:t>שלח לו</w:t>
      </w:r>
      <w:r w:rsidR="00A85AC8" w:rsidRPr="00E600D8">
        <w:rPr>
          <w:rtl/>
        </w:rPr>
        <w:t>:</w:t>
      </w:r>
    </w:p>
    <w:p w14:paraId="44F37992" w14:textId="0A6E2E0A" w:rsidR="006E0774" w:rsidRPr="00131640" w:rsidRDefault="006E0774" w:rsidP="006E0774">
      <w:pPr>
        <w:rPr>
          <w:rtl/>
        </w:rPr>
      </w:pPr>
      <w:r w:rsidRPr="00224C4C">
        <w:rPr>
          <w:rFonts w:ascii="Fb Fontext" w:hAnsi="Fb Fontext"/>
          <w:sz w:val="32"/>
          <w:rtl/>
        </w:rPr>
        <w:t xml:space="preserve">ואתה אי אתה אומר כן? מוחזקני בך שאתה בקי בחדרי תורה, </w:t>
      </w:r>
      <w:r w:rsidR="00FA183B">
        <w:rPr>
          <w:rFonts w:ascii="Fb Fontext" w:hAnsi="Fb Fontext" w:hint="cs"/>
          <w:sz w:val="32"/>
          <w:rtl/>
        </w:rPr>
        <w:t xml:space="preserve">א''א יודע </w:t>
      </w:r>
      <w:r w:rsidRPr="00224C4C">
        <w:rPr>
          <w:rFonts w:ascii="Fb Fontext" w:hAnsi="Fb Fontext"/>
          <w:sz w:val="32"/>
          <w:rtl/>
        </w:rPr>
        <w:t>לדרוש בק</w:t>
      </w:r>
      <w:r w:rsidR="00FA183B">
        <w:rPr>
          <w:rFonts w:ascii="Fb Fontext" w:hAnsi="Fb Fontext" w:hint="cs"/>
          <w:sz w:val="32"/>
          <w:rtl/>
        </w:rPr>
        <w:t>"ו</w:t>
      </w:r>
      <w:r w:rsidRPr="00224C4C">
        <w:rPr>
          <w:rFonts w:ascii="Fb Fontext" w:hAnsi="Fb Fontext"/>
          <w:sz w:val="32"/>
          <w:rtl/>
        </w:rPr>
        <w:t>? ומה שפחה כנענית שאין ביאתה מאכילתה בתרומה - כספה מאכילתה בתרומה, זו שביאתה מאכילתה בתרומה - אינו דין שכספה מאכילתה בתרומה!</w:t>
      </w:r>
    </w:p>
    <w:p w14:paraId="4AAD47FA" w14:textId="33CE3442" w:rsidR="006E0774" w:rsidRPr="00131640" w:rsidRDefault="006E0774" w:rsidP="00FA183B">
      <w:pPr>
        <w:rPr>
          <w:rtl/>
        </w:rPr>
      </w:pPr>
      <w:r w:rsidRPr="00224C4C">
        <w:rPr>
          <w:rFonts w:ascii="Fb Fontext" w:hAnsi="Fb Fontext"/>
          <w:rtl/>
        </w:rPr>
        <w:t>אבל מה אעשה, שהרי אמרו חכמים: אין ארוסה בת ישראל אוכלת בתרומה עד שתכנס לחופה.</w:t>
      </w:r>
      <w:r w:rsidR="00FA183B">
        <w:rPr>
          <w:rFonts w:ascii="Fb Fontext" w:hAnsi="Fb Fontext" w:hint="cs"/>
          <w:rtl/>
        </w:rPr>
        <w:t xml:space="preserve"> </w:t>
      </w:r>
      <w:r w:rsidRPr="00224C4C">
        <w:rPr>
          <w:rFonts w:ascii="Fb Fontext" w:hAnsi="Fb Fontext" w:hint="cs"/>
          <w:sz w:val="32"/>
          <w:rtl/>
        </w:rPr>
        <w:t>ה</w:t>
      </w:r>
      <w:r w:rsidRPr="00224C4C">
        <w:rPr>
          <w:rFonts w:ascii="Fb Fontext" w:hAnsi="Fb Fontext"/>
          <w:sz w:val="32"/>
          <w:rtl/>
        </w:rPr>
        <w:t>"</w:t>
      </w:r>
      <w:r w:rsidRPr="00224C4C">
        <w:rPr>
          <w:rFonts w:ascii="Fb Fontext" w:hAnsi="Fb Fontext" w:hint="cs"/>
          <w:sz w:val="32"/>
          <w:rtl/>
        </w:rPr>
        <w:t>ד</w:t>
      </w:r>
      <w:r w:rsidRPr="00224C4C">
        <w:rPr>
          <w:rFonts w:ascii="Fb Fontext" w:hAnsi="Fb Fontext"/>
          <w:sz w:val="32"/>
          <w:rtl/>
        </w:rPr>
        <w:t xml:space="preserve"> אי בביאה שעל ידי חופה, וכסף שעל ידי חופה, בתרוייהו מיכל אכלה!</w:t>
      </w:r>
    </w:p>
    <w:p w14:paraId="74AF1C42" w14:textId="4DAA4164" w:rsidR="006E0774" w:rsidRPr="00131640" w:rsidRDefault="006E0774" w:rsidP="00FA183B">
      <w:pPr>
        <w:rPr>
          <w:rtl/>
        </w:rPr>
      </w:pPr>
      <w:r w:rsidRPr="00224C4C">
        <w:rPr>
          <w:rFonts w:ascii="Fb Fontext" w:hAnsi="Fb Fontext"/>
          <w:sz w:val="32"/>
          <w:rtl/>
        </w:rPr>
        <w:t>ואלא בביאה שעל ידי חופה, וכסף שלא ע"</w:t>
      </w:r>
      <w:r w:rsidRPr="00224C4C">
        <w:rPr>
          <w:rFonts w:ascii="Fb Fontext" w:hAnsi="Fb Fontext" w:hint="cs"/>
          <w:sz w:val="32"/>
          <w:rtl/>
        </w:rPr>
        <w:t>י</w:t>
      </w:r>
      <w:r w:rsidRPr="00224C4C">
        <w:rPr>
          <w:rFonts w:ascii="Fb Fontext" w:hAnsi="Fb Fontext"/>
          <w:sz w:val="32"/>
          <w:rtl/>
        </w:rPr>
        <w:t xml:space="preserve"> חופה, </w:t>
      </w:r>
      <w:r w:rsidR="00B35B36">
        <w:rPr>
          <w:rFonts w:ascii="Fb Fontext" w:hAnsi="Fb Fontext"/>
          <w:sz w:val="32"/>
          <w:rtl/>
        </w:rPr>
        <w:t>כאן</w:t>
      </w:r>
      <w:r w:rsidRPr="00224C4C">
        <w:rPr>
          <w:rFonts w:ascii="Fb Fontext" w:hAnsi="Fb Fontext"/>
          <w:sz w:val="32"/>
          <w:rtl/>
        </w:rPr>
        <w:t xml:space="preserve"> תרתי ו</w:t>
      </w:r>
      <w:r w:rsidR="00B35B36">
        <w:rPr>
          <w:rFonts w:ascii="Fb Fontext" w:hAnsi="Fb Fontext"/>
          <w:sz w:val="32"/>
          <w:rtl/>
        </w:rPr>
        <w:t>כאן</w:t>
      </w:r>
      <w:r w:rsidRPr="00224C4C">
        <w:rPr>
          <w:rFonts w:ascii="Fb Fontext" w:hAnsi="Fb Fontext"/>
          <w:sz w:val="32"/>
          <w:rtl/>
        </w:rPr>
        <w:t xml:space="preserve"> חדא!</w:t>
      </w:r>
    </w:p>
    <w:p w14:paraId="5EC8201E" w14:textId="77777777" w:rsidR="00A85AC8" w:rsidRPr="00E600D8" w:rsidRDefault="006E0774" w:rsidP="00FA183B">
      <w:pPr>
        <w:pStyle w:val="38"/>
        <w:framePr w:wrap="notBeside"/>
        <w:rPr>
          <w:rtl/>
        </w:rPr>
      </w:pPr>
      <w:r w:rsidRPr="00E600D8">
        <w:rPr>
          <w:rtl/>
        </w:rPr>
        <w:t>אלא</w:t>
      </w:r>
      <w:r w:rsidR="00A85AC8" w:rsidRPr="00E600D8">
        <w:rPr>
          <w:rtl/>
        </w:rPr>
        <w:t>:</w:t>
      </w:r>
    </w:p>
    <w:p w14:paraId="1D0758D8" w14:textId="006C88C8" w:rsidR="006E0774" w:rsidRPr="00131640" w:rsidRDefault="006E0774" w:rsidP="0018792D">
      <w:pPr>
        <w:spacing w:after="120"/>
        <w:rPr>
          <w:rtl/>
        </w:rPr>
      </w:pPr>
      <w:r w:rsidRPr="00224C4C">
        <w:rPr>
          <w:rFonts w:ascii="Fb Fontext" w:hAnsi="Fb Fontext"/>
          <w:sz w:val="32"/>
          <w:rtl/>
        </w:rPr>
        <w:t>בביאה שלא ע"</w:t>
      </w:r>
      <w:r w:rsidRPr="00224C4C">
        <w:rPr>
          <w:rFonts w:ascii="Fb Fontext" w:hAnsi="Fb Fontext" w:hint="cs"/>
          <w:sz w:val="32"/>
          <w:rtl/>
        </w:rPr>
        <w:t xml:space="preserve">י </w:t>
      </w:r>
      <w:r w:rsidRPr="00224C4C">
        <w:rPr>
          <w:rFonts w:ascii="Fb Fontext" w:hAnsi="Fb Fontext"/>
          <w:sz w:val="32"/>
          <w:rtl/>
        </w:rPr>
        <w:t>חופה, וכסף שלא ע"</w:t>
      </w:r>
      <w:r w:rsidRPr="00224C4C">
        <w:rPr>
          <w:rFonts w:ascii="Fb Fontext" w:hAnsi="Fb Fontext" w:hint="cs"/>
          <w:sz w:val="32"/>
          <w:rtl/>
        </w:rPr>
        <w:t>י</w:t>
      </w:r>
      <w:r w:rsidRPr="00224C4C">
        <w:rPr>
          <w:rFonts w:ascii="Fb Fontext" w:hAnsi="Fb Fontext"/>
          <w:sz w:val="32"/>
          <w:rtl/>
        </w:rPr>
        <w:t xml:space="preserve"> חופה</w:t>
      </w:r>
      <w:r w:rsidRPr="00224C4C">
        <w:rPr>
          <w:rFonts w:ascii="Fb Fontext" w:hAnsi="Fb Fontext" w:hint="cs"/>
          <w:sz w:val="32"/>
          <w:rtl/>
        </w:rPr>
        <w:t xml:space="preserve"> ונישואין עושה ולהכי פשיטא דאלימא ביאה מכסף</w:t>
      </w:r>
      <w:r w:rsidR="00FA183B">
        <w:rPr>
          <w:rFonts w:ascii="Fb Fontext" w:hAnsi="Fb Fontext" w:hint="cs"/>
          <w:sz w:val="32"/>
          <w:rtl/>
        </w:rPr>
        <w:t xml:space="preserve"> </w:t>
      </w:r>
      <w:r w:rsidRPr="00224C4C">
        <w:rPr>
          <w:rFonts w:ascii="Fb Fontext" w:hAnsi="Fb Fontext" w:hint="cs"/>
          <w:rtl/>
        </w:rPr>
        <w:t xml:space="preserve">דאי קידושין עושה אמאי </w:t>
      </w:r>
      <w:r w:rsidR="00B35B36">
        <w:rPr>
          <w:rFonts w:ascii="Fb Fontext" w:hAnsi="Fb Fontext" w:hint="cs"/>
          <w:rtl/>
        </w:rPr>
        <w:t>כאן</w:t>
      </w:r>
      <w:r w:rsidRPr="00224C4C">
        <w:rPr>
          <w:rFonts w:ascii="Fb Fontext" w:hAnsi="Fb Fontext" w:hint="cs"/>
          <w:rtl/>
        </w:rPr>
        <w:t xml:space="preserve"> פשיטא ו</w:t>
      </w:r>
      <w:r w:rsidR="00B35B36">
        <w:rPr>
          <w:rFonts w:ascii="Fb Fontext" w:hAnsi="Fb Fontext" w:hint="cs"/>
          <w:rtl/>
        </w:rPr>
        <w:t>כאן</w:t>
      </w:r>
      <w:r w:rsidRPr="00224C4C">
        <w:rPr>
          <w:rFonts w:ascii="Fb Fontext" w:hAnsi="Fb Fontext" w:hint="cs"/>
          <w:rtl/>
        </w:rPr>
        <w:t xml:space="preserve"> מספקא</w:t>
      </w:r>
    </w:p>
    <w:p w14:paraId="53A250C4" w14:textId="41B9EBFF" w:rsidR="00A85AC8" w:rsidRPr="00E600D8" w:rsidRDefault="006E0774" w:rsidP="00FA183B">
      <w:pPr>
        <w:pStyle w:val="38"/>
        <w:framePr w:wrap="notBeside"/>
        <w:rPr>
          <w:rtl/>
        </w:rPr>
      </w:pPr>
      <w:r w:rsidRPr="00E600D8">
        <w:rPr>
          <w:rFonts w:hint="cs"/>
          <w:rtl/>
        </w:rPr>
        <w:t>ד. ארנב</w:t>
      </w:r>
      <w:r w:rsidRPr="00E600D8">
        <w:rPr>
          <w:rtl/>
        </w:rPr>
        <w:t>"</w:t>
      </w:r>
      <w:r w:rsidRPr="00E600D8">
        <w:rPr>
          <w:rFonts w:hint="cs"/>
          <w:rtl/>
        </w:rPr>
        <w:t>י</w:t>
      </w:r>
      <w:r w:rsidR="00A85AC8" w:rsidRPr="00E600D8">
        <w:rPr>
          <w:rFonts w:hint="cs"/>
          <w:rtl/>
        </w:rPr>
        <w:t>:</w:t>
      </w:r>
    </w:p>
    <w:p w14:paraId="69B7CE02" w14:textId="41401CEC" w:rsidR="006E0774" w:rsidRPr="00131640" w:rsidRDefault="006E0774" w:rsidP="007C4AC3">
      <w:pPr>
        <w:rPr>
          <w:rtl/>
        </w:rPr>
      </w:pPr>
      <w:r w:rsidRPr="00224C4C">
        <w:rPr>
          <w:rFonts w:ascii="Fb Fontext" w:hAnsi="Fb Fontext" w:hint="cs"/>
          <w:sz w:val="32"/>
          <w:rtl/>
        </w:rPr>
        <w:t xml:space="preserve">לעולם </w:t>
      </w:r>
      <w:r w:rsidRPr="00224C4C">
        <w:rPr>
          <w:rFonts w:ascii="Fb Fontext" w:hAnsi="Fb Fontext"/>
          <w:sz w:val="32"/>
          <w:rtl/>
        </w:rPr>
        <w:t>בביאה שע"</w:t>
      </w:r>
      <w:r w:rsidRPr="00224C4C">
        <w:rPr>
          <w:rFonts w:ascii="Fb Fontext" w:hAnsi="Fb Fontext" w:hint="cs"/>
          <w:sz w:val="32"/>
          <w:rtl/>
        </w:rPr>
        <w:t xml:space="preserve">י </w:t>
      </w:r>
      <w:r w:rsidRPr="00224C4C">
        <w:rPr>
          <w:rFonts w:ascii="Fb Fontext" w:hAnsi="Fb Fontext"/>
          <w:sz w:val="32"/>
          <w:rtl/>
        </w:rPr>
        <w:t>חופה, וכסף שלא ע"י חופה, ו</w:t>
      </w:r>
      <w:r w:rsidRPr="00224C4C">
        <w:rPr>
          <w:rFonts w:ascii="Fb Fontext" w:hAnsi="Fb Fontext" w:hint="cs"/>
          <w:sz w:val="32"/>
          <w:rtl/>
        </w:rPr>
        <w:t>הך ד</w:t>
      </w:r>
      <w:r w:rsidR="00B35B36">
        <w:rPr>
          <w:rFonts w:ascii="Fb Fontext" w:hAnsi="Fb Fontext" w:hint="cs"/>
          <w:sz w:val="32"/>
          <w:rtl/>
        </w:rPr>
        <w:t>כאן</w:t>
      </w:r>
      <w:r w:rsidRPr="00224C4C">
        <w:rPr>
          <w:rFonts w:ascii="Fb Fontext" w:hAnsi="Fb Fontext" w:hint="cs"/>
          <w:sz w:val="32"/>
          <w:rtl/>
        </w:rPr>
        <w:t xml:space="preserve"> </w:t>
      </w:r>
      <w:r w:rsidRPr="00224C4C">
        <w:rPr>
          <w:rFonts w:ascii="Fb Fontext" w:hAnsi="Fb Fontext"/>
          <w:sz w:val="32"/>
          <w:rtl/>
        </w:rPr>
        <w:t>תרתי ו</w:t>
      </w:r>
      <w:r w:rsidR="00B35B36">
        <w:rPr>
          <w:rFonts w:ascii="Fb Fontext" w:hAnsi="Fb Fontext"/>
          <w:sz w:val="32"/>
          <w:rtl/>
        </w:rPr>
        <w:t>כאן</w:t>
      </w:r>
      <w:r w:rsidRPr="00224C4C">
        <w:rPr>
          <w:rFonts w:ascii="Fb Fontext" w:hAnsi="Fb Fontext"/>
          <w:sz w:val="32"/>
          <w:rtl/>
        </w:rPr>
        <w:t xml:space="preserve"> חדא,</w:t>
      </w:r>
      <w:r w:rsidR="00C76052">
        <w:rPr>
          <w:rFonts w:ascii="Fb Fontext" w:hAnsi="Fb Fontext" w:hint="cs"/>
          <w:sz w:val="32"/>
          <w:rtl/>
        </w:rPr>
        <w:t xml:space="preserve"> </w:t>
      </w:r>
      <w:r w:rsidRPr="00224C4C">
        <w:rPr>
          <w:rFonts w:ascii="Fb Fontext" w:hAnsi="Fb Fontext" w:hint="cs"/>
          <w:rtl/>
        </w:rPr>
        <w:t xml:space="preserve">- </w:t>
      </w:r>
      <w:r w:rsidRPr="00224C4C">
        <w:rPr>
          <w:rFonts w:ascii="Fb Fontext" w:hAnsi="Fb Fontext"/>
          <w:rtl/>
        </w:rPr>
        <w:t xml:space="preserve">הכי </w:t>
      </w:r>
      <w:r w:rsidRPr="00224C4C">
        <w:rPr>
          <w:rFonts w:ascii="Fb Fontext" w:hAnsi="Fb Fontext" w:hint="cs"/>
          <w:rtl/>
        </w:rPr>
        <w:t>ק</w:t>
      </w:r>
      <w:r w:rsidRPr="00224C4C">
        <w:rPr>
          <w:rFonts w:ascii="Fb Fontext" w:hAnsi="Fb Fontext"/>
          <w:rtl/>
        </w:rPr>
        <w:t>"</w:t>
      </w:r>
      <w:r w:rsidRPr="00224C4C">
        <w:rPr>
          <w:rFonts w:ascii="Fb Fontext" w:hAnsi="Fb Fontext" w:hint="cs"/>
          <w:rtl/>
        </w:rPr>
        <w:t>ו ומה ש</w:t>
      </w:r>
      <w:r w:rsidRPr="00224C4C">
        <w:rPr>
          <w:rFonts w:ascii="Fb Fontext" w:hAnsi="Fb Fontext"/>
          <w:rtl/>
        </w:rPr>
        <w:t>"</w:t>
      </w:r>
      <w:r w:rsidRPr="00224C4C">
        <w:rPr>
          <w:rFonts w:ascii="Fb Fontext" w:hAnsi="Fb Fontext" w:hint="cs"/>
          <w:rtl/>
        </w:rPr>
        <w:t>כ שאין ביאתה מאכילתה בתרומה אפ</w:t>
      </w:r>
      <w:r w:rsidRPr="00224C4C">
        <w:rPr>
          <w:rFonts w:ascii="Fb Fontext" w:hAnsi="Fb Fontext"/>
          <w:rtl/>
        </w:rPr>
        <w:t>"</w:t>
      </w:r>
      <w:r w:rsidRPr="00224C4C">
        <w:rPr>
          <w:rFonts w:ascii="Fb Fontext" w:hAnsi="Fb Fontext" w:hint="cs"/>
          <w:rtl/>
        </w:rPr>
        <w:t>י ע</w:t>
      </w:r>
      <w:r w:rsidRPr="00224C4C">
        <w:rPr>
          <w:rFonts w:ascii="Fb Fontext" w:hAnsi="Fb Fontext"/>
          <w:rtl/>
        </w:rPr>
        <w:t>"</w:t>
      </w:r>
      <w:r w:rsidRPr="00224C4C">
        <w:rPr>
          <w:rFonts w:ascii="Fb Fontext" w:hAnsi="Fb Fontext" w:hint="cs"/>
          <w:rtl/>
        </w:rPr>
        <w:t>י חופה כספה מאכילתה בלא חופה</w:t>
      </w:r>
      <w:r w:rsidR="007C4AC3">
        <w:rPr>
          <w:rFonts w:ascii="Fb Fontext" w:hAnsi="Fb Fontext" w:hint="cs"/>
          <w:rtl/>
        </w:rPr>
        <w:t xml:space="preserve"> </w:t>
      </w:r>
      <w:r w:rsidRPr="00224C4C">
        <w:rPr>
          <w:rFonts w:ascii="Fb Fontext" w:hAnsi="Fb Fontext"/>
          <w:rtl/>
        </w:rPr>
        <w:t xml:space="preserve">זו שביאתה </w:t>
      </w:r>
      <w:r w:rsidRPr="00224C4C">
        <w:rPr>
          <w:rFonts w:ascii="Fb Fontext" w:hAnsi="Fb Fontext"/>
          <w:rtl/>
        </w:rPr>
        <w:lastRenderedPageBreak/>
        <w:t>מאכילתה בתרומה ע"</w:t>
      </w:r>
      <w:r w:rsidRPr="00224C4C">
        <w:rPr>
          <w:rFonts w:ascii="Fb Fontext" w:hAnsi="Fb Fontext" w:hint="cs"/>
          <w:rtl/>
        </w:rPr>
        <w:t>י</w:t>
      </w:r>
      <w:r w:rsidRPr="00224C4C">
        <w:rPr>
          <w:rFonts w:ascii="Fb Fontext" w:hAnsi="Fb Fontext"/>
          <w:rtl/>
        </w:rPr>
        <w:t xml:space="preserve"> חופה אינו דין שכספה מאכילתה בתרומה בלא חופה!</w:t>
      </w:r>
    </w:p>
    <w:p w14:paraId="4B670BED" w14:textId="77777777" w:rsidR="006E0774" w:rsidRPr="00131640" w:rsidRDefault="006E0774" w:rsidP="006E0774">
      <w:pPr>
        <w:rPr>
          <w:rtl/>
        </w:rPr>
      </w:pPr>
      <w:r w:rsidRPr="00224C4C">
        <w:rPr>
          <w:rFonts w:ascii="Fb Fontext" w:hAnsi="Fb Fontext"/>
          <w:rtl/>
        </w:rPr>
        <w:t>אבל מה אעשה, שאמרו חכמים: אין ארוסה בת ישראל אוכלת בתרומה עד שתכנס לחופה, משום דעולא.</w:t>
      </w:r>
    </w:p>
    <w:p w14:paraId="4224952B" w14:textId="45F9F0AB" w:rsidR="00A85AC8" w:rsidRPr="00E600D8" w:rsidRDefault="007A1481" w:rsidP="007A1481">
      <w:pPr>
        <w:pStyle w:val="38"/>
        <w:framePr w:wrap="notBeside"/>
        <w:rPr>
          <w:rtl/>
        </w:rPr>
      </w:pPr>
      <w:r w:rsidRPr="00E600D8">
        <w:rPr>
          <w:rFonts w:hint="cs"/>
          <w:rtl/>
        </w:rPr>
        <w:t>בן בג בג</w:t>
      </w:r>
      <w:r w:rsidR="00A85AC8" w:rsidRPr="00E600D8">
        <w:rPr>
          <w:rFonts w:hint="cs"/>
          <w:rtl/>
        </w:rPr>
        <w:t>:</w:t>
      </w:r>
    </w:p>
    <w:p w14:paraId="4B415DD6" w14:textId="107A6295" w:rsidR="006E0774" w:rsidRPr="00131640" w:rsidRDefault="007A1481" w:rsidP="0018792D">
      <w:pPr>
        <w:spacing w:after="120"/>
        <w:rPr>
          <w:rtl/>
        </w:rPr>
      </w:pPr>
      <w:r>
        <w:rPr>
          <w:rFonts w:ascii="Fb Fontext" w:hAnsi="Fb Fontext" w:hint="cs"/>
          <w:sz w:val="32"/>
          <w:rtl/>
        </w:rPr>
        <w:t>ג</w:t>
      </w:r>
      <w:r w:rsidR="006E0774" w:rsidRPr="00224C4C">
        <w:rPr>
          <w:rFonts w:ascii="Fb Fontext" w:hAnsi="Fb Fontext"/>
          <w:sz w:val="32"/>
          <w:rtl/>
        </w:rPr>
        <w:t xml:space="preserve">בי שפחה כנענית לא שייר בקנינה, </w:t>
      </w:r>
      <w:r w:rsidR="00B35B36">
        <w:rPr>
          <w:rFonts w:ascii="Fb Fontext" w:hAnsi="Fb Fontext"/>
          <w:sz w:val="32"/>
          <w:rtl/>
        </w:rPr>
        <w:t>כאן</w:t>
      </w:r>
      <w:r w:rsidR="006E0774" w:rsidRPr="00224C4C">
        <w:rPr>
          <w:rFonts w:ascii="Fb Fontext" w:hAnsi="Fb Fontext"/>
          <w:sz w:val="32"/>
          <w:rtl/>
        </w:rPr>
        <w:t xml:space="preserve"> שייר בקנינה.</w:t>
      </w:r>
    </w:p>
    <w:p w14:paraId="19D5F3FD" w14:textId="38385564" w:rsidR="00A85AC8" w:rsidRPr="00E600D8" w:rsidRDefault="007A1481" w:rsidP="00883EDC">
      <w:pPr>
        <w:pStyle w:val="38"/>
        <w:framePr w:wrap="notBeside"/>
        <w:rPr>
          <w:rtl/>
        </w:rPr>
      </w:pPr>
      <w:r w:rsidRPr="00E600D8">
        <w:rPr>
          <w:rFonts w:hint="cs"/>
          <w:rtl/>
        </w:rPr>
        <w:t>רבינא</w:t>
      </w:r>
      <w:r w:rsidR="00A85AC8" w:rsidRPr="00E600D8">
        <w:rPr>
          <w:rFonts w:hint="cs"/>
          <w:rtl/>
        </w:rPr>
        <w:t>:</w:t>
      </w:r>
    </w:p>
    <w:p w14:paraId="6020ABFF" w14:textId="721F8412" w:rsidR="006E0774" w:rsidRPr="003C6D40" w:rsidRDefault="006E0774" w:rsidP="009D33E6">
      <w:pPr>
        <w:rPr>
          <w:spacing w:val="0"/>
          <w:rtl/>
        </w:rPr>
      </w:pPr>
      <w:r w:rsidRPr="003C6D40">
        <w:rPr>
          <w:rFonts w:ascii="Fb Fontext" w:hAnsi="Fb Fontext"/>
          <w:spacing w:val="0"/>
          <w:rtl/>
        </w:rPr>
        <w:t>מדאורייתא פשיטא דאכלה, ומדרבנן הוא דשלח,</w:t>
      </w:r>
      <w:r w:rsidR="009D33E6" w:rsidRPr="003C6D40">
        <w:rPr>
          <w:rFonts w:ascii="Fb Fontext" w:hAnsi="Fb Fontext" w:hint="cs"/>
          <w:spacing w:val="0"/>
          <w:rtl/>
        </w:rPr>
        <w:t xml:space="preserve"> </w:t>
      </w:r>
      <w:r w:rsidRPr="003C6D40">
        <w:rPr>
          <w:rStyle w:val="afffff3"/>
          <w:rtl/>
        </w:rPr>
        <w:t>שמעתי עליך שאתה</w:t>
      </w:r>
      <w:r w:rsidR="003C6D40" w:rsidRPr="003C6D40">
        <w:rPr>
          <w:rStyle w:val="afffff3"/>
          <w:rFonts w:hint="cs"/>
          <w:rtl/>
        </w:rPr>
        <w:t xml:space="preserve"> </w:t>
      </w:r>
      <w:r w:rsidRPr="003C6D40">
        <w:rPr>
          <w:rFonts w:ascii="Fb Fontext" w:hAnsi="Fb Fontext"/>
          <w:spacing w:val="0"/>
          <w:rtl/>
        </w:rPr>
        <w:t>אומר ארוסה בת ישראל אוכלת בתרומה, ולא חיישת לסימפון.</w:t>
      </w:r>
    </w:p>
    <w:p w14:paraId="17152C78" w14:textId="393AFD76" w:rsidR="00A85AC8" w:rsidRPr="00E600D8" w:rsidRDefault="006E0774" w:rsidP="00F64EDB">
      <w:pPr>
        <w:pStyle w:val="38"/>
        <w:framePr w:wrap="notBeside"/>
        <w:rPr>
          <w:rtl/>
        </w:rPr>
      </w:pPr>
      <w:r w:rsidRPr="00E600D8">
        <w:rPr>
          <w:rtl/>
        </w:rPr>
        <w:t>שלח ל</w:t>
      </w:r>
      <w:r w:rsidR="009D33E6" w:rsidRPr="00E600D8">
        <w:rPr>
          <w:rFonts w:hint="cs"/>
          <w:rtl/>
        </w:rPr>
        <w:t>ו</w:t>
      </w:r>
      <w:r w:rsidR="00A85AC8" w:rsidRPr="00E600D8">
        <w:rPr>
          <w:rtl/>
        </w:rPr>
        <w:t>:</w:t>
      </w:r>
    </w:p>
    <w:p w14:paraId="429FD710" w14:textId="092622E4" w:rsidR="006E0774" w:rsidRPr="00131640" w:rsidRDefault="009D33E6" w:rsidP="009D33E6">
      <w:pPr>
        <w:rPr>
          <w:rtl/>
        </w:rPr>
      </w:pPr>
      <w:r>
        <w:rPr>
          <w:rFonts w:ascii="Fb Fontext" w:hAnsi="Fb Fontext" w:hint="cs"/>
          <w:rtl/>
        </w:rPr>
        <w:t>ו</w:t>
      </w:r>
      <w:r w:rsidR="006E0774" w:rsidRPr="00224C4C">
        <w:rPr>
          <w:rFonts w:ascii="Fb Fontext" w:hAnsi="Fb Fontext"/>
          <w:rtl/>
        </w:rPr>
        <w:t>אי אתה אומר כן? מוחזקני בך שאתה בקי בחדרי תורה, לדרוש בק"</w:t>
      </w:r>
      <w:r w:rsidR="006E0774" w:rsidRPr="00224C4C">
        <w:rPr>
          <w:rFonts w:ascii="Fb Fontext" w:hAnsi="Fb Fontext" w:hint="cs"/>
          <w:rtl/>
        </w:rPr>
        <w:t>ו א</w:t>
      </w:r>
      <w:r w:rsidR="006E0774" w:rsidRPr="00224C4C">
        <w:rPr>
          <w:rFonts w:ascii="Fb Fontext" w:hAnsi="Fb Fontext"/>
          <w:rtl/>
        </w:rPr>
        <w:t>"</w:t>
      </w:r>
      <w:r w:rsidR="006E0774" w:rsidRPr="00224C4C">
        <w:rPr>
          <w:rFonts w:ascii="Fb Fontext" w:hAnsi="Fb Fontext" w:hint="cs"/>
          <w:rtl/>
        </w:rPr>
        <w:t>א יודע</w:t>
      </w:r>
      <w:r>
        <w:rPr>
          <w:rFonts w:ascii="Fb Fontext" w:hAnsi="Fb Fontext" w:hint="cs"/>
          <w:rtl/>
        </w:rPr>
        <w:t xml:space="preserve"> </w:t>
      </w:r>
      <w:r w:rsidR="006E0774" w:rsidRPr="00224C4C">
        <w:rPr>
          <w:rFonts w:ascii="Fb Fontext" w:hAnsi="Fb Fontext" w:hint="cs"/>
          <w:rtl/>
        </w:rPr>
        <w:t>ומה ש</w:t>
      </w:r>
      <w:r w:rsidR="006E0774" w:rsidRPr="00224C4C">
        <w:rPr>
          <w:rFonts w:ascii="Fb Fontext" w:hAnsi="Fb Fontext"/>
          <w:rtl/>
        </w:rPr>
        <w:t>"</w:t>
      </w:r>
      <w:r w:rsidR="006E0774" w:rsidRPr="00224C4C">
        <w:rPr>
          <w:rFonts w:ascii="Fb Fontext" w:hAnsi="Fb Fontext" w:hint="cs"/>
          <w:rtl/>
        </w:rPr>
        <w:t xml:space="preserve">כ </w:t>
      </w:r>
      <w:r w:rsidR="006E0774" w:rsidRPr="00224C4C">
        <w:rPr>
          <w:rFonts w:ascii="Fb Fontext" w:hAnsi="Fb Fontext"/>
          <w:rtl/>
        </w:rPr>
        <w:t>שאין ביאתה מאכילתה בתרומה - כספה מאכילתה בתרומה, ולא חיישינן לסימפון,</w:t>
      </w:r>
    </w:p>
    <w:p w14:paraId="6E611D89" w14:textId="7A9DF30A" w:rsidR="006E0774" w:rsidRPr="00131640" w:rsidRDefault="006E0774" w:rsidP="009D33E6">
      <w:pPr>
        <w:rPr>
          <w:rtl/>
        </w:rPr>
      </w:pPr>
      <w:r w:rsidRPr="00224C4C">
        <w:rPr>
          <w:rFonts w:ascii="Fb Fontext" w:hAnsi="Fb Fontext"/>
          <w:rtl/>
        </w:rPr>
        <w:t xml:space="preserve">זו שביאתה מאכילתה בתרומה </w:t>
      </w:r>
      <w:r w:rsidR="009D33E6">
        <w:rPr>
          <w:rFonts w:ascii="Fb Fontext" w:hAnsi="Fb Fontext" w:hint="cs"/>
          <w:rtl/>
        </w:rPr>
        <w:t>כ''ש</w:t>
      </w:r>
      <w:r w:rsidRPr="00224C4C">
        <w:rPr>
          <w:rFonts w:ascii="Fb Fontext" w:hAnsi="Fb Fontext"/>
          <w:rtl/>
        </w:rPr>
        <w:t xml:space="preserve"> שכספה מאכילתה בתרומה, ולא ניחוש לסימפון!</w:t>
      </w:r>
      <w:r w:rsidR="009D33E6">
        <w:rPr>
          <w:rFonts w:ascii="Fb Fontext" w:hAnsi="Fb Fontext" w:hint="cs"/>
          <w:rtl/>
        </w:rPr>
        <w:t xml:space="preserve"> </w:t>
      </w:r>
      <w:r w:rsidRPr="00224C4C">
        <w:rPr>
          <w:rFonts w:ascii="Fb Fontext" w:hAnsi="Fb Fontext"/>
          <w:rtl/>
        </w:rPr>
        <w:t>אבל מה אעשה, שאמרו חכמים: ארוסה בת ישראל אינה אוכלת בתרומה עד שתכנס לחופה, משום דעולא.</w:t>
      </w:r>
    </w:p>
    <w:p w14:paraId="6BC9BC13" w14:textId="6C4BBE10" w:rsidR="00A85AC8" w:rsidRPr="00E600D8" w:rsidRDefault="006E0774" w:rsidP="009D33E6">
      <w:pPr>
        <w:pStyle w:val="38"/>
        <w:framePr w:wrap="notBeside"/>
        <w:rPr>
          <w:rtl/>
        </w:rPr>
      </w:pPr>
      <w:r w:rsidRPr="00E600D8">
        <w:rPr>
          <w:rtl/>
        </w:rPr>
        <w:t xml:space="preserve"> ובן בג בג?</w:t>
      </w:r>
    </w:p>
    <w:p w14:paraId="1EB6F82C" w14:textId="64C4C516" w:rsidR="006E0774" w:rsidRPr="00131640" w:rsidRDefault="00196D6B" w:rsidP="00F64EDB">
      <w:pPr>
        <w:rPr>
          <w:rtl/>
        </w:rPr>
      </w:pPr>
      <w:r w:rsidRPr="00224C4C">
        <w:rPr>
          <w:rFonts w:ascii="Fb Fontext" w:hAnsi="Fb Fontext"/>
          <w:sz w:val="32"/>
          <w:rtl/>
        </w:rPr>
        <w:t>סימפון בעבדים אין לו, אי מומין שבגלוי הוא -</w:t>
      </w:r>
      <w:r>
        <w:rPr>
          <w:rFonts w:ascii="Fb Fontext" w:hAnsi="Fb Fontext" w:hint="cs"/>
          <w:sz w:val="32"/>
          <w:rtl/>
        </w:rPr>
        <w:t xml:space="preserve"> ראם.</w:t>
      </w:r>
      <w:r w:rsidR="006E0774" w:rsidRPr="00224C4C">
        <w:rPr>
          <w:rFonts w:ascii="Fb Fontext" w:hAnsi="Fb Fontext"/>
          <w:sz w:val="32"/>
          <w:rtl/>
        </w:rPr>
        <w:t>סימפון בעבדים אין לו, אי מומין שבגלוי הוא -</w:t>
      </w:r>
      <w:r w:rsidR="00F64EDB">
        <w:rPr>
          <w:rFonts w:ascii="Fb Fontext" w:hAnsi="Fb Fontext" w:hint="cs"/>
          <w:sz w:val="32"/>
          <w:rtl/>
        </w:rPr>
        <w:t xml:space="preserve"> </w:t>
      </w:r>
      <w:r w:rsidR="006E0774" w:rsidRPr="00224C4C">
        <w:rPr>
          <w:rFonts w:ascii="Fb Fontext" w:hAnsi="Fb Fontext"/>
          <w:sz w:val="32"/>
          <w:rtl/>
        </w:rPr>
        <w:t xml:space="preserve">הא </w:t>
      </w:r>
      <w:r w:rsidR="00F64EDB">
        <w:rPr>
          <w:rFonts w:ascii="Fb Fontext" w:hAnsi="Fb Fontext" w:hint="cs"/>
          <w:sz w:val="32"/>
          <w:rtl/>
        </w:rPr>
        <w:t>הוא ראם.</w:t>
      </w:r>
    </w:p>
    <w:p w14:paraId="58D8CE96" w14:textId="77777777" w:rsidR="009469D7" w:rsidRDefault="006E0774" w:rsidP="00C73929">
      <w:pPr>
        <w:rPr>
          <w:rFonts w:ascii="Fb Fontext" w:hAnsi="Fb Fontext"/>
          <w:sz w:val="32"/>
          <w:rtl/>
        </w:rPr>
      </w:pPr>
      <w:r w:rsidRPr="00224C4C">
        <w:rPr>
          <w:rFonts w:ascii="Fb Fontext" w:hAnsi="Fb Fontext"/>
          <w:sz w:val="32"/>
          <w:rtl/>
        </w:rPr>
        <w:t>אי משום מומין שבסתר - מאי נפק"</w:t>
      </w:r>
      <w:r w:rsidRPr="00224C4C">
        <w:rPr>
          <w:rFonts w:ascii="Fb Fontext" w:hAnsi="Fb Fontext" w:hint="cs"/>
          <w:sz w:val="32"/>
          <w:rtl/>
        </w:rPr>
        <w:t>מ הא למלאכה הוא צריך</w:t>
      </w:r>
      <w:r w:rsidR="00C73929">
        <w:rPr>
          <w:rFonts w:ascii="Fb Fontext" w:hAnsi="Fb Fontext" w:hint="cs"/>
          <w:sz w:val="32"/>
          <w:rtl/>
        </w:rPr>
        <w:t xml:space="preserve"> </w:t>
      </w:r>
      <w:r w:rsidRPr="00224C4C">
        <w:rPr>
          <w:rFonts w:ascii="Fb Fontext" w:hAnsi="Fb Fontext"/>
          <w:sz w:val="32"/>
          <w:rtl/>
        </w:rPr>
        <w:t xml:space="preserve">נמצא גנב או קוביוסטוס - הגיעו, </w:t>
      </w:r>
      <w:r w:rsidRPr="00224C4C">
        <w:rPr>
          <w:rFonts w:ascii="Fb Fontext" w:hAnsi="Fb Fontext" w:hint="cs"/>
          <w:sz w:val="32"/>
          <w:rtl/>
        </w:rPr>
        <w:t>דאי לי</w:t>
      </w:r>
      <w:r w:rsidRPr="00224C4C">
        <w:rPr>
          <w:rFonts w:ascii="Fb Fontext" w:hAnsi="Fb Fontext"/>
          <w:sz w:val="32"/>
          <w:rtl/>
        </w:rPr>
        <w:t xml:space="preserve">סטים מזויין או נכתב למלכות, הנהו </w:t>
      </w:r>
      <w:r w:rsidR="001C3D29">
        <w:rPr>
          <w:rFonts w:ascii="Fb Fontext" w:hAnsi="Fb Fontext" w:hint="cs"/>
          <w:sz w:val="32"/>
          <w:rtl/>
        </w:rPr>
        <w:t>יש להם קול</w:t>
      </w:r>
    </w:p>
    <w:p w14:paraId="55AD296C" w14:textId="77777777" w:rsidR="00A85AC8" w:rsidRPr="00E600D8" w:rsidRDefault="006E0774" w:rsidP="00C73929">
      <w:pPr>
        <w:pStyle w:val="38"/>
        <w:framePr w:wrap="notBeside"/>
        <w:rPr>
          <w:rtl/>
        </w:rPr>
      </w:pPr>
      <w:r w:rsidRPr="00E600D8">
        <w:rPr>
          <w:rtl/>
        </w:rPr>
        <w:t xml:space="preserve">• </w:t>
      </w:r>
      <w:r w:rsidRPr="00E600D8">
        <w:rPr>
          <w:rFonts w:hint="cs"/>
          <w:rtl/>
        </w:rPr>
        <w:t>ו</w:t>
      </w:r>
      <w:r w:rsidR="00B35B36" w:rsidRPr="00E600D8">
        <w:rPr>
          <w:rFonts w:hint="cs"/>
          <w:rtl/>
        </w:rPr>
        <w:t>נפק</w:t>
      </w:r>
      <w:r w:rsidR="00B35B36" w:rsidRPr="00E600D8">
        <w:rPr>
          <w:rtl/>
        </w:rPr>
        <w:t>''</w:t>
      </w:r>
      <w:r w:rsidR="00B35B36" w:rsidRPr="00E600D8">
        <w:rPr>
          <w:rFonts w:hint="cs"/>
          <w:rtl/>
        </w:rPr>
        <w:t>מ</w:t>
      </w:r>
      <w:r w:rsidR="00A85AC8" w:rsidRPr="00E600D8">
        <w:rPr>
          <w:rtl/>
        </w:rPr>
        <w:t>:</w:t>
      </w:r>
    </w:p>
    <w:p w14:paraId="5A92657F" w14:textId="1C6123F5" w:rsidR="006E0774" w:rsidRPr="00131640" w:rsidRDefault="006E0774" w:rsidP="006E0774">
      <w:pPr>
        <w:rPr>
          <w:rtl/>
        </w:rPr>
      </w:pPr>
      <w:r w:rsidRPr="00224C4C">
        <w:rPr>
          <w:rFonts w:ascii="Fb Fontext" w:hAnsi="Fb Fontext" w:hint="cs"/>
          <w:rtl/>
        </w:rPr>
        <w:t>[דלא אכלה]-</w:t>
      </w:r>
      <w:r w:rsidRPr="00224C4C">
        <w:rPr>
          <w:rFonts w:ascii="Fb Fontext" w:hAnsi="Fb Fontext"/>
          <w:rtl/>
        </w:rPr>
        <w:t xml:space="preserve"> קיבל, מסר, והלך.</w:t>
      </w:r>
    </w:p>
    <w:p w14:paraId="3D4CA196" w14:textId="77777777" w:rsidR="006E0774" w:rsidRPr="00131640" w:rsidRDefault="006E0774" w:rsidP="00841728">
      <w:pPr>
        <w:pStyle w:val="affb"/>
        <w:rPr>
          <w:del w:id="90012" w:author="מנוע עיצוב" w:date="2026-10-08T11:01:28Z"/>
          <w:rtl/>
        </w:rPr>
      </w:pPr>
      <w:del w:id="90011" w:author="מנוע עיצוב" w:date="2026-10-08T11:01:28Z">
        <w:r w:rsidRPr="00224C4C">
          <w:rPr>
            <w:rFonts w:hint="cs"/>
            <w:rtl/>
          </w:rPr>
          <w:delText xml:space="preserve">׹</w:delText>
        </w:r>
      </w:del>
    </w:p>
    <w:p w14:paraId="3FDFD946" w14:textId="77777777" w:rsidR="006E0774" w:rsidRPr="00131640" w:rsidRDefault="006E0774" w:rsidP="0010529F">
      <w:pPr>
        <w:pStyle w:val="afff0"/>
        <w:framePr w:wrap="around"/>
      </w:pPr>
      <w:r w:rsidRPr="00224C4C">
        <w:rPr>
          <w:rFonts w:hint="cs"/>
          <w:rtl/>
        </w:rPr>
        <w:t>יא.</w:t>
      </w:r>
    </w:p>
    <w:p w14:paraId="099F2DD9" w14:textId="77777777" w:rsidR="006E0774" w:rsidRPr="00131640" w:rsidRDefault="006E0774" w:rsidP="00D76E35">
      <w:pPr>
        <w:pStyle w:val="afffd"/>
        <w:rPr>
          <w:rtl/>
        </w:rPr>
      </w:pPr>
      <w:ins w:id="9805" w:author="מספור קטעי משנה" w:date="2026-10-06T06:45:32Z">
        <w:r>
          <w:rPr>
            <w:rStyle w:val="MisparKeta"/>
          </w:rPr>
          <w:t xml:space="preserve">א. </w:t>
        </w:r>
      </w:ins>
      <w:r w:rsidRPr="00D76E35">
        <w:rPr>
          <w:rtl/>
        </w:rPr>
        <w:t>בכסף - ב"ש אומרים: בדינר</w:t>
      </w:r>
      <w:r w:rsidRPr="00D76E35">
        <w:rPr>
          <w:rFonts w:hint="cs"/>
          <w:rtl/>
        </w:rPr>
        <w:t xml:space="preserve"> </w:t>
      </w:r>
      <w:r w:rsidRPr="00D76E35">
        <w:rPr>
          <w:rtl/>
        </w:rPr>
        <w:t>ובשוה דינר,</w:t>
      </w:r>
    </w:p>
    <w:p w14:paraId="6EA12E2C" w14:textId="3BD3E693" w:rsidR="00A85AC8" w:rsidRPr="00E600D8" w:rsidRDefault="006E0774" w:rsidP="00C73929">
      <w:pPr>
        <w:pStyle w:val="38"/>
        <w:framePr w:wrap="notBeside"/>
        <w:rPr>
          <w:rtl/>
        </w:rPr>
      </w:pPr>
      <w:r w:rsidRPr="00E600D8">
        <w:rPr>
          <w:rFonts w:hint="cs"/>
          <w:rtl/>
        </w:rPr>
        <w:t>טע</w:t>
      </w:r>
      <w:r w:rsidR="00C73929" w:rsidRPr="00E600D8">
        <w:rPr>
          <w:rFonts w:hint="cs"/>
          <w:rtl/>
        </w:rPr>
        <w:t>ם</w:t>
      </w:r>
      <w:r w:rsidRPr="00E600D8">
        <w:rPr>
          <w:rFonts w:hint="cs"/>
          <w:rtl/>
        </w:rPr>
        <w:t xml:space="preserve"> דב</w:t>
      </w:r>
      <w:r w:rsidRPr="00E600D8">
        <w:rPr>
          <w:rtl/>
        </w:rPr>
        <w:t>"</w:t>
      </w:r>
      <w:r w:rsidRPr="00E600D8">
        <w:rPr>
          <w:rFonts w:hint="cs"/>
          <w:rtl/>
        </w:rPr>
        <w:t>ש- ר</w:t>
      </w:r>
      <w:r w:rsidRPr="00E600D8">
        <w:rPr>
          <w:rtl/>
        </w:rPr>
        <w:t>"</w:t>
      </w:r>
      <w:r w:rsidRPr="00E600D8">
        <w:rPr>
          <w:rFonts w:hint="cs"/>
          <w:rtl/>
        </w:rPr>
        <w:t>ז</w:t>
      </w:r>
      <w:r w:rsidR="00A85AC8" w:rsidRPr="00E600D8">
        <w:rPr>
          <w:rtl/>
        </w:rPr>
        <w:t>:</w:t>
      </w:r>
    </w:p>
    <w:p w14:paraId="3AAE8206" w14:textId="7EB13091" w:rsidR="006E0774" w:rsidRPr="00131640" w:rsidRDefault="006E0774" w:rsidP="006E0774">
      <w:pPr>
        <w:rPr>
          <w:rtl/>
        </w:rPr>
      </w:pPr>
      <w:r w:rsidRPr="00224C4C">
        <w:rPr>
          <w:rFonts w:ascii="Fb Fontext" w:hAnsi="Fb Fontext"/>
          <w:sz w:val="32"/>
          <w:rtl/>
        </w:rPr>
        <w:t>אשה מקפדת על עצמה ואין מתקדשת בפחות מדינר.</w:t>
      </w:r>
    </w:p>
    <w:p w14:paraId="440095B8" w14:textId="77777777" w:rsidR="00A85AC8" w:rsidRPr="00E600D8" w:rsidRDefault="006E0774" w:rsidP="00D56DE3">
      <w:pPr>
        <w:pStyle w:val="38"/>
        <w:framePr w:wrap="notBeside"/>
        <w:rPr>
          <w:rtl/>
        </w:rPr>
      </w:pPr>
      <w:r w:rsidRPr="00E600D8">
        <w:rPr>
          <w:rFonts w:hint="cs"/>
          <w:rtl/>
        </w:rPr>
        <w:t>והא</w:t>
      </w:r>
      <w:r w:rsidR="00A85AC8" w:rsidRPr="00E600D8">
        <w:rPr>
          <w:rtl/>
        </w:rPr>
        <w:t>:</w:t>
      </w:r>
    </w:p>
    <w:p w14:paraId="68104F80" w14:textId="4BACECAD" w:rsidR="00CF36BE" w:rsidRPr="00131640" w:rsidRDefault="006E0774" w:rsidP="00263069">
      <w:pPr>
        <w:rPr>
          <w:rtl/>
        </w:rPr>
      </w:pPr>
      <w:r w:rsidRPr="00CD0B1C">
        <w:rPr>
          <w:rFonts w:ascii="Fb Fontext" w:hAnsi="Fb Fontext" w:hint="cs"/>
          <w:spacing w:val="-2"/>
          <w:sz w:val="32"/>
          <w:rtl/>
        </w:rPr>
        <w:t>דבנ</w:t>
      </w:r>
      <w:r w:rsidR="00D56DE3" w:rsidRPr="00CD0B1C">
        <w:rPr>
          <w:rFonts w:ascii="Fb Fontext" w:hAnsi="Fb Fontext" w:hint="cs"/>
          <w:spacing w:val="-2"/>
          <w:sz w:val="32"/>
          <w:rtl/>
        </w:rPr>
        <w:t>ו</w:t>
      </w:r>
      <w:r>
        <w:rPr>
          <w:rFonts w:ascii="Fb Fontext" w:hAnsi="Fb Fontext" w:hint="cs"/>
          <w:spacing w:val="-2"/>
          <w:sz w:val="32"/>
          <w:rtl/>
        </w:rPr>
        <w:t xml:space="preserve">ת </w:t>
      </w:r>
      <w:r>
        <w:rPr>
          <w:rStyle w:val="afffff3"/>
          <w:rFonts w:ascii="Fb Fontext" w:hAnsi="Fb Fontext" w:hint="cs"/>
          <w:spacing w:val="-2"/>
          <w:sz w:val="32"/>
          <w:rtl/>
          <w:rPrChange w:id="9020" w:author="מנוע אמוראים" w:date="2026-10-05T16:42:07Z">
            <w:rPr>
              <w:rFonts w:ascii="Fb Fontext" w:hAnsi="Fb Fontext" w:hint="cs"/>
              <w:spacing w:val="-2"/>
              <w:sz w:val="32"/>
              <w:rtl/>
            </w:rPr>
          </w:rPrChange>
        </w:rPr>
        <w:t xml:space="preserve">דר</w:t>
      </w:r>
      <w:r>
        <w:rPr>
          <w:rStyle w:val="afffff3"/>
          <w:rFonts w:ascii="Fb Fontext" w:hAnsi="Fb Fontext"/>
          <w:spacing w:val="-2"/>
          <w:sz w:val="32"/>
          <w:rtl/>
          <w:rPrChange w:id="9021" w:author="מנוע אמוראים" w:date="2026-10-05T16:42:07Z">
            <w:rPr>
              <w:rFonts w:ascii="Fb Fontext" w:hAnsi="Fb Fontext"/>
              <w:spacing w:val="-2"/>
              <w:sz w:val="32"/>
              <w:rtl/>
            </w:rPr>
          </w:rPrChange>
        </w:rPr>
        <w:t xml:space="preserve">"</w:t>
      </w:r>
      <w:r>
        <w:rPr>
          <w:rStyle w:val="afffff3"/>
          <w:rFonts w:ascii="Fb Fontext" w:hAnsi="Fb Fontext" w:hint="cs"/>
          <w:spacing w:val="-2"/>
          <w:sz w:val="32"/>
          <w:rtl/>
          <w:rPrChange w:id="9022" w:author="מנוע אמוראים" w:date="2026-10-05T16:42:07Z">
            <w:rPr>
              <w:rFonts w:ascii="Fb Fontext" w:hAnsi="Fb Fontext" w:hint="cs"/>
              <w:spacing w:val="-2"/>
              <w:sz w:val="32"/>
              <w:rtl/>
            </w:rPr>
          </w:rPrChange>
        </w:rPr>
        <w:t xml:space="preserve">י</w:t>
      </w:r>
      <w:r>
        <w:rPr>
          <w:rFonts w:ascii="Fb Fontext" w:hAnsi="Fb Fontext" w:hint="cs"/>
          <w:spacing w:val="-2"/>
          <w:sz w:val="32"/>
          <w:rtl/>
        </w:rPr>
        <w:t xml:space="preserve"> </w:t>
      </w:r>
      <w:r w:rsidR="00F64EDB" w:rsidRPr="00CD0B1C">
        <w:rPr>
          <w:rFonts w:ascii="Fb Fontext" w:hAnsi="Fb Fontext" w:hint="cs"/>
          <w:spacing w:val="-2"/>
          <w:sz w:val="32"/>
          <w:rtl/>
        </w:rPr>
        <w:t xml:space="preserve">מקפידות על עצמן ולא מתקדשות </w:t>
      </w:r>
      <w:r w:rsidRPr="00CD0B1C">
        <w:rPr>
          <w:rFonts w:ascii="Fb Fontext" w:hAnsi="Fb Fontext" w:hint="cs"/>
          <w:spacing w:val="-2"/>
          <w:sz w:val="32"/>
          <w:rtl/>
        </w:rPr>
        <w:t>בפחות מתרקבא דדינ</w:t>
      </w:r>
      <w:r w:rsidR="00D56DE3" w:rsidRPr="00CD0B1C">
        <w:rPr>
          <w:rFonts w:ascii="Fb Fontext" w:hAnsi="Fb Fontext" w:hint="cs"/>
          <w:spacing w:val="-2"/>
          <w:sz w:val="32"/>
          <w:rtl/>
        </w:rPr>
        <w:t>ר</w:t>
      </w:r>
    </w:p>
    <w:p w14:paraId="53BEEFC1" w14:textId="7AE7622F" w:rsidR="006E0774" w:rsidRPr="00131640" w:rsidRDefault="006E0774" w:rsidP="00263069">
      <w:pPr>
        <w:rPr>
          <w:rtl/>
        </w:rPr>
      </w:pPr>
      <w:r w:rsidRPr="00224C4C">
        <w:rPr>
          <w:rFonts w:ascii="Fb Fontext" w:hAnsi="Fb Fontext" w:hint="cs"/>
          <w:sz w:val="32"/>
          <w:rtl/>
        </w:rPr>
        <w:t>בפשטה ידה וקיבלה אפי' בזוז מ</w:t>
      </w:r>
      <w:r w:rsidR="00CD0B1C">
        <w:rPr>
          <w:rFonts w:ascii="Fb Fontext" w:hAnsi="Fb Fontext" w:hint="cs"/>
          <w:sz w:val="32"/>
          <w:rtl/>
        </w:rPr>
        <w:t>תקדשת</w:t>
      </w:r>
    </w:p>
    <w:p w14:paraId="1AE98043" w14:textId="69A6D3B6" w:rsidR="00A85AC8" w:rsidRPr="00E600D8" w:rsidRDefault="00E600D8" w:rsidP="00D76E35">
      <w:pPr>
        <w:pStyle w:val="38"/>
        <w:framePr w:wrap="notBeside"/>
        <w:rPr>
          <w:rtl/>
        </w:rPr>
      </w:pPr>
      <w:r w:rsidRPr="00E600D8">
        <w:rPr>
          <w:rFonts w:hint="cs"/>
          <w:rtl/>
        </w:rPr>
        <w:t>-</w:t>
      </w:r>
    </w:p>
    <w:p w14:paraId="5F009534" w14:textId="4D10DC8A" w:rsidR="006E0774" w:rsidRPr="00131640" w:rsidRDefault="006E0774" w:rsidP="00263069">
      <w:pPr>
        <w:rPr>
          <w:rtl/>
        </w:rPr>
      </w:pPr>
      <w:r w:rsidRPr="00224C4C">
        <w:rPr>
          <w:rFonts w:ascii="Fb Fontext" w:hAnsi="Fb Fontext" w:hint="cs"/>
          <w:sz w:val="32"/>
          <w:rtl/>
        </w:rPr>
        <w:t xml:space="preserve"> ואנא אמינא בקידשה בלילה או דשוויה שליח</w:t>
      </w:r>
    </w:p>
    <w:p w14:paraId="193F2480" w14:textId="26EE1F5D" w:rsidR="00A85AC8" w:rsidRPr="00E600D8" w:rsidRDefault="006E0774" w:rsidP="00D76E35">
      <w:pPr>
        <w:pStyle w:val="38"/>
        <w:framePr w:wrap="notBeside"/>
        <w:rPr>
          <w:rtl/>
        </w:rPr>
      </w:pPr>
      <w:r w:rsidRPr="00E600D8">
        <w:rPr>
          <w:rFonts w:hint="cs"/>
          <w:rtl/>
        </w:rPr>
        <w:t xml:space="preserve">ב. </w:t>
      </w:r>
      <w:r w:rsidRPr="00E600D8">
        <w:rPr>
          <w:rtl/>
        </w:rPr>
        <w:t>רב יוסף</w:t>
      </w:r>
      <w:r w:rsidRPr="00E600D8">
        <w:rPr>
          <w:rFonts w:hint="cs"/>
          <w:rtl/>
        </w:rPr>
        <w:t>: כר</w:t>
      </w:r>
      <w:r w:rsidRPr="00E600D8">
        <w:rPr>
          <w:rtl/>
        </w:rPr>
        <w:t>"</w:t>
      </w:r>
      <w:r w:rsidRPr="00E600D8">
        <w:rPr>
          <w:rFonts w:hint="cs"/>
          <w:rtl/>
        </w:rPr>
        <w:t>א</w:t>
      </w:r>
      <w:r w:rsidR="00A85AC8" w:rsidRPr="00E600D8">
        <w:rPr>
          <w:rtl/>
        </w:rPr>
        <w:t>:</w:t>
      </w:r>
    </w:p>
    <w:p w14:paraId="3468E0C8" w14:textId="1E7568B8" w:rsidR="006E0774" w:rsidRPr="00131640" w:rsidRDefault="006E0774" w:rsidP="006E0774">
      <w:pPr>
        <w:rPr>
          <w:rtl/>
        </w:rPr>
      </w:pPr>
      <w:r w:rsidRPr="00224C4C">
        <w:rPr>
          <w:rFonts w:ascii="Fb Fontext" w:hAnsi="Fb Fontext"/>
          <w:sz w:val="32"/>
          <w:rtl/>
        </w:rPr>
        <w:t>כל כסף האמור בתורה - כסף צורי, ושל דבריהם - כסף מדינה.</w:t>
      </w:r>
    </w:p>
    <w:p w14:paraId="4D086824" w14:textId="46F323BA" w:rsidR="00D653CB" w:rsidRPr="00131640" w:rsidRDefault="007309FA" w:rsidP="007309FA">
      <w:pPr>
        <w:pStyle w:val="affffb"/>
        <w:rPr>
          <w:rtl/>
        </w:rPr>
      </w:pPr>
      <w:r w:rsidRPr="007309FA">
        <w:rPr>
          <w:rFonts w:hint="cs"/>
          <w:rtl/>
        </w:rPr>
        <w:t>***</w:t>
      </w:r>
    </w:p>
    <w:p w14:paraId="04E32E3B" w14:textId="77777777" w:rsidR="006E0774" w:rsidRPr="00131640" w:rsidRDefault="006E0774" w:rsidP="0010529F">
      <w:pPr>
        <w:pStyle w:val="afff0"/>
        <w:framePr w:wrap="around"/>
        <w:rPr>
          <w:rtl/>
        </w:rPr>
      </w:pPr>
      <w:r w:rsidRPr="00224C4C">
        <w:rPr>
          <w:rStyle w:val="afffa"/>
          <w:rFonts w:ascii="Fb Fontext" w:hAnsi="Fb Fontext"/>
          <w:rtl/>
        </w:rPr>
        <w:t xml:space="preserve"> </w:t>
      </w:r>
      <w:r w:rsidRPr="00224C4C">
        <w:rPr>
          <w:rStyle w:val="afffa"/>
          <w:rFonts w:ascii="Fb Fontext" w:hAnsi="Fb Fontext" w:hint="cs"/>
          <w:rtl/>
        </w:rPr>
        <w:t>יא:</w:t>
      </w:r>
    </w:p>
    <w:p w14:paraId="68CB02DD" w14:textId="6933AE77" w:rsidR="00A85AC8" w:rsidRPr="00E600D8" w:rsidRDefault="006E0774" w:rsidP="00CF36BE">
      <w:pPr>
        <w:pStyle w:val="38"/>
        <w:framePr w:wrap="notBeside"/>
        <w:rPr>
          <w:rtl/>
        </w:rPr>
      </w:pPr>
      <w:r w:rsidRPr="00E600D8">
        <w:rPr>
          <w:rFonts w:hint="cs"/>
          <w:rtl/>
        </w:rPr>
        <w:t>ר</w:t>
      </w:r>
      <w:r w:rsidRPr="00E600D8">
        <w:rPr>
          <w:rtl/>
        </w:rPr>
        <w:t>"</w:t>
      </w:r>
      <w:r w:rsidRPr="00E600D8">
        <w:rPr>
          <w:rFonts w:hint="cs"/>
          <w:rtl/>
        </w:rPr>
        <w:t>י מר</w:t>
      </w:r>
      <w:r w:rsidRPr="00E600D8">
        <w:rPr>
          <w:rtl/>
        </w:rPr>
        <w:t>"</w:t>
      </w:r>
      <w:r w:rsidRPr="00E600D8">
        <w:rPr>
          <w:rFonts w:hint="cs"/>
          <w:rtl/>
        </w:rPr>
        <w:t>א</w:t>
      </w:r>
      <w:r w:rsidR="00A85AC8" w:rsidRPr="00E600D8">
        <w:rPr>
          <w:rtl/>
        </w:rPr>
        <w:t>:</w:t>
      </w:r>
    </w:p>
    <w:p w14:paraId="1A714974" w14:textId="0D6B4F39" w:rsidR="006E0774" w:rsidRPr="00797F8D" w:rsidRDefault="006E0774" w:rsidP="00F65F8B">
      <w:pPr>
        <w:pStyle w:val="affffb"/>
        <w:rPr>
          <w:spacing w:val="2"/>
          <w:rtl/>
        </w:rPr>
      </w:pPr>
      <w:r w:rsidRPr="00797F8D">
        <w:rPr>
          <w:spacing w:val="2"/>
          <w:rtl/>
        </w:rPr>
        <w:t>כל כסף האמור בתורה - כסף צורי, ושל דבריהם - כסף מדינה.</w:t>
      </w:r>
    </w:p>
    <w:p w14:paraId="19D28C69" w14:textId="77777777" w:rsidR="00A85AC8" w:rsidRPr="00E600D8" w:rsidRDefault="006E0774" w:rsidP="00A91F11">
      <w:pPr>
        <w:pStyle w:val="38"/>
        <w:framePr w:wrap="notBeside"/>
        <w:rPr>
          <w:rtl/>
        </w:rPr>
      </w:pPr>
      <w:r w:rsidRPr="00E600D8">
        <w:rPr>
          <w:rFonts w:hint="cs"/>
          <w:rtl/>
        </w:rPr>
        <w:t>והך</w:t>
      </w:r>
      <w:r w:rsidR="00A85AC8" w:rsidRPr="00E600D8">
        <w:rPr>
          <w:rtl/>
        </w:rPr>
        <w:t>:</w:t>
      </w:r>
    </w:p>
    <w:p w14:paraId="0B0C17AC" w14:textId="15DEA7A8" w:rsidR="009469D7" w:rsidRDefault="006E0774" w:rsidP="006E0774">
      <w:pPr>
        <w:rPr>
          <w:rFonts w:ascii="Fb Fontext" w:hAnsi="Fb Fontext"/>
          <w:sz w:val="32"/>
          <w:rtl/>
        </w:rPr>
      </w:pPr>
      <w:r w:rsidRPr="00224C4C">
        <w:rPr>
          <w:rFonts w:ascii="Fb Fontext" w:hAnsi="Fb Fontext" w:hint="cs"/>
          <w:sz w:val="32"/>
          <w:rtl/>
        </w:rPr>
        <w:t xml:space="preserve">דטענה </w:t>
      </w:r>
      <w:r w:rsidRPr="00224C4C">
        <w:rPr>
          <w:rStyle w:val="affffa"/>
          <w:rFonts w:hint="cs"/>
          <w:rtl/>
        </w:rPr>
        <w:t>ד'</w:t>
      </w:r>
      <w:r w:rsidRPr="00224C4C">
        <w:rPr>
          <w:rStyle w:val="affffa"/>
          <w:rtl/>
        </w:rPr>
        <w:t xml:space="preserve">כי יתן איש אל רעהו כסף </w:t>
      </w:r>
      <w:r w:rsidRPr="00224C4C">
        <w:rPr>
          <w:rStyle w:val="affffa"/>
          <w:rFonts w:hint="cs"/>
          <w:rtl/>
        </w:rPr>
        <w:t>וגו'</w:t>
      </w:r>
      <w:r w:rsidRPr="00224C4C">
        <w:rPr>
          <w:rStyle w:val="affffa"/>
          <w:rtl/>
        </w:rPr>
        <w:t>,</w:t>
      </w:r>
    </w:p>
    <w:p w14:paraId="237C5B7A" w14:textId="1EDC789E" w:rsidR="00A91F11" w:rsidRPr="00131640" w:rsidRDefault="006E0774" w:rsidP="00A91F11">
      <w:pPr>
        <w:rPr>
          <w:rtl/>
        </w:rPr>
      </w:pPr>
      <w:r w:rsidRPr="00A91F11">
        <w:rPr>
          <w:rStyle w:val="afffff3"/>
          <w:rtl/>
        </w:rPr>
        <w:t>ותנן:</w:t>
      </w:r>
      <w:r w:rsidRPr="00224C4C">
        <w:rPr>
          <w:rFonts w:ascii="Fb Fontext" w:hAnsi="Fb Fontext"/>
          <w:sz w:val="32"/>
          <w:rtl/>
        </w:rPr>
        <w:t xml:space="preserve"> שבועת הדיינין, הטענה - שתי כסף, וההודאה </w:t>
      </w:r>
      <w:r w:rsidRPr="00224C4C">
        <w:rPr>
          <w:rFonts w:ascii="Fb Fontext" w:hAnsi="Fb Fontext" w:hint="cs"/>
          <w:sz w:val="32"/>
          <w:rtl/>
        </w:rPr>
        <w:t>שו</w:t>
      </w:r>
      <w:r w:rsidRPr="00224C4C">
        <w:rPr>
          <w:rFonts w:ascii="Fb Fontext" w:hAnsi="Fb Fontext"/>
          <w:sz w:val="32"/>
          <w:rtl/>
        </w:rPr>
        <w:t>"</w:t>
      </w:r>
      <w:r w:rsidRPr="00224C4C">
        <w:rPr>
          <w:rFonts w:ascii="Fb Fontext" w:hAnsi="Fb Fontext" w:hint="cs"/>
          <w:sz w:val="32"/>
          <w:rtl/>
        </w:rPr>
        <w:t>פ</w:t>
      </w:r>
      <w:r w:rsidRPr="00224C4C">
        <w:rPr>
          <w:rFonts w:ascii="Fb Fontext" w:hAnsi="Fb Fontext"/>
          <w:sz w:val="32"/>
          <w:rtl/>
        </w:rPr>
        <w:t>'</w:t>
      </w:r>
      <w:r w:rsidRPr="00224C4C">
        <w:rPr>
          <w:rFonts w:ascii="Fb Fontext" w:hAnsi="Fb Fontext" w:hint="cs"/>
          <w:sz w:val="32"/>
          <w:rtl/>
        </w:rPr>
        <w:t>,</w:t>
      </w:r>
    </w:p>
    <w:p w14:paraId="1C239A43" w14:textId="7A6073CF" w:rsidR="00A85AC8" w:rsidRPr="00E600D8" w:rsidRDefault="00E600D8" w:rsidP="00A91F11">
      <w:pPr>
        <w:pStyle w:val="38"/>
        <w:framePr w:wrap="notBeside"/>
        <w:rPr>
          <w:rtl/>
        </w:rPr>
      </w:pPr>
      <w:r w:rsidRPr="00E600D8">
        <w:rPr>
          <w:rFonts w:hint="cs"/>
          <w:rtl/>
        </w:rPr>
        <w:t>-</w:t>
      </w:r>
    </w:p>
    <w:p w14:paraId="4BDEB05A" w14:textId="08FED827" w:rsidR="006E0774" w:rsidRPr="00131640" w:rsidRDefault="006E0774" w:rsidP="00A91F11">
      <w:pPr>
        <w:rPr>
          <w:rtl/>
        </w:rPr>
      </w:pPr>
      <w:r w:rsidRPr="007B420C">
        <w:rPr>
          <w:spacing w:val="2"/>
          <w:rtl/>
        </w:rPr>
        <w:t xml:space="preserve">דומיא דכלים, </w:t>
      </w:r>
      <w:r w:rsidR="00A91F11" w:rsidRPr="007B420C">
        <w:rPr>
          <w:rFonts w:hint="cs"/>
          <w:spacing w:val="2"/>
          <w:rtl/>
        </w:rPr>
        <w:t>ד</w:t>
      </w:r>
      <w:r w:rsidRPr="007B420C">
        <w:rPr>
          <w:spacing w:val="2"/>
          <w:rtl/>
        </w:rPr>
        <w:t>שנים, ומה כסף דבר חשוב</w:t>
      </w:r>
      <w:r w:rsidRPr="007B420C">
        <w:rPr>
          <w:rFonts w:hint="cs"/>
          <w:spacing w:val="2"/>
          <w:rtl/>
        </w:rPr>
        <w:t xml:space="preserve"> </w:t>
      </w:r>
      <w:r w:rsidRPr="007B420C">
        <w:rPr>
          <w:spacing w:val="2"/>
          <w:rtl/>
        </w:rPr>
        <w:t>אף כלים דבר חשוב.</w:t>
      </w:r>
    </w:p>
    <w:p w14:paraId="4644F7F0" w14:textId="77777777" w:rsidR="00A85AC8" w:rsidRPr="00E600D8" w:rsidRDefault="006E0774" w:rsidP="007A580E">
      <w:pPr>
        <w:pStyle w:val="38"/>
        <w:framePr w:wrap="notBeside"/>
        <w:jc w:val="center"/>
        <w:rPr>
          <w:rtl/>
        </w:rPr>
      </w:pPr>
      <w:r w:rsidRPr="00E600D8">
        <w:rPr>
          <w:rtl/>
        </w:rPr>
        <w:t>וה</w:t>
      </w:r>
      <w:r w:rsidRPr="00E600D8">
        <w:rPr>
          <w:rFonts w:hint="cs"/>
          <w:rtl/>
        </w:rPr>
        <w:t>ך</w:t>
      </w:r>
      <w:r w:rsidR="00A85AC8" w:rsidRPr="00E600D8">
        <w:rPr>
          <w:rtl/>
        </w:rPr>
        <w:t>:</w:t>
      </w:r>
    </w:p>
    <w:p w14:paraId="719CF636" w14:textId="595252F2" w:rsidR="00BF1665" w:rsidRPr="00131640" w:rsidRDefault="006E0774" w:rsidP="006E0774">
      <w:pPr>
        <w:rPr>
          <w:rtl/>
        </w:rPr>
      </w:pPr>
      <w:r w:rsidRPr="007B420C">
        <w:rPr>
          <w:rFonts w:ascii="Fb Fontext" w:hAnsi="Fb Fontext" w:hint="cs"/>
          <w:spacing w:val="2"/>
          <w:sz w:val="32"/>
          <w:rtl/>
        </w:rPr>
        <w:t>ד</w:t>
      </w:r>
      <w:r w:rsidRPr="007B420C">
        <w:rPr>
          <w:rFonts w:ascii="Fb Fontext" w:hAnsi="Fb Fontext"/>
          <w:spacing w:val="2"/>
          <w:sz w:val="32"/>
          <w:rtl/>
        </w:rPr>
        <w:t xml:space="preserve">מעשר, </w:t>
      </w:r>
      <w:r w:rsidRPr="007B420C">
        <w:rPr>
          <w:rStyle w:val="affffa"/>
          <w:spacing w:val="2"/>
          <w:rtl/>
        </w:rPr>
        <w:t>ד</w:t>
      </w:r>
      <w:r w:rsidRPr="007B420C">
        <w:rPr>
          <w:rStyle w:val="affffa"/>
          <w:rFonts w:hint="cs"/>
          <w:spacing w:val="2"/>
          <w:rtl/>
        </w:rPr>
        <w:t>'</w:t>
      </w:r>
      <w:r w:rsidRPr="007B420C">
        <w:rPr>
          <w:rStyle w:val="affffa"/>
          <w:spacing w:val="2"/>
          <w:rtl/>
        </w:rPr>
        <w:t>וצרת הכסף בידך</w:t>
      </w:r>
      <w:r w:rsidRPr="007B420C">
        <w:rPr>
          <w:rStyle w:val="affffa"/>
          <w:rFonts w:hint="cs"/>
          <w:spacing w:val="2"/>
          <w:rtl/>
        </w:rPr>
        <w:t>'</w:t>
      </w:r>
      <w:r w:rsidRPr="007B420C">
        <w:rPr>
          <w:rStyle w:val="affffa"/>
          <w:spacing w:val="2"/>
          <w:rtl/>
        </w:rPr>
        <w:t>,</w:t>
      </w:r>
      <w:r w:rsidRPr="007B420C">
        <w:rPr>
          <w:rFonts w:ascii="Fb Fontext" w:hAnsi="Fb Fontext"/>
          <w:spacing w:val="2"/>
          <w:sz w:val="32"/>
          <w:rtl/>
        </w:rPr>
        <w:t xml:space="preserve"> </w:t>
      </w:r>
      <w:r w:rsidRPr="007B420C">
        <w:rPr>
          <w:rStyle w:val="afffff3"/>
          <w:spacing w:val="2"/>
          <w:rtl/>
        </w:rPr>
        <w:t xml:space="preserve">ותנן: </w:t>
      </w:r>
      <w:r w:rsidRPr="007B420C">
        <w:rPr>
          <w:rFonts w:ascii="Fb Fontext" w:hAnsi="Fb Fontext"/>
          <w:spacing w:val="2"/>
          <w:sz w:val="32"/>
          <w:rtl/>
        </w:rPr>
        <w:t>הפורט סלע ממעות מעשר שני</w:t>
      </w:r>
    </w:p>
    <w:p w14:paraId="4029E1F8" w14:textId="1C032B60" w:rsidR="00A85AC8" w:rsidRPr="00E600D8" w:rsidRDefault="00E600D8" w:rsidP="00BF1665">
      <w:pPr>
        <w:pStyle w:val="38"/>
        <w:framePr w:wrap="notBeside"/>
        <w:rPr>
          <w:rtl/>
        </w:rPr>
      </w:pPr>
      <w:r w:rsidRPr="00E600D8">
        <w:rPr>
          <w:rFonts w:hint="cs"/>
          <w:rtl/>
        </w:rPr>
        <w:t>-</w:t>
      </w:r>
    </w:p>
    <w:p w14:paraId="39203F44" w14:textId="630B362A" w:rsidR="006E0774" w:rsidRPr="00131640" w:rsidRDefault="006E0774" w:rsidP="006E0774">
      <w:pPr>
        <w:rPr>
          <w:rtl/>
        </w:rPr>
      </w:pPr>
      <w:r w:rsidRPr="00210DF6">
        <w:rPr>
          <w:rStyle w:val="afffa"/>
          <w:rFonts w:ascii="Fb Fontext" w:hAnsi="Fb Fontext" w:cs="BA TM • Vilna Extra-Bold"/>
          <w:bCs w:val="0"/>
          <w:rtl/>
        </w:rPr>
        <w:t>ה</w:t>
      </w:r>
      <w:r w:rsidR="00BF1665" w:rsidRPr="00210DF6">
        <w:rPr>
          <w:rStyle w:val="afffa"/>
          <w:rFonts w:ascii="Fb Fontext" w:hAnsi="Fb Fontext" w:cs="BA TM • Vilna Extra-Bold" w:hint="cs"/>
          <w:bCs w:val="0"/>
          <w:rtl/>
        </w:rPr>
        <w:t>+</w:t>
      </w:r>
      <w:r w:rsidRPr="00224C4C">
        <w:rPr>
          <w:rFonts w:ascii="Fb Fontext" w:hAnsi="Fb Fontext"/>
          <w:sz w:val="32"/>
          <w:rtl/>
        </w:rPr>
        <w:t>כסף ריבה.</w:t>
      </w:r>
    </w:p>
    <w:p w14:paraId="42664122" w14:textId="77777777" w:rsidR="00A85AC8" w:rsidRPr="00E600D8" w:rsidRDefault="006E0774" w:rsidP="00A91F11">
      <w:pPr>
        <w:pStyle w:val="38"/>
        <w:framePr w:wrap="notBeside"/>
        <w:rPr>
          <w:rtl/>
        </w:rPr>
      </w:pPr>
      <w:r w:rsidRPr="00E600D8">
        <w:rPr>
          <w:rtl/>
        </w:rPr>
        <w:t>וה</w:t>
      </w:r>
      <w:r w:rsidRPr="00E600D8">
        <w:rPr>
          <w:rFonts w:hint="cs"/>
          <w:rtl/>
        </w:rPr>
        <w:t>ך</w:t>
      </w:r>
      <w:r w:rsidR="00A85AC8" w:rsidRPr="00E600D8">
        <w:rPr>
          <w:rtl/>
        </w:rPr>
        <w:t>:</w:t>
      </w:r>
    </w:p>
    <w:p w14:paraId="2527F3FD" w14:textId="7FD5A6A0" w:rsidR="006E0774" w:rsidRPr="00131640" w:rsidRDefault="006E0774" w:rsidP="006E0774">
      <w:pPr>
        <w:rPr>
          <w:rtl/>
        </w:rPr>
      </w:pPr>
      <w:r w:rsidRPr="00224C4C">
        <w:rPr>
          <w:rFonts w:ascii="Fb Fontext" w:hAnsi="Fb Fontext" w:hint="cs"/>
          <w:rtl/>
        </w:rPr>
        <w:t>ד</w:t>
      </w:r>
      <w:r w:rsidRPr="00224C4C">
        <w:rPr>
          <w:rFonts w:ascii="Fb Fontext" w:hAnsi="Fb Fontext"/>
          <w:rtl/>
        </w:rPr>
        <w:t xml:space="preserve">הקדש, </w:t>
      </w:r>
      <w:r w:rsidRPr="00224C4C">
        <w:rPr>
          <w:rStyle w:val="affffa"/>
          <w:rtl/>
        </w:rPr>
        <w:t>ד</w:t>
      </w:r>
      <w:r w:rsidRPr="00224C4C">
        <w:rPr>
          <w:rStyle w:val="affffa"/>
          <w:rFonts w:hint="cs"/>
          <w:rtl/>
        </w:rPr>
        <w:t>'</w:t>
      </w:r>
      <w:r w:rsidRPr="00224C4C">
        <w:rPr>
          <w:rStyle w:val="affffa"/>
          <w:rtl/>
        </w:rPr>
        <w:t>ונתן הכסף וקם לו</w:t>
      </w:r>
      <w:r w:rsidRPr="00224C4C">
        <w:rPr>
          <w:rStyle w:val="affffa"/>
          <w:rFonts w:hint="cs"/>
          <w:rtl/>
        </w:rPr>
        <w:t>'</w:t>
      </w:r>
      <w:r w:rsidRPr="00224C4C">
        <w:rPr>
          <w:rStyle w:val="affffa"/>
          <w:rtl/>
        </w:rPr>
        <w:t>,</w:t>
      </w:r>
      <w:r w:rsidRPr="00224C4C">
        <w:rPr>
          <w:rFonts w:ascii="Fb Fontext" w:hAnsi="Fb Fontext"/>
          <w:rtl/>
        </w:rPr>
        <w:t xml:space="preserve"> </w:t>
      </w:r>
      <w:r w:rsidRPr="00A91F11">
        <w:rPr>
          <w:rStyle w:val="afffff3"/>
          <w:rtl/>
        </w:rPr>
        <w:t>ואמר שמואל:</w:t>
      </w:r>
      <w:r w:rsidRPr="00224C4C">
        <w:rPr>
          <w:rFonts w:ascii="Fb Fontext" w:hAnsi="Fb Fontext"/>
          <w:rtl/>
        </w:rPr>
        <w:t xml:space="preserve"> הקדש שוה מנה שחיללו על שו"</w:t>
      </w:r>
      <w:r w:rsidRPr="00224C4C">
        <w:rPr>
          <w:rFonts w:ascii="Fb Fontext" w:hAnsi="Fb Fontext" w:hint="cs"/>
          <w:rtl/>
        </w:rPr>
        <w:t>פ</w:t>
      </w:r>
      <w:r w:rsidRPr="00224C4C">
        <w:rPr>
          <w:rFonts w:ascii="Fb Fontext" w:hAnsi="Fb Fontext"/>
          <w:rtl/>
        </w:rPr>
        <w:t xml:space="preserve"> - מחולל!</w:t>
      </w:r>
    </w:p>
    <w:p w14:paraId="186AB40F" w14:textId="65009D64" w:rsidR="00A85AC8" w:rsidRPr="00E600D8" w:rsidRDefault="00E600D8" w:rsidP="00A91F11">
      <w:pPr>
        <w:pStyle w:val="38"/>
        <w:framePr w:wrap="notBeside"/>
        <w:rPr>
          <w:rtl/>
        </w:rPr>
      </w:pPr>
      <w:r w:rsidRPr="00E600D8">
        <w:rPr>
          <w:rFonts w:hint="cs"/>
          <w:rtl/>
        </w:rPr>
        <w:t>-</w:t>
      </w:r>
    </w:p>
    <w:p w14:paraId="08C7F40D" w14:textId="49929BAA" w:rsidR="006E0774" w:rsidRPr="00131640" w:rsidRDefault="00A91F11" w:rsidP="00A91F11">
      <w:pPr>
        <w:rPr>
          <w:rtl/>
        </w:rPr>
      </w:pPr>
      <w:r>
        <w:rPr>
          <w:rFonts w:ascii="Fb Fontext" w:hAnsi="Fb Fontext" w:hint="cs"/>
          <w:rtl/>
        </w:rPr>
        <w:t>ש</w:t>
      </w:r>
      <w:r w:rsidR="00B35B36">
        <w:rPr>
          <w:rFonts w:ascii="Fb Fontext" w:hAnsi="Fb Fontext"/>
          <w:rtl/>
        </w:rPr>
        <w:t>ם</w:t>
      </w:r>
      <w:r w:rsidR="006E0774" w:rsidRPr="00224C4C">
        <w:rPr>
          <w:rFonts w:ascii="Fb Fontext" w:hAnsi="Fb Fontext"/>
          <w:rtl/>
        </w:rPr>
        <w:t xml:space="preserve"> </w:t>
      </w:r>
      <w:r w:rsidR="00B35B36">
        <w:rPr>
          <w:rFonts w:ascii="Fb Fontext" w:hAnsi="Fb Fontext"/>
          <w:rtl/>
        </w:rPr>
        <w:t>גם</w:t>
      </w:r>
      <w:r w:rsidR="006E0774" w:rsidRPr="00224C4C">
        <w:rPr>
          <w:rFonts w:ascii="Fb Fontext" w:hAnsi="Fb Fontext"/>
          <w:rtl/>
        </w:rPr>
        <w:t xml:space="preserve"> </w:t>
      </w:r>
      <w:r w:rsidR="006E0774" w:rsidRPr="007918D7">
        <w:rPr>
          <w:rStyle w:val="affffa"/>
          <w:rtl/>
        </w:rPr>
        <w:t>כסף כסף</w:t>
      </w:r>
      <w:r w:rsidR="006E0774" w:rsidRPr="00224C4C">
        <w:rPr>
          <w:rFonts w:ascii="Fb Fontext" w:hAnsi="Fb Fontext"/>
          <w:rtl/>
        </w:rPr>
        <w:t xml:space="preserve"> יליף ממעשר.</w:t>
      </w:r>
    </w:p>
    <w:p w14:paraId="76D2A195" w14:textId="77777777" w:rsidR="00A85AC8" w:rsidRPr="00E600D8" w:rsidRDefault="006E0774" w:rsidP="005D268C">
      <w:pPr>
        <w:pStyle w:val="38"/>
        <w:framePr w:wrap="notBeside"/>
        <w:rPr>
          <w:rtl/>
        </w:rPr>
      </w:pPr>
      <w:r w:rsidRPr="00E600D8">
        <w:rPr>
          <w:rFonts w:hint="cs"/>
          <w:rtl/>
        </w:rPr>
        <w:t>ודחינן</w:t>
      </w:r>
      <w:r w:rsidR="00A85AC8" w:rsidRPr="00E600D8">
        <w:rPr>
          <w:rtl/>
        </w:rPr>
        <w:t>:</w:t>
      </w:r>
    </w:p>
    <w:p w14:paraId="79EA409B" w14:textId="4FD9EFD5" w:rsidR="006E0774" w:rsidRPr="00131640" w:rsidRDefault="006E0774" w:rsidP="006E0774">
      <w:pPr>
        <w:rPr>
          <w:rtl/>
        </w:rPr>
      </w:pPr>
      <w:r w:rsidRPr="00224C4C">
        <w:rPr>
          <w:rFonts w:ascii="Fb Fontext" w:hAnsi="Fb Fontext" w:hint="cs"/>
          <w:sz w:val="32"/>
          <w:rtl/>
        </w:rPr>
        <w:t xml:space="preserve">דהא </w:t>
      </w:r>
      <w:r w:rsidRPr="00224C4C">
        <w:rPr>
          <w:rFonts w:ascii="Fb Fontext" w:hAnsi="Fb Fontext"/>
          <w:sz w:val="32"/>
          <w:rtl/>
        </w:rPr>
        <w:t xml:space="preserve">קידושי אשה, </w:t>
      </w:r>
      <w:r w:rsidRPr="00224C4C">
        <w:rPr>
          <w:rStyle w:val="affffa"/>
          <w:rtl/>
        </w:rPr>
        <w:t>ד</w:t>
      </w:r>
      <w:r w:rsidRPr="00224C4C">
        <w:rPr>
          <w:rStyle w:val="affffa"/>
          <w:rFonts w:hint="cs"/>
          <w:rtl/>
        </w:rPr>
        <w:t>'</w:t>
      </w:r>
      <w:r w:rsidRPr="00224C4C">
        <w:rPr>
          <w:rStyle w:val="affffa"/>
          <w:rtl/>
        </w:rPr>
        <w:t>כי יקח איש אשה ובעלה</w:t>
      </w:r>
      <w:r w:rsidRPr="00224C4C">
        <w:rPr>
          <w:rStyle w:val="affffa"/>
          <w:rFonts w:hint="cs"/>
          <w:rtl/>
        </w:rPr>
        <w:t>'</w:t>
      </w:r>
      <w:r w:rsidRPr="00224C4C">
        <w:rPr>
          <w:rStyle w:val="affffa"/>
          <w:rtl/>
        </w:rPr>
        <w:t>,</w:t>
      </w:r>
      <w:r w:rsidRPr="00224C4C">
        <w:rPr>
          <w:rFonts w:ascii="Fb Fontext" w:hAnsi="Fb Fontext"/>
          <w:sz w:val="32"/>
          <w:rtl/>
        </w:rPr>
        <w:t xml:space="preserve"> וגמר קיחה קיחה משדה עפרון,</w:t>
      </w:r>
    </w:p>
    <w:p w14:paraId="2ABD68C1" w14:textId="4E89B5B1" w:rsidR="006E0774" w:rsidRPr="00131640" w:rsidRDefault="006E0774" w:rsidP="006E0774">
      <w:pPr>
        <w:rPr>
          <w:rtl/>
        </w:rPr>
      </w:pPr>
      <w:r w:rsidRPr="00637083">
        <w:rPr>
          <w:rStyle w:val="afffff3"/>
          <w:rtl/>
        </w:rPr>
        <w:t xml:space="preserve">ותנן </w:t>
      </w:r>
      <w:r w:rsidR="007918D7">
        <w:rPr>
          <w:rStyle w:val="afffff3"/>
          <w:rFonts w:hint="cs"/>
          <w:rtl/>
        </w:rPr>
        <w:t>ל</w:t>
      </w:r>
      <w:r w:rsidRPr="00637083">
        <w:rPr>
          <w:rStyle w:val="afffff3"/>
          <w:rtl/>
        </w:rPr>
        <w:t>ב"ה:</w:t>
      </w:r>
      <w:r w:rsidRPr="00224C4C">
        <w:rPr>
          <w:rFonts w:ascii="Fb Fontext" w:hAnsi="Fb Fontext"/>
          <w:rtl/>
        </w:rPr>
        <w:t xml:space="preserve"> בפרוטה ובשו"פ.</w:t>
      </w:r>
      <w:r w:rsidRPr="00224C4C">
        <w:rPr>
          <w:rFonts w:ascii="Fb Fontext" w:hAnsi="Fb Fontext" w:hint="cs"/>
          <w:rtl/>
        </w:rPr>
        <w:t xml:space="preserve"> ואיך אפשר דרב אסי כבית שמאי</w:t>
      </w:r>
    </w:p>
    <w:p w14:paraId="6B50AF6E" w14:textId="16D6CE1A" w:rsidR="00A85AC8" w:rsidRPr="00E600D8" w:rsidRDefault="006E0774" w:rsidP="00637083">
      <w:pPr>
        <w:pStyle w:val="38"/>
        <w:framePr w:wrap="notBeside"/>
        <w:rPr>
          <w:rtl/>
        </w:rPr>
      </w:pPr>
      <w:r w:rsidRPr="00E600D8">
        <w:rPr>
          <w:rFonts w:hint="cs"/>
          <w:rtl/>
        </w:rPr>
        <w:t>אלא ה</w:t>
      </w:r>
      <w:r w:rsidRPr="00E600D8">
        <w:rPr>
          <w:rtl/>
        </w:rPr>
        <w:t>"</w:t>
      </w:r>
      <w:r w:rsidRPr="00E600D8">
        <w:rPr>
          <w:rFonts w:hint="cs"/>
          <w:rtl/>
        </w:rPr>
        <w:t>ק רב</w:t>
      </w:r>
      <w:r w:rsidRPr="00E600D8">
        <w:rPr>
          <w:rtl/>
        </w:rPr>
        <w:t xml:space="preserve"> אסי</w:t>
      </w:r>
      <w:r w:rsidR="00A85AC8" w:rsidRPr="00E600D8">
        <w:rPr>
          <w:rtl/>
        </w:rPr>
        <w:t>:</w:t>
      </w:r>
    </w:p>
    <w:p w14:paraId="3F688410" w14:textId="07684E94" w:rsidR="006E0774" w:rsidRPr="003C6D40" w:rsidRDefault="006E0774" w:rsidP="006E0774">
      <w:pPr>
        <w:rPr>
          <w:spacing w:val="0"/>
          <w:rtl/>
        </w:rPr>
      </w:pPr>
      <w:r w:rsidRPr="003C6D40">
        <w:rPr>
          <w:rFonts w:ascii="Fb Fontext" w:hAnsi="Fb Fontext"/>
          <w:spacing w:val="0"/>
          <w:sz w:val="32"/>
          <w:rtl/>
        </w:rPr>
        <w:t xml:space="preserve">כל כסף </w:t>
      </w:r>
      <w:r w:rsidRPr="003C6D40">
        <w:rPr>
          <w:rStyle w:val="afffa"/>
          <w:rFonts w:ascii="Fb Fontext" w:hAnsi="Fb Fontext" w:cs="BA TM • Vilna Extra-Bold"/>
          <w:bCs w:val="0"/>
          <w:spacing w:val="0"/>
          <w:rtl/>
        </w:rPr>
        <w:t>קצוב</w:t>
      </w:r>
      <w:r w:rsidRPr="003C6D40">
        <w:rPr>
          <w:rFonts w:ascii="Fb Fontext" w:hAnsi="Fb Fontext"/>
          <w:spacing w:val="0"/>
          <w:sz w:val="32"/>
          <w:rtl/>
        </w:rPr>
        <w:t xml:space="preserve"> האמור בתורה  כסף צורי, ושל דבריהם - כסף מדינה.</w:t>
      </w:r>
    </w:p>
    <w:p w14:paraId="6CD4B486" w14:textId="77777777" w:rsidR="00A85AC8" w:rsidRPr="00E600D8" w:rsidRDefault="006E0774" w:rsidP="003C1791">
      <w:pPr>
        <w:pStyle w:val="38"/>
        <w:framePr w:wrap="notBeside"/>
        <w:rPr>
          <w:rtl/>
        </w:rPr>
      </w:pPr>
      <w:r w:rsidRPr="00E600D8">
        <w:rPr>
          <w:rFonts w:hint="cs"/>
          <w:rtl/>
        </w:rPr>
        <w:t>ואע</w:t>
      </w:r>
      <w:r w:rsidRPr="00E600D8">
        <w:rPr>
          <w:rtl/>
        </w:rPr>
        <w:t>"</w:t>
      </w:r>
      <w:r w:rsidRPr="00E600D8">
        <w:rPr>
          <w:rFonts w:hint="cs"/>
          <w:rtl/>
        </w:rPr>
        <w:t>ג ד</w:t>
      </w:r>
      <w:r w:rsidRPr="00E600D8">
        <w:rPr>
          <w:rtl/>
        </w:rPr>
        <w:t>תנינא</w:t>
      </w:r>
      <w:r w:rsidR="00A85AC8" w:rsidRPr="00E600D8">
        <w:rPr>
          <w:rtl/>
        </w:rPr>
        <w:t>:</w:t>
      </w:r>
    </w:p>
    <w:p w14:paraId="36E2C2AA" w14:textId="193DA44C" w:rsidR="003C1791" w:rsidRPr="00131640" w:rsidRDefault="006E0774" w:rsidP="006E0774">
      <w:pPr>
        <w:rPr>
          <w:rtl/>
        </w:rPr>
      </w:pPr>
      <w:r w:rsidRPr="00224C4C">
        <w:rPr>
          <w:rFonts w:ascii="Fb Fontext" w:hAnsi="Fb Fontext" w:hint="cs"/>
          <w:rtl/>
        </w:rPr>
        <w:t xml:space="preserve">'ה' </w:t>
      </w:r>
      <w:r w:rsidRPr="00224C4C">
        <w:rPr>
          <w:rFonts w:ascii="Fb Fontext" w:hAnsi="Fb Fontext"/>
          <w:rtl/>
        </w:rPr>
        <w:t xml:space="preserve">סלעים של בן, </w:t>
      </w:r>
      <w:r w:rsidRPr="00224C4C">
        <w:rPr>
          <w:rFonts w:ascii="Fb Fontext" w:hAnsi="Fb Fontext" w:hint="cs"/>
          <w:rtl/>
        </w:rPr>
        <w:t>ל'</w:t>
      </w:r>
      <w:r w:rsidRPr="00224C4C">
        <w:rPr>
          <w:rFonts w:ascii="Fb Fontext" w:hAnsi="Fb Fontext"/>
          <w:rtl/>
        </w:rPr>
        <w:t xml:space="preserve"> של עבד, </w:t>
      </w:r>
      <w:r w:rsidRPr="00224C4C">
        <w:rPr>
          <w:rFonts w:ascii="Fb Fontext" w:hAnsi="Fb Fontext" w:hint="cs"/>
          <w:rtl/>
        </w:rPr>
        <w:t>נ'</w:t>
      </w:r>
      <w:r w:rsidRPr="00224C4C">
        <w:rPr>
          <w:rFonts w:ascii="Fb Fontext" w:hAnsi="Fb Fontext"/>
          <w:rtl/>
        </w:rPr>
        <w:t xml:space="preserve"> של אונס ומפתה, </w:t>
      </w:r>
      <w:r w:rsidRPr="00224C4C">
        <w:rPr>
          <w:rFonts w:ascii="Fb Fontext" w:hAnsi="Fb Fontext" w:hint="cs"/>
          <w:rtl/>
        </w:rPr>
        <w:t xml:space="preserve">ק' </w:t>
      </w:r>
      <w:r w:rsidRPr="00224C4C">
        <w:rPr>
          <w:rFonts w:ascii="Fb Fontext" w:hAnsi="Fb Fontext"/>
          <w:rtl/>
        </w:rPr>
        <w:t>של מ</w:t>
      </w:r>
      <w:r w:rsidRPr="00224C4C">
        <w:rPr>
          <w:rFonts w:ascii="Fb Fontext" w:hAnsi="Fb Fontext" w:hint="cs"/>
          <w:rtl/>
        </w:rPr>
        <w:t>ש</w:t>
      </w:r>
      <w:r w:rsidRPr="00224C4C">
        <w:rPr>
          <w:rFonts w:ascii="Fb Fontext" w:hAnsi="Fb Fontext"/>
          <w:rtl/>
        </w:rPr>
        <w:t>"</w:t>
      </w:r>
      <w:r w:rsidRPr="00224C4C">
        <w:rPr>
          <w:rFonts w:ascii="Fb Fontext" w:hAnsi="Fb Fontext" w:hint="cs"/>
          <w:rtl/>
        </w:rPr>
        <w:t>ר</w:t>
      </w:r>
    </w:p>
    <w:p w14:paraId="279F2C63" w14:textId="5C5152CF" w:rsidR="006E0774" w:rsidRPr="00131640" w:rsidRDefault="006E0774" w:rsidP="006E0774">
      <w:pPr>
        <w:rPr>
          <w:rtl/>
        </w:rPr>
      </w:pPr>
      <w:r w:rsidRPr="00224C4C">
        <w:rPr>
          <w:rFonts w:ascii="Fb Fontext" w:hAnsi="Fb Fontext"/>
          <w:rtl/>
        </w:rPr>
        <w:t>- כולם בשקל הקודש במנה צורי</w:t>
      </w:r>
    </w:p>
    <w:p w14:paraId="20768BE3" w14:textId="77777777" w:rsidR="006E0774" w:rsidRPr="00131640" w:rsidRDefault="006E0774" w:rsidP="006E0774">
      <w:pPr>
        <w:rPr>
          <w:rtl/>
        </w:rPr>
      </w:pPr>
      <w:r w:rsidRPr="00224C4C">
        <w:rPr>
          <w:rFonts w:ascii="Fb Fontext" w:hAnsi="Fb Fontext"/>
          <w:rtl/>
        </w:rPr>
        <w:t>איצטריכא</w:t>
      </w:r>
      <w:r w:rsidRPr="00224C4C">
        <w:rPr>
          <w:rFonts w:ascii="Fb Fontext" w:hAnsi="Fb Fontext" w:hint="cs"/>
          <w:rtl/>
        </w:rPr>
        <w:t xml:space="preserve"> לדלא תנן ד</w:t>
      </w:r>
      <w:r w:rsidRPr="00224C4C">
        <w:rPr>
          <w:rFonts w:ascii="Fb Fontext" w:hAnsi="Fb Fontext"/>
          <w:rtl/>
        </w:rPr>
        <w:t>תוקע לחבירו נותן לו סלע</w:t>
      </w:r>
      <w:r w:rsidRPr="00224C4C">
        <w:rPr>
          <w:rFonts w:ascii="Fb Fontext" w:hAnsi="Fb Fontext" w:hint="cs"/>
          <w:rtl/>
        </w:rPr>
        <w:t xml:space="preserve"> דלא תימא</w:t>
      </w:r>
      <w:r w:rsidRPr="00224C4C">
        <w:rPr>
          <w:rFonts w:ascii="Fb Fontext" w:hAnsi="Fb Fontext"/>
          <w:rtl/>
        </w:rPr>
        <w:t xml:space="preserve"> </w:t>
      </w:r>
      <w:r w:rsidRPr="00224C4C">
        <w:rPr>
          <w:rFonts w:ascii="Fb Fontext" w:hAnsi="Fb Fontext" w:hint="cs"/>
          <w:rtl/>
        </w:rPr>
        <w:t xml:space="preserve">ד' </w:t>
      </w:r>
      <w:r w:rsidRPr="00224C4C">
        <w:rPr>
          <w:rFonts w:ascii="Fb Fontext" w:hAnsi="Fb Fontext"/>
          <w:rtl/>
        </w:rPr>
        <w:t xml:space="preserve">זוזי, </w:t>
      </w:r>
      <w:r w:rsidRPr="00224C4C">
        <w:rPr>
          <w:rFonts w:ascii="Fb Fontext" w:hAnsi="Fb Fontext" w:hint="cs"/>
          <w:rtl/>
        </w:rPr>
        <w:t>אלא</w:t>
      </w:r>
      <w:r w:rsidRPr="00224C4C">
        <w:rPr>
          <w:rFonts w:ascii="Fb Fontext" w:hAnsi="Fb Fontext"/>
          <w:rtl/>
        </w:rPr>
        <w:t xml:space="preserve"> פלגא דזוזא, </w:t>
      </w:r>
      <w:r w:rsidRPr="00224C4C">
        <w:rPr>
          <w:rFonts w:ascii="Fb Fontext" w:hAnsi="Fb Fontext" w:hint="cs"/>
          <w:sz w:val="32"/>
          <w:rtl/>
        </w:rPr>
        <w:t>ד</w:t>
      </w:r>
      <w:r w:rsidRPr="00224C4C">
        <w:rPr>
          <w:rFonts w:ascii="Fb Fontext" w:hAnsi="Fb Fontext"/>
          <w:sz w:val="32"/>
          <w:rtl/>
        </w:rPr>
        <w:t>אינשי קרו לפלגא דזוזא איסתירא.</w:t>
      </w:r>
    </w:p>
    <w:p w14:paraId="7EE14699" w14:textId="77777777" w:rsidR="006E0774" w:rsidRPr="00131640" w:rsidRDefault="006E0774" w:rsidP="00841728">
      <w:pPr>
        <w:pStyle w:val="affb"/>
        <w:rPr>
          <w:rtl/>
        </w:rPr>
      </w:pPr>
      <w:r w:rsidRPr="00224C4C">
        <w:rPr>
          <w:rFonts w:hint="cs"/>
          <w:rtl/>
        </w:rPr>
        <w:t>׹</w:t>
      </w:r>
    </w:p>
    <w:p w14:paraId="4BB3D627" w14:textId="1DFDDFFA" w:rsidR="00A85AC8" w:rsidRPr="00E600D8" w:rsidRDefault="006E0774" w:rsidP="00C22F21">
      <w:pPr>
        <w:pStyle w:val="38"/>
        <w:framePr w:wrap="notBeside"/>
        <w:rPr>
          <w:rtl/>
        </w:rPr>
      </w:pPr>
      <w:r w:rsidRPr="00E600D8">
        <w:rPr>
          <w:rFonts w:hint="cs"/>
          <w:rtl/>
        </w:rPr>
        <w:t>ג. רשב</w:t>
      </w:r>
      <w:r w:rsidRPr="00E600D8">
        <w:rPr>
          <w:rtl/>
        </w:rPr>
        <w:t>"</w:t>
      </w:r>
      <w:r w:rsidRPr="00E600D8">
        <w:rPr>
          <w:rFonts w:hint="cs"/>
          <w:rtl/>
        </w:rPr>
        <w:t>ל</w:t>
      </w:r>
      <w:r w:rsidR="00A85AC8" w:rsidRPr="00E600D8">
        <w:rPr>
          <w:rtl/>
        </w:rPr>
        <w:t>:</w:t>
      </w:r>
    </w:p>
    <w:p w14:paraId="676813CF" w14:textId="46AF3C94" w:rsidR="009469D7" w:rsidRDefault="006E0774" w:rsidP="003C6D40">
      <w:pPr>
        <w:pStyle w:val="affffb"/>
        <w:rPr>
          <w:rtl/>
        </w:rPr>
      </w:pPr>
      <w:r w:rsidRPr="00224C4C">
        <w:rPr>
          <w:rtl/>
        </w:rPr>
        <w:t>טע</w:t>
      </w:r>
      <w:r w:rsidR="00C22F21">
        <w:rPr>
          <w:rFonts w:hint="cs"/>
          <w:rtl/>
        </w:rPr>
        <w:t>ם</w:t>
      </w:r>
      <w:r w:rsidRPr="00224C4C">
        <w:rPr>
          <w:rtl/>
        </w:rPr>
        <w:t xml:space="preserve"> דב"ש</w:t>
      </w:r>
    </w:p>
    <w:p w14:paraId="728407C9" w14:textId="77777777" w:rsidR="00A85AC8" w:rsidRPr="00E600D8" w:rsidRDefault="006E0774" w:rsidP="00E42FCC">
      <w:pPr>
        <w:pStyle w:val="38"/>
        <w:framePr w:wrap="notBeside"/>
        <w:rPr>
          <w:rtl/>
        </w:rPr>
      </w:pPr>
      <w:r w:rsidRPr="00E600D8">
        <w:rPr>
          <w:rtl/>
        </w:rPr>
        <w:t>כחזקיה</w:t>
      </w:r>
      <w:r w:rsidR="00A85AC8" w:rsidRPr="00E600D8">
        <w:rPr>
          <w:rtl/>
        </w:rPr>
        <w:t>:</w:t>
      </w:r>
    </w:p>
    <w:p w14:paraId="74841051" w14:textId="6AE51C85" w:rsidR="006E0774" w:rsidRPr="00131640" w:rsidRDefault="006E0774" w:rsidP="00D7117F">
      <w:pPr>
        <w:rPr>
          <w:rtl/>
        </w:rPr>
      </w:pPr>
      <w:r w:rsidRPr="00224C4C">
        <w:rPr>
          <w:rFonts w:ascii="Fb Fontext" w:hAnsi="Fb Fontext" w:hint="cs"/>
          <w:sz w:val="32"/>
          <w:rtl/>
        </w:rPr>
        <w:t>'</w:t>
      </w:r>
      <w:r w:rsidRPr="00224C4C">
        <w:rPr>
          <w:rFonts w:ascii="Fb Fontext" w:hAnsi="Fb Fontext"/>
          <w:sz w:val="32"/>
          <w:rtl/>
        </w:rPr>
        <w:t>והפדה</w:t>
      </w:r>
      <w:r w:rsidR="00C22F21">
        <w:rPr>
          <w:rFonts w:ascii="Fb Fontext" w:hAnsi="Fb Fontext" w:hint="cs"/>
          <w:sz w:val="32"/>
          <w:rtl/>
        </w:rPr>
        <w:t>'</w:t>
      </w:r>
      <w:r w:rsidRPr="00224C4C">
        <w:rPr>
          <w:rFonts w:ascii="Fb Fontext" w:hAnsi="Fb Fontext"/>
          <w:sz w:val="32"/>
          <w:rtl/>
        </w:rPr>
        <w:t>, מלמד</w:t>
      </w:r>
      <w:r w:rsidRPr="00224C4C">
        <w:rPr>
          <w:rFonts w:ascii="Fb Fontext" w:hAnsi="Fb Fontext" w:hint="cs"/>
          <w:sz w:val="32"/>
          <w:rtl/>
        </w:rPr>
        <w:t xml:space="preserve"> </w:t>
      </w:r>
      <w:r w:rsidRPr="00224C4C">
        <w:rPr>
          <w:rFonts w:ascii="Fb Fontext" w:hAnsi="Fb Fontext"/>
          <w:sz w:val="32"/>
          <w:rtl/>
        </w:rPr>
        <w:t>שמגרעת מפדיונה ויוצאה</w:t>
      </w:r>
      <w:r w:rsidR="00C22F21">
        <w:rPr>
          <w:rFonts w:ascii="Fb Fontext" w:hAnsi="Fb Fontext" w:cs="Guttman Vilna" w:hint="cs"/>
          <w:b/>
          <w:bCs/>
          <w:sz w:val="32"/>
          <w:rtl/>
        </w:rPr>
        <w:t xml:space="preserve"> </w:t>
      </w:r>
      <w:r w:rsidR="00D7117F">
        <w:rPr>
          <w:rFonts w:ascii="Fb Fontext" w:hAnsi="Fb Fontext" w:hint="cs"/>
          <w:sz w:val="16"/>
          <w:szCs w:val="14"/>
          <w:rtl/>
        </w:rPr>
        <w:t>גריעה מדינר ולא מפרוטה</w:t>
      </w:r>
    </w:p>
    <w:p w14:paraId="4879E020" w14:textId="77777777" w:rsidR="00A85AC8" w:rsidRPr="00E600D8" w:rsidRDefault="006E0774" w:rsidP="00EA012D">
      <w:pPr>
        <w:pStyle w:val="38"/>
        <w:framePr w:wrap="notBeside"/>
        <w:rPr>
          <w:rtl/>
        </w:rPr>
      </w:pPr>
      <w:r w:rsidRPr="00E600D8">
        <w:rPr>
          <w:rFonts w:hint="cs"/>
          <w:rtl/>
        </w:rPr>
        <w:t>ואין לומר</w:t>
      </w:r>
      <w:r w:rsidR="00A85AC8" w:rsidRPr="00E600D8">
        <w:rPr>
          <w:rtl/>
        </w:rPr>
        <w:t>:</w:t>
      </w:r>
    </w:p>
    <w:p w14:paraId="19835E9D" w14:textId="14DB9F45" w:rsidR="006E0774" w:rsidRDefault="00517B22" w:rsidP="00EA012D">
      <w:pPr>
        <w:rPr>
          <w:rtl/>
        </w:rPr>
      </w:pPr>
      <w:r>
        <w:rPr>
          <w:rFonts w:ascii="Fb Fontext" w:hAnsi="Fb Fontext" w:hint="cs"/>
          <w:sz w:val="32"/>
          <w:rtl/>
        </w:rPr>
        <w:t>ד</w:t>
      </w:r>
      <w:r w:rsidR="006E0774" w:rsidRPr="00224C4C">
        <w:rPr>
          <w:rFonts w:ascii="Fb Fontext" w:hAnsi="Fb Fontext" w:hint="cs"/>
          <w:sz w:val="32"/>
          <w:rtl/>
        </w:rPr>
        <w:t>בדינר יגרע ובפרוטה לא יגרע</w:t>
      </w:r>
      <w:r w:rsidR="00EA012D">
        <w:rPr>
          <w:rFonts w:ascii="Fb Fontext" w:hAnsi="Fb Fontext" w:hint="cs"/>
          <w:sz w:val="32"/>
          <w:rtl/>
        </w:rPr>
        <w:t xml:space="preserve">, </w:t>
      </w:r>
      <w:r w:rsidR="006E0774" w:rsidRPr="00224C4C">
        <w:rPr>
          <w:rFonts w:ascii="Fb Fontext" w:hAnsi="Fb Fontext" w:hint="cs"/>
          <w:rtl/>
        </w:rPr>
        <w:t>דומיא דייעוד א</w:t>
      </w:r>
      <w:r>
        <w:rPr>
          <w:rFonts w:ascii="Fb Fontext" w:hAnsi="Fb Fontext" w:hint="cs"/>
          <w:rtl/>
        </w:rPr>
        <w:t>ף</w:t>
      </w:r>
      <w:r w:rsidR="006E0774" w:rsidRPr="00224C4C">
        <w:rPr>
          <w:rFonts w:ascii="Fb Fontext" w:hAnsi="Fb Fontext" w:hint="cs"/>
          <w:rtl/>
        </w:rPr>
        <w:t xml:space="preserve"> דאי בעי לא מייעד</w:t>
      </w:r>
      <w:r>
        <w:rPr>
          <w:rFonts w:ascii="Fb Fontext" w:hAnsi="Fb Fontext" w:hint="cs"/>
          <w:rtl/>
        </w:rPr>
        <w:t>,</w:t>
      </w:r>
      <w:r w:rsidR="006E0774" w:rsidRPr="00224C4C">
        <w:rPr>
          <w:rFonts w:ascii="Fb Fontext" w:hAnsi="Fb Fontext" w:hint="cs"/>
          <w:rtl/>
        </w:rPr>
        <w:t xml:space="preserve"> בעי שיהא </w:t>
      </w:r>
      <w:r w:rsidR="006E0774" w:rsidRPr="00210DF6">
        <w:rPr>
          <w:rFonts w:ascii="Fb Fontext" w:hAnsi="Fb Fontext" w:cs="BA TM • Vilna Extra-Bold" w:hint="cs"/>
          <w:rtl/>
        </w:rPr>
        <w:t>יכול</w:t>
      </w:r>
      <w:r w:rsidR="006E0774" w:rsidRPr="00224C4C">
        <w:rPr>
          <w:rFonts w:ascii="Fb Fontext" w:hAnsi="Fb Fontext" w:hint="cs"/>
          <w:rtl/>
        </w:rPr>
        <w:t xml:space="preserve"> לייעד אפי דאם לא רצה לא מייעד</w:t>
      </w:r>
      <w:r>
        <w:rPr>
          <w:rFonts w:ascii="Fb Fontext" w:hAnsi="Fb Fontext" w:hint="cs"/>
          <w:rtl/>
        </w:rPr>
        <w:t>,</w:t>
      </w:r>
    </w:p>
    <w:p w14:paraId="79DF0C0E" w14:textId="1EB15938" w:rsidR="00D653CB" w:rsidRPr="00131640" w:rsidRDefault="00D653CB" w:rsidP="007309FA">
      <w:pPr>
        <w:pStyle w:val="affffb"/>
        <w:rPr>
          <w:rtl/>
        </w:rPr>
      </w:pPr>
      <w:r w:rsidRPr="007309FA">
        <w:rPr>
          <w:rtl/>
        </w:rPr>
        <w:t>***</w:t>
      </w:r>
    </w:p>
    <w:p w14:paraId="2C1E49C7" w14:textId="77777777" w:rsidR="009469D7" w:rsidRDefault="006E0774" w:rsidP="00F65F8B">
      <w:pPr>
        <w:pStyle w:val="affffb"/>
        <w:rPr>
          <w:rStyle w:val="afffff3"/>
          <w:rFonts w:cs="BA TM • Vilna Extra-Bold"/>
          <w:b w:val="0"/>
          <w:bCs w:val="0"/>
          <w:rtl/>
        </w:rPr>
      </w:pPr>
      <w:r w:rsidRPr="00224C4C">
        <w:rPr>
          <w:rtl/>
        </w:rPr>
        <w:t xml:space="preserve">וקידושי אשה </w:t>
      </w:r>
      <w:r w:rsidRPr="00210DF6">
        <w:rPr>
          <w:rStyle w:val="afffff3"/>
          <w:rFonts w:cs="BA TM • Vilna Extra-Bold"/>
          <w:b w:val="0"/>
          <w:bCs w:val="0"/>
          <w:rtl/>
        </w:rPr>
        <w:t>לב"ש</w:t>
      </w:r>
    </w:p>
    <w:p w14:paraId="220B73BD" w14:textId="3784BFAF" w:rsidR="00A85AC8" w:rsidRPr="00E600D8" w:rsidRDefault="006E0774" w:rsidP="008E3FE9">
      <w:pPr>
        <w:pStyle w:val="38"/>
        <w:framePr w:wrap="notBeside"/>
        <w:rPr>
          <w:rtl/>
        </w:rPr>
      </w:pPr>
      <w:r w:rsidRPr="00E600D8">
        <w:rPr>
          <w:rFonts w:hint="cs"/>
          <w:rtl/>
        </w:rPr>
        <w:t>א</w:t>
      </w:r>
      <w:r w:rsidR="00A85AC8" w:rsidRPr="00E600D8">
        <w:rPr>
          <w:rFonts w:hint="cs"/>
          <w:rtl/>
        </w:rPr>
        <w:t>.</w:t>
      </w:r>
    </w:p>
    <w:p w14:paraId="1B0D5E57" w14:textId="000A3121" w:rsidR="009469D7" w:rsidRDefault="008E3FE9" w:rsidP="00E42FCC">
      <w:pPr>
        <w:rPr>
          <w:rFonts w:ascii="Fb Fontext" w:hAnsi="Fb Fontext"/>
          <w:sz w:val="32"/>
          <w:rtl/>
        </w:rPr>
      </w:pPr>
      <w:r>
        <w:rPr>
          <w:rFonts w:ascii="Fb Fontext" w:hAnsi="Fb Fontext" w:hint="cs"/>
          <w:sz w:val="32"/>
          <w:rtl/>
        </w:rPr>
        <w:t>מ</w:t>
      </w:r>
      <w:r w:rsidR="006E0774" w:rsidRPr="00224C4C">
        <w:rPr>
          <w:rFonts w:ascii="Fb Fontext" w:hAnsi="Fb Fontext"/>
          <w:sz w:val="32"/>
          <w:rtl/>
        </w:rPr>
        <w:t>אמה העבריה</w:t>
      </w:r>
      <w:r w:rsidR="006E0774" w:rsidRPr="00224C4C">
        <w:rPr>
          <w:rFonts w:ascii="Fb Fontext" w:hAnsi="Fb Fontext" w:hint="cs"/>
          <w:sz w:val="32"/>
          <w:rtl/>
        </w:rPr>
        <w:t xml:space="preserve"> </w:t>
      </w:r>
      <w:r>
        <w:rPr>
          <w:rFonts w:ascii="Fb Fontext" w:hAnsi="Fb Fontext" w:hint="cs"/>
          <w:sz w:val="32"/>
          <w:rtl/>
        </w:rPr>
        <w:t>שלא נקנית בפרוטה אף אשה לא</w:t>
      </w:r>
    </w:p>
    <w:p w14:paraId="02C8C137" w14:textId="3EE2BA2E" w:rsidR="006E0774" w:rsidRPr="00131640" w:rsidRDefault="006E0774" w:rsidP="00E42FCC">
      <w:pPr>
        <w:pStyle w:val="afffff4"/>
        <w:rPr>
          <w:rtl/>
        </w:rPr>
      </w:pPr>
      <w:r w:rsidRPr="00224C4C">
        <w:rPr>
          <w:rFonts w:hint="cs"/>
          <w:rtl/>
        </w:rPr>
        <w:t>ולא חצי דינר או שתי פרוטות</w:t>
      </w:r>
      <w:r w:rsidRPr="00224C4C">
        <w:rPr>
          <w:rtl/>
        </w:rPr>
        <w:t xml:space="preserve"> </w:t>
      </w:r>
      <w:r w:rsidRPr="00224C4C">
        <w:rPr>
          <w:rFonts w:hint="cs"/>
          <w:rtl/>
        </w:rPr>
        <w:t>ד</w:t>
      </w:r>
      <w:r w:rsidRPr="00224C4C">
        <w:rPr>
          <w:rtl/>
        </w:rPr>
        <w:t>כיון דאפיקתיה מפרוטה אוקמה אדינר.</w:t>
      </w:r>
    </w:p>
    <w:p w14:paraId="0FD8383A" w14:textId="4C41EEBA" w:rsidR="00A85AC8" w:rsidRPr="00E600D8" w:rsidRDefault="006E0774" w:rsidP="003A49C4">
      <w:pPr>
        <w:pStyle w:val="38"/>
        <w:framePr w:wrap="notBeside"/>
        <w:rPr>
          <w:rtl/>
        </w:rPr>
      </w:pPr>
      <w:r w:rsidRPr="00E600D8">
        <w:rPr>
          <w:rFonts w:hint="cs"/>
          <w:rtl/>
        </w:rPr>
        <w:t xml:space="preserve">ב. </w:t>
      </w:r>
      <w:r w:rsidRPr="00E600D8">
        <w:rPr>
          <w:rtl/>
        </w:rPr>
        <w:t>רבא</w:t>
      </w:r>
      <w:r w:rsidR="00A85AC8" w:rsidRPr="00E600D8">
        <w:rPr>
          <w:rtl/>
        </w:rPr>
        <w:t>:</w:t>
      </w:r>
    </w:p>
    <w:p w14:paraId="6AA91E6A" w14:textId="1804EBD6" w:rsidR="006E0774" w:rsidRPr="00131640" w:rsidRDefault="006E0774" w:rsidP="003A49C4">
      <w:pPr>
        <w:rPr>
          <w:rtl/>
        </w:rPr>
      </w:pPr>
      <w:r w:rsidRPr="00224C4C">
        <w:rPr>
          <w:rFonts w:ascii="Fb Fontext" w:hAnsi="Fb Fontext"/>
          <w:sz w:val="32"/>
          <w:rtl/>
        </w:rPr>
        <w:t>שלא יהו בנות ישראל כהפקר.</w:t>
      </w:r>
    </w:p>
    <w:p w14:paraId="7500B4A1" w14:textId="77777777" w:rsidR="006E0774" w:rsidRPr="00131640" w:rsidRDefault="006E0774" w:rsidP="00841728">
      <w:pPr>
        <w:pStyle w:val="affb"/>
        <w:rPr>
          <w:del w:id="90014" w:author="מנוע עיצוב" w:date="2026-10-08T11:01:28Z"/>
          <w:rtl/>
        </w:rPr>
      </w:pPr>
      <w:del w:id="90013" w:author="מנוע עיצוב" w:date="2026-10-08T11:01:28Z">
        <w:r w:rsidRPr="00224C4C">
          <w:rPr>
            <w:rFonts w:hint="cs"/>
            <w:rtl/>
          </w:rPr>
          <w:delText xml:space="preserve">׹</w:delText>
        </w:r>
      </w:del>
    </w:p>
    <w:p w14:paraId="371E7974" w14:textId="77777777" w:rsidR="006E0774" w:rsidRPr="00131640" w:rsidRDefault="006E0774" w:rsidP="0010529F">
      <w:pPr>
        <w:pStyle w:val="afff0"/>
        <w:framePr w:wrap="around"/>
        <w:rPr>
          <w:rtl/>
        </w:rPr>
      </w:pPr>
      <w:r w:rsidRPr="00224C4C">
        <w:rPr>
          <w:rFonts w:hint="cs"/>
          <w:rtl/>
        </w:rPr>
        <w:t>יב.</w:t>
      </w:r>
    </w:p>
    <w:p w14:paraId="27261F73" w14:textId="77777777" w:rsidR="006E0774" w:rsidRPr="00131640" w:rsidRDefault="006E0774" w:rsidP="00EC466B">
      <w:pPr>
        <w:pStyle w:val="afffd"/>
        <w:rPr>
          <w:rtl/>
        </w:rPr>
      </w:pPr>
      <w:ins w:id="9806" w:author="מספור קטעי משנה" w:date="2026-10-06T06:45:32Z">
        <w:r>
          <w:rPr>
            <w:rStyle w:val="MisparKeta"/>
          </w:rPr>
          <w:t xml:space="preserve">א. </w:t>
        </w:r>
      </w:ins>
      <w:r w:rsidRPr="00EC466B">
        <w:rPr>
          <w:rtl/>
        </w:rPr>
        <w:t>וב"ה אומרים: בפרוטה ובשו"פ.</w:t>
      </w:r>
    </w:p>
    <w:p w14:paraId="531D0803" w14:textId="218FEF90" w:rsidR="00A85AC8" w:rsidRPr="00E600D8" w:rsidRDefault="006E0774" w:rsidP="008D3411">
      <w:pPr>
        <w:pStyle w:val="38"/>
        <w:framePr w:wrap="notBeside"/>
        <w:rPr>
          <w:rtl/>
        </w:rPr>
      </w:pPr>
      <w:r w:rsidRPr="00E600D8">
        <w:rPr>
          <w:rtl/>
        </w:rPr>
        <w:t>סבר רב יוסף ל</w:t>
      </w:r>
      <w:r w:rsidR="00B87326" w:rsidRPr="00E600D8">
        <w:rPr>
          <w:rFonts w:hint="cs"/>
          <w:rtl/>
        </w:rPr>
        <w:t>ו</w:t>
      </w:r>
      <w:r w:rsidRPr="00E600D8">
        <w:rPr>
          <w:rtl/>
        </w:rPr>
        <w:t>מר</w:t>
      </w:r>
      <w:r w:rsidR="00A85AC8" w:rsidRPr="00E600D8">
        <w:rPr>
          <w:rtl/>
        </w:rPr>
        <w:t>:</w:t>
      </w:r>
    </w:p>
    <w:p w14:paraId="7C913D1D" w14:textId="6C7156D5" w:rsidR="006E0774" w:rsidRPr="00131640" w:rsidRDefault="006E0774" w:rsidP="006E0774">
      <w:pPr>
        <w:rPr>
          <w:rtl/>
        </w:rPr>
      </w:pPr>
      <w:r w:rsidRPr="00224C4C">
        <w:rPr>
          <w:rFonts w:ascii="Fb Fontext" w:hAnsi="Fb Fontext"/>
          <w:rtl/>
        </w:rPr>
        <w:t>פרוטה כל דהו.</w:t>
      </w:r>
    </w:p>
    <w:p w14:paraId="15D19F3D" w14:textId="77777777" w:rsidR="00A85AC8" w:rsidRPr="00E600D8" w:rsidRDefault="006E0774" w:rsidP="00012DA6">
      <w:pPr>
        <w:pStyle w:val="38"/>
        <w:framePr w:wrap="notBeside"/>
        <w:rPr>
          <w:rtl/>
        </w:rPr>
      </w:pPr>
      <w:r w:rsidRPr="00E600D8">
        <w:rPr>
          <w:rFonts w:hint="cs"/>
          <w:rtl/>
        </w:rPr>
        <w:t>והקשה אביי</w:t>
      </w:r>
      <w:r w:rsidR="00A85AC8" w:rsidRPr="00E600D8">
        <w:rPr>
          <w:rtl/>
        </w:rPr>
        <w:t>:</w:t>
      </w:r>
    </w:p>
    <w:p w14:paraId="6AE28688" w14:textId="28C48290" w:rsidR="006E0774" w:rsidRPr="00131640" w:rsidRDefault="006E0774" w:rsidP="006E0774">
      <w:pPr>
        <w:rPr>
          <w:rtl/>
        </w:rPr>
      </w:pPr>
      <w:r w:rsidRPr="008D3411">
        <w:rPr>
          <w:rStyle w:val="afffff3"/>
          <w:rFonts w:hint="cs"/>
          <w:rtl/>
        </w:rPr>
        <w:t>ד</w:t>
      </w:r>
      <w:r w:rsidRPr="008D3411">
        <w:rPr>
          <w:rStyle w:val="afffff3"/>
          <w:rtl/>
        </w:rPr>
        <w:t>הא עלה קתני:</w:t>
      </w:r>
      <w:r w:rsidRPr="00224C4C">
        <w:rPr>
          <w:rFonts w:ascii="Fb Fontext" w:hAnsi="Fb Fontext"/>
          <w:rtl/>
        </w:rPr>
        <w:t xml:space="preserve"> כמה היא פרוטה? אחד </w:t>
      </w:r>
      <w:r w:rsidRPr="00196D6B">
        <w:rPr>
          <w:rFonts w:ascii="Fb Fontext" w:hAnsi="Fb Fontext" w:cs="BA TM • Vilna Extra-Bold"/>
          <w:rtl/>
        </w:rPr>
        <w:t>משמנה</w:t>
      </w:r>
      <w:r w:rsidRPr="00224C4C">
        <w:rPr>
          <w:rFonts w:ascii="Fb Fontext" w:hAnsi="Fb Fontext"/>
          <w:rtl/>
        </w:rPr>
        <w:t xml:space="preserve"> באיסר האיטלקי!</w:t>
      </w:r>
    </w:p>
    <w:p w14:paraId="76C22AA0" w14:textId="7CF77988" w:rsidR="00A85AC8" w:rsidRPr="00E600D8" w:rsidRDefault="006E0774" w:rsidP="00263069">
      <w:pPr>
        <w:pStyle w:val="38"/>
        <w:framePr w:wrap="notBeside"/>
        <w:rPr>
          <w:rtl/>
        </w:rPr>
      </w:pPr>
      <w:r w:rsidRPr="00E600D8">
        <w:rPr>
          <w:rFonts w:hint="cs"/>
          <w:rtl/>
        </w:rPr>
        <w:t>ואין לומר</w:t>
      </w:r>
      <w:r w:rsidR="00A85AC8" w:rsidRPr="00E600D8">
        <w:rPr>
          <w:rFonts w:hint="cs"/>
          <w:rtl/>
        </w:rPr>
        <w:t>:</w:t>
      </w:r>
    </w:p>
    <w:p w14:paraId="0F4FF922" w14:textId="724FB43B" w:rsidR="006E0774" w:rsidRPr="00131640" w:rsidRDefault="001F11FF" w:rsidP="00263069">
      <w:pPr>
        <w:rPr>
          <w:rtl/>
        </w:rPr>
      </w:pPr>
      <w:r>
        <w:rPr>
          <w:rFonts w:ascii="Fb Fontext" w:hAnsi="Fb Fontext" w:hint="cs"/>
          <w:sz w:val="32"/>
          <w:rtl/>
        </w:rPr>
        <w:t>ד</w:t>
      </w:r>
      <w:r w:rsidR="006E0774" w:rsidRPr="00224C4C">
        <w:rPr>
          <w:rFonts w:ascii="Fb Fontext" w:hAnsi="Fb Fontext"/>
          <w:sz w:val="32"/>
          <w:rtl/>
        </w:rPr>
        <w:t xml:space="preserve">ה"מ בדורו של משה, אבל </w:t>
      </w:r>
      <w:r w:rsidR="00B35B36">
        <w:rPr>
          <w:rFonts w:ascii="Fb Fontext" w:hAnsi="Fb Fontext"/>
          <w:sz w:val="32"/>
          <w:rtl/>
        </w:rPr>
        <w:t>כאן</w:t>
      </w:r>
      <w:r w:rsidR="006E0774" w:rsidRPr="00224C4C">
        <w:rPr>
          <w:rFonts w:ascii="Fb Fontext" w:hAnsi="Fb Fontext"/>
          <w:sz w:val="32"/>
          <w:rtl/>
        </w:rPr>
        <w:t xml:space="preserve"> כדחשבה להו לאינשי,</w:t>
      </w:r>
    </w:p>
    <w:p w14:paraId="566D04E6" w14:textId="04DD29F5" w:rsidR="00A85AC8" w:rsidRPr="00E600D8" w:rsidRDefault="006E0774" w:rsidP="00263069">
      <w:pPr>
        <w:pStyle w:val="38"/>
        <w:framePr w:wrap="notBeside"/>
        <w:rPr>
          <w:rtl/>
        </w:rPr>
      </w:pPr>
      <w:r w:rsidRPr="00E600D8">
        <w:rPr>
          <w:rFonts w:hint="cs"/>
          <w:rtl/>
        </w:rPr>
        <w:lastRenderedPageBreak/>
        <w:t>דר</w:t>
      </w:r>
      <w:r w:rsidRPr="00E600D8">
        <w:rPr>
          <w:rtl/>
        </w:rPr>
        <w:t>"</w:t>
      </w:r>
      <w:r w:rsidRPr="00E600D8">
        <w:rPr>
          <w:rFonts w:hint="cs"/>
          <w:rtl/>
        </w:rPr>
        <w:t>ד</w:t>
      </w:r>
      <w:r w:rsidR="00A85AC8" w:rsidRPr="00E600D8">
        <w:rPr>
          <w:rtl/>
        </w:rPr>
        <w:t>:</w:t>
      </w:r>
    </w:p>
    <w:p w14:paraId="0A154C38" w14:textId="231A9B8F" w:rsidR="006E0774" w:rsidRPr="00131640" w:rsidRDefault="006E0774" w:rsidP="00263069">
      <w:pPr>
        <w:rPr>
          <w:rtl/>
        </w:rPr>
      </w:pPr>
      <w:r w:rsidRPr="00F70C7C">
        <w:rPr>
          <w:rStyle w:val="afffff3"/>
          <w:rtl/>
        </w:rPr>
        <w:t xml:space="preserve">שיער </w:t>
      </w:r>
      <w:r w:rsidR="00BC0832">
        <w:rPr>
          <w:rStyle w:val="afffff3"/>
          <w:rFonts w:hint="cs"/>
          <w:rtl/>
        </w:rPr>
        <w:t>ר''ס</w:t>
      </w:r>
      <w:r w:rsidRPr="00F70C7C">
        <w:rPr>
          <w:rStyle w:val="afffff3"/>
          <w:rtl/>
        </w:rPr>
        <w:t xml:space="preserve"> בדורו,</w:t>
      </w:r>
      <w:r w:rsidRPr="00224C4C">
        <w:rPr>
          <w:rFonts w:ascii="Fb Fontext" w:hAnsi="Fb Fontext"/>
          <w:sz w:val="32"/>
          <w:rtl/>
        </w:rPr>
        <w:t xml:space="preserve"> כמה היא פרוטה? אחד </w:t>
      </w:r>
      <w:r w:rsidRPr="00196D6B">
        <w:rPr>
          <w:rFonts w:ascii="Fb Fontext" w:hAnsi="Fb Fontext" w:cs="BA TM • Vilna Extra-Bold"/>
          <w:sz w:val="32"/>
          <w:rtl/>
        </w:rPr>
        <w:t>משמנה</w:t>
      </w:r>
      <w:r w:rsidRPr="00224C4C">
        <w:rPr>
          <w:rFonts w:ascii="Fb Fontext" w:hAnsi="Fb Fontext"/>
          <w:sz w:val="32"/>
          <w:rtl/>
        </w:rPr>
        <w:t xml:space="preserve"> באיסר האיטלקי!</w:t>
      </w:r>
    </w:p>
    <w:p w14:paraId="59E3C9FB" w14:textId="0090E0AE" w:rsidR="00A85AC8" w:rsidRPr="00E600D8" w:rsidRDefault="006E0774" w:rsidP="00263069">
      <w:pPr>
        <w:pStyle w:val="38"/>
        <w:framePr w:wrap="notBeside"/>
        <w:rPr>
          <w:rtl/>
        </w:rPr>
      </w:pPr>
      <w:r w:rsidRPr="00E600D8">
        <w:rPr>
          <w:rFonts w:hint="cs"/>
          <w:rtl/>
        </w:rPr>
        <w:t>ורבין</w:t>
      </w:r>
      <w:r w:rsidR="00A85AC8" w:rsidRPr="00E600D8">
        <w:rPr>
          <w:rtl/>
        </w:rPr>
        <w:t>:</w:t>
      </w:r>
    </w:p>
    <w:p w14:paraId="6E19C307" w14:textId="2E464C24" w:rsidR="006E0774" w:rsidRPr="00131640" w:rsidRDefault="006E0774" w:rsidP="00263069">
      <w:pPr>
        <w:rPr>
          <w:rtl/>
        </w:rPr>
      </w:pPr>
      <w:r w:rsidRPr="00F70C7C">
        <w:rPr>
          <w:rStyle w:val="afffff3"/>
          <w:rFonts w:hint="cs"/>
          <w:rtl/>
        </w:rPr>
        <w:t>מר</w:t>
      </w:r>
      <w:r w:rsidRPr="00F70C7C">
        <w:rPr>
          <w:rStyle w:val="afffff3"/>
          <w:rtl/>
        </w:rPr>
        <w:t>"</w:t>
      </w:r>
      <w:r w:rsidRPr="00F70C7C">
        <w:rPr>
          <w:rStyle w:val="afffff3"/>
          <w:rFonts w:hint="cs"/>
          <w:rtl/>
        </w:rPr>
        <w:t>ד ור</w:t>
      </w:r>
      <w:r w:rsidRPr="00F70C7C">
        <w:rPr>
          <w:rStyle w:val="afffff3"/>
          <w:rtl/>
        </w:rPr>
        <w:t>"</w:t>
      </w:r>
      <w:r w:rsidRPr="00F70C7C">
        <w:rPr>
          <w:rStyle w:val="afffff3"/>
          <w:rFonts w:hint="cs"/>
          <w:rtl/>
        </w:rPr>
        <w:t>ינ ור</w:t>
      </w:r>
      <w:r w:rsidRPr="00F70C7C">
        <w:rPr>
          <w:rStyle w:val="afffff3"/>
          <w:rtl/>
        </w:rPr>
        <w:t>"</w:t>
      </w:r>
      <w:r w:rsidRPr="00F70C7C">
        <w:rPr>
          <w:rStyle w:val="afffff3"/>
          <w:rFonts w:hint="cs"/>
          <w:rtl/>
        </w:rPr>
        <w:t>או</w:t>
      </w:r>
      <w:r w:rsidRPr="00224C4C">
        <w:rPr>
          <w:rFonts w:ascii="Fb Fontext" w:hAnsi="Fb Fontext" w:hint="cs"/>
          <w:sz w:val="32"/>
          <w:rtl/>
        </w:rPr>
        <w:t xml:space="preserve"> </w:t>
      </w:r>
      <w:r w:rsidRPr="00224C4C">
        <w:rPr>
          <w:rFonts w:ascii="Fb Fontext" w:hAnsi="Fb Fontext"/>
          <w:sz w:val="32"/>
          <w:rtl/>
        </w:rPr>
        <w:t>שיערו, פרוטה</w:t>
      </w:r>
      <w:r w:rsidR="0010529F">
        <w:rPr>
          <w:rFonts w:ascii="Fb Fontext" w:hAnsi="Fb Fontext" w:hint="cs"/>
          <w:sz w:val="32"/>
          <w:rtl/>
        </w:rPr>
        <w:t>-</w:t>
      </w:r>
      <w:r w:rsidRPr="00224C4C">
        <w:rPr>
          <w:rFonts w:ascii="Fb Fontext" w:hAnsi="Fb Fontext"/>
          <w:sz w:val="32"/>
          <w:rtl/>
        </w:rPr>
        <w:t xml:space="preserve"> אחד </w:t>
      </w:r>
      <w:r w:rsidRPr="00196D6B">
        <w:rPr>
          <w:rFonts w:ascii="Fb Fontext" w:hAnsi="Fb Fontext" w:cs="BA TM • Vilna Extra-Bold"/>
          <w:sz w:val="32"/>
          <w:rtl/>
        </w:rPr>
        <w:t>מששה</w:t>
      </w:r>
      <w:r w:rsidRPr="00224C4C">
        <w:rPr>
          <w:rFonts w:ascii="Fb Fontext" w:hAnsi="Fb Fontext"/>
          <w:sz w:val="32"/>
          <w:rtl/>
        </w:rPr>
        <w:t xml:space="preserve"> באיסר האטלקי!</w:t>
      </w:r>
    </w:p>
    <w:p w14:paraId="31507429" w14:textId="77777777" w:rsidR="00A85AC8" w:rsidRPr="00E600D8" w:rsidRDefault="006E0774" w:rsidP="00792368">
      <w:pPr>
        <w:pStyle w:val="38"/>
        <w:framePr w:wrap="notBeside"/>
        <w:rPr>
          <w:rtl/>
        </w:rPr>
      </w:pPr>
      <w:r w:rsidRPr="00E600D8">
        <w:rPr>
          <w:rFonts w:hint="cs"/>
          <w:rtl/>
        </w:rPr>
        <w:t>ו</w:t>
      </w:r>
      <w:r w:rsidR="00792368" w:rsidRPr="00E600D8">
        <w:rPr>
          <w:rFonts w:hint="cs"/>
          <w:rtl/>
        </w:rPr>
        <w:t>קושיית ר</w:t>
      </w:r>
      <w:r w:rsidRPr="00E600D8">
        <w:rPr>
          <w:rFonts w:hint="cs"/>
          <w:rtl/>
        </w:rPr>
        <w:t>ב יוסף</w:t>
      </w:r>
      <w:r w:rsidR="00A85AC8" w:rsidRPr="00E600D8">
        <w:rPr>
          <w:rtl/>
        </w:rPr>
        <w:t>:</w:t>
      </w:r>
    </w:p>
    <w:p w14:paraId="6D5BD6B5" w14:textId="24FA4C5E" w:rsidR="006E0774" w:rsidRPr="00131640" w:rsidRDefault="006E0774" w:rsidP="00263069">
      <w:pPr>
        <w:rPr>
          <w:rtl/>
        </w:rPr>
      </w:pPr>
      <w:r w:rsidRPr="00224C4C">
        <w:rPr>
          <w:rFonts w:ascii="Fb Fontext" w:hAnsi="Fb Fontext" w:hint="cs"/>
          <w:sz w:val="32"/>
          <w:rtl/>
        </w:rPr>
        <w:t>ד</w:t>
      </w:r>
      <w:r w:rsidRPr="00224C4C">
        <w:rPr>
          <w:rFonts w:ascii="Fb Fontext" w:hAnsi="Fb Fontext"/>
          <w:sz w:val="32"/>
          <w:rtl/>
        </w:rPr>
        <w:t xml:space="preserve">צא וחשוב </w:t>
      </w:r>
      <w:r w:rsidR="005A22F8">
        <w:rPr>
          <w:rFonts w:ascii="Fb Fontext" w:hAnsi="Fb Fontext" w:hint="cs"/>
          <w:sz w:val="32"/>
          <w:rtl/>
        </w:rPr>
        <w:t>יותר מאלפיים</w:t>
      </w:r>
      <w:r w:rsidRPr="00224C4C">
        <w:rPr>
          <w:rFonts w:ascii="Fb Fontext" w:hAnsi="Fb Fontext"/>
          <w:sz w:val="32"/>
          <w:rtl/>
        </w:rPr>
        <w:t xml:space="preserve"> פרוטות בשני סלעים? </w:t>
      </w:r>
      <w:r w:rsidR="00DE5A71">
        <w:rPr>
          <w:rFonts w:ascii="Fb Fontext" w:hAnsi="Fb Fontext" w:hint="cs"/>
          <w:sz w:val="32"/>
          <w:rtl/>
        </w:rPr>
        <w:t xml:space="preserve">ואף שהוא רק 1536 מ''מ שנה </w:t>
      </w:r>
      <w:r w:rsidRPr="00224C4C">
        <w:rPr>
          <w:rFonts w:ascii="Fb Fontext" w:hAnsi="Fb Fontext" w:hint="cs"/>
          <w:sz w:val="32"/>
          <w:rtl/>
        </w:rPr>
        <w:t>קרוב לאלפיים,</w:t>
      </w:r>
    </w:p>
    <w:p w14:paraId="45C0BBDB" w14:textId="410E9C1E" w:rsidR="00A85AC8" w:rsidRPr="00E600D8" w:rsidRDefault="003025BD" w:rsidP="00F70C7C">
      <w:pPr>
        <w:pStyle w:val="38"/>
        <w:framePr w:wrap="notBeside"/>
        <w:rPr>
          <w:rtl/>
        </w:rPr>
      </w:pPr>
      <w:r w:rsidRPr="00E600D8">
        <w:rPr>
          <w:rFonts w:hint="cs"/>
          <w:rtl/>
        </w:rPr>
        <w:t xml:space="preserve">א. </w:t>
      </w:r>
      <w:r w:rsidR="006E0774" w:rsidRPr="00E600D8">
        <w:rPr>
          <w:rtl/>
        </w:rPr>
        <w:t>ר"</w:t>
      </w:r>
      <w:r w:rsidR="006E0774" w:rsidRPr="00E600D8">
        <w:rPr>
          <w:rFonts w:hint="cs"/>
          <w:rtl/>
        </w:rPr>
        <w:t>ד</w:t>
      </w:r>
      <w:r w:rsidR="00A85AC8" w:rsidRPr="00E600D8">
        <w:rPr>
          <w:rtl/>
        </w:rPr>
        <w:t>:</w:t>
      </w:r>
    </w:p>
    <w:p w14:paraId="3CC647CF" w14:textId="5ED8FF23" w:rsidR="006E0774" w:rsidRPr="00131640" w:rsidRDefault="006E0774" w:rsidP="006E0774">
      <w:pPr>
        <w:rPr>
          <w:rtl/>
        </w:rPr>
      </w:pPr>
      <w:r w:rsidRPr="003025BD">
        <w:rPr>
          <w:rtl/>
        </w:rPr>
        <w:t xml:space="preserve">שיער ר' סימאי בדורו, פרוטה? אחד </w:t>
      </w:r>
      <w:r w:rsidRPr="00210DF6">
        <w:rPr>
          <w:rFonts w:cs="BA TM • Vilna Extra-Bold"/>
          <w:rtl/>
        </w:rPr>
        <w:t>משמנה</w:t>
      </w:r>
      <w:r w:rsidRPr="003025BD">
        <w:rPr>
          <w:rtl/>
        </w:rPr>
        <w:t xml:space="preserve"> באיסר האיטלקי</w:t>
      </w:r>
      <w:r w:rsidR="00CE3ED1" w:rsidRPr="003025BD">
        <w:rPr>
          <w:rFonts w:hint="cs"/>
          <w:rtl/>
        </w:rPr>
        <w:t>,</w:t>
      </w:r>
    </w:p>
    <w:p w14:paraId="4166ED1B" w14:textId="77777777" w:rsidR="00A85AC8" w:rsidRPr="00E600D8" w:rsidRDefault="003025BD" w:rsidP="00F70C7C">
      <w:pPr>
        <w:pStyle w:val="38"/>
        <w:framePr w:wrap="notBeside"/>
        <w:rPr>
          <w:rtl/>
        </w:rPr>
      </w:pPr>
      <w:r w:rsidRPr="00E600D8">
        <w:rPr>
          <w:rFonts w:hint="cs"/>
          <w:rtl/>
        </w:rPr>
        <w:t xml:space="preserve">ב. </w:t>
      </w:r>
      <w:r w:rsidR="006E0774" w:rsidRPr="00E600D8">
        <w:rPr>
          <w:rtl/>
        </w:rPr>
        <w:t>ורבין</w:t>
      </w:r>
      <w:r w:rsidR="00A85AC8" w:rsidRPr="00E600D8">
        <w:rPr>
          <w:rtl/>
        </w:rPr>
        <w:t>:</w:t>
      </w:r>
    </w:p>
    <w:p w14:paraId="1DBDACE3" w14:textId="10B31630" w:rsidR="006E0774" w:rsidRPr="00131640" w:rsidRDefault="006E0774" w:rsidP="003025BD">
      <w:pPr>
        <w:spacing w:after="120"/>
        <w:rPr>
          <w:rtl/>
        </w:rPr>
      </w:pPr>
      <w:r w:rsidRPr="00224C4C">
        <w:rPr>
          <w:rFonts w:ascii="Fb Fontext" w:hAnsi="Fb Fontext"/>
          <w:rtl/>
        </w:rPr>
        <w:t xml:space="preserve">שיערו </w:t>
      </w:r>
      <w:r w:rsidRPr="00F70C7C">
        <w:rPr>
          <w:rStyle w:val="afffff3"/>
          <w:rtl/>
        </w:rPr>
        <w:t>ר' דוסתאי ור"</w:t>
      </w:r>
      <w:r w:rsidRPr="00F70C7C">
        <w:rPr>
          <w:rStyle w:val="afffff3"/>
          <w:rFonts w:hint="cs"/>
          <w:rtl/>
        </w:rPr>
        <w:t>י ור</w:t>
      </w:r>
      <w:r w:rsidRPr="00F70C7C">
        <w:rPr>
          <w:rStyle w:val="afffff3"/>
          <w:rtl/>
        </w:rPr>
        <w:t>"</w:t>
      </w:r>
      <w:r w:rsidRPr="00F70C7C">
        <w:rPr>
          <w:rStyle w:val="afffff3"/>
          <w:rFonts w:hint="cs"/>
          <w:rtl/>
        </w:rPr>
        <w:t>או</w:t>
      </w:r>
      <w:r w:rsidRPr="00F70C7C">
        <w:rPr>
          <w:rStyle w:val="afffff3"/>
          <w:rtl/>
        </w:rPr>
        <w:t>,</w:t>
      </w:r>
      <w:r w:rsidRPr="00224C4C">
        <w:rPr>
          <w:rFonts w:ascii="Fb Fontext" w:hAnsi="Fb Fontext"/>
          <w:rtl/>
        </w:rPr>
        <w:t xml:space="preserve"> פרוטה אחד </w:t>
      </w:r>
      <w:r w:rsidRPr="00210DF6">
        <w:rPr>
          <w:rFonts w:ascii="Fb Fontext" w:hAnsi="Fb Fontext" w:cs="BA TM • Vilna Extra-Bold"/>
          <w:rtl/>
        </w:rPr>
        <w:t>מששה</w:t>
      </w:r>
      <w:r w:rsidRPr="00224C4C">
        <w:rPr>
          <w:rFonts w:ascii="Fb Fontext" w:hAnsi="Fb Fontext"/>
          <w:rtl/>
        </w:rPr>
        <w:t xml:space="preserve"> באיסר האיטלקי</w:t>
      </w:r>
      <w:r w:rsidR="00CE3ED1">
        <w:rPr>
          <w:rFonts w:ascii="Fb Fontext" w:hAnsi="Fb Fontext" w:hint="cs"/>
          <w:rtl/>
        </w:rPr>
        <w:t>,</w:t>
      </w:r>
    </w:p>
    <w:p w14:paraId="32521FEC" w14:textId="77777777" w:rsidR="00A85AC8" w:rsidRPr="00E600D8" w:rsidRDefault="006E0774" w:rsidP="00CE3ED1">
      <w:pPr>
        <w:pStyle w:val="38"/>
        <w:framePr w:wrap="notBeside"/>
        <w:rPr>
          <w:rtl/>
        </w:rPr>
      </w:pPr>
      <w:r w:rsidRPr="00E600D8">
        <w:rPr>
          <w:rFonts w:hint="cs"/>
          <w:rtl/>
        </w:rPr>
        <w:t>אביי לר</w:t>
      </w:r>
      <w:r w:rsidRPr="00E600D8">
        <w:rPr>
          <w:rtl/>
        </w:rPr>
        <w:t>"</w:t>
      </w:r>
      <w:r w:rsidRPr="00E600D8">
        <w:rPr>
          <w:rFonts w:hint="cs"/>
          <w:rtl/>
        </w:rPr>
        <w:t>ד</w:t>
      </w:r>
      <w:r w:rsidR="00A85AC8" w:rsidRPr="00E600D8">
        <w:rPr>
          <w:rtl/>
        </w:rPr>
        <w:t>:</w:t>
      </w:r>
    </w:p>
    <w:p w14:paraId="109E4E65" w14:textId="3DDF15BF" w:rsidR="006E0774" w:rsidRPr="00131640" w:rsidRDefault="006E0774" w:rsidP="000855AA">
      <w:pPr>
        <w:rPr>
          <w:rtl/>
        </w:rPr>
      </w:pPr>
      <w:r w:rsidRPr="00224C4C">
        <w:rPr>
          <w:rFonts w:ascii="Fb Fontext" w:hAnsi="Fb Fontext" w:hint="cs"/>
          <w:rtl/>
        </w:rPr>
        <w:t>א</w:t>
      </w:r>
      <w:r w:rsidRPr="00224C4C">
        <w:rPr>
          <w:rFonts w:ascii="Fb Fontext" w:hAnsi="Fb Fontext"/>
          <w:rtl/>
        </w:rPr>
        <w:t>"</w:t>
      </w:r>
      <w:r w:rsidRPr="00224C4C">
        <w:rPr>
          <w:rFonts w:ascii="Fb Fontext" w:hAnsi="Fb Fontext" w:hint="cs"/>
          <w:rtl/>
        </w:rPr>
        <w:t>כ את</w:t>
      </w:r>
      <w:r w:rsidR="000855AA">
        <w:rPr>
          <w:rFonts w:ascii="Fb Fontext" w:hAnsi="Fb Fontext" w:hint="cs"/>
          <w:rtl/>
        </w:rPr>
        <w:t>ה</w:t>
      </w:r>
      <w:r w:rsidRPr="00224C4C">
        <w:rPr>
          <w:rFonts w:ascii="Fb Fontext" w:hAnsi="Fb Fontext" w:hint="cs"/>
          <w:rtl/>
        </w:rPr>
        <w:t xml:space="preserve"> ורבין </w:t>
      </w:r>
      <w:r w:rsidR="000855AA">
        <w:rPr>
          <w:rFonts w:ascii="Fb Fontext" w:hAnsi="Fb Fontext" w:hint="cs"/>
          <w:rtl/>
        </w:rPr>
        <w:t>נחלקתם במחלוקת תנאים.</w:t>
      </w:r>
    </w:p>
    <w:p w14:paraId="09E8FE19" w14:textId="4763BEBA" w:rsidR="00A85AC8" w:rsidRPr="00E600D8" w:rsidRDefault="006E0774" w:rsidP="00CE3ED1">
      <w:pPr>
        <w:pStyle w:val="38"/>
        <w:framePr w:wrap="notBeside"/>
        <w:rPr>
          <w:rtl/>
        </w:rPr>
      </w:pPr>
      <w:r w:rsidRPr="00E600D8">
        <w:rPr>
          <w:rtl/>
        </w:rPr>
        <w:t>דתניא</w:t>
      </w:r>
      <w:r w:rsidR="00A85AC8" w:rsidRPr="00E600D8">
        <w:rPr>
          <w:rtl/>
        </w:rPr>
        <w:t>:</w:t>
      </w:r>
    </w:p>
    <w:p w14:paraId="24322893" w14:textId="46BADE25" w:rsidR="006E0774" w:rsidRPr="00131640" w:rsidRDefault="006E0774" w:rsidP="006E0774">
      <w:pPr>
        <w:rPr>
          <w:rtl/>
        </w:rPr>
      </w:pPr>
      <w:r w:rsidRPr="00224C4C">
        <w:rPr>
          <w:rFonts w:ascii="Fb Fontext" w:hAnsi="Fb Fontext"/>
          <w:sz w:val="32"/>
          <w:rtl/>
        </w:rPr>
        <w:t>פרוטה שאמרו חכמים - אחד משמנה באיסר האיטלקי,</w:t>
      </w:r>
    </w:p>
    <w:p w14:paraId="57C02D58" w14:textId="77777777" w:rsidR="009469D7" w:rsidRDefault="006E0774" w:rsidP="006E0774">
      <w:pPr>
        <w:rPr>
          <w:rtl/>
        </w:rPr>
      </w:pPr>
      <w:r w:rsidRPr="00224C4C">
        <w:rPr>
          <w:rFonts w:hint="cs"/>
          <w:rtl/>
        </w:rPr>
        <w:t>דינר=ו' מעות, מעה= ב' פונדיון, פונדיון= ב' איסר,</w:t>
      </w:r>
    </w:p>
    <w:p w14:paraId="334B4580" w14:textId="19BF377B" w:rsidR="006E0774" w:rsidRPr="00131640" w:rsidRDefault="006E0774" w:rsidP="006E0774">
      <w:pPr>
        <w:rPr>
          <w:rtl/>
        </w:rPr>
      </w:pPr>
      <w:r w:rsidRPr="00224C4C">
        <w:rPr>
          <w:rFonts w:hint="cs"/>
          <w:rtl/>
        </w:rPr>
        <w:t>איסר=ב' מסמס, מסמס= ב' קונטרנק=ב' פרוטות,</w:t>
      </w:r>
    </w:p>
    <w:p w14:paraId="393D6AE1" w14:textId="77777777" w:rsidR="009469D7" w:rsidRDefault="006E0774" w:rsidP="006E0774">
      <w:pPr>
        <w:rPr>
          <w:rtl/>
        </w:rPr>
      </w:pPr>
      <w:r w:rsidRPr="00224C4C">
        <w:rPr>
          <w:rtl/>
        </w:rPr>
        <w:t>נמצא פרוטה - אחת משמנה באיסר האיטלקי.</w:t>
      </w:r>
    </w:p>
    <w:p w14:paraId="69B61EE2" w14:textId="60E48133" w:rsidR="006E0774" w:rsidRPr="00131640" w:rsidRDefault="006E0774" w:rsidP="00F34A7B">
      <w:pPr>
        <w:jc w:val="center"/>
        <w:rPr>
          <w:rtl/>
        </w:rPr>
      </w:pPr>
      <w:r w:rsidRPr="00210DF6">
        <w:rPr>
          <w:rStyle w:val="afffa"/>
          <w:rFonts w:ascii="Fb Fontext" w:hAnsi="Fb Fontext" w:cs="BA TM • Vilna Extra-Bold" w:hint="cs"/>
          <w:bCs w:val="0"/>
          <w:rtl/>
        </w:rPr>
        <w:t>ד</w:t>
      </w:r>
      <w:r w:rsidRPr="00224C4C">
        <w:rPr>
          <w:rFonts w:hint="cs"/>
          <w:rtl/>
        </w:rPr>
        <w:t xml:space="preserve">ינר </w:t>
      </w:r>
      <w:r w:rsidRPr="00210DF6">
        <w:rPr>
          <w:rStyle w:val="afffa"/>
          <w:rFonts w:ascii="Fb Fontext" w:hAnsi="Fb Fontext" w:cs="BA TM • Vilna Extra-Bold" w:hint="cs"/>
          <w:bCs w:val="0"/>
          <w:rtl/>
        </w:rPr>
        <w:t>מ</w:t>
      </w:r>
      <w:r w:rsidRPr="00224C4C">
        <w:rPr>
          <w:rFonts w:hint="cs"/>
          <w:rtl/>
        </w:rPr>
        <w:t xml:space="preserve">עה </w:t>
      </w:r>
      <w:r w:rsidRPr="00210DF6">
        <w:rPr>
          <w:rStyle w:val="afffa"/>
          <w:rFonts w:ascii="Fb Fontext" w:hAnsi="Fb Fontext" w:cs="BA TM • Vilna Extra-Bold" w:hint="cs"/>
          <w:bCs w:val="0"/>
          <w:rtl/>
        </w:rPr>
        <w:t>פ</w:t>
      </w:r>
      <w:r w:rsidRPr="00224C4C">
        <w:rPr>
          <w:rFonts w:hint="cs"/>
          <w:rtl/>
        </w:rPr>
        <w:t xml:space="preserve">ונדיון </w:t>
      </w:r>
      <w:r w:rsidRPr="00210DF6">
        <w:rPr>
          <w:rStyle w:val="afffa"/>
          <w:rFonts w:ascii="Fb Fontext" w:hAnsi="Fb Fontext" w:cs="BA TM • Vilna Extra-Bold" w:hint="cs"/>
          <w:bCs w:val="0"/>
          <w:rtl/>
        </w:rPr>
        <w:t>א</w:t>
      </w:r>
      <w:r w:rsidRPr="00224C4C">
        <w:rPr>
          <w:rFonts w:hint="cs"/>
          <w:rtl/>
        </w:rPr>
        <w:t xml:space="preserve">יסר </w:t>
      </w:r>
      <w:r w:rsidRPr="00210DF6">
        <w:rPr>
          <w:rStyle w:val="afffa"/>
          <w:rFonts w:ascii="Fb Fontext" w:hAnsi="Fb Fontext" w:cs="BA TM • Vilna Extra-Bold" w:hint="cs"/>
          <w:bCs w:val="0"/>
          <w:rtl/>
        </w:rPr>
        <w:t>מ</w:t>
      </w:r>
      <w:r w:rsidRPr="00224C4C">
        <w:rPr>
          <w:rFonts w:hint="cs"/>
          <w:rtl/>
        </w:rPr>
        <w:t xml:space="preserve">סמס </w:t>
      </w:r>
      <w:r w:rsidRPr="00210DF6">
        <w:rPr>
          <w:rStyle w:val="afffa"/>
          <w:rFonts w:ascii="Fb Fontext" w:hAnsi="Fb Fontext" w:cs="BA TM • Vilna Extra-Bold" w:hint="cs"/>
          <w:bCs w:val="0"/>
          <w:rtl/>
        </w:rPr>
        <w:t>ק</w:t>
      </w:r>
      <w:r w:rsidRPr="00224C4C">
        <w:rPr>
          <w:rFonts w:hint="cs"/>
          <w:rtl/>
        </w:rPr>
        <w:t xml:space="preserve">ונטרנק </w:t>
      </w:r>
      <w:r w:rsidRPr="00210DF6">
        <w:rPr>
          <w:rStyle w:val="afffa"/>
          <w:rFonts w:ascii="Fb Fontext" w:hAnsi="Fb Fontext" w:cs="BA TM • Vilna Extra-Bold" w:hint="cs"/>
          <w:bCs w:val="0"/>
          <w:rtl/>
        </w:rPr>
        <w:t>פ</w:t>
      </w:r>
      <w:r w:rsidRPr="00224C4C">
        <w:rPr>
          <w:rFonts w:hint="cs"/>
          <w:rtl/>
        </w:rPr>
        <w:t>רוטה</w:t>
      </w:r>
    </w:p>
    <w:p w14:paraId="0ACBA6B6" w14:textId="1EF6C57C" w:rsidR="006E0774" w:rsidRPr="00131640" w:rsidRDefault="006E0774" w:rsidP="00F34A7B">
      <w:pPr>
        <w:jc w:val="center"/>
        <w:rPr>
          <w:rtl/>
        </w:rPr>
      </w:pPr>
      <w:r w:rsidRPr="00224C4C">
        <w:rPr>
          <w:rFonts w:hint="cs"/>
          <w:rtl/>
        </w:rPr>
        <w:t>ו      ב         ב       ב         ב            ב</w:t>
      </w:r>
    </w:p>
    <w:p w14:paraId="398C6B89" w14:textId="77777777" w:rsidR="00A85AC8" w:rsidRPr="00E600D8" w:rsidRDefault="006E0774" w:rsidP="00FF48C4">
      <w:pPr>
        <w:pStyle w:val="38"/>
        <w:framePr w:wrap="notBeside"/>
        <w:rPr>
          <w:rtl/>
        </w:rPr>
      </w:pPr>
      <w:r w:rsidRPr="00E600D8">
        <w:rPr>
          <w:rtl/>
        </w:rPr>
        <w:t xml:space="preserve">• </w:t>
      </w:r>
      <w:r w:rsidRPr="00E600D8">
        <w:rPr>
          <w:rFonts w:hint="cs"/>
          <w:rtl/>
        </w:rPr>
        <w:t>רשב</w:t>
      </w:r>
      <w:r w:rsidRPr="00E600D8">
        <w:rPr>
          <w:rtl/>
        </w:rPr>
        <w:t>"</w:t>
      </w:r>
      <w:r w:rsidRPr="00E600D8">
        <w:rPr>
          <w:rFonts w:hint="cs"/>
          <w:rtl/>
        </w:rPr>
        <w:t>ג</w:t>
      </w:r>
      <w:r w:rsidR="00A85AC8" w:rsidRPr="00E600D8">
        <w:rPr>
          <w:rtl/>
        </w:rPr>
        <w:t>:</w:t>
      </w:r>
    </w:p>
    <w:p w14:paraId="0B845AB3" w14:textId="006B9053" w:rsidR="009469D7" w:rsidRDefault="006E0774" w:rsidP="00263069">
      <w:pPr>
        <w:rPr>
          <w:spacing w:val="-2"/>
          <w:rtl/>
        </w:rPr>
      </w:pPr>
      <w:r w:rsidRPr="00F34A7B">
        <w:rPr>
          <w:rFonts w:hint="cs"/>
          <w:spacing w:val="-2"/>
          <w:rtl/>
        </w:rPr>
        <w:t>ג' הדרסין למעה</w:t>
      </w:r>
      <w:r w:rsidR="00F34A7B" w:rsidRPr="00F34A7B">
        <w:rPr>
          <w:rFonts w:hint="cs"/>
          <w:spacing w:val="-2"/>
          <w:rtl/>
        </w:rPr>
        <w:t>,</w:t>
      </w:r>
      <w:r w:rsidRPr="00F34A7B">
        <w:rPr>
          <w:rFonts w:hint="cs"/>
          <w:spacing w:val="-2"/>
          <w:rtl/>
        </w:rPr>
        <w:t xml:space="preserve"> ב' הנצין להדריס</w:t>
      </w:r>
      <w:r w:rsidR="00F34A7B" w:rsidRPr="00F34A7B">
        <w:rPr>
          <w:rFonts w:hint="cs"/>
          <w:spacing w:val="-2"/>
          <w:rtl/>
        </w:rPr>
        <w:t>,</w:t>
      </w:r>
      <w:r w:rsidRPr="00F34A7B">
        <w:rPr>
          <w:rFonts w:hint="cs"/>
          <w:spacing w:val="-2"/>
          <w:rtl/>
        </w:rPr>
        <w:t xml:space="preserve"> ב' שמנין להנץ</w:t>
      </w:r>
      <w:r w:rsidR="00F34A7B" w:rsidRPr="00F34A7B">
        <w:rPr>
          <w:rFonts w:hint="cs"/>
          <w:spacing w:val="-2"/>
          <w:rtl/>
        </w:rPr>
        <w:t>,</w:t>
      </w:r>
      <w:r w:rsidRPr="00F34A7B">
        <w:rPr>
          <w:rFonts w:hint="cs"/>
          <w:spacing w:val="-2"/>
          <w:rtl/>
        </w:rPr>
        <w:t xml:space="preserve"> ב' פרוטות לשמין</w:t>
      </w:r>
      <w:r w:rsidR="00F34A7B" w:rsidRPr="00F34A7B">
        <w:rPr>
          <w:rFonts w:hint="cs"/>
          <w:spacing w:val="-2"/>
          <w:rtl/>
        </w:rPr>
        <w:t>,</w:t>
      </w:r>
    </w:p>
    <w:p w14:paraId="04850559" w14:textId="69D78132" w:rsidR="00F34A7B" w:rsidRPr="00131640" w:rsidRDefault="006E0774" w:rsidP="00263069">
      <w:pPr>
        <w:rPr>
          <w:rtl/>
        </w:rPr>
      </w:pPr>
      <w:r w:rsidRPr="00003927">
        <w:rPr>
          <w:rStyle w:val="afffff3"/>
          <w:rFonts w:hint="cs"/>
          <w:rtl/>
        </w:rPr>
        <w:t>נמצא אחד מ</w:t>
      </w:r>
      <w:r w:rsidR="00B26394" w:rsidRPr="00003927">
        <w:rPr>
          <w:rStyle w:val="afffff3"/>
          <w:rFonts w:hint="cs"/>
          <w:rtl/>
        </w:rPr>
        <w:t xml:space="preserve">ו' </w:t>
      </w:r>
      <w:r w:rsidRPr="00003927">
        <w:rPr>
          <w:rStyle w:val="afffff3"/>
          <w:rFonts w:hint="cs"/>
          <w:rtl/>
        </w:rPr>
        <w:t>באיסר</w:t>
      </w:r>
      <w:r w:rsidR="00003927">
        <w:rPr>
          <w:rStyle w:val="afffff3"/>
          <w:rFonts w:hint="cs"/>
          <w:rtl/>
        </w:rPr>
        <w:t>:</w:t>
      </w:r>
      <w:r w:rsidR="00263069">
        <w:rPr>
          <w:rFonts w:cs="Guttman Vilna" w:hint="cs"/>
          <w:b/>
          <w:bCs/>
          <w:rtl/>
        </w:rPr>
        <w:t xml:space="preserve"> </w:t>
      </w:r>
      <w:r w:rsidRPr="00210DF6">
        <w:rPr>
          <w:rStyle w:val="afffa"/>
          <w:rFonts w:ascii="Fb Fontext" w:hAnsi="Fb Fontext" w:cs="BA TM • Vilna Extra-Bold" w:hint="cs"/>
          <w:bCs w:val="0"/>
          <w:rtl/>
        </w:rPr>
        <w:t>מ</w:t>
      </w:r>
      <w:r w:rsidRPr="00224C4C">
        <w:rPr>
          <w:rFonts w:hint="cs"/>
          <w:rtl/>
        </w:rPr>
        <w:t xml:space="preserve">עה </w:t>
      </w:r>
      <w:r w:rsidRPr="00210DF6">
        <w:rPr>
          <w:rStyle w:val="afffa"/>
          <w:rFonts w:ascii="Fb Fontext" w:hAnsi="Fb Fontext" w:cs="BA TM • Vilna Extra-Bold" w:hint="cs"/>
          <w:bCs w:val="0"/>
          <w:rtl/>
        </w:rPr>
        <w:t>ה</w:t>
      </w:r>
      <w:r w:rsidRPr="00224C4C">
        <w:rPr>
          <w:rFonts w:hint="cs"/>
          <w:rtl/>
        </w:rPr>
        <w:t xml:space="preserve">דריס </w:t>
      </w:r>
      <w:r w:rsidRPr="00210DF6">
        <w:rPr>
          <w:rStyle w:val="afffa"/>
          <w:rFonts w:ascii="Fb Fontext" w:hAnsi="Fb Fontext" w:cs="BA TM • Vilna Extra-Bold" w:hint="cs"/>
          <w:bCs w:val="0"/>
          <w:rtl/>
        </w:rPr>
        <w:t>ה</w:t>
      </w:r>
      <w:r w:rsidRPr="00224C4C">
        <w:rPr>
          <w:rFonts w:hint="cs"/>
          <w:rtl/>
        </w:rPr>
        <w:t xml:space="preserve">נץ </w:t>
      </w:r>
      <w:r w:rsidRPr="00210DF6">
        <w:rPr>
          <w:rStyle w:val="afffa"/>
          <w:rFonts w:ascii="Fb Fontext" w:hAnsi="Fb Fontext" w:cs="BA TM • Vilna Extra-Bold" w:hint="cs"/>
          <w:bCs w:val="0"/>
          <w:rtl/>
        </w:rPr>
        <w:t>ש</w:t>
      </w:r>
      <w:r w:rsidRPr="00224C4C">
        <w:rPr>
          <w:rFonts w:hint="cs"/>
          <w:rtl/>
        </w:rPr>
        <w:t xml:space="preserve">מין </w:t>
      </w:r>
      <w:r w:rsidRPr="00210DF6">
        <w:rPr>
          <w:rStyle w:val="afffa"/>
          <w:rFonts w:ascii="Fb Fontext" w:hAnsi="Fb Fontext" w:cs="BA TM • Vilna Extra-Bold" w:hint="cs"/>
          <w:bCs w:val="0"/>
          <w:rtl/>
        </w:rPr>
        <w:t>פ</w:t>
      </w:r>
      <w:r w:rsidRPr="00224C4C">
        <w:rPr>
          <w:rFonts w:hint="cs"/>
          <w:rtl/>
        </w:rPr>
        <w:t>רוטה</w:t>
      </w:r>
    </w:p>
    <w:p w14:paraId="1B0F4109" w14:textId="766E677C" w:rsidR="006E0774" w:rsidRPr="00131640" w:rsidRDefault="00B26394" w:rsidP="00003927">
      <w:pPr>
        <w:ind w:left="904" w:firstLine="113"/>
        <w:rPr>
          <w:rtl/>
        </w:rPr>
      </w:pPr>
      <w:r w:rsidRPr="00224C4C">
        <w:rPr>
          <w:rFonts w:hint="cs"/>
          <w:rtl/>
        </w:rPr>
        <w:t xml:space="preserve">       </w:t>
      </w:r>
      <w:r w:rsidR="006E0774" w:rsidRPr="00224C4C">
        <w:rPr>
          <w:rFonts w:hint="cs"/>
          <w:rtl/>
        </w:rPr>
        <w:t>ג          ב     ב        ב</w:t>
      </w:r>
    </w:p>
    <w:p w14:paraId="175EE990" w14:textId="0C385331" w:rsidR="00A85AC8" w:rsidRPr="00E600D8" w:rsidRDefault="0072397D" w:rsidP="00FF48C4">
      <w:pPr>
        <w:pStyle w:val="38"/>
        <w:framePr w:wrap="notBeside"/>
        <w:rPr>
          <w:rtl/>
        </w:rPr>
      </w:pPr>
      <w:r w:rsidRPr="00E600D8">
        <w:rPr>
          <w:rFonts w:hint="cs"/>
          <w:rtl/>
        </w:rPr>
        <w:t>-וענהו</w:t>
      </w:r>
      <w:r w:rsidR="00E600D8" w:rsidRPr="00E600D8">
        <w:rPr>
          <w:rFonts w:hint="cs"/>
          <w:rtl/>
        </w:rPr>
        <w:t>:</w:t>
      </w:r>
    </w:p>
    <w:p w14:paraId="5E42828D" w14:textId="277A3C10" w:rsidR="009469D7" w:rsidRDefault="00003927" w:rsidP="006E0774">
      <w:pPr>
        <w:rPr>
          <w:sz w:val="32"/>
          <w:rtl/>
        </w:rPr>
      </w:pPr>
      <w:r>
        <w:rPr>
          <w:rFonts w:hint="cs"/>
          <w:sz w:val="32"/>
          <w:rtl/>
        </w:rPr>
        <w:t>גם לשיטתי וגם לרבין</w:t>
      </w:r>
      <w:r w:rsidR="006E0774" w:rsidRPr="00224C4C">
        <w:rPr>
          <w:sz w:val="32"/>
          <w:rtl/>
        </w:rPr>
        <w:t xml:space="preserve"> </w:t>
      </w:r>
      <w:r>
        <w:rPr>
          <w:rFonts w:hint="cs"/>
          <w:sz w:val="32"/>
          <w:rtl/>
        </w:rPr>
        <w:t xml:space="preserve">- </w:t>
      </w:r>
      <w:r w:rsidR="006E0774" w:rsidRPr="00224C4C">
        <w:rPr>
          <w:sz w:val="32"/>
          <w:rtl/>
        </w:rPr>
        <w:t>אליבא דת"ק,</w:t>
      </w:r>
    </w:p>
    <w:p w14:paraId="1B1E3A26" w14:textId="3B50E387" w:rsidR="00A85AC8" w:rsidRPr="00E600D8" w:rsidRDefault="006E0774" w:rsidP="00003927">
      <w:pPr>
        <w:pStyle w:val="38"/>
        <w:framePr w:wrap="notBeside"/>
        <w:rPr>
          <w:rtl/>
        </w:rPr>
      </w:pPr>
      <w:r w:rsidRPr="00E600D8">
        <w:rPr>
          <w:rtl/>
        </w:rPr>
        <w:t>ולא קשיא</w:t>
      </w:r>
      <w:r w:rsidR="00A85AC8" w:rsidRPr="00E600D8">
        <w:rPr>
          <w:rtl/>
        </w:rPr>
        <w:t>:</w:t>
      </w:r>
    </w:p>
    <w:p w14:paraId="333EA5A0" w14:textId="1E25619B" w:rsidR="006E0774" w:rsidRPr="00131640" w:rsidRDefault="00003927" w:rsidP="006E0774">
      <w:pPr>
        <w:rPr>
          <w:rtl/>
        </w:rPr>
      </w:pPr>
      <w:r>
        <w:rPr>
          <w:rFonts w:hint="cs"/>
          <w:sz w:val="32"/>
          <w:rtl/>
        </w:rPr>
        <w:t>כאן שנתייקר</w:t>
      </w:r>
      <w:r w:rsidR="006E0774" w:rsidRPr="00224C4C">
        <w:rPr>
          <w:sz w:val="32"/>
          <w:rtl/>
        </w:rPr>
        <w:t xml:space="preserve"> איסורי </w:t>
      </w:r>
      <w:r>
        <w:rPr>
          <w:rFonts w:hint="cs"/>
          <w:sz w:val="32"/>
          <w:rtl/>
        </w:rPr>
        <w:t xml:space="preserve">- </w:t>
      </w:r>
      <w:r w:rsidR="006E0774" w:rsidRPr="00224C4C">
        <w:rPr>
          <w:rFonts w:hint="cs"/>
          <w:sz w:val="32"/>
          <w:rtl/>
        </w:rPr>
        <w:t>כ</w:t>
      </w:r>
      <w:r w:rsidR="006E0774" w:rsidRPr="00224C4C">
        <w:rPr>
          <w:sz w:val="32"/>
          <w:rtl/>
        </w:rPr>
        <w:t>"</w:t>
      </w:r>
      <w:r w:rsidR="006E0774" w:rsidRPr="00224C4C">
        <w:rPr>
          <w:rFonts w:hint="cs"/>
          <w:sz w:val="32"/>
          <w:rtl/>
        </w:rPr>
        <w:t xml:space="preserve">ד  בזוז, </w:t>
      </w:r>
      <w:r>
        <w:rPr>
          <w:rFonts w:hint="cs"/>
          <w:sz w:val="32"/>
          <w:rtl/>
        </w:rPr>
        <w:t>וכאן שהוזלו</w:t>
      </w:r>
      <w:r w:rsidR="006E0774" w:rsidRPr="00224C4C">
        <w:rPr>
          <w:rFonts w:hint="cs"/>
          <w:sz w:val="32"/>
          <w:rtl/>
        </w:rPr>
        <w:t xml:space="preserve"> - ו</w:t>
      </w:r>
      <w:r w:rsidR="00210DF6">
        <w:rPr>
          <w:rFonts w:hint="cs"/>
          <w:sz w:val="32"/>
          <w:rtl/>
        </w:rPr>
        <w:t>עמדו</w:t>
      </w:r>
      <w:r w:rsidR="006E0774" w:rsidRPr="00224C4C">
        <w:rPr>
          <w:rFonts w:hint="cs"/>
          <w:sz w:val="32"/>
          <w:rtl/>
        </w:rPr>
        <w:t xml:space="preserve"> לב' בזוז</w:t>
      </w:r>
    </w:p>
    <w:p w14:paraId="0564BD2D" w14:textId="77777777" w:rsidR="006E0774" w:rsidRPr="00131640" w:rsidRDefault="006E0774" w:rsidP="00841728">
      <w:pPr>
        <w:pStyle w:val="affb"/>
        <w:rPr>
          <w:rtl/>
        </w:rPr>
      </w:pPr>
      <w:r w:rsidRPr="00224C4C">
        <w:rPr>
          <w:rFonts w:hint="cs"/>
          <w:rtl/>
        </w:rPr>
        <w:t>׹</w:t>
      </w:r>
    </w:p>
    <w:p w14:paraId="2B1F9074" w14:textId="0677EC73" w:rsidR="00A85AC8" w:rsidRPr="00E600D8" w:rsidRDefault="0061436F" w:rsidP="00FF48C4">
      <w:pPr>
        <w:pStyle w:val="38"/>
        <w:framePr w:wrap="notBeside"/>
        <w:rPr>
          <w:rtl/>
        </w:rPr>
      </w:pPr>
      <w:r w:rsidRPr="00E600D8">
        <w:rPr>
          <w:rtl/>
        </w:rPr>
        <w:t>◄</w:t>
      </w:r>
      <w:r w:rsidRPr="00E600D8">
        <w:rPr>
          <w:rFonts w:hint="cs"/>
          <w:rtl/>
        </w:rPr>
        <w:t xml:space="preserve"> </w:t>
      </w:r>
      <w:r w:rsidR="006E0774" w:rsidRPr="00E600D8">
        <w:rPr>
          <w:rtl/>
        </w:rPr>
        <w:t xml:space="preserve"> </w:t>
      </w:r>
      <w:r w:rsidR="006E0774" w:rsidRPr="00E600D8">
        <w:rPr>
          <w:rFonts w:hint="cs"/>
          <w:rtl/>
        </w:rPr>
        <w:t>ש</w:t>
      </w:r>
      <w:r w:rsidR="006E0774" w:rsidRPr="00E600D8">
        <w:rPr>
          <w:rtl/>
        </w:rPr>
        <w:t>מואל</w:t>
      </w:r>
      <w:r w:rsidR="00A85AC8" w:rsidRPr="00E600D8">
        <w:rPr>
          <w:rtl/>
        </w:rPr>
        <w:t>:</w:t>
      </w:r>
    </w:p>
    <w:p w14:paraId="04BA16DB" w14:textId="55E0C62D" w:rsidR="006E0774" w:rsidRPr="00131640" w:rsidRDefault="006E0774" w:rsidP="006E0774">
      <w:pPr>
        <w:rPr>
          <w:rtl/>
        </w:rPr>
      </w:pPr>
      <w:r w:rsidRPr="00F86A59">
        <w:rPr>
          <w:rStyle w:val="affffc"/>
          <w:rtl/>
        </w:rPr>
        <w:t>קידשה בתמרה, אפילו עומד כור תמרים בדינר - מקודשת,</w:t>
      </w:r>
      <w:r w:rsidRPr="00224C4C">
        <w:rPr>
          <w:rFonts w:ascii="Fb Fontext" w:hAnsi="Fb Fontext"/>
          <w:sz w:val="32"/>
          <w:rtl/>
        </w:rPr>
        <w:t xml:space="preserve"> </w:t>
      </w:r>
      <w:r w:rsidR="00F86A59">
        <w:rPr>
          <w:rFonts w:ascii="Fb Fontext" w:hAnsi="Fb Fontext" w:hint="cs"/>
          <w:sz w:val="32"/>
          <w:rtl/>
        </w:rPr>
        <w:t>ד</w:t>
      </w:r>
      <w:r w:rsidRPr="00224C4C">
        <w:rPr>
          <w:rFonts w:ascii="Fb Fontext" w:hAnsi="Fb Fontext"/>
          <w:sz w:val="32"/>
          <w:rtl/>
        </w:rPr>
        <w:t>חיישינן שמא שו"</w:t>
      </w:r>
      <w:r w:rsidRPr="00224C4C">
        <w:rPr>
          <w:rFonts w:ascii="Fb Fontext" w:hAnsi="Fb Fontext" w:hint="cs"/>
          <w:sz w:val="32"/>
          <w:rtl/>
        </w:rPr>
        <w:t>פ</w:t>
      </w:r>
      <w:r w:rsidRPr="00224C4C">
        <w:rPr>
          <w:rFonts w:ascii="Fb Fontext" w:hAnsi="Fb Fontext"/>
          <w:sz w:val="32"/>
          <w:rtl/>
        </w:rPr>
        <w:t xml:space="preserve"> במדי.</w:t>
      </w:r>
    </w:p>
    <w:p w14:paraId="6E272D2D" w14:textId="18252AAB" w:rsidR="00A85AC8" w:rsidRPr="00E600D8" w:rsidRDefault="006E0774" w:rsidP="00FF48C4">
      <w:pPr>
        <w:pStyle w:val="38"/>
        <w:framePr w:wrap="notBeside"/>
        <w:rPr>
          <w:rtl/>
        </w:rPr>
      </w:pPr>
      <w:r w:rsidRPr="00E600D8">
        <w:rPr>
          <w:rtl/>
        </w:rPr>
        <w:t xml:space="preserve">והא </w:t>
      </w:r>
      <w:r w:rsidRPr="00E600D8">
        <w:rPr>
          <w:rFonts w:hint="cs"/>
          <w:rtl/>
        </w:rPr>
        <w:t>ד</w:t>
      </w:r>
      <w:r w:rsidRPr="00E600D8">
        <w:rPr>
          <w:rtl/>
        </w:rPr>
        <w:t xml:space="preserve">תנן, </w:t>
      </w:r>
      <w:r w:rsidRPr="00E600D8">
        <w:rPr>
          <w:rFonts w:hint="cs"/>
          <w:rtl/>
        </w:rPr>
        <w:t>ל</w:t>
      </w:r>
      <w:r w:rsidRPr="00E600D8">
        <w:rPr>
          <w:rtl/>
        </w:rPr>
        <w:t>ב"ה</w:t>
      </w:r>
      <w:r w:rsidR="00A85AC8" w:rsidRPr="00E600D8">
        <w:rPr>
          <w:rtl/>
        </w:rPr>
        <w:t>:</w:t>
      </w:r>
    </w:p>
    <w:p w14:paraId="720B892D" w14:textId="6C074677" w:rsidR="006E0774" w:rsidRPr="00131640" w:rsidRDefault="006E0774" w:rsidP="009D4A11">
      <w:pPr>
        <w:spacing w:after="120"/>
        <w:rPr>
          <w:rtl/>
        </w:rPr>
      </w:pPr>
      <w:r w:rsidRPr="00224C4C">
        <w:rPr>
          <w:rFonts w:ascii="Fb Fontext" w:hAnsi="Fb Fontext"/>
          <w:rtl/>
        </w:rPr>
        <w:t>בפרוטה ובשו"</w:t>
      </w:r>
      <w:r w:rsidRPr="00224C4C">
        <w:rPr>
          <w:rFonts w:ascii="Fb Fontext" w:hAnsi="Fb Fontext" w:hint="cs"/>
          <w:rtl/>
        </w:rPr>
        <w:t>פ</w:t>
      </w:r>
      <w:r w:rsidRPr="00224C4C">
        <w:rPr>
          <w:rFonts w:ascii="Fb Fontext" w:hAnsi="Fb Fontext"/>
          <w:rtl/>
        </w:rPr>
        <w:t xml:space="preserve"> </w:t>
      </w:r>
      <w:r w:rsidR="00FF48C4">
        <w:rPr>
          <w:rFonts w:ascii="Fb Fontext" w:hAnsi="Fb Fontext" w:hint="cs"/>
          <w:rtl/>
        </w:rPr>
        <w:t xml:space="preserve">- </w:t>
      </w:r>
      <w:r w:rsidRPr="00FF48C4">
        <w:rPr>
          <w:rStyle w:val="afffff3"/>
          <w:rFonts w:hint="cs"/>
          <w:rtl/>
        </w:rPr>
        <w:t>ל</w:t>
      </w:r>
      <w:r w:rsidRPr="00FF48C4">
        <w:rPr>
          <w:rStyle w:val="afffff3"/>
          <w:rtl/>
        </w:rPr>
        <w:t>"</w:t>
      </w:r>
      <w:r w:rsidRPr="00FF48C4">
        <w:rPr>
          <w:rStyle w:val="afffff3"/>
          <w:rFonts w:hint="cs"/>
          <w:rtl/>
        </w:rPr>
        <w:t>ק</w:t>
      </w:r>
      <w:r w:rsidRPr="00FF48C4">
        <w:rPr>
          <w:rStyle w:val="afffff3"/>
          <w:rtl/>
        </w:rPr>
        <w:t>:</w:t>
      </w:r>
      <w:r w:rsidRPr="00224C4C">
        <w:rPr>
          <w:rFonts w:ascii="Fb Fontext" w:hAnsi="Fb Fontext"/>
          <w:rtl/>
        </w:rPr>
        <w:t xml:space="preserve"> הא בקידושי ודאי, הא בקידושי ספק.</w:t>
      </w:r>
    </w:p>
    <w:p w14:paraId="2C2C12E5" w14:textId="77777777" w:rsidR="00A85AC8" w:rsidRPr="00E600D8" w:rsidRDefault="009D4A11" w:rsidP="00FF48C4">
      <w:pPr>
        <w:pStyle w:val="38"/>
        <w:framePr w:wrap="notBeside"/>
        <w:rPr>
          <w:rtl/>
        </w:rPr>
      </w:pPr>
      <w:r w:rsidRPr="00E600D8">
        <w:rPr>
          <w:rtl/>
        </w:rPr>
        <w:t>•</w:t>
      </w:r>
      <w:r w:rsidRPr="00E600D8">
        <w:rPr>
          <w:rFonts w:hint="cs"/>
          <w:rtl/>
        </w:rPr>
        <w:t xml:space="preserve"> </w:t>
      </w:r>
      <w:r w:rsidR="006E0774" w:rsidRPr="00E600D8">
        <w:rPr>
          <w:rFonts w:hint="cs"/>
          <w:rtl/>
        </w:rPr>
        <w:t>אותו</w:t>
      </w:r>
      <w:r w:rsidR="00A85AC8" w:rsidRPr="00E600D8">
        <w:rPr>
          <w:rtl/>
        </w:rPr>
        <w:t>:</w:t>
      </w:r>
    </w:p>
    <w:p w14:paraId="3F9A7756" w14:textId="7B23EC45" w:rsidR="006E0774" w:rsidRPr="00131640" w:rsidRDefault="006E0774" w:rsidP="006E0774">
      <w:pPr>
        <w:rPr>
          <w:rtl/>
        </w:rPr>
      </w:pPr>
      <w:r w:rsidRPr="00224C4C">
        <w:rPr>
          <w:rFonts w:ascii="Fb Fontext" w:hAnsi="Fb Fontext" w:hint="cs"/>
          <w:rtl/>
        </w:rPr>
        <w:t xml:space="preserve">שקידש באגודת מוכין </w:t>
      </w:r>
      <w:r w:rsidRPr="00FF48C4">
        <w:rPr>
          <w:rStyle w:val="afffff3"/>
          <w:rFonts w:hint="cs"/>
          <w:rtl/>
        </w:rPr>
        <w:t>ועיין בה רשב</w:t>
      </w:r>
      <w:r w:rsidRPr="00FF48C4">
        <w:rPr>
          <w:rStyle w:val="afffff3"/>
          <w:rtl/>
        </w:rPr>
        <w:t>"</w:t>
      </w:r>
      <w:r w:rsidRPr="00FF48C4">
        <w:rPr>
          <w:rStyle w:val="afffff3"/>
          <w:rFonts w:hint="cs"/>
          <w:rtl/>
        </w:rPr>
        <w:t xml:space="preserve">ח לפני רב </w:t>
      </w:r>
      <w:r w:rsidRPr="00224C4C">
        <w:rPr>
          <w:rFonts w:ascii="Fb Fontext" w:hAnsi="Fb Fontext" w:hint="cs"/>
          <w:rtl/>
        </w:rPr>
        <w:t>אי יש בה שוו</w:t>
      </w:r>
      <w:r w:rsidRPr="00224C4C">
        <w:rPr>
          <w:rFonts w:ascii="Fb Fontext" w:hAnsi="Fb Fontext"/>
          <w:rtl/>
        </w:rPr>
        <w:t>"</w:t>
      </w:r>
      <w:r w:rsidRPr="00224C4C">
        <w:rPr>
          <w:rFonts w:ascii="Fb Fontext" w:hAnsi="Fb Fontext" w:hint="cs"/>
          <w:rtl/>
        </w:rPr>
        <w:t>פ</w:t>
      </w:r>
    </w:p>
    <w:p w14:paraId="54A53897" w14:textId="77777777" w:rsidR="00A85AC8" w:rsidRPr="00E600D8" w:rsidRDefault="006E0774" w:rsidP="00FF48C4">
      <w:pPr>
        <w:pStyle w:val="38"/>
        <w:framePr w:wrap="notBeside"/>
        <w:rPr>
          <w:rtl/>
        </w:rPr>
      </w:pPr>
      <w:r w:rsidRPr="00E600D8">
        <w:rPr>
          <w:rFonts w:hint="cs"/>
          <w:rtl/>
        </w:rPr>
        <w:t>ול</w:t>
      </w:r>
      <w:r w:rsidRPr="00E600D8">
        <w:rPr>
          <w:rtl/>
        </w:rPr>
        <w:t>"</w:t>
      </w:r>
      <w:r w:rsidRPr="00E600D8">
        <w:rPr>
          <w:rFonts w:hint="cs"/>
          <w:rtl/>
        </w:rPr>
        <w:t>ק מדשמואל</w:t>
      </w:r>
      <w:r w:rsidR="00A85AC8" w:rsidRPr="00E600D8">
        <w:rPr>
          <w:rtl/>
        </w:rPr>
        <w:t>:</w:t>
      </w:r>
    </w:p>
    <w:p w14:paraId="23E0FEFA" w14:textId="0C05C6B8" w:rsidR="006E0774" w:rsidRDefault="006E0774" w:rsidP="00E16A55">
      <w:pPr>
        <w:spacing w:after="120"/>
        <w:rPr>
          <w:rtl/>
        </w:rPr>
      </w:pPr>
      <w:r w:rsidRPr="00224C4C">
        <w:rPr>
          <w:rFonts w:ascii="Fb Fontext" w:hAnsi="Fb Fontext" w:hint="cs"/>
          <w:rtl/>
        </w:rPr>
        <w:t>דחישינן</w:t>
      </w:r>
      <w:r w:rsidR="009D4A11">
        <w:rPr>
          <w:rFonts w:ascii="Fb Fontext" w:hAnsi="Fb Fontext" w:hint="cs"/>
          <w:rtl/>
        </w:rPr>
        <w:t>,</w:t>
      </w:r>
      <w:r w:rsidRPr="00224C4C">
        <w:rPr>
          <w:rFonts w:ascii="Fb Fontext" w:hAnsi="Fb Fontext" w:hint="cs"/>
          <w:rtl/>
        </w:rPr>
        <w:t xml:space="preserve"> </w:t>
      </w:r>
      <w:r w:rsidR="009D4A11">
        <w:rPr>
          <w:rFonts w:ascii="Fb Fontext" w:hAnsi="Fb Fontext" w:hint="cs"/>
          <w:rtl/>
        </w:rPr>
        <w:t>-</w:t>
      </w:r>
      <w:r w:rsidRPr="00224C4C">
        <w:rPr>
          <w:rFonts w:ascii="Fb Fontext" w:hAnsi="Fb Fontext" w:hint="cs"/>
          <w:rtl/>
        </w:rPr>
        <w:t>ד</w:t>
      </w:r>
      <w:r w:rsidR="00B35B36">
        <w:rPr>
          <w:rFonts w:ascii="Fb Fontext" w:hAnsi="Fb Fontext" w:hint="cs"/>
          <w:rtl/>
        </w:rPr>
        <w:t>שם</w:t>
      </w:r>
      <w:r w:rsidRPr="00224C4C">
        <w:rPr>
          <w:rFonts w:ascii="Fb Fontext" w:hAnsi="Fb Fontext" w:hint="cs"/>
          <w:rtl/>
        </w:rPr>
        <w:t xml:space="preserve"> בקידושי ספק</w:t>
      </w:r>
    </w:p>
    <w:p w14:paraId="0F751E41" w14:textId="3FFB14A8" w:rsidR="00D653CB" w:rsidRPr="00131640" w:rsidRDefault="00D653CB" w:rsidP="007309FA">
      <w:pPr>
        <w:pStyle w:val="affffb"/>
        <w:rPr>
          <w:rtl/>
        </w:rPr>
      </w:pPr>
      <w:r w:rsidRPr="007309FA">
        <w:rPr>
          <w:rtl/>
        </w:rPr>
        <w:t>***</w:t>
      </w:r>
    </w:p>
    <w:p w14:paraId="011DFC42" w14:textId="3CBEC323" w:rsidR="007F1113" w:rsidRPr="00131640" w:rsidRDefault="007F1113" w:rsidP="00F65F8B">
      <w:pPr>
        <w:pStyle w:val="affffb"/>
        <w:rPr>
          <w:rtl/>
        </w:rPr>
      </w:pPr>
      <w:r w:rsidRPr="002D740D">
        <w:rPr>
          <w:rFonts w:hint="cs"/>
          <w:rtl/>
        </w:rPr>
        <w:t>ר''ח חלק על שמואל</w:t>
      </w:r>
      <w:r w:rsidR="002D740D" w:rsidRPr="002D740D">
        <w:rPr>
          <w:rFonts w:hint="cs"/>
          <w:rtl/>
        </w:rPr>
        <w:t>, רבנן כאביי ורבא שהקלו רק בשבויה</w:t>
      </w:r>
      <w:r w:rsidR="00313DB0">
        <w:rPr>
          <w:rFonts w:hint="cs"/>
          <w:rtl/>
        </w:rPr>
        <w:t>,</w:t>
      </w:r>
    </w:p>
    <w:p w14:paraId="1050F7C1" w14:textId="6375218C" w:rsidR="00A85AC8" w:rsidRPr="00E600D8" w:rsidRDefault="00030E41" w:rsidP="00FF48C4">
      <w:pPr>
        <w:pStyle w:val="38"/>
        <w:framePr w:wrap="notBeside"/>
        <w:rPr>
          <w:rtl/>
        </w:rPr>
      </w:pPr>
      <w:r w:rsidRPr="00E600D8">
        <w:rPr>
          <w:rtl/>
        </w:rPr>
        <w:t>◄</w:t>
      </w:r>
      <w:r w:rsidR="00E16A55" w:rsidRPr="00E600D8">
        <w:rPr>
          <w:rFonts w:hint="cs"/>
          <w:rtl/>
        </w:rPr>
        <w:t xml:space="preserve"> והך</w:t>
      </w:r>
      <w:r w:rsidR="00A85AC8" w:rsidRPr="00E600D8">
        <w:rPr>
          <w:rFonts w:hint="cs"/>
          <w:rtl/>
        </w:rPr>
        <w:t>:</w:t>
      </w:r>
    </w:p>
    <w:p w14:paraId="09A28368" w14:textId="41DB2CC2" w:rsidR="006E0774" w:rsidRPr="00131640" w:rsidRDefault="006E0774" w:rsidP="006E0774">
      <w:pPr>
        <w:rPr>
          <w:rtl/>
        </w:rPr>
      </w:pPr>
      <w:r w:rsidRPr="00224C4C">
        <w:rPr>
          <w:rFonts w:ascii="Fb Fontext" w:hAnsi="Fb Fontext" w:hint="cs"/>
          <w:sz w:val="32"/>
          <w:rtl/>
        </w:rPr>
        <w:t xml:space="preserve">קידש באבן שיש שחור </w:t>
      </w:r>
      <w:r w:rsidRPr="00E16A55">
        <w:rPr>
          <w:rStyle w:val="afffff5"/>
          <w:rFonts w:hint="cs"/>
          <w:rtl/>
        </w:rPr>
        <w:t>דומה לכחול</w:t>
      </w:r>
      <w:r w:rsidRPr="00224C4C">
        <w:rPr>
          <w:rFonts w:ascii="Fb Fontext" w:hAnsi="Fb Fontext" w:hint="cs"/>
          <w:sz w:val="32"/>
          <w:rtl/>
        </w:rPr>
        <w:t xml:space="preserve"> </w:t>
      </w:r>
      <w:r w:rsidRPr="00E16A55">
        <w:rPr>
          <w:rStyle w:val="afffff3"/>
          <w:rFonts w:hint="cs"/>
          <w:rtl/>
        </w:rPr>
        <w:t>ועיין ר</w:t>
      </w:r>
      <w:r w:rsidRPr="00E16A55">
        <w:rPr>
          <w:rStyle w:val="afffff3"/>
          <w:rtl/>
        </w:rPr>
        <w:t>"</w:t>
      </w:r>
      <w:r w:rsidRPr="00E16A55">
        <w:rPr>
          <w:rStyle w:val="afffff3"/>
          <w:rFonts w:hint="cs"/>
          <w:rtl/>
        </w:rPr>
        <w:t>ח</w:t>
      </w:r>
      <w:r w:rsidRPr="000E1A90">
        <w:rPr>
          <w:rStyle w:val="afffff3"/>
          <w:rFonts w:hint="cs"/>
          <w:rtl/>
        </w:rPr>
        <w:t xml:space="preserve"> </w:t>
      </w:r>
      <w:r w:rsidRPr="00224C4C">
        <w:rPr>
          <w:rFonts w:ascii="Fb Fontext" w:hAnsi="Fb Fontext" w:hint="cs"/>
          <w:sz w:val="32"/>
          <w:rtl/>
        </w:rPr>
        <w:t>לשער אי יש בה שו</w:t>
      </w:r>
      <w:r w:rsidRPr="00224C4C">
        <w:rPr>
          <w:rFonts w:ascii="Fb Fontext" w:hAnsi="Fb Fontext"/>
          <w:sz w:val="32"/>
          <w:rtl/>
        </w:rPr>
        <w:t>"</w:t>
      </w:r>
      <w:r w:rsidRPr="00224C4C">
        <w:rPr>
          <w:rFonts w:ascii="Fb Fontext" w:hAnsi="Fb Fontext" w:hint="cs"/>
          <w:sz w:val="32"/>
          <w:rtl/>
        </w:rPr>
        <w:t>פ</w:t>
      </w:r>
    </w:p>
    <w:p w14:paraId="1FE7DDD8" w14:textId="77777777" w:rsidR="00A85AC8" w:rsidRPr="00E600D8" w:rsidRDefault="000E1A90" w:rsidP="000E1A90">
      <w:pPr>
        <w:pStyle w:val="38"/>
        <w:framePr w:wrap="notBeside"/>
        <w:rPr>
          <w:rtl/>
        </w:rPr>
      </w:pPr>
      <w:r w:rsidRPr="00E600D8">
        <w:rPr>
          <w:rFonts w:hint="cs"/>
          <w:rtl/>
        </w:rPr>
        <w:t>-</w:t>
      </w:r>
      <w:r w:rsidR="006E0774" w:rsidRPr="00E600D8">
        <w:rPr>
          <w:rFonts w:hint="cs"/>
          <w:rtl/>
        </w:rPr>
        <w:t>דר</w:t>
      </w:r>
      <w:r w:rsidR="006E0774" w:rsidRPr="00E600D8">
        <w:rPr>
          <w:rtl/>
        </w:rPr>
        <w:t>"</w:t>
      </w:r>
      <w:r w:rsidR="006E0774" w:rsidRPr="00E600D8">
        <w:rPr>
          <w:rFonts w:hint="cs"/>
          <w:rtl/>
        </w:rPr>
        <w:t>ח</w:t>
      </w:r>
      <w:r w:rsidR="00A85AC8" w:rsidRPr="00E600D8">
        <w:rPr>
          <w:rtl/>
        </w:rPr>
        <w:t>:</w:t>
      </w:r>
    </w:p>
    <w:p w14:paraId="3A97E44E" w14:textId="4B6C96F4" w:rsidR="006E0774" w:rsidRPr="00131640" w:rsidRDefault="006E0774" w:rsidP="006E0774">
      <w:pPr>
        <w:rPr>
          <w:rtl/>
        </w:rPr>
      </w:pPr>
      <w:r w:rsidRPr="000E1A90">
        <w:rPr>
          <w:rStyle w:val="afffff3"/>
          <w:rFonts w:hint="cs"/>
          <w:rtl/>
        </w:rPr>
        <w:t>לא ס</w:t>
      </w:r>
      <w:r w:rsidRPr="000E1A90">
        <w:rPr>
          <w:rStyle w:val="afffff3"/>
          <w:rtl/>
        </w:rPr>
        <w:t>"</w:t>
      </w:r>
      <w:r w:rsidRPr="000E1A90">
        <w:rPr>
          <w:rStyle w:val="afffff3"/>
          <w:rFonts w:hint="cs"/>
          <w:rtl/>
        </w:rPr>
        <w:t xml:space="preserve">ל כשמואל </w:t>
      </w:r>
      <w:r w:rsidRPr="00224C4C">
        <w:rPr>
          <w:rFonts w:ascii="Fb Fontext" w:hAnsi="Fb Fontext" w:hint="cs"/>
          <w:sz w:val="32"/>
          <w:rtl/>
        </w:rPr>
        <w:t>דחשש</w:t>
      </w:r>
      <w:r w:rsidR="00A40F07">
        <w:rPr>
          <w:rFonts w:ascii="Fb Fontext" w:hAnsi="Fb Fontext" w:hint="cs"/>
          <w:sz w:val="32"/>
          <w:rtl/>
        </w:rPr>
        <w:t>,</w:t>
      </w:r>
      <w:r w:rsidRPr="00224C4C">
        <w:rPr>
          <w:rFonts w:ascii="Fb Fontext" w:hAnsi="Fb Fontext" w:hint="cs"/>
          <w:sz w:val="32"/>
          <w:rtl/>
        </w:rPr>
        <w:t xml:space="preserve"> ואמרה לו אמו שבאותו יום שקידש היה שו</w:t>
      </w:r>
      <w:r w:rsidRPr="00224C4C">
        <w:rPr>
          <w:rFonts w:ascii="Fb Fontext" w:hAnsi="Fb Fontext"/>
          <w:sz w:val="32"/>
          <w:rtl/>
        </w:rPr>
        <w:t>"</w:t>
      </w:r>
      <w:r w:rsidRPr="00224C4C">
        <w:rPr>
          <w:rFonts w:ascii="Fb Fontext" w:hAnsi="Fb Fontext" w:hint="cs"/>
          <w:sz w:val="32"/>
          <w:rtl/>
        </w:rPr>
        <w:t xml:space="preserve">פ, </w:t>
      </w:r>
      <w:r w:rsidRPr="00A40F07">
        <w:rPr>
          <w:rStyle w:val="afffff3"/>
          <w:rFonts w:hint="cs"/>
          <w:rtl/>
        </w:rPr>
        <w:t>א</w:t>
      </w:r>
      <w:r w:rsidRPr="00A40F07">
        <w:rPr>
          <w:rStyle w:val="afffff3"/>
          <w:rtl/>
        </w:rPr>
        <w:t>"</w:t>
      </w:r>
      <w:r w:rsidRPr="00A40F07">
        <w:rPr>
          <w:rStyle w:val="afffff3"/>
          <w:rFonts w:hint="cs"/>
          <w:rtl/>
        </w:rPr>
        <w:t>ל</w:t>
      </w:r>
      <w:r w:rsidRPr="00224C4C">
        <w:rPr>
          <w:rFonts w:ascii="Fb Fontext" w:hAnsi="Fb Fontext" w:hint="cs"/>
          <w:sz w:val="32"/>
          <w:rtl/>
        </w:rPr>
        <w:t xml:space="preserve"> שאינה יכולה לאסור</w:t>
      </w:r>
      <w:r w:rsidR="00A40F07">
        <w:rPr>
          <w:rFonts w:ascii="Fb Fontext" w:hAnsi="Fb Fontext" w:hint="cs"/>
          <w:sz w:val="32"/>
          <w:rtl/>
        </w:rPr>
        <w:t>,</w:t>
      </w:r>
    </w:p>
    <w:p w14:paraId="22DB21B8" w14:textId="77777777" w:rsidR="00A85AC8" w:rsidRPr="00E600D8" w:rsidRDefault="006E0774" w:rsidP="000E1A90">
      <w:pPr>
        <w:pStyle w:val="38"/>
        <w:framePr w:wrap="notBeside"/>
        <w:rPr>
          <w:rtl/>
        </w:rPr>
      </w:pPr>
      <w:r w:rsidRPr="00E600D8">
        <w:rPr>
          <w:rFonts w:hint="cs"/>
          <w:rtl/>
        </w:rPr>
        <w:t>כמעשה ד</w:t>
      </w:r>
      <w:r w:rsidR="00A40F07" w:rsidRPr="00E600D8">
        <w:rPr>
          <w:rFonts w:hint="cs"/>
          <w:rtl/>
        </w:rPr>
        <w:t>אשת ר''ח</w:t>
      </w:r>
      <w:r w:rsidR="00A85AC8" w:rsidRPr="00E600D8">
        <w:rPr>
          <w:rtl/>
        </w:rPr>
        <w:t>:</w:t>
      </w:r>
    </w:p>
    <w:p w14:paraId="006E54A1" w14:textId="30616136" w:rsidR="009469D7" w:rsidRDefault="006E0774" w:rsidP="00DA579D">
      <w:pPr>
        <w:rPr>
          <w:rFonts w:ascii="Fb Fontext" w:hAnsi="Fb Fontext"/>
          <w:spacing w:val="2"/>
          <w:rtl/>
        </w:rPr>
      </w:pPr>
      <w:r w:rsidRPr="00A40F07">
        <w:rPr>
          <w:rFonts w:ascii="Fb Fontext" w:hAnsi="Fb Fontext" w:hint="cs"/>
          <w:spacing w:val="2"/>
          <w:rtl/>
        </w:rPr>
        <w:t>היה לה צער לידה ואמרה שקיבל אביה קידושין כשהיתה קטנה</w:t>
      </w:r>
      <w:r w:rsidR="00DA579D" w:rsidRPr="00A40F07">
        <w:rPr>
          <w:rFonts w:ascii="Fb Fontext" w:hAnsi="Fb Fontext" w:hint="cs"/>
          <w:spacing w:val="2"/>
          <w:rtl/>
        </w:rPr>
        <w:t>,</w:t>
      </w:r>
    </w:p>
    <w:p w14:paraId="5F474A7D" w14:textId="77777777" w:rsidR="00A85AC8" w:rsidRPr="00E600D8" w:rsidRDefault="006E0774" w:rsidP="00A40F07">
      <w:pPr>
        <w:pStyle w:val="38"/>
        <w:framePr w:wrap="notBeside"/>
        <w:rPr>
          <w:rtl/>
        </w:rPr>
      </w:pPr>
      <w:r w:rsidRPr="00E600D8">
        <w:rPr>
          <w:rFonts w:hint="cs"/>
          <w:rtl/>
        </w:rPr>
        <w:t>וא</w:t>
      </w:r>
      <w:r w:rsidRPr="00E600D8">
        <w:rPr>
          <w:rtl/>
        </w:rPr>
        <w:t>"</w:t>
      </w:r>
      <w:r w:rsidRPr="00E600D8">
        <w:rPr>
          <w:rFonts w:hint="cs"/>
          <w:rtl/>
        </w:rPr>
        <w:t>ל</w:t>
      </w:r>
      <w:r w:rsidR="00A85AC8" w:rsidRPr="00E600D8">
        <w:rPr>
          <w:rtl/>
        </w:rPr>
        <w:t>:</w:t>
      </w:r>
    </w:p>
    <w:p w14:paraId="42D717EA" w14:textId="5682496A" w:rsidR="006E0774" w:rsidRPr="00131640" w:rsidRDefault="006E0774" w:rsidP="00DA579D">
      <w:pPr>
        <w:rPr>
          <w:rtl/>
        </w:rPr>
      </w:pPr>
      <w:r w:rsidRPr="00224C4C">
        <w:rPr>
          <w:rFonts w:ascii="Fb Fontext" w:hAnsi="Fb Fontext" w:hint="cs"/>
          <w:rtl/>
        </w:rPr>
        <w:t>שאינה יכולה לאוסרה עליו</w:t>
      </w:r>
      <w:r w:rsidR="00DA579D">
        <w:rPr>
          <w:rFonts w:ascii="Fb Fontext" w:hAnsi="Fb Fontext" w:hint="cs"/>
          <w:rtl/>
        </w:rPr>
        <w:t xml:space="preserve">, </w:t>
      </w:r>
      <w:r w:rsidRPr="00224C4C">
        <w:rPr>
          <w:rFonts w:ascii="Fb Fontext" w:hAnsi="Fb Fontext" w:hint="cs"/>
          <w:rtl/>
        </w:rPr>
        <w:t>ו</w:t>
      </w:r>
      <w:r w:rsidR="00DA579D">
        <w:rPr>
          <w:rFonts w:ascii="Fb Fontext" w:hAnsi="Fb Fontext" w:hint="cs"/>
          <w:rtl/>
        </w:rPr>
        <w:t>אף</w:t>
      </w:r>
      <w:r w:rsidRPr="00224C4C">
        <w:rPr>
          <w:rFonts w:ascii="Fb Fontext" w:hAnsi="Fb Fontext" w:hint="cs"/>
          <w:rtl/>
        </w:rPr>
        <w:t xml:space="preserve"> דיתכן ויש עדים באידית שהיה שו</w:t>
      </w:r>
      <w:r w:rsidRPr="00224C4C">
        <w:rPr>
          <w:rFonts w:ascii="Fb Fontext" w:hAnsi="Fb Fontext"/>
          <w:rtl/>
        </w:rPr>
        <w:t>"</w:t>
      </w:r>
      <w:r w:rsidRPr="00224C4C">
        <w:rPr>
          <w:rFonts w:ascii="Fb Fontext" w:hAnsi="Fb Fontext" w:hint="cs"/>
          <w:rtl/>
        </w:rPr>
        <w:t>פ באותו יום מ</w:t>
      </w:r>
      <w:r w:rsidRPr="00224C4C">
        <w:rPr>
          <w:rFonts w:ascii="Fb Fontext" w:hAnsi="Fb Fontext"/>
          <w:rtl/>
        </w:rPr>
        <w:t>"</w:t>
      </w:r>
      <w:r w:rsidRPr="00224C4C">
        <w:rPr>
          <w:rFonts w:ascii="Fb Fontext" w:hAnsi="Fb Fontext" w:hint="cs"/>
          <w:rtl/>
        </w:rPr>
        <w:t>מ עכשיו אינם לפנינו</w:t>
      </w:r>
    </w:p>
    <w:p w14:paraId="6D121A5F" w14:textId="77777777" w:rsidR="00A85AC8" w:rsidRPr="00E600D8" w:rsidRDefault="006E0774" w:rsidP="00DA579D">
      <w:pPr>
        <w:pStyle w:val="38"/>
        <w:framePr w:wrap="notBeside"/>
        <w:rPr>
          <w:rtl/>
        </w:rPr>
      </w:pPr>
      <w:r w:rsidRPr="00E600D8">
        <w:rPr>
          <w:rFonts w:hint="cs"/>
          <w:rtl/>
        </w:rPr>
        <w:t>כר</w:t>
      </w:r>
      <w:r w:rsidRPr="00E600D8">
        <w:rPr>
          <w:rtl/>
        </w:rPr>
        <w:t>"</w:t>
      </w:r>
      <w:r w:rsidRPr="00E600D8">
        <w:rPr>
          <w:rFonts w:hint="cs"/>
          <w:rtl/>
        </w:rPr>
        <w:t>ח</w:t>
      </w:r>
      <w:r w:rsidR="00A85AC8" w:rsidRPr="00E600D8">
        <w:rPr>
          <w:rtl/>
        </w:rPr>
        <w:t>:</w:t>
      </w:r>
    </w:p>
    <w:p w14:paraId="50BD4060" w14:textId="78584313" w:rsidR="006E0774" w:rsidRPr="00131640" w:rsidRDefault="006E0774" w:rsidP="006E0774">
      <w:pPr>
        <w:rPr>
          <w:rtl/>
        </w:rPr>
      </w:pPr>
      <w:r w:rsidRPr="00224C4C">
        <w:rPr>
          <w:rFonts w:ascii="Fb Fontext" w:hAnsi="Fb Fontext" w:hint="cs"/>
          <w:rtl/>
        </w:rPr>
        <w:t>ד</w:t>
      </w:r>
      <w:r w:rsidRPr="00224C4C">
        <w:rPr>
          <w:rFonts w:ascii="Fb Fontext" w:hAnsi="Fb Fontext"/>
          <w:rtl/>
        </w:rPr>
        <w:t>עידיה בצד אסתן ותיאסר?</w:t>
      </w:r>
    </w:p>
    <w:p w14:paraId="05C732D4" w14:textId="77777777" w:rsidR="00A85AC8" w:rsidRPr="00E600D8" w:rsidRDefault="006E0774" w:rsidP="00DA579D">
      <w:pPr>
        <w:pStyle w:val="38"/>
        <w:framePr w:wrap="notBeside"/>
        <w:rPr>
          <w:rtl/>
        </w:rPr>
      </w:pPr>
      <w:r w:rsidRPr="00E600D8">
        <w:rPr>
          <w:rtl/>
        </w:rPr>
        <w:t xml:space="preserve">אביי ורבא </w:t>
      </w:r>
      <w:r w:rsidR="007C2F80" w:rsidRPr="00E600D8">
        <w:rPr>
          <w:rFonts w:hint="cs"/>
          <w:rtl/>
        </w:rPr>
        <w:t>לא כר''ח</w:t>
      </w:r>
      <w:r w:rsidR="00A85AC8" w:rsidRPr="00E600D8">
        <w:rPr>
          <w:rtl/>
        </w:rPr>
        <w:t>:</w:t>
      </w:r>
    </w:p>
    <w:p w14:paraId="16BC79C0" w14:textId="4934B316" w:rsidR="009469D7" w:rsidRDefault="006E0774" w:rsidP="006E0774">
      <w:pPr>
        <w:rPr>
          <w:rFonts w:ascii="Fb Fontext" w:hAnsi="Fb Fontext"/>
          <w:spacing w:val="2"/>
          <w:sz w:val="32"/>
          <w:rtl/>
        </w:rPr>
      </w:pPr>
      <w:r w:rsidRPr="007C2F80">
        <w:rPr>
          <w:rFonts w:ascii="Fb Fontext" w:hAnsi="Fb Fontext" w:hint="cs"/>
          <w:spacing w:val="2"/>
          <w:sz w:val="32"/>
          <w:rtl/>
        </w:rPr>
        <w:t>ד</w:t>
      </w:r>
      <w:r w:rsidRPr="007C2F80">
        <w:rPr>
          <w:rFonts w:ascii="Fb Fontext" w:hAnsi="Fb Fontext"/>
          <w:spacing w:val="2"/>
          <w:sz w:val="32"/>
          <w:rtl/>
        </w:rPr>
        <w:t>אם הקילו בשבויה דמנוולה נפשה גבי שבאי, נקל באשת איש?</w:t>
      </w:r>
    </w:p>
    <w:p w14:paraId="581898DA" w14:textId="77777777" w:rsidR="009469D7" w:rsidRDefault="006E0774" w:rsidP="006E0774">
      <w:pPr>
        <w:rPr>
          <w:rFonts w:ascii="Fb Fontext" w:hAnsi="Fb Fontext"/>
          <w:sz w:val="32"/>
          <w:rtl/>
        </w:rPr>
      </w:pPr>
      <w:r w:rsidRPr="00224C4C">
        <w:rPr>
          <w:rFonts w:ascii="Fb Fontext" w:hAnsi="Fb Fontext" w:hint="cs"/>
          <w:sz w:val="32"/>
          <w:rtl/>
        </w:rPr>
        <w:t xml:space="preserve">נשאר מאותה </w:t>
      </w:r>
      <w:r w:rsidRPr="00224C4C">
        <w:rPr>
          <w:rFonts w:ascii="Fb Fontext" w:hAnsi="Fb Fontext"/>
          <w:sz w:val="32"/>
          <w:rtl/>
        </w:rPr>
        <w:t>משפחה בסורא</w:t>
      </w:r>
      <w:r w:rsidR="008608BD">
        <w:rPr>
          <w:rFonts w:ascii="Fb Fontext" w:hAnsi="Fb Fontext" w:hint="cs"/>
          <w:sz w:val="32"/>
          <w:rtl/>
        </w:rPr>
        <w:t>,</w:t>
      </w:r>
      <w:r w:rsidRPr="00224C4C">
        <w:rPr>
          <w:rFonts w:ascii="Fb Fontext" w:hAnsi="Fb Fontext"/>
          <w:sz w:val="32"/>
          <w:rtl/>
        </w:rPr>
        <w:t xml:space="preserve"> ופרשו רבנן מינה,</w:t>
      </w:r>
    </w:p>
    <w:p w14:paraId="0A5CE91E" w14:textId="77777777" w:rsidR="00A85AC8" w:rsidRPr="00E600D8" w:rsidRDefault="006E0774" w:rsidP="008608BD">
      <w:pPr>
        <w:pStyle w:val="38"/>
        <w:framePr w:wrap="notBeside"/>
        <w:rPr>
          <w:rtl/>
        </w:rPr>
      </w:pPr>
      <w:r w:rsidRPr="00E600D8">
        <w:rPr>
          <w:rtl/>
        </w:rPr>
        <w:t>ולא</w:t>
      </w:r>
      <w:r w:rsidRPr="00E600D8">
        <w:rPr>
          <w:rFonts w:hint="cs"/>
          <w:rtl/>
        </w:rPr>
        <w:t xml:space="preserve"> משום</w:t>
      </w:r>
      <w:r w:rsidR="00A85AC8" w:rsidRPr="00E600D8">
        <w:rPr>
          <w:rtl/>
        </w:rPr>
        <w:t>:</w:t>
      </w:r>
    </w:p>
    <w:p w14:paraId="075B90F3" w14:textId="057F93FC" w:rsidR="006E0774" w:rsidRPr="00131640" w:rsidRDefault="006E0774" w:rsidP="006E0774">
      <w:pPr>
        <w:rPr>
          <w:rtl/>
        </w:rPr>
      </w:pPr>
      <w:r w:rsidRPr="00224C4C">
        <w:rPr>
          <w:rFonts w:ascii="Fb Fontext" w:hAnsi="Fb Fontext" w:hint="cs"/>
          <w:sz w:val="32"/>
          <w:rtl/>
        </w:rPr>
        <w:t>שסבר</w:t>
      </w:r>
      <w:r w:rsidRPr="00224C4C">
        <w:rPr>
          <w:rFonts w:ascii="Fb Fontext" w:hAnsi="Fb Fontext"/>
          <w:sz w:val="32"/>
          <w:rtl/>
        </w:rPr>
        <w:t xml:space="preserve">ו </w:t>
      </w:r>
      <w:r w:rsidRPr="00224C4C">
        <w:rPr>
          <w:rFonts w:ascii="Fb Fontext" w:hAnsi="Fb Fontext" w:hint="cs"/>
          <w:sz w:val="32"/>
          <w:rtl/>
        </w:rPr>
        <w:t>כ</w:t>
      </w:r>
      <w:r w:rsidRPr="00224C4C">
        <w:rPr>
          <w:rFonts w:ascii="Fb Fontext" w:hAnsi="Fb Fontext"/>
          <w:sz w:val="32"/>
          <w:rtl/>
        </w:rPr>
        <w:t xml:space="preserve">שמואל </w:t>
      </w:r>
      <w:r w:rsidRPr="00DA579D">
        <w:rPr>
          <w:rStyle w:val="afffff5"/>
          <w:rFonts w:hint="cs"/>
          <w:rtl/>
        </w:rPr>
        <w:t>[דשמא שו</w:t>
      </w:r>
      <w:r w:rsidRPr="00DA579D">
        <w:rPr>
          <w:rStyle w:val="afffff5"/>
          <w:rtl/>
        </w:rPr>
        <w:t>"</w:t>
      </w:r>
      <w:r w:rsidRPr="00DA579D">
        <w:rPr>
          <w:rStyle w:val="afffff5"/>
          <w:rFonts w:hint="cs"/>
          <w:rtl/>
        </w:rPr>
        <w:t>פ במדי]</w:t>
      </w:r>
      <w:r w:rsidRPr="00DA579D">
        <w:rPr>
          <w:rStyle w:val="afffff5"/>
          <w:rtl/>
        </w:rPr>
        <w:t>,</w:t>
      </w:r>
      <w:r w:rsidRPr="00224C4C">
        <w:rPr>
          <w:rFonts w:ascii="Fb Fontext" w:hAnsi="Fb Fontext"/>
          <w:sz w:val="32"/>
          <w:rtl/>
        </w:rPr>
        <w:t xml:space="preserve"> </w:t>
      </w:r>
      <w:r w:rsidR="008608BD">
        <w:rPr>
          <w:rFonts w:ascii="Fb Fontext" w:hAnsi="Fb Fontext" w:hint="cs"/>
          <w:sz w:val="32"/>
          <w:rtl/>
        </w:rPr>
        <w:t xml:space="preserve">- </w:t>
      </w:r>
      <w:r w:rsidRPr="00224C4C">
        <w:rPr>
          <w:rFonts w:ascii="Fb Fontext" w:hAnsi="Fb Fontext"/>
          <w:sz w:val="32"/>
          <w:rtl/>
        </w:rPr>
        <w:t>אלא דס"</w:t>
      </w:r>
      <w:r w:rsidRPr="00224C4C">
        <w:rPr>
          <w:rFonts w:ascii="Fb Fontext" w:hAnsi="Fb Fontext" w:hint="cs"/>
          <w:sz w:val="32"/>
          <w:rtl/>
        </w:rPr>
        <w:t xml:space="preserve">ל </w:t>
      </w:r>
      <w:r w:rsidRPr="00224C4C">
        <w:rPr>
          <w:rFonts w:ascii="Fb Fontext" w:hAnsi="Fb Fontext"/>
          <w:sz w:val="32"/>
          <w:rtl/>
        </w:rPr>
        <w:t>כאביי ורבא.</w:t>
      </w:r>
    </w:p>
    <w:p w14:paraId="5ED4673C" w14:textId="77777777" w:rsidR="006E0774" w:rsidRPr="00131640" w:rsidRDefault="006E0774" w:rsidP="00841728">
      <w:pPr>
        <w:pStyle w:val="affffb"/>
        <w:rPr>
          <w:rtl/>
        </w:rPr>
        <w:pPrChange w:id="90087" w:author="קלוד" w:date="2026-10-08T12:07:40Z">
          <w:pPr>
            <w:pStyle w:val="affb"/>
          </w:pPr>
        </w:pPrChange>
      </w:pPr>
      <w:del w:id="90085" w:author="קלוד" w:date="2026-10-08T12:07:40Z">
        <w:r w:rsidRPr="00224C4C">
          <w:rPr>
            <w:rFonts w:hint="cs"/>
            <w:rtl/>
          </w:rPr>
          <w:delText xml:space="preserve">׹</w:delText>
        </w:r>
      </w:del>
      <w:ins w:id="90086" w:author="קלוד" w:date="2026-10-08T12:07:40Z">
        <w:r>
          <w:rPr>
            <w:color w:val="7B3F00"/>
          </w:rPr>
          <w:t xml:space="preserve">מקדש בשוק - מלקות וגט</w:t>
        </w:r>
      </w:ins>
    </w:p>
    <w:p w14:paraId="1C367E36" w14:textId="2B998D90" w:rsidR="00A85AC8" w:rsidRPr="00E600D8" w:rsidRDefault="007E4EB7" w:rsidP="00DA579D">
      <w:pPr>
        <w:pStyle w:val="38"/>
        <w:framePr w:wrap="notBeside"/>
        <w:rPr>
          <w:rtl/>
        </w:rPr>
      </w:pPr>
      <w:r w:rsidRPr="00E600D8">
        <w:rPr>
          <w:rFonts w:hint="cs"/>
          <w:rtl/>
        </w:rPr>
        <w:t>רב יוסף</w:t>
      </w:r>
      <w:r w:rsidR="00A85AC8" w:rsidRPr="00E600D8">
        <w:rPr>
          <w:rFonts w:hint="cs"/>
          <w:rtl/>
        </w:rPr>
        <w:t>:</w:t>
      </w:r>
    </w:p>
    <w:p w14:paraId="1589420A" w14:textId="46829FBA" w:rsidR="006E0774" w:rsidRPr="00131640" w:rsidRDefault="007E4EB7" w:rsidP="007E4EB7">
      <w:pPr>
        <w:rPr>
          <w:rtl/>
        </w:rPr>
      </w:pPr>
      <w:r w:rsidRPr="007C4CD2">
        <w:rPr>
          <w:rStyle w:val="affffc"/>
          <w:rFonts w:hint="cs"/>
          <w:spacing w:val="2"/>
          <w:rtl/>
        </w:rPr>
        <w:t xml:space="preserve">באחד </w:t>
      </w:r>
      <w:r w:rsidR="006E0774" w:rsidRPr="007C4CD2">
        <w:rPr>
          <w:rStyle w:val="affffc"/>
          <w:rFonts w:hint="cs"/>
          <w:spacing w:val="2"/>
          <w:rtl/>
        </w:rPr>
        <w:t xml:space="preserve">שקידש בבד הדס </w:t>
      </w:r>
      <w:r w:rsidR="006E0774" w:rsidRPr="007C4CD2">
        <w:rPr>
          <w:rStyle w:val="affffc"/>
          <w:spacing w:val="2"/>
          <w:rtl/>
        </w:rPr>
        <w:t>בשוק</w:t>
      </w:r>
      <w:r w:rsidR="006E0774" w:rsidRPr="007C4CD2">
        <w:rPr>
          <w:rFonts w:ascii="Fb Fontext" w:hAnsi="Fb Fontext"/>
          <w:spacing w:val="2"/>
          <w:sz w:val="32"/>
          <w:rtl/>
        </w:rPr>
        <w:t xml:space="preserve"> </w:t>
      </w:r>
      <w:r w:rsidRPr="007C4CD2">
        <w:rPr>
          <w:rFonts w:ascii="Fb Fontext" w:hAnsi="Fb Fontext" w:hint="cs"/>
          <w:spacing w:val="2"/>
          <w:sz w:val="32"/>
          <w:rtl/>
        </w:rPr>
        <w:t>-</w:t>
      </w:r>
      <w:r w:rsidR="00CD78B4" w:rsidRPr="007C4CD2">
        <w:rPr>
          <w:rFonts w:ascii="Fb Fontext" w:hAnsi="Fb Fontext" w:hint="cs"/>
          <w:spacing w:val="2"/>
          <w:sz w:val="32"/>
          <w:rtl/>
        </w:rPr>
        <w:t>הלקהו</w:t>
      </w:r>
      <w:r w:rsidR="006E0774" w:rsidRPr="007C4CD2">
        <w:rPr>
          <w:rFonts w:ascii="Fb Fontext" w:hAnsi="Fb Fontext" w:hint="cs"/>
          <w:spacing w:val="2"/>
          <w:sz w:val="32"/>
          <w:rtl/>
        </w:rPr>
        <w:t xml:space="preserve"> כרב</w:t>
      </w:r>
      <w:r w:rsidR="00CD78B4" w:rsidRPr="007C4CD2">
        <w:rPr>
          <w:rFonts w:ascii="Fb Fontext" w:hAnsi="Fb Fontext" w:hint="cs"/>
          <w:spacing w:val="2"/>
          <w:sz w:val="32"/>
          <w:rtl/>
        </w:rPr>
        <w:t>,</w:t>
      </w:r>
      <w:r w:rsidR="006E0774" w:rsidRPr="007C4CD2">
        <w:rPr>
          <w:rFonts w:ascii="Fb Fontext" w:hAnsi="Fb Fontext" w:hint="cs"/>
          <w:spacing w:val="2"/>
          <w:sz w:val="32"/>
          <w:rtl/>
        </w:rPr>
        <w:t xml:space="preserve"> וצריך גט כשמואל</w:t>
      </w:r>
      <w:r w:rsidR="00CD78B4" w:rsidRPr="007C4CD2">
        <w:rPr>
          <w:rFonts w:ascii="Fb Fontext" w:hAnsi="Fb Fontext" w:hint="cs"/>
          <w:spacing w:val="2"/>
          <w:sz w:val="32"/>
          <w:rtl/>
        </w:rPr>
        <w:t>,</w:t>
      </w:r>
    </w:p>
    <w:p w14:paraId="4DB739EC" w14:textId="5A65BCDD" w:rsidR="006E0774" w:rsidRPr="00131640" w:rsidRDefault="006E0774" w:rsidP="006E0774">
      <w:pPr>
        <w:rPr>
          <w:rtl/>
        </w:rPr>
      </w:pPr>
      <w:r w:rsidRPr="00224C4C">
        <w:rPr>
          <w:rFonts w:ascii="Fb Fontext" w:hAnsi="Fb Fontext"/>
          <w:rtl/>
        </w:rPr>
        <w:t>דרב מ</w:t>
      </w:r>
      <w:r w:rsidR="00CD78B4">
        <w:rPr>
          <w:rFonts w:ascii="Fb Fontext" w:hAnsi="Fb Fontext" w:hint="cs"/>
          <w:rtl/>
        </w:rPr>
        <w:t>לקה</w:t>
      </w:r>
      <w:r w:rsidRPr="00224C4C">
        <w:rPr>
          <w:rFonts w:ascii="Fb Fontext" w:hAnsi="Fb Fontext"/>
          <w:rtl/>
        </w:rPr>
        <w:t xml:space="preserve"> על </w:t>
      </w:r>
      <w:r w:rsidR="007C4CD2">
        <w:rPr>
          <w:rFonts w:ascii="Fb Fontext" w:hAnsi="Fb Fontext" w:hint="cs"/>
          <w:rtl/>
        </w:rPr>
        <w:t>ה</w:t>
      </w:r>
      <w:r w:rsidRPr="00224C4C">
        <w:rPr>
          <w:rFonts w:ascii="Fb Fontext" w:hAnsi="Fb Fontext"/>
          <w:rtl/>
        </w:rPr>
        <w:t xml:space="preserve">מקדש בשוק, ועל </w:t>
      </w:r>
      <w:r w:rsidR="007C4CD2">
        <w:rPr>
          <w:rFonts w:ascii="Fb Fontext" w:hAnsi="Fb Fontext" w:hint="cs"/>
          <w:rtl/>
        </w:rPr>
        <w:t>ה</w:t>
      </w:r>
      <w:r w:rsidRPr="00224C4C">
        <w:rPr>
          <w:rFonts w:ascii="Fb Fontext" w:hAnsi="Fb Fontext"/>
          <w:rtl/>
        </w:rPr>
        <w:t xml:space="preserve">מקדש בביאה, ועל </w:t>
      </w:r>
      <w:r w:rsidR="007C4CD2">
        <w:rPr>
          <w:rFonts w:ascii="Fb Fontext" w:hAnsi="Fb Fontext" w:hint="cs"/>
          <w:rtl/>
        </w:rPr>
        <w:t>ה</w:t>
      </w:r>
      <w:r w:rsidRPr="00224C4C">
        <w:rPr>
          <w:rFonts w:ascii="Fb Fontext" w:hAnsi="Fb Fontext"/>
          <w:rtl/>
        </w:rPr>
        <w:t xml:space="preserve">מקדש בלא שידוכי, ועל </w:t>
      </w:r>
      <w:r w:rsidR="007C4CD2">
        <w:rPr>
          <w:rFonts w:ascii="Fb Fontext" w:hAnsi="Fb Fontext" w:hint="cs"/>
          <w:rtl/>
        </w:rPr>
        <w:t>ה</w:t>
      </w:r>
      <w:r w:rsidRPr="00224C4C">
        <w:rPr>
          <w:rFonts w:ascii="Fb Fontext" w:hAnsi="Fb Fontext"/>
          <w:rtl/>
        </w:rPr>
        <w:t>מבטל גט, ועל מ</w:t>
      </w:r>
      <w:r w:rsidR="007C4CD2">
        <w:rPr>
          <w:rFonts w:ascii="Fb Fontext" w:hAnsi="Fb Fontext" w:hint="cs"/>
          <w:rtl/>
        </w:rPr>
        <w:t>ו</w:t>
      </w:r>
      <w:r w:rsidRPr="00224C4C">
        <w:rPr>
          <w:rFonts w:ascii="Fb Fontext" w:hAnsi="Fb Fontext"/>
          <w:rtl/>
        </w:rPr>
        <w:t xml:space="preserve">סר מודעא אגיטא, ועל דמצער שלוחא דרבנן, ועל </w:t>
      </w:r>
      <w:r w:rsidRPr="00224C4C">
        <w:rPr>
          <w:rFonts w:ascii="Fb Fontext" w:hAnsi="Fb Fontext" w:hint="cs"/>
          <w:rtl/>
        </w:rPr>
        <w:t>שחל עליו</w:t>
      </w:r>
      <w:r w:rsidR="002F2C97">
        <w:rPr>
          <w:rFonts w:ascii="Fb Fontext" w:hAnsi="Fb Fontext" w:hint="cs"/>
          <w:rtl/>
        </w:rPr>
        <w:t xml:space="preserve"> נידוי</w:t>
      </w:r>
      <w:r w:rsidRPr="00224C4C">
        <w:rPr>
          <w:rFonts w:ascii="Fb Fontext" w:hAnsi="Fb Fontext" w:hint="cs"/>
          <w:rtl/>
        </w:rPr>
        <w:t xml:space="preserve"> ל' יום</w:t>
      </w:r>
      <w:r w:rsidRPr="00224C4C">
        <w:rPr>
          <w:rFonts w:ascii="Fb Fontext" w:hAnsi="Fb Fontext"/>
          <w:rtl/>
        </w:rPr>
        <w:t>, ועל חת</w:t>
      </w:r>
      <w:r w:rsidRPr="00224C4C">
        <w:rPr>
          <w:rFonts w:ascii="Fb Fontext" w:hAnsi="Fb Fontext" w:hint="cs"/>
          <w:rtl/>
        </w:rPr>
        <w:t xml:space="preserve">ן </w:t>
      </w:r>
      <w:r w:rsidRPr="00210DF6">
        <w:rPr>
          <w:rStyle w:val="afffa"/>
          <w:rFonts w:ascii="Fb Fontext" w:hAnsi="Fb Fontext" w:cs="BA TM • Vilna Extra-Bold" w:hint="cs"/>
          <w:bCs w:val="0"/>
          <w:rtl/>
        </w:rPr>
        <w:t>הגר</w:t>
      </w:r>
      <w:r w:rsidRPr="00224C4C">
        <w:rPr>
          <w:rFonts w:ascii="Fb Fontext" w:hAnsi="Fb Fontext" w:hint="cs"/>
          <w:rtl/>
        </w:rPr>
        <w:t xml:space="preserve"> בית חמיו</w:t>
      </w:r>
    </w:p>
    <w:p w14:paraId="4D953039" w14:textId="77777777" w:rsidR="00A85AC8" w:rsidRPr="00E600D8" w:rsidRDefault="006E0774" w:rsidP="00DA579D">
      <w:pPr>
        <w:pStyle w:val="38"/>
        <w:framePr w:wrap="notBeside"/>
        <w:rPr>
          <w:rtl/>
        </w:rPr>
      </w:pPr>
      <w:r w:rsidRPr="00E600D8">
        <w:rPr>
          <w:rFonts w:hint="cs"/>
          <w:rtl/>
        </w:rPr>
        <w:t>והך</w:t>
      </w:r>
      <w:r w:rsidR="00A85AC8" w:rsidRPr="00E600D8">
        <w:rPr>
          <w:rtl/>
        </w:rPr>
        <w:t>:</w:t>
      </w:r>
    </w:p>
    <w:p w14:paraId="0935E6BC" w14:textId="3A223698" w:rsidR="006E0774" w:rsidRPr="00131640" w:rsidRDefault="006E0774" w:rsidP="006E0774">
      <w:pPr>
        <w:rPr>
          <w:rtl/>
        </w:rPr>
      </w:pPr>
      <w:r w:rsidRPr="00224C4C">
        <w:rPr>
          <w:rFonts w:ascii="Fb Fontext" w:hAnsi="Fb Fontext" w:hint="cs"/>
          <w:sz w:val="32"/>
          <w:rtl/>
        </w:rPr>
        <w:t xml:space="preserve">דחתן </w:t>
      </w:r>
      <w:r w:rsidRPr="00210DF6">
        <w:rPr>
          <w:rStyle w:val="afffa"/>
          <w:rFonts w:ascii="Fb Fontext" w:hAnsi="Fb Fontext" w:cs="BA TM • Vilna Extra-Bold" w:hint="cs"/>
          <w:bCs w:val="0"/>
          <w:rtl/>
        </w:rPr>
        <w:t>דחליף</w:t>
      </w:r>
      <w:r w:rsidRPr="00224C4C">
        <w:rPr>
          <w:rFonts w:ascii="Fb Fontext" w:hAnsi="Fb Fontext" w:hint="cs"/>
          <w:sz w:val="32"/>
          <w:rtl/>
        </w:rPr>
        <w:t xml:space="preserve"> בית חמיו </w:t>
      </w:r>
      <w:r w:rsidR="002F2C97">
        <w:rPr>
          <w:rStyle w:val="afffff3"/>
          <w:rFonts w:hint="cs"/>
          <w:rtl/>
        </w:rPr>
        <w:t>ור''ש</w:t>
      </w:r>
      <w:r w:rsidR="00DA579D">
        <w:rPr>
          <w:rStyle w:val="afffff3"/>
          <w:rFonts w:hint="cs"/>
          <w:rtl/>
        </w:rPr>
        <w:t xml:space="preserve"> </w:t>
      </w:r>
      <w:r w:rsidR="00DA579D" w:rsidRPr="00DA579D">
        <w:rPr>
          <w:rStyle w:val="afffff3"/>
          <w:rFonts w:hint="cs"/>
          <w:rtl/>
        </w:rPr>
        <w:t>הלקהו</w:t>
      </w:r>
      <w:r w:rsidR="00DA579D">
        <w:rPr>
          <w:rStyle w:val="afffff3"/>
          <w:rFonts w:hint="cs"/>
          <w:rtl/>
        </w:rPr>
        <w:t xml:space="preserve">- </w:t>
      </w:r>
      <w:r w:rsidRPr="00224C4C">
        <w:rPr>
          <w:rFonts w:ascii="Fb Fontext" w:hAnsi="Fb Fontext" w:hint="cs"/>
          <w:sz w:val="32"/>
          <w:rtl/>
        </w:rPr>
        <w:t>ההוא דחשודה חמותו הימנו.</w:t>
      </w:r>
    </w:p>
    <w:p w14:paraId="34881FD4" w14:textId="5BFC3295" w:rsidR="00A85AC8" w:rsidRPr="00E600D8" w:rsidRDefault="006E0774" w:rsidP="00DA579D">
      <w:pPr>
        <w:pStyle w:val="38"/>
        <w:framePr w:wrap="notBeside"/>
        <w:rPr>
          <w:rtl/>
        </w:rPr>
      </w:pPr>
      <w:r w:rsidRPr="00E600D8">
        <w:rPr>
          <w:rtl/>
        </w:rPr>
        <w:t>נהרדעי</w:t>
      </w:r>
      <w:r w:rsidR="00A85AC8" w:rsidRPr="00E600D8">
        <w:rPr>
          <w:rtl/>
        </w:rPr>
        <w:t>:</w:t>
      </w:r>
    </w:p>
    <w:p w14:paraId="73E15F29" w14:textId="13B226D3" w:rsidR="006E0774" w:rsidRPr="00131640" w:rsidRDefault="006E0774" w:rsidP="006E0774">
      <w:pPr>
        <w:rPr>
          <w:rtl/>
        </w:rPr>
      </w:pPr>
      <w:r w:rsidRPr="00224C4C">
        <w:rPr>
          <w:rFonts w:ascii="Fb Fontext" w:hAnsi="Fb Fontext"/>
          <w:sz w:val="32"/>
          <w:rtl/>
        </w:rPr>
        <w:t>בכול</w:t>
      </w:r>
      <w:r w:rsidR="00DA579D">
        <w:rPr>
          <w:rFonts w:ascii="Fb Fontext" w:hAnsi="Fb Fontext" w:hint="cs"/>
          <w:sz w:val="32"/>
          <w:rtl/>
        </w:rPr>
        <w:t>ם</w:t>
      </w:r>
      <w:r w:rsidRPr="00224C4C">
        <w:rPr>
          <w:rFonts w:ascii="Fb Fontext" w:hAnsi="Fb Fontext"/>
          <w:sz w:val="32"/>
          <w:rtl/>
        </w:rPr>
        <w:t xml:space="preserve"> לא </w:t>
      </w:r>
      <w:r w:rsidR="00DA579D">
        <w:rPr>
          <w:rFonts w:ascii="Fb Fontext" w:hAnsi="Fb Fontext" w:hint="cs"/>
          <w:sz w:val="32"/>
          <w:rtl/>
        </w:rPr>
        <w:t xml:space="preserve">הלקה </w:t>
      </w:r>
      <w:r w:rsidRPr="00224C4C">
        <w:rPr>
          <w:rFonts w:ascii="Fb Fontext" w:hAnsi="Fb Fontext"/>
          <w:sz w:val="32"/>
          <w:rtl/>
        </w:rPr>
        <w:t>רב, אלא על דמקדש בביאה בלא שידוכי.</w:t>
      </w:r>
    </w:p>
    <w:p w14:paraId="5A807329" w14:textId="6B93E8B9" w:rsidR="00A85AC8" w:rsidRPr="00E600D8" w:rsidRDefault="006E0774" w:rsidP="00B96A13">
      <w:pPr>
        <w:pStyle w:val="38"/>
        <w:framePr w:wrap="notBeside"/>
        <w:rPr>
          <w:rtl/>
        </w:rPr>
      </w:pPr>
      <w:r w:rsidRPr="00E600D8">
        <w:rPr>
          <w:rFonts w:hint="cs"/>
          <w:rtl/>
        </w:rPr>
        <w:t>וא</w:t>
      </w:r>
      <w:r w:rsidRPr="00E600D8">
        <w:rPr>
          <w:rtl/>
        </w:rPr>
        <w:t>"</w:t>
      </w:r>
      <w:r w:rsidRPr="00E600D8">
        <w:rPr>
          <w:rFonts w:hint="cs"/>
          <w:rtl/>
        </w:rPr>
        <w:t>ד</w:t>
      </w:r>
      <w:r w:rsidR="00A85AC8" w:rsidRPr="00E600D8">
        <w:rPr>
          <w:rtl/>
        </w:rPr>
        <w:t>:</w:t>
      </w:r>
    </w:p>
    <w:p w14:paraId="280C8FD2" w14:textId="2FF1636F" w:rsidR="006E0774" w:rsidRPr="00131640" w:rsidRDefault="006E0774" w:rsidP="00B96A13">
      <w:pPr>
        <w:spacing w:after="120"/>
        <w:rPr>
          <w:rtl/>
        </w:rPr>
      </w:pPr>
      <w:r w:rsidRPr="00224C4C">
        <w:rPr>
          <w:rFonts w:ascii="Fb Fontext" w:hAnsi="Fb Fontext"/>
          <w:rtl/>
        </w:rPr>
        <w:t xml:space="preserve">ואפילו בשידוכי </w:t>
      </w:r>
      <w:r w:rsidR="00B35B36">
        <w:rPr>
          <w:rFonts w:ascii="Fb Fontext" w:hAnsi="Fb Fontext"/>
          <w:rtl/>
        </w:rPr>
        <w:t>גם</w:t>
      </w:r>
      <w:r w:rsidRPr="00224C4C">
        <w:rPr>
          <w:rFonts w:ascii="Fb Fontext" w:hAnsi="Fb Fontext"/>
          <w:rtl/>
        </w:rPr>
        <w:t>, משום פריצות.</w:t>
      </w:r>
    </w:p>
    <w:p w14:paraId="04F642BC" w14:textId="77777777" w:rsidR="006E0774" w:rsidRPr="00131640" w:rsidRDefault="006E0774" w:rsidP="0010529F">
      <w:pPr>
        <w:pStyle w:val="afff0"/>
        <w:framePr w:wrap="around"/>
        <w:rPr>
          <w:rtl/>
        </w:rPr>
      </w:pPr>
      <w:r w:rsidRPr="00224C4C">
        <w:rPr>
          <w:rFonts w:hint="cs"/>
          <w:rtl/>
        </w:rPr>
        <w:t>יג.</w:t>
      </w:r>
    </w:p>
    <w:p w14:paraId="1BC839FD" w14:textId="77777777" w:rsidR="00A85AC8" w:rsidRPr="00E600D8" w:rsidRDefault="002F2C97" w:rsidP="00DA579D">
      <w:pPr>
        <w:pStyle w:val="38"/>
        <w:framePr w:wrap="notBeside"/>
        <w:rPr>
          <w:rtl/>
        </w:rPr>
      </w:pPr>
      <w:r w:rsidRPr="00E600D8">
        <w:rPr>
          <w:rFonts w:hint="cs"/>
          <w:rtl/>
        </w:rPr>
        <w:t>מעשה</w:t>
      </w:r>
      <w:r w:rsidR="00A85AC8" w:rsidRPr="00E600D8">
        <w:rPr>
          <w:rtl/>
        </w:rPr>
        <w:t>:</w:t>
      </w:r>
    </w:p>
    <w:p w14:paraId="766AD8CC" w14:textId="58464B6B" w:rsidR="006E0774" w:rsidRPr="00131640" w:rsidRDefault="006E0774" w:rsidP="006E0774">
      <w:pPr>
        <w:rPr>
          <w:rtl/>
        </w:rPr>
      </w:pPr>
      <w:r w:rsidRPr="002F2C97">
        <w:rPr>
          <w:rStyle w:val="affffc"/>
          <w:rFonts w:hint="cs"/>
          <w:rtl/>
        </w:rPr>
        <w:t>שקידש במחצלת הדס</w:t>
      </w:r>
      <w:r w:rsidRPr="00224C4C">
        <w:rPr>
          <w:rFonts w:ascii="Fb Fontext" w:hAnsi="Fb Fontext" w:hint="cs"/>
          <w:sz w:val="32"/>
          <w:rtl/>
        </w:rPr>
        <w:t xml:space="preserve"> </w:t>
      </w:r>
      <w:r w:rsidRPr="002F2C97">
        <w:rPr>
          <w:rStyle w:val="afffff3"/>
          <w:rFonts w:hint="cs"/>
          <w:rtl/>
        </w:rPr>
        <w:t>א</w:t>
      </w:r>
      <w:r w:rsidRPr="002F2C97">
        <w:rPr>
          <w:rStyle w:val="afffff3"/>
          <w:rtl/>
        </w:rPr>
        <w:t>"</w:t>
      </w:r>
      <w:r w:rsidRPr="002F2C97">
        <w:rPr>
          <w:rStyle w:val="afffff3"/>
          <w:rFonts w:hint="cs"/>
          <w:rtl/>
        </w:rPr>
        <w:t>ל</w:t>
      </w:r>
      <w:r w:rsidRPr="00224C4C">
        <w:rPr>
          <w:rFonts w:ascii="Fb Fontext" w:hAnsi="Fb Fontext" w:hint="cs"/>
          <w:sz w:val="32"/>
          <w:rtl/>
        </w:rPr>
        <w:t xml:space="preserve"> שאין בזה שו</w:t>
      </w:r>
      <w:r w:rsidRPr="00224C4C">
        <w:rPr>
          <w:rFonts w:ascii="Fb Fontext" w:hAnsi="Fb Fontext"/>
          <w:sz w:val="32"/>
          <w:rtl/>
        </w:rPr>
        <w:t>"</w:t>
      </w:r>
      <w:r w:rsidRPr="00224C4C">
        <w:rPr>
          <w:rFonts w:ascii="Fb Fontext" w:hAnsi="Fb Fontext" w:hint="cs"/>
          <w:sz w:val="32"/>
          <w:rtl/>
        </w:rPr>
        <w:t xml:space="preserve">פ </w:t>
      </w:r>
      <w:r w:rsidRPr="002F2C97">
        <w:rPr>
          <w:rStyle w:val="afffff3"/>
          <w:rFonts w:hint="cs"/>
          <w:rtl/>
        </w:rPr>
        <w:t>א</w:t>
      </w:r>
      <w:r w:rsidRPr="002F2C97">
        <w:rPr>
          <w:rStyle w:val="afffff3"/>
          <w:rtl/>
        </w:rPr>
        <w:t>"</w:t>
      </w:r>
      <w:r w:rsidRPr="002F2C97">
        <w:rPr>
          <w:rStyle w:val="afffff3"/>
          <w:rFonts w:hint="cs"/>
          <w:rtl/>
        </w:rPr>
        <w:t>ל</w:t>
      </w:r>
      <w:r w:rsidRPr="00224C4C">
        <w:rPr>
          <w:rFonts w:ascii="Fb Fontext" w:hAnsi="Fb Fontext" w:hint="cs"/>
          <w:sz w:val="32"/>
          <w:rtl/>
        </w:rPr>
        <w:t xml:space="preserve"> שתיקדש בד'</w:t>
      </w:r>
      <w:r w:rsidRPr="00224C4C">
        <w:rPr>
          <w:rFonts w:ascii="Fb Fontext" w:hAnsi="Fb Fontext"/>
          <w:sz w:val="32"/>
          <w:rtl/>
        </w:rPr>
        <w:t xml:space="preserve"> זוזי </w:t>
      </w:r>
      <w:r w:rsidRPr="00224C4C">
        <w:rPr>
          <w:rFonts w:ascii="Fb Fontext" w:hAnsi="Fb Fontext" w:hint="cs"/>
          <w:sz w:val="32"/>
          <w:rtl/>
        </w:rPr>
        <w:t>שיש</w:t>
      </w:r>
      <w:r w:rsidRPr="00224C4C">
        <w:rPr>
          <w:rFonts w:ascii="Fb Fontext" w:hAnsi="Fb Fontext"/>
          <w:sz w:val="32"/>
          <w:rtl/>
        </w:rPr>
        <w:t xml:space="preserve"> בה, </w:t>
      </w:r>
      <w:r w:rsidRPr="00224C4C">
        <w:rPr>
          <w:rFonts w:ascii="Fb Fontext" w:hAnsi="Fb Fontext" w:hint="cs"/>
          <w:sz w:val="32"/>
          <w:rtl/>
        </w:rPr>
        <w:t xml:space="preserve">לקחה </w:t>
      </w:r>
      <w:r w:rsidRPr="00224C4C">
        <w:rPr>
          <w:rFonts w:ascii="Fb Fontext" w:hAnsi="Fb Fontext"/>
          <w:sz w:val="32"/>
          <w:rtl/>
        </w:rPr>
        <w:t>ו</w:t>
      </w:r>
      <w:r w:rsidRPr="00224C4C">
        <w:rPr>
          <w:rFonts w:ascii="Fb Fontext" w:hAnsi="Fb Fontext" w:hint="cs"/>
          <w:sz w:val="32"/>
          <w:rtl/>
        </w:rPr>
        <w:t>שתקה</w:t>
      </w:r>
    </w:p>
    <w:p w14:paraId="599B81B5" w14:textId="4456FB72" w:rsidR="00A85AC8" w:rsidRPr="00E600D8" w:rsidRDefault="006E0774" w:rsidP="0025411C">
      <w:pPr>
        <w:pStyle w:val="38"/>
        <w:framePr w:wrap="notBeside"/>
        <w:rPr>
          <w:rtl/>
        </w:rPr>
      </w:pPr>
      <w:r w:rsidRPr="00E600D8">
        <w:rPr>
          <w:rtl/>
        </w:rPr>
        <w:t>רבא</w:t>
      </w:r>
      <w:r w:rsidR="00A85AC8" w:rsidRPr="00E600D8">
        <w:rPr>
          <w:rtl/>
        </w:rPr>
        <w:t>:</w:t>
      </w:r>
    </w:p>
    <w:p w14:paraId="7C0BF448" w14:textId="390395ED" w:rsidR="006E0774" w:rsidRPr="00131640" w:rsidRDefault="006E0774" w:rsidP="006E0774">
      <w:pPr>
        <w:rPr>
          <w:rtl/>
        </w:rPr>
      </w:pPr>
      <w:r w:rsidRPr="00224C4C">
        <w:rPr>
          <w:rFonts w:ascii="Fb Fontext" w:hAnsi="Fb Fontext"/>
          <w:rtl/>
        </w:rPr>
        <w:t>הוה ש</w:t>
      </w:r>
      <w:r w:rsidRPr="00210DF6">
        <w:rPr>
          <w:rFonts w:ascii="Fb Fontext" w:hAnsi="Fb Fontext" w:cs="BA TM • Vilna Extra-Bold"/>
          <w:rtl/>
        </w:rPr>
        <w:t>תיק</w:t>
      </w:r>
      <w:r w:rsidRPr="00210DF6">
        <w:rPr>
          <w:rFonts w:ascii="Fb Fontext" w:hAnsi="Fb Fontext" w:cs="BA TM • Vilna Extra-Bold" w:hint="cs"/>
          <w:rtl/>
        </w:rPr>
        <w:t>ה</w:t>
      </w:r>
      <w:r w:rsidRPr="00224C4C">
        <w:rPr>
          <w:rFonts w:ascii="Fb Fontext" w:hAnsi="Fb Fontext"/>
          <w:rtl/>
        </w:rPr>
        <w:t xml:space="preserve"> דלאחר מתן מעות</w:t>
      </w:r>
      <w:r w:rsidRPr="00224C4C">
        <w:rPr>
          <w:rFonts w:ascii="Fb Fontext" w:hAnsi="Fb Fontext" w:hint="cs"/>
          <w:rtl/>
        </w:rPr>
        <w:t xml:space="preserve">- </w:t>
      </w:r>
      <w:r w:rsidR="00F76F05">
        <w:rPr>
          <w:rFonts w:ascii="Fb Fontext" w:hAnsi="Fb Fontext" w:hint="cs"/>
          <w:rtl/>
        </w:rPr>
        <w:t>ו</w:t>
      </w:r>
      <w:r w:rsidRPr="00224C4C">
        <w:rPr>
          <w:rFonts w:ascii="Fb Fontext" w:hAnsi="Fb Fontext"/>
          <w:rtl/>
        </w:rPr>
        <w:t>לאו כלום היא.</w:t>
      </w:r>
    </w:p>
    <w:p w14:paraId="2398A14A" w14:textId="0A949A97" w:rsidR="00A85AC8" w:rsidRPr="00E600D8" w:rsidRDefault="00D54F04" w:rsidP="0025411C">
      <w:pPr>
        <w:pStyle w:val="38"/>
        <w:framePr w:wrap="notBeside"/>
        <w:rPr>
          <w:rtl/>
        </w:rPr>
      </w:pPr>
      <w:r w:rsidRPr="00E600D8">
        <w:rPr>
          <w:rFonts w:hint="cs"/>
          <w:rtl/>
        </w:rPr>
        <w:t>מדתניא</w:t>
      </w:r>
      <w:r w:rsidR="00A85AC8" w:rsidRPr="00E600D8">
        <w:rPr>
          <w:rFonts w:hint="cs"/>
          <w:rtl/>
        </w:rPr>
        <w:t>:</w:t>
      </w:r>
    </w:p>
    <w:p w14:paraId="71A756D4" w14:textId="6B39CDCA" w:rsidR="006E0774" w:rsidRPr="00131640" w:rsidRDefault="006E0774" w:rsidP="006E0774">
      <w:pPr>
        <w:rPr>
          <w:rtl/>
        </w:rPr>
      </w:pPr>
      <w:r w:rsidRPr="00224C4C">
        <w:rPr>
          <w:rFonts w:ascii="Fb Fontext" w:hAnsi="Fb Fontext"/>
          <w:rtl/>
        </w:rPr>
        <w:t>אמר לה כנסי סלע זו בפקדון, וחזר ואמר לה התקדשי לי בו, בשעת מתן מעות - מקודשת,</w:t>
      </w:r>
    </w:p>
    <w:p w14:paraId="3BBAF9C7" w14:textId="77777777" w:rsidR="006E0774" w:rsidRPr="00131640" w:rsidRDefault="006E0774" w:rsidP="006E0774">
      <w:pPr>
        <w:rPr>
          <w:rtl/>
        </w:rPr>
      </w:pPr>
      <w:r w:rsidRPr="00224C4C">
        <w:rPr>
          <w:rFonts w:ascii="Fb Fontext" w:hAnsi="Fb Fontext"/>
          <w:sz w:val="32"/>
          <w:rtl/>
        </w:rPr>
        <w:t>לאחר מתן מעות, רצתה - מקודשת, לא רצתה - אינה מקודשת.</w:t>
      </w:r>
    </w:p>
    <w:p w14:paraId="0F0D1D64" w14:textId="77777777" w:rsidR="006E0774" w:rsidRPr="00131640" w:rsidRDefault="006E0774" w:rsidP="006E0774">
      <w:pPr>
        <w:rPr>
          <w:rtl/>
        </w:rPr>
      </w:pPr>
      <w:r w:rsidRPr="00224C4C">
        <w:rPr>
          <w:rFonts w:ascii="Fb Fontext" w:hAnsi="Fb Fontext" w:hint="cs"/>
          <w:sz w:val="32"/>
          <w:rtl/>
        </w:rPr>
        <w:t>ו'לא רצתה' אין הכוונה שאמרה לא, דא</w:t>
      </w:r>
      <w:r w:rsidRPr="00224C4C">
        <w:rPr>
          <w:rFonts w:ascii="Fb Fontext" w:hAnsi="Fb Fontext"/>
          <w:sz w:val="32"/>
          <w:rtl/>
        </w:rPr>
        <w:t>"</w:t>
      </w:r>
      <w:r w:rsidRPr="00224C4C">
        <w:rPr>
          <w:rFonts w:ascii="Fb Fontext" w:hAnsi="Fb Fontext" w:hint="cs"/>
          <w:sz w:val="32"/>
          <w:rtl/>
        </w:rPr>
        <w:t>ה ברישא בכה</w:t>
      </w:r>
      <w:r w:rsidRPr="00224C4C">
        <w:rPr>
          <w:rFonts w:ascii="Fb Fontext" w:hAnsi="Fb Fontext"/>
          <w:sz w:val="32"/>
          <w:rtl/>
        </w:rPr>
        <w:t>"</w:t>
      </w:r>
      <w:r w:rsidRPr="00224C4C">
        <w:rPr>
          <w:rFonts w:ascii="Fb Fontext" w:hAnsi="Fb Fontext" w:hint="cs"/>
          <w:sz w:val="32"/>
          <w:rtl/>
        </w:rPr>
        <w:t>ג איך הוו קידושין הא אמרה לא</w:t>
      </w:r>
    </w:p>
    <w:p w14:paraId="32CD4FE2" w14:textId="77777777" w:rsidR="00A85AC8" w:rsidRPr="00E600D8" w:rsidRDefault="006E0774" w:rsidP="00F76F05">
      <w:pPr>
        <w:pStyle w:val="38"/>
        <w:framePr w:wrap="notBeside"/>
        <w:rPr>
          <w:rtl/>
        </w:rPr>
      </w:pPr>
      <w:r w:rsidRPr="00E600D8">
        <w:rPr>
          <w:rFonts w:hint="cs"/>
          <w:rtl/>
        </w:rPr>
        <w:t>ובהכרח</w:t>
      </w:r>
      <w:r w:rsidR="00A85AC8" w:rsidRPr="00E600D8">
        <w:rPr>
          <w:rtl/>
        </w:rPr>
        <w:t>:</w:t>
      </w:r>
    </w:p>
    <w:p w14:paraId="052D2D7E" w14:textId="7121A53F" w:rsidR="006E0774" w:rsidRPr="00131640" w:rsidRDefault="006E0774" w:rsidP="00131743">
      <w:pPr>
        <w:spacing w:after="120"/>
        <w:rPr>
          <w:rtl/>
        </w:rPr>
      </w:pPr>
      <w:r w:rsidRPr="00224C4C">
        <w:rPr>
          <w:rFonts w:ascii="Fb Fontext" w:hAnsi="Fb Fontext" w:hint="cs"/>
          <w:rtl/>
        </w:rPr>
        <w:t xml:space="preserve">דרצתה דאמרה </w:t>
      </w:r>
      <w:r w:rsidR="00F76F05">
        <w:rPr>
          <w:rFonts w:ascii="Fb Fontext" w:hAnsi="Fb Fontext" w:hint="cs"/>
          <w:rtl/>
        </w:rPr>
        <w:t>כ</w:t>
      </w:r>
      <w:r w:rsidRPr="00224C4C">
        <w:rPr>
          <w:rFonts w:ascii="Fb Fontext" w:hAnsi="Fb Fontext" w:hint="cs"/>
          <w:rtl/>
        </w:rPr>
        <w:t xml:space="preserve">ן, </w:t>
      </w:r>
      <w:r w:rsidRPr="00210DF6">
        <w:rPr>
          <w:rStyle w:val="afffa"/>
          <w:rFonts w:ascii="Fb Fontext" w:hAnsi="Fb Fontext" w:cs="BA TM • Vilna Extra-Bold" w:hint="cs"/>
          <w:bCs w:val="0"/>
          <w:rtl/>
        </w:rPr>
        <w:t>ולא רצתה דשתקה</w:t>
      </w:r>
      <w:r w:rsidRPr="00224C4C">
        <w:rPr>
          <w:rFonts w:ascii="Fb Fontext" w:hAnsi="Fb Fontext" w:hint="cs"/>
          <w:rtl/>
        </w:rPr>
        <w:t xml:space="preserve"> ו</w:t>
      </w:r>
      <w:r w:rsidRPr="00210DF6">
        <w:rPr>
          <w:rFonts w:ascii="Fb Fontext" w:hAnsi="Fb Fontext" w:cs="BA TM • Vilna Extra-Bold" w:hint="cs"/>
          <w:rtl/>
        </w:rPr>
        <w:t>ש</w:t>
      </w:r>
      <w:r w:rsidRPr="00210DF6">
        <w:rPr>
          <w:rFonts w:ascii="Fb Fontext" w:hAnsi="Fb Fontext" w:cs="BA TM • Vilna Extra-Bold"/>
          <w:rtl/>
        </w:rPr>
        <w:t>"</w:t>
      </w:r>
      <w:r w:rsidRPr="00210DF6">
        <w:rPr>
          <w:rFonts w:ascii="Fb Fontext" w:hAnsi="Fb Fontext" w:cs="BA TM • Vilna Extra-Bold" w:hint="cs"/>
          <w:rtl/>
        </w:rPr>
        <w:t>מ</w:t>
      </w:r>
      <w:r w:rsidRPr="00224C4C">
        <w:rPr>
          <w:rFonts w:ascii="Fb Fontext" w:hAnsi="Fb Fontext" w:hint="cs"/>
          <w:rtl/>
        </w:rPr>
        <w:t xml:space="preserve"> לאו כלום הוא</w:t>
      </w:r>
    </w:p>
    <w:p w14:paraId="682C35CF" w14:textId="77777777" w:rsidR="00A85AC8" w:rsidRPr="00E600D8" w:rsidRDefault="009B3A82" w:rsidP="0025411C">
      <w:pPr>
        <w:pStyle w:val="38"/>
        <w:framePr w:wrap="notBeside"/>
        <w:rPr>
          <w:rtl/>
        </w:rPr>
      </w:pPr>
      <w:r w:rsidRPr="00E600D8">
        <w:rPr>
          <w:rFonts w:hint="cs"/>
          <w:rtl/>
        </w:rPr>
        <w:t>נתקשו</w:t>
      </w:r>
      <w:r w:rsidR="006E0774" w:rsidRPr="00E600D8">
        <w:rPr>
          <w:rtl/>
        </w:rPr>
        <w:t xml:space="preserve"> בפום נהרא</w:t>
      </w:r>
      <w:r w:rsidR="00A85AC8" w:rsidRPr="00E600D8">
        <w:rPr>
          <w:rtl/>
        </w:rPr>
        <w:t>:</w:t>
      </w:r>
    </w:p>
    <w:p w14:paraId="5F556098" w14:textId="1456FCC8" w:rsidR="009469D7" w:rsidRDefault="006E0774" w:rsidP="006E0774">
      <w:pPr>
        <w:rPr>
          <w:rFonts w:ascii="Fb Fontext" w:hAnsi="Fb Fontext"/>
          <w:rtl/>
        </w:rPr>
      </w:pPr>
      <w:r>
        <w:rPr>
          <w:rStyle w:val="afffff3"/>
          <w:rFonts w:ascii="Fb Fontext" w:hAnsi="Fb Fontext"/>
          <w:rtl/>
          <w:rPrChange w:id="9023" w:author="מנוע אמוראים" w:date="2026-10-05T16:42:07Z">
            <w:rPr>
              <w:rFonts w:ascii="Fb Fontext" w:hAnsi="Fb Fontext"/>
              <w:rtl/>
            </w:rPr>
          </w:rPrChange>
        </w:rPr>
        <w:t xml:space="preserve">מ</w:t>
      </w:r>
      <w:r>
        <w:rPr>
          <w:rStyle w:val="afffff3"/>
          <w:rFonts w:ascii="Fb Fontext" w:hAnsi="Fb Fontext" w:hint="cs"/>
          <w:rtl/>
          <w:rPrChange w:id="9024" w:author="מנוע אמוראים" w:date="2026-10-05T16:42:07Z">
            <w:rPr>
              <w:rFonts w:ascii="Fb Fontext" w:hAnsi="Fb Fontext" w:hint="cs"/>
              <w:rtl/>
            </w:rPr>
          </w:rPrChange>
        </w:rPr>
        <w:t xml:space="preserve">דר</w:t>
      </w:r>
      <w:r>
        <w:rPr>
          <w:rStyle w:val="afffff3"/>
          <w:rFonts w:ascii="Fb Fontext" w:hAnsi="Fb Fontext"/>
          <w:rtl/>
          <w:rPrChange w:id="9025" w:author="מנוע אמוראים" w:date="2026-10-05T16:42:07Z">
            <w:rPr>
              <w:rFonts w:ascii="Fb Fontext" w:hAnsi="Fb Fontext"/>
              <w:rtl/>
            </w:rPr>
          </w:rPrChange>
        </w:rPr>
        <w:t xml:space="preserve">"</w:t>
      </w:r>
      <w:r>
        <w:rPr>
          <w:rStyle w:val="afffff3"/>
          <w:rFonts w:ascii="Fb Fontext" w:hAnsi="Fb Fontext" w:hint="cs"/>
          <w:rtl/>
          <w:rPrChange w:id="9026" w:author="מנוע אמוראים" w:date="2026-10-05T16:42:07Z">
            <w:rPr>
              <w:rFonts w:ascii="Fb Fontext" w:hAnsi="Fb Fontext" w:hint="cs"/>
              <w:rtl/>
            </w:rPr>
          </w:rPrChange>
        </w:rPr>
        <w:t xml:space="preserve">ה</w:t>
      </w:r>
      <w:r>
        <w:rPr>
          <w:rFonts w:ascii="Fb Fontext" w:hAnsi="Fb Fontext" w:hint="cs"/>
          <w:rtl/>
        </w:rPr>
        <w:t xml:space="preserve"> </w:t>
      </w:r>
      <w:r>
        <w:rPr>
          <w:rStyle w:val="afffff3"/>
          <w:rFonts w:ascii="Fb Fontext" w:hAnsi="Fb Fontext" w:hint="cs"/>
          <w:rtl/>
          <w:rPrChange w:id="9027" w:author="מנוע אמוראים" w:date="2026-10-05T16:42:07Z">
            <w:rPr>
              <w:rFonts w:ascii="Fb Fontext" w:hAnsi="Fb Fontext" w:hint="cs"/>
              <w:rtl/>
            </w:rPr>
          </w:rPrChange>
        </w:rPr>
        <w:t xml:space="preserve">בדר</w:t>
      </w:r>
      <w:r>
        <w:rPr>
          <w:rStyle w:val="afffff3"/>
          <w:rFonts w:ascii="Fb Fontext" w:hAnsi="Fb Fontext"/>
          <w:rtl/>
          <w:rPrChange w:id="9028" w:author="מנוע אמוראים" w:date="2026-10-05T16:42:07Z">
            <w:rPr>
              <w:rFonts w:ascii="Fb Fontext" w:hAnsi="Fb Fontext"/>
              <w:rtl/>
            </w:rPr>
          </w:rPrChange>
        </w:rPr>
        <w:t xml:space="preserve">"</w:t>
      </w:r>
      <w:r>
        <w:rPr>
          <w:rStyle w:val="afffff3"/>
          <w:rFonts w:ascii="Fb Fontext" w:hAnsi="Fb Fontext" w:hint="cs"/>
          <w:rtl/>
          <w:rPrChange w:id="9029" w:author="מנוע אמוראים" w:date="2026-10-05T16:42:07Z">
            <w:rPr>
              <w:rFonts w:ascii="Fb Fontext" w:hAnsi="Fb Fontext" w:hint="cs"/>
              <w:rtl/>
            </w:rPr>
          </w:rPrChange>
        </w:rPr>
        <w:t xml:space="preserve">י</w:t>
      </w:r>
      <w:r>
        <w:rPr>
          <w:rFonts w:ascii="Fb Fontext" w:hAnsi="Fb Fontext" w:hint="cs"/>
          <w:rtl/>
        </w:rPr>
        <w:t xml:space="preserve">,</w:t>
      </w:r>
    </w:p>
    <w:p w14:paraId="6EC9D304" w14:textId="77777777" w:rsidR="00A85AC8" w:rsidRPr="00E600D8" w:rsidRDefault="006E0774" w:rsidP="009B3A82">
      <w:pPr>
        <w:pStyle w:val="38"/>
        <w:framePr w:wrap="notBeside"/>
        <w:rPr>
          <w:rtl/>
        </w:rPr>
      </w:pPr>
      <w:r w:rsidRPr="00E600D8">
        <w:rPr>
          <w:rFonts w:hint="cs"/>
          <w:rtl/>
        </w:rPr>
        <w:t>וחילקו</w:t>
      </w:r>
      <w:r w:rsidR="009B3A82" w:rsidRPr="00E600D8">
        <w:rPr>
          <w:rFonts w:hint="cs"/>
          <w:rtl/>
        </w:rPr>
        <w:t xml:space="preserve">:     </w:t>
      </w:r>
      <w:r w:rsidRPr="00E600D8">
        <w:rPr>
          <w:rFonts w:hint="cs"/>
          <w:rtl/>
        </w:rPr>
        <w:t xml:space="preserve"> ד</w:t>
      </w:r>
      <w:r w:rsidR="00B35B36" w:rsidRPr="00E600D8">
        <w:rPr>
          <w:rFonts w:hint="cs"/>
          <w:rtl/>
        </w:rPr>
        <w:t>שם</w:t>
      </w:r>
      <w:r w:rsidR="00A85AC8" w:rsidRPr="00E600D8">
        <w:rPr>
          <w:rtl/>
        </w:rPr>
        <w:t>:</w:t>
      </w:r>
    </w:p>
    <w:p w14:paraId="3136FC0A" w14:textId="60AD2DFB" w:rsidR="006E0774" w:rsidRPr="00131640" w:rsidRDefault="009B3A82" w:rsidP="006E0774">
      <w:pPr>
        <w:rPr>
          <w:rtl/>
        </w:rPr>
      </w:pPr>
      <w:r>
        <w:rPr>
          <w:rFonts w:ascii="Fb Fontext" w:hAnsi="Fb Fontext" w:hint="cs"/>
          <w:rtl/>
        </w:rPr>
        <w:t>ב</w:t>
      </w:r>
      <w:r w:rsidR="006E0774" w:rsidRPr="00224C4C">
        <w:rPr>
          <w:rFonts w:ascii="Fb Fontext" w:hAnsi="Fb Fontext" w:hint="cs"/>
          <w:rtl/>
        </w:rPr>
        <w:t>תורת פקדון הביא לה וחשבה שאם תזרוק תתחיב</w:t>
      </w:r>
    </w:p>
    <w:p w14:paraId="3F380823" w14:textId="77777777" w:rsidR="00A85AC8" w:rsidRPr="00E600D8" w:rsidRDefault="006E0774" w:rsidP="009B3A82">
      <w:pPr>
        <w:pStyle w:val="38"/>
        <w:framePr w:wrap="notBeside"/>
        <w:rPr>
          <w:rtl/>
        </w:rPr>
      </w:pPr>
      <w:r w:rsidRPr="00E600D8">
        <w:rPr>
          <w:rFonts w:hint="cs"/>
          <w:rtl/>
        </w:rPr>
        <w:t xml:space="preserve">אבל </w:t>
      </w:r>
      <w:r w:rsidR="00B35B36" w:rsidRPr="00E600D8">
        <w:rPr>
          <w:rFonts w:hint="cs"/>
          <w:rtl/>
        </w:rPr>
        <w:t>כאן</w:t>
      </w:r>
      <w:r w:rsidR="00A85AC8" w:rsidRPr="00E600D8">
        <w:rPr>
          <w:rtl/>
        </w:rPr>
        <w:t>:</w:t>
      </w:r>
    </w:p>
    <w:p w14:paraId="256FC721" w14:textId="6B874391" w:rsidR="006E0774" w:rsidRPr="00131640" w:rsidRDefault="006E0774" w:rsidP="006E0774">
      <w:pPr>
        <w:rPr>
          <w:rtl/>
        </w:rPr>
      </w:pPr>
      <w:r w:rsidRPr="00224C4C">
        <w:rPr>
          <w:rFonts w:ascii="Fb Fontext" w:hAnsi="Fb Fontext" w:hint="cs"/>
          <w:sz w:val="32"/>
          <w:rtl/>
        </w:rPr>
        <w:t>בתורת קידו</w:t>
      </w:r>
      <w:r w:rsidR="00131743">
        <w:rPr>
          <w:rFonts w:ascii="Fb Fontext" w:hAnsi="Fb Fontext" w:hint="cs"/>
          <w:sz w:val="32"/>
          <w:rtl/>
        </w:rPr>
        <w:t>ש</w:t>
      </w:r>
      <w:r w:rsidRPr="00224C4C">
        <w:rPr>
          <w:rFonts w:ascii="Fb Fontext" w:hAnsi="Fb Fontext" w:hint="cs"/>
          <w:sz w:val="32"/>
          <w:rtl/>
        </w:rPr>
        <w:t>ין הביא לה ואי לא היה לה נוח יכלה לזרוק</w:t>
      </w:r>
    </w:p>
    <w:p w14:paraId="368B60A0" w14:textId="2207C28F" w:rsidR="00A85AC8" w:rsidRPr="00E600D8" w:rsidRDefault="006E0774" w:rsidP="00D9578F">
      <w:pPr>
        <w:pStyle w:val="38"/>
        <w:framePr w:wrap="notBeside"/>
        <w:rPr>
          <w:rtl/>
        </w:rPr>
      </w:pPr>
      <w:r w:rsidRPr="00E600D8">
        <w:rPr>
          <w:rtl/>
        </w:rPr>
        <w:t>פריך רב אחאי</w:t>
      </w:r>
      <w:r w:rsidR="00A85AC8" w:rsidRPr="00E600D8">
        <w:rPr>
          <w:rtl/>
        </w:rPr>
        <w:t>:</w:t>
      </w:r>
    </w:p>
    <w:p w14:paraId="4C36F901" w14:textId="6A360C86" w:rsidR="006E0774" w:rsidRPr="00131640" w:rsidRDefault="006E0774" w:rsidP="006E0774">
      <w:pPr>
        <w:rPr>
          <w:rtl/>
        </w:rPr>
      </w:pPr>
      <w:r w:rsidRPr="004362DA">
        <w:rPr>
          <w:rFonts w:ascii="Fb Fontext" w:hAnsi="Fb Fontext"/>
          <w:spacing w:val="0"/>
          <w:sz w:val="32"/>
          <w:rtl/>
        </w:rPr>
        <w:lastRenderedPageBreak/>
        <w:t>אטו כ</w:t>
      </w:r>
      <w:r w:rsidR="00131743" w:rsidRPr="004362DA">
        <w:rPr>
          <w:rFonts w:ascii="Fb Fontext" w:hAnsi="Fb Fontext" w:hint="cs"/>
          <w:spacing w:val="0"/>
          <w:sz w:val="32"/>
          <w:rtl/>
        </w:rPr>
        <w:t>ל הנשים יודעות הדין</w:t>
      </w:r>
      <w:r w:rsidRPr="004362DA">
        <w:rPr>
          <w:rFonts w:ascii="Fb Fontext" w:hAnsi="Fb Fontext"/>
          <w:spacing w:val="0"/>
          <w:sz w:val="32"/>
          <w:rtl/>
        </w:rPr>
        <w:t>?</w:t>
      </w:r>
      <w:r w:rsidRPr="004362DA">
        <w:rPr>
          <w:rFonts w:ascii="Fb Fontext" w:hAnsi="Fb Fontext" w:hint="cs"/>
          <w:spacing w:val="0"/>
          <w:sz w:val="32"/>
          <w:rtl/>
        </w:rPr>
        <w:t xml:space="preserve"> </w:t>
      </w:r>
      <w:r w:rsidR="004362DA" w:rsidRPr="004362DA">
        <w:rPr>
          <w:rFonts w:ascii="Fb Fontext" w:hAnsi="Fb Fontext" w:hint="cs"/>
          <w:spacing w:val="0"/>
          <w:sz w:val="32"/>
          <w:rtl/>
        </w:rPr>
        <w:t>ש</w:t>
      </w:r>
      <w:r w:rsidRPr="004362DA">
        <w:rPr>
          <w:rFonts w:ascii="Fb Fontext" w:hAnsi="Fb Fontext" w:hint="cs"/>
          <w:spacing w:val="0"/>
          <w:sz w:val="32"/>
          <w:rtl/>
        </w:rPr>
        <w:t>חשבה שאם תזרוק תתחיב באחריות</w:t>
      </w:r>
    </w:p>
    <w:p w14:paraId="617FD622" w14:textId="3A021305" w:rsidR="00A85AC8" w:rsidRPr="00E600D8" w:rsidRDefault="006E0774" w:rsidP="00D9578F">
      <w:pPr>
        <w:pStyle w:val="38"/>
        <w:framePr w:wrap="notBeside"/>
        <w:rPr>
          <w:rtl/>
        </w:rPr>
      </w:pPr>
      <w:r w:rsidRPr="00E600D8">
        <w:rPr>
          <w:rFonts w:hint="cs"/>
          <w:rtl/>
        </w:rPr>
        <w:t>רבינא</w:t>
      </w:r>
      <w:r w:rsidR="005A3C0B" w:rsidRPr="00E600D8">
        <w:rPr>
          <w:rFonts w:hint="cs"/>
          <w:rtl/>
        </w:rPr>
        <w:t xml:space="preserve"> לראב''ר</w:t>
      </w:r>
      <w:r w:rsidR="00A85AC8" w:rsidRPr="00E600D8">
        <w:rPr>
          <w:rFonts w:hint="cs"/>
          <w:rtl/>
        </w:rPr>
        <w:t>:</w:t>
      </w:r>
    </w:p>
    <w:p w14:paraId="73FB8828" w14:textId="2DAD0404" w:rsidR="006E0774" w:rsidRPr="00131640" w:rsidRDefault="006E0774" w:rsidP="006E0774">
      <w:pPr>
        <w:rPr>
          <w:rtl/>
        </w:rPr>
      </w:pPr>
      <w:r w:rsidRPr="00224C4C">
        <w:rPr>
          <w:rFonts w:ascii="Fb Fontext" w:hAnsi="Fb Fontext" w:hint="cs"/>
          <w:rtl/>
        </w:rPr>
        <w:t xml:space="preserve">דלא שמע </w:t>
      </w:r>
      <w:r w:rsidRPr="00B820FA">
        <w:rPr>
          <w:rStyle w:val="afffff3"/>
          <w:rFonts w:hint="cs"/>
          <w:rtl/>
        </w:rPr>
        <w:t>מרהב</w:t>
      </w:r>
      <w:r w:rsidRPr="00B820FA">
        <w:rPr>
          <w:rStyle w:val="afffff3"/>
          <w:rtl/>
        </w:rPr>
        <w:t>"</w:t>
      </w:r>
      <w:r w:rsidRPr="00B820FA">
        <w:rPr>
          <w:rStyle w:val="afffff3"/>
          <w:rFonts w:hint="cs"/>
          <w:rtl/>
        </w:rPr>
        <w:t>דר</w:t>
      </w:r>
      <w:r w:rsidRPr="00B820FA">
        <w:rPr>
          <w:rStyle w:val="afffff3"/>
          <w:rtl/>
        </w:rPr>
        <w:t>"</w:t>
      </w:r>
      <w:r w:rsidRPr="00B820FA">
        <w:rPr>
          <w:rStyle w:val="afffff3"/>
          <w:rFonts w:hint="cs"/>
          <w:rtl/>
        </w:rPr>
        <w:t>י</w:t>
      </w:r>
      <w:r w:rsidR="00B820FA">
        <w:rPr>
          <w:rStyle w:val="afffff3"/>
          <w:rFonts w:hint="cs"/>
          <w:rtl/>
        </w:rPr>
        <w:t>,</w:t>
      </w:r>
      <w:r w:rsidRPr="00224C4C">
        <w:rPr>
          <w:rFonts w:ascii="Fb Fontext" w:hAnsi="Fb Fontext" w:hint="cs"/>
          <w:rtl/>
        </w:rPr>
        <w:t xml:space="preserve"> </w:t>
      </w:r>
      <w:r w:rsidRPr="00B820FA">
        <w:rPr>
          <w:rStyle w:val="afffff3"/>
          <w:rFonts w:hint="cs"/>
          <w:rtl/>
        </w:rPr>
        <w:t>אתה ששמעת</w:t>
      </w:r>
      <w:r w:rsidRPr="00224C4C">
        <w:rPr>
          <w:rFonts w:ascii="Fb Fontext" w:hAnsi="Fb Fontext" w:hint="cs"/>
          <w:rtl/>
        </w:rPr>
        <w:t xml:space="preserve"> יש לך לחשוש לו ולהצריך גט</w:t>
      </w:r>
    </w:p>
    <w:p w14:paraId="13A35CD9" w14:textId="77777777" w:rsidR="006E0774" w:rsidRDefault="006E0774" w:rsidP="006E0774">
      <w:pPr>
        <w:jc w:val="center"/>
        <w:rPr>
          <w:del w:id="90016" w:author="מנוע עיצוב" w:date="2026-10-08T11:01:28Z"/>
          <w:rtl/>
        </w:rPr>
      </w:pPr>
      <w:del w:id="90015" w:author="מנוע עיצוב" w:date="2026-10-08T11:01:28Z">
        <w:r w:rsidRPr="00224C4C">
          <w:rPr>
            <w:rFonts w:ascii="BA חניכי הישיבות" w:hAnsi="BA חניכי הישיבות" w:cs="BA חניכי הישיבות"/>
            <w:color w:val="808080" w:themeColor="background1" w:themeShade="80"/>
            <w:sz w:val="32"/>
            <w:rtl/>
          </w:rPr>
          <w:delText xml:space="preserve">׻</w:delText>
        </w:r>
      </w:del>
    </w:p>
    <w:p w14:paraId="4F838F26" w14:textId="09E6F728" w:rsidR="00D653CB" w:rsidRPr="00131640" w:rsidRDefault="00D653CB" w:rsidP="007309FA">
      <w:pPr>
        <w:pStyle w:val="affffb"/>
        <w:rPr>
          <w:rtl/>
        </w:rPr>
      </w:pPr>
      <w:r w:rsidRPr="007309FA">
        <w:rPr>
          <w:rtl/>
        </w:rPr>
        <w:t>***</w:t>
      </w:r>
    </w:p>
    <w:p w14:paraId="58CEB6D0" w14:textId="34240253" w:rsidR="00A85AC8" w:rsidRPr="00E600D8" w:rsidRDefault="005A3C0B" w:rsidP="00B820FA">
      <w:pPr>
        <w:pStyle w:val="38"/>
        <w:framePr w:wrap="notBeside"/>
        <w:rPr>
          <w:rtl/>
        </w:rPr>
      </w:pPr>
      <w:r w:rsidRPr="00E600D8">
        <w:rPr>
          <w:rFonts w:hint="cs"/>
          <w:rtl/>
        </w:rPr>
        <w:t>מעשה</w:t>
      </w:r>
      <w:r w:rsidR="00A85AC8" w:rsidRPr="00E600D8">
        <w:rPr>
          <w:rFonts w:hint="cs"/>
          <w:rtl/>
        </w:rPr>
        <w:t>:</w:t>
      </w:r>
    </w:p>
    <w:p w14:paraId="4538F5D8" w14:textId="5DEC99A2" w:rsidR="009469D7" w:rsidRDefault="006E0774" w:rsidP="00F65F8B">
      <w:pPr>
        <w:pStyle w:val="affffb"/>
        <w:rPr>
          <w:rtl/>
        </w:rPr>
      </w:pPr>
      <w:r w:rsidRPr="00224C4C">
        <w:rPr>
          <w:rFonts w:hint="cs"/>
          <w:rtl/>
        </w:rPr>
        <w:t>מכרה קשרי משי וחטף אחד ממנה</w:t>
      </w:r>
    </w:p>
    <w:p w14:paraId="7D2D9D1C" w14:textId="7287223A" w:rsidR="006E0774" w:rsidRPr="00131640" w:rsidRDefault="006E0774" w:rsidP="006E0774">
      <w:pPr>
        <w:rPr>
          <w:rtl/>
        </w:rPr>
      </w:pPr>
      <w:r w:rsidRPr="00D1229D">
        <w:rPr>
          <w:rStyle w:val="afffff3"/>
          <w:rFonts w:hint="cs"/>
          <w:rtl/>
        </w:rPr>
        <w:t>א</w:t>
      </w:r>
      <w:r w:rsidR="00E82206">
        <w:rPr>
          <w:rStyle w:val="afffff3"/>
          <w:rFonts w:hint="cs"/>
          <w:rtl/>
        </w:rPr>
        <w:t>מרה לו</w:t>
      </w:r>
      <w:r w:rsidR="00E82206">
        <w:rPr>
          <w:rFonts w:ascii="Fb Fontext" w:hAnsi="Fb Fontext" w:hint="cs"/>
          <w:sz w:val="32"/>
          <w:rtl/>
        </w:rPr>
        <w:t>:</w:t>
      </w:r>
      <w:r w:rsidRPr="00224C4C">
        <w:rPr>
          <w:rFonts w:ascii="Fb Fontext" w:hAnsi="Fb Fontext" w:hint="cs"/>
          <w:sz w:val="32"/>
          <w:rtl/>
        </w:rPr>
        <w:t xml:space="preserve"> הבא לי</w:t>
      </w:r>
      <w:r w:rsidR="00E82206">
        <w:rPr>
          <w:rFonts w:ascii="Fb Fontext" w:hAnsi="Fb Fontext" w:hint="cs"/>
          <w:sz w:val="32"/>
          <w:rtl/>
        </w:rPr>
        <w:t>,</w:t>
      </w:r>
      <w:r w:rsidRPr="00224C4C">
        <w:rPr>
          <w:rFonts w:ascii="Fb Fontext" w:hAnsi="Fb Fontext" w:hint="cs"/>
          <w:sz w:val="32"/>
          <w:rtl/>
        </w:rPr>
        <w:t xml:space="preserve"> </w:t>
      </w:r>
      <w:r w:rsidR="00E82206">
        <w:rPr>
          <w:rStyle w:val="afffff3"/>
          <w:rFonts w:hint="cs"/>
          <w:rtl/>
        </w:rPr>
        <w:t>אמר לה:</w:t>
      </w:r>
      <w:r w:rsidRPr="00224C4C">
        <w:rPr>
          <w:rFonts w:ascii="Fb Fontext" w:hAnsi="Fb Fontext" w:hint="cs"/>
          <w:sz w:val="32"/>
          <w:rtl/>
        </w:rPr>
        <w:t xml:space="preserve"> אם תתקדשי לי</w:t>
      </w:r>
      <w:r w:rsidR="00E82206">
        <w:rPr>
          <w:rFonts w:ascii="Fb Fontext" w:hAnsi="Fb Fontext" w:hint="cs"/>
          <w:sz w:val="32"/>
          <w:rtl/>
        </w:rPr>
        <w:t>?</w:t>
      </w:r>
      <w:r w:rsidRPr="00224C4C">
        <w:rPr>
          <w:rFonts w:ascii="Fb Fontext" w:hAnsi="Fb Fontext" w:hint="cs"/>
          <w:sz w:val="32"/>
          <w:rtl/>
        </w:rPr>
        <w:t xml:space="preserve"> לקחה ושתקה</w:t>
      </w:r>
      <w:r w:rsidR="00E82206">
        <w:rPr>
          <w:rFonts w:ascii="Fb Fontext" w:hAnsi="Fb Fontext" w:hint="cs"/>
          <w:sz w:val="32"/>
          <w:rtl/>
        </w:rPr>
        <w:t>.</w:t>
      </w:r>
    </w:p>
    <w:p w14:paraId="563D79BC" w14:textId="37F7F8F2" w:rsidR="00A85AC8" w:rsidRPr="00E600D8" w:rsidRDefault="006B1FD0" w:rsidP="00F6440B">
      <w:pPr>
        <w:pStyle w:val="38"/>
        <w:framePr w:wrap="notBeside"/>
        <w:rPr>
          <w:rtl/>
        </w:rPr>
      </w:pPr>
      <w:r w:rsidRPr="00E600D8">
        <w:rPr>
          <w:rFonts w:hint="cs"/>
          <w:rtl/>
        </w:rPr>
        <w:t xml:space="preserve"> אמר </w:t>
      </w:r>
      <w:r w:rsidR="006E0774" w:rsidRPr="00E600D8">
        <w:rPr>
          <w:rtl/>
        </w:rPr>
        <w:t>ר"</w:t>
      </w:r>
      <w:r w:rsidR="006E0774" w:rsidRPr="00E600D8">
        <w:rPr>
          <w:rFonts w:hint="cs"/>
          <w:rtl/>
        </w:rPr>
        <w:t>נ</w:t>
      </w:r>
      <w:r w:rsidR="00A85AC8" w:rsidRPr="00E600D8">
        <w:rPr>
          <w:rFonts w:hint="cs"/>
          <w:rtl/>
        </w:rPr>
        <w:t>:</w:t>
      </w:r>
    </w:p>
    <w:p w14:paraId="59F148C9" w14:textId="4E84C319" w:rsidR="006E0774" w:rsidRPr="00131640" w:rsidRDefault="006E0774" w:rsidP="006E0774">
      <w:pPr>
        <w:rPr>
          <w:rtl/>
        </w:rPr>
      </w:pPr>
      <w:r w:rsidRPr="00224C4C">
        <w:rPr>
          <w:rFonts w:ascii="Fb Fontext" w:hAnsi="Fb Fontext" w:hint="cs"/>
          <w:rtl/>
        </w:rPr>
        <w:t>יכולה לומר</w:t>
      </w:r>
      <w:r w:rsidR="00D1229D">
        <w:rPr>
          <w:rFonts w:ascii="Fb Fontext" w:hAnsi="Fb Fontext" w:hint="cs"/>
          <w:rtl/>
        </w:rPr>
        <w:t>:</w:t>
      </w:r>
      <w:r w:rsidRPr="00224C4C">
        <w:rPr>
          <w:rFonts w:ascii="Fb Fontext" w:hAnsi="Fb Fontext" w:hint="cs"/>
          <w:rtl/>
        </w:rPr>
        <w:t xml:space="preserve"> </w:t>
      </w:r>
      <w:r w:rsidR="00D1229D">
        <w:rPr>
          <w:rFonts w:ascii="Fb Fontext" w:hAnsi="Fb Fontext" w:hint="cs"/>
          <w:rtl/>
        </w:rPr>
        <w:t xml:space="preserve">את </w:t>
      </w:r>
      <w:r w:rsidRPr="00224C4C">
        <w:rPr>
          <w:rFonts w:ascii="Fb Fontext" w:hAnsi="Fb Fontext" w:hint="cs"/>
          <w:rtl/>
        </w:rPr>
        <w:t>שלי לקחתי</w:t>
      </w:r>
      <w:r w:rsidR="00D1229D">
        <w:rPr>
          <w:rFonts w:ascii="Fb Fontext" w:hAnsi="Fb Fontext" w:hint="cs"/>
          <w:rtl/>
        </w:rPr>
        <w:t>,</w:t>
      </w:r>
    </w:p>
    <w:p w14:paraId="3852D7C9" w14:textId="5207BF8F" w:rsidR="00A85AC8" w:rsidRPr="00E600D8" w:rsidRDefault="00D1229D" w:rsidP="00F6440B">
      <w:pPr>
        <w:pStyle w:val="38"/>
        <w:framePr w:wrap="notBeside"/>
        <w:rPr>
          <w:rtl/>
        </w:rPr>
      </w:pPr>
      <w:r w:rsidRPr="00E600D8">
        <w:rPr>
          <w:rFonts w:hint="cs"/>
          <w:rtl/>
        </w:rPr>
        <w:t>הקשהו</w:t>
      </w:r>
      <w:r w:rsidR="006E0774" w:rsidRPr="00E600D8">
        <w:rPr>
          <w:rtl/>
        </w:rPr>
        <w:t xml:space="preserve"> רבא</w:t>
      </w:r>
      <w:r w:rsidR="00A85AC8" w:rsidRPr="00E600D8">
        <w:rPr>
          <w:rtl/>
        </w:rPr>
        <w:t>:</w:t>
      </w:r>
    </w:p>
    <w:p w14:paraId="21A33886" w14:textId="0461D5C7" w:rsidR="00D1229D" w:rsidRPr="00131640" w:rsidRDefault="006E0774" w:rsidP="006E0774">
      <w:pPr>
        <w:rPr>
          <w:rtl/>
        </w:rPr>
      </w:pPr>
      <w:r w:rsidRPr="00C230DA">
        <w:rPr>
          <w:rFonts w:ascii="Fb Fontext" w:hAnsi="Fb Fontext"/>
          <w:spacing w:val="0"/>
          <w:rtl/>
        </w:rPr>
        <w:t>קידשה בגזל בחמס ובגניבה, או שחטף סלע מידה וקדשה מקודשת</w:t>
      </w:r>
    </w:p>
    <w:p w14:paraId="7C53B6BA" w14:textId="77777777" w:rsidR="00A85AC8" w:rsidRPr="00E600D8" w:rsidRDefault="001B0904" w:rsidP="00C230DA">
      <w:pPr>
        <w:pStyle w:val="38"/>
        <w:framePr w:wrap="notBeside"/>
        <w:rPr>
          <w:rtl/>
        </w:rPr>
      </w:pPr>
      <w:r w:rsidRPr="00E600D8">
        <w:rPr>
          <w:rFonts w:hint="cs"/>
          <w:rtl/>
        </w:rPr>
        <w:t>- ותירץ</w:t>
      </w:r>
      <w:r w:rsidR="00A85AC8" w:rsidRPr="00E600D8">
        <w:rPr>
          <w:rtl/>
        </w:rPr>
        <w:t>:</w:t>
      </w:r>
    </w:p>
    <w:p w14:paraId="2E50CF16" w14:textId="10D5FCE6" w:rsidR="00D3555D" w:rsidRPr="00131640" w:rsidRDefault="00B35B36" w:rsidP="00C230DA">
      <w:pPr>
        <w:rPr>
          <w:rtl/>
        </w:rPr>
      </w:pPr>
      <w:r>
        <w:rPr>
          <w:rFonts w:ascii="Fb Fontext" w:hAnsi="Fb Fontext"/>
          <w:rtl/>
        </w:rPr>
        <w:t>שם</w:t>
      </w:r>
      <w:r w:rsidR="006E0774" w:rsidRPr="00224C4C">
        <w:rPr>
          <w:rFonts w:ascii="Fb Fontext" w:hAnsi="Fb Fontext"/>
          <w:rtl/>
        </w:rPr>
        <w:t xml:space="preserve"> בשדיך</w:t>
      </w:r>
      <w:r w:rsidR="001E0BE1">
        <w:rPr>
          <w:rFonts w:ascii="Fb Fontext" w:hAnsi="Fb Fontext" w:hint="cs"/>
          <w:rtl/>
        </w:rPr>
        <w:t xml:space="preserve"> ונתרצתה</w:t>
      </w:r>
      <w:r w:rsidR="006E0774" w:rsidRPr="00224C4C">
        <w:rPr>
          <w:rFonts w:ascii="Fb Fontext" w:hAnsi="Fb Fontext"/>
          <w:rtl/>
        </w:rPr>
        <w:t>.</w:t>
      </w:r>
      <w:r w:rsidR="00C230DA">
        <w:rPr>
          <w:rFonts w:ascii="Fb Fontext" w:hAnsi="Fb Fontext" w:hint="cs"/>
          <w:rtl/>
        </w:rPr>
        <w:t xml:space="preserve"> </w:t>
      </w:r>
      <w:r w:rsidR="003D6980">
        <w:rPr>
          <w:rStyle w:val="afffff3"/>
          <w:rFonts w:hint="cs"/>
          <w:rtl/>
        </w:rPr>
        <w:t>ו</w:t>
      </w:r>
      <w:r w:rsidR="006E0774" w:rsidRPr="003D6980">
        <w:rPr>
          <w:rStyle w:val="afffff3"/>
          <w:rFonts w:hint="cs"/>
          <w:rtl/>
        </w:rPr>
        <w:t xml:space="preserve">מוכרח הוא </w:t>
      </w:r>
      <w:r w:rsidR="00C230DA" w:rsidRPr="003D6980">
        <w:rPr>
          <w:rStyle w:val="afffff3"/>
          <w:rFonts w:hint="cs"/>
          <w:rtl/>
        </w:rPr>
        <w:t>מ</w:t>
      </w:r>
      <w:r w:rsidR="006E0774" w:rsidRPr="003D6980">
        <w:rPr>
          <w:rStyle w:val="afffff3"/>
          <w:rFonts w:hint="cs"/>
          <w:rtl/>
        </w:rPr>
        <w:t xml:space="preserve">דחזי' בברייתא </w:t>
      </w:r>
      <w:r w:rsidR="006E0774" w:rsidRPr="00224C4C">
        <w:rPr>
          <w:rFonts w:ascii="Fb Fontext" w:hAnsi="Fb Fontext" w:hint="cs"/>
          <w:rtl/>
        </w:rPr>
        <w:t>דלאחר מתן מעות אפי' רצתה אינה מקודשת ובהכרח דלא רצתה היינו דשתקה</w:t>
      </w:r>
    </w:p>
    <w:p w14:paraId="365A6A89" w14:textId="77777777" w:rsidR="00A85AC8" w:rsidRPr="00E600D8" w:rsidRDefault="006E0774" w:rsidP="00D3555D">
      <w:pPr>
        <w:pStyle w:val="38"/>
        <w:framePr w:wrap="notBeside"/>
        <w:rPr>
          <w:rtl/>
        </w:rPr>
      </w:pPr>
      <w:r w:rsidRPr="00E600D8">
        <w:rPr>
          <w:rFonts w:hint="cs"/>
          <w:rtl/>
        </w:rPr>
        <w:t>ואהך אמרי'</w:t>
      </w:r>
      <w:r w:rsidR="00A85AC8" w:rsidRPr="00E600D8">
        <w:rPr>
          <w:rtl/>
        </w:rPr>
        <w:t>:</w:t>
      </w:r>
    </w:p>
    <w:p w14:paraId="54F3D56B" w14:textId="593A8DAF" w:rsidR="006E0774" w:rsidRDefault="006E0774" w:rsidP="003D6980">
      <w:pPr>
        <w:spacing w:after="120"/>
        <w:rPr>
          <w:rtl/>
        </w:rPr>
      </w:pPr>
      <w:r w:rsidRPr="003D6980">
        <w:rPr>
          <w:rFonts w:ascii="Fb Fontext" w:hAnsi="Fb Fontext" w:hint="cs"/>
          <w:spacing w:val="0"/>
          <w:rtl/>
        </w:rPr>
        <w:t>דאינה מקודשת והיינו דשלי לקחתי והך דמקודשת מיירי בדשדיך</w:t>
      </w:r>
    </w:p>
    <w:p w14:paraId="7F8FFF4A" w14:textId="1AD37C23" w:rsidR="00D653CB" w:rsidRPr="00131640" w:rsidRDefault="00D653CB" w:rsidP="007309FA">
      <w:pPr>
        <w:pStyle w:val="affffb"/>
        <w:rPr>
          <w:rtl/>
        </w:rPr>
      </w:pPr>
      <w:r w:rsidRPr="007309FA">
        <w:rPr>
          <w:rtl/>
        </w:rPr>
        <w:t>***</w:t>
      </w:r>
    </w:p>
    <w:p w14:paraId="6F9D89B8" w14:textId="0E41B90E" w:rsidR="00A85AC8" w:rsidRPr="00E600D8" w:rsidRDefault="00E600D8" w:rsidP="00F6440B">
      <w:pPr>
        <w:pStyle w:val="38"/>
        <w:framePr w:wrap="notBeside"/>
        <w:rPr>
          <w:rtl/>
        </w:rPr>
      </w:pPr>
      <w:r w:rsidRPr="00E600D8">
        <w:rPr>
          <w:rtl/>
        </w:rPr>
        <w:t>•</w:t>
      </w:r>
    </w:p>
    <w:p w14:paraId="294F4C8E" w14:textId="12D77B30" w:rsidR="006E0774" w:rsidRPr="00131640" w:rsidRDefault="006E0774" w:rsidP="00F65F8B">
      <w:pPr>
        <w:pStyle w:val="affffb"/>
        <w:rPr>
          <w:rtl/>
        </w:rPr>
      </w:pPr>
      <w:r w:rsidRPr="00224C4C">
        <w:rPr>
          <w:rtl/>
        </w:rPr>
        <w:t>כ</w:t>
      </w:r>
      <w:r w:rsidRPr="00224C4C">
        <w:rPr>
          <w:rFonts w:hint="cs"/>
          <w:rtl/>
        </w:rPr>
        <w:t xml:space="preserve">שנפטר </w:t>
      </w:r>
      <w:r w:rsidRPr="00224C4C">
        <w:rPr>
          <w:rtl/>
        </w:rPr>
        <w:t xml:space="preserve">רב אסי, </w:t>
      </w:r>
      <w:r w:rsidR="00F10CF7">
        <w:rPr>
          <w:rFonts w:hint="cs"/>
          <w:rtl/>
        </w:rPr>
        <w:t>נתכנסו רבנן לאסוף שמועותיו.</w:t>
      </w:r>
      <w:r w:rsidR="00526A9A">
        <w:rPr>
          <w:rFonts w:hint="cs"/>
          <w:rtl/>
        </w:rPr>
        <w:t xml:space="preserve"> (ג)</w:t>
      </w:r>
    </w:p>
    <w:p w14:paraId="5FD7A055" w14:textId="31E42F27" w:rsidR="00A85AC8" w:rsidRPr="00E600D8" w:rsidRDefault="006E0774" w:rsidP="00F6440B">
      <w:pPr>
        <w:pStyle w:val="38"/>
        <w:framePr w:wrap="notBeside"/>
        <w:rPr>
          <w:rtl/>
        </w:rPr>
      </w:pPr>
      <w:r w:rsidRPr="00E600D8">
        <w:rPr>
          <w:rtl/>
        </w:rPr>
        <w:t>ר' יעקב</w:t>
      </w:r>
      <w:r w:rsidR="008D1C8F" w:rsidRPr="00E600D8">
        <w:rPr>
          <w:rFonts w:hint="cs"/>
          <w:rtl/>
        </w:rPr>
        <w:t xml:space="preserve"> מר''א מר''מ</w:t>
      </w:r>
      <w:r w:rsidR="00A85AC8" w:rsidRPr="00E600D8">
        <w:rPr>
          <w:rFonts w:hint="cs"/>
          <w:rtl/>
        </w:rPr>
        <w:t>:</w:t>
      </w:r>
    </w:p>
    <w:p w14:paraId="62389F87" w14:textId="41291356" w:rsidR="006E0774" w:rsidRPr="00131640" w:rsidRDefault="008D1C8F" w:rsidP="008D1C8F">
      <w:pPr>
        <w:rPr>
          <w:rtl/>
        </w:rPr>
      </w:pPr>
      <w:r>
        <w:rPr>
          <w:rFonts w:ascii="Fb Fontext" w:hAnsi="Fb Fontext" w:hint="cs"/>
          <w:rtl/>
        </w:rPr>
        <w:t>קרקע</w:t>
      </w:r>
      <w:r w:rsidR="006E0774" w:rsidRPr="00224C4C">
        <w:rPr>
          <w:rFonts w:ascii="Fb Fontext" w:hAnsi="Fb Fontext"/>
          <w:rtl/>
        </w:rPr>
        <w:t xml:space="preserve"> </w:t>
      </w:r>
      <w:r>
        <w:rPr>
          <w:rFonts w:ascii="Fb Fontext" w:hAnsi="Fb Fontext" w:hint="cs"/>
          <w:rtl/>
        </w:rPr>
        <w:t>כ</w:t>
      </w:r>
      <w:r w:rsidR="006E0774" w:rsidRPr="00224C4C">
        <w:rPr>
          <w:rFonts w:ascii="Fb Fontext" w:hAnsi="Fb Fontext"/>
          <w:rtl/>
        </w:rPr>
        <w:t xml:space="preserve">אשה </w:t>
      </w:r>
      <w:r>
        <w:rPr>
          <w:rFonts w:ascii="Fb Fontext" w:hAnsi="Fb Fontext" w:hint="cs"/>
          <w:rtl/>
        </w:rPr>
        <w:t xml:space="preserve">שאינה </w:t>
      </w:r>
      <w:r w:rsidR="006E0774" w:rsidRPr="00224C4C">
        <w:rPr>
          <w:rFonts w:ascii="Fb Fontext" w:hAnsi="Fb Fontext"/>
          <w:rtl/>
        </w:rPr>
        <w:t>נקנית בפחות מש"פ</w:t>
      </w:r>
      <w:r>
        <w:rPr>
          <w:rFonts w:ascii="Fb Fontext" w:hAnsi="Fb Fontext" w:hint="cs"/>
          <w:rtl/>
        </w:rPr>
        <w:t>.</w:t>
      </w:r>
    </w:p>
    <w:p w14:paraId="5C1E8643" w14:textId="6C2DE33D" w:rsidR="00A85AC8" w:rsidRPr="00E600D8" w:rsidRDefault="000E1CBE" w:rsidP="00F6440B">
      <w:pPr>
        <w:pStyle w:val="38"/>
        <w:framePr w:wrap="notBeside"/>
        <w:rPr>
          <w:rtl/>
        </w:rPr>
      </w:pPr>
      <w:r w:rsidRPr="00E600D8">
        <w:rPr>
          <w:rFonts w:hint="cs"/>
          <w:rtl/>
        </w:rPr>
        <w:t>שאלוהו דתניא</w:t>
      </w:r>
      <w:r w:rsidR="00A85AC8" w:rsidRPr="00E600D8">
        <w:rPr>
          <w:rFonts w:hint="cs"/>
          <w:rtl/>
        </w:rPr>
        <w:t>:</w:t>
      </w:r>
    </w:p>
    <w:p w14:paraId="314CE3DF" w14:textId="41FB2DF2" w:rsidR="006E0774" w:rsidRPr="00131640" w:rsidRDefault="00A7659F" w:rsidP="006E0774">
      <w:pPr>
        <w:rPr>
          <w:rtl/>
        </w:rPr>
      </w:pPr>
      <w:r w:rsidRPr="000E1CBE">
        <w:rPr>
          <w:rFonts w:hint="cs"/>
          <w:rtl/>
        </w:rPr>
        <w:t>אף שאשה לא</w:t>
      </w:r>
      <w:r w:rsidR="006E0774" w:rsidRPr="000E1CBE">
        <w:rPr>
          <w:rtl/>
        </w:rPr>
        <w:t>,</w:t>
      </w:r>
      <w:r w:rsidR="006E0774" w:rsidRPr="00224C4C">
        <w:rPr>
          <w:rFonts w:ascii="Fb Fontext" w:hAnsi="Fb Fontext"/>
          <w:rtl/>
        </w:rPr>
        <w:t xml:space="preserve"> קרקע נקנית בפחות מש"פ!</w:t>
      </w:r>
    </w:p>
    <w:p w14:paraId="43A90EA5" w14:textId="687B17C6" w:rsidR="00A85AC8" w:rsidRPr="00E600D8" w:rsidRDefault="0086306B" w:rsidP="00A7659F">
      <w:pPr>
        <w:pStyle w:val="38"/>
        <w:framePr w:wrap="notBeside"/>
        <w:rPr>
          <w:rtl/>
        </w:rPr>
      </w:pPr>
      <w:r w:rsidRPr="00E600D8">
        <w:rPr>
          <w:rFonts w:hint="cs"/>
          <w:rtl/>
        </w:rPr>
        <w:t>והשיבם</w:t>
      </w:r>
      <w:r w:rsidR="00A85AC8" w:rsidRPr="00E600D8">
        <w:rPr>
          <w:rtl/>
        </w:rPr>
        <w:t>:</w:t>
      </w:r>
    </w:p>
    <w:p w14:paraId="6DCEB614" w14:textId="07542F59" w:rsidR="006E0774" w:rsidRPr="00131640" w:rsidRDefault="0086306B" w:rsidP="0086306B">
      <w:pPr>
        <w:spacing w:after="120"/>
        <w:rPr>
          <w:rtl/>
        </w:rPr>
      </w:pPr>
      <w:r>
        <w:rPr>
          <w:rFonts w:ascii="Fb Fontext" w:hAnsi="Fb Fontext" w:hint="cs"/>
          <w:rtl/>
        </w:rPr>
        <w:t>ד</w:t>
      </w:r>
      <w:r w:rsidR="006E0774" w:rsidRPr="00224C4C">
        <w:rPr>
          <w:rFonts w:ascii="Fb Fontext" w:hAnsi="Fb Fontext"/>
          <w:rtl/>
        </w:rPr>
        <w:t xml:space="preserve">ההיא - בחליפין, </w:t>
      </w:r>
      <w:r w:rsidR="006E0774" w:rsidRPr="0086306B">
        <w:rPr>
          <w:rStyle w:val="afffff3"/>
          <w:rtl/>
        </w:rPr>
        <w:t xml:space="preserve">דתניא: </w:t>
      </w:r>
      <w:r w:rsidR="006E0774" w:rsidRPr="00224C4C">
        <w:rPr>
          <w:rFonts w:ascii="Fb Fontext" w:hAnsi="Fb Fontext"/>
          <w:rtl/>
        </w:rPr>
        <w:t>קונין בכלי ואע"פ שאין בו שו"פ.</w:t>
      </w:r>
    </w:p>
    <w:p w14:paraId="6C9D1C07" w14:textId="5C0BCAF3" w:rsidR="00A85AC8" w:rsidRPr="00E600D8" w:rsidRDefault="003D6BCE" w:rsidP="003D6BCE">
      <w:pPr>
        <w:pStyle w:val="38"/>
        <w:framePr w:wrap="notBeside"/>
        <w:rPr>
          <w:rtl/>
        </w:rPr>
      </w:pPr>
      <w:r w:rsidRPr="00E600D8">
        <w:rPr>
          <w:rFonts w:hint="cs"/>
          <w:rtl/>
        </w:rPr>
        <w:t>ב. משמואל</w:t>
      </w:r>
      <w:r w:rsidR="00A85AC8" w:rsidRPr="00E600D8">
        <w:rPr>
          <w:rtl/>
        </w:rPr>
        <w:t>:</w:t>
      </w:r>
    </w:p>
    <w:p w14:paraId="2E2C15D4" w14:textId="4A424D52" w:rsidR="006E0774" w:rsidRPr="00131640" w:rsidRDefault="006E0774" w:rsidP="006E0774">
      <w:pPr>
        <w:rPr>
          <w:rtl/>
        </w:rPr>
      </w:pPr>
      <w:r w:rsidRPr="00224C4C">
        <w:rPr>
          <w:rFonts w:ascii="Fb Fontext" w:hAnsi="Fb Fontext"/>
          <w:rtl/>
        </w:rPr>
        <w:t>כל שאינו יודע בטיב גיטין וקדושין לא יהא לו עסק עמהן,</w:t>
      </w:r>
    </w:p>
    <w:p w14:paraId="27438DF8" w14:textId="77777777" w:rsidR="00A85AC8" w:rsidRPr="00E600D8" w:rsidRDefault="003D6BCE" w:rsidP="003D6BCE">
      <w:pPr>
        <w:pStyle w:val="38"/>
        <w:framePr w:wrap="notBeside"/>
        <w:rPr>
          <w:rtl/>
        </w:rPr>
      </w:pPr>
      <w:r w:rsidRPr="00E600D8">
        <w:rPr>
          <w:rFonts w:hint="cs"/>
          <w:rtl/>
        </w:rPr>
        <w:t>וע''ז א"ר אסי</w:t>
      </w:r>
      <w:r w:rsidR="00A85AC8" w:rsidRPr="00E600D8">
        <w:rPr>
          <w:rtl/>
        </w:rPr>
        <w:t>:</w:t>
      </w:r>
    </w:p>
    <w:p w14:paraId="7F759B26" w14:textId="3DF2D0DD" w:rsidR="009469D7" w:rsidRDefault="006E0774" w:rsidP="006E0774">
      <w:pPr>
        <w:rPr>
          <w:rFonts w:ascii="Fb Fontext" w:hAnsi="Fb Fontext"/>
          <w:rtl/>
        </w:rPr>
      </w:pPr>
      <w:r w:rsidRPr="00224C4C">
        <w:rPr>
          <w:rFonts w:ascii="Fb Fontext" w:hAnsi="Fb Fontext"/>
          <w:rtl/>
        </w:rPr>
        <w:t>וקשין לעולם יותר מדור המבול,</w:t>
      </w:r>
    </w:p>
    <w:p w14:paraId="6C4E2388" w14:textId="519C97BA" w:rsidR="006E0774" w:rsidRPr="00131640" w:rsidRDefault="006E0774" w:rsidP="006E0774">
      <w:pPr>
        <w:rPr>
          <w:rtl/>
        </w:rPr>
      </w:pPr>
      <w:r w:rsidRPr="00224C4C">
        <w:rPr>
          <w:rStyle w:val="affffa"/>
          <w:rFonts w:hint="cs"/>
          <w:rtl/>
        </w:rPr>
        <w:t>ד'</w:t>
      </w:r>
      <w:r w:rsidRPr="00224C4C">
        <w:rPr>
          <w:rStyle w:val="affffa"/>
          <w:rtl/>
        </w:rPr>
        <w:t xml:space="preserve">אלה וכחש ורצוח וגנוב ונאוף </w:t>
      </w:r>
      <w:r w:rsidRPr="003C786F">
        <w:rPr>
          <w:rStyle w:val="affffa"/>
          <w:b/>
          <w:bCs/>
          <w:rtl/>
        </w:rPr>
        <w:t>פרצו</w:t>
      </w:r>
      <w:r w:rsidRPr="00224C4C">
        <w:rPr>
          <w:rStyle w:val="affffa"/>
          <w:rtl/>
        </w:rPr>
        <w:t xml:space="preserve"> ודמים בדמים נגעו</w:t>
      </w:r>
      <w:r w:rsidRPr="00224C4C">
        <w:rPr>
          <w:rStyle w:val="affffa"/>
          <w:rFonts w:hint="cs"/>
          <w:rtl/>
        </w:rPr>
        <w:t>'</w:t>
      </w:r>
      <w:r w:rsidRPr="00224C4C">
        <w:rPr>
          <w:rStyle w:val="affffa"/>
          <w:rtl/>
        </w:rPr>
        <w:t>.</w:t>
      </w:r>
    </w:p>
    <w:p w14:paraId="0CB5F71E" w14:textId="11BEA9E7" w:rsidR="006E0774" w:rsidRPr="00BC0832" w:rsidRDefault="006E0774" w:rsidP="006E0774">
      <w:pPr>
        <w:rPr>
          <w:spacing w:val="0"/>
          <w:rtl/>
        </w:rPr>
      </w:pPr>
      <w:r w:rsidRPr="00BC0832">
        <w:rPr>
          <w:rStyle w:val="afffff3"/>
          <w:spacing w:val="0"/>
          <w:rtl/>
        </w:rPr>
        <w:t xml:space="preserve">כדמתרגם רב יוסף: </w:t>
      </w:r>
      <w:r w:rsidRPr="00BC0832">
        <w:rPr>
          <w:rFonts w:ascii="Fb Fontext" w:hAnsi="Fb Fontext"/>
          <w:spacing w:val="0"/>
          <w:rtl/>
        </w:rPr>
        <w:t>מולדין בנין מנשי חבריהון חובין על חובין מוסיפין,</w:t>
      </w:r>
    </w:p>
    <w:p w14:paraId="3BD60427" w14:textId="77777777" w:rsidR="006E0774" w:rsidRPr="00131640" w:rsidRDefault="006E0774" w:rsidP="006E0774">
      <w:pPr>
        <w:rPr>
          <w:rtl/>
        </w:rPr>
      </w:pPr>
      <w:r w:rsidRPr="00BD77C7">
        <w:rPr>
          <w:rStyle w:val="afffff3"/>
          <w:rtl/>
        </w:rPr>
        <w:t>וכתיב:</w:t>
      </w:r>
      <w:r w:rsidRPr="00224C4C">
        <w:rPr>
          <w:rStyle w:val="affffa"/>
          <w:rtl/>
        </w:rPr>
        <w:t xml:space="preserve"> </w:t>
      </w:r>
      <w:r w:rsidRPr="00224C4C">
        <w:rPr>
          <w:rStyle w:val="affffa"/>
          <w:rFonts w:hint="cs"/>
          <w:rtl/>
        </w:rPr>
        <w:t>'</w:t>
      </w:r>
      <w:r w:rsidRPr="00224C4C">
        <w:rPr>
          <w:rStyle w:val="affffa"/>
          <w:rtl/>
        </w:rPr>
        <w:t>על כן תאבל הארץ ואמלל כל יושב בה בחית השדה ובעוף השמים וגם דגי הים יאספו וגו</w:t>
      </w:r>
      <w:r w:rsidRPr="00224C4C">
        <w:rPr>
          <w:rStyle w:val="affffa"/>
          <w:rFonts w:hint="cs"/>
          <w:rtl/>
        </w:rPr>
        <w:t>',</w:t>
      </w:r>
    </w:p>
    <w:p w14:paraId="1C6A263C" w14:textId="61233C34" w:rsidR="006E0774" w:rsidRPr="00131640" w:rsidRDefault="006E0774" w:rsidP="006E0774">
      <w:pPr>
        <w:rPr>
          <w:rtl/>
        </w:rPr>
      </w:pPr>
      <w:r w:rsidRPr="00224C4C">
        <w:rPr>
          <w:rFonts w:ascii="Fb Fontext" w:hAnsi="Fb Fontext"/>
          <w:rtl/>
        </w:rPr>
        <w:t xml:space="preserve">ואילו בדור המבול לא נגזרה גזירה על דגים שבים, </w:t>
      </w:r>
      <w:r w:rsidRPr="00224C4C">
        <w:rPr>
          <w:rStyle w:val="affffa"/>
          <w:rFonts w:hint="cs"/>
          <w:rtl/>
        </w:rPr>
        <w:t>ד'</w:t>
      </w:r>
      <w:r w:rsidRPr="00224C4C">
        <w:rPr>
          <w:rStyle w:val="affffa"/>
          <w:rtl/>
        </w:rPr>
        <w:t>מכל אשר בחרבה מתו</w:t>
      </w:r>
      <w:r w:rsidRPr="00224C4C">
        <w:rPr>
          <w:rStyle w:val="affffa"/>
          <w:rFonts w:hint="cs"/>
          <w:rtl/>
        </w:rPr>
        <w:t>'</w:t>
      </w:r>
      <w:r w:rsidRPr="00224C4C">
        <w:rPr>
          <w:rStyle w:val="affffa"/>
          <w:rtl/>
        </w:rPr>
        <w:t>,</w:t>
      </w:r>
      <w:r w:rsidRPr="00224C4C">
        <w:rPr>
          <w:rFonts w:ascii="Fb Fontext" w:hAnsi="Fb Fontext"/>
          <w:rtl/>
        </w:rPr>
        <w:t xml:space="preserve"> ולא דגים שבים, ואילו </w:t>
      </w:r>
      <w:r w:rsidR="00B35B36">
        <w:rPr>
          <w:rFonts w:ascii="Fb Fontext" w:hAnsi="Fb Fontext"/>
          <w:rtl/>
        </w:rPr>
        <w:t>כאן</w:t>
      </w:r>
      <w:r w:rsidRPr="00224C4C">
        <w:rPr>
          <w:rFonts w:ascii="Fb Fontext" w:hAnsi="Fb Fontext"/>
          <w:rtl/>
        </w:rPr>
        <w:t xml:space="preserve"> אפילו דגים שבים.</w:t>
      </w:r>
    </w:p>
    <w:p w14:paraId="2F498C03" w14:textId="46C7C2C3" w:rsidR="006E0774" w:rsidRPr="00131640" w:rsidRDefault="006E0774" w:rsidP="00E758BB">
      <w:pPr>
        <w:rPr>
          <w:rtl/>
        </w:rPr>
      </w:pPr>
      <w:r w:rsidRPr="00224C4C">
        <w:rPr>
          <w:rFonts w:ascii="Fb Fontext" w:hAnsi="Fb Fontext"/>
          <w:sz w:val="32"/>
          <w:rtl/>
        </w:rPr>
        <w:t>ו</w:t>
      </w:r>
      <w:r w:rsidRPr="00224C4C">
        <w:rPr>
          <w:rFonts w:ascii="Fb Fontext" w:hAnsi="Fb Fontext" w:hint="cs"/>
          <w:sz w:val="32"/>
          <w:rtl/>
        </w:rPr>
        <w:t xml:space="preserve">לא עד </w:t>
      </w:r>
      <w:r w:rsidR="00EE7E3A">
        <w:rPr>
          <w:rFonts w:ascii="Fb Fontext" w:hAnsi="Fb Fontext" w:hint="cs"/>
          <w:sz w:val="32"/>
          <w:rtl/>
        </w:rPr>
        <w:t>שעובר על כולם</w:t>
      </w:r>
      <w:r w:rsidRPr="00224C4C">
        <w:rPr>
          <w:rFonts w:ascii="Fb Fontext" w:hAnsi="Fb Fontext" w:hint="cs"/>
          <w:sz w:val="32"/>
          <w:rtl/>
        </w:rPr>
        <w:t xml:space="preserve"> דהא</w:t>
      </w:r>
      <w:r w:rsidRPr="00224C4C">
        <w:rPr>
          <w:rStyle w:val="affffa"/>
          <w:rFonts w:hint="cs"/>
          <w:rtl/>
        </w:rPr>
        <w:t xml:space="preserve"> '</w:t>
      </w:r>
      <w:r w:rsidRPr="00224C4C">
        <w:rPr>
          <w:rStyle w:val="affffa"/>
          <w:rtl/>
        </w:rPr>
        <w:t>כי מפני אלה אבלה הארץ</w:t>
      </w:r>
      <w:r w:rsidRPr="00224C4C">
        <w:rPr>
          <w:rStyle w:val="affffa"/>
          <w:rFonts w:hint="cs"/>
          <w:rtl/>
        </w:rPr>
        <w:t>'</w:t>
      </w:r>
      <w:r w:rsidRPr="00224C4C">
        <w:rPr>
          <w:rStyle w:val="affffa"/>
          <w:rtl/>
        </w:rPr>
        <w:t>.</w:t>
      </w:r>
    </w:p>
    <w:p w14:paraId="338D1C1E" w14:textId="64B23CA6" w:rsidR="006E0774" w:rsidRPr="00131640" w:rsidRDefault="006E0774" w:rsidP="00541588">
      <w:pPr>
        <w:spacing w:after="120"/>
        <w:rPr>
          <w:rtl/>
        </w:rPr>
      </w:pPr>
      <w:r w:rsidRPr="00224C4C">
        <w:rPr>
          <w:rFonts w:ascii="Fb Fontext" w:hAnsi="Fb Fontext" w:hint="cs"/>
          <w:rtl/>
        </w:rPr>
        <w:t>ולא אלה לחוד ו</w:t>
      </w:r>
      <w:r w:rsidRPr="00224C4C">
        <w:rPr>
          <w:rFonts w:ascii="Fb Fontext" w:hAnsi="Fb Fontext"/>
          <w:rtl/>
        </w:rPr>
        <w:t>הנך לחודי</w:t>
      </w:r>
      <w:r w:rsidR="00EE7E3A">
        <w:rPr>
          <w:rFonts w:ascii="Fb Fontext" w:hAnsi="Fb Fontext" w:hint="cs"/>
          <w:rtl/>
        </w:rPr>
        <w:t xml:space="preserve"> -</w:t>
      </w:r>
      <w:r w:rsidRPr="00224C4C">
        <w:rPr>
          <w:rFonts w:ascii="Fb Fontext" w:hAnsi="Fb Fontext"/>
          <w:rtl/>
        </w:rPr>
        <w:t xml:space="preserve"> </w:t>
      </w:r>
      <w:r w:rsidRPr="00224C4C">
        <w:rPr>
          <w:rFonts w:ascii="Fb Fontext" w:hAnsi="Fb Fontext" w:hint="cs"/>
          <w:rtl/>
        </w:rPr>
        <w:t>ד</w:t>
      </w:r>
      <w:r w:rsidRPr="00224C4C">
        <w:rPr>
          <w:rFonts w:ascii="Fb Fontext" w:hAnsi="Fb Fontext"/>
          <w:rtl/>
        </w:rPr>
        <w:t xml:space="preserve">מי כתיב </w:t>
      </w:r>
      <w:r w:rsidRPr="00210DF6">
        <w:rPr>
          <w:rFonts w:ascii="Fb Fontext" w:hAnsi="Fb Fontext" w:cs="BA TM • Vilna Extra-Bold"/>
          <w:rtl/>
        </w:rPr>
        <w:t>ו</w:t>
      </w:r>
      <w:r w:rsidRPr="00224C4C">
        <w:rPr>
          <w:rFonts w:ascii="Fb Fontext" w:hAnsi="Fb Fontext"/>
          <w:rtl/>
        </w:rPr>
        <w:t>פרצו?</w:t>
      </w:r>
      <w:r w:rsidRPr="00224C4C">
        <w:rPr>
          <w:rStyle w:val="affffa"/>
          <w:rtl/>
        </w:rPr>
        <w:t xml:space="preserve"> </w:t>
      </w:r>
      <w:r w:rsidRPr="00224C4C">
        <w:rPr>
          <w:rStyle w:val="affffa"/>
          <w:rFonts w:hint="cs"/>
          <w:rtl/>
        </w:rPr>
        <w:t>'</w:t>
      </w:r>
      <w:r w:rsidRPr="00224C4C">
        <w:rPr>
          <w:rStyle w:val="affffa"/>
          <w:rtl/>
        </w:rPr>
        <w:t>פרצו</w:t>
      </w:r>
      <w:r w:rsidRPr="00224C4C">
        <w:rPr>
          <w:rStyle w:val="affffa"/>
          <w:rFonts w:hint="cs"/>
          <w:rtl/>
        </w:rPr>
        <w:t>'</w:t>
      </w:r>
      <w:r w:rsidRPr="00224C4C">
        <w:rPr>
          <w:rStyle w:val="affffa"/>
          <w:rtl/>
        </w:rPr>
        <w:t xml:space="preserve"> </w:t>
      </w:r>
      <w:r w:rsidRPr="00224C4C">
        <w:rPr>
          <w:rFonts w:ascii="Fb Fontext" w:hAnsi="Fb Fontext"/>
          <w:rtl/>
        </w:rPr>
        <w:t>כתיב.</w:t>
      </w:r>
    </w:p>
    <w:p w14:paraId="477C7A3F" w14:textId="77777777" w:rsidR="006E0774" w:rsidRPr="00131640" w:rsidRDefault="006E0774" w:rsidP="0010529F">
      <w:pPr>
        <w:pStyle w:val="afff0"/>
        <w:framePr w:wrap="around"/>
        <w:rPr>
          <w:rtl/>
        </w:rPr>
      </w:pPr>
      <w:r w:rsidRPr="00224C4C">
        <w:rPr>
          <w:rFonts w:hint="cs"/>
          <w:rtl/>
        </w:rPr>
        <w:t>יג:</w:t>
      </w:r>
    </w:p>
    <w:p w14:paraId="733CEF9A" w14:textId="77777777" w:rsidR="00A85AC8" w:rsidRPr="00E600D8" w:rsidRDefault="000D12FF" w:rsidP="000D12FF">
      <w:pPr>
        <w:pStyle w:val="38"/>
        <w:framePr w:wrap="notBeside"/>
        <w:rPr>
          <w:rtl/>
        </w:rPr>
      </w:pPr>
      <w:r w:rsidRPr="00E600D8">
        <w:rPr>
          <w:rFonts w:hint="cs"/>
          <w:rtl/>
        </w:rPr>
        <w:t>ג.</w:t>
      </w:r>
      <w:r w:rsidR="006E0774" w:rsidRPr="00E600D8">
        <w:rPr>
          <w:rtl/>
        </w:rPr>
        <w:t xml:space="preserve"> </w:t>
      </w:r>
      <w:r w:rsidRPr="00E600D8">
        <w:rPr>
          <w:rFonts w:hint="cs"/>
          <w:rtl/>
        </w:rPr>
        <w:t xml:space="preserve"> הא דתנן</w:t>
      </w:r>
      <w:r w:rsidR="00A85AC8" w:rsidRPr="00E600D8">
        <w:rPr>
          <w:rtl/>
        </w:rPr>
        <w:t>:</w:t>
      </w:r>
    </w:p>
    <w:p w14:paraId="0D6AAA71" w14:textId="1078540B" w:rsidR="006E0774" w:rsidRPr="00131640" w:rsidRDefault="006E0774" w:rsidP="006E0774">
      <w:pPr>
        <w:rPr>
          <w:rtl/>
        </w:rPr>
      </w:pPr>
      <w:r w:rsidRPr="00224C4C">
        <w:rPr>
          <w:rFonts w:ascii="Fb Fontext" w:hAnsi="Fb Fontext"/>
          <w:sz w:val="32"/>
          <w:rtl/>
        </w:rPr>
        <w:t>האשה שהביאה חטאתה ומתה - יביאו יורשין עולתה,</w:t>
      </w:r>
    </w:p>
    <w:p w14:paraId="39CC64C8" w14:textId="7FF34AB5" w:rsidR="00A85AC8" w:rsidRPr="00E600D8" w:rsidRDefault="000D12FF" w:rsidP="000D12FF">
      <w:pPr>
        <w:pStyle w:val="38"/>
        <w:framePr w:wrap="notBeside"/>
        <w:rPr>
          <w:rtl/>
        </w:rPr>
      </w:pPr>
      <w:r w:rsidRPr="00E600D8">
        <w:rPr>
          <w:rFonts w:hint="cs"/>
          <w:rtl/>
        </w:rPr>
        <w:t>משמואל</w:t>
      </w:r>
      <w:r w:rsidR="00A85AC8" w:rsidRPr="00E600D8">
        <w:rPr>
          <w:rtl/>
        </w:rPr>
        <w:t>:</w:t>
      </w:r>
    </w:p>
    <w:p w14:paraId="39574E10" w14:textId="7842E808" w:rsidR="00061B10" w:rsidRPr="00131640" w:rsidRDefault="006E0774" w:rsidP="00061B10">
      <w:pPr>
        <w:rPr>
          <w:rtl/>
        </w:rPr>
      </w:pPr>
      <w:r w:rsidRPr="00061B10">
        <w:rPr>
          <w:rFonts w:ascii="Fb Fontext" w:hAnsi="Fb Fontext"/>
          <w:spacing w:val="2"/>
          <w:rtl/>
        </w:rPr>
        <w:t>והוא שהפרישתה מחיים,</w:t>
      </w:r>
      <w:r w:rsidR="00A27780" w:rsidRPr="00061B10">
        <w:rPr>
          <w:rFonts w:ascii="Fb Fontext" w:hAnsi="Fb Fontext" w:hint="cs"/>
          <w:spacing w:val="2"/>
          <w:rtl/>
        </w:rPr>
        <w:t xml:space="preserve"> אלמא </w:t>
      </w:r>
      <w:r w:rsidRPr="00061B10">
        <w:rPr>
          <w:rFonts w:ascii="Fb Fontext" w:hAnsi="Fb Fontext"/>
          <w:spacing w:val="2"/>
          <w:rtl/>
        </w:rPr>
        <w:t>שיעבודא לא דאוריית</w:t>
      </w:r>
      <w:r w:rsidR="00061B10" w:rsidRPr="00061B10">
        <w:rPr>
          <w:rFonts w:ascii="Fb Fontext" w:hAnsi="Fb Fontext" w:hint="cs"/>
          <w:spacing w:val="2"/>
          <w:rtl/>
        </w:rPr>
        <w:t>א</w:t>
      </w:r>
    </w:p>
    <w:p w14:paraId="735EB0CC" w14:textId="36848BA5" w:rsidR="00A85AC8" w:rsidRPr="00E600D8" w:rsidRDefault="00061B10" w:rsidP="00061B10">
      <w:pPr>
        <w:pStyle w:val="38"/>
        <w:framePr w:wrap="notBeside"/>
        <w:rPr>
          <w:rtl/>
        </w:rPr>
      </w:pPr>
      <w:r w:rsidRPr="00E600D8">
        <w:rPr>
          <w:rFonts w:hint="cs"/>
          <w:rtl/>
        </w:rPr>
        <w:t>וע''ז אר''א</w:t>
      </w:r>
      <w:r w:rsidR="00A85AC8" w:rsidRPr="00E600D8">
        <w:rPr>
          <w:rFonts w:hint="cs"/>
          <w:rtl/>
        </w:rPr>
        <w:t>:</w:t>
      </w:r>
    </w:p>
    <w:p w14:paraId="795A9EE7" w14:textId="16DE909E" w:rsidR="006E0774" w:rsidRPr="00131640" w:rsidRDefault="00061B10" w:rsidP="00061B10">
      <w:pPr>
        <w:rPr>
          <w:rtl/>
        </w:rPr>
      </w:pPr>
      <w:r>
        <w:rPr>
          <w:rFonts w:ascii="Fb Fontext" w:hAnsi="Fb Fontext" w:hint="cs"/>
          <w:rtl/>
        </w:rPr>
        <w:t>א</w:t>
      </w:r>
      <w:r w:rsidR="000D12FF">
        <w:rPr>
          <w:rFonts w:ascii="Fb Fontext" w:hAnsi="Fb Fontext" w:hint="cs"/>
          <w:rtl/>
        </w:rPr>
        <w:t>ף</w:t>
      </w:r>
      <w:r w:rsidR="006E0774" w:rsidRPr="00224C4C">
        <w:rPr>
          <w:rFonts w:ascii="Fb Fontext" w:hAnsi="Fb Fontext" w:hint="cs"/>
          <w:rtl/>
        </w:rPr>
        <w:t xml:space="preserve"> </w:t>
      </w:r>
      <w:r w:rsidR="006E0774" w:rsidRPr="00224C4C">
        <w:rPr>
          <w:rFonts w:ascii="Fb Fontext" w:hAnsi="Fb Fontext"/>
          <w:rtl/>
        </w:rPr>
        <w:t>שלא הפרישה מחיים, אלמא סבר שיעבודא דאורייתא.</w:t>
      </w:r>
    </w:p>
    <w:p w14:paraId="5D726818" w14:textId="6A64680A" w:rsidR="00A85AC8" w:rsidRPr="00E600D8" w:rsidRDefault="00061B10" w:rsidP="00061B10">
      <w:pPr>
        <w:pStyle w:val="38"/>
        <w:framePr w:wrap="notBeside"/>
        <w:rPr>
          <w:rtl/>
        </w:rPr>
      </w:pPr>
      <w:r w:rsidRPr="00E600D8">
        <w:rPr>
          <w:rFonts w:hint="cs"/>
          <w:rtl/>
        </w:rPr>
        <w:t>ורב ושמואל שחלקו</w:t>
      </w:r>
      <w:r w:rsidR="00A85AC8" w:rsidRPr="00E600D8">
        <w:rPr>
          <w:rFonts w:hint="cs"/>
          <w:rtl/>
        </w:rPr>
        <w:t>:</w:t>
      </w:r>
    </w:p>
    <w:p w14:paraId="248EF057" w14:textId="568C3FA4" w:rsidR="006E0774" w:rsidRPr="00131640" w:rsidRDefault="00061B10" w:rsidP="006E0774">
      <w:pPr>
        <w:rPr>
          <w:rtl/>
        </w:rPr>
      </w:pPr>
      <w:r>
        <w:rPr>
          <w:rFonts w:ascii="Fb Fontext" w:hAnsi="Fb Fontext" w:hint="cs"/>
          <w:rtl/>
        </w:rPr>
        <w:t>ד</w:t>
      </w:r>
      <w:r w:rsidR="006E0774" w:rsidRPr="00224C4C">
        <w:rPr>
          <w:rFonts w:ascii="Fb Fontext" w:hAnsi="Fb Fontext"/>
          <w:rtl/>
        </w:rPr>
        <w:t>מלוה על פה - אינה גובה מן היורשין ולא מן הלקוחות,</w:t>
      </w:r>
    </w:p>
    <w:p w14:paraId="626CDBA7" w14:textId="56A99CC5" w:rsidR="00A85AC8" w:rsidRPr="00E600D8" w:rsidRDefault="00FB7784" w:rsidP="00FB7784">
      <w:pPr>
        <w:pStyle w:val="38"/>
        <w:framePr w:wrap="notBeside"/>
        <w:rPr>
          <w:rtl/>
        </w:rPr>
      </w:pPr>
      <w:r w:rsidRPr="00E600D8">
        <w:rPr>
          <w:rFonts w:hint="cs"/>
          <w:rtl/>
        </w:rPr>
        <w:t>ורי''ו ור''ל</w:t>
      </w:r>
      <w:r w:rsidR="00A85AC8" w:rsidRPr="00E600D8">
        <w:rPr>
          <w:rFonts w:hint="cs"/>
          <w:rtl/>
        </w:rPr>
        <w:t>:</w:t>
      </w:r>
    </w:p>
    <w:p w14:paraId="1AA70D27" w14:textId="56A065C3" w:rsidR="006E0774" w:rsidRPr="00131640" w:rsidRDefault="006E0774" w:rsidP="006E0774">
      <w:pPr>
        <w:rPr>
          <w:rtl/>
        </w:rPr>
      </w:pPr>
      <w:r w:rsidRPr="00224C4C">
        <w:rPr>
          <w:rFonts w:ascii="Fb Fontext" w:hAnsi="Fb Fontext"/>
          <w:rtl/>
        </w:rPr>
        <w:t>מלוה על פה - גובה בין מן היורשין בין מן הלקוחות!</w:t>
      </w:r>
    </w:p>
    <w:p w14:paraId="23A847D5" w14:textId="77777777" w:rsidR="00A85AC8" w:rsidRPr="00E600D8" w:rsidRDefault="006E0774" w:rsidP="00FB7784">
      <w:pPr>
        <w:pStyle w:val="38"/>
        <w:framePr w:wrap="notBeside"/>
        <w:rPr>
          <w:rtl/>
        </w:rPr>
      </w:pPr>
      <w:r w:rsidRPr="00E600D8">
        <w:rPr>
          <w:rtl/>
        </w:rPr>
        <w:t>צריכא</w:t>
      </w:r>
      <w:r w:rsidR="00923703" w:rsidRPr="00E600D8">
        <w:rPr>
          <w:rFonts w:hint="cs"/>
          <w:rtl/>
        </w:rPr>
        <w:t xml:space="preserve"> לשמואל</w:t>
      </w:r>
      <w:r w:rsidR="00A85AC8" w:rsidRPr="00E600D8">
        <w:rPr>
          <w:rtl/>
        </w:rPr>
        <w:t>:</w:t>
      </w:r>
    </w:p>
    <w:p w14:paraId="15B058F4" w14:textId="4AFB3EE2" w:rsidR="006E0774" w:rsidRPr="00131640" w:rsidRDefault="00B35B36" w:rsidP="006E0774">
      <w:pPr>
        <w:rPr>
          <w:rtl/>
        </w:rPr>
      </w:pPr>
      <w:r>
        <w:rPr>
          <w:rFonts w:ascii="Fb Fontext" w:hAnsi="Fb Fontext" w:hint="cs"/>
          <w:rtl/>
        </w:rPr>
        <w:t>שם</w:t>
      </w:r>
      <w:r w:rsidR="006E0774" w:rsidRPr="00224C4C">
        <w:rPr>
          <w:rFonts w:ascii="Fb Fontext" w:hAnsi="Fb Fontext" w:hint="cs"/>
          <w:rtl/>
        </w:rPr>
        <w:t xml:space="preserve"> </w:t>
      </w:r>
      <w:r w:rsidR="00923703">
        <w:rPr>
          <w:rFonts w:ascii="Fb Fontext" w:hAnsi="Fb Fontext" w:hint="cs"/>
          <w:rtl/>
        </w:rPr>
        <w:t xml:space="preserve">אף שכתובה </w:t>
      </w:r>
      <w:r w:rsidR="006E0774" w:rsidRPr="00224C4C">
        <w:rPr>
          <w:rFonts w:ascii="Fb Fontext" w:hAnsi="Fb Fontext" w:hint="cs"/>
          <w:rtl/>
        </w:rPr>
        <w:t>בתורה</w:t>
      </w:r>
    </w:p>
    <w:p w14:paraId="2729E429" w14:textId="6A710C45" w:rsidR="00A85AC8" w:rsidRPr="00E600D8" w:rsidRDefault="006E0774" w:rsidP="00923703">
      <w:pPr>
        <w:pStyle w:val="38"/>
        <w:framePr w:wrap="notBeside"/>
        <w:rPr>
          <w:rtl/>
        </w:rPr>
      </w:pPr>
      <w:r w:rsidRPr="00E600D8">
        <w:rPr>
          <w:rFonts w:hint="cs"/>
          <w:rtl/>
        </w:rPr>
        <w:t>ר</w:t>
      </w:r>
      <w:r w:rsidRPr="00E600D8">
        <w:rPr>
          <w:rtl/>
        </w:rPr>
        <w:t>"</w:t>
      </w:r>
      <w:r w:rsidRPr="00E600D8">
        <w:rPr>
          <w:rFonts w:hint="cs"/>
          <w:rtl/>
        </w:rPr>
        <w:t>פ</w:t>
      </w:r>
      <w:r w:rsidR="00923703" w:rsidRPr="00E600D8">
        <w:rPr>
          <w:rFonts w:hint="cs"/>
          <w:rtl/>
        </w:rPr>
        <w:t>:</w:t>
      </w:r>
      <w:r w:rsidRPr="00E600D8">
        <w:rPr>
          <w:rFonts w:hint="cs"/>
          <w:rtl/>
        </w:rPr>
        <w:t xml:space="preserve"> ה</w:t>
      </w:r>
      <w:r w:rsidR="00923703" w:rsidRPr="00E600D8">
        <w:rPr>
          <w:rFonts w:hint="cs"/>
          <w:rtl/>
        </w:rPr>
        <w:t>לכה</w:t>
      </w:r>
      <w:r w:rsidR="00A85AC8" w:rsidRPr="00E600D8">
        <w:rPr>
          <w:rtl/>
        </w:rPr>
        <w:t>:</w:t>
      </w:r>
    </w:p>
    <w:p w14:paraId="0DC735F9" w14:textId="05D71414" w:rsidR="009469D7" w:rsidRDefault="006E0774" w:rsidP="00923703">
      <w:pPr>
        <w:rPr>
          <w:rFonts w:ascii="Fb Fontext" w:hAnsi="Fb Fontext"/>
          <w:sz w:val="32"/>
          <w:rtl/>
        </w:rPr>
      </w:pPr>
      <w:r w:rsidRPr="00224C4C">
        <w:rPr>
          <w:rFonts w:ascii="Fb Fontext" w:hAnsi="Fb Fontext"/>
          <w:rtl/>
        </w:rPr>
        <w:t>מלוה על פה גובה מהיורשי</w:t>
      </w:r>
      <w:r w:rsidR="00540E6B">
        <w:rPr>
          <w:rFonts w:ascii="Fb Fontext" w:hAnsi="Fb Fontext" w:hint="cs"/>
          <w:rtl/>
        </w:rPr>
        <w:t>ם</w:t>
      </w:r>
      <w:r w:rsidRPr="00224C4C">
        <w:rPr>
          <w:rFonts w:ascii="Fb Fontext" w:hAnsi="Fb Fontext"/>
          <w:rtl/>
        </w:rPr>
        <w:t xml:space="preserve"> </w:t>
      </w:r>
      <w:r w:rsidR="00923703">
        <w:rPr>
          <w:rFonts w:ascii="Fb Fontext" w:hAnsi="Fb Fontext" w:hint="cs"/>
          <w:rtl/>
        </w:rPr>
        <w:t>ד</w:t>
      </w:r>
      <w:r w:rsidRPr="00224C4C">
        <w:rPr>
          <w:rFonts w:ascii="Fb Fontext" w:hAnsi="Fb Fontext"/>
          <w:sz w:val="32"/>
          <w:rtl/>
        </w:rPr>
        <w:t>שיעבודא דאורייתא,</w:t>
      </w:r>
    </w:p>
    <w:p w14:paraId="460761C6" w14:textId="4BC98A30" w:rsidR="006E0774" w:rsidRPr="00131640" w:rsidRDefault="00540E6B" w:rsidP="00540E6B">
      <w:pPr>
        <w:ind w:left="565" w:firstLine="113"/>
        <w:rPr>
          <w:rtl/>
        </w:rPr>
      </w:pPr>
      <w:r>
        <w:rPr>
          <w:rFonts w:ascii="Fb Fontext" w:hAnsi="Fb Fontext" w:hint="cs"/>
          <w:sz w:val="32"/>
          <w:rtl/>
        </w:rPr>
        <w:t>ולא מ</w:t>
      </w:r>
      <w:r w:rsidR="006E0774" w:rsidRPr="00224C4C">
        <w:rPr>
          <w:rFonts w:ascii="Fb Fontext" w:hAnsi="Fb Fontext"/>
          <w:sz w:val="32"/>
          <w:rtl/>
        </w:rPr>
        <w:t>הלקוחות - דאין לו קול.</w:t>
      </w:r>
    </w:p>
    <w:p w14:paraId="243EB968" w14:textId="77777777" w:rsidR="006E0774" w:rsidRPr="00131640" w:rsidRDefault="006E0774" w:rsidP="00841728">
      <w:pPr>
        <w:pStyle w:val="affb"/>
        <w:rPr>
          <w:del w:id="90018" w:author="מנוע עיצוב" w:date="2026-10-08T11:01:28Z"/>
          <w:rtl/>
        </w:rPr>
      </w:pPr>
      <w:del w:id="90017" w:author="מנוע עיצוב" w:date="2026-10-08T11:01:28Z">
        <w:r w:rsidRPr="00224C4C">
          <w:rPr>
            <w:rFonts w:hint="cs"/>
            <w:rtl/>
          </w:rPr>
          <w:delText xml:space="preserve">׹</w:delText>
        </w:r>
      </w:del>
    </w:p>
    <w:p w14:paraId="78696D77" w14:textId="77777777" w:rsidR="009469D7" w:rsidRDefault="006E0774" w:rsidP="002A094E">
      <w:pPr>
        <w:pStyle w:val="afffd"/>
        <w:rPr>
          <w:rStyle w:val="afffa"/>
          <w:spacing w:val="4"/>
          <w:rtl/>
        </w:rPr>
      </w:pPr>
      <w:ins w:id="9807" w:author="מספור קטעי משנה" w:date="2026-10-06T06:45:32Z">
        <w:r>
          <w:rPr>
            <w:rStyle w:val="MisparKeta"/>
          </w:rPr>
          <w:t xml:space="preserve">ב. </w:t>
        </w:r>
      </w:ins>
      <w:r w:rsidRPr="00224C4C">
        <w:rPr>
          <w:rStyle w:val="afffa"/>
          <w:spacing w:val="4"/>
          <w:rtl/>
        </w:rPr>
        <w:t>וקונה את עצמה בגט</w:t>
      </w:r>
    </w:p>
    <w:p w14:paraId="72803637" w14:textId="5A89ED82" w:rsidR="006E0774" w:rsidRPr="00131640" w:rsidRDefault="006E0774" w:rsidP="006E0774">
      <w:pPr>
        <w:rPr>
          <w:rtl/>
        </w:rPr>
      </w:pPr>
      <w:r w:rsidRPr="00210DF6">
        <w:rPr>
          <w:rFonts w:ascii="Fb Fontext" w:hAnsi="Fb Fontext" w:cs="BA TM • Vilna Extra-Bold"/>
          <w:sz w:val="32"/>
          <w:rtl/>
        </w:rPr>
        <w:t>גט,</w:t>
      </w:r>
      <w:r w:rsidRPr="00224C4C">
        <w:rPr>
          <w:rFonts w:ascii="Fb Fontext" w:hAnsi="Fb Fontext"/>
          <w:sz w:val="32"/>
          <w:rtl/>
        </w:rPr>
        <w:t xml:space="preserve"> </w:t>
      </w:r>
      <w:r w:rsidRPr="00224C4C">
        <w:rPr>
          <w:rStyle w:val="affffa"/>
          <w:rFonts w:hint="cs"/>
          <w:rtl/>
        </w:rPr>
        <w:t>'</w:t>
      </w:r>
      <w:r w:rsidRPr="00224C4C">
        <w:rPr>
          <w:rStyle w:val="affffa"/>
          <w:rtl/>
        </w:rPr>
        <w:t>וכתב לה ספר כריתות</w:t>
      </w:r>
      <w:r w:rsidRPr="00224C4C">
        <w:rPr>
          <w:rStyle w:val="affffa"/>
          <w:rFonts w:hint="cs"/>
          <w:rtl/>
        </w:rPr>
        <w:t>'</w:t>
      </w:r>
      <w:r w:rsidRPr="00224C4C">
        <w:rPr>
          <w:rStyle w:val="affffa"/>
          <w:rtl/>
        </w:rPr>
        <w:t>,</w:t>
      </w:r>
    </w:p>
    <w:p w14:paraId="489BB857" w14:textId="4345634F" w:rsidR="00317CF5" w:rsidRPr="00131640" w:rsidRDefault="003C4C91" w:rsidP="003C4C91">
      <w:pPr>
        <w:pStyle w:val="afffd"/>
        <w:rPr>
          <w:rtl/>
        </w:rPr>
      </w:pPr>
      <w:ins w:id="9808" w:author="מספור קטעי משנה" w:date="2026-10-06T06:45:32Z">
        <w:r>
          <w:rPr>
            <w:rStyle w:val="MisparKeta"/>
          </w:rPr>
          <w:t xml:space="preserve">ב. </w:t>
        </w:r>
      </w:ins>
      <w:r>
        <w:rPr>
          <w:rFonts w:hint="cs"/>
          <w:rtl/>
        </w:rPr>
        <w:t>וב</w:t>
      </w:r>
      <w:r w:rsidR="006E0774" w:rsidRPr="000C1EC7">
        <w:rPr>
          <w:rtl/>
        </w:rPr>
        <w:t>מיתת הבעל</w:t>
      </w:r>
    </w:p>
    <w:p w14:paraId="16CC8E4F" w14:textId="77777777" w:rsidR="00A85AC8" w:rsidRPr="00E600D8" w:rsidRDefault="006E0774" w:rsidP="00317CF5">
      <w:pPr>
        <w:pStyle w:val="38"/>
        <w:framePr w:wrap="notBeside"/>
        <w:rPr>
          <w:rtl/>
        </w:rPr>
      </w:pPr>
      <w:r w:rsidRPr="00E600D8">
        <w:rPr>
          <w:rFonts w:hint="cs"/>
          <w:rtl/>
        </w:rPr>
        <w:t>לא</w:t>
      </w:r>
      <w:r w:rsidR="00A85AC8" w:rsidRPr="00E600D8">
        <w:rPr>
          <w:rtl/>
        </w:rPr>
        <w:t>:</w:t>
      </w:r>
    </w:p>
    <w:p w14:paraId="3BACC81A" w14:textId="776FCB06" w:rsidR="006E0774" w:rsidRPr="00131640" w:rsidRDefault="00067AF0" w:rsidP="00317CF5">
      <w:pPr>
        <w:rPr>
          <w:rtl/>
        </w:rPr>
      </w:pPr>
      <w:r w:rsidRPr="00067AF0">
        <w:rPr>
          <w:rFonts w:ascii="Fb Fontext" w:hAnsi="Fb Fontext" w:hint="cs"/>
          <w:spacing w:val="0"/>
          <w:sz w:val="32"/>
          <w:rtl/>
        </w:rPr>
        <w:t xml:space="preserve">מסברא </w:t>
      </w:r>
      <w:r w:rsidR="006E0774" w:rsidRPr="00067AF0">
        <w:rPr>
          <w:rFonts w:ascii="Fb Fontext" w:hAnsi="Fb Fontext"/>
          <w:spacing w:val="0"/>
          <w:sz w:val="32"/>
          <w:rtl/>
        </w:rPr>
        <w:t xml:space="preserve">הוא אסרה והוא </w:t>
      </w:r>
      <w:r w:rsidR="000C1EC7" w:rsidRPr="00067AF0">
        <w:rPr>
          <w:rFonts w:ascii="Fb Fontext" w:hAnsi="Fb Fontext" w:hint="cs"/>
          <w:spacing w:val="0"/>
          <w:sz w:val="32"/>
          <w:rtl/>
        </w:rPr>
        <w:t>התירה</w:t>
      </w:r>
      <w:r w:rsidR="006E0774" w:rsidRPr="00067AF0">
        <w:rPr>
          <w:rFonts w:ascii="Fb Fontext" w:hAnsi="Fb Fontext" w:hint="cs"/>
          <w:spacing w:val="0"/>
          <w:sz w:val="32"/>
          <w:rtl/>
        </w:rPr>
        <w:t xml:space="preserve"> </w:t>
      </w:r>
      <w:r w:rsidR="00317CF5" w:rsidRPr="00067AF0">
        <w:rPr>
          <w:rFonts w:ascii="Fb Fontext" w:hAnsi="Fb Fontext" w:hint="cs"/>
          <w:spacing w:val="0"/>
          <w:sz w:val="32"/>
          <w:rtl/>
        </w:rPr>
        <w:t xml:space="preserve">- </w:t>
      </w:r>
      <w:r w:rsidR="006E0774" w:rsidRPr="00067AF0">
        <w:rPr>
          <w:rStyle w:val="afffff3"/>
          <w:rFonts w:hint="cs"/>
          <w:spacing w:val="0"/>
          <w:rtl/>
        </w:rPr>
        <w:t>ופרכי'</w:t>
      </w:r>
      <w:r w:rsidR="006E0774" w:rsidRPr="00067AF0">
        <w:rPr>
          <w:rFonts w:ascii="Fb Fontext" w:hAnsi="Fb Fontext" w:hint="cs"/>
          <w:spacing w:val="0"/>
          <w:sz w:val="32"/>
          <w:rtl/>
        </w:rPr>
        <w:t xml:space="preserve"> מעריות דאסר ולא שרי להו</w:t>
      </w:r>
    </w:p>
    <w:p w14:paraId="2AFAF456" w14:textId="77777777" w:rsidR="00A85AC8" w:rsidRPr="00E600D8" w:rsidRDefault="006E0774" w:rsidP="009824D6">
      <w:pPr>
        <w:pStyle w:val="38"/>
        <w:framePr w:wrap="notBeside"/>
        <w:rPr>
          <w:rtl/>
        </w:rPr>
      </w:pPr>
      <w:r w:rsidRPr="00E600D8">
        <w:rPr>
          <w:rFonts w:hint="cs"/>
          <w:rtl/>
        </w:rPr>
        <w:t>ולא</w:t>
      </w:r>
      <w:r w:rsidR="00A85AC8" w:rsidRPr="00E600D8">
        <w:rPr>
          <w:rtl/>
        </w:rPr>
        <w:t>:</w:t>
      </w:r>
    </w:p>
    <w:p w14:paraId="6E856B7A" w14:textId="079CF1F5" w:rsidR="006E0774" w:rsidRPr="00131640" w:rsidRDefault="00317CF5" w:rsidP="006E0774">
      <w:pPr>
        <w:rPr>
          <w:rtl/>
        </w:rPr>
      </w:pPr>
      <w:r>
        <w:rPr>
          <w:rFonts w:ascii="Fb Fontext" w:hAnsi="Fb Fontext" w:hint="cs"/>
          <w:sz w:val="32"/>
          <w:rtl/>
        </w:rPr>
        <w:t>מ</w:t>
      </w:r>
      <w:r>
        <w:rPr>
          <w:rStyle w:val="affffa"/>
          <w:rFonts w:hint="cs"/>
          <w:rtl/>
        </w:rPr>
        <w:t>'</w:t>
      </w:r>
      <w:r w:rsidR="006E0774" w:rsidRPr="00684F53">
        <w:rPr>
          <w:rStyle w:val="affffa"/>
          <w:rtl/>
        </w:rPr>
        <w:t>יבמה</w:t>
      </w:r>
      <w:r>
        <w:rPr>
          <w:rStyle w:val="affffa"/>
          <w:rFonts w:hint="cs"/>
          <w:rtl/>
        </w:rPr>
        <w:t>'</w:t>
      </w:r>
      <w:r w:rsidR="006E0774" w:rsidRPr="00224C4C">
        <w:rPr>
          <w:rFonts w:ascii="Fb Fontext" w:hAnsi="Fb Fontext"/>
          <w:sz w:val="32"/>
          <w:rtl/>
        </w:rPr>
        <w:t xml:space="preserve"> שאין לה בנים אסורה, הא יש לה בנים - מותרת.</w:t>
      </w:r>
    </w:p>
    <w:p w14:paraId="0F7925F4" w14:textId="70E2942B" w:rsidR="006E0774" w:rsidRPr="00131640" w:rsidRDefault="006E0774" w:rsidP="006E0774">
      <w:pPr>
        <w:rPr>
          <w:rtl/>
        </w:rPr>
      </w:pPr>
      <w:r w:rsidRPr="00224C4C">
        <w:rPr>
          <w:rFonts w:ascii="Fb Fontext" w:hAnsi="Fb Fontext" w:hint="cs"/>
          <w:sz w:val="32"/>
          <w:rtl/>
        </w:rPr>
        <w:t>ד</w:t>
      </w:r>
      <w:r w:rsidR="00684F53">
        <w:rPr>
          <w:rFonts w:ascii="Fb Fontext" w:hAnsi="Fb Fontext" w:hint="cs"/>
          <w:sz w:val="32"/>
          <w:rtl/>
        </w:rPr>
        <w:t>שמא</w:t>
      </w:r>
      <w:r w:rsidRPr="00224C4C">
        <w:rPr>
          <w:rFonts w:ascii="Fb Fontext" w:hAnsi="Fb Fontext"/>
          <w:sz w:val="32"/>
          <w:rtl/>
        </w:rPr>
        <w:t xml:space="preserve">, אין לה בנים מותרת ליבם, יש לה בנים </w:t>
      </w:r>
      <w:r w:rsidRPr="00210DF6">
        <w:rPr>
          <w:rFonts w:ascii="Fb Fontext" w:hAnsi="Fb Fontext" w:cs="BA TM • Vilna Extra-Bold" w:hint="cs"/>
          <w:sz w:val="32"/>
          <w:rtl/>
        </w:rPr>
        <w:t>לכו</w:t>
      </w:r>
      <w:r w:rsidRPr="00210DF6">
        <w:rPr>
          <w:rFonts w:ascii="Fb Fontext" w:hAnsi="Fb Fontext" w:cs="BA TM • Vilna Extra-Bold"/>
          <w:sz w:val="32"/>
          <w:rtl/>
        </w:rPr>
        <w:t>"</w:t>
      </w:r>
      <w:r w:rsidRPr="00210DF6">
        <w:rPr>
          <w:rFonts w:ascii="Fb Fontext" w:hAnsi="Fb Fontext" w:cs="BA TM • Vilna Extra-Bold" w:hint="cs"/>
          <w:sz w:val="32"/>
          <w:rtl/>
        </w:rPr>
        <w:t>ע</w:t>
      </w:r>
      <w:r w:rsidRPr="00224C4C">
        <w:rPr>
          <w:rFonts w:ascii="Fb Fontext" w:hAnsi="Fb Fontext"/>
          <w:sz w:val="32"/>
          <w:rtl/>
        </w:rPr>
        <w:t xml:space="preserve"> </w:t>
      </w:r>
      <w:r w:rsidR="00B35B36">
        <w:rPr>
          <w:rFonts w:ascii="Fb Fontext" w:hAnsi="Fb Fontext"/>
          <w:sz w:val="32"/>
          <w:rtl/>
        </w:rPr>
        <w:t>גם</w:t>
      </w:r>
      <w:r w:rsidRPr="00224C4C">
        <w:rPr>
          <w:rFonts w:ascii="Fb Fontext" w:hAnsi="Fb Fontext"/>
          <w:sz w:val="32"/>
          <w:rtl/>
        </w:rPr>
        <w:t xml:space="preserve"> אסורה!</w:t>
      </w:r>
    </w:p>
    <w:p w14:paraId="4F4A617D" w14:textId="77777777" w:rsidR="00A85AC8" w:rsidRPr="00E600D8" w:rsidRDefault="006E0774" w:rsidP="00C31B13">
      <w:pPr>
        <w:pStyle w:val="38"/>
        <w:framePr w:wrap="notBeside"/>
        <w:rPr>
          <w:rtl/>
        </w:rPr>
      </w:pPr>
      <w:r w:rsidRPr="00E600D8">
        <w:rPr>
          <w:rFonts w:hint="cs"/>
          <w:rtl/>
        </w:rPr>
        <w:t>ולא</w:t>
      </w:r>
      <w:r w:rsidR="00A85AC8" w:rsidRPr="00E600D8">
        <w:rPr>
          <w:rtl/>
        </w:rPr>
        <w:t>:</w:t>
      </w:r>
    </w:p>
    <w:p w14:paraId="1544D7CF" w14:textId="7248008F" w:rsidR="009469D7" w:rsidRDefault="006E0774" w:rsidP="006E0774">
      <w:pPr>
        <w:rPr>
          <w:rFonts w:ascii="Fb Fontext" w:hAnsi="Fb Fontext"/>
          <w:sz w:val="32"/>
          <w:rtl/>
        </w:rPr>
      </w:pPr>
      <w:r w:rsidRPr="00224C4C">
        <w:rPr>
          <w:rFonts w:ascii="Fb Fontext" w:hAnsi="Fb Fontext"/>
          <w:sz w:val="32"/>
          <w:rtl/>
        </w:rPr>
        <w:t>מדא</w:t>
      </w:r>
      <w:r w:rsidRPr="00224C4C">
        <w:rPr>
          <w:rFonts w:ascii="Fb Fontext" w:hAnsi="Fb Fontext" w:hint="cs"/>
          <w:sz w:val="32"/>
          <w:rtl/>
        </w:rPr>
        <w:t>סר</w:t>
      </w:r>
      <w:r w:rsidRPr="00224C4C">
        <w:rPr>
          <w:rFonts w:ascii="Fb Fontext" w:hAnsi="Fb Fontext"/>
          <w:sz w:val="32"/>
          <w:rtl/>
        </w:rPr>
        <w:t xml:space="preserve"> אלמנה לכה"ג</w:t>
      </w:r>
      <w:r w:rsidRPr="00224C4C">
        <w:rPr>
          <w:rFonts w:ascii="Fb Fontext" w:hAnsi="Fb Fontext" w:hint="cs"/>
          <w:sz w:val="32"/>
          <w:rtl/>
        </w:rPr>
        <w:t>,</w:t>
      </w:r>
      <w:r w:rsidRPr="00224C4C">
        <w:rPr>
          <w:rFonts w:ascii="Fb Fontext" w:hAnsi="Fb Fontext"/>
          <w:sz w:val="32"/>
          <w:rtl/>
        </w:rPr>
        <w:t xml:space="preserve"> הא לכהן הדיוט שרי.</w:t>
      </w:r>
    </w:p>
    <w:p w14:paraId="753A2052" w14:textId="7AABA28A" w:rsidR="00A85AC8" w:rsidRPr="00E600D8" w:rsidRDefault="00E600D8" w:rsidP="00067AF0">
      <w:pPr>
        <w:pStyle w:val="38"/>
        <w:framePr w:wrap="notBeside"/>
        <w:rPr>
          <w:rtl/>
        </w:rPr>
      </w:pPr>
      <w:r w:rsidRPr="00E600D8">
        <w:rPr>
          <w:rFonts w:hint="cs"/>
          <w:rtl/>
        </w:rPr>
        <w:t>-</w:t>
      </w:r>
    </w:p>
    <w:p w14:paraId="35B1B438" w14:textId="5600BC06" w:rsidR="006E0774" w:rsidRPr="00131640" w:rsidRDefault="00BA0321" w:rsidP="006E0774">
      <w:pPr>
        <w:rPr>
          <w:rtl/>
        </w:rPr>
      </w:pPr>
      <w:r>
        <w:rPr>
          <w:rFonts w:ascii="Fb Fontext" w:hAnsi="Fb Fontext" w:hint="cs"/>
          <w:sz w:val="32"/>
          <w:rtl/>
        </w:rPr>
        <w:t>ש</w:t>
      </w:r>
      <w:r w:rsidR="006E0774" w:rsidRPr="00224C4C">
        <w:rPr>
          <w:rFonts w:ascii="Fb Fontext" w:hAnsi="Fb Fontext" w:hint="cs"/>
          <w:sz w:val="32"/>
          <w:rtl/>
        </w:rPr>
        <w:t>מא לכה</w:t>
      </w:r>
      <w:r w:rsidR="006E0774" w:rsidRPr="00224C4C">
        <w:rPr>
          <w:rFonts w:ascii="Fb Fontext" w:hAnsi="Fb Fontext"/>
          <w:sz w:val="32"/>
          <w:rtl/>
        </w:rPr>
        <w:t>"</w:t>
      </w:r>
      <w:r w:rsidR="006E0774" w:rsidRPr="00224C4C">
        <w:rPr>
          <w:rFonts w:ascii="Fb Fontext" w:hAnsi="Fb Fontext" w:hint="cs"/>
          <w:sz w:val="32"/>
          <w:rtl/>
        </w:rPr>
        <w:t xml:space="preserve">ג בלאו </w:t>
      </w:r>
      <w:r w:rsidR="006E0774" w:rsidRPr="00246591">
        <w:rPr>
          <w:rStyle w:val="afffff3"/>
          <w:rFonts w:hint="cs"/>
          <w:rtl/>
        </w:rPr>
        <w:t>לכו</w:t>
      </w:r>
      <w:r w:rsidR="006E0774" w:rsidRPr="00246591">
        <w:rPr>
          <w:rStyle w:val="afffff3"/>
          <w:rtl/>
        </w:rPr>
        <w:t>"</w:t>
      </w:r>
      <w:r w:rsidR="006E0774" w:rsidRPr="00246591">
        <w:rPr>
          <w:rStyle w:val="afffff3"/>
          <w:rFonts w:hint="cs"/>
          <w:rtl/>
        </w:rPr>
        <w:t xml:space="preserve">ע </w:t>
      </w:r>
      <w:r w:rsidR="006E0774" w:rsidRPr="00224C4C">
        <w:rPr>
          <w:rFonts w:ascii="Fb Fontext" w:hAnsi="Fb Fontext" w:hint="cs"/>
          <w:sz w:val="32"/>
          <w:rtl/>
        </w:rPr>
        <w:t>בעשה</w:t>
      </w:r>
    </w:p>
    <w:p w14:paraId="7D5B931E" w14:textId="77777777" w:rsidR="006E0774" w:rsidRPr="00131640" w:rsidRDefault="006E0774" w:rsidP="006E0774">
      <w:pPr>
        <w:rPr>
          <w:rtl/>
        </w:rPr>
      </w:pPr>
      <w:r w:rsidRPr="00224C4C">
        <w:rPr>
          <w:rFonts w:ascii="Fb Fontext" w:hAnsi="Fb Fontext" w:hint="cs"/>
          <w:sz w:val="32"/>
          <w:rtl/>
        </w:rPr>
        <w:t>ו</w:t>
      </w:r>
      <w:r w:rsidRPr="00224C4C">
        <w:rPr>
          <w:rFonts w:ascii="Fb Fontext" w:hAnsi="Fb Fontext"/>
          <w:sz w:val="32"/>
          <w:rtl/>
        </w:rPr>
        <w:t xml:space="preserve">אפיקתה ממיתה ואוקימתה על עשה, </w:t>
      </w:r>
      <w:r w:rsidRPr="00224C4C">
        <w:rPr>
          <w:rFonts w:ascii="Fb Fontext" w:hAnsi="Fb Fontext" w:hint="cs"/>
          <w:sz w:val="32"/>
          <w:rtl/>
        </w:rPr>
        <w:t>וכ</w:t>
      </w:r>
      <w:r w:rsidRPr="00224C4C">
        <w:rPr>
          <w:rFonts w:ascii="Fb Fontext" w:hAnsi="Fb Fontext"/>
          <w:sz w:val="32"/>
          <w:rtl/>
        </w:rPr>
        <w:t>פסולי המוקדשים, דמעיקרא אית בהו מעילה ואסירי בגיזה ועבודה, פרקינהו, מעילה לית בהו, בגיזה ועבודה אסירי!</w:t>
      </w:r>
    </w:p>
    <w:p w14:paraId="1D3888AC" w14:textId="65149B81" w:rsidR="00A85AC8" w:rsidRPr="00E600D8" w:rsidRDefault="006E0774" w:rsidP="00C31B13">
      <w:pPr>
        <w:pStyle w:val="38"/>
        <w:framePr w:wrap="notBeside"/>
        <w:rPr>
          <w:rtl/>
        </w:rPr>
      </w:pPr>
      <w:r w:rsidRPr="00E600D8">
        <w:rPr>
          <w:rtl/>
        </w:rPr>
        <w:t>אלא</w:t>
      </w:r>
      <w:r w:rsidR="00A85AC8" w:rsidRPr="00E600D8">
        <w:rPr>
          <w:rtl/>
        </w:rPr>
        <w:t>:</w:t>
      </w:r>
    </w:p>
    <w:p w14:paraId="3D27F0BE" w14:textId="1B9E2685" w:rsidR="006E0774" w:rsidRPr="00131640" w:rsidRDefault="002C033D" w:rsidP="006E0774">
      <w:pPr>
        <w:rPr>
          <w:rtl/>
        </w:rPr>
      </w:pPr>
      <w:r>
        <w:rPr>
          <w:rStyle w:val="affffa"/>
          <w:rFonts w:hint="cs"/>
          <w:rtl/>
        </w:rPr>
        <w:t>מ</w:t>
      </w:r>
      <w:r w:rsidR="006E0774" w:rsidRPr="00224C4C">
        <w:rPr>
          <w:rStyle w:val="affffa"/>
          <w:rFonts w:hint="cs"/>
          <w:rtl/>
        </w:rPr>
        <w:t>'</w:t>
      </w:r>
      <w:r w:rsidR="006E0774" w:rsidRPr="00224C4C">
        <w:rPr>
          <w:rStyle w:val="affffa"/>
          <w:rtl/>
        </w:rPr>
        <w:t>פן ימות במלחמה ואיש אחר יקחנה</w:t>
      </w:r>
      <w:r w:rsidR="006E0774" w:rsidRPr="00224C4C">
        <w:rPr>
          <w:rStyle w:val="affffa"/>
          <w:rFonts w:hint="cs"/>
          <w:rtl/>
        </w:rPr>
        <w:t>'</w:t>
      </w:r>
      <w:r w:rsidR="006E0774" w:rsidRPr="00224C4C">
        <w:rPr>
          <w:rStyle w:val="affffa"/>
          <w:rtl/>
        </w:rPr>
        <w:t>.</w:t>
      </w:r>
    </w:p>
    <w:p w14:paraId="2FD98EF0" w14:textId="77777777" w:rsidR="00A85AC8" w:rsidRPr="00E600D8" w:rsidRDefault="006E0774" w:rsidP="00C31B13">
      <w:pPr>
        <w:pStyle w:val="38"/>
        <w:framePr w:wrap="notBeside"/>
        <w:rPr>
          <w:rtl/>
        </w:rPr>
      </w:pPr>
      <w:r w:rsidRPr="00E600D8">
        <w:rPr>
          <w:rtl/>
        </w:rPr>
        <w:t xml:space="preserve">מתקיף </w:t>
      </w:r>
      <w:r w:rsidRPr="00E600D8">
        <w:rPr>
          <w:rFonts w:hint="cs"/>
          <w:rtl/>
        </w:rPr>
        <w:t>רשבדר'א</w:t>
      </w:r>
      <w:r w:rsidR="00A85AC8" w:rsidRPr="00E600D8">
        <w:rPr>
          <w:rtl/>
        </w:rPr>
        <w:t>:</w:t>
      </w:r>
    </w:p>
    <w:p w14:paraId="298105A2" w14:textId="6EE705E2" w:rsidR="006E0774" w:rsidRPr="00131640" w:rsidRDefault="00E87F6A" w:rsidP="00E87F6A">
      <w:pPr>
        <w:rPr>
          <w:rtl/>
        </w:rPr>
      </w:pPr>
      <w:r w:rsidRPr="002C033D">
        <w:rPr>
          <w:rFonts w:ascii="Fb Fontext" w:hAnsi="Fb Fontext" w:hint="cs"/>
          <w:spacing w:val="2"/>
          <w:sz w:val="32"/>
          <w:rtl/>
        </w:rPr>
        <w:t>ו</w:t>
      </w:r>
      <w:r w:rsidR="006E0774" w:rsidRPr="002C033D">
        <w:rPr>
          <w:rStyle w:val="affffa"/>
          <w:rFonts w:hint="cs"/>
          <w:rtl/>
        </w:rPr>
        <w:t>אחר</w:t>
      </w:r>
      <w:r w:rsidR="006E0774" w:rsidRPr="002C033D">
        <w:rPr>
          <w:rFonts w:ascii="Fb Fontext" w:hAnsi="Fb Fontext" w:hint="cs"/>
          <w:spacing w:val="2"/>
          <w:sz w:val="32"/>
          <w:rtl/>
        </w:rPr>
        <w:t xml:space="preserve"> </w:t>
      </w:r>
      <w:r w:rsidRPr="002C033D">
        <w:rPr>
          <w:rFonts w:ascii="Fb Fontext" w:hAnsi="Fb Fontext" w:hint="cs"/>
          <w:spacing w:val="2"/>
          <w:sz w:val="32"/>
          <w:rtl/>
        </w:rPr>
        <w:t>אינו</w:t>
      </w:r>
      <w:r w:rsidR="006E0774" w:rsidRPr="002C033D">
        <w:rPr>
          <w:rFonts w:ascii="Fb Fontext" w:hAnsi="Fb Fontext" w:hint="cs"/>
          <w:spacing w:val="2"/>
          <w:sz w:val="32"/>
          <w:rtl/>
        </w:rPr>
        <w:t xml:space="preserve"> יבם</w:t>
      </w:r>
      <w:r w:rsidRPr="002C033D">
        <w:rPr>
          <w:rFonts w:ascii="Fb Fontext" w:hAnsi="Fb Fontext" w:hint="cs"/>
          <w:spacing w:val="2"/>
          <w:sz w:val="32"/>
          <w:rtl/>
        </w:rPr>
        <w:t xml:space="preserve"> </w:t>
      </w:r>
      <w:r w:rsidRPr="002C033D">
        <w:rPr>
          <w:rStyle w:val="afffff3"/>
          <w:rFonts w:hint="cs"/>
          <w:spacing w:val="2"/>
          <w:rtl/>
        </w:rPr>
        <w:t>א.</w:t>
      </w:r>
      <w:r w:rsidR="006E0774" w:rsidRPr="002C033D">
        <w:rPr>
          <w:rFonts w:ascii="Fb Fontext" w:hAnsi="Fb Fontext"/>
          <w:spacing w:val="2"/>
          <w:sz w:val="32"/>
          <w:rtl/>
        </w:rPr>
        <w:t xml:space="preserve"> דיבם לא איקרי אחר.</w:t>
      </w:r>
      <w:r w:rsidR="0084181C" w:rsidRPr="002C033D">
        <w:rPr>
          <w:rFonts w:ascii="Fb Fontext" w:hAnsi="Fb Fontext" w:hint="cs"/>
          <w:spacing w:val="2"/>
          <w:sz w:val="32"/>
          <w:rtl/>
        </w:rPr>
        <w:t xml:space="preserve"> </w:t>
      </w:r>
      <w:r w:rsidR="0084181C" w:rsidRPr="002C033D">
        <w:rPr>
          <w:rStyle w:val="afffff3"/>
          <w:rFonts w:hint="cs"/>
          <w:spacing w:val="2"/>
          <w:rtl/>
        </w:rPr>
        <w:t>ב.</w:t>
      </w:r>
      <w:r w:rsidR="00AA2B3E" w:rsidRPr="002C033D">
        <w:rPr>
          <w:rStyle w:val="afffff3"/>
          <w:rFonts w:hint="cs"/>
          <w:spacing w:val="2"/>
          <w:rtl/>
        </w:rPr>
        <w:t xml:space="preserve"> </w:t>
      </w:r>
      <w:r w:rsidR="00AA2B3E" w:rsidRPr="002C033D">
        <w:rPr>
          <w:rFonts w:hint="cs"/>
          <w:spacing w:val="2"/>
          <w:rtl/>
        </w:rPr>
        <w:t>הוקשה מיתה לגירושין</w:t>
      </w:r>
    </w:p>
    <w:p w14:paraId="7B35B02C" w14:textId="79AD217E" w:rsidR="00A85AC8" w:rsidRPr="00E600D8" w:rsidRDefault="006E0774" w:rsidP="00AA04C9">
      <w:pPr>
        <w:pStyle w:val="38"/>
        <w:framePr w:wrap="notBeside"/>
        <w:rPr>
          <w:rtl/>
        </w:rPr>
      </w:pPr>
      <w:r w:rsidRPr="00E600D8">
        <w:rPr>
          <w:rtl/>
        </w:rPr>
        <w:t>ועוד, כתיב</w:t>
      </w:r>
      <w:r w:rsidR="00A85AC8" w:rsidRPr="00E600D8">
        <w:rPr>
          <w:rtl/>
        </w:rPr>
        <w:t>:</w:t>
      </w:r>
    </w:p>
    <w:p w14:paraId="55C1F0CA" w14:textId="592BAA6B" w:rsidR="006E0774" w:rsidRPr="00131640" w:rsidRDefault="006E0774" w:rsidP="006E0774">
      <w:pPr>
        <w:rPr>
          <w:rtl/>
        </w:rPr>
      </w:pPr>
      <w:r w:rsidRPr="00224C4C">
        <w:rPr>
          <w:rStyle w:val="affffa"/>
          <w:rFonts w:hint="cs"/>
          <w:rtl/>
        </w:rPr>
        <w:t>'</w:t>
      </w:r>
      <w:r w:rsidRPr="00224C4C">
        <w:rPr>
          <w:rStyle w:val="affffa"/>
          <w:rtl/>
        </w:rPr>
        <w:t xml:space="preserve">ושנאה האיש </w:t>
      </w:r>
      <w:r w:rsidRPr="002C033D">
        <w:rPr>
          <w:rStyle w:val="affffa"/>
          <w:b/>
          <w:bCs/>
          <w:rtl/>
        </w:rPr>
        <w:t>האחרון</w:t>
      </w:r>
      <w:r w:rsidRPr="00224C4C">
        <w:rPr>
          <w:rStyle w:val="affffa"/>
          <w:rtl/>
        </w:rPr>
        <w:t xml:space="preserve"> וכתב לה </w:t>
      </w:r>
      <w:r w:rsidR="002C033D">
        <w:rPr>
          <w:rStyle w:val="affffa"/>
          <w:rFonts w:hint="cs"/>
          <w:rtl/>
        </w:rPr>
        <w:t>וגו'</w:t>
      </w:r>
      <w:r w:rsidRPr="00224C4C">
        <w:rPr>
          <w:rStyle w:val="affffa"/>
          <w:rtl/>
        </w:rPr>
        <w:t xml:space="preserve"> או כי </w:t>
      </w:r>
      <w:r w:rsidRPr="002C033D">
        <w:rPr>
          <w:rStyle w:val="affffa"/>
          <w:b/>
          <w:bCs/>
          <w:rtl/>
        </w:rPr>
        <w:t>ימות</w:t>
      </w:r>
      <w:r w:rsidRPr="00224C4C">
        <w:rPr>
          <w:rStyle w:val="affffa"/>
          <w:rtl/>
        </w:rPr>
        <w:t xml:space="preserve"> האיש האחרון</w:t>
      </w:r>
      <w:r w:rsidRPr="00224C4C">
        <w:rPr>
          <w:rStyle w:val="affffa"/>
          <w:rFonts w:hint="cs"/>
          <w:rtl/>
        </w:rPr>
        <w:t>'</w:t>
      </w:r>
      <w:r w:rsidRPr="00224C4C">
        <w:rPr>
          <w:rStyle w:val="affffa"/>
          <w:rtl/>
        </w:rPr>
        <w:t>,</w:t>
      </w:r>
    </w:p>
    <w:p w14:paraId="774D0728" w14:textId="77777777" w:rsidR="006E0774" w:rsidRPr="00131640" w:rsidRDefault="006E0774" w:rsidP="00841728">
      <w:pPr>
        <w:pStyle w:val="affb"/>
        <w:rPr>
          <w:del w:id="90020" w:author="מנוע עיצוב" w:date="2026-10-08T11:01:28Z"/>
          <w:rtl/>
        </w:rPr>
      </w:pPr>
      <w:del w:id="90019" w:author="מנוע עיצוב" w:date="2026-10-08T11:01:28Z">
        <w:r w:rsidRPr="00224C4C">
          <w:rPr>
            <w:rFonts w:hint="cs"/>
            <w:rtl/>
          </w:rPr>
          <w:delText xml:space="preserve">׹</w:delText>
        </w:r>
      </w:del>
    </w:p>
    <w:p w14:paraId="6118799F" w14:textId="77777777" w:rsidR="006E0774" w:rsidRPr="00131640" w:rsidRDefault="006E0774" w:rsidP="0010529F">
      <w:pPr>
        <w:pStyle w:val="afff0"/>
        <w:framePr w:wrap="around"/>
        <w:rPr>
          <w:rtl/>
        </w:rPr>
      </w:pPr>
      <w:r w:rsidRPr="00224C4C">
        <w:rPr>
          <w:rFonts w:hint="cs"/>
          <w:rtl/>
        </w:rPr>
        <w:t>יד.</w:t>
      </w:r>
    </w:p>
    <w:p w14:paraId="02FEBEC7" w14:textId="77777777" w:rsidR="006E0774" w:rsidRPr="00131640" w:rsidRDefault="006E0774" w:rsidP="002A094E">
      <w:pPr>
        <w:pStyle w:val="afffd"/>
        <w:rPr>
          <w:rtl/>
        </w:rPr>
      </w:pPr>
      <w:ins w:id="9809" w:author="מספור קטעי משנה" w:date="2026-10-06T06:45:32Z">
        <w:r>
          <w:rPr>
            <w:rStyle w:val="MisparKeta"/>
          </w:rPr>
          <w:t xml:space="preserve">ג. </w:t>
        </w:r>
      </w:ins>
      <w:r w:rsidRPr="00224C4C">
        <w:rPr>
          <w:rStyle w:val="afffa"/>
          <w:spacing w:val="4"/>
          <w:rtl/>
        </w:rPr>
        <w:t>והיבמה נקנית בביאה כו'.</w:t>
      </w:r>
    </w:p>
    <w:p w14:paraId="328C22A2" w14:textId="2A64CF66" w:rsidR="00A85AC8" w:rsidRPr="00E600D8" w:rsidRDefault="00CA3AA9" w:rsidP="00CA3AA9">
      <w:pPr>
        <w:pStyle w:val="38"/>
        <w:framePr w:wrap="notBeside"/>
        <w:rPr>
          <w:rtl/>
        </w:rPr>
      </w:pPr>
      <w:r w:rsidRPr="00E600D8">
        <w:rPr>
          <w:rFonts w:hint="cs"/>
          <w:rtl/>
        </w:rPr>
        <w:t>מנין</w:t>
      </w:r>
      <w:r w:rsidR="00A85AC8" w:rsidRPr="00E600D8">
        <w:rPr>
          <w:rFonts w:hint="cs"/>
          <w:rtl/>
        </w:rPr>
        <w:t>:</w:t>
      </w:r>
    </w:p>
    <w:p w14:paraId="01E98EFF" w14:textId="6988720C" w:rsidR="006E0774" w:rsidRPr="00131640" w:rsidRDefault="00CA3AA9" w:rsidP="006E0774">
      <w:pPr>
        <w:rPr>
          <w:rtl/>
        </w:rPr>
      </w:pPr>
      <w:r>
        <w:rPr>
          <w:rStyle w:val="affffa"/>
          <w:rFonts w:hint="cs"/>
          <w:rtl/>
        </w:rPr>
        <w:t>'</w:t>
      </w:r>
      <w:r w:rsidR="006E0774" w:rsidRPr="00224C4C">
        <w:rPr>
          <w:rStyle w:val="affffa"/>
          <w:rtl/>
        </w:rPr>
        <w:t>יבמה יבא עליה ולקחה לו לאשה</w:t>
      </w:r>
      <w:r w:rsidR="006E0774" w:rsidRPr="00224C4C">
        <w:rPr>
          <w:rStyle w:val="affffa"/>
          <w:rFonts w:hint="cs"/>
          <w:rtl/>
        </w:rPr>
        <w:t>'</w:t>
      </w:r>
      <w:r w:rsidR="006E0774" w:rsidRPr="00224C4C">
        <w:rPr>
          <w:rStyle w:val="affffa"/>
          <w:rtl/>
        </w:rPr>
        <w:t>.</w:t>
      </w:r>
    </w:p>
    <w:p w14:paraId="05A10243" w14:textId="77777777" w:rsidR="00A85AC8" w:rsidRPr="00E600D8" w:rsidRDefault="006E0774" w:rsidP="00FA487E">
      <w:pPr>
        <w:pStyle w:val="38"/>
        <w:framePr w:wrap="notBeside"/>
        <w:rPr>
          <w:rtl/>
        </w:rPr>
      </w:pPr>
      <w:r w:rsidRPr="00E600D8">
        <w:rPr>
          <w:rFonts w:hint="cs"/>
          <w:rtl/>
        </w:rPr>
        <w:t>ולא</w:t>
      </w:r>
      <w:r w:rsidR="00793CAC" w:rsidRPr="00E600D8">
        <w:rPr>
          <w:rFonts w:hint="cs"/>
          <w:rtl/>
        </w:rPr>
        <w:t xml:space="preserve"> להכל</w:t>
      </w:r>
      <w:r w:rsidR="00A85AC8" w:rsidRPr="00E600D8">
        <w:rPr>
          <w:rtl/>
        </w:rPr>
        <w:t>:</w:t>
      </w:r>
    </w:p>
    <w:p w14:paraId="781F70AD" w14:textId="28EF767B" w:rsidR="006E0774" w:rsidRPr="00131640" w:rsidRDefault="006E0774" w:rsidP="006E0774">
      <w:pPr>
        <w:rPr>
          <w:rtl/>
        </w:rPr>
      </w:pPr>
      <w:r w:rsidRPr="00224C4C">
        <w:rPr>
          <w:rFonts w:ascii="Fb Fontext" w:hAnsi="Fb Fontext" w:hint="cs"/>
          <w:sz w:val="32"/>
          <w:rtl/>
        </w:rPr>
        <w:t xml:space="preserve">כאשה </w:t>
      </w:r>
      <w:r w:rsidRPr="00224C4C">
        <w:rPr>
          <w:rStyle w:val="affffa"/>
          <w:rFonts w:hint="cs"/>
          <w:rtl/>
        </w:rPr>
        <w:t>ד'</w:t>
      </w:r>
      <w:r w:rsidRPr="00224C4C">
        <w:rPr>
          <w:rStyle w:val="affffa"/>
          <w:rtl/>
        </w:rPr>
        <w:t>ויבמה</w:t>
      </w:r>
      <w:r w:rsidRPr="00224C4C">
        <w:rPr>
          <w:rStyle w:val="affffa"/>
          <w:rFonts w:hint="cs"/>
          <w:rtl/>
        </w:rPr>
        <w:t>'</w:t>
      </w:r>
      <w:r w:rsidRPr="00224C4C">
        <w:rPr>
          <w:rStyle w:val="affffa"/>
          <w:rtl/>
        </w:rPr>
        <w:t>,</w:t>
      </w:r>
      <w:r w:rsidRPr="00224C4C">
        <w:rPr>
          <w:rFonts w:ascii="Fb Fontext" w:hAnsi="Fb Fontext"/>
          <w:sz w:val="32"/>
          <w:rtl/>
        </w:rPr>
        <w:t xml:space="preserve"> ביאה גומרת בה, ו</w:t>
      </w:r>
      <w:r w:rsidR="00793CAC">
        <w:rPr>
          <w:rFonts w:ascii="Fb Fontext" w:hAnsi="Fb Fontext" w:hint="cs"/>
          <w:sz w:val="32"/>
          <w:rtl/>
        </w:rPr>
        <w:t>לא</w:t>
      </w:r>
      <w:r w:rsidRPr="00224C4C">
        <w:rPr>
          <w:rFonts w:ascii="Fb Fontext" w:hAnsi="Fb Fontext"/>
          <w:sz w:val="32"/>
          <w:rtl/>
        </w:rPr>
        <w:t xml:space="preserve"> כסף ושטר</w:t>
      </w:r>
      <w:r w:rsidR="00793CAC">
        <w:rPr>
          <w:rFonts w:ascii="Fb Fontext" w:hAnsi="Fb Fontext" w:hint="cs"/>
          <w:sz w:val="32"/>
          <w:rtl/>
        </w:rPr>
        <w:t>,</w:t>
      </w:r>
    </w:p>
    <w:p w14:paraId="2B0D7D81" w14:textId="77777777" w:rsidR="00A85AC8" w:rsidRPr="00E600D8" w:rsidRDefault="006E0774" w:rsidP="00FE7F98">
      <w:pPr>
        <w:pStyle w:val="38"/>
        <w:framePr w:wrap="notBeside"/>
        <w:rPr>
          <w:rtl/>
        </w:rPr>
      </w:pPr>
      <w:r w:rsidRPr="00E600D8">
        <w:rPr>
          <w:rFonts w:hint="cs"/>
          <w:rtl/>
        </w:rPr>
        <w:t>ו</w:t>
      </w:r>
      <w:r w:rsidR="001C3CCE" w:rsidRPr="00E600D8">
        <w:rPr>
          <w:rFonts w:hint="cs"/>
          <w:rtl/>
        </w:rPr>
        <w:t>הך</w:t>
      </w:r>
      <w:r w:rsidR="00A85AC8" w:rsidRPr="00E600D8">
        <w:rPr>
          <w:rtl/>
        </w:rPr>
        <w:t>:</w:t>
      </w:r>
    </w:p>
    <w:p w14:paraId="69329BD8" w14:textId="24960A15" w:rsidR="006E0774" w:rsidRPr="00131640" w:rsidRDefault="006E0774" w:rsidP="006E0774">
      <w:pPr>
        <w:rPr>
          <w:rtl/>
        </w:rPr>
      </w:pPr>
      <w:r w:rsidRPr="001C3CCE">
        <w:rPr>
          <w:rStyle w:val="affffa"/>
          <w:rFonts w:hint="cs"/>
          <w:spacing w:val="0"/>
          <w:rtl/>
        </w:rPr>
        <w:t>'</w:t>
      </w:r>
      <w:r w:rsidRPr="001C3CCE">
        <w:rPr>
          <w:rStyle w:val="affffa"/>
          <w:spacing w:val="0"/>
          <w:rtl/>
        </w:rPr>
        <w:t>ויבמה</w:t>
      </w:r>
      <w:r w:rsidRPr="001C3CCE">
        <w:rPr>
          <w:rStyle w:val="affffa"/>
          <w:rFonts w:hint="cs"/>
          <w:spacing w:val="0"/>
          <w:rtl/>
        </w:rPr>
        <w:t>'</w:t>
      </w:r>
      <w:r w:rsidRPr="001C3CCE">
        <w:rPr>
          <w:rStyle w:val="affffa"/>
          <w:spacing w:val="0"/>
          <w:rtl/>
        </w:rPr>
        <w:t xml:space="preserve"> </w:t>
      </w:r>
      <w:r w:rsidRPr="001C3CCE">
        <w:rPr>
          <w:rFonts w:ascii="Fb Fontext" w:hAnsi="Fb Fontext"/>
          <w:spacing w:val="0"/>
          <w:sz w:val="32"/>
          <w:rtl/>
        </w:rPr>
        <w:t>דבע"</w:t>
      </w:r>
      <w:r w:rsidRPr="001C3CCE">
        <w:rPr>
          <w:rFonts w:ascii="Fb Fontext" w:hAnsi="Fb Fontext" w:hint="cs"/>
          <w:spacing w:val="0"/>
          <w:sz w:val="32"/>
          <w:rtl/>
        </w:rPr>
        <w:t xml:space="preserve">כ </w:t>
      </w:r>
      <w:r w:rsidRPr="001C3CCE">
        <w:rPr>
          <w:rFonts w:ascii="Fb Fontext" w:hAnsi="Fb Fontext"/>
          <w:spacing w:val="0"/>
          <w:sz w:val="32"/>
          <w:rtl/>
        </w:rPr>
        <w:t xml:space="preserve">מיבם! </w:t>
      </w:r>
      <w:r w:rsidR="001C3CCE" w:rsidRPr="001C3CCE">
        <w:rPr>
          <w:rFonts w:ascii="Fb Fontext" w:hAnsi="Fb Fontext"/>
          <w:spacing w:val="0"/>
          <w:sz w:val="32"/>
          <w:rtl/>
        </w:rPr>
        <w:t>–</w:t>
      </w:r>
      <w:r w:rsidR="001C3CCE" w:rsidRPr="001C3CCE">
        <w:rPr>
          <w:rFonts w:ascii="Fb Fontext" w:hAnsi="Fb Fontext" w:hint="cs"/>
          <w:spacing w:val="0"/>
          <w:sz w:val="32"/>
          <w:rtl/>
        </w:rPr>
        <w:t xml:space="preserve"> דא''כ לימא</w:t>
      </w:r>
      <w:r w:rsidRPr="001C3CCE">
        <w:rPr>
          <w:rFonts w:ascii="Fb Fontext" w:hAnsi="Fb Fontext"/>
          <w:spacing w:val="0"/>
          <w:sz w:val="32"/>
          <w:rtl/>
        </w:rPr>
        <w:t xml:space="preserve"> ויבם, מאי ויבמה? </w:t>
      </w:r>
      <w:r w:rsidRPr="00210DF6">
        <w:rPr>
          <w:rFonts w:ascii="Fb Fontext" w:hAnsi="Fb Fontext" w:cs="BA TM • Vilna Extra-Bold" w:hint="cs"/>
          <w:spacing w:val="0"/>
          <w:sz w:val="32"/>
          <w:rtl/>
        </w:rPr>
        <w:t>ש</w:t>
      </w:r>
      <w:r w:rsidRPr="00210DF6">
        <w:rPr>
          <w:rFonts w:ascii="Fb Fontext" w:hAnsi="Fb Fontext" w:cs="BA TM • Vilna Extra-Bold"/>
          <w:spacing w:val="0"/>
          <w:sz w:val="32"/>
          <w:rtl/>
        </w:rPr>
        <w:t>"</w:t>
      </w:r>
      <w:r w:rsidRPr="00210DF6">
        <w:rPr>
          <w:rFonts w:ascii="Fb Fontext" w:hAnsi="Fb Fontext" w:cs="BA TM • Vilna Extra-Bold" w:hint="cs"/>
          <w:spacing w:val="0"/>
          <w:sz w:val="32"/>
          <w:rtl/>
        </w:rPr>
        <w:t>מ</w:t>
      </w:r>
      <w:r w:rsidRPr="001C3CCE">
        <w:rPr>
          <w:rFonts w:ascii="Fb Fontext" w:hAnsi="Fb Fontext" w:hint="cs"/>
          <w:spacing w:val="0"/>
          <w:sz w:val="32"/>
          <w:rtl/>
        </w:rPr>
        <w:t xml:space="preserve"> </w:t>
      </w:r>
      <w:r w:rsidRPr="001C3CCE">
        <w:rPr>
          <w:rFonts w:ascii="Fb Fontext" w:hAnsi="Fb Fontext"/>
          <w:spacing w:val="0"/>
          <w:sz w:val="32"/>
          <w:rtl/>
        </w:rPr>
        <w:t xml:space="preserve"> תרתי.</w:t>
      </w:r>
    </w:p>
    <w:p w14:paraId="5591A188" w14:textId="77777777" w:rsidR="006E0774" w:rsidRPr="00131640" w:rsidRDefault="006E0774" w:rsidP="00841728">
      <w:pPr>
        <w:pStyle w:val="affb"/>
        <w:rPr>
          <w:del w:id="90022" w:author="מנוע עיצוב" w:date="2026-10-08T11:01:28Z"/>
          <w:rtl/>
        </w:rPr>
      </w:pPr>
      <w:del w:id="90021" w:author="מנוע עיצוב" w:date="2026-10-08T11:01:28Z">
        <w:r w:rsidRPr="00224C4C">
          <w:rPr>
            <w:rFonts w:hint="cs"/>
            <w:rtl/>
          </w:rPr>
          <w:delText xml:space="preserve">׹</w:delText>
        </w:r>
      </w:del>
    </w:p>
    <w:p w14:paraId="4EEEC61B" w14:textId="77777777" w:rsidR="006E0774" w:rsidRPr="00131640" w:rsidRDefault="006E0774" w:rsidP="002A094E">
      <w:pPr>
        <w:pStyle w:val="afffd"/>
        <w:rPr>
          <w:rtl/>
        </w:rPr>
      </w:pPr>
      <w:ins w:id="9810" w:author="מספור קטעי משנה" w:date="2026-10-06T06:45:32Z">
        <w:r>
          <w:rPr>
            <w:rStyle w:val="MisparKeta"/>
          </w:rPr>
          <w:t xml:space="preserve">א. </w:t>
        </w:r>
      </w:ins>
      <w:r w:rsidRPr="00224C4C">
        <w:rPr>
          <w:rStyle w:val="afffa"/>
          <w:spacing w:val="4"/>
          <w:rtl/>
        </w:rPr>
        <w:t>בחליצה.</w:t>
      </w:r>
    </w:p>
    <w:p w14:paraId="3932E2A2" w14:textId="471BBCE5" w:rsidR="006E0774" w:rsidRPr="00131640" w:rsidRDefault="006E0774" w:rsidP="006E0774">
      <w:pPr>
        <w:rPr>
          <w:rtl/>
        </w:rPr>
      </w:pPr>
      <w:r w:rsidRPr="00224C4C">
        <w:rPr>
          <w:rStyle w:val="affffa"/>
          <w:rFonts w:hint="cs"/>
          <w:rtl/>
        </w:rPr>
        <w:t>'</w:t>
      </w:r>
      <w:r w:rsidRPr="00224C4C">
        <w:rPr>
          <w:rStyle w:val="affffa"/>
          <w:rtl/>
        </w:rPr>
        <w:t>ונקרא שמו בישראל בית חלוץ הנעל</w:t>
      </w:r>
      <w:r w:rsidRPr="00224C4C">
        <w:rPr>
          <w:rStyle w:val="affffa"/>
          <w:rFonts w:hint="cs"/>
          <w:rtl/>
        </w:rPr>
        <w:t>'</w:t>
      </w:r>
      <w:r w:rsidRPr="00224C4C">
        <w:rPr>
          <w:rStyle w:val="affffa"/>
          <w:rtl/>
        </w:rPr>
        <w:t>,</w:t>
      </w:r>
      <w:r w:rsidRPr="00224C4C">
        <w:rPr>
          <w:rFonts w:ascii="Fb Fontext" w:hAnsi="Fb Fontext"/>
          <w:sz w:val="32"/>
          <w:rtl/>
        </w:rPr>
        <w:t xml:space="preserve"> </w:t>
      </w:r>
      <w:r w:rsidR="00A93DF4">
        <w:rPr>
          <w:rFonts w:ascii="Fb Fontext" w:hAnsi="Fb Fontext" w:hint="cs"/>
          <w:sz w:val="32"/>
          <w:rtl/>
        </w:rPr>
        <w:t>-</w:t>
      </w:r>
      <w:r w:rsidRPr="00224C4C">
        <w:rPr>
          <w:rFonts w:ascii="Fb Fontext" w:hAnsi="Fb Fontext"/>
          <w:sz w:val="32"/>
          <w:rtl/>
        </w:rPr>
        <w:t>כיון שחלץ בה נעל הותרה לכל ישראל.</w:t>
      </w:r>
    </w:p>
    <w:p w14:paraId="7FD8988C" w14:textId="46EECC11" w:rsidR="00A85AC8" w:rsidRPr="00E600D8" w:rsidRDefault="006E0774" w:rsidP="00FE7F98">
      <w:pPr>
        <w:pStyle w:val="38"/>
        <w:framePr w:wrap="notBeside"/>
        <w:rPr>
          <w:rtl/>
        </w:rPr>
      </w:pPr>
      <w:r w:rsidRPr="00E600D8">
        <w:rPr>
          <w:rFonts w:hint="cs"/>
          <w:rtl/>
        </w:rPr>
        <w:t>והך דרשב</w:t>
      </w:r>
      <w:r w:rsidRPr="00E600D8">
        <w:rPr>
          <w:rtl/>
        </w:rPr>
        <w:t>"</w:t>
      </w:r>
      <w:r w:rsidRPr="00E600D8">
        <w:rPr>
          <w:rFonts w:hint="cs"/>
          <w:rtl/>
        </w:rPr>
        <w:t>י</w:t>
      </w:r>
      <w:r w:rsidR="00A85AC8" w:rsidRPr="00E600D8">
        <w:rPr>
          <w:rFonts w:hint="cs"/>
          <w:rtl/>
        </w:rPr>
        <w:t>:</w:t>
      </w:r>
    </w:p>
    <w:p w14:paraId="702D3F1C" w14:textId="5A68C19D" w:rsidR="006E0774" w:rsidRPr="004277CF" w:rsidRDefault="006E0774" w:rsidP="006E0774">
      <w:pPr>
        <w:rPr>
          <w:spacing w:val="0"/>
          <w:rtl/>
        </w:rPr>
      </w:pPr>
      <w:r w:rsidRPr="004277CF">
        <w:rPr>
          <w:rStyle w:val="affffa"/>
          <w:rFonts w:hint="cs"/>
          <w:spacing w:val="0"/>
          <w:rtl/>
        </w:rPr>
        <w:lastRenderedPageBreak/>
        <w:t>בישראל'</w:t>
      </w:r>
      <w:r w:rsidRPr="004277CF">
        <w:rPr>
          <w:rFonts w:ascii="Fb Fontext" w:hAnsi="Fb Fontext"/>
          <w:spacing w:val="0"/>
          <w:sz w:val="32"/>
          <w:rtl/>
        </w:rPr>
        <w:t xml:space="preserve"> בב"ד של ישראל, ולא ב</w:t>
      </w:r>
      <w:r w:rsidR="00BC00C0" w:rsidRPr="004277CF">
        <w:rPr>
          <w:rFonts w:ascii="Fb Fontext" w:hAnsi="Fb Fontext" w:hint="cs"/>
          <w:spacing w:val="0"/>
          <w:sz w:val="32"/>
          <w:rtl/>
        </w:rPr>
        <w:t>ב''ד</w:t>
      </w:r>
      <w:r w:rsidRPr="004277CF">
        <w:rPr>
          <w:rFonts w:ascii="Fb Fontext" w:hAnsi="Fb Fontext"/>
          <w:spacing w:val="0"/>
          <w:sz w:val="32"/>
          <w:rtl/>
        </w:rPr>
        <w:t xml:space="preserve"> </w:t>
      </w:r>
      <w:r w:rsidR="00BC00C0" w:rsidRPr="004277CF">
        <w:rPr>
          <w:rFonts w:ascii="Fb Fontext" w:hAnsi="Fb Fontext" w:hint="cs"/>
          <w:spacing w:val="0"/>
          <w:sz w:val="32"/>
          <w:rtl/>
        </w:rPr>
        <w:t>ד</w:t>
      </w:r>
      <w:r w:rsidRPr="004277CF">
        <w:rPr>
          <w:rFonts w:ascii="Fb Fontext" w:hAnsi="Fb Fontext"/>
          <w:spacing w:val="0"/>
          <w:sz w:val="32"/>
          <w:rtl/>
        </w:rPr>
        <w:t>ע</w:t>
      </w:r>
      <w:r w:rsidRPr="004277CF">
        <w:rPr>
          <w:rFonts w:ascii="Fb Fontext" w:hAnsi="Fb Fontext" w:hint="cs"/>
          <w:spacing w:val="0"/>
          <w:sz w:val="32"/>
          <w:rtl/>
        </w:rPr>
        <w:t>כו"ם-</w:t>
      </w:r>
      <w:r w:rsidRPr="004277CF">
        <w:rPr>
          <w:rFonts w:ascii="Fb Fontext" w:hAnsi="Fb Fontext"/>
          <w:spacing w:val="0"/>
          <w:sz w:val="32"/>
          <w:rtl/>
        </w:rPr>
        <w:t xml:space="preserve"> </w:t>
      </w:r>
      <w:r w:rsidR="00BC00C0" w:rsidRPr="004277CF">
        <w:rPr>
          <w:rFonts w:ascii="Fb Fontext" w:hAnsi="Fb Fontext" w:hint="cs"/>
          <w:spacing w:val="0"/>
          <w:sz w:val="32"/>
          <w:rtl/>
        </w:rPr>
        <w:t>ב'</w:t>
      </w:r>
      <w:r w:rsidRPr="004277CF">
        <w:rPr>
          <w:rFonts w:ascii="Fb Fontext" w:hAnsi="Fb Fontext"/>
          <w:spacing w:val="0"/>
          <w:sz w:val="32"/>
          <w:rtl/>
        </w:rPr>
        <w:t xml:space="preserve"> </w:t>
      </w:r>
      <w:r w:rsidRPr="004277CF">
        <w:rPr>
          <w:rStyle w:val="affffa"/>
          <w:spacing w:val="0"/>
          <w:rtl/>
        </w:rPr>
        <w:t>בישראל</w:t>
      </w:r>
      <w:r w:rsidRPr="004277CF">
        <w:rPr>
          <w:rFonts w:ascii="Fb Fontext" w:hAnsi="Fb Fontext"/>
          <w:spacing w:val="0"/>
          <w:sz w:val="32"/>
          <w:rtl/>
        </w:rPr>
        <w:t xml:space="preserve"> כתיבי.</w:t>
      </w:r>
    </w:p>
    <w:p w14:paraId="5AF085B7" w14:textId="6B1D2289" w:rsidR="00A85AC8" w:rsidRPr="00E600D8" w:rsidRDefault="006E0774" w:rsidP="00FE7F98">
      <w:pPr>
        <w:pStyle w:val="38"/>
        <w:framePr w:wrap="notBeside"/>
        <w:rPr>
          <w:rtl/>
        </w:rPr>
      </w:pPr>
      <w:r w:rsidRPr="00E600D8">
        <w:rPr>
          <w:rFonts w:hint="cs"/>
          <w:rtl/>
        </w:rPr>
        <w:t>והך דר</w:t>
      </w:r>
      <w:r w:rsidR="005B4E0F" w:rsidRPr="00E600D8">
        <w:rPr>
          <w:rFonts w:hint="cs"/>
          <w:rtl/>
        </w:rPr>
        <w:t>''ט</w:t>
      </w:r>
      <w:r w:rsidR="00A85AC8" w:rsidRPr="00E600D8">
        <w:rPr>
          <w:rtl/>
        </w:rPr>
        <w:t>:</w:t>
      </w:r>
    </w:p>
    <w:p w14:paraId="12DB0258" w14:textId="4D83F8E7" w:rsidR="006E0774" w:rsidRPr="00131640" w:rsidRDefault="006E0774" w:rsidP="006E0774">
      <w:pPr>
        <w:rPr>
          <w:rtl/>
        </w:rPr>
      </w:pPr>
      <w:r w:rsidRPr="00224C4C">
        <w:rPr>
          <w:rtl/>
        </w:rPr>
        <w:t>ענו כולכם</w:t>
      </w:r>
      <w:r w:rsidR="005B4E0F">
        <w:rPr>
          <w:rFonts w:hint="cs"/>
          <w:rtl/>
        </w:rPr>
        <w:t>:</w:t>
      </w:r>
      <w:r w:rsidRPr="00224C4C">
        <w:rPr>
          <w:rtl/>
        </w:rPr>
        <w:t xml:space="preserve"> חלוץ הנעל חלוץ הנעל </w:t>
      </w:r>
      <w:r w:rsidRPr="00224C4C">
        <w:rPr>
          <w:rFonts w:hint="cs"/>
          <w:rtl/>
        </w:rPr>
        <w:t xml:space="preserve">- </w:t>
      </w:r>
      <w:r w:rsidRPr="00224C4C">
        <w:rPr>
          <w:rtl/>
        </w:rPr>
        <w:t xml:space="preserve">ההוא, </w:t>
      </w:r>
      <w:r w:rsidRPr="00224C4C">
        <w:rPr>
          <w:rStyle w:val="affffa"/>
          <w:rtl/>
        </w:rPr>
        <w:t>מ</w:t>
      </w:r>
      <w:r w:rsidRPr="00224C4C">
        <w:rPr>
          <w:rStyle w:val="affffa"/>
          <w:rFonts w:hint="cs"/>
          <w:rtl/>
        </w:rPr>
        <w:t>'</w:t>
      </w:r>
      <w:r w:rsidRPr="00224C4C">
        <w:rPr>
          <w:rStyle w:val="affffa"/>
          <w:rtl/>
        </w:rPr>
        <w:t>ונקרא שמו</w:t>
      </w:r>
      <w:r w:rsidRPr="00224C4C">
        <w:rPr>
          <w:rStyle w:val="affffa"/>
          <w:rFonts w:hint="cs"/>
          <w:rtl/>
        </w:rPr>
        <w:t>'</w:t>
      </w:r>
      <w:r w:rsidRPr="00224C4C">
        <w:rPr>
          <w:rStyle w:val="affffa"/>
          <w:rtl/>
        </w:rPr>
        <w:t xml:space="preserve"> </w:t>
      </w:r>
      <w:r w:rsidRPr="00224C4C">
        <w:rPr>
          <w:rtl/>
        </w:rPr>
        <w:t>נפקא.</w:t>
      </w:r>
    </w:p>
    <w:p w14:paraId="76F5B678" w14:textId="77777777" w:rsidR="006E0774" w:rsidRPr="00131640" w:rsidRDefault="006E0774" w:rsidP="00841728">
      <w:pPr>
        <w:pStyle w:val="affb"/>
        <w:rPr>
          <w:del w:id="90024" w:author="מנוע עיצוב" w:date="2026-10-08T11:01:28Z"/>
          <w:rtl/>
        </w:rPr>
      </w:pPr>
      <w:del w:id="90023" w:author="מנוע עיצוב" w:date="2026-10-08T11:01:28Z">
        <w:r w:rsidRPr="00224C4C">
          <w:rPr>
            <w:rFonts w:hint="cs"/>
            <w:rtl/>
          </w:rPr>
          <w:delText xml:space="preserve">׹</w:delText>
        </w:r>
      </w:del>
    </w:p>
    <w:p w14:paraId="4B6604E4" w14:textId="77777777" w:rsidR="006E0774" w:rsidRPr="00131640" w:rsidRDefault="006E0774" w:rsidP="002A094E">
      <w:pPr>
        <w:pStyle w:val="afffd"/>
        <w:rPr>
          <w:rtl/>
        </w:rPr>
      </w:pPr>
      <w:ins w:id="9811" w:author="מספור קטעי משנה" w:date="2026-10-06T06:45:32Z">
        <w:r>
          <w:rPr>
            <w:rStyle w:val="MisparKeta"/>
          </w:rPr>
          <w:t xml:space="preserve">ב. </w:t>
        </w:r>
      </w:ins>
      <w:r w:rsidRPr="00224C4C">
        <w:rPr>
          <w:rStyle w:val="afffa"/>
          <w:spacing w:val="4"/>
          <w:rtl/>
        </w:rPr>
        <w:t>ובמיתת היבם.</w:t>
      </w:r>
    </w:p>
    <w:p w14:paraId="399FFEA3" w14:textId="697829CE" w:rsidR="00A85AC8" w:rsidRPr="00E600D8" w:rsidRDefault="000519CA" w:rsidP="00B76F1C">
      <w:pPr>
        <w:pStyle w:val="38"/>
        <w:framePr w:wrap="notBeside"/>
        <w:rPr>
          <w:rtl/>
        </w:rPr>
      </w:pPr>
      <w:r w:rsidRPr="00E600D8">
        <w:rPr>
          <w:rFonts w:hint="cs"/>
          <w:rtl/>
        </w:rPr>
        <w:t>מק</w:t>
      </w:r>
      <w:r w:rsidR="00B76F1C" w:rsidRPr="00E600D8">
        <w:rPr>
          <w:rFonts w:hint="cs"/>
          <w:rtl/>
        </w:rPr>
        <w:t>''</w:t>
      </w:r>
      <w:r w:rsidRPr="00E600D8">
        <w:rPr>
          <w:rFonts w:hint="cs"/>
          <w:rtl/>
        </w:rPr>
        <w:t>ו</w:t>
      </w:r>
      <w:r w:rsidR="00A85AC8" w:rsidRPr="00E600D8">
        <w:rPr>
          <w:rFonts w:hint="cs"/>
          <w:rtl/>
        </w:rPr>
        <w:t>:</w:t>
      </w:r>
    </w:p>
    <w:p w14:paraId="4F93B249" w14:textId="68239F37" w:rsidR="009469D7" w:rsidRDefault="006376D9" w:rsidP="006E0774">
      <w:pPr>
        <w:rPr>
          <w:rFonts w:ascii="Fb Fontext" w:hAnsi="Fb Fontext"/>
          <w:i/>
          <w:spacing w:val="0"/>
          <w:sz w:val="32"/>
          <w:rtl/>
        </w:rPr>
      </w:pPr>
      <w:r>
        <w:rPr>
          <w:rFonts w:ascii="Fb Fontext" w:hAnsi="Fb Fontext" w:hint="cs"/>
          <w:sz w:val="32"/>
          <w:rtl/>
        </w:rPr>
        <w:t xml:space="preserve">יבמה שהיא בלאו ק''ו </w:t>
      </w:r>
      <w:r w:rsidRPr="000519CA">
        <w:rPr>
          <w:rFonts w:ascii="Fb Fontext" w:hAnsi="Fb Fontext" w:hint="cs"/>
          <w:i/>
          <w:spacing w:val="0"/>
          <w:sz w:val="32"/>
          <w:rtl/>
        </w:rPr>
        <w:t>מ</w:t>
      </w:r>
      <w:r w:rsidR="006E0774" w:rsidRPr="000519CA">
        <w:rPr>
          <w:rFonts w:ascii="Fb Fontext" w:hAnsi="Fb Fontext"/>
          <w:i/>
          <w:spacing w:val="0"/>
          <w:sz w:val="32"/>
          <w:rtl/>
        </w:rPr>
        <w:t xml:space="preserve">אשת איש שהיא בחנק </w:t>
      </w:r>
      <w:r w:rsidRPr="000519CA">
        <w:rPr>
          <w:rFonts w:ascii="Fb Fontext" w:hAnsi="Fb Fontext" w:hint="cs"/>
          <w:i/>
          <w:spacing w:val="0"/>
          <w:sz w:val="32"/>
          <w:rtl/>
        </w:rPr>
        <w:t>ומיתת בעלה מתירתה</w:t>
      </w:r>
      <w:r w:rsidR="000519CA" w:rsidRPr="000519CA">
        <w:rPr>
          <w:rFonts w:ascii="Fb Fontext" w:hAnsi="Fb Fontext" w:hint="cs"/>
          <w:i/>
          <w:spacing w:val="0"/>
          <w:sz w:val="32"/>
          <w:rtl/>
        </w:rPr>
        <w:t xml:space="preserve"> ליבמה שהיא בלאו</w:t>
      </w:r>
    </w:p>
    <w:p w14:paraId="50729486" w14:textId="1995E6BB" w:rsidR="00A85AC8" w:rsidRPr="00E600D8" w:rsidRDefault="00486862" w:rsidP="00E51CA6">
      <w:pPr>
        <w:pStyle w:val="38"/>
        <w:framePr w:wrap="notBeside"/>
        <w:rPr>
          <w:rtl/>
        </w:rPr>
      </w:pPr>
      <w:r w:rsidRPr="00E600D8">
        <w:rPr>
          <w:rFonts w:hint="cs"/>
          <w:rtl/>
        </w:rPr>
        <w:t>-</w:t>
      </w:r>
      <w:r w:rsidR="006E0774" w:rsidRPr="00E600D8">
        <w:rPr>
          <w:rFonts w:hint="cs"/>
          <w:rtl/>
        </w:rPr>
        <w:t>ואין לפרוך</w:t>
      </w:r>
      <w:r w:rsidR="00A85AC8" w:rsidRPr="00E600D8">
        <w:rPr>
          <w:rFonts w:hint="cs"/>
          <w:rtl/>
        </w:rPr>
        <w:t>:</w:t>
      </w:r>
    </w:p>
    <w:p w14:paraId="6A3DB1B6" w14:textId="5A1C0E64" w:rsidR="009469D7" w:rsidRDefault="006E0774" w:rsidP="002E55A9">
      <w:pPr>
        <w:rPr>
          <w:rFonts w:ascii="Fb Fontext" w:hAnsi="Fb Fontext"/>
          <w:sz w:val="32"/>
          <w:rtl/>
        </w:rPr>
      </w:pPr>
      <w:r w:rsidRPr="00224C4C">
        <w:rPr>
          <w:rFonts w:ascii="Fb Fontext" w:hAnsi="Fb Fontext" w:hint="cs"/>
          <w:sz w:val="32"/>
          <w:rtl/>
        </w:rPr>
        <w:t>דמה לא</w:t>
      </w:r>
      <w:r w:rsidRPr="00224C4C">
        <w:rPr>
          <w:rFonts w:ascii="Fb Fontext" w:hAnsi="Fb Fontext"/>
          <w:sz w:val="32"/>
          <w:rtl/>
        </w:rPr>
        <w:t>"</w:t>
      </w:r>
      <w:r w:rsidRPr="00224C4C">
        <w:rPr>
          <w:rFonts w:ascii="Fb Fontext" w:hAnsi="Fb Fontext" w:hint="cs"/>
          <w:sz w:val="32"/>
          <w:rtl/>
        </w:rPr>
        <w:t>א שיוצאה בגט</w:t>
      </w:r>
      <w:r w:rsidR="003F47AF">
        <w:rPr>
          <w:rFonts w:ascii="Fb Fontext" w:hAnsi="Fb Fontext" w:hint="cs"/>
          <w:sz w:val="32"/>
          <w:rtl/>
        </w:rPr>
        <w:t>,</w:t>
      </w:r>
      <w:r w:rsidRPr="00224C4C">
        <w:rPr>
          <w:rFonts w:ascii="Fb Fontext" w:hAnsi="Fb Fontext" w:hint="cs"/>
          <w:sz w:val="32"/>
          <w:rtl/>
        </w:rPr>
        <w:t xml:space="preserve"> </w:t>
      </w:r>
      <w:r w:rsidR="003F47AF">
        <w:rPr>
          <w:rFonts w:ascii="Fb Fontext" w:hAnsi="Fb Fontext" w:hint="cs"/>
          <w:sz w:val="32"/>
          <w:rtl/>
        </w:rPr>
        <w:t>ו</w:t>
      </w:r>
      <w:r w:rsidRPr="00224C4C">
        <w:rPr>
          <w:rFonts w:ascii="Fb Fontext" w:hAnsi="Fb Fontext" w:hint="cs"/>
          <w:sz w:val="32"/>
          <w:rtl/>
        </w:rPr>
        <w:t>יבמה שאינה יוצאה בגט</w:t>
      </w:r>
      <w:r w:rsidR="003F47AF">
        <w:rPr>
          <w:rFonts w:ascii="Fb Fontext" w:hAnsi="Fb Fontext" w:hint="cs"/>
          <w:sz w:val="32"/>
          <w:rtl/>
        </w:rPr>
        <w:t>,</w:t>
      </w:r>
      <w:r w:rsidRPr="00224C4C">
        <w:rPr>
          <w:rFonts w:ascii="Fb Fontext" w:hAnsi="Fb Fontext" w:hint="cs"/>
          <w:sz w:val="32"/>
          <w:rtl/>
        </w:rPr>
        <w:t xml:space="preserve"> </w:t>
      </w:r>
      <w:r w:rsidR="003F47AF">
        <w:rPr>
          <w:rFonts w:ascii="Fb Fontext" w:hAnsi="Fb Fontext" w:hint="cs"/>
          <w:sz w:val="32"/>
          <w:rtl/>
        </w:rPr>
        <w:t>ו</w:t>
      </w:r>
      <w:r w:rsidRPr="00224C4C">
        <w:rPr>
          <w:rFonts w:ascii="Fb Fontext" w:hAnsi="Fb Fontext" w:hint="cs"/>
          <w:sz w:val="32"/>
          <w:rtl/>
        </w:rPr>
        <w:t xml:space="preserve">יבמה </w:t>
      </w:r>
      <w:r w:rsidR="00B76F1C">
        <w:rPr>
          <w:rFonts w:ascii="Fb Fontext" w:hAnsi="Fb Fontext" w:hint="cs"/>
          <w:sz w:val="32"/>
          <w:rtl/>
        </w:rPr>
        <w:t xml:space="preserve">לא </w:t>
      </w:r>
    </w:p>
    <w:p w14:paraId="0AABA5DC" w14:textId="5ACB4578" w:rsidR="00A85AC8" w:rsidRPr="00E600D8" w:rsidRDefault="00E600D8" w:rsidP="00486862">
      <w:pPr>
        <w:pStyle w:val="38"/>
        <w:framePr w:wrap="notBeside"/>
        <w:rPr>
          <w:rtl/>
        </w:rPr>
      </w:pPr>
      <w:r w:rsidRPr="00E600D8">
        <w:rPr>
          <w:rFonts w:hint="cs"/>
          <w:rtl/>
        </w:rPr>
        <w:t>-</w:t>
      </w:r>
    </w:p>
    <w:p w14:paraId="7681028C" w14:textId="1AD8CFE1" w:rsidR="006E0774" w:rsidRPr="00131640" w:rsidRDefault="006E0774" w:rsidP="00B76F1C">
      <w:pPr>
        <w:rPr>
          <w:rtl/>
        </w:rPr>
      </w:pPr>
      <w:r w:rsidRPr="00224C4C">
        <w:rPr>
          <w:rFonts w:ascii="Fb Fontext" w:hAnsi="Fb Fontext" w:hint="cs"/>
          <w:sz w:val="32"/>
          <w:rtl/>
        </w:rPr>
        <w:t xml:space="preserve">דהא </w:t>
      </w:r>
      <w:r w:rsidR="00B35B36">
        <w:rPr>
          <w:rFonts w:ascii="Fb Fontext" w:hAnsi="Fb Fontext" w:hint="cs"/>
          <w:sz w:val="32"/>
          <w:rtl/>
        </w:rPr>
        <w:t>גם</w:t>
      </w:r>
      <w:r w:rsidRPr="00224C4C">
        <w:rPr>
          <w:rFonts w:ascii="Fb Fontext" w:hAnsi="Fb Fontext" w:hint="cs"/>
          <w:sz w:val="32"/>
          <w:rtl/>
        </w:rPr>
        <w:t xml:space="preserve"> יוצאת בחליצה</w:t>
      </w:r>
    </w:p>
    <w:p w14:paraId="11914A30" w14:textId="77777777" w:rsidR="00A85AC8" w:rsidRPr="00E600D8" w:rsidRDefault="006E0774" w:rsidP="00E51CA6">
      <w:pPr>
        <w:pStyle w:val="38"/>
        <w:framePr w:wrap="notBeside"/>
        <w:rPr>
          <w:rtl/>
        </w:rPr>
      </w:pPr>
      <w:r w:rsidRPr="00E600D8">
        <w:rPr>
          <w:rFonts w:hint="cs"/>
          <w:rtl/>
        </w:rPr>
        <w:t>ואין לפרוך</w:t>
      </w:r>
      <w:r w:rsidR="00A85AC8" w:rsidRPr="00E600D8">
        <w:rPr>
          <w:rtl/>
        </w:rPr>
        <w:t>:</w:t>
      </w:r>
    </w:p>
    <w:p w14:paraId="4E4BB403" w14:textId="6ADF3F6E" w:rsidR="006E0774" w:rsidRPr="00131640" w:rsidRDefault="006E0774" w:rsidP="00820F02">
      <w:pPr>
        <w:spacing w:after="120"/>
        <w:rPr>
          <w:rtl/>
        </w:rPr>
      </w:pPr>
      <w:r w:rsidRPr="00224C4C">
        <w:rPr>
          <w:rFonts w:ascii="Fb Fontext" w:hAnsi="Fb Fontext" w:hint="cs"/>
          <w:sz w:val="32"/>
          <w:rtl/>
        </w:rPr>
        <w:t>דמה לא</w:t>
      </w:r>
      <w:r w:rsidRPr="00224C4C">
        <w:rPr>
          <w:rFonts w:ascii="Fb Fontext" w:hAnsi="Fb Fontext"/>
          <w:sz w:val="32"/>
          <w:rtl/>
        </w:rPr>
        <w:t>"</w:t>
      </w:r>
      <w:r w:rsidRPr="00224C4C">
        <w:rPr>
          <w:rFonts w:ascii="Fb Fontext" w:hAnsi="Fb Fontext" w:hint="cs"/>
          <w:sz w:val="32"/>
          <w:rtl/>
        </w:rPr>
        <w:t xml:space="preserve">א שאוסרה מתירה </w:t>
      </w:r>
      <w:r w:rsidR="000519CA">
        <w:rPr>
          <w:rFonts w:ascii="Fb Fontext" w:hAnsi="Fb Fontext" w:hint="cs"/>
          <w:sz w:val="32"/>
          <w:rtl/>
        </w:rPr>
        <w:t>-</w:t>
      </w:r>
      <w:r w:rsidRPr="00224C4C">
        <w:rPr>
          <w:rFonts w:ascii="Fb Fontext" w:hAnsi="Fb Fontext" w:hint="cs"/>
          <w:sz w:val="32"/>
          <w:rtl/>
        </w:rPr>
        <w:t>דגם יבם הוא אוסרה והוא שרי לה</w:t>
      </w:r>
    </w:p>
    <w:p w14:paraId="22EDA6DF" w14:textId="77777777" w:rsidR="00A85AC8" w:rsidRPr="00E600D8" w:rsidRDefault="006E0774" w:rsidP="00E51CA6">
      <w:pPr>
        <w:pStyle w:val="38"/>
        <w:framePr w:wrap="notBeside"/>
        <w:rPr>
          <w:rtl/>
        </w:rPr>
      </w:pPr>
      <w:r w:rsidRPr="00E600D8">
        <w:rPr>
          <w:rFonts w:hint="cs"/>
          <w:rtl/>
        </w:rPr>
        <w:t>ואין</w:t>
      </w:r>
      <w:r w:rsidR="000519CA" w:rsidRPr="00E600D8">
        <w:rPr>
          <w:rFonts w:hint="cs"/>
          <w:rtl/>
        </w:rPr>
        <w:t xml:space="preserve"> ק''ו</w:t>
      </w:r>
      <w:r w:rsidR="00A85AC8" w:rsidRPr="00E600D8">
        <w:rPr>
          <w:rtl/>
        </w:rPr>
        <w:t>:</w:t>
      </w:r>
    </w:p>
    <w:p w14:paraId="11CF36BB" w14:textId="7AC99889" w:rsidR="009469D7" w:rsidRDefault="006E0774" w:rsidP="006E0774">
      <w:pPr>
        <w:rPr>
          <w:rFonts w:ascii="Fb Fontext" w:hAnsi="Fb Fontext"/>
          <w:sz w:val="32"/>
          <w:rtl/>
        </w:rPr>
      </w:pPr>
      <w:r w:rsidRPr="00224C4C">
        <w:rPr>
          <w:rFonts w:ascii="Fb Fontext" w:hAnsi="Fb Fontext" w:hint="cs"/>
          <w:sz w:val="32"/>
          <w:rtl/>
        </w:rPr>
        <w:t>א</w:t>
      </w:r>
      <w:r w:rsidRPr="00224C4C">
        <w:rPr>
          <w:rFonts w:ascii="Fb Fontext" w:hAnsi="Fb Fontext"/>
          <w:sz w:val="32"/>
          <w:rtl/>
        </w:rPr>
        <w:t>"</w:t>
      </w:r>
      <w:r w:rsidRPr="00224C4C">
        <w:rPr>
          <w:rFonts w:ascii="Fb Fontext" w:hAnsi="Fb Fontext" w:hint="cs"/>
          <w:sz w:val="32"/>
          <w:rtl/>
        </w:rPr>
        <w:t>א יוצאה בחליצה מק</w:t>
      </w:r>
      <w:r w:rsidRPr="00224C4C">
        <w:rPr>
          <w:rFonts w:ascii="Fb Fontext" w:hAnsi="Fb Fontext"/>
          <w:sz w:val="32"/>
          <w:rtl/>
        </w:rPr>
        <w:t>"</w:t>
      </w:r>
      <w:r w:rsidRPr="00224C4C">
        <w:rPr>
          <w:rFonts w:ascii="Fb Fontext" w:hAnsi="Fb Fontext" w:hint="cs"/>
          <w:sz w:val="32"/>
          <w:rtl/>
        </w:rPr>
        <w:t>ו מיבמה ש</w:t>
      </w:r>
      <w:r w:rsidR="007D7F78">
        <w:rPr>
          <w:rFonts w:ascii="Fb Fontext" w:hAnsi="Fb Fontext" w:hint="cs"/>
          <w:sz w:val="32"/>
          <w:rtl/>
        </w:rPr>
        <w:t>לא</w:t>
      </w:r>
      <w:r w:rsidRPr="00224C4C">
        <w:rPr>
          <w:rFonts w:ascii="Fb Fontext" w:hAnsi="Fb Fontext" w:hint="cs"/>
          <w:sz w:val="32"/>
          <w:rtl/>
        </w:rPr>
        <w:t xml:space="preserve"> יוצאת בגט</w:t>
      </w:r>
    </w:p>
    <w:p w14:paraId="73D1635E" w14:textId="61648BE1" w:rsidR="00A85AC8" w:rsidRPr="00E600D8" w:rsidRDefault="00E600D8" w:rsidP="007D7F78">
      <w:pPr>
        <w:pStyle w:val="38"/>
        <w:framePr w:wrap="notBeside"/>
        <w:rPr>
          <w:rtl/>
        </w:rPr>
      </w:pPr>
      <w:r w:rsidRPr="00E600D8">
        <w:rPr>
          <w:rFonts w:hint="cs"/>
          <w:rtl/>
        </w:rPr>
        <w:t>-</w:t>
      </w:r>
    </w:p>
    <w:p w14:paraId="4945BA5F" w14:textId="582A8F89" w:rsidR="006E0774" w:rsidRPr="00131640" w:rsidRDefault="006E0774" w:rsidP="006E0774">
      <w:pPr>
        <w:rPr>
          <w:rtl/>
        </w:rPr>
      </w:pPr>
      <w:r w:rsidRPr="00224C4C">
        <w:rPr>
          <w:rStyle w:val="affffa"/>
          <w:rFonts w:hint="cs"/>
          <w:rtl/>
        </w:rPr>
        <w:t xml:space="preserve">ד'ספר' </w:t>
      </w:r>
      <w:r w:rsidRPr="00224C4C">
        <w:rPr>
          <w:rFonts w:ascii="Fb Fontext" w:hAnsi="Fb Fontext" w:hint="cs"/>
          <w:sz w:val="32"/>
          <w:rtl/>
        </w:rPr>
        <w:t>כורתה ו</w:t>
      </w:r>
      <w:r w:rsidR="000519CA">
        <w:rPr>
          <w:rFonts w:ascii="Fb Fontext" w:hAnsi="Fb Fontext" w:hint="cs"/>
          <w:sz w:val="32"/>
          <w:rtl/>
        </w:rPr>
        <w:t xml:space="preserve">לא </w:t>
      </w:r>
      <w:r w:rsidRPr="00224C4C">
        <w:rPr>
          <w:rFonts w:ascii="Fb Fontext" w:hAnsi="Fb Fontext" w:hint="cs"/>
          <w:sz w:val="32"/>
          <w:rtl/>
        </w:rPr>
        <w:t xml:space="preserve">דבר </w:t>
      </w:r>
      <w:r w:rsidR="000519CA">
        <w:rPr>
          <w:rFonts w:ascii="Fb Fontext" w:hAnsi="Fb Fontext" w:hint="cs"/>
          <w:sz w:val="32"/>
          <w:rtl/>
        </w:rPr>
        <w:t>אחר.</w:t>
      </w:r>
    </w:p>
    <w:p w14:paraId="70D14BA3" w14:textId="77777777" w:rsidR="00A85AC8" w:rsidRPr="00E600D8" w:rsidRDefault="006E0774" w:rsidP="00E51CA6">
      <w:pPr>
        <w:pStyle w:val="38"/>
        <w:framePr w:wrap="notBeside"/>
        <w:rPr>
          <w:rtl/>
        </w:rPr>
      </w:pPr>
      <w:r w:rsidRPr="00E600D8">
        <w:rPr>
          <w:rtl/>
        </w:rPr>
        <w:t xml:space="preserve"> </w:t>
      </w:r>
      <w:r w:rsidRPr="00E600D8">
        <w:rPr>
          <w:rFonts w:hint="cs"/>
          <w:rtl/>
        </w:rPr>
        <w:t>ואין</w:t>
      </w:r>
      <w:r w:rsidR="000519CA" w:rsidRPr="00E600D8">
        <w:rPr>
          <w:rFonts w:hint="cs"/>
          <w:rtl/>
        </w:rPr>
        <w:t xml:space="preserve"> ק''ו</w:t>
      </w:r>
      <w:r w:rsidR="00A85AC8" w:rsidRPr="00E600D8">
        <w:rPr>
          <w:rtl/>
        </w:rPr>
        <w:t>:</w:t>
      </w:r>
    </w:p>
    <w:p w14:paraId="4148303D" w14:textId="39AE5A77" w:rsidR="009469D7" w:rsidRDefault="006E0774" w:rsidP="006E0774">
      <w:pPr>
        <w:rPr>
          <w:rFonts w:ascii="Fb Fontext" w:hAnsi="Fb Fontext"/>
          <w:sz w:val="32"/>
          <w:rtl/>
        </w:rPr>
      </w:pPr>
      <w:r w:rsidRPr="00224C4C">
        <w:rPr>
          <w:rFonts w:ascii="Fb Fontext" w:hAnsi="Fb Fontext" w:hint="cs"/>
          <w:sz w:val="32"/>
          <w:rtl/>
        </w:rPr>
        <w:t>יבמה יוצאת בגט בק</w:t>
      </w:r>
      <w:r w:rsidRPr="00224C4C">
        <w:rPr>
          <w:rFonts w:ascii="Fb Fontext" w:hAnsi="Fb Fontext"/>
          <w:sz w:val="32"/>
          <w:rtl/>
        </w:rPr>
        <w:t>"</w:t>
      </w:r>
      <w:r w:rsidRPr="00224C4C">
        <w:rPr>
          <w:rFonts w:ascii="Fb Fontext" w:hAnsi="Fb Fontext" w:hint="cs"/>
          <w:sz w:val="32"/>
          <w:rtl/>
        </w:rPr>
        <w:t>ו דא</w:t>
      </w:r>
      <w:r w:rsidRPr="00224C4C">
        <w:rPr>
          <w:rFonts w:ascii="Fb Fontext" w:hAnsi="Fb Fontext"/>
          <w:sz w:val="32"/>
          <w:rtl/>
        </w:rPr>
        <w:t>"</w:t>
      </w:r>
      <w:r w:rsidRPr="00224C4C">
        <w:rPr>
          <w:rFonts w:ascii="Fb Fontext" w:hAnsi="Fb Fontext" w:hint="cs"/>
          <w:sz w:val="32"/>
          <w:rtl/>
        </w:rPr>
        <w:t xml:space="preserve">א </w:t>
      </w:r>
      <w:r w:rsidR="007D7F78">
        <w:rPr>
          <w:rFonts w:ascii="Fb Fontext" w:hAnsi="Fb Fontext" w:hint="cs"/>
          <w:sz w:val="32"/>
          <w:rtl/>
        </w:rPr>
        <w:t>לא</w:t>
      </w:r>
      <w:r w:rsidRPr="00224C4C">
        <w:rPr>
          <w:rFonts w:ascii="Fb Fontext" w:hAnsi="Fb Fontext" w:hint="cs"/>
          <w:sz w:val="32"/>
          <w:rtl/>
        </w:rPr>
        <w:t xml:space="preserve"> יוצאת בחליצה</w:t>
      </w:r>
    </w:p>
    <w:p w14:paraId="6CE230DC" w14:textId="4FB30671" w:rsidR="00A85AC8" w:rsidRPr="00E600D8" w:rsidRDefault="00E600D8" w:rsidP="00AE6F6A">
      <w:pPr>
        <w:pStyle w:val="38"/>
        <w:framePr w:wrap="notBeside"/>
        <w:rPr>
          <w:rtl/>
        </w:rPr>
      </w:pPr>
      <w:r w:rsidRPr="00E600D8">
        <w:rPr>
          <w:rFonts w:hint="cs"/>
          <w:rtl/>
        </w:rPr>
        <w:t>-</w:t>
      </w:r>
    </w:p>
    <w:p w14:paraId="130B9BD7" w14:textId="48AE96F6" w:rsidR="006E0774" w:rsidRPr="00131640" w:rsidRDefault="006E0774" w:rsidP="00AE6F6A">
      <w:pPr>
        <w:spacing w:after="120"/>
        <w:rPr>
          <w:rtl/>
        </w:rPr>
      </w:pPr>
      <w:r w:rsidRPr="00224C4C">
        <w:rPr>
          <w:rFonts w:ascii="Fb Fontext" w:hAnsi="Fb Fontext" w:hint="cs"/>
          <w:sz w:val="32"/>
          <w:rtl/>
        </w:rPr>
        <w:t>דככה עיכובא ולא דרשי ק</w:t>
      </w:r>
      <w:r w:rsidRPr="00224C4C">
        <w:rPr>
          <w:rFonts w:ascii="Fb Fontext" w:hAnsi="Fb Fontext"/>
          <w:sz w:val="32"/>
          <w:rtl/>
        </w:rPr>
        <w:t>"</w:t>
      </w:r>
      <w:r w:rsidRPr="00224C4C">
        <w:rPr>
          <w:rFonts w:ascii="Fb Fontext" w:hAnsi="Fb Fontext" w:hint="cs"/>
          <w:sz w:val="32"/>
          <w:rtl/>
        </w:rPr>
        <w:t>ו</w:t>
      </w:r>
    </w:p>
    <w:p w14:paraId="41194691" w14:textId="77777777" w:rsidR="00A85AC8" w:rsidRPr="00E600D8" w:rsidRDefault="006E0774" w:rsidP="00E51CA6">
      <w:pPr>
        <w:pStyle w:val="38"/>
        <w:framePr w:wrap="notBeside"/>
        <w:rPr>
          <w:rtl/>
        </w:rPr>
      </w:pPr>
      <w:r w:rsidRPr="00E600D8">
        <w:rPr>
          <w:rtl/>
        </w:rPr>
        <w:t>והא</w:t>
      </w:r>
      <w:r w:rsidR="00A85AC8" w:rsidRPr="00E600D8">
        <w:rPr>
          <w:rtl/>
        </w:rPr>
        <w:t>:</w:t>
      </w:r>
    </w:p>
    <w:p w14:paraId="5C15514A" w14:textId="478E81E0" w:rsidR="009469D7" w:rsidRDefault="006E0774" w:rsidP="006E0774">
      <w:pPr>
        <w:rPr>
          <w:rFonts w:ascii="Fb Fontext" w:hAnsi="Fb Fontext"/>
          <w:sz w:val="32"/>
          <w:rtl/>
        </w:rPr>
      </w:pPr>
      <w:r w:rsidRPr="00224C4C">
        <w:rPr>
          <w:rFonts w:ascii="Fb Fontext" w:hAnsi="Fb Fontext" w:hint="cs"/>
          <w:sz w:val="32"/>
          <w:rtl/>
        </w:rPr>
        <w:t>ד</w:t>
      </w:r>
      <w:r w:rsidRPr="00224C4C">
        <w:rPr>
          <w:rFonts w:ascii="Fb Fontext" w:hAnsi="Fb Fontext"/>
          <w:sz w:val="32"/>
          <w:rtl/>
        </w:rPr>
        <w:t xml:space="preserve">יוה"כ, </w:t>
      </w:r>
      <w:r w:rsidRPr="00224C4C">
        <w:rPr>
          <w:rStyle w:val="affffa"/>
          <w:rFonts w:hint="cs"/>
          <w:rtl/>
        </w:rPr>
        <w:t>'</w:t>
      </w:r>
      <w:r w:rsidRPr="00224C4C">
        <w:rPr>
          <w:rStyle w:val="affffa"/>
          <w:rtl/>
        </w:rPr>
        <w:t>גורל וחוקה</w:t>
      </w:r>
      <w:r w:rsidRPr="00224C4C">
        <w:rPr>
          <w:rStyle w:val="affffa"/>
          <w:rFonts w:hint="cs"/>
          <w:rtl/>
        </w:rPr>
        <w:t>'</w:t>
      </w:r>
      <w:r w:rsidRPr="00224C4C">
        <w:rPr>
          <w:rStyle w:val="affffa"/>
          <w:rtl/>
        </w:rPr>
        <w:t>,</w:t>
      </w:r>
    </w:p>
    <w:p w14:paraId="3F664BF7" w14:textId="175968C7" w:rsidR="006E0774" w:rsidRPr="00131640" w:rsidRDefault="006E0774" w:rsidP="006E0774">
      <w:pPr>
        <w:rPr>
          <w:rtl/>
        </w:rPr>
      </w:pPr>
      <w:r w:rsidRPr="005C4F3A">
        <w:rPr>
          <w:rStyle w:val="afffff3"/>
          <w:rtl/>
        </w:rPr>
        <w:t>ותניא:</w:t>
      </w:r>
      <w:r w:rsidRPr="00224C4C">
        <w:rPr>
          <w:rStyle w:val="affffa"/>
          <w:rtl/>
        </w:rPr>
        <w:t xml:space="preserve"> </w:t>
      </w:r>
      <w:r w:rsidRPr="00224C4C">
        <w:rPr>
          <w:rStyle w:val="affffa"/>
          <w:rFonts w:hint="cs"/>
          <w:rtl/>
        </w:rPr>
        <w:t>'</w:t>
      </w:r>
      <w:r w:rsidRPr="00224C4C">
        <w:rPr>
          <w:rStyle w:val="affffa"/>
          <w:rtl/>
        </w:rPr>
        <w:t>ועשהו חטאת</w:t>
      </w:r>
      <w:r w:rsidRPr="00224C4C">
        <w:rPr>
          <w:rStyle w:val="affffa"/>
          <w:rFonts w:hint="cs"/>
          <w:rtl/>
        </w:rPr>
        <w:t>'</w:t>
      </w:r>
      <w:r w:rsidRPr="00224C4C">
        <w:rPr>
          <w:rStyle w:val="affffa"/>
          <w:rtl/>
        </w:rPr>
        <w:t xml:space="preserve"> </w:t>
      </w:r>
      <w:r w:rsidRPr="00224C4C">
        <w:rPr>
          <w:rFonts w:ascii="Fb Fontext" w:hAnsi="Fb Fontext"/>
          <w:sz w:val="32"/>
          <w:rtl/>
        </w:rPr>
        <w:t>גורל עושה חטאת, ואין השם עושה חטאת</w:t>
      </w:r>
    </w:p>
    <w:p w14:paraId="2A93F97D" w14:textId="60D76D90" w:rsidR="00A85AC8" w:rsidRPr="00E600D8" w:rsidRDefault="00A36863" w:rsidP="005C4F3A">
      <w:pPr>
        <w:pStyle w:val="38"/>
        <w:framePr w:wrap="notBeside"/>
        <w:rPr>
          <w:rtl/>
        </w:rPr>
      </w:pPr>
      <w:r w:rsidRPr="00E600D8">
        <w:rPr>
          <w:rFonts w:hint="cs"/>
          <w:rtl/>
        </w:rPr>
        <w:t>שלא נאמר</w:t>
      </w:r>
      <w:r w:rsidR="00A85AC8" w:rsidRPr="00E600D8">
        <w:rPr>
          <w:rFonts w:hint="cs"/>
          <w:rtl/>
        </w:rPr>
        <w:t>:</w:t>
      </w:r>
    </w:p>
    <w:p w14:paraId="527D19CC" w14:textId="2CDCB838" w:rsidR="006E0774" w:rsidRPr="00131640" w:rsidRDefault="005C4F3A" w:rsidP="006E0774">
      <w:pPr>
        <w:rPr>
          <w:rtl/>
        </w:rPr>
      </w:pPr>
      <w:r>
        <w:rPr>
          <w:rFonts w:ascii="Fb Fontext" w:hAnsi="Fb Fontext" w:hint="cs"/>
          <w:rtl/>
        </w:rPr>
        <w:t>ק</w:t>
      </w:r>
      <w:r w:rsidR="006E0774" w:rsidRPr="00224C4C">
        <w:rPr>
          <w:rFonts w:ascii="Fb Fontext" w:hAnsi="Fb Fontext"/>
          <w:rtl/>
        </w:rPr>
        <w:t>"</w:t>
      </w:r>
      <w:r w:rsidR="006E0774" w:rsidRPr="00224C4C">
        <w:rPr>
          <w:rFonts w:ascii="Fb Fontext" w:hAnsi="Fb Fontext" w:hint="cs"/>
          <w:rtl/>
        </w:rPr>
        <w:t>ו ממקום שלא קידש הגורל קידש השם למקום שקידש הגורל שי</w:t>
      </w:r>
      <w:r w:rsidR="00EC434A">
        <w:rPr>
          <w:rFonts w:ascii="Fb Fontext" w:hAnsi="Fb Fontext" w:hint="cs"/>
          <w:rtl/>
        </w:rPr>
        <w:t>ק</w:t>
      </w:r>
      <w:r w:rsidR="006E0774" w:rsidRPr="00224C4C">
        <w:rPr>
          <w:rFonts w:ascii="Fb Fontext" w:hAnsi="Fb Fontext" w:hint="cs"/>
          <w:rtl/>
        </w:rPr>
        <w:t>דש השם</w:t>
      </w:r>
    </w:p>
    <w:p w14:paraId="52E51DBE" w14:textId="09361E34" w:rsidR="00A85AC8" w:rsidRPr="00E600D8" w:rsidRDefault="006E0774" w:rsidP="005C4F3A">
      <w:pPr>
        <w:pStyle w:val="38"/>
        <w:framePr w:wrap="notBeside"/>
        <w:rPr>
          <w:rtl/>
        </w:rPr>
      </w:pPr>
      <w:r w:rsidRPr="00E600D8">
        <w:rPr>
          <w:rtl/>
        </w:rPr>
        <w:t>ו</w:t>
      </w:r>
      <w:r w:rsidR="003C423D">
        <w:rPr>
          <w:rFonts w:hint="cs"/>
          <w:rtl/>
        </w:rPr>
        <w:t>ה</w:t>
      </w:r>
      <w:r w:rsidRPr="00E600D8">
        <w:rPr>
          <w:rtl/>
        </w:rPr>
        <w:t>טע</w:t>
      </w:r>
      <w:r w:rsidR="00EC434A" w:rsidRPr="00E600D8">
        <w:rPr>
          <w:rFonts w:hint="cs"/>
          <w:rtl/>
        </w:rPr>
        <w:t>ם</w:t>
      </w:r>
      <w:r w:rsidR="00A85AC8" w:rsidRPr="00E600D8">
        <w:rPr>
          <w:rtl/>
        </w:rPr>
        <w:t>:</w:t>
      </w:r>
    </w:p>
    <w:p w14:paraId="2453837F" w14:textId="414FBB9D" w:rsidR="006E0774" w:rsidRPr="00BC0832" w:rsidRDefault="008C524B" w:rsidP="006E0774">
      <w:pPr>
        <w:rPr>
          <w:spacing w:val="0"/>
          <w:rtl/>
        </w:rPr>
      </w:pPr>
      <w:r w:rsidRPr="00BC0832">
        <w:rPr>
          <w:rFonts w:ascii="Fb Fontext" w:hAnsi="Fb Fontext" w:hint="cs"/>
          <w:spacing w:val="0"/>
          <w:rtl/>
        </w:rPr>
        <w:t xml:space="preserve">מיעט הפסוק ובלא זה דרשי' ק''ו ואף שכתוב </w:t>
      </w:r>
      <w:r w:rsidR="006E0774" w:rsidRPr="00BC0832">
        <w:rPr>
          <w:rStyle w:val="affffa"/>
          <w:rFonts w:hint="cs"/>
          <w:spacing w:val="0"/>
          <w:rtl/>
        </w:rPr>
        <w:t>חוקה</w:t>
      </w:r>
      <w:r w:rsidR="006E0774" w:rsidRPr="00BC0832">
        <w:rPr>
          <w:rFonts w:ascii="Fb Fontext" w:hAnsi="Fb Fontext" w:hint="cs"/>
          <w:spacing w:val="0"/>
          <w:rtl/>
        </w:rPr>
        <w:t xml:space="preserve"> '</w:t>
      </w:r>
      <w:r w:rsidR="006E0774" w:rsidRPr="00BC0832">
        <w:rPr>
          <w:rStyle w:val="afffa"/>
          <w:rFonts w:ascii="Fb Fontext" w:hAnsi="Fb Fontext" w:cs="BA TM • Vilna Extra-Bold"/>
          <w:bCs w:val="0"/>
          <w:spacing w:val="0"/>
          <w:rtl/>
        </w:rPr>
        <w:t>לה</w:t>
      </w:r>
      <w:r w:rsidR="006E0774" w:rsidRPr="00BC0832">
        <w:rPr>
          <w:rStyle w:val="afffa"/>
          <w:rFonts w:ascii="Fb Fontext" w:hAnsi="Fb Fontext" w:cs="BA TM • Vilna Extra-Bold" w:hint="cs"/>
          <w:bCs w:val="0"/>
          <w:spacing w:val="0"/>
          <w:rtl/>
        </w:rPr>
        <w:t>'</w:t>
      </w:r>
      <w:r w:rsidR="006E0774" w:rsidRPr="00BC0832">
        <w:rPr>
          <w:rFonts w:ascii="Fb Fontext" w:hAnsi="Fb Fontext"/>
          <w:spacing w:val="0"/>
          <w:rtl/>
        </w:rPr>
        <w:t xml:space="preserve"> ולא ליבמה.</w:t>
      </w:r>
    </w:p>
    <w:p w14:paraId="1C3F937E" w14:textId="7E37EA4A" w:rsidR="00A85AC8" w:rsidRPr="00E600D8" w:rsidRDefault="006E0774" w:rsidP="005833C7">
      <w:pPr>
        <w:pStyle w:val="38"/>
        <w:framePr w:wrap="notBeside"/>
        <w:rPr>
          <w:rtl/>
        </w:rPr>
      </w:pPr>
      <w:r w:rsidRPr="00E600D8">
        <w:rPr>
          <w:rFonts w:hint="cs"/>
          <w:rtl/>
        </w:rPr>
        <w:t>ואידך</w:t>
      </w:r>
      <w:r w:rsidR="00A85AC8" w:rsidRPr="00E600D8">
        <w:rPr>
          <w:rFonts w:hint="cs"/>
          <w:rtl/>
        </w:rPr>
        <w:t>:</w:t>
      </w:r>
    </w:p>
    <w:p w14:paraId="32E8778E" w14:textId="5CFACAB6" w:rsidR="006E0774" w:rsidRPr="00131640" w:rsidRDefault="006E0774" w:rsidP="006E0774">
      <w:pPr>
        <w:rPr>
          <w:rtl/>
        </w:rPr>
      </w:pPr>
      <w:r w:rsidRPr="00BC0200">
        <w:rPr>
          <w:rStyle w:val="affffa"/>
          <w:rFonts w:hint="cs"/>
          <w:rtl/>
        </w:rPr>
        <w:t>לה</w:t>
      </w:r>
      <w:r w:rsidRPr="00224C4C">
        <w:rPr>
          <w:rFonts w:ascii="Fb Fontext" w:hAnsi="Fb Fontext" w:hint="cs"/>
          <w:sz w:val="32"/>
          <w:rtl/>
        </w:rPr>
        <w:t xml:space="preserve"> לשמה ותרי </w:t>
      </w:r>
      <w:r w:rsidRPr="00224C4C">
        <w:rPr>
          <w:rStyle w:val="affffa"/>
          <w:rFonts w:hint="cs"/>
          <w:rtl/>
        </w:rPr>
        <w:t>לה</w:t>
      </w:r>
      <w:r w:rsidRPr="00224C4C">
        <w:rPr>
          <w:rFonts w:ascii="Fb Fontext" w:hAnsi="Fb Fontext" w:hint="cs"/>
          <w:sz w:val="32"/>
          <w:rtl/>
        </w:rPr>
        <w:t xml:space="preserve"> כתיב</w:t>
      </w:r>
    </w:p>
    <w:p w14:paraId="7D9BD735" w14:textId="77777777" w:rsidR="00A85AC8" w:rsidRPr="00E600D8" w:rsidRDefault="00AE6F6A" w:rsidP="005833C7">
      <w:pPr>
        <w:pStyle w:val="38"/>
        <w:framePr w:wrap="notBeside"/>
        <w:rPr>
          <w:rtl/>
        </w:rPr>
      </w:pPr>
      <w:r w:rsidRPr="00E600D8">
        <w:rPr>
          <w:rFonts w:hint="cs"/>
          <w:rtl/>
        </w:rPr>
        <w:t xml:space="preserve">- </w:t>
      </w:r>
      <w:r w:rsidR="006E0774" w:rsidRPr="00E600D8">
        <w:rPr>
          <w:rFonts w:hint="cs"/>
          <w:rtl/>
        </w:rPr>
        <w:t>ודחי'</w:t>
      </w:r>
      <w:r w:rsidR="00A85AC8" w:rsidRPr="00E600D8">
        <w:rPr>
          <w:rtl/>
        </w:rPr>
        <w:t>:</w:t>
      </w:r>
    </w:p>
    <w:p w14:paraId="1B3F42F4" w14:textId="1DA27CD6" w:rsidR="006E0774" w:rsidRPr="00131640" w:rsidRDefault="006E0774" w:rsidP="003C423D">
      <w:pPr>
        <w:spacing w:after="120"/>
        <w:rPr>
          <w:rtl/>
        </w:rPr>
      </w:pPr>
      <w:r w:rsidRPr="00224C4C">
        <w:rPr>
          <w:rFonts w:ascii="Fb Fontext" w:hAnsi="Fb Fontext" w:hint="cs"/>
          <w:sz w:val="32"/>
          <w:rtl/>
        </w:rPr>
        <w:t>דהא אידך לה הוא</w:t>
      </w:r>
      <w:r w:rsidR="0077747E">
        <w:rPr>
          <w:rFonts w:ascii="Fb Fontext" w:hAnsi="Fb Fontext" w:hint="cs"/>
          <w:sz w:val="32"/>
          <w:rtl/>
        </w:rPr>
        <w:t>,</w:t>
      </w:r>
      <w:r w:rsidRPr="00224C4C">
        <w:rPr>
          <w:rFonts w:ascii="Fb Fontext" w:hAnsi="Fb Fontext" w:hint="cs"/>
          <w:sz w:val="32"/>
          <w:rtl/>
        </w:rPr>
        <w:t xml:space="preserve"> ולא לחברתה אלא</w:t>
      </w:r>
      <w:r w:rsidRPr="00224C4C">
        <w:rPr>
          <w:rStyle w:val="affffa"/>
          <w:rFonts w:hint="cs"/>
          <w:rtl/>
        </w:rPr>
        <w:t xml:space="preserve"> 'נעל' </w:t>
      </w:r>
      <w:r w:rsidRPr="00224C4C">
        <w:rPr>
          <w:rFonts w:ascii="Fb Fontext" w:hAnsi="Fb Fontext" w:hint="cs"/>
          <w:sz w:val="32"/>
          <w:rtl/>
        </w:rPr>
        <w:t>ולא דבר אחר.</w:t>
      </w:r>
    </w:p>
    <w:p w14:paraId="4F87C6B8" w14:textId="77777777" w:rsidR="00A85AC8" w:rsidRPr="00E600D8" w:rsidRDefault="006E0774" w:rsidP="005833C7">
      <w:pPr>
        <w:pStyle w:val="38"/>
        <w:framePr w:wrap="notBeside"/>
        <w:rPr>
          <w:rtl/>
        </w:rPr>
      </w:pPr>
      <w:r w:rsidRPr="00E600D8">
        <w:rPr>
          <w:rFonts w:hint="cs"/>
          <w:rtl/>
        </w:rPr>
        <w:t>והך</w:t>
      </w:r>
      <w:r w:rsidR="00A85AC8" w:rsidRPr="00E600D8">
        <w:rPr>
          <w:rtl/>
        </w:rPr>
        <w:t>:</w:t>
      </w:r>
    </w:p>
    <w:p w14:paraId="779D9FF0" w14:textId="1EB2E1A9" w:rsidR="009469D7" w:rsidRDefault="006E0774" w:rsidP="006E0774">
      <w:pPr>
        <w:rPr>
          <w:rStyle w:val="affffa"/>
          <w:rtl/>
        </w:rPr>
      </w:pPr>
      <w:r w:rsidRPr="00224C4C">
        <w:rPr>
          <w:rStyle w:val="affffa"/>
          <w:rFonts w:hint="cs"/>
          <w:rtl/>
        </w:rPr>
        <w:t xml:space="preserve">ד'נעל' </w:t>
      </w:r>
      <w:r w:rsidRPr="00224C4C">
        <w:rPr>
          <w:rFonts w:ascii="Fb Fontext" w:hAnsi="Fb Fontext" w:hint="cs"/>
          <w:rtl/>
        </w:rPr>
        <w:t>נעל ריבה לנעל של כל אדם,</w:t>
      </w:r>
    </w:p>
    <w:p w14:paraId="64F83F3D" w14:textId="2D24CB72" w:rsidR="006E0774" w:rsidRPr="00131640" w:rsidRDefault="006E0774" w:rsidP="006E0774">
      <w:pPr>
        <w:rPr>
          <w:rtl/>
        </w:rPr>
      </w:pPr>
      <w:r w:rsidRPr="00224C4C">
        <w:rPr>
          <w:rStyle w:val="affffa"/>
          <w:rFonts w:hint="cs"/>
          <w:rtl/>
        </w:rPr>
        <w:t xml:space="preserve">'נעלו' </w:t>
      </w:r>
      <w:r w:rsidRPr="00224C4C">
        <w:rPr>
          <w:rFonts w:ascii="Fb Fontext" w:hAnsi="Fb Fontext" w:hint="cs"/>
          <w:rtl/>
        </w:rPr>
        <w:t>פרט לגדול או גדול שאינו כמידתו ומסולים שאין לו עקב</w:t>
      </w:r>
      <w:r w:rsidR="0077747E">
        <w:rPr>
          <w:rFonts w:ascii="Fb Fontext" w:hAnsi="Fb Fontext" w:hint="cs"/>
          <w:rtl/>
        </w:rPr>
        <w:t>,</w:t>
      </w:r>
    </w:p>
    <w:p w14:paraId="7D39E8C6" w14:textId="194F7EC5" w:rsidR="00A85AC8" w:rsidRPr="00E600D8" w:rsidRDefault="00E600D8" w:rsidP="0033672D">
      <w:pPr>
        <w:pStyle w:val="38"/>
        <w:framePr w:wrap="notBeside"/>
        <w:rPr>
          <w:rtl/>
        </w:rPr>
      </w:pPr>
      <w:r w:rsidRPr="00E600D8">
        <w:rPr>
          <w:rFonts w:hint="cs"/>
          <w:rtl/>
        </w:rPr>
        <w:t>-</w:t>
      </w:r>
    </w:p>
    <w:p w14:paraId="229EF4A2" w14:textId="56FB2EA9" w:rsidR="006E0774" w:rsidRPr="00131640" w:rsidRDefault="006E0774" w:rsidP="006E0774">
      <w:pPr>
        <w:rPr>
          <w:rtl/>
        </w:rPr>
      </w:pPr>
      <w:r w:rsidRPr="00224C4C">
        <w:rPr>
          <w:rStyle w:val="affffa"/>
          <w:rFonts w:hint="cs"/>
          <w:rtl/>
        </w:rPr>
        <w:t xml:space="preserve">'הנעל' </w:t>
      </w:r>
      <w:r w:rsidRPr="00210DF6">
        <w:rPr>
          <w:rFonts w:ascii="Fb Fontext" w:hAnsi="Fb Fontext" w:cs="BA TM • Vilna Extra-Bold" w:hint="cs"/>
          <w:sz w:val="32"/>
          <w:rtl/>
        </w:rPr>
        <w:t>ש</w:t>
      </w:r>
      <w:r w:rsidRPr="00210DF6">
        <w:rPr>
          <w:rFonts w:ascii="Fb Fontext" w:hAnsi="Fb Fontext" w:cs="BA TM • Vilna Extra-Bold"/>
          <w:sz w:val="32"/>
          <w:rtl/>
        </w:rPr>
        <w:t>"</w:t>
      </w:r>
      <w:r w:rsidRPr="00210DF6">
        <w:rPr>
          <w:rFonts w:ascii="Fb Fontext" w:hAnsi="Fb Fontext" w:cs="BA TM • Vilna Extra-Bold" w:hint="cs"/>
          <w:sz w:val="32"/>
          <w:rtl/>
        </w:rPr>
        <w:t>מ</w:t>
      </w:r>
      <w:r w:rsidRPr="00224C4C">
        <w:rPr>
          <w:rFonts w:ascii="Fb Fontext" w:hAnsi="Fb Fontext" w:hint="cs"/>
          <w:sz w:val="32"/>
          <w:rtl/>
        </w:rPr>
        <w:t xml:space="preserve"> תרתי</w:t>
      </w:r>
    </w:p>
    <w:p w14:paraId="18B2FCDC" w14:textId="15307ED5" w:rsidR="006E0774" w:rsidRPr="00131640" w:rsidRDefault="006E0774" w:rsidP="004277CF">
      <w:pPr>
        <w:pStyle w:val="affb"/>
        <w:rPr>
          <w:rtl/>
        </w:rPr>
      </w:pPr>
      <w:r w:rsidRPr="00224C4C">
        <w:rPr>
          <w:rFonts w:hint="cs"/>
          <w:rtl/>
        </w:rPr>
        <w:t>׹</w:t>
      </w:r>
    </w:p>
    <w:p w14:paraId="0BC0953B" w14:textId="77777777" w:rsidR="006E0774" w:rsidRPr="00131640" w:rsidRDefault="006E0774" w:rsidP="0010529F">
      <w:pPr>
        <w:pStyle w:val="afff0"/>
        <w:framePr w:wrap="around"/>
        <w:rPr>
          <w:rtl/>
        </w:rPr>
      </w:pPr>
      <w:r w:rsidRPr="00224C4C">
        <w:rPr>
          <w:rFonts w:hint="cs"/>
          <w:rtl/>
        </w:rPr>
        <w:t>יד:</w:t>
      </w:r>
    </w:p>
    <w:p w14:paraId="7629B5B9" w14:textId="7450A752" w:rsidR="006E0774" w:rsidRPr="00131640" w:rsidRDefault="006E0774" w:rsidP="009D66E0">
      <w:pPr>
        <w:pStyle w:val="afffff8"/>
        <w:framePr w:wrap="around"/>
        <w:rPr>
          <w:rtl/>
        </w:rPr>
      </w:pPr>
      <w:del w:id="20088" w:author="קלוד" w:date="2026-10-06T10:09:14Z">
        <w:r>
          <w:rPr>
            <w:rtl/>
          </w:rPr>
          <w:delText xml:space="preserve">מתני'.</w:delText>
        </w:r>
      </w:del>
      <w:ins w:id="20089" w:author="קלוד" w:date="2026-10-06T10:09:14Z">
        <w:r>
          <w:rPr>
            <w:rtl/>
          </w:rPr>
          <w:t xml:space="preserve">משנה ב</w:t>
        </w:r>
      </w:ins>
    </w:p>
    <w:p w14:paraId="3D00C2FB" w14:textId="77777777" w:rsidR="009469D7" w:rsidRDefault="006E0774" w:rsidP="004118CF">
      <w:pPr>
        <w:pStyle w:val="afff5"/>
        <w:spacing w:before="120"/>
        <w:jc w:val="center"/>
        <w:rPr>
          <w:rtl/>
        </w:rPr>
        <w:pPrChange w:id="90002" w:author="קלוד" w:date="2026-10-08T12:08:16Z">
          <w:pPr>
            <w:pStyle w:val="afff5"/>
            <w:jc w:val="center"/>
          </w:pPr>
        </w:pPrChange>
      </w:pPr>
      <w:r w:rsidRPr="00464CB4">
        <w:rPr>
          <w:b/>
          <w:bCs/>
          <w:rtl/>
        </w:rPr>
        <w:t xml:space="preserve">עבד </w:t>
      </w:r>
      <w:r w:rsidR="000848EE" w:rsidRPr="00464CB4">
        <w:rPr>
          <w:rFonts w:hint="cs"/>
          <w:b/>
          <w:bCs/>
          <w:rtl/>
        </w:rPr>
        <w:t xml:space="preserve"> </w:t>
      </w:r>
      <w:r w:rsidRPr="00464CB4">
        <w:rPr>
          <w:b/>
          <w:bCs/>
          <w:rtl/>
        </w:rPr>
        <w:t>עברי</w:t>
      </w:r>
      <w:r w:rsidRPr="009E5710">
        <w:rPr>
          <w:rtl/>
        </w:rPr>
        <w:t xml:space="preserve"> נקנה בכסף ובשטר,</w:t>
      </w:r>
    </w:p>
    <w:p w14:paraId="392D6A60" w14:textId="2A7A9DB4" w:rsidR="006E0774" w:rsidRPr="00131640" w:rsidRDefault="009E5710" w:rsidP="009E5710">
      <w:pPr>
        <w:pStyle w:val="afff5"/>
        <w:rPr>
          <w:rtl/>
        </w:rPr>
      </w:pPr>
      <w:r w:rsidRPr="009E5710">
        <w:rPr>
          <w:rFonts w:hint="cs"/>
          <w:rtl/>
        </w:rPr>
        <w:t xml:space="preserve"> </w:t>
      </w:r>
      <w:r w:rsidRPr="009E5710">
        <w:rPr>
          <w:rtl/>
        </w:rPr>
        <w:tab/>
      </w:r>
      <w:r w:rsidRPr="009E5710">
        <w:rPr>
          <w:rtl/>
        </w:rPr>
        <w:tab/>
      </w:r>
      <w:r w:rsidRPr="009E5710">
        <w:rPr>
          <w:rtl/>
        </w:rPr>
        <w:tab/>
      </w:r>
      <w:r w:rsidRPr="009E5710">
        <w:rPr>
          <w:rtl/>
        </w:rPr>
        <w:tab/>
      </w:r>
      <w:r w:rsidRPr="009E5710">
        <w:rPr>
          <w:rtl/>
        </w:rPr>
        <w:tab/>
      </w:r>
      <w:r w:rsidRPr="009E5710">
        <w:rPr>
          <w:rtl/>
        </w:rPr>
        <w:tab/>
      </w:r>
      <w:r w:rsidR="006E0774" w:rsidRPr="009E5710">
        <w:rPr>
          <w:rtl/>
        </w:rPr>
        <w:t>וקונה עצמו בשנים וביובל ובגרעון כסף.</w:t>
      </w:r>
    </w:p>
    <w:p w14:paraId="1E56BB92" w14:textId="77777777" w:rsidR="006E0774" w:rsidRPr="00131640" w:rsidRDefault="006E0774" w:rsidP="009E5710">
      <w:pPr>
        <w:pStyle w:val="afff5"/>
        <w:rPr>
          <w:rtl/>
        </w:rPr>
      </w:pPr>
      <w:r w:rsidRPr="009E5710">
        <w:rPr>
          <w:rtl/>
        </w:rPr>
        <w:t xml:space="preserve">יתירה עליו </w:t>
      </w:r>
      <w:r w:rsidRPr="00464CB4">
        <w:rPr>
          <w:b/>
          <w:bCs/>
          <w:rtl/>
        </w:rPr>
        <w:t>אמה העבריה,</w:t>
      </w:r>
      <w:r w:rsidRPr="009E5710">
        <w:rPr>
          <w:rtl/>
        </w:rPr>
        <w:t xml:space="preserve"> שקונה את עצמה בסימנין.</w:t>
      </w:r>
    </w:p>
    <w:p w14:paraId="00668997" w14:textId="02DCB2CB" w:rsidR="006E0774" w:rsidRPr="00131640" w:rsidRDefault="006E0774" w:rsidP="009E5710">
      <w:pPr>
        <w:pStyle w:val="afff5"/>
        <w:rPr>
          <w:rtl/>
        </w:rPr>
      </w:pPr>
      <w:r w:rsidRPr="00464CB4">
        <w:rPr>
          <w:b/>
          <w:bCs/>
          <w:rtl/>
        </w:rPr>
        <w:t>הנרצע</w:t>
      </w:r>
      <w:r w:rsidRPr="009E5710">
        <w:rPr>
          <w:rtl/>
        </w:rPr>
        <w:t xml:space="preserve"> נקנה ברציעה, וקונה</w:t>
      </w:r>
      <w:r w:rsidR="00E1538E" w:rsidRPr="009E5710">
        <w:rPr>
          <w:rFonts w:hint="cs"/>
          <w:rtl/>
        </w:rPr>
        <w:t xml:space="preserve"> את</w:t>
      </w:r>
      <w:r w:rsidRPr="009E5710">
        <w:rPr>
          <w:rtl/>
        </w:rPr>
        <w:t xml:space="preserve"> עצמו ביובל ובמיתת האדון.</w:t>
      </w:r>
    </w:p>
    <w:p w14:paraId="78B90625" w14:textId="5699D067" w:rsidR="006E0774" w:rsidRPr="00131640" w:rsidRDefault="006E0774" w:rsidP="00841728">
      <w:pPr>
        <w:pStyle w:val="affb"/>
        <w:rPr>
          <w:del w:id="90026" w:author="מנוע עיצוב" w:date="2026-10-08T11:01:28Z"/>
          <w:rtl/>
        </w:rPr>
      </w:pPr>
      <w:del w:id="90025" w:author="מנוע עיצוב" w:date="2026-10-08T11:01:28Z">
        <w:r w:rsidRPr="00224C4C">
          <w:rPr>
            <w:rFonts w:hint="cs"/>
            <w:rtl/>
          </w:rPr>
          <w:delText xml:space="preserve">׹</w:delText>
        </w:r>
      </w:del>
    </w:p>
    <w:p w14:paraId="2B2DA096" w14:textId="77777777" w:rsidR="009469D7" w:rsidRDefault="006E0774" w:rsidP="00CE7BFC">
      <w:pPr>
        <w:pStyle w:val="afffd"/>
        <w:rPr>
          <w:rtl/>
        </w:rPr>
      </w:pPr>
      <w:ins w:id="9812" w:author="מספור קטעי משנה" w:date="2026-10-06T06:45:32Z">
        <w:r>
          <w:rPr>
            <w:rStyle w:val="MisparKeta"/>
          </w:rPr>
          <w:t xml:space="preserve">ב. </w:t>
        </w:r>
      </w:ins>
      <w:r w:rsidRPr="00224C4C">
        <w:rPr>
          <w:rStyle w:val="afffa"/>
          <w:rFonts w:ascii="Fb Fontext" w:hAnsi="Fb Fontext"/>
          <w:spacing w:val="4"/>
          <w:rtl/>
        </w:rPr>
        <w:t>עבד עברי נקנה בכסף</w:t>
      </w:r>
      <w:r w:rsidRPr="00224C4C">
        <w:rPr>
          <w:rtl/>
        </w:rPr>
        <w:t>.</w:t>
      </w:r>
    </w:p>
    <w:p w14:paraId="28101B70" w14:textId="77777777" w:rsidR="009469D7" w:rsidRDefault="00702939" w:rsidP="00702939">
      <w:pPr>
        <w:rPr>
          <w:rFonts w:ascii="Fb Fontext" w:hAnsi="Fb Fontext"/>
          <w:sz w:val="32"/>
          <w:rtl/>
        </w:rPr>
      </w:pPr>
      <w:r>
        <w:rPr>
          <w:rFonts w:hint="cs"/>
          <w:rtl/>
        </w:rPr>
        <w:t xml:space="preserve">הנמכר ל</w:t>
      </w:r>
      <w:del w:id="9001" w:author="עריכה מהאתר" w:date="2026-10-11T16:34:39Z">
        <w:r>
          <w:rPr>
            <w:rFonts w:hint="cs"/>
            <w:rtl/>
          </w:rPr>
          <w:delText xml:space="preserve">עכום </w:delText>
        </w:r>
      </w:del>
      <w:ins w:id="9002" w:author="עריכה מהאתר" w:date="2026-10-11T16:34:39Z">
        <w:r>
          <w:rPr>
            <w:rFonts w:hint="cs"/>
            <w:rtl/>
          </w:rPr>
          <w:t xml:space="preserve">גוי </w:t>
        </w:r>
      </w:ins>
      <w:r>
        <w:rPr>
          <w:rStyle w:val="affffa"/>
          <w:rFonts w:hint="cs"/>
          <w:rtl/>
        </w:rPr>
        <w:t xml:space="preserve"> </w:t>
      </w:r>
      <w:r w:rsidR="006E0774" w:rsidRPr="00224C4C">
        <w:rPr>
          <w:rStyle w:val="affffa"/>
          <w:rFonts w:hint="cs"/>
          <w:rtl/>
        </w:rPr>
        <w:t>'</w:t>
      </w:r>
      <w:r w:rsidR="006E0774" w:rsidRPr="00224C4C">
        <w:rPr>
          <w:rStyle w:val="affffa"/>
          <w:rtl/>
        </w:rPr>
        <w:t>מכסף מקנתו</w:t>
      </w:r>
      <w:r w:rsidR="006E0774" w:rsidRPr="00224C4C">
        <w:rPr>
          <w:rStyle w:val="affffa"/>
          <w:rFonts w:hint="cs"/>
          <w:rtl/>
        </w:rPr>
        <w:t>'</w:t>
      </w:r>
      <w:r w:rsidR="006E0774" w:rsidRPr="00224C4C">
        <w:rPr>
          <w:rStyle w:val="affffa"/>
          <w:rtl/>
        </w:rPr>
        <w:t>,</w:t>
      </w:r>
      <w:r w:rsidR="006E0774" w:rsidRPr="00224C4C">
        <w:rPr>
          <w:rFonts w:ascii="Fb Fontext" w:hAnsi="Fb Fontext"/>
          <w:sz w:val="32"/>
          <w:rtl/>
        </w:rPr>
        <w:t xml:space="preserve"> מלמד שנקנה בכסף.</w:t>
      </w:r>
    </w:p>
    <w:p w14:paraId="45374AC2" w14:textId="77777777" w:rsidR="009469D7" w:rsidRDefault="006E0774" w:rsidP="00A82F9D">
      <w:pPr>
        <w:rPr>
          <w:rFonts w:ascii="Fb Fontext" w:hAnsi="Fb Fontext"/>
          <w:rtl/>
        </w:rPr>
      </w:pPr>
      <w:r w:rsidRPr="00224C4C">
        <w:rPr>
          <w:rFonts w:ascii="Fb Fontext" w:hAnsi="Fb Fontext"/>
          <w:rtl/>
        </w:rPr>
        <w:t>נמכר לישראל</w:t>
      </w:r>
      <w:r w:rsidR="00450B07">
        <w:rPr>
          <w:rStyle w:val="affffa"/>
          <w:rFonts w:hint="cs"/>
          <w:rtl/>
        </w:rPr>
        <w:t>,</w:t>
      </w:r>
      <w:r w:rsidR="00A82F9D">
        <w:rPr>
          <w:rStyle w:val="affffa"/>
          <w:rFonts w:hint="cs"/>
          <w:rtl/>
        </w:rPr>
        <w:t xml:space="preserve"> </w:t>
      </w:r>
      <w:r w:rsidRPr="00224C4C">
        <w:rPr>
          <w:rStyle w:val="affffa"/>
          <w:rFonts w:hint="cs"/>
          <w:rtl/>
        </w:rPr>
        <w:t>'</w:t>
      </w:r>
      <w:r w:rsidRPr="00224C4C">
        <w:rPr>
          <w:rStyle w:val="affffa"/>
          <w:rtl/>
        </w:rPr>
        <w:t>והפדה</w:t>
      </w:r>
      <w:r w:rsidRPr="00224C4C">
        <w:rPr>
          <w:rStyle w:val="affffa"/>
          <w:rFonts w:hint="cs"/>
          <w:rtl/>
        </w:rPr>
        <w:t>'</w:t>
      </w:r>
      <w:r w:rsidRPr="00224C4C">
        <w:rPr>
          <w:rFonts w:ascii="Fb Fontext" w:hAnsi="Fb Fontext"/>
          <w:rtl/>
        </w:rPr>
        <w:t xml:space="preserve"> מלמד שמגרעת פדיונה ויוצאה</w:t>
      </w:r>
    </w:p>
    <w:p w14:paraId="097658F0" w14:textId="77777777" w:rsidR="009469D7" w:rsidRDefault="00D96FC8" w:rsidP="00D96FC8">
      <w:pPr>
        <w:ind w:left="791" w:firstLine="113"/>
        <w:rPr>
          <w:rStyle w:val="afffff5"/>
          <w:rtl/>
        </w:rPr>
      </w:pPr>
      <w:r w:rsidRPr="00D96FC8">
        <w:rPr>
          <w:rStyle w:val="affffa"/>
          <w:rFonts w:hint="cs"/>
          <w:rtl/>
        </w:rPr>
        <w:t>העברי או העבריה</w:t>
      </w:r>
      <w:r>
        <w:rPr>
          <w:rStyle w:val="afffff5"/>
          <w:rFonts w:hint="cs"/>
          <w:rtl/>
        </w:rPr>
        <w:t xml:space="preserve"> הוקש עברי לעבריה</w:t>
      </w:r>
    </w:p>
    <w:p w14:paraId="09BE1C83" w14:textId="47C91D50" w:rsidR="006E0774" w:rsidRPr="00131640" w:rsidRDefault="006E0774" w:rsidP="00CE7BFC">
      <w:pPr>
        <w:rPr>
          <w:rtl/>
        </w:rPr>
      </w:pPr>
      <w:r w:rsidRPr="00224C4C">
        <w:rPr>
          <w:rFonts w:ascii="Fb Fontext" w:hAnsi="Fb Fontext"/>
          <w:sz w:val="32"/>
          <w:rtl/>
        </w:rPr>
        <w:t>מכרוהו ב"ד, הואיל ונמכר בעל כורחו,</w:t>
      </w:r>
    </w:p>
    <w:p w14:paraId="5D587D78" w14:textId="77777777" w:rsidR="006E0774" w:rsidRPr="00131640" w:rsidRDefault="006E0774" w:rsidP="00CE7BFC">
      <w:pPr>
        <w:rPr>
          <w:rtl/>
        </w:rPr>
      </w:pPr>
      <w:r w:rsidRPr="00224C4C">
        <w:rPr>
          <w:rFonts w:ascii="Fb Fontext" w:hAnsi="Fb Fontext"/>
          <w:sz w:val="32"/>
          <w:rtl/>
        </w:rPr>
        <w:t xml:space="preserve">מוכר עצמו </w:t>
      </w:r>
      <w:r w:rsidRPr="00224C4C">
        <w:rPr>
          <w:rFonts w:ascii="Fb Fontext" w:hAnsi="Fb Fontext" w:hint="cs"/>
          <w:sz w:val="32"/>
          <w:rtl/>
        </w:rPr>
        <w:t>-</w:t>
      </w:r>
      <w:r>
        <w:rPr>
          <w:rFonts w:ascii="Fb Fontext" w:hAnsi="Fb Fontext"/>
          <w:sz w:val="32"/>
          <w:rtl/>
        </w:rPr>
        <w:t xml:space="preserve">יליף </w:t>
      </w:r>
      <w:r>
        <w:rPr>
          <w:rStyle w:val="affffa"/>
          <w:rFonts w:ascii="Fb Fontext" w:hAnsi="Fb Fontext"/>
          <w:sz w:val="32"/>
          <w:rtl/>
          <w:rPrChange w:id="9001" w:author="עריכה מהאתר" w:date="2026-10-11T16:34:41Z">
            <w:rPr>
              <w:rFonts w:ascii="Fb Fontext" w:hAnsi="Fb Fontext"/>
              <w:sz w:val="32"/>
              <w:rtl/>
            </w:rPr>
          </w:rPrChange>
        </w:rPr>
        <w:t xml:space="preserve">שכיר שכיר</w:t>
      </w:r>
      <w:r>
        <w:rPr>
          <w:rFonts w:ascii="Fb Fontext" w:hAnsi="Fb Fontext"/>
          <w:sz w:val="32"/>
          <w:rtl/>
        </w:rPr>
        <w:t xml:space="preserve">.</w:t>
      </w:r>
    </w:p>
    <w:p w14:paraId="37023823" w14:textId="77777777" w:rsidR="00A85AC8" w:rsidRPr="00E600D8" w:rsidRDefault="006E0774" w:rsidP="00CE7BFC">
      <w:pPr>
        <w:pStyle w:val="38"/>
        <w:framePr w:wrap="notBeside"/>
        <w:rPr>
          <w:rtl/>
        </w:rPr>
      </w:pPr>
      <w:r w:rsidRPr="00E600D8">
        <w:rPr>
          <w:rFonts w:hint="cs"/>
          <w:rtl/>
        </w:rPr>
        <w:t>וא</w:t>
      </w:r>
      <w:r w:rsidR="00CE7BFC" w:rsidRPr="00E600D8">
        <w:rPr>
          <w:rFonts w:hint="cs"/>
          <w:rtl/>
        </w:rPr>
        <w:t>ף</w:t>
      </w:r>
      <w:r w:rsidRPr="00E600D8">
        <w:rPr>
          <w:rFonts w:hint="cs"/>
          <w:rtl/>
        </w:rPr>
        <w:t xml:space="preserve"> ל</w:t>
      </w:r>
      <w:r w:rsidR="00B02091" w:rsidRPr="00E600D8">
        <w:rPr>
          <w:rFonts w:hint="cs"/>
          <w:rtl/>
        </w:rPr>
        <w:t>מ"ד</w:t>
      </w:r>
      <w:r w:rsidR="00A85AC8" w:rsidRPr="00E600D8">
        <w:rPr>
          <w:rtl/>
        </w:rPr>
        <w:t>:</w:t>
      </w:r>
    </w:p>
    <w:p w14:paraId="26D2410F" w14:textId="1058BAC8" w:rsidR="006E0774" w:rsidRPr="00131640" w:rsidRDefault="006E0774" w:rsidP="00CE7BFC">
      <w:pPr>
        <w:rPr>
          <w:rtl/>
        </w:rPr>
      </w:pPr>
      <w:r w:rsidRPr="00224C4C">
        <w:rPr>
          <w:rFonts w:ascii="Fb Fontext" w:hAnsi="Fb Fontext" w:hint="cs"/>
          <w:sz w:val="32"/>
          <w:rtl/>
        </w:rPr>
        <w:t>לא יליף</w:t>
      </w:r>
      <w:r w:rsidRPr="00224C4C">
        <w:rPr>
          <w:rStyle w:val="affffa"/>
          <w:rFonts w:hint="cs"/>
          <w:rtl/>
        </w:rPr>
        <w:t xml:space="preserve"> 'שכיר שכיר'</w:t>
      </w:r>
      <w:r w:rsidR="00A108EF">
        <w:rPr>
          <w:rStyle w:val="affffa"/>
          <w:rFonts w:hint="cs"/>
          <w:rtl/>
        </w:rPr>
        <w:t>-</w:t>
      </w:r>
      <w:r w:rsidRPr="00224C4C">
        <w:rPr>
          <w:rStyle w:val="affffa"/>
          <w:rtl/>
        </w:rPr>
        <w:t xml:space="preserve"> </w:t>
      </w:r>
      <w:r w:rsidRPr="00224C4C">
        <w:rPr>
          <w:rStyle w:val="affffa"/>
          <w:rFonts w:hint="cs"/>
          <w:rtl/>
        </w:rPr>
        <w:t>'</w:t>
      </w:r>
      <w:r w:rsidRPr="00224C4C">
        <w:rPr>
          <w:rStyle w:val="affffa"/>
          <w:rtl/>
        </w:rPr>
        <w:t>וכי תשיג</w:t>
      </w:r>
      <w:r w:rsidRPr="00224C4C">
        <w:rPr>
          <w:rStyle w:val="affffa"/>
          <w:rFonts w:hint="cs"/>
          <w:rtl/>
        </w:rPr>
        <w:t>'</w:t>
      </w:r>
      <w:r w:rsidRPr="00224C4C">
        <w:rPr>
          <w:rStyle w:val="affffa"/>
          <w:rtl/>
        </w:rPr>
        <w:t>,</w:t>
      </w:r>
      <w:r w:rsidRPr="00224C4C">
        <w:rPr>
          <w:rFonts w:ascii="Fb Fontext" w:hAnsi="Fb Fontext"/>
          <w:sz w:val="32"/>
          <w:rtl/>
        </w:rPr>
        <w:t xml:space="preserve"> מוסף על ענין ראשון, וילמד עליון מתחתון.</w:t>
      </w:r>
    </w:p>
    <w:p w14:paraId="6008925D" w14:textId="495ED98F" w:rsidR="00D653CB" w:rsidRPr="00131640" w:rsidRDefault="007309FA" w:rsidP="007309FA">
      <w:pPr>
        <w:pStyle w:val="affffb"/>
        <w:rPr>
          <w:rtl/>
        </w:rPr>
      </w:pPr>
      <w:r w:rsidRPr="007309FA">
        <w:rPr>
          <w:rFonts w:hint="cs"/>
          <w:rtl/>
        </w:rPr>
        <w:t>***</w:t>
      </w:r>
    </w:p>
    <w:p w14:paraId="5C70FF33" w14:textId="15A10AB3" w:rsidR="006E0774" w:rsidRPr="00131640" w:rsidRDefault="00701C75" w:rsidP="00F65F8B">
      <w:pPr>
        <w:pStyle w:val="affffb"/>
        <w:rPr>
          <w:rtl/>
        </w:rPr>
      </w:pPr>
      <w:r>
        <w:rPr>
          <w:rStyle w:val="afffa"/>
          <w:rFonts w:hint="cs"/>
          <w:rtl/>
        </w:rPr>
        <w:t xml:space="preserve">א. </w:t>
      </w:r>
      <w:r w:rsidR="006E0774" w:rsidRPr="00224C4C">
        <w:rPr>
          <w:rStyle w:val="afffa"/>
          <w:rtl/>
        </w:rPr>
        <w:t>תנא דלא יליף שכיר שכיר</w:t>
      </w:r>
      <w:r w:rsidR="006E0774" w:rsidRPr="00224C4C">
        <w:rPr>
          <w:rStyle w:val="afffa"/>
          <w:rFonts w:hint="cs"/>
          <w:rtl/>
        </w:rPr>
        <w:t>-</w:t>
      </w:r>
    </w:p>
    <w:p w14:paraId="632848CE" w14:textId="7BDAEA38" w:rsidR="00A85AC8" w:rsidRPr="00E600D8" w:rsidRDefault="006E0774" w:rsidP="00832CFC">
      <w:pPr>
        <w:pStyle w:val="38"/>
        <w:framePr w:wrap="notBeside"/>
        <w:rPr>
          <w:rtl/>
        </w:rPr>
      </w:pPr>
      <w:r w:rsidRPr="00E600D8">
        <w:rPr>
          <w:rtl/>
        </w:rPr>
        <w:t>דתניא:</w:t>
      </w:r>
      <w:r w:rsidR="007D3CF0" w:rsidRPr="00E600D8">
        <w:rPr>
          <w:rFonts w:hint="cs"/>
          <w:rtl/>
        </w:rPr>
        <w:t xml:space="preserve"> לת''ק</w:t>
      </w:r>
      <w:r w:rsidR="00A85AC8" w:rsidRPr="00E600D8">
        <w:rPr>
          <w:rFonts w:hint="cs"/>
          <w:rtl/>
        </w:rPr>
        <w:t>:</w:t>
      </w:r>
    </w:p>
    <w:p w14:paraId="75FB22DD" w14:textId="6FEFF21D" w:rsidR="006E0774" w:rsidRPr="00131640" w:rsidRDefault="006E0774" w:rsidP="006E0774">
      <w:pPr>
        <w:rPr>
          <w:rtl/>
        </w:rPr>
      </w:pPr>
      <w:r w:rsidRPr="00224C4C">
        <w:rPr>
          <w:rFonts w:ascii="Fb Fontext" w:hAnsi="Fb Fontext"/>
          <w:sz w:val="32"/>
          <w:rtl/>
        </w:rPr>
        <w:t xml:space="preserve">המוכר עצמו נמכר לשש ויתר על שש, מכרוהו ב"ד </w:t>
      </w:r>
      <w:r w:rsidR="00832CFC">
        <w:rPr>
          <w:rFonts w:ascii="Fb Fontext" w:hAnsi="Fb Fontext" w:hint="cs"/>
          <w:sz w:val="32"/>
          <w:rtl/>
        </w:rPr>
        <w:t>רק</w:t>
      </w:r>
      <w:r w:rsidRPr="00224C4C">
        <w:rPr>
          <w:rFonts w:ascii="Fb Fontext" w:hAnsi="Fb Fontext"/>
          <w:sz w:val="32"/>
          <w:rtl/>
        </w:rPr>
        <w:t xml:space="preserve"> </w:t>
      </w:r>
      <w:r w:rsidRPr="00210DF6">
        <w:rPr>
          <w:rStyle w:val="afffa"/>
          <w:rFonts w:ascii="Fb Fontext" w:hAnsi="Fb Fontext" w:cs="BA TM • Vilna Extra-Bold"/>
          <w:bCs w:val="0"/>
          <w:rtl/>
        </w:rPr>
        <w:t>לשש</w:t>
      </w:r>
      <w:r w:rsidRPr="00224C4C">
        <w:rPr>
          <w:rFonts w:ascii="Fb Fontext" w:hAnsi="Fb Fontext"/>
          <w:sz w:val="32"/>
          <w:rtl/>
        </w:rPr>
        <w:t>.</w:t>
      </w:r>
    </w:p>
    <w:p w14:paraId="3E75623C" w14:textId="722199EB" w:rsidR="006E0774" w:rsidRPr="00131640" w:rsidRDefault="006E0774" w:rsidP="006E0774">
      <w:pPr>
        <w:rPr>
          <w:rtl/>
        </w:rPr>
      </w:pPr>
      <w:r w:rsidRPr="00224C4C">
        <w:rPr>
          <w:rFonts w:ascii="Fb Fontext" w:hAnsi="Fb Fontext"/>
          <w:sz w:val="32"/>
          <w:rtl/>
        </w:rPr>
        <w:t xml:space="preserve">המוכר עצמו - אינו נרצע, </w:t>
      </w:r>
      <w:r w:rsidR="00832CFC">
        <w:rPr>
          <w:rFonts w:ascii="Fb Fontext" w:hAnsi="Fb Fontext"/>
          <w:sz w:val="32"/>
          <w:rtl/>
        </w:rPr>
        <w:tab/>
      </w:r>
      <w:r w:rsidR="00832CFC">
        <w:rPr>
          <w:rFonts w:ascii="Fb Fontext" w:hAnsi="Fb Fontext"/>
          <w:sz w:val="32"/>
          <w:rtl/>
        </w:rPr>
        <w:tab/>
      </w:r>
      <w:r w:rsidR="00832CFC">
        <w:rPr>
          <w:rFonts w:ascii="Fb Fontext" w:hAnsi="Fb Fontext"/>
          <w:sz w:val="32"/>
          <w:rtl/>
        </w:rPr>
        <w:tab/>
      </w:r>
      <w:r w:rsidR="007879BA">
        <w:rPr>
          <w:rFonts w:ascii="Fb Fontext" w:hAnsi="Fb Fontext"/>
          <w:sz w:val="32"/>
          <w:rtl/>
        </w:rPr>
        <w:tab/>
      </w:r>
      <w:r w:rsidR="007879BA">
        <w:rPr>
          <w:rFonts w:ascii="Fb Fontext" w:hAnsi="Fb Fontext"/>
          <w:sz w:val="32"/>
          <w:rtl/>
        </w:rPr>
        <w:tab/>
      </w:r>
      <w:r w:rsidR="007879BA">
        <w:rPr>
          <w:rFonts w:ascii="Fb Fontext" w:hAnsi="Fb Fontext"/>
          <w:sz w:val="32"/>
          <w:rtl/>
        </w:rPr>
        <w:tab/>
      </w:r>
      <w:r w:rsidR="007879BA">
        <w:rPr>
          <w:rFonts w:ascii="Fb Fontext" w:hAnsi="Fb Fontext"/>
          <w:sz w:val="32"/>
          <w:rtl/>
        </w:rPr>
        <w:tab/>
      </w:r>
      <w:r w:rsidRPr="00224C4C">
        <w:rPr>
          <w:rFonts w:ascii="Fb Fontext" w:hAnsi="Fb Fontext"/>
          <w:sz w:val="32"/>
          <w:rtl/>
        </w:rPr>
        <w:t xml:space="preserve">מכרוהו ב"ד - </w:t>
      </w:r>
      <w:r w:rsidRPr="00210DF6">
        <w:rPr>
          <w:rStyle w:val="afffa"/>
          <w:rFonts w:ascii="Fb Fontext" w:hAnsi="Fb Fontext" w:cs="BA TM • Vilna Extra-Bold"/>
          <w:bCs w:val="0"/>
          <w:rtl/>
        </w:rPr>
        <w:t>נרצע</w:t>
      </w:r>
      <w:r w:rsidRPr="00224C4C">
        <w:rPr>
          <w:rFonts w:ascii="Fb Fontext" w:hAnsi="Fb Fontext"/>
          <w:sz w:val="32"/>
          <w:rtl/>
        </w:rPr>
        <w:t>.</w:t>
      </w:r>
    </w:p>
    <w:p w14:paraId="38466BA4" w14:textId="318ADF38" w:rsidR="006E0774" w:rsidRPr="00131640" w:rsidRDefault="006E0774" w:rsidP="006E0774">
      <w:pPr>
        <w:rPr>
          <w:rtl/>
        </w:rPr>
      </w:pPr>
      <w:r w:rsidRPr="00224C4C">
        <w:rPr>
          <w:rFonts w:ascii="Fb Fontext" w:hAnsi="Fb Fontext"/>
          <w:sz w:val="32"/>
          <w:rtl/>
        </w:rPr>
        <w:t xml:space="preserve">מוכר עצמו - אין מעניקים לו, </w:t>
      </w:r>
      <w:r w:rsidR="007879BA">
        <w:rPr>
          <w:rFonts w:ascii="Fb Fontext" w:hAnsi="Fb Fontext"/>
          <w:sz w:val="32"/>
          <w:rtl/>
        </w:rPr>
        <w:tab/>
      </w:r>
      <w:r w:rsidR="007879BA">
        <w:rPr>
          <w:rFonts w:ascii="Fb Fontext" w:hAnsi="Fb Fontext"/>
          <w:sz w:val="32"/>
          <w:rtl/>
        </w:rPr>
        <w:tab/>
      </w:r>
      <w:r w:rsidR="002221F0">
        <w:rPr>
          <w:rFonts w:ascii="Fb Fontext" w:hAnsi="Fb Fontext" w:hint="cs"/>
          <w:sz w:val="32"/>
          <w:rtl/>
        </w:rPr>
        <w:t xml:space="preserve"> </w:t>
      </w:r>
      <w:r w:rsidRPr="00224C4C">
        <w:rPr>
          <w:rFonts w:ascii="Fb Fontext" w:hAnsi="Fb Fontext"/>
          <w:sz w:val="32"/>
          <w:rtl/>
        </w:rPr>
        <w:t xml:space="preserve">מכרוהו ב"ד - </w:t>
      </w:r>
      <w:r w:rsidRPr="00210DF6">
        <w:rPr>
          <w:rStyle w:val="afffa"/>
          <w:rFonts w:ascii="Fb Fontext" w:hAnsi="Fb Fontext" w:cs="BA TM • Vilna Extra-Bold"/>
          <w:bCs w:val="0"/>
          <w:rtl/>
        </w:rPr>
        <w:t>מעניקים</w:t>
      </w:r>
      <w:r w:rsidRPr="00224C4C">
        <w:rPr>
          <w:rFonts w:ascii="Fb Fontext" w:hAnsi="Fb Fontext"/>
          <w:sz w:val="32"/>
          <w:rtl/>
        </w:rPr>
        <w:t xml:space="preserve"> לו.</w:t>
      </w:r>
    </w:p>
    <w:p w14:paraId="38F78194" w14:textId="77777777" w:rsidR="009469D7" w:rsidRDefault="006E0774" w:rsidP="006E0774">
      <w:pPr>
        <w:rPr>
          <w:rFonts w:ascii="Fb Fontext" w:hAnsi="Fb Fontext"/>
          <w:sz w:val="32"/>
          <w:rtl/>
        </w:rPr>
      </w:pPr>
      <w:r w:rsidRPr="00224C4C">
        <w:rPr>
          <w:rFonts w:ascii="Fb Fontext" w:hAnsi="Fb Fontext"/>
          <w:sz w:val="32"/>
          <w:rtl/>
        </w:rPr>
        <w:t>מוכר עצמו - אין רבו מוסר לו שפחה כנענית,</w:t>
      </w:r>
    </w:p>
    <w:p w14:paraId="009C563D" w14:textId="560C8281" w:rsidR="006E0774" w:rsidRPr="00131640" w:rsidRDefault="006E0774" w:rsidP="006E0774">
      <w:pPr>
        <w:rPr>
          <w:rtl/>
        </w:rPr>
      </w:pPr>
      <w:r w:rsidRPr="00224C4C">
        <w:rPr>
          <w:rFonts w:ascii="Fb Fontext" w:hAnsi="Fb Fontext"/>
          <w:sz w:val="32"/>
          <w:rtl/>
        </w:rPr>
        <w:t xml:space="preserve">מכרוהו ב"ד - רבו מוסר לו </w:t>
      </w:r>
      <w:r w:rsidRPr="00210DF6">
        <w:rPr>
          <w:rStyle w:val="afffa"/>
          <w:rFonts w:ascii="Fb Fontext" w:hAnsi="Fb Fontext" w:cs="BA TM • Vilna Extra-Bold"/>
          <w:bCs w:val="0"/>
          <w:rtl/>
        </w:rPr>
        <w:t>שפחה</w:t>
      </w:r>
      <w:r w:rsidRPr="00224C4C">
        <w:rPr>
          <w:rFonts w:ascii="Fb Fontext" w:hAnsi="Fb Fontext"/>
          <w:sz w:val="32"/>
          <w:rtl/>
        </w:rPr>
        <w:t xml:space="preserve"> </w:t>
      </w:r>
      <w:r w:rsidRPr="00210DF6">
        <w:rPr>
          <w:rStyle w:val="afffa"/>
          <w:rFonts w:ascii="Fb Fontext" w:hAnsi="Fb Fontext" w:cs="BA TM • Vilna Extra-Bold"/>
          <w:bCs w:val="0"/>
          <w:rtl/>
        </w:rPr>
        <w:t>כנענית</w:t>
      </w:r>
      <w:r w:rsidRPr="00224C4C">
        <w:rPr>
          <w:rFonts w:ascii="Fb Fontext" w:hAnsi="Fb Fontext"/>
          <w:sz w:val="32"/>
          <w:rtl/>
        </w:rPr>
        <w:t>.</w:t>
      </w:r>
    </w:p>
    <w:p w14:paraId="4E10FAE3" w14:textId="77777777" w:rsidR="00A85AC8" w:rsidRPr="00E600D8" w:rsidRDefault="006E0774" w:rsidP="00832CFC">
      <w:pPr>
        <w:pStyle w:val="38"/>
        <w:framePr w:wrap="notBeside"/>
        <w:rPr>
          <w:rtl/>
        </w:rPr>
      </w:pPr>
      <w:r w:rsidRPr="00E600D8">
        <w:rPr>
          <w:rtl/>
        </w:rPr>
        <w:t>רבי אלעזר</w:t>
      </w:r>
      <w:r w:rsidR="00A85AC8" w:rsidRPr="00E600D8">
        <w:rPr>
          <w:rtl/>
        </w:rPr>
        <w:t>:</w:t>
      </w:r>
    </w:p>
    <w:p w14:paraId="08A5059B" w14:textId="230691B8" w:rsidR="006E0774" w:rsidRPr="00131640" w:rsidRDefault="006E0774" w:rsidP="00832CFC">
      <w:pPr>
        <w:rPr>
          <w:rtl/>
        </w:rPr>
      </w:pPr>
      <w:r w:rsidRPr="00224C4C">
        <w:rPr>
          <w:rFonts w:ascii="Fb Fontext" w:hAnsi="Fb Fontext"/>
          <w:sz w:val="32"/>
          <w:rtl/>
        </w:rPr>
        <w:t xml:space="preserve">זה וזה נמכר </w:t>
      </w:r>
      <w:r w:rsidR="000F095D">
        <w:rPr>
          <w:rFonts w:ascii="Fb Fontext" w:hAnsi="Fb Fontext" w:hint="cs"/>
          <w:sz w:val="32"/>
          <w:rtl/>
        </w:rPr>
        <w:t>רק</w:t>
      </w:r>
      <w:r w:rsidRPr="00224C4C">
        <w:rPr>
          <w:rFonts w:ascii="Fb Fontext" w:hAnsi="Fb Fontext"/>
          <w:sz w:val="32"/>
          <w:rtl/>
        </w:rPr>
        <w:t xml:space="preserve"> לשש, </w:t>
      </w:r>
      <w:r w:rsidRPr="00224C4C">
        <w:rPr>
          <w:rFonts w:ascii="Fb Fontext" w:hAnsi="Fb Fontext" w:hint="cs"/>
          <w:sz w:val="32"/>
          <w:rtl/>
        </w:rPr>
        <w:t>ונרצע</w:t>
      </w:r>
      <w:r w:rsidRPr="00224C4C">
        <w:rPr>
          <w:rFonts w:ascii="Fb Fontext" w:hAnsi="Fb Fontext"/>
          <w:sz w:val="32"/>
          <w:rtl/>
        </w:rPr>
        <w:t xml:space="preserve">, ומעניקים לו, ורבו מוסר לו </w:t>
      </w:r>
      <w:r w:rsidRPr="00224C4C">
        <w:rPr>
          <w:rFonts w:ascii="Fb Fontext" w:hAnsi="Fb Fontext" w:hint="cs"/>
          <w:sz w:val="32"/>
          <w:rtl/>
        </w:rPr>
        <w:t>ש</w:t>
      </w:r>
      <w:r w:rsidRPr="00224C4C">
        <w:rPr>
          <w:rFonts w:ascii="Fb Fontext" w:hAnsi="Fb Fontext"/>
          <w:sz w:val="32"/>
          <w:rtl/>
        </w:rPr>
        <w:t>"</w:t>
      </w:r>
      <w:r w:rsidRPr="00224C4C">
        <w:rPr>
          <w:rFonts w:ascii="Fb Fontext" w:hAnsi="Fb Fontext" w:hint="cs"/>
          <w:sz w:val="32"/>
          <w:rtl/>
        </w:rPr>
        <w:t>כ</w:t>
      </w:r>
      <w:r w:rsidR="000F095D">
        <w:rPr>
          <w:rFonts w:ascii="Fb Fontext" w:hAnsi="Fb Fontext" w:cs="Guttman Vilna" w:hint="cs"/>
          <w:b/>
          <w:bCs/>
          <w:sz w:val="32"/>
          <w:rtl/>
        </w:rPr>
        <w:t>,</w:t>
      </w:r>
    </w:p>
    <w:p w14:paraId="0ECBAAA8" w14:textId="77777777" w:rsidR="00A85AC8" w:rsidRPr="00E600D8" w:rsidRDefault="006E0774" w:rsidP="000F095D">
      <w:pPr>
        <w:pStyle w:val="38"/>
        <w:framePr w:wrap="notBeside"/>
        <w:rPr>
          <w:rtl/>
        </w:rPr>
      </w:pPr>
      <w:r w:rsidRPr="00E600D8">
        <w:rPr>
          <w:rFonts w:hint="cs"/>
          <w:rtl/>
        </w:rPr>
        <w:t xml:space="preserve">ולכא' </w:t>
      </w:r>
      <w:r w:rsidR="000F095D" w:rsidRPr="00E600D8">
        <w:rPr>
          <w:rFonts w:hint="cs"/>
          <w:rtl/>
        </w:rPr>
        <w:t>חלקו</w:t>
      </w:r>
      <w:r w:rsidR="00A85AC8" w:rsidRPr="00E600D8">
        <w:rPr>
          <w:rtl/>
        </w:rPr>
        <w:t>:</w:t>
      </w:r>
    </w:p>
    <w:p w14:paraId="3DD4BB90" w14:textId="4C4BB0D5" w:rsidR="006E0774" w:rsidRPr="00131640" w:rsidRDefault="006E0774" w:rsidP="007D3CF0">
      <w:pPr>
        <w:spacing w:after="120"/>
        <w:rPr>
          <w:rtl/>
        </w:rPr>
      </w:pPr>
      <w:r w:rsidRPr="000F095D">
        <w:rPr>
          <w:rStyle w:val="afffff3"/>
          <w:rFonts w:hint="cs"/>
          <w:rtl/>
        </w:rPr>
        <w:t>דת</w:t>
      </w:r>
      <w:r w:rsidRPr="000F095D">
        <w:rPr>
          <w:rStyle w:val="afffff3"/>
          <w:rtl/>
        </w:rPr>
        <w:t>"</w:t>
      </w:r>
      <w:r w:rsidRPr="000F095D">
        <w:rPr>
          <w:rStyle w:val="afffff3"/>
          <w:rFonts w:hint="cs"/>
          <w:rtl/>
        </w:rPr>
        <w:t>ק</w:t>
      </w:r>
      <w:r w:rsidR="000F095D">
        <w:rPr>
          <w:rStyle w:val="afffff3"/>
          <w:rFonts w:hint="cs"/>
          <w:rtl/>
        </w:rPr>
        <w:t>:</w:t>
      </w:r>
      <w:r w:rsidRPr="00224C4C">
        <w:rPr>
          <w:rFonts w:ascii="Fb Fontext" w:hAnsi="Fb Fontext" w:hint="cs"/>
          <w:sz w:val="32"/>
          <w:rtl/>
        </w:rPr>
        <w:t xml:space="preserve"> </w:t>
      </w:r>
      <w:r w:rsidRPr="00224C4C">
        <w:rPr>
          <w:rFonts w:ascii="Fb Fontext" w:hAnsi="Fb Fontext"/>
          <w:sz w:val="32"/>
          <w:rtl/>
        </w:rPr>
        <w:t xml:space="preserve">לא יליף שכיר שכיר, </w:t>
      </w:r>
      <w:r w:rsidRPr="000F095D">
        <w:rPr>
          <w:rStyle w:val="afffff3"/>
          <w:rtl/>
        </w:rPr>
        <w:t>ור"א</w:t>
      </w:r>
      <w:r w:rsidR="000F095D">
        <w:rPr>
          <w:rStyle w:val="afffff3"/>
          <w:rFonts w:hint="cs"/>
          <w:rtl/>
        </w:rPr>
        <w:t>:</w:t>
      </w:r>
      <w:r w:rsidRPr="00224C4C">
        <w:rPr>
          <w:rFonts w:ascii="Fb Fontext" w:hAnsi="Fb Fontext"/>
          <w:sz w:val="32"/>
          <w:rtl/>
        </w:rPr>
        <w:t xml:space="preserve"> יליף שכיר שכיר</w:t>
      </w:r>
    </w:p>
    <w:p w14:paraId="06F62A64" w14:textId="11350843" w:rsidR="00A85AC8" w:rsidRPr="00E600D8" w:rsidRDefault="006E0774" w:rsidP="000F095D">
      <w:pPr>
        <w:pStyle w:val="38"/>
        <w:framePr w:wrap="notBeside"/>
        <w:rPr>
          <w:rtl/>
        </w:rPr>
      </w:pPr>
      <w:r w:rsidRPr="00E600D8">
        <w:rPr>
          <w:rFonts w:hint="cs"/>
          <w:rtl/>
        </w:rPr>
        <w:t>ר</w:t>
      </w:r>
      <w:r w:rsidRPr="00E600D8">
        <w:rPr>
          <w:rtl/>
        </w:rPr>
        <w:t>"</w:t>
      </w:r>
      <w:r w:rsidRPr="00E600D8">
        <w:rPr>
          <w:rFonts w:hint="cs"/>
          <w:rtl/>
        </w:rPr>
        <w:t>ט מאביי</w:t>
      </w:r>
      <w:r w:rsidR="00A85AC8" w:rsidRPr="00E600D8">
        <w:rPr>
          <w:rtl/>
        </w:rPr>
        <w:t>:</w:t>
      </w:r>
    </w:p>
    <w:p w14:paraId="62C9B840" w14:textId="71DB591A" w:rsidR="009469D7" w:rsidRDefault="006E0774" w:rsidP="006E0774">
      <w:pPr>
        <w:rPr>
          <w:rFonts w:ascii="Fb Fontext" w:hAnsi="Fb Fontext"/>
          <w:rtl/>
        </w:rPr>
      </w:pPr>
      <w:r w:rsidRPr="00224C4C">
        <w:rPr>
          <w:rFonts w:ascii="Fb Fontext" w:hAnsi="Fb Fontext" w:hint="cs"/>
          <w:rtl/>
        </w:rPr>
        <w:t>כו</w:t>
      </w:r>
      <w:r w:rsidRPr="00224C4C">
        <w:rPr>
          <w:rFonts w:ascii="Fb Fontext" w:hAnsi="Fb Fontext"/>
          <w:rtl/>
        </w:rPr>
        <w:t>"</w:t>
      </w:r>
      <w:r w:rsidRPr="00224C4C">
        <w:rPr>
          <w:rFonts w:ascii="Fb Fontext" w:hAnsi="Fb Fontext" w:hint="cs"/>
          <w:rtl/>
        </w:rPr>
        <w:t>ע יליף שכיר שכיר</w:t>
      </w:r>
    </w:p>
    <w:p w14:paraId="00F50B8F" w14:textId="77A88AD3" w:rsidR="00A85AC8" w:rsidRPr="00E600D8" w:rsidRDefault="004B3191" w:rsidP="000345A5">
      <w:pPr>
        <w:pStyle w:val="38"/>
        <w:framePr w:wrap="notBeside"/>
        <w:rPr>
          <w:rtl/>
        </w:rPr>
      </w:pPr>
      <w:r w:rsidRPr="00E600D8">
        <w:rPr>
          <w:rFonts w:hint="cs"/>
          <w:rtl/>
        </w:rPr>
        <w:t>לת''ק</w:t>
      </w:r>
      <w:r w:rsidR="00A85AC8" w:rsidRPr="00E600D8">
        <w:rPr>
          <w:rFonts w:hint="cs"/>
          <w:rtl/>
        </w:rPr>
        <w:t>:</w:t>
      </w:r>
    </w:p>
    <w:p w14:paraId="7D7572F5" w14:textId="067CE8A1" w:rsidR="006E0774" w:rsidRPr="00131640" w:rsidRDefault="006E0774" w:rsidP="004B3191">
      <w:pPr>
        <w:rPr>
          <w:rtl/>
        </w:rPr>
      </w:pPr>
      <w:r w:rsidRPr="00224C4C">
        <w:rPr>
          <w:rStyle w:val="affffa"/>
          <w:rFonts w:hint="cs"/>
          <w:rtl/>
        </w:rPr>
        <w:t>'</w:t>
      </w:r>
      <w:r w:rsidRPr="00224C4C">
        <w:rPr>
          <w:rStyle w:val="affffa"/>
          <w:rtl/>
        </w:rPr>
        <w:t>ועבדך שש שנים</w:t>
      </w:r>
      <w:r w:rsidRPr="00224C4C">
        <w:rPr>
          <w:rStyle w:val="affffa"/>
          <w:rFonts w:hint="cs"/>
          <w:rtl/>
        </w:rPr>
        <w:t>'</w:t>
      </w:r>
      <w:r w:rsidRPr="00224C4C">
        <w:rPr>
          <w:rFonts w:ascii="Fb Fontext" w:hAnsi="Fb Fontext"/>
          <w:sz w:val="32"/>
          <w:rtl/>
        </w:rPr>
        <w:t xml:space="preserve"> ולא מוכר עצמו.</w:t>
      </w:r>
      <w:r w:rsidR="004B3191">
        <w:rPr>
          <w:rFonts w:hint="cs"/>
          <w:rtl/>
        </w:rPr>
        <w:t xml:space="preserve"> </w:t>
      </w:r>
      <w:r w:rsidR="004B3191">
        <w:rPr>
          <w:rStyle w:val="afffff3"/>
          <w:rtl/>
        </w:rPr>
        <w:tab/>
      </w:r>
      <w:r w:rsidR="004B3191" w:rsidRPr="004B3191">
        <w:rPr>
          <w:rStyle w:val="afffff3"/>
          <w:rFonts w:hint="cs"/>
          <w:rtl/>
        </w:rPr>
        <w:t>ר''א</w:t>
      </w:r>
      <w:r w:rsidR="00C53BE1" w:rsidRPr="004B3191">
        <w:rPr>
          <w:rStyle w:val="afffff3"/>
          <w:rFonts w:hint="cs"/>
          <w:rtl/>
        </w:rPr>
        <w:t>:</w:t>
      </w:r>
      <w:r w:rsidR="004B3191">
        <w:rPr>
          <w:rStyle w:val="afffff3"/>
          <w:rFonts w:hint="cs"/>
          <w:rtl/>
        </w:rPr>
        <w:t xml:space="preserve"> </w:t>
      </w:r>
      <w:r w:rsidRPr="006F1A0D">
        <w:rPr>
          <w:rStyle w:val="affffa"/>
          <w:rtl/>
        </w:rPr>
        <w:t>ועבד</w:t>
      </w:r>
      <w:r w:rsidRPr="006F1A0D">
        <w:rPr>
          <w:rStyle w:val="affffa"/>
          <w:bCs/>
          <w:rtl/>
        </w:rPr>
        <w:t>ך</w:t>
      </w:r>
      <w:r w:rsidRPr="00224C4C">
        <w:rPr>
          <w:rFonts w:ascii="Fb Fontext" w:hAnsi="Fb Fontext"/>
          <w:sz w:val="32"/>
          <w:rtl/>
        </w:rPr>
        <w:t xml:space="preserve"> לך ולא ליורש</w:t>
      </w:r>
    </w:p>
    <w:p w14:paraId="7F3012C0" w14:textId="6CF9F22C" w:rsidR="00A85AC8" w:rsidRPr="00E600D8" w:rsidRDefault="008D5A7D" w:rsidP="000345A5">
      <w:pPr>
        <w:pStyle w:val="38"/>
        <w:framePr w:wrap="notBeside"/>
        <w:rPr>
          <w:rtl/>
        </w:rPr>
      </w:pPr>
      <w:r w:rsidRPr="00E600D8">
        <w:rPr>
          <w:rFonts w:hint="cs"/>
          <w:rtl/>
        </w:rPr>
        <w:t>לת''ק</w:t>
      </w:r>
      <w:r w:rsidR="00A85AC8" w:rsidRPr="00E600D8">
        <w:rPr>
          <w:rFonts w:hint="cs"/>
          <w:rtl/>
        </w:rPr>
        <w:t>:</w:t>
      </w:r>
    </w:p>
    <w:p w14:paraId="1EF43F5B" w14:textId="271C2E7C" w:rsidR="006E0774" w:rsidRDefault="006E0774" w:rsidP="00004BC4">
      <w:pPr>
        <w:spacing w:after="120"/>
        <w:rPr>
          <w:rtl/>
        </w:rPr>
      </w:pPr>
      <w:r w:rsidRPr="006F1A0D">
        <w:rPr>
          <w:rStyle w:val="affffa"/>
          <w:rtl/>
        </w:rPr>
        <w:t>ועבדך</w:t>
      </w:r>
      <w:r w:rsidRPr="00224C4C">
        <w:rPr>
          <w:rFonts w:ascii="Fb Fontext" w:hAnsi="Fb Fontext"/>
          <w:sz w:val="32"/>
          <w:rtl/>
        </w:rPr>
        <w:t xml:space="preserve"> אחרינא כתיב.</w:t>
      </w:r>
      <w:r w:rsidR="003F19E3">
        <w:rPr>
          <w:rFonts w:ascii="Fb Fontext" w:hAnsi="Fb Fontext" w:cs="Guttman Vilna" w:hint="cs"/>
          <w:b/>
          <w:bCs/>
          <w:sz w:val="32"/>
          <w:rtl/>
        </w:rPr>
        <w:t xml:space="preserve"> </w:t>
      </w:r>
      <w:r w:rsidR="008D5A7D">
        <w:rPr>
          <w:rStyle w:val="afffff3"/>
          <w:rtl/>
        </w:rPr>
        <w:tab/>
      </w:r>
      <w:r w:rsidR="008D5A7D">
        <w:rPr>
          <w:rStyle w:val="afffff3"/>
          <w:rtl/>
        </w:rPr>
        <w:tab/>
      </w:r>
      <w:r w:rsidR="008D5A7D">
        <w:rPr>
          <w:rStyle w:val="afffff3"/>
          <w:rtl/>
        </w:rPr>
        <w:tab/>
      </w:r>
      <w:r w:rsidR="008D5A7D">
        <w:rPr>
          <w:rStyle w:val="afffff3"/>
          <w:rFonts w:hint="cs"/>
          <w:rtl/>
        </w:rPr>
        <w:t>ר''א</w:t>
      </w:r>
      <w:r w:rsidR="00C53BE1" w:rsidRPr="003F19E3">
        <w:rPr>
          <w:rStyle w:val="afffff3"/>
          <w:rFonts w:hint="cs"/>
          <w:rtl/>
        </w:rPr>
        <w:t>:</w:t>
      </w:r>
      <w:r w:rsidR="003F19E3">
        <w:rPr>
          <w:rFonts w:ascii="Fb Fontext" w:hAnsi="Fb Fontext" w:hint="cs"/>
          <w:rtl/>
        </w:rPr>
        <w:t xml:space="preserve">  </w:t>
      </w:r>
      <w:r w:rsidRPr="00224C4C">
        <w:rPr>
          <w:rFonts w:ascii="Fb Fontext" w:hAnsi="Fb Fontext"/>
          <w:rtl/>
        </w:rPr>
        <w:t>ההוא להרצאת אדון הוא בא.</w:t>
      </w:r>
    </w:p>
    <w:p w14:paraId="71C50A44" w14:textId="472DA259" w:rsidR="00D653CB" w:rsidRPr="00131640" w:rsidRDefault="00D653CB" w:rsidP="007309FA">
      <w:pPr>
        <w:pStyle w:val="affffb"/>
        <w:rPr>
          <w:rtl/>
        </w:rPr>
      </w:pPr>
      <w:r w:rsidRPr="007309FA">
        <w:rPr>
          <w:rtl/>
        </w:rPr>
        <w:t>***</w:t>
      </w:r>
    </w:p>
    <w:p w14:paraId="1B2F3D0F" w14:textId="77777777" w:rsidR="006E0774" w:rsidRPr="00131640" w:rsidRDefault="006E0774" w:rsidP="0010529F">
      <w:pPr>
        <w:pStyle w:val="afff0"/>
        <w:framePr w:wrap="around"/>
        <w:rPr>
          <w:rtl/>
        </w:rPr>
      </w:pPr>
      <w:r w:rsidRPr="00224C4C">
        <w:rPr>
          <w:rFonts w:hint="cs"/>
          <w:rtl/>
        </w:rPr>
        <w:t>טו.</w:t>
      </w:r>
    </w:p>
    <w:p w14:paraId="3B90A90F" w14:textId="77777777" w:rsidR="009469D7" w:rsidRDefault="00004BC4" w:rsidP="00F65F8B">
      <w:pPr>
        <w:pStyle w:val="affffb"/>
        <w:rPr>
          <w:rtl/>
        </w:rPr>
      </w:pPr>
      <w:r>
        <w:rPr>
          <w:rFonts w:hint="cs"/>
          <w:rtl/>
        </w:rPr>
        <w:t xml:space="preserve">טעם ת''ק: </w:t>
      </w:r>
      <w:r w:rsidR="006E0774" w:rsidRPr="00224C4C">
        <w:rPr>
          <w:rtl/>
        </w:rPr>
        <w:t xml:space="preserve">דמוכר עצמו </w:t>
      </w:r>
      <w:r w:rsidR="006E0774" w:rsidRPr="00224C4C">
        <w:rPr>
          <w:rStyle w:val="afffa"/>
          <w:rtl/>
        </w:rPr>
        <w:t>אינו</w:t>
      </w:r>
      <w:r w:rsidR="006E0774" w:rsidRPr="00224C4C">
        <w:rPr>
          <w:rtl/>
        </w:rPr>
        <w:t xml:space="preserve"> </w:t>
      </w:r>
      <w:r w:rsidR="006E0774" w:rsidRPr="00224C4C">
        <w:rPr>
          <w:rStyle w:val="afffa"/>
          <w:rtl/>
        </w:rPr>
        <w:t>נרצע</w:t>
      </w:r>
    </w:p>
    <w:p w14:paraId="675109AB" w14:textId="77777777" w:rsidR="00A85AC8" w:rsidRPr="00E600D8" w:rsidRDefault="00FA6D00" w:rsidP="00FA6D00">
      <w:pPr>
        <w:pStyle w:val="38"/>
        <w:framePr w:wrap="notBeside"/>
        <w:rPr>
          <w:rtl/>
        </w:rPr>
      </w:pPr>
      <w:r w:rsidRPr="00E600D8">
        <w:rPr>
          <w:rFonts w:hint="cs"/>
          <w:rtl/>
        </w:rPr>
        <w:t>ת''ק</w:t>
      </w:r>
      <w:r w:rsidR="00A85AC8" w:rsidRPr="00E600D8">
        <w:rPr>
          <w:rtl/>
        </w:rPr>
        <w:t>:</w:t>
      </w:r>
    </w:p>
    <w:p w14:paraId="64874F4D" w14:textId="5BE47B0A" w:rsidR="006E0774" w:rsidRPr="00131640" w:rsidRDefault="006E0774" w:rsidP="00C53BE1">
      <w:pPr>
        <w:rPr>
          <w:rtl/>
        </w:rPr>
      </w:pPr>
      <w:r w:rsidRPr="00224C4C">
        <w:rPr>
          <w:rStyle w:val="affffa"/>
          <w:rFonts w:hint="cs"/>
          <w:rtl/>
        </w:rPr>
        <w:t>'</w:t>
      </w:r>
      <w:r w:rsidRPr="00224C4C">
        <w:rPr>
          <w:rStyle w:val="affffa"/>
          <w:rtl/>
        </w:rPr>
        <w:t>ורצע אדניו את אזנו במרצע</w:t>
      </w:r>
      <w:r w:rsidRPr="00224C4C">
        <w:rPr>
          <w:rStyle w:val="affffa"/>
          <w:rFonts w:hint="cs"/>
          <w:rtl/>
        </w:rPr>
        <w:t>'</w:t>
      </w:r>
      <w:r w:rsidRPr="00224C4C">
        <w:rPr>
          <w:rStyle w:val="affffa"/>
          <w:rtl/>
        </w:rPr>
        <w:t>,</w:t>
      </w:r>
      <w:r w:rsidRPr="00224C4C">
        <w:rPr>
          <w:rFonts w:ascii="Fb Fontext" w:hAnsi="Fb Fontext"/>
          <w:rtl/>
        </w:rPr>
        <w:t xml:space="preserve"> </w:t>
      </w:r>
      <w:r w:rsidRPr="00224C4C">
        <w:rPr>
          <w:rFonts w:ascii="Fb Fontext" w:hAnsi="Fb Fontext" w:hint="cs"/>
          <w:rtl/>
        </w:rPr>
        <w:t>ו</w:t>
      </w:r>
      <w:r w:rsidRPr="00224C4C">
        <w:rPr>
          <w:rFonts w:ascii="Fb Fontext" w:hAnsi="Fb Fontext"/>
          <w:rtl/>
        </w:rPr>
        <w:t>לא אזנו של מוכר עצמו.</w:t>
      </w:r>
    </w:p>
    <w:p w14:paraId="21925E64" w14:textId="7F915E6B" w:rsidR="00A85AC8" w:rsidRPr="00E600D8" w:rsidRDefault="00FA6D00" w:rsidP="00C53BE1">
      <w:pPr>
        <w:pStyle w:val="38"/>
        <w:framePr w:wrap="notBeside"/>
        <w:rPr>
          <w:rtl/>
        </w:rPr>
      </w:pPr>
      <w:r w:rsidRPr="00E600D8">
        <w:rPr>
          <w:rFonts w:hint="cs"/>
          <w:rtl/>
        </w:rPr>
        <w:t>ר''א</w:t>
      </w:r>
      <w:r w:rsidR="00A85AC8" w:rsidRPr="00E600D8">
        <w:rPr>
          <w:rFonts w:hint="cs"/>
          <w:rtl/>
        </w:rPr>
        <w:t>:</w:t>
      </w:r>
    </w:p>
    <w:p w14:paraId="35FA1CCF" w14:textId="05E0F136" w:rsidR="006E0774" w:rsidRPr="00131640" w:rsidRDefault="006E0774" w:rsidP="006E0774">
      <w:pPr>
        <w:rPr>
          <w:rtl/>
        </w:rPr>
      </w:pPr>
      <w:r w:rsidRPr="00224C4C">
        <w:rPr>
          <w:rFonts w:ascii="Fb Fontext" w:hAnsi="Fb Fontext" w:hint="cs"/>
          <w:rtl/>
        </w:rPr>
        <w:t>לגז</w:t>
      </w:r>
      <w:r w:rsidRPr="00224C4C">
        <w:rPr>
          <w:rFonts w:ascii="Fb Fontext" w:hAnsi="Fb Fontext"/>
          <w:rtl/>
        </w:rPr>
        <w:t>"</w:t>
      </w:r>
      <w:r w:rsidRPr="00224C4C">
        <w:rPr>
          <w:rFonts w:ascii="Fb Fontext" w:hAnsi="Fb Fontext" w:hint="cs"/>
          <w:rtl/>
        </w:rPr>
        <w:t xml:space="preserve">ש </w:t>
      </w:r>
      <w:r w:rsidRPr="009E127D">
        <w:rPr>
          <w:rStyle w:val="afffff3"/>
          <w:rFonts w:hint="cs"/>
          <w:rtl/>
        </w:rPr>
        <w:t>כר</w:t>
      </w:r>
      <w:r w:rsidRPr="009E127D">
        <w:rPr>
          <w:rStyle w:val="afffff3"/>
          <w:rtl/>
        </w:rPr>
        <w:t>"</w:t>
      </w:r>
      <w:r w:rsidRPr="009E127D">
        <w:rPr>
          <w:rStyle w:val="afffff3"/>
          <w:rFonts w:hint="cs"/>
          <w:rtl/>
        </w:rPr>
        <w:t>א:</w:t>
      </w:r>
      <w:r w:rsidRPr="00224C4C">
        <w:rPr>
          <w:rFonts w:ascii="Fb Fontext" w:hAnsi="Fb Fontext" w:hint="cs"/>
          <w:rtl/>
        </w:rPr>
        <w:t xml:space="preserve"> </w:t>
      </w:r>
      <w:r w:rsidRPr="00224C4C">
        <w:rPr>
          <w:rStyle w:val="affffa"/>
          <w:rFonts w:hint="cs"/>
          <w:rtl/>
        </w:rPr>
        <w:t xml:space="preserve">ד'אזן אזן' </w:t>
      </w:r>
      <w:r w:rsidRPr="00224C4C">
        <w:rPr>
          <w:rFonts w:ascii="Fb Fontext" w:hAnsi="Fb Fontext" w:hint="cs"/>
          <w:rtl/>
        </w:rPr>
        <w:t>לרציעה שהיא באוזן ימין</w:t>
      </w:r>
    </w:p>
    <w:p w14:paraId="66068D49" w14:textId="634F48A4" w:rsidR="00A85AC8" w:rsidRPr="00E600D8" w:rsidRDefault="00FA6D00" w:rsidP="009E127D">
      <w:pPr>
        <w:pStyle w:val="38"/>
        <w:framePr w:wrap="notBeside"/>
        <w:rPr>
          <w:rtl/>
        </w:rPr>
      </w:pPr>
      <w:r w:rsidRPr="00E600D8">
        <w:rPr>
          <w:rFonts w:hint="cs"/>
          <w:rtl/>
        </w:rPr>
        <w:t>ת''ק</w:t>
      </w:r>
      <w:r w:rsidR="00A85AC8" w:rsidRPr="00E600D8">
        <w:rPr>
          <w:rFonts w:hint="cs"/>
          <w:rtl/>
        </w:rPr>
        <w:t>:</w:t>
      </w:r>
    </w:p>
    <w:p w14:paraId="572FF0E3" w14:textId="23AE051A" w:rsidR="006E0774" w:rsidRPr="00131640" w:rsidRDefault="006E0774" w:rsidP="006E0774">
      <w:pPr>
        <w:rPr>
          <w:rtl/>
        </w:rPr>
      </w:pPr>
      <w:r w:rsidRPr="00224C4C">
        <w:rPr>
          <w:rFonts w:ascii="Fb Fontext" w:hAnsi="Fb Fontext"/>
          <w:rtl/>
        </w:rPr>
        <w:t>לימא קרא אזן, מאי אזנ</w:t>
      </w:r>
      <w:r w:rsidRPr="00210DF6">
        <w:rPr>
          <w:rStyle w:val="afffa"/>
          <w:rFonts w:ascii="Fb Fontext" w:hAnsi="Fb Fontext" w:cs="BA TM • Vilna Extra-Bold"/>
          <w:bCs w:val="0"/>
          <w:rtl/>
        </w:rPr>
        <w:t>ו</w:t>
      </w:r>
      <w:r w:rsidRPr="00224C4C">
        <w:rPr>
          <w:rFonts w:ascii="Fb Fontext" w:hAnsi="Fb Fontext"/>
          <w:rtl/>
        </w:rPr>
        <w:t>.</w:t>
      </w:r>
      <w:r w:rsidRPr="00224C4C">
        <w:rPr>
          <w:rFonts w:ascii="Fb Fontext" w:hAnsi="Fb Fontext" w:hint="cs"/>
          <w:rtl/>
        </w:rPr>
        <w:t xml:space="preserve">     </w:t>
      </w:r>
      <w:r w:rsidR="00FC0C2D">
        <w:rPr>
          <w:rStyle w:val="afffff3"/>
          <w:rtl/>
        </w:rPr>
        <w:tab/>
      </w:r>
      <w:r w:rsidR="00FC0C2D">
        <w:rPr>
          <w:rStyle w:val="afffff3"/>
          <w:rFonts w:hint="cs"/>
          <w:rtl/>
        </w:rPr>
        <w:t>ר''א:</w:t>
      </w:r>
      <w:r w:rsidRPr="00224C4C">
        <w:rPr>
          <w:rFonts w:ascii="Fb Fontext" w:hAnsi="Fb Fontext"/>
          <w:rtl/>
        </w:rPr>
        <w:t xml:space="preserve"> </w:t>
      </w:r>
      <w:r w:rsidRPr="00224C4C">
        <w:rPr>
          <w:rStyle w:val="affffa"/>
          <w:rtl/>
        </w:rPr>
        <w:t>אזנ</w:t>
      </w:r>
      <w:r w:rsidRPr="00210DF6">
        <w:rPr>
          <w:rStyle w:val="afffa"/>
          <w:rFonts w:ascii="Fb Fontext" w:hAnsi="Fb Fontext" w:cs="BA TM • Vilna Extra-Bold"/>
          <w:bCs w:val="0"/>
          <w:rtl/>
        </w:rPr>
        <w:t>ו</w:t>
      </w:r>
      <w:r w:rsidRPr="00224C4C">
        <w:rPr>
          <w:rFonts w:ascii="Fb Fontext" w:hAnsi="Fb Fontext"/>
          <w:rtl/>
        </w:rPr>
        <w:t xml:space="preserve"> - ולא אזנה.</w:t>
      </w:r>
    </w:p>
    <w:p w14:paraId="0C3BD28A" w14:textId="4421E3CE" w:rsidR="00A85AC8" w:rsidRPr="00E600D8" w:rsidRDefault="00FA6D00" w:rsidP="006F1A0D">
      <w:pPr>
        <w:pStyle w:val="38"/>
        <w:framePr w:wrap="notBeside"/>
        <w:rPr>
          <w:rtl/>
        </w:rPr>
      </w:pPr>
      <w:r w:rsidRPr="00E600D8">
        <w:rPr>
          <w:rFonts w:hint="cs"/>
          <w:rtl/>
        </w:rPr>
        <w:t>ת''ק</w:t>
      </w:r>
      <w:r w:rsidR="00A85AC8" w:rsidRPr="00E600D8">
        <w:rPr>
          <w:rFonts w:hint="cs"/>
          <w:rtl/>
        </w:rPr>
        <w:t>:</w:t>
      </w:r>
    </w:p>
    <w:p w14:paraId="65391D70" w14:textId="49458CEA" w:rsidR="006E0774" w:rsidRPr="00131640" w:rsidRDefault="006E0774" w:rsidP="00FC0C2D">
      <w:pPr>
        <w:rPr>
          <w:rtl/>
        </w:rPr>
      </w:pPr>
      <w:r w:rsidRPr="00FC0C2D">
        <w:rPr>
          <w:rStyle w:val="affffa"/>
          <w:rFonts w:hint="cs"/>
          <w:spacing w:val="0"/>
          <w:rtl/>
        </w:rPr>
        <w:t>מ'</w:t>
      </w:r>
      <w:r w:rsidRPr="00FC0C2D">
        <w:rPr>
          <w:rStyle w:val="affffa"/>
          <w:spacing w:val="0"/>
          <w:rtl/>
        </w:rPr>
        <w:t>ואם יאמר העבד</w:t>
      </w:r>
      <w:r w:rsidRPr="00FC0C2D">
        <w:rPr>
          <w:rStyle w:val="affffa"/>
          <w:rFonts w:hint="cs"/>
          <w:spacing w:val="0"/>
          <w:rtl/>
        </w:rPr>
        <w:t>'</w:t>
      </w:r>
      <w:r w:rsidRPr="00FC0C2D">
        <w:rPr>
          <w:rStyle w:val="affffa"/>
          <w:spacing w:val="0"/>
          <w:rtl/>
        </w:rPr>
        <w:t>,</w:t>
      </w:r>
      <w:r w:rsidRPr="00FC0C2D">
        <w:rPr>
          <w:rFonts w:ascii="Fb Fontext" w:hAnsi="Fb Fontext"/>
          <w:spacing w:val="0"/>
          <w:rtl/>
        </w:rPr>
        <w:t xml:space="preserve"> ולא אמה.</w:t>
      </w:r>
      <w:r w:rsidR="004C5B75" w:rsidRPr="00FC0C2D">
        <w:rPr>
          <w:rFonts w:ascii="Fb Fontext" w:hAnsi="Fb Fontext" w:hint="cs"/>
          <w:spacing w:val="0"/>
          <w:rtl/>
        </w:rPr>
        <w:t xml:space="preserve"> </w:t>
      </w:r>
      <w:r w:rsidR="00FC0C2D">
        <w:rPr>
          <w:rStyle w:val="afffff3"/>
          <w:rFonts w:hint="cs"/>
          <w:spacing w:val="0"/>
          <w:rtl/>
        </w:rPr>
        <w:t>ר''א:</w:t>
      </w:r>
      <w:r w:rsidR="004C5B75" w:rsidRPr="00FC0C2D">
        <w:rPr>
          <w:rStyle w:val="afffff3"/>
          <w:rFonts w:hint="cs"/>
          <w:spacing w:val="0"/>
          <w:rtl/>
        </w:rPr>
        <w:t xml:space="preserve"> </w:t>
      </w:r>
      <w:r w:rsidR="004C5B75" w:rsidRPr="00FC0C2D">
        <w:rPr>
          <w:rStyle w:val="affffa"/>
          <w:rFonts w:hint="cs"/>
          <w:bCs/>
          <w:spacing w:val="0"/>
          <w:rtl/>
        </w:rPr>
        <w:t>'העבד'</w:t>
      </w:r>
      <w:r w:rsidR="004C5B75" w:rsidRPr="00FC0C2D">
        <w:rPr>
          <w:rFonts w:ascii="Fb Fontext" w:hAnsi="Fb Fontext"/>
          <w:spacing w:val="0"/>
          <w:rtl/>
        </w:rPr>
        <w:t xml:space="preserve"> עד שיאמר כשהוא עבד</w:t>
      </w:r>
    </w:p>
    <w:p w14:paraId="53C9124B" w14:textId="55C4A5F4" w:rsidR="00A85AC8" w:rsidRPr="00E600D8" w:rsidRDefault="00FA6D00" w:rsidP="00A47498">
      <w:pPr>
        <w:pStyle w:val="38"/>
        <w:framePr w:wrap="notBeside"/>
        <w:rPr>
          <w:rtl/>
        </w:rPr>
      </w:pPr>
      <w:r w:rsidRPr="00E600D8">
        <w:rPr>
          <w:rFonts w:hint="cs"/>
          <w:rtl/>
        </w:rPr>
        <w:t>ת''ק</w:t>
      </w:r>
      <w:r w:rsidR="00A85AC8" w:rsidRPr="00E600D8">
        <w:rPr>
          <w:rFonts w:hint="cs"/>
          <w:rtl/>
        </w:rPr>
        <w:t>:</w:t>
      </w:r>
    </w:p>
    <w:p w14:paraId="5B2B3DE2" w14:textId="5A0D858B" w:rsidR="006E0774" w:rsidRPr="00131640" w:rsidRDefault="006E0774" w:rsidP="009E127D">
      <w:pPr>
        <w:rPr>
          <w:rtl/>
        </w:rPr>
      </w:pPr>
      <w:r w:rsidRPr="00224C4C">
        <w:rPr>
          <w:rFonts w:ascii="Fb Fontext" w:hAnsi="Fb Fontext" w:hint="cs"/>
          <w:rtl/>
        </w:rPr>
        <w:t>מ</w:t>
      </w:r>
      <w:r w:rsidRPr="00210DF6">
        <w:rPr>
          <w:rStyle w:val="afffa"/>
          <w:rFonts w:ascii="Fb Fontext" w:hAnsi="Fb Fontext" w:cs="BA TM • Vilna Extra-Bold" w:hint="cs"/>
          <w:bCs w:val="0"/>
          <w:rtl/>
        </w:rPr>
        <w:t>ה</w:t>
      </w:r>
      <w:r w:rsidRPr="00224C4C">
        <w:rPr>
          <w:rFonts w:ascii="Fb Fontext" w:hAnsi="Fb Fontext" w:hint="cs"/>
          <w:rtl/>
        </w:rPr>
        <w:t>עבד נפקא</w:t>
      </w:r>
      <w:r w:rsidRPr="00224C4C">
        <w:rPr>
          <w:rFonts w:ascii="Fb Fontext" w:hAnsi="Fb Fontext"/>
          <w:rtl/>
        </w:rPr>
        <w:t>.</w:t>
      </w:r>
      <w:r w:rsidR="009E127D">
        <w:rPr>
          <w:rFonts w:ascii="Fb Fontext" w:hAnsi="Fb Fontext" w:hint="cs"/>
          <w:rtl/>
        </w:rPr>
        <w:t xml:space="preserve"> </w:t>
      </w:r>
      <w:r w:rsidRPr="00224C4C">
        <w:rPr>
          <w:rFonts w:ascii="Fb Fontext" w:hAnsi="Fb Fontext" w:hint="cs"/>
          <w:rtl/>
        </w:rPr>
        <w:t xml:space="preserve"> </w:t>
      </w:r>
      <w:r w:rsidR="00FC0C2D">
        <w:rPr>
          <w:rStyle w:val="afffff3"/>
          <w:rtl/>
        </w:rPr>
        <w:tab/>
      </w:r>
      <w:r w:rsidR="00FC0C2D">
        <w:rPr>
          <w:rStyle w:val="afffff3"/>
          <w:rtl/>
        </w:rPr>
        <w:tab/>
      </w:r>
      <w:r w:rsidR="00FC0C2D">
        <w:rPr>
          <w:rStyle w:val="afffff3"/>
          <w:rtl/>
        </w:rPr>
        <w:tab/>
      </w:r>
      <w:r w:rsidR="00FC0C2D">
        <w:rPr>
          <w:rStyle w:val="afffff3"/>
          <w:rtl/>
        </w:rPr>
        <w:tab/>
      </w:r>
      <w:r w:rsidR="00FC0C2D">
        <w:rPr>
          <w:rStyle w:val="afffff3"/>
          <w:rtl/>
        </w:rPr>
        <w:tab/>
      </w:r>
      <w:r w:rsidR="00FC0C2D">
        <w:rPr>
          <w:rStyle w:val="afffff3"/>
          <w:rtl/>
        </w:rPr>
        <w:tab/>
      </w:r>
      <w:r w:rsidR="00FC0C2D">
        <w:rPr>
          <w:rStyle w:val="afffff3"/>
          <w:rtl/>
        </w:rPr>
        <w:tab/>
      </w:r>
      <w:r w:rsidR="00FC0C2D">
        <w:rPr>
          <w:rStyle w:val="afffff3"/>
          <w:rFonts w:hint="cs"/>
          <w:rtl/>
        </w:rPr>
        <w:t>ר''א:</w:t>
      </w:r>
      <w:r w:rsidRPr="00224C4C">
        <w:rPr>
          <w:rStyle w:val="affffa"/>
          <w:rFonts w:hint="cs"/>
          <w:rtl/>
        </w:rPr>
        <w:t xml:space="preserve"> 'העבד' </w:t>
      </w:r>
      <w:r w:rsidRPr="00224C4C">
        <w:rPr>
          <w:rFonts w:ascii="Fb Fontext" w:hAnsi="Fb Fontext"/>
          <w:rtl/>
        </w:rPr>
        <w:t>לא דריש.</w:t>
      </w:r>
    </w:p>
    <w:p w14:paraId="22872819" w14:textId="16393577" w:rsidR="00D653CB" w:rsidRPr="00131640" w:rsidRDefault="007309FA" w:rsidP="007309FA">
      <w:pPr>
        <w:pStyle w:val="affffb"/>
        <w:rPr>
          <w:rtl/>
        </w:rPr>
      </w:pPr>
      <w:r w:rsidRPr="007309FA">
        <w:rPr>
          <w:rFonts w:hint="cs"/>
          <w:rtl/>
        </w:rPr>
        <w:t>***</w:t>
      </w:r>
    </w:p>
    <w:p w14:paraId="22121822" w14:textId="77777777" w:rsidR="009469D7" w:rsidRDefault="006E0774" w:rsidP="00F65F8B">
      <w:pPr>
        <w:pStyle w:val="affffb"/>
        <w:rPr>
          <w:rtl/>
        </w:rPr>
      </w:pPr>
      <w:r w:rsidRPr="00224C4C">
        <w:rPr>
          <w:rFonts w:hint="cs"/>
          <w:rtl/>
        </w:rPr>
        <w:lastRenderedPageBreak/>
        <w:t>טע</w:t>
      </w:r>
      <w:r w:rsidR="003A3C30">
        <w:rPr>
          <w:rFonts w:hint="cs"/>
          <w:rtl/>
        </w:rPr>
        <w:t>ם</w:t>
      </w:r>
      <w:r w:rsidRPr="00224C4C">
        <w:rPr>
          <w:rFonts w:hint="cs"/>
          <w:rtl/>
        </w:rPr>
        <w:t xml:space="preserve"> דת</w:t>
      </w:r>
      <w:r w:rsidRPr="00224C4C">
        <w:rPr>
          <w:rtl/>
        </w:rPr>
        <w:t>"</w:t>
      </w:r>
      <w:r w:rsidRPr="00224C4C">
        <w:rPr>
          <w:rFonts w:hint="cs"/>
          <w:rtl/>
        </w:rPr>
        <w:t>ק ד</w:t>
      </w:r>
      <w:r w:rsidRPr="00224C4C">
        <w:rPr>
          <w:rtl/>
        </w:rPr>
        <w:t xml:space="preserve">מוכר עצמו </w:t>
      </w:r>
      <w:r w:rsidRPr="00224C4C">
        <w:rPr>
          <w:rStyle w:val="afffa"/>
          <w:rtl/>
        </w:rPr>
        <w:t>אין</w:t>
      </w:r>
      <w:r w:rsidRPr="00224C4C">
        <w:rPr>
          <w:rtl/>
        </w:rPr>
        <w:t xml:space="preserve"> </w:t>
      </w:r>
      <w:r w:rsidRPr="00224C4C">
        <w:rPr>
          <w:rStyle w:val="afffa"/>
          <w:rtl/>
        </w:rPr>
        <w:t>מעניקין</w:t>
      </w:r>
      <w:r w:rsidRPr="00224C4C">
        <w:rPr>
          <w:rtl/>
        </w:rPr>
        <w:t xml:space="preserve"> לו?</w:t>
      </w:r>
    </w:p>
    <w:p w14:paraId="441DB549" w14:textId="77777777" w:rsidR="009469D7" w:rsidRDefault="003A3C30" w:rsidP="00FC0C2D">
      <w:pPr>
        <w:rPr>
          <w:rFonts w:ascii="Fb Fontext" w:hAnsi="Fb Fontext"/>
          <w:rtl/>
        </w:rPr>
      </w:pPr>
      <w:r>
        <w:rPr>
          <w:rFonts w:ascii="Fb Fontext" w:hAnsi="Fb Fontext" w:hint="cs"/>
          <w:sz w:val="32"/>
          <w:rtl/>
        </w:rPr>
        <w:t>'</w:t>
      </w:r>
      <w:r w:rsidR="006E0774" w:rsidRPr="00224C4C">
        <w:rPr>
          <w:rStyle w:val="affffa"/>
          <w:rtl/>
        </w:rPr>
        <w:t>הענק תעניק לו</w:t>
      </w:r>
      <w:r w:rsidR="006E0774" w:rsidRPr="00224C4C">
        <w:rPr>
          <w:rStyle w:val="affffa"/>
          <w:rFonts w:hint="cs"/>
          <w:rtl/>
        </w:rPr>
        <w:t>'</w:t>
      </w:r>
      <w:r w:rsidR="006E0774" w:rsidRPr="00224C4C">
        <w:rPr>
          <w:rFonts w:ascii="Fb Fontext" w:hAnsi="Fb Fontext" w:hint="cs"/>
          <w:sz w:val="32"/>
          <w:rtl/>
        </w:rPr>
        <w:t xml:space="preserve"> </w:t>
      </w:r>
      <w:r w:rsidR="006E0774" w:rsidRPr="00224C4C">
        <w:rPr>
          <w:rFonts w:ascii="Fb Fontext" w:hAnsi="Fb Fontext"/>
          <w:sz w:val="32"/>
          <w:rtl/>
        </w:rPr>
        <w:t>ולא למוכ"</w:t>
      </w:r>
      <w:r w:rsidR="006E0774" w:rsidRPr="00224C4C">
        <w:rPr>
          <w:rFonts w:ascii="Fb Fontext" w:hAnsi="Fb Fontext" w:hint="cs"/>
          <w:sz w:val="32"/>
          <w:rtl/>
        </w:rPr>
        <w:t>ע</w:t>
      </w:r>
      <w:r w:rsidR="00FC0C2D">
        <w:rPr>
          <w:rFonts w:ascii="Fb Fontext" w:hAnsi="Fb Fontext" w:hint="cs"/>
          <w:rtl/>
        </w:rPr>
        <w:t xml:space="preserve">  </w:t>
      </w:r>
      <w:r w:rsidR="00FC0C2D">
        <w:rPr>
          <w:rStyle w:val="afffff3"/>
          <w:rtl/>
        </w:rPr>
        <w:tab/>
      </w:r>
      <w:r w:rsidR="00FC0C2D">
        <w:rPr>
          <w:rStyle w:val="afffff3"/>
          <w:rFonts w:hint="cs"/>
          <w:rtl/>
        </w:rPr>
        <w:t>ר''א</w:t>
      </w:r>
      <w:r w:rsidR="006E0774" w:rsidRPr="00FC0C2D">
        <w:rPr>
          <w:rStyle w:val="afffff3"/>
          <w:rtl/>
        </w:rPr>
        <w:t>:</w:t>
      </w:r>
      <w:r w:rsidR="00FC0C2D" w:rsidRPr="00210DF6">
        <w:rPr>
          <w:rStyle w:val="afffa"/>
          <w:rFonts w:ascii="Fb Fontext" w:hAnsi="Fb Fontext" w:cs="BA TM • Vilna Extra-Bold" w:hint="cs"/>
          <w:bCs w:val="0"/>
          <w:rtl/>
        </w:rPr>
        <w:t xml:space="preserve"> </w:t>
      </w:r>
      <w:r w:rsidR="006E0774" w:rsidRPr="00210DF6">
        <w:rPr>
          <w:rStyle w:val="afffa"/>
          <w:rFonts w:ascii="Fb Fontext" w:hAnsi="Fb Fontext" w:cs="BA TM • Vilna Extra-Bold"/>
          <w:bCs w:val="0"/>
          <w:rtl/>
        </w:rPr>
        <w:t>לו</w:t>
      </w:r>
      <w:r w:rsidR="006E0774" w:rsidRPr="00224C4C">
        <w:rPr>
          <w:rFonts w:ascii="Fb Fontext" w:hAnsi="Fb Fontext"/>
          <w:rtl/>
        </w:rPr>
        <w:t xml:space="preserve"> </w:t>
      </w:r>
      <w:r w:rsidR="006E0774" w:rsidRPr="00224C4C">
        <w:rPr>
          <w:rFonts w:ascii="Fb Fontext" w:hAnsi="Fb Fontext" w:hint="cs"/>
          <w:rtl/>
        </w:rPr>
        <w:t>ולא לבע</w:t>
      </w:r>
      <w:r w:rsidR="006E0774" w:rsidRPr="00224C4C">
        <w:rPr>
          <w:rFonts w:ascii="Fb Fontext" w:hAnsi="Fb Fontext"/>
          <w:rtl/>
        </w:rPr>
        <w:t>"</w:t>
      </w:r>
      <w:r w:rsidR="006E0774" w:rsidRPr="00224C4C">
        <w:rPr>
          <w:rFonts w:ascii="Fb Fontext" w:hAnsi="Fb Fontext" w:hint="cs"/>
          <w:rtl/>
        </w:rPr>
        <w:t>ח</w:t>
      </w:r>
      <w:r w:rsidR="00943E30">
        <w:rPr>
          <w:rFonts w:ascii="Fb Fontext" w:hAnsi="Fb Fontext" w:hint="cs"/>
          <w:rtl/>
        </w:rPr>
        <w:t>,</w:t>
      </w:r>
    </w:p>
    <w:p w14:paraId="18DD3644" w14:textId="71CBD1F0" w:rsidR="00A85AC8" w:rsidRPr="00E600D8" w:rsidRDefault="006E0774" w:rsidP="00943E30">
      <w:pPr>
        <w:pStyle w:val="38"/>
        <w:framePr w:wrap="notBeside"/>
        <w:rPr>
          <w:rtl/>
        </w:rPr>
      </w:pPr>
      <w:r w:rsidRPr="00E600D8">
        <w:rPr>
          <w:rFonts w:hint="cs"/>
          <w:rtl/>
        </w:rPr>
        <w:t>דבעלמא ס</w:t>
      </w:r>
      <w:r w:rsidRPr="00E600D8">
        <w:rPr>
          <w:rtl/>
        </w:rPr>
        <w:t>"</w:t>
      </w:r>
      <w:r w:rsidRPr="00E600D8">
        <w:rPr>
          <w:rFonts w:hint="cs"/>
          <w:rtl/>
        </w:rPr>
        <w:t>ל כר</w:t>
      </w:r>
      <w:r w:rsidRPr="00E600D8">
        <w:rPr>
          <w:rtl/>
        </w:rPr>
        <w:t>"</w:t>
      </w:r>
      <w:r w:rsidRPr="00E600D8">
        <w:rPr>
          <w:rFonts w:hint="cs"/>
          <w:rtl/>
        </w:rPr>
        <w:t>נ</w:t>
      </w:r>
      <w:r w:rsidR="00A85AC8" w:rsidRPr="00E600D8">
        <w:rPr>
          <w:rFonts w:hint="cs"/>
          <w:rtl/>
        </w:rPr>
        <w:t>:</w:t>
      </w:r>
    </w:p>
    <w:p w14:paraId="34544EEA" w14:textId="3EE2AB95" w:rsidR="006E0774" w:rsidRPr="007B314C" w:rsidRDefault="006E0774" w:rsidP="006E0774">
      <w:pPr>
        <w:rPr>
          <w:spacing w:val="0"/>
          <w:rtl/>
        </w:rPr>
      </w:pPr>
      <w:r w:rsidRPr="007B314C">
        <w:rPr>
          <w:rFonts w:ascii="Fb Fontext" w:hAnsi="Fb Fontext" w:hint="cs"/>
          <w:spacing w:val="0"/>
          <w:rtl/>
        </w:rPr>
        <w:t>ד</w:t>
      </w:r>
      <w:r w:rsidRPr="007B314C">
        <w:rPr>
          <w:rFonts w:ascii="Fb Fontext" w:hAnsi="Fb Fontext"/>
          <w:spacing w:val="0"/>
          <w:rtl/>
        </w:rPr>
        <w:t>מנין לנושה בחברו מנה וחברו בחברו, שמוציאין מזה ונותנין לזה</w:t>
      </w:r>
    </w:p>
    <w:p w14:paraId="799EC42D" w14:textId="02B298C4" w:rsidR="00A85AC8" w:rsidRPr="00E600D8" w:rsidRDefault="006E0774" w:rsidP="00943E30">
      <w:pPr>
        <w:pStyle w:val="38"/>
        <w:framePr w:wrap="notBeside"/>
        <w:rPr>
          <w:rtl/>
        </w:rPr>
      </w:pPr>
      <w:r w:rsidRPr="00E600D8">
        <w:rPr>
          <w:rtl/>
        </w:rPr>
        <w:t>ת"ל</w:t>
      </w:r>
      <w:r w:rsidR="00A85AC8" w:rsidRPr="00E600D8">
        <w:rPr>
          <w:rtl/>
        </w:rPr>
        <w:t>:</w:t>
      </w:r>
    </w:p>
    <w:p w14:paraId="2AFE24E5" w14:textId="77777777" w:rsidR="00D374AA" w:rsidRDefault="006E0774" w:rsidP="00D374AA">
      <w:pPr>
        <w:rPr>
          <w:rStyle w:val="afffff5"/>
          <w:rtl/>
        </w:rPr>
      </w:pPr>
      <w:r w:rsidRPr="00224C4C">
        <w:rPr>
          <w:rStyle w:val="affffa"/>
          <w:rFonts w:hint="cs"/>
          <w:rtl/>
        </w:rPr>
        <w:t>'</w:t>
      </w:r>
      <w:r w:rsidRPr="00224C4C">
        <w:rPr>
          <w:rStyle w:val="affffa"/>
          <w:rtl/>
        </w:rPr>
        <w:t>ונתן לאשר אשם לו</w:t>
      </w:r>
      <w:r w:rsidRPr="00224C4C">
        <w:rPr>
          <w:rStyle w:val="affffa"/>
          <w:rFonts w:hint="cs"/>
          <w:rtl/>
        </w:rPr>
        <w:t>'</w:t>
      </w:r>
      <w:r w:rsidRPr="00224C4C">
        <w:rPr>
          <w:rStyle w:val="affffa"/>
          <w:rtl/>
        </w:rPr>
        <w:t>,</w:t>
      </w:r>
      <w:r w:rsidRPr="00224C4C">
        <w:rPr>
          <w:rFonts w:ascii="Fb Fontext" w:hAnsi="Fb Fontext"/>
          <w:rtl/>
        </w:rPr>
        <w:t xml:space="preserve"> לאפוקי.</w:t>
      </w:r>
      <w:r w:rsidRPr="00224C4C">
        <w:rPr>
          <w:rFonts w:ascii="Fb Fontext" w:hAnsi="Fb Fontext" w:hint="cs"/>
          <w:rtl/>
        </w:rPr>
        <w:t xml:space="preserve"> </w:t>
      </w:r>
    </w:p>
    <w:p w14:paraId="21644665" w14:textId="3FAB558F" w:rsidR="006E0774" w:rsidRPr="00D374AA" w:rsidRDefault="006E0774" w:rsidP="00D374AA">
      <w:pPr>
        <w:rPr>
          <w:rFonts w:ascii="Fb Fontext" w:hAnsi="Fb Fontext"/>
          <w:sz w:val="16"/>
          <w:szCs w:val="14"/>
          <w:rtl/>
        </w:rPr>
      </w:pPr>
      <w:r w:rsidRPr="00F95634">
        <w:rPr>
          <w:rStyle w:val="afffff5"/>
          <w:rFonts w:hint="cs"/>
          <w:rtl/>
        </w:rPr>
        <w:t xml:space="preserve">[ולא ממעטי' יורשיו דמה שכיר פעולתו ליורשיו אף </w:t>
      </w:r>
      <w:r w:rsidR="00F95634">
        <w:rPr>
          <w:rStyle w:val="afffff5"/>
          <w:rFonts w:hint="cs"/>
          <w:rtl/>
        </w:rPr>
        <w:t>זה</w:t>
      </w:r>
      <w:r w:rsidRPr="00F95634">
        <w:rPr>
          <w:rStyle w:val="afffff5"/>
          <w:rFonts w:hint="cs"/>
          <w:rtl/>
        </w:rPr>
        <w:t>]</w:t>
      </w:r>
    </w:p>
    <w:p w14:paraId="3267A09E" w14:textId="525BD75C" w:rsidR="00A85AC8" w:rsidRPr="00E600D8" w:rsidRDefault="006E0774" w:rsidP="00F95634">
      <w:pPr>
        <w:pStyle w:val="38"/>
        <w:framePr w:wrap="notBeside"/>
        <w:rPr>
          <w:rtl/>
        </w:rPr>
      </w:pPr>
      <w:r w:rsidRPr="00E600D8">
        <w:rPr>
          <w:rtl/>
        </w:rPr>
        <w:t>ואידך</w:t>
      </w:r>
      <w:r w:rsidR="00E600D8" w:rsidRPr="00E600D8">
        <w:rPr>
          <w:rFonts w:hint="cs"/>
          <w:rtl/>
        </w:rPr>
        <w:t>-</w:t>
      </w:r>
    </w:p>
    <w:p w14:paraId="1EED4CF0" w14:textId="1BDE18BC" w:rsidR="006E0774" w:rsidRPr="00131640" w:rsidRDefault="00F95634" w:rsidP="006E0774">
      <w:pPr>
        <w:rPr>
          <w:rtl/>
        </w:rPr>
      </w:pPr>
      <w:r>
        <w:rPr>
          <w:rFonts w:ascii="Fb Fontext" w:hAnsi="Fb Fontext" w:hint="cs"/>
          <w:rtl/>
        </w:rPr>
        <w:t>ב</w:t>
      </w:r>
      <w:r w:rsidR="006E0774" w:rsidRPr="00224C4C">
        <w:rPr>
          <w:rFonts w:ascii="Fb Fontext" w:hAnsi="Fb Fontext"/>
          <w:rtl/>
        </w:rPr>
        <w:t xml:space="preserve">עלמא </w:t>
      </w:r>
      <w:r w:rsidR="00B35B36">
        <w:rPr>
          <w:rFonts w:ascii="Fb Fontext" w:hAnsi="Fb Fontext"/>
          <w:rtl/>
        </w:rPr>
        <w:t>גם</w:t>
      </w:r>
      <w:r w:rsidR="006E0774" w:rsidRPr="00224C4C">
        <w:rPr>
          <w:rFonts w:ascii="Fb Fontext" w:hAnsi="Fb Fontext"/>
          <w:rtl/>
        </w:rPr>
        <w:t xml:space="preserve"> לא סבירא לן כרבי נתן.</w:t>
      </w:r>
    </w:p>
    <w:p w14:paraId="05DAE8C9" w14:textId="3E683CB0" w:rsidR="00D653CB" w:rsidRPr="00131640" w:rsidRDefault="007309FA" w:rsidP="007309FA">
      <w:pPr>
        <w:pStyle w:val="affffb"/>
        <w:rPr>
          <w:rtl/>
        </w:rPr>
      </w:pPr>
      <w:r w:rsidRPr="007309FA">
        <w:rPr>
          <w:rFonts w:hint="cs"/>
          <w:rtl/>
        </w:rPr>
        <w:t>***</w:t>
      </w:r>
    </w:p>
    <w:p w14:paraId="62B636D7" w14:textId="77777777" w:rsidR="006E0774" w:rsidRPr="00131640" w:rsidRDefault="006E0774" w:rsidP="00F65F8B">
      <w:pPr>
        <w:pStyle w:val="affffb"/>
        <w:rPr>
          <w:rtl/>
        </w:rPr>
      </w:pPr>
      <w:r w:rsidRPr="00224C4C">
        <w:rPr>
          <w:rFonts w:hint="cs"/>
          <w:rtl/>
        </w:rPr>
        <w:t xml:space="preserve">טעמא </w:t>
      </w:r>
      <w:r w:rsidRPr="00224C4C">
        <w:rPr>
          <w:rtl/>
        </w:rPr>
        <w:t>דת"ק</w:t>
      </w:r>
      <w:r w:rsidRPr="00224C4C">
        <w:rPr>
          <w:rFonts w:hint="cs"/>
          <w:rtl/>
        </w:rPr>
        <w:t xml:space="preserve"> ד</w:t>
      </w:r>
      <w:r w:rsidRPr="00224C4C">
        <w:rPr>
          <w:rtl/>
        </w:rPr>
        <w:t xml:space="preserve">מוכר עצמו אין רבו מוסר לו </w:t>
      </w:r>
      <w:r w:rsidRPr="00224C4C">
        <w:rPr>
          <w:rStyle w:val="afffa"/>
          <w:rtl/>
        </w:rPr>
        <w:t>שפחה</w:t>
      </w:r>
      <w:r w:rsidRPr="00224C4C">
        <w:rPr>
          <w:rtl/>
        </w:rPr>
        <w:t xml:space="preserve"> </w:t>
      </w:r>
      <w:r w:rsidRPr="00224C4C">
        <w:rPr>
          <w:rStyle w:val="afffa"/>
          <w:rtl/>
        </w:rPr>
        <w:t>כנענית</w:t>
      </w:r>
    </w:p>
    <w:p w14:paraId="6EDB26E3" w14:textId="77777777" w:rsidR="00A85AC8" w:rsidRPr="00E600D8" w:rsidRDefault="008655C6" w:rsidP="008655C6">
      <w:pPr>
        <w:pStyle w:val="38"/>
        <w:framePr w:wrap="notBeside"/>
        <w:rPr>
          <w:rtl/>
        </w:rPr>
      </w:pPr>
      <w:r w:rsidRPr="00E600D8">
        <w:rPr>
          <w:rFonts w:hint="cs"/>
          <w:rtl/>
        </w:rPr>
        <w:t>ממעטי</w:t>
      </w:r>
      <w:r w:rsidR="00A85AC8" w:rsidRPr="00E600D8">
        <w:rPr>
          <w:rtl/>
        </w:rPr>
        <w:t>:</w:t>
      </w:r>
    </w:p>
    <w:p w14:paraId="42764839" w14:textId="2624DA65" w:rsidR="009469D7" w:rsidRDefault="006E0774" w:rsidP="008655C6">
      <w:pPr>
        <w:rPr>
          <w:rFonts w:ascii="Fb Fontext" w:hAnsi="Fb Fontext"/>
          <w:rtl/>
        </w:rPr>
      </w:pPr>
      <w:r w:rsidRPr="00224C4C">
        <w:rPr>
          <w:rFonts w:ascii="Fb Fontext" w:hAnsi="Fb Fontext"/>
          <w:rtl/>
        </w:rPr>
        <w:t xml:space="preserve">גבי מכרוהו ב"ד </w:t>
      </w:r>
      <w:r w:rsidRPr="003340D3">
        <w:rPr>
          <w:rStyle w:val="affffa"/>
          <w:rtl/>
        </w:rPr>
        <w:t xml:space="preserve">אם אדוניו יתן </w:t>
      </w:r>
      <w:r w:rsidRPr="003340D3">
        <w:rPr>
          <w:rStyle w:val="affffa"/>
          <w:bCs/>
          <w:rtl/>
        </w:rPr>
        <w:t>לו</w:t>
      </w:r>
      <w:r w:rsidRPr="003340D3">
        <w:rPr>
          <w:rStyle w:val="affffa"/>
          <w:rtl/>
        </w:rPr>
        <w:t xml:space="preserve"> אשה</w:t>
      </w:r>
      <w:r w:rsidRPr="00224C4C">
        <w:rPr>
          <w:rFonts w:ascii="Fb Fontext" w:hAnsi="Fb Fontext"/>
          <w:rtl/>
        </w:rPr>
        <w:t>,</w:t>
      </w:r>
      <w:r w:rsidR="008655C6">
        <w:rPr>
          <w:rFonts w:ascii="Fb Fontext" w:hAnsi="Fb Fontext" w:hint="cs"/>
          <w:rtl/>
        </w:rPr>
        <w:t xml:space="preserve"> </w:t>
      </w:r>
      <w:r w:rsidRPr="00224C4C">
        <w:rPr>
          <w:rFonts w:ascii="Fb Fontext" w:hAnsi="Fb Fontext"/>
          <w:rtl/>
        </w:rPr>
        <w:t>ולא למוכר עצמו.</w:t>
      </w:r>
    </w:p>
    <w:p w14:paraId="01E83418" w14:textId="1B0DCA0C" w:rsidR="00A85AC8" w:rsidRPr="00E600D8" w:rsidRDefault="006E0774" w:rsidP="008655C6">
      <w:pPr>
        <w:pStyle w:val="38"/>
        <w:framePr w:wrap="notBeside"/>
        <w:rPr>
          <w:rtl/>
        </w:rPr>
      </w:pPr>
      <w:r w:rsidRPr="00E600D8">
        <w:rPr>
          <w:rtl/>
        </w:rPr>
        <w:t>ואידך</w:t>
      </w:r>
      <w:r w:rsidR="00A85AC8" w:rsidRPr="00E600D8">
        <w:rPr>
          <w:rFonts w:hint="cs"/>
          <w:rtl/>
        </w:rPr>
        <w:t>:</w:t>
      </w:r>
    </w:p>
    <w:p w14:paraId="0362D02B" w14:textId="267F6F93" w:rsidR="006E0774" w:rsidRPr="00131640" w:rsidRDefault="006E0774" w:rsidP="008655C6">
      <w:pPr>
        <w:rPr>
          <w:rtl/>
        </w:rPr>
      </w:pPr>
      <w:r w:rsidRPr="00210DF6">
        <w:rPr>
          <w:rStyle w:val="afffa"/>
          <w:rFonts w:ascii="Fb Fontext" w:hAnsi="Fb Fontext" w:cs="BA TM • Vilna Extra-Bold"/>
          <w:bCs w:val="0"/>
          <w:rtl/>
        </w:rPr>
        <w:t>לו</w:t>
      </w:r>
      <w:r w:rsidRPr="00224C4C">
        <w:rPr>
          <w:rFonts w:ascii="Fb Fontext" w:hAnsi="Fb Fontext"/>
          <w:rtl/>
        </w:rPr>
        <w:t xml:space="preserve"> </w:t>
      </w:r>
      <w:r w:rsidR="008E343C">
        <w:rPr>
          <w:rFonts w:ascii="Fb Fontext" w:hAnsi="Fb Fontext" w:hint="cs"/>
          <w:rtl/>
        </w:rPr>
        <w:t xml:space="preserve">- </w:t>
      </w:r>
      <w:r w:rsidRPr="00224C4C">
        <w:rPr>
          <w:rFonts w:ascii="Fb Fontext" w:hAnsi="Fb Fontext"/>
          <w:rtl/>
        </w:rPr>
        <w:t>בע"</w:t>
      </w:r>
      <w:r w:rsidRPr="00224C4C">
        <w:rPr>
          <w:rFonts w:ascii="Fb Fontext" w:hAnsi="Fb Fontext" w:hint="cs"/>
          <w:rtl/>
        </w:rPr>
        <w:t>כ</w:t>
      </w:r>
      <w:r w:rsidRPr="00224C4C">
        <w:rPr>
          <w:rFonts w:ascii="Fb Fontext" w:hAnsi="Fb Fontext"/>
          <w:rtl/>
        </w:rPr>
        <w:t>.</w:t>
      </w:r>
    </w:p>
    <w:p w14:paraId="08DCB0E1" w14:textId="3BE3F683" w:rsidR="00A85AC8" w:rsidRPr="00E600D8" w:rsidRDefault="006E0774" w:rsidP="005F3E6C">
      <w:pPr>
        <w:pStyle w:val="38"/>
        <w:framePr w:wrap="notBeside"/>
        <w:rPr>
          <w:rtl/>
        </w:rPr>
      </w:pPr>
      <w:r w:rsidRPr="00E600D8">
        <w:rPr>
          <w:rtl/>
        </w:rPr>
        <w:t>ואידך</w:t>
      </w:r>
      <w:r w:rsidR="00A85AC8" w:rsidRPr="00E600D8">
        <w:rPr>
          <w:rFonts w:hint="cs"/>
          <w:rtl/>
        </w:rPr>
        <w:t>:</w:t>
      </w:r>
    </w:p>
    <w:p w14:paraId="140A38DF" w14:textId="39082769" w:rsidR="006E0774" w:rsidRPr="00131640" w:rsidRDefault="006E0774" w:rsidP="000710AC">
      <w:pPr>
        <w:rPr>
          <w:rtl/>
        </w:rPr>
      </w:pPr>
      <w:r w:rsidRPr="00224C4C">
        <w:rPr>
          <w:rFonts w:ascii="Fb Fontext" w:hAnsi="Fb Fontext"/>
          <w:rtl/>
        </w:rPr>
        <w:t>מ</w:t>
      </w:r>
      <w:r w:rsidRPr="005F3E6C">
        <w:rPr>
          <w:rStyle w:val="affffa"/>
          <w:rtl/>
        </w:rPr>
        <w:t>כי משנה שכר שכיר</w:t>
      </w:r>
      <w:r w:rsidRPr="00224C4C">
        <w:rPr>
          <w:rFonts w:ascii="Fb Fontext" w:hAnsi="Fb Fontext"/>
          <w:rtl/>
        </w:rPr>
        <w:t xml:space="preserve"> </w:t>
      </w:r>
      <w:r w:rsidR="000710AC">
        <w:rPr>
          <w:rFonts w:ascii="Fb Fontext" w:hAnsi="Fb Fontext" w:hint="cs"/>
          <w:rtl/>
        </w:rPr>
        <w:t>-דעובד</w:t>
      </w:r>
      <w:r w:rsidRPr="00224C4C">
        <w:rPr>
          <w:rFonts w:ascii="Fb Fontext" w:hAnsi="Fb Fontext"/>
          <w:sz w:val="32"/>
          <w:rtl/>
        </w:rPr>
        <w:t xml:space="preserve"> ביום, </w:t>
      </w:r>
      <w:r w:rsidR="000710AC">
        <w:rPr>
          <w:rFonts w:ascii="Fb Fontext" w:hAnsi="Fb Fontext" w:hint="cs"/>
          <w:sz w:val="32"/>
          <w:rtl/>
        </w:rPr>
        <w:t>ו</w:t>
      </w:r>
      <w:r w:rsidRPr="00224C4C">
        <w:rPr>
          <w:rFonts w:ascii="Fb Fontext" w:hAnsi="Fb Fontext"/>
          <w:sz w:val="32"/>
          <w:rtl/>
        </w:rPr>
        <w:t>ע</w:t>
      </w:r>
      <w:r w:rsidR="000710AC">
        <w:rPr>
          <w:rFonts w:ascii="Fb Fontext" w:hAnsi="Fb Fontext" w:hint="cs"/>
          <w:sz w:val="32"/>
          <w:rtl/>
        </w:rPr>
        <w:t>"ע</w:t>
      </w:r>
      <w:r w:rsidRPr="00224C4C">
        <w:rPr>
          <w:rFonts w:ascii="Fb Fontext" w:hAnsi="Fb Fontext"/>
          <w:sz w:val="32"/>
          <w:rtl/>
        </w:rPr>
        <w:t xml:space="preserve"> בין ביום ובין בלילה</w:t>
      </w:r>
    </w:p>
    <w:p w14:paraId="5A9E6019" w14:textId="77777777" w:rsidR="00A85AC8" w:rsidRPr="00E600D8" w:rsidRDefault="00AF42B1" w:rsidP="00AF42B1">
      <w:pPr>
        <w:pStyle w:val="38"/>
        <w:framePr w:wrap="notBeside"/>
        <w:rPr>
          <w:rtl/>
        </w:rPr>
      </w:pPr>
      <w:r w:rsidRPr="00E600D8">
        <w:rPr>
          <w:rFonts w:hint="cs"/>
          <w:rtl/>
        </w:rPr>
        <w:t>והך</w:t>
      </w:r>
      <w:r w:rsidR="00A85AC8" w:rsidRPr="00E600D8">
        <w:rPr>
          <w:rtl/>
        </w:rPr>
        <w:t>:</w:t>
      </w:r>
    </w:p>
    <w:p w14:paraId="621A1D70" w14:textId="13DE84EE" w:rsidR="006E0774" w:rsidRPr="00131640" w:rsidRDefault="006E0774" w:rsidP="006826B8">
      <w:pPr>
        <w:rPr>
          <w:rtl/>
        </w:rPr>
      </w:pPr>
      <w:r w:rsidRPr="00224C4C">
        <w:rPr>
          <w:rStyle w:val="affffa"/>
          <w:rFonts w:hint="cs"/>
          <w:rtl/>
        </w:rPr>
        <w:t>'</w:t>
      </w:r>
      <w:r w:rsidRPr="00224C4C">
        <w:rPr>
          <w:rStyle w:val="affffa"/>
          <w:rtl/>
        </w:rPr>
        <w:t xml:space="preserve">כי טוב לו עמך, </w:t>
      </w:r>
      <w:r w:rsidRPr="00AF42B1">
        <w:rPr>
          <w:rtl/>
        </w:rPr>
        <w:t>עמך במאכל, עמך במשתה!</w:t>
      </w:r>
      <w:r w:rsidR="006826B8">
        <w:rPr>
          <w:rFonts w:hint="cs"/>
          <w:rtl/>
        </w:rPr>
        <w:t xml:space="preserve"> </w:t>
      </w:r>
      <w:r w:rsidRPr="006826B8">
        <w:rPr>
          <w:rStyle w:val="afffff3"/>
          <w:rtl/>
        </w:rPr>
        <w:t>וא"ר יצחק:</w:t>
      </w:r>
      <w:r w:rsidR="006826B8">
        <w:rPr>
          <w:rFonts w:ascii="Fb Fontext" w:hAnsi="Fb Fontext" w:hint="cs"/>
          <w:sz w:val="32"/>
          <w:rtl/>
        </w:rPr>
        <w:t xml:space="preserve"> </w:t>
      </w:r>
      <w:r w:rsidRPr="00224C4C">
        <w:rPr>
          <w:rFonts w:ascii="Fb Fontext" w:hAnsi="Fb Fontext"/>
          <w:sz w:val="32"/>
          <w:rtl/>
        </w:rPr>
        <w:t>מכאן, שרבו מוסר לו שפחה כנענית.</w:t>
      </w:r>
    </w:p>
    <w:p w14:paraId="694BC460" w14:textId="25DA1638" w:rsidR="00A85AC8" w:rsidRPr="00E600D8" w:rsidRDefault="006E0774" w:rsidP="008E343C">
      <w:pPr>
        <w:pStyle w:val="38"/>
        <w:framePr w:wrap="notBeside"/>
        <w:rPr>
          <w:rtl/>
        </w:rPr>
      </w:pPr>
      <w:r w:rsidRPr="00E600D8">
        <w:rPr>
          <w:rtl/>
        </w:rPr>
        <w:t>ואידך</w:t>
      </w:r>
      <w:r w:rsidR="00A85AC8" w:rsidRPr="00E600D8">
        <w:rPr>
          <w:rFonts w:hint="cs"/>
          <w:rtl/>
        </w:rPr>
        <w:t>:</w:t>
      </w:r>
    </w:p>
    <w:p w14:paraId="1EE82E00" w14:textId="036F8B9D" w:rsidR="006E0774" w:rsidRPr="00131640" w:rsidRDefault="006E0774" w:rsidP="006E0774">
      <w:pPr>
        <w:rPr>
          <w:rtl/>
        </w:rPr>
      </w:pPr>
      <w:r w:rsidRPr="00224C4C">
        <w:rPr>
          <w:rFonts w:ascii="Fb Fontext" w:hAnsi="Fb Fontext"/>
          <w:sz w:val="32"/>
          <w:rtl/>
        </w:rPr>
        <w:t>אי מ</w:t>
      </w:r>
      <w:r w:rsidR="00B35B36">
        <w:rPr>
          <w:rFonts w:ascii="Fb Fontext" w:hAnsi="Fb Fontext"/>
          <w:sz w:val="32"/>
          <w:rtl/>
        </w:rPr>
        <w:t>שם</w:t>
      </w:r>
      <w:r w:rsidRPr="00224C4C">
        <w:rPr>
          <w:rFonts w:ascii="Fb Fontext" w:hAnsi="Fb Fontext"/>
          <w:sz w:val="32"/>
          <w:rtl/>
        </w:rPr>
        <w:t xml:space="preserve">, </w:t>
      </w:r>
      <w:r w:rsidR="008E343C">
        <w:rPr>
          <w:rFonts w:ascii="Fb Fontext" w:hAnsi="Fb Fontext" w:hint="cs"/>
          <w:sz w:val="32"/>
          <w:rtl/>
        </w:rPr>
        <w:t>הו''א</w:t>
      </w:r>
      <w:r w:rsidRPr="00224C4C">
        <w:rPr>
          <w:rFonts w:ascii="Fb Fontext" w:hAnsi="Fb Fontext"/>
          <w:sz w:val="32"/>
          <w:rtl/>
        </w:rPr>
        <w:t xml:space="preserve"> ה"מ מדעתיה, אבל בע"כ - אימא לא, קמ"ל.</w:t>
      </w:r>
    </w:p>
    <w:p w14:paraId="4B62F942" w14:textId="2712ACE0" w:rsidR="00D653CB" w:rsidRPr="00131640" w:rsidRDefault="007309FA" w:rsidP="007309FA">
      <w:pPr>
        <w:pStyle w:val="affffb"/>
        <w:rPr>
          <w:rtl/>
        </w:rPr>
      </w:pPr>
      <w:r w:rsidRPr="007309FA">
        <w:rPr>
          <w:rFonts w:hint="cs"/>
          <w:rtl/>
        </w:rPr>
        <w:t>***</w:t>
      </w:r>
    </w:p>
    <w:p w14:paraId="560E0B43" w14:textId="40A7D857" w:rsidR="006E0774" w:rsidRPr="00131640" w:rsidRDefault="00B671EB" w:rsidP="00F65F8B">
      <w:pPr>
        <w:pStyle w:val="affffb"/>
        <w:rPr>
          <w:rtl/>
        </w:rPr>
      </w:pPr>
      <w:r>
        <w:rPr>
          <w:rFonts w:hint="cs"/>
          <w:rtl/>
        </w:rPr>
        <w:t xml:space="preserve">ב. </w:t>
      </w:r>
      <w:r w:rsidR="006E0774" w:rsidRPr="00224C4C">
        <w:rPr>
          <w:rtl/>
        </w:rPr>
        <w:t>אלא מאן תנא דלא יליף שכיר שכיר? האי תנא הוא.</w:t>
      </w:r>
    </w:p>
    <w:p w14:paraId="09C47428" w14:textId="3B9B7E37" w:rsidR="00A85AC8" w:rsidRPr="00E600D8" w:rsidRDefault="006E0774" w:rsidP="006826B8">
      <w:pPr>
        <w:pStyle w:val="38"/>
        <w:framePr w:wrap="notBeside"/>
        <w:rPr>
          <w:rtl/>
        </w:rPr>
      </w:pPr>
      <w:r w:rsidRPr="00E600D8">
        <w:rPr>
          <w:rtl/>
        </w:rPr>
        <w:t>דתניא</w:t>
      </w:r>
      <w:r w:rsidR="00A85AC8" w:rsidRPr="00E600D8">
        <w:rPr>
          <w:rtl/>
        </w:rPr>
        <w:t>:</w:t>
      </w:r>
    </w:p>
    <w:p w14:paraId="59239BBD" w14:textId="76C8A08F" w:rsidR="009469D7" w:rsidRDefault="006E0774" w:rsidP="006826B8">
      <w:pPr>
        <w:rPr>
          <w:rFonts w:ascii="Fb Fontext" w:hAnsi="Fb Fontext"/>
          <w:sz w:val="32"/>
          <w:rtl/>
        </w:rPr>
      </w:pPr>
      <w:r w:rsidRPr="00224C4C">
        <w:rPr>
          <w:rStyle w:val="affffa"/>
          <w:rFonts w:hint="cs"/>
          <w:rtl/>
        </w:rPr>
        <w:t>'</w:t>
      </w:r>
      <w:r w:rsidRPr="00224C4C">
        <w:rPr>
          <w:rStyle w:val="affffa"/>
          <w:rtl/>
        </w:rPr>
        <w:t>ושב אל משפחתו</w:t>
      </w:r>
      <w:r w:rsidRPr="00224C4C">
        <w:rPr>
          <w:rStyle w:val="affffa"/>
          <w:rFonts w:hint="cs"/>
          <w:rtl/>
        </w:rPr>
        <w:t>'</w:t>
      </w:r>
      <w:r w:rsidRPr="00224C4C">
        <w:rPr>
          <w:rStyle w:val="affffa"/>
          <w:rtl/>
        </w:rPr>
        <w:t xml:space="preserve"> וגו'</w:t>
      </w:r>
      <w:r w:rsidRPr="00224C4C">
        <w:rPr>
          <w:rFonts w:ascii="Fb Fontext" w:hAnsi="Fb Fontext"/>
          <w:rtl/>
        </w:rPr>
        <w:t xml:space="preserve"> </w:t>
      </w:r>
      <w:r w:rsidRPr="006826B8">
        <w:rPr>
          <w:rStyle w:val="afffff3"/>
          <w:rFonts w:hint="cs"/>
          <w:rtl/>
        </w:rPr>
        <w:t>ואראב</w:t>
      </w:r>
      <w:r w:rsidRPr="006826B8">
        <w:rPr>
          <w:rStyle w:val="afffff3"/>
          <w:rtl/>
        </w:rPr>
        <w:t>"</w:t>
      </w:r>
      <w:r w:rsidRPr="006826B8">
        <w:rPr>
          <w:rStyle w:val="afffff3"/>
          <w:rFonts w:hint="cs"/>
          <w:rtl/>
        </w:rPr>
        <w:t>י:</w:t>
      </w:r>
      <w:r w:rsidRPr="00224C4C">
        <w:rPr>
          <w:rFonts w:ascii="Fb Fontext" w:hAnsi="Fb Fontext" w:hint="cs"/>
          <w:rtl/>
        </w:rPr>
        <w:t xml:space="preserve"> </w:t>
      </w:r>
      <w:r w:rsidR="003921AD">
        <w:rPr>
          <w:rFonts w:ascii="Fb Fontext" w:hAnsi="Fb Fontext" w:hint="cs"/>
          <w:rtl/>
        </w:rPr>
        <w:t>לאו</w:t>
      </w:r>
      <w:r w:rsidRPr="00224C4C">
        <w:rPr>
          <w:rFonts w:ascii="Fb Fontext" w:hAnsi="Fb Fontext" w:hint="cs"/>
          <w:rtl/>
        </w:rPr>
        <w:t xml:space="preserve"> במוכר עצמו שכבר אמור</w:t>
      </w:r>
      <w:r w:rsidR="006826B8">
        <w:rPr>
          <w:rFonts w:ascii="Fb Fontext" w:hAnsi="Fb Fontext" w:hint="cs"/>
          <w:rtl/>
        </w:rPr>
        <w:t>,</w:t>
      </w:r>
    </w:p>
    <w:p w14:paraId="7C7EEC16" w14:textId="32D60FA9" w:rsidR="006E0774" w:rsidRPr="007B314C" w:rsidRDefault="006E0774" w:rsidP="006826B8">
      <w:pPr>
        <w:rPr>
          <w:spacing w:val="-2"/>
          <w:rtl/>
        </w:rPr>
      </w:pPr>
      <w:r w:rsidRPr="007B314C">
        <w:rPr>
          <w:rFonts w:ascii="Fb Fontext" w:hAnsi="Fb Fontext" w:hint="cs"/>
          <w:spacing w:val="-2"/>
          <w:sz w:val="32"/>
          <w:rtl/>
        </w:rPr>
        <w:t xml:space="preserve">ובהכרח שמדבר </w:t>
      </w:r>
      <w:r w:rsidRPr="007B314C">
        <w:rPr>
          <w:rFonts w:ascii="Fb Fontext" w:hAnsi="Fb Fontext"/>
          <w:spacing w:val="-2"/>
          <w:sz w:val="32"/>
          <w:rtl/>
        </w:rPr>
        <w:t xml:space="preserve">במכרוהו ב"ד </w:t>
      </w:r>
      <w:r w:rsidR="003921AD" w:rsidRPr="007B314C">
        <w:rPr>
          <w:rFonts w:ascii="Fb Fontext" w:hAnsi="Fb Fontext" w:hint="cs"/>
          <w:spacing w:val="-2"/>
          <w:sz w:val="32"/>
          <w:rtl/>
        </w:rPr>
        <w:t>ב'</w:t>
      </w:r>
      <w:r w:rsidRPr="007B314C">
        <w:rPr>
          <w:rFonts w:ascii="Fb Fontext" w:hAnsi="Fb Fontext"/>
          <w:spacing w:val="-2"/>
          <w:sz w:val="32"/>
          <w:rtl/>
        </w:rPr>
        <w:t xml:space="preserve"> </w:t>
      </w:r>
      <w:r w:rsidR="003921AD" w:rsidRPr="007B314C">
        <w:rPr>
          <w:rFonts w:ascii="Fb Fontext" w:hAnsi="Fb Fontext" w:hint="cs"/>
          <w:spacing w:val="-2"/>
          <w:sz w:val="32"/>
          <w:rtl/>
        </w:rPr>
        <w:t>ג'</w:t>
      </w:r>
      <w:r w:rsidRPr="007B314C">
        <w:rPr>
          <w:rFonts w:ascii="Fb Fontext" w:hAnsi="Fb Fontext"/>
          <w:spacing w:val="-2"/>
          <w:sz w:val="32"/>
          <w:rtl/>
        </w:rPr>
        <w:t xml:space="preserve"> שנים לפני היובל, שהיובל מוציאו</w:t>
      </w:r>
    </w:p>
    <w:p w14:paraId="2C3404E6" w14:textId="7FDC7083" w:rsidR="006E0774" w:rsidRPr="00131640" w:rsidRDefault="006E0774" w:rsidP="00ED6E2D">
      <w:pPr>
        <w:rPr>
          <w:rtl/>
        </w:rPr>
      </w:pPr>
      <w:r w:rsidRPr="00224C4C">
        <w:rPr>
          <w:rFonts w:ascii="Fb Fontext" w:hAnsi="Fb Fontext"/>
          <w:sz w:val="32"/>
          <w:rtl/>
        </w:rPr>
        <w:t>ואי יליף שכיר שכיר, למה לי? נילף</w:t>
      </w:r>
      <w:r w:rsidRPr="003921AD">
        <w:rPr>
          <w:rStyle w:val="affffa"/>
          <w:rtl/>
        </w:rPr>
        <w:t xml:space="preserve"> שכיר שכיר</w:t>
      </w:r>
      <w:r w:rsidRPr="00224C4C">
        <w:rPr>
          <w:rFonts w:ascii="Fb Fontext" w:hAnsi="Fb Fontext"/>
          <w:sz w:val="32"/>
          <w:rtl/>
        </w:rPr>
        <w:t>!</w:t>
      </w:r>
    </w:p>
    <w:p w14:paraId="335A2092" w14:textId="2D531EDC" w:rsidR="00A85AC8" w:rsidRPr="00E600D8" w:rsidRDefault="003921AD" w:rsidP="006826B8">
      <w:pPr>
        <w:pStyle w:val="38"/>
        <w:framePr w:wrap="notBeside"/>
        <w:rPr>
          <w:rtl/>
        </w:rPr>
      </w:pPr>
      <w:r w:rsidRPr="00E600D8">
        <w:rPr>
          <w:rFonts w:hint="cs"/>
          <w:rtl/>
        </w:rPr>
        <w:t xml:space="preserve">דחה </w:t>
      </w:r>
      <w:r w:rsidR="006E0774" w:rsidRPr="00E600D8">
        <w:rPr>
          <w:rtl/>
        </w:rPr>
        <w:t>ר</w:t>
      </w:r>
      <w:r w:rsidR="006E0774" w:rsidRPr="00E600D8">
        <w:rPr>
          <w:rFonts w:hint="cs"/>
          <w:rtl/>
        </w:rPr>
        <w:t>נב</w:t>
      </w:r>
      <w:r w:rsidR="006E0774" w:rsidRPr="00E600D8">
        <w:rPr>
          <w:rtl/>
        </w:rPr>
        <w:t>"</w:t>
      </w:r>
      <w:r w:rsidR="006E0774" w:rsidRPr="00E600D8">
        <w:rPr>
          <w:rFonts w:hint="cs"/>
          <w:rtl/>
        </w:rPr>
        <w:t>י</w:t>
      </w:r>
      <w:r w:rsidR="00A85AC8" w:rsidRPr="00E600D8">
        <w:rPr>
          <w:rtl/>
        </w:rPr>
        <w:t>:</w:t>
      </w:r>
    </w:p>
    <w:p w14:paraId="62ACBD99" w14:textId="1BC6C401" w:rsidR="006E0774" w:rsidRPr="00131640" w:rsidRDefault="006E0774" w:rsidP="006E0774">
      <w:pPr>
        <w:rPr>
          <w:rtl/>
        </w:rPr>
      </w:pPr>
      <w:r w:rsidRPr="00224C4C">
        <w:rPr>
          <w:rFonts w:ascii="Fb Fontext" w:hAnsi="Fb Fontext"/>
          <w:sz w:val="32"/>
          <w:rtl/>
        </w:rPr>
        <w:t xml:space="preserve">לעולם יליף </w:t>
      </w:r>
      <w:r w:rsidRPr="006826B8">
        <w:rPr>
          <w:rStyle w:val="affffa"/>
          <w:rtl/>
        </w:rPr>
        <w:t>שכיר שכיר</w:t>
      </w:r>
      <w:r w:rsidRPr="00224C4C">
        <w:rPr>
          <w:rFonts w:ascii="Fb Fontext" w:hAnsi="Fb Fontext"/>
          <w:sz w:val="32"/>
          <w:rtl/>
        </w:rPr>
        <w:t>, ואיצטריך</w:t>
      </w:r>
      <w:r w:rsidRPr="00224C4C">
        <w:rPr>
          <w:rFonts w:ascii="Fb Fontext" w:hAnsi="Fb Fontext" w:hint="cs"/>
          <w:sz w:val="32"/>
          <w:rtl/>
        </w:rPr>
        <w:t xml:space="preserve"> שלא נחלק דמכרוהו ב</w:t>
      </w:r>
      <w:r w:rsidRPr="00224C4C">
        <w:rPr>
          <w:rFonts w:ascii="Fb Fontext" w:hAnsi="Fb Fontext"/>
          <w:sz w:val="32"/>
          <w:rtl/>
        </w:rPr>
        <w:t>"</w:t>
      </w:r>
      <w:r w:rsidRPr="00224C4C">
        <w:rPr>
          <w:rFonts w:ascii="Fb Fontext" w:hAnsi="Fb Fontext" w:hint="cs"/>
          <w:sz w:val="32"/>
          <w:rtl/>
        </w:rPr>
        <w:t xml:space="preserve">ד </w:t>
      </w:r>
      <w:r w:rsidR="003921AD">
        <w:rPr>
          <w:rFonts w:ascii="Fb Fontext" w:hAnsi="Fb Fontext" w:hint="cs"/>
          <w:sz w:val="32"/>
          <w:rtl/>
        </w:rPr>
        <w:t>עשה</w:t>
      </w:r>
      <w:r w:rsidRPr="00224C4C">
        <w:rPr>
          <w:rFonts w:ascii="Fb Fontext" w:hAnsi="Fb Fontext" w:hint="cs"/>
          <w:sz w:val="32"/>
          <w:rtl/>
        </w:rPr>
        <w:t xml:space="preserve"> איסור ונקנס</w:t>
      </w:r>
      <w:r w:rsidR="00FA6D00">
        <w:rPr>
          <w:rFonts w:ascii="Fb Fontext" w:hAnsi="Fb Fontext" w:hint="cs"/>
          <w:sz w:val="32"/>
          <w:rtl/>
        </w:rPr>
        <w:t>ו</w:t>
      </w:r>
      <w:r w:rsidRPr="00224C4C">
        <w:rPr>
          <w:rFonts w:ascii="Fb Fontext" w:hAnsi="Fb Fontext" w:hint="cs"/>
          <w:sz w:val="32"/>
          <w:rtl/>
        </w:rPr>
        <w:t>.</w:t>
      </w:r>
    </w:p>
    <w:p w14:paraId="0E81A015" w14:textId="0C3CA0F8" w:rsidR="00D653CB" w:rsidRPr="00131640" w:rsidRDefault="007309FA" w:rsidP="007309FA">
      <w:pPr>
        <w:pStyle w:val="affffb"/>
        <w:rPr>
          <w:rtl/>
        </w:rPr>
      </w:pPr>
      <w:r w:rsidRPr="007309FA">
        <w:rPr>
          <w:rFonts w:hint="cs"/>
          <w:rtl/>
        </w:rPr>
        <w:t>***</w:t>
      </w:r>
    </w:p>
    <w:p w14:paraId="4FF7158C" w14:textId="77777777" w:rsidR="006E0774" w:rsidRPr="00131640" w:rsidRDefault="006E0774" w:rsidP="00F65F8B">
      <w:pPr>
        <w:pStyle w:val="affffb"/>
        <w:rPr>
          <w:rtl/>
        </w:rPr>
      </w:pPr>
      <w:r w:rsidRPr="00224C4C">
        <w:rPr>
          <w:rtl/>
        </w:rPr>
        <w:t>אמר מר: אי בנרצע - הרי כבר אמור.</w:t>
      </w:r>
    </w:p>
    <w:p w14:paraId="0FDD6E7A" w14:textId="1C7FCE0D" w:rsidR="00A85AC8" w:rsidRPr="00E600D8" w:rsidRDefault="006E0774" w:rsidP="00C132AF">
      <w:pPr>
        <w:pStyle w:val="38"/>
        <w:framePr w:wrap="notBeside"/>
        <w:rPr>
          <w:rtl/>
        </w:rPr>
      </w:pPr>
      <w:r w:rsidRPr="00E600D8">
        <w:rPr>
          <w:rtl/>
        </w:rPr>
        <w:t>דתניא</w:t>
      </w:r>
      <w:r w:rsidR="00A85AC8" w:rsidRPr="00E600D8">
        <w:rPr>
          <w:rtl/>
        </w:rPr>
        <w:t>:</w:t>
      </w:r>
    </w:p>
    <w:p w14:paraId="3C7849A7" w14:textId="667ACB7D" w:rsidR="007C69B9" w:rsidRPr="007B314C" w:rsidRDefault="006E0774" w:rsidP="006E0774">
      <w:pPr>
        <w:rPr>
          <w:spacing w:val="-2"/>
          <w:rtl/>
        </w:rPr>
      </w:pPr>
      <w:r w:rsidRPr="007B314C">
        <w:rPr>
          <w:rStyle w:val="affffa"/>
          <w:spacing w:val="-2"/>
          <w:rtl/>
        </w:rPr>
        <w:t>ושבתם איש אל אחוזתו</w:t>
      </w:r>
      <w:r w:rsidRPr="007B314C">
        <w:rPr>
          <w:rFonts w:ascii="Fb Fontext" w:hAnsi="Fb Fontext"/>
          <w:spacing w:val="-2"/>
          <w:sz w:val="32"/>
          <w:rtl/>
        </w:rPr>
        <w:t xml:space="preserve"> </w:t>
      </w:r>
      <w:r w:rsidR="007C69B9" w:rsidRPr="007B314C">
        <w:rPr>
          <w:rFonts w:ascii="Fb Fontext" w:hAnsi="Fb Fontext" w:hint="cs"/>
          <w:spacing w:val="-2"/>
          <w:sz w:val="32"/>
          <w:rtl/>
        </w:rPr>
        <w:t>לא במוכר עצמו או מכרוהו ב''ד שכבר אמור</w:t>
      </w:r>
    </w:p>
    <w:p w14:paraId="5502697C" w14:textId="30DE1386" w:rsidR="006E0774" w:rsidRPr="00131640" w:rsidRDefault="006E0774" w:rsidP="006E0774">
      <w:pPr>
        <w:rPr>
          <w:rtl/>
        </w:rPr>
      </w:pPr>
      <w:r w:rsidRPr="00224C4C">
        <w:rPr>
          <w:rFonts w:ascii="Fb Fontext" w:hAnsi="Fb Fontext" w:hint="cs"/>
          <w:sz w:val="32"/>
          <w:rtl/>
        </w:rPr>
        <w:t>בהכרח ב</w:t>
      </w:r>
      <w:r w:rsidRPr="00224C4C">
        <w:rPr>
          <w:rFonts w:ascii="Fb Fontext" w:hAnsi="Fb Fontext"/>
          <w:sz w:val="32"/>
          <w:rtl/>
        </w:rPr>
        <w:t>נרצע שתים ושלש שנים לפני היובל, שהיובל מוציאו.</w:t>
      </w:r>
    </w:p>
    <w:p w14:paraId="58D24A18" w14:textId="77777777" w:rsidR="00A85AC8" w:rsidRPr="00E600D8" w:rsidRDefault="006E0774" w:rsidP="00F548B6">
      <w:pPr>
        <w:pStyle w:val="38"/>
        <w:framePr w:wrap="notBeside"/>
        <w:rPr>
          <w:rtl/>
        </w:rPr>
      </w:pPr>
      <w:r w:rsidRPr="00E600D8">
        <w:rPr>
          <w:rFonts w:hint="cs"/>
          <w:rtl/>
        </w:rPr>
        <w:t>כר</w:t>
      </w:r>
      <w:r w:rsidR="00DC6687" w:rsidRPr="00E600D8">
        <w:rPr>
          <w:rFonts w:hint="cs"/>
          <w:rtl/>
        </w:rPr>
        <w:t>ב''ש</w:t>
      </w:r>
      <w:r w:rsidR="00A85AC8" w:rsidRPr="00E600D8">
        <w:rPr>
          <w:rtl/>
        </w:rPr>
        <w:t>:</w:t>
      </w:r>
    </w:p>
    <w:p w14:paraId="58959AC7" w14:textId="026787D3" w:rsidR="006E0774" w:rsidRPr="00131640" w:rsidRDefault="006E0774" w:rsidP="006E0774">
      <w:pPr>
        <w:rPr>
          <w:rtl/>
        </w:rPr>
      </w:pPr>
      <w:r w:rsidRPr="00224C4C">
        <w:rPr>
          <w:rStyle w:val="affffa"/>
          <w:rFonts w:hint="cs"/>
          <w:rtl/>
        </w:rPr>
        <w:t>ד'</w:t>
      </w:r>
      <w:r w:rsidRPr="00224C4C">
        <w:rPr>
          <w:rStyle w:val="affffa"/>
          <w:rtl/>
        </w:rPr>
        <w:t>אי</w:t>
      </w:r>
      <w:r w:rsidRPr="00224C4C">
        <w:rPr>
          <w:rStyle w:val="affffa"/>
          <w:rFonts w:hint="cs"/>
          <w:rtl/>
        </w:rPr>
        <w:t>ש'</w:t>
      </w:r>
      <w:r w:rsidRPr="00224C4C">
        <w:rPr>
          <w:rStyle w:val="affffa"/>
          <w:rtl/>
        </w:rPr>
        <w:t>,</w:t>
      </w:r>
      <w:r w:rsidRPr="00224C4C">
        <w:rPr>
          <w:rFonts w:ascii="Fb Fontext" w:hAnsi="Fb Fontext"/>
          <w:sz w:val="32"/>
          <w:rtl/>
        </w:rPr>
        <w:t xml:space="preserve"> דבר </w:t>
      </w:r>
      <w:r w:rsidR="00F548B6">
        <w:rPr>
          <w:rFonts w:ascii="Fb Fontext" w:hAnsi="Fb Fontext" w:hint="cs"/>
          <w:sz w:val="32"/>
          <w:rtl/>
        </w:rPr>
        <w:t>ה</w:t>
      </w:r>
      <w:r w:rsidRPr="00224C4C">
        <w:rPr>
          <w:rFonts w:ascii="Fb Fontext" w:hAnsi="Fb Fontext"/>
          <w:sz w:val="32"/>
          <w:rtl/>
        </w:rPr>
        <w:t>נוהג באיש ו</w:t>
      </w:r>
      <w:r w:rsidRPr="00224C4C">
        <w:rPr>
          <w:rFonts w:ascii="Fb Fontext" w:hAnsi="Fb Fontext" w:hint="cs"/>
          <w:sz w:val="32"/>
          <w:rtl/>
        </w:rPr>
        <w:t>לא</w:t>
      </w:r>
      <w:r w:rsidRPr="00224C4C">
        <w:rPr>
          <w:rFonts w:ascii="Fb Fontext" w:hAnsi="Fb Fontext"/>
          <w:sz w:val="32"/>
          <w:rtl/>
        </w:rPr>
        <w:t xml:space="preserve"> באשה? הוי אומר: זו רציעה.</w:t>
      </w:r>
    </w:p>
    <w:p w14:paraId="3F05EA59" w14:textId="09EC7D08" w:rsidR="00A85AC8" w:rsidRPr="00E600D8" w:rsidRDefault="006E0774" w:rsidP="001C0416">
      <w:pPr>
        <w:pStyle w:val="38"/>
        <w:framePr w:wrap="notBeside"/>
        <w:rPr>
          <w:rtl/>
        </w:rPr>
      </w:pPr>
      <w:r w:rsidRPr="00E600D8">
        <w:rPr>
          <w:rtl/>
        </w:rPr>
        <w:t>ואיצטריך למיכתב</w:t>
      </w:r>
      <w:r w:rsidR="00A85AC8" w:rsidRPr="00E600D8">
        <w:rPr>
          <w:rFonts w:hint="cs"/>
          <w:rtl/>
        </w:rPr>
        <w:t>:</w:t>
      </w:r>
    </w:p>
    <w:p w14:paraId="381F4F0C" w14:textId="76F8BA09" w:rsidR="006E0774" w:rsidRPr="007B314C" w:rsidRDefault="006E0774" w:rsidP="00DC6687">
      <w:pPr>
        <w:rPr>
          <w:spacing w:val="2"/>
          <w:rtl/>
        </w:rPr>
      </w:pPr>
      <w:r w:rsidRPr="007B314C">
        <w:rPr>
          <w:rStyle w:val="afffa"/>
          <w:rFonts w:ascii="Fb Fontext" w:hAnsi="Fb Fontext" w:cs="BA TM • Vilna Extra-Bold"/>
          <w:bCs w:val="0"/>
          <w:spacing w:val="2"/>
          <w:rtl/>
        </w:rPr>
        <w:t>נרצע</w:t>
      </w:r>
      <w:r w:rsidRPr="007B314C">
        <w:rPr>
          <w:rFonts w:ascii="Fb Fontext" w:hAnsi="Fb Fontext"/>
          <w:spacing w:val="2"/>
          <w:rtl/>
        </w:rPr>
        <w:t xml:space="preserve"> </w:t>
      </w:r>
      <w:r w:rsidRPr="007B314C">
        <w:rPr>
          <w:rFonts w:ascii="Fb Fontext" w:hAnsi="Fb Fontext" w:hint="cs"/>
          <w:spacing w:val="2"/>
          <w:rtl/>
        </w:rPr>
        <w:t>א</w:t>
      </w:r>
      <w:r w:rsidR="001C0416" w:rsidRPr="007B314C">
        <w:rPr>
          <w:rFonts w:ascii="Fb Fontext" w:hAnsi="Fb Fontext" w:hint="cs"/>
          <w:spacing w:val="2"/>
          <w:rtl/>
        </w:rPr>
        <w:t>ף שהגיע זמנו</w:t>
      </w:r>
      <w:r w:rsidRPr="007B314C">
        <w:rPr>
          <w:rFonts w:ascii="Fb Fontext" w:hAnsi="Fb Fontext"/>
          <w:spacing w:val="2"/>
          <w:rtl/>
        </w:rPr>
        <w:t xml:space="preserve"> </w:t>
      </w:r>
      <w:r w:rsidR="009B058C" w:rsidRPr="007B314C">
        <w:rPr>
          <w:rFonts w:ascii="Fb Fontext" w:hAnsi="Fb Fontext" w:hint="cs"/>
          <w:spacing w:val="2"/>
          <w:rtl/>
        </w:rPr>
        <w:t>שלא נקנסו</w:t>
      </w:r>
      <w:r w:rsidR="00DC6687" w:rsidRPr="007B314C">
        <w:rPr>
          <w:rStyle w:val="afffa"/>
          <w:rFonts w:ascii="Fb Fontext" w:hAnsi="Fb Fontext" w:cs="BA TM • Vilna Extra-Bold" w:hint="cs"/>
          <w:bCs w:val="0"/>
          <w:spacing w:val="2"/>
          <w:rtl/>
        </w:rPr>
        <w:t xml:space="preserve"> </w:t>
      </w:r>
      <w:r w:rsidRPr="007B314C">
        <w:rPr>
          <w:rStyle w:val="afffa"/>
          <w:rFonts w:ascii="Fb Fontext" w:hAnsi="Fb Fontext" w:cs="BA TM • Vilna Extra-Bold" w:hint="cs"/>
          <w:bCs w:val="0"/>
          <w:spacing w:val="2"/>
          <w:rtl/>
        </w:rPr>
        <w:t>ו</w:t>
      </w:r>
      <w:r w:rsidRPr="007B314C">
        <w:rPr>
          <w:rStyle w:val="afffa"/>
          <w:rFonts w:ascii="Fb Fontext" w:hAnsi="Fb Fontext" w:cs="BA TM • Vilna Extra-Bold"/>
          <w:bCs w:val="0"/>
          <w:spacing w:val="2"/>
          <w:rtl/>
        </w:rPr>
        <w:t>מכרוהו</w:t>
      </w:r>
      <w:r w:rsidRPr="007B314C">
        <w:rPr>
          <w:rFonts w:ascii="Fb Fontext" w:hAnsi="Fb Fontext"/>
          <w:spacing w:val="2"/>
          <w:sz w:val="32"/>
          <w:rtl/>
        </w:rPr>
        <w:t xml:space="preserve"> </w:t>
      </w:r>
      <w:r w:rsidRPr="007B314C">
        <w:rPr>
          <w:rStyle w:val="afffa"/>
          <w:rFonts w:ascii="Fb Fontext" w:hAnsi="Fb Fontext" w:cs="BA TM • Vilna Extra-Bold"/>
          <w:bCs w:val="0"/>
          <w:spacing w:val="2"/>
          <w:rtl/>
        </w:rPr>
        <w:t>ב"ד</w:t>
      </w:r>
      <w:r w:rsidRPr="007B314C">
        <w:rPr>
          <w:rFonts w:ascii="Fb Fontext" w:hAnsi="Fb Fontext"/>
          <w:spacing w:val="2"/>
          <w:sz w:val="32"/>
          <w:rtl/>
        </w:rPr>
        <w:t xml:space="preserve"> </w:t>
      </w:r>
      <w:r w:rsidRPr="007B314C">
        <w:rPr>
          <w:rFonts w:ascii="Fb Fontext" w:hAnsi="Fb Fontext" w:hint="cs"/>
          <w:spacing w:val="2"/>
          <w:sz w:val="32"/>
          <w:rtl/>
        </w:rPr>
        <w:t>א</w:t>
      </w:r>
      <w:r w:rsidR="0008155E" w:rsidRPr="007B314C">
        <w:rPr>
          <w:rFonts w:ascii="Fb Fontext" w:hAnsi="Fb Fontext" w:hint="cs"/>
          <w:spacing w:val="2"/>
          <w:sz w:val="32"/>
          <w:rtl/>
        </w:rPr>
        <w:t>ף</w:t>
      </w:r>
      <w:r w:rsidRPr="007B314C">
        <w:rPr>
          <w:rFonts w:ascii="Fb Fontext" w:hAnsi="Fb Fontext" w:hint="cs"/>
          <w:spacing w:val="2"/>
          <w:sz w:val="32"/>
          <w:rtl/>
        </w:rPr>
        <w:t xml:space="preserve"> </w:t>
      </w:r>
      <w:r w:rsidRPr="007B314C">
        <w:rPr>
          <w:rFonts w:ascii="Fb Fontext" w:hAnsi="Fb Fontext"/>
          <w:spacing w:val="2"/>
          <w:sz w:val="32"/>
          <w:rtl/>
        </w:rPr>
        <w:t>דלא עבד שש</w:t>
      </w:r>
      <w:r w:rsidR="009B058C" w:rsidRPr="007B314C">
        <w:rPr>
          <w:rFonts w:ascii="Fb Fontext" w:hAnsi="Fb Fontext" w:hint="cs"/>
          <w:spacing w:val="2"/>
          <w:sz w:val="32"/>
          <w:rtl/>
        </w:rPr>
        <w:t>,</w:t>
      </w:r>
    </w:p>
    <w:p w14:paraId="161A9CF3" w14:textId="2382C873" w:rsidR="00A85AC8" w:rsidRPr="00E600D8" w:rsidRDefault="006E0774" w:rsidP="0008155E">
      <w:pPr>
        <w:pStyle w:val="38"/>
        <w:framePr w:wrap="notBeside"/>
        <w:rPr>
          <w:rtl/>
        </w:rPr>
      </w:pPr>
      <w:r w:rsidRPr="00E600D8">
        <w:rPr>
          <w:rtl/>
        </w:rPr>
        <w:t>ואיצטריך למיכתב</w:t>
      </w:r>
      <w:r w:rsidR="00A85AC8" w:rsidRPr="00E600D8">
        <w:rPr>
          <w:rFonts w:hint="cs"/>
          <w:rtl/>
        </w:rPr>
        <w:t>:</w:t>
      </w:r>
    </w:p>
    <w:p w14:paraId="242849C4" w14:textId="4083A9EC" w:rsidR="006E0774" w:rsidRPr="00131640" w:rsidRDefault="006E0774" w:rsidP="006E0774">
      <w:pPr>
        <w:rPr>
          <w:rtl/>
        </w:rPr>
      </w:pPr>
      <w:r w:rsidRPr="00224C4C">
        <w:rPr>
          <w:rStyle w:val="affffa"/>
          <w:rFonts w:hint="cs"/>
          <w:rtl/>
        </w:rPr>
        <w:t>'</w:t>
      </w:r>
      <w:r w:rsidRPr="00224C4C">
        <w:rPr>
          <w:rStyle w:val="affffa"/>
          <w:rtl/>
        </w:rPr>
        <w:t>ושבתם</w:t>
      </w:r>
      <w:r w:rsidRPr="00224C4C">
        <w:rPr>
          <w:rStyle w:val="affffa"/>
          <w:rFonts w:hint="cs"/>
          <w:rtl/>
        </w:rPr>
        <w:t xml:space="preserve">' </w:t>
      </w:r>
      <w:r w:rsidRPr="00224C4C">
        <w:rPr>
          <w:rFonts w:ascii="Fb Fontext" w:hAnsi="Fb Fontext" w:hint="cs"/>
          <w:sz w:val="32"/>
          <w:rtl/>
        </w:rPr>
        <w:t xml:space="preserve">דלא </w:t>
      </w:r>
      <w:r w:rsidR="00DC6687">
        <w:rPr>
          <w:rFonts w:ascii="Fb Fontext" w:hAnsi="Fb Fontext" w:hint="cs"/>
          <w:sz w:val="32"/>
          <w:rtl/>
        </w:rPr>
        <w:t>ל</w:t>
      </w:r>
      <w:r w:rsidRPr="00224C4C">
        <w:rPr>
          <w:rFonts w:ascii="Fb Fontext" w:hAnsi="Fb Fontext" w:hint="cs"/>
          <w:sz w:val="32"/>
          <w:rtl/>
        </w:rPr>
        <w:t>עולם ממש</w:t>
      </w:r>
      <w:r w:rsidR="00DC6687">
        <w:rPr>
          <w:rFonts w:ascii="Fb Fontext" w:hAnsi="Fb Fontext" w:hint="cs"/>
          <w:sz w:val="32"/>
          <w:rtl/>
        </w:rPr>
        <w:t>,</w:t>
      </w:r>
    </w:p>
    <w:p w14:paraId="26117C8E" w14:textId="77777777" w:rsidR="00A85AC8" w:rsidRPr="00E600D8" w:rsidRDefault="006E0774" w:rsidP="0008155E">
      <w:pPr>
        <w:pStyle w:val="38"/>
        <w:framePr w:wrap="notBeside"/>
        <w:rPr>
          <w:rtl/>
        </w:rPr>
      </w:pPr>
      <w:r w:rsidRPr="00E600D8">
        <w:rPr>
          <w:rFonts w:hint="cs"/>
          <w:rtl/>
        </w:rPr>
        <w:t>ואיצטריך למיכתב</w:t>
      </w:r>
      <w:r w:rsidR="00A85AC8" w:rsidRPr="00E600D8">
        <w:rPr>
          <w:rtl/>
        </w:rPr>
        <w:t>:</w:t>
      </w:r>
    </w:p>
    <w:p w14:paraId="38A2A5D7" w14:textId="10ABB37D" w:rsidR="006E0774" w:rsidRPr="00131640" w:rsidRDefault="006E0774" w:rsidP="006E0774">
      <w:pPr>
        <w:rPr>
          <w:rtl/>
        </w:rPr>
      </w:pPr>
      <w:r w:rsidRPr="00224C4C">
        <w:rPr>
          <w:rFonts w:ascii="Fb Fontext" w:hAnsi="Fb Fontext" w:hint="cs"/>
          <w:rtl/>
        </w:rPr>
        <w:t>לעולם דלא לימא בדעבד שש ל</w:t>
      </w:r>
      <w:r w:rsidRPr="00224C4C">
        <w:rPr>
          <w:rFonts w:ascii="Fb Fontext" w:hAnsi="Fb Fontext"/>
          <w:rtl/>
        </w:rPr>
        <w:t>א יהא סופו חמור מתחלתו</w:t>
      </w:r>
      <w:r w:rsidRPr="00224C4C">
        <w:rPr>
          <w:rFonts w:ascii="Fb Fontext" w:hAnsi="Fb Fontext" w:hint="cs"/>
          <w:rtl/>
        </w:rPr>
        <w:t xml:space="preserve"> דשש קמ</w:t>
      </w:r>
      <w:r w:rsidRPr="00224C4C">
        <w:rPr>
          <w:rFonts w:ascii="Fb Fontext" w:hAnsi="Fb Fontext"/>
          <w:rtl/>
        </w:rPr>
        <w:t>"</w:t>
      </w:r>
      <w:r w:rsidRPr="00224C4C">
        <w:rPr>
          <w:rFonts w:ascii="Fb Fontext" w:hAnsi="Fb Fontext" w:hint="cs"/>
          <w:rtl/>
        </w:rPr>
        <w:t>ל לעולמו של יובל</w:t>
      </w:r>
    </w:p>
    <w:p w14:paraId="1B4F0C87" w14:textId="1B577688" w:rsidR="00D653CB" w:rsidRPr="00131640" w:rsidRDefault="007309FA" w:rsidP="007309FA">
      <w:pPr>
        <w:pStyle w:val="affffb"/>
        <w:rPr>
          <w:rtl/>
        </w:rPr>
      </w:pPr>
      <w:r w:rsidRPr="007309FA">
        <w:rPr>
          <w:rFonts w:hint="cs"/>
          <w:rtl/>
        </w:rPr>
        <w:t>***</w:t>
      </w:r>
    </w:p>
    <w:p w14:paraId="524747D3" w14:textId="77777777" w:rsidR="006E0774" w:rsidRPr="00131640" w:rsidRDefault="006E0774" w:rsidP="0010529F">
      <w:pPr>
        <w:pStyle w:val="afff0"/>
        <w:framePr w:wrap="around"/>
        <w:rPr>
          <w:rtl/>
        </w:rPr>
      </w:pPr>
      <w:r w:rsidRPr="00224C4C">
        <w:rPr>
          <w:rFonts w:hint="cs"/>
          <w:rtl/>
        </w:rPr>
        <w:t>טו:</w:t>
      </w:r>
    </w:p>
    <w:p w14:paraId="139B5853" w14:textId="0612D6B4" w:rsidR="006E0774" w:rsidRPr="00131640" w:rsidRDefault="00B671EB" w:rsidP="00F65F8B">
      <w:pPr>
        <w:pStyle w:val="affffb"/>
        <w:rPr>
          <w:rtl/>
        </w:rPr>
      </w:pPr>
      <w:r>
        <w:rPr>
          <w:rFonts w:hint="cs"/>
          <w:rtl/>
        </w:rPr>
        <w:t xml:space="preserve">ג. </w:t>
      </w:r>
      <w:r w:rsidR="006E0774" w:rsidRPr="00224C4C">
        <w:rPr>
          <w:rtl/>
        </w:rPr>
        <w:t>אלא מאן תנא דלא יליף שכיר שכיר? רבי היא.</w:t>
      </w:r>
    </w:p>
    <w:p w14:paraId="7ECEC1DC" w14:textId="121178E3" w:rsidR="00A85AC8" w:rsidRPr="00E600D8" w:rsidRDefault="00613786" w:rsidP="00613786">
      <w:pPr>
        <w:pStyle w:val="38"/>
        <w:framePr w:wrap="notBeside"/>
        <w:rPr>
          <w:rtl/>
        </w:rPr>
      </w:pPr>
      <w:r w:rsidRPr="00E600D8">
        <w:rPr>
          <w:rFonts w:hint="cs"/>
          <w:rtl/>
        </w:rPr>
        <w:t>דרבי</w:t>
      </w:r>
      <w:r w:rsidR="00A85AC8" w:rsidRPr="00E600D8">
        <w:rPr>
          <w:rFonts w:hint="cs"/>
          <w:rtl/>
        </w:rPr>
        <w:t>:</w:t>
      </w:r>
    </w:p>
    <w:p w14:paraId="4998267E" w14:textId="2C3EC315" w:rsidR="006E0774" w:rsidRPr="00131640" w:rsidRDefault="006E0774" w:rsidP="006E0774">
      <w:pPr>
        <w:rPr>
          <w:rtl/>
        </w:rPr>
      </w:pPr>
      <w:r w:rsidRPr="00224C4C">
        <w:rPr>
          <w:rFonts w:ascii="Fb Fontext" w:hAnsi="Fb Fontext" w:hint="cs"/>
          <w:sz w:val="32"/>
          <w:rtl/>
        </w:rPr>
        <w:t>'</w:t>
      </w:r>
      <w:r w:rsidRPr="006E04ED">
        <w:rPr>
          <w:rStyle w:val="affffa"/>
          <w:rtl/>
        </w:rPr>
        <w:t>ואם לא יגאל באלה</w:t>
      </w:r>
      <w:r w:rsidRPr="00224C4C">
        <w:rPr>
          <w:rFonts w:ascii="Fb Fontext" w:hAnsi="Fb Fontext"/>
          <w:sz w:val="32"/>
          <w:rtl/>
        </w:rPr>
        <w:t xml:space="preserve"> </w:t>
      </w:r>
      <w:r w:rsidR="00613786">
        <w:rPr>
          <w:rStyle w:val="afffff3"/>
          <w:rFonts w:hint="cs"/>
          <w:rtl/>
        </w:rPr>
        <w:t xml:space="preserve">- </w:t>
      </w:r>
      <w:r w:rsidR="006E04ED">
        <w:rPr>
          <w:rFonts w:ascii="Fb Fontext" w:hAnsi="Fb Fontext" w:hint="cs"/>
          <w:sz w:val="32"/>
          <w:rtl/>
        </w:rPr>
        <w:t xml:space="preserve">ולא </w:t>
      </w:r>
      <w:r w:rsidRPr="00224C4C">
        <w:rPr>
          <w:rFonts w:ascii="Fb Fontext" w:hAnsi="Fb Fontext"/>
          <w:sz w:val="32"/>
          <w:rtl/>
        </w:rPr>
        <w:t xml:space="preserve"> בשש.</w:t>
      </w:r>
      <w:r w:rsidRPr="00224C4C">
        <w:rPr>
          <w:rFonts w:ascii="Fb Fontext" w:hAnsi="Fb Fontext" w:hint="cs"/>
          <w:sz w:val="32"/>
          <w:rtl/>
        </w:rPr>
        <w:t xml:space="preserve"> דלא לימא ק</w:t>
      </w:r>
      <w:r w:rsidRPr="00224C4C">
        <w:rPr>
          <w:rFonts w:ascii="Fb Fontext" w:hAnsi="Fb Fontext"/>
          <w:sz w:val="32"/>
          <w:rtl/>
        </w:rPr>
        <w:t>"</w:t>
      </w:r>
      <w:r w:rsidRPr="00224C4C">
        <w:rPr>
          <w:rFonts w:ascii="Fb Fontext" w:hAnsi="Fb Fontext" w:hint="cs"/>
          <w:sz w:val="32"/>
          <w:rtl/>
        </w:rPr>
        <w:t>ו שנגאל בשש</w:t>
      </w:r>
    </w:p>
    <w:p w14:paraId="6D098E68" w14:textId="05F60E37" w:rsidR="006E0774" w:rsidRPr="00131640" w:rsidRDefault="006E0774" w:rsidP="006E0774">
      <w:pPr>
        <w:rPr>
          <w:rtl/>
        </w:rPr>
      </w:pPr>
      <w:r w:rsidRPr="00224C4C">
        <w:rPr>
          <w:rFonts w:ascii="Fb Fontext" w:hAnsi="Fb Fontext"/>
          <w:rtl/>
        </w:rPr>
        <w:t>וא</w:t>
      </w:r>
      <w:r w:rsidR="00101C4A">
        <w:rPr>
          <w:rFonts w:ascii="Fb Fontext" w:hAnsi="Fb Fontext" w:hint="cs"/>
          <w:rtl/>
        </w:rPr>
        <w:t>י</w:t>
      </w:r>
      <w:r w:rsidRPr="00224C4C">
        <w:rPr>
          <w:rFonts w:ascii="Fb Fontext" w:hAnsi="Fb Fontext"/>
          <w:rtl/>
        </w:rPr>
        <w:t xml:space="preserve"> יליף </w:t>
      </w:r>
      <w:r w:rsidRPr="00613786">
        <w:rPr>
          <w:rStyle w:val="affffa"/>
          <w:rtl/>
        </w:rPr>
        <w:t>שכיר שכיר,</w:t>
      </w:r>
      <w:r w:rsidRPr="00224C4C">
        <w:rPr>
          <w:rFonts w:ascii="Fb Fontext" w:hAnsi="Fb Fontext"/>
          <w:rtl/>
        </w:rPr>
        <w:t xml:space="preserve"> </w:t>
      </w:r>
      <w:r w:rsidR="00613786">
        <w:rPr>
          <w:rFonts w:ascii="Fb Fontext" w:hAnsi="Fb Fontext" w:hint="cs"/>
          <w:rtl/>
        </w:rPr>
        <w:t>למה</w:t>
      </w:r>
      <w:r w:rsidRPr="00224C4C">
        <w:rPr>
          <w:rFonts w:ascii="Fb Fontext" w:hAnsi="Fb Fontext"/>
          <w:rtl/>
        </w:rPr>
        <w:t xml:space="preserve"> </w:t>
      </w:r>
      <w:r w:rsidRPr="00224C4C">
        <w:rPr>
          <w:rFonts w:ascii="Fb Fontext" w:hAnsi="Fb Fontext" w:hint="cs"/>
          <w:rtl/>
        </w:rPr>
        <w:t>רצה ללמוד מק</w:t>
      </w:r>
      <w:r w:rsidRPr="00224C4C">
        <w:rPr>
          <w:rFonts w:ascii="Fb Fontext" w:hAnsi="Fb Fontext"/>
          <w:rtl/>
        </w:rPr>
        <w:t>"</w:t>
      </w:r>
      <w:r w:rsidRPr="00224C4C">
        <w:rPr>
          <w:rFonts w:ascii="Fb Fontext" w:hAnsi="Fb Fontext" w:hint="cs"/>
          <w:rtl/>
        </w:rPr>
        <w:t>ו '</w:t>
      </w:r>
      <w:r w:rsidRPr="00224C4C">
        <w:rPr>
          <w:rFonts w:ascii="Fb Fontext" w:hAnsi="Fb Fontext"/>
          <w:rtl/>
        </w:rPr>
        <w:t>ומה מי שאינו נגאל באלה? נילף שכיר שכיר!</w:t>
      </w:r>
    </w:p>
    <w:p w14:paraId="79FABE15" w14:textId="075DA555" w:rsidR="00A85AC8" w:rsidRPr="00E600D8" w:rsidRDefault="006E0774" w:rsidP="00613786">
      <w:pPr>
        <w:pStyle w:val="38"/>
        <w:framePr w:wrap="notBeside"/>
        <w:rPr>
          <w:rtl/>
        </w:rPr>
      </w:pPr>
      <w:r w:rsidRPr="00E600D8">
        <w:rPr>
          <w:rFonts w:hint="cs"/>
          <w:rtl/>
        </w:rPr>
        <w:t>רנב</w:t>
      </w:r>
      <w:r w:rsidRPr="00E600D8">
        <w:rPr>
          <w:rtl/>
        </w:rPr>
        <w:t>"</w:t>
      </w:r>
      <w:r w:rsidRPr="00E600D8">
        <w:rPr>
          <w:rFonts w:hint="cs"/>
          <w:rtl/>
        </w:rPr>
        <w:t>י</w:t>
      </w:r>
      <w:r w:rsidR="00A85AC8" w:rsidRPr="00E600D8">
        <w:rPr>
          <w:rtl/>
        </w:rPr>
        <w:t>:</w:t>
      </w:r>
    </w:p>
    <w:p w14:paraId="22A9156F" w14:textId="41B5E40E" w:rsidR="006E0774" w:rsidRPr="00131640" w:rsidRDefault="006E0774" w:rsidP="006E0774">
      <w:pPr>
        <w:rPr>
          <w:rtl/>
        </w:rPr>
      </w:pPr>
      <w:r w:rsidRPr="00224C4C">
        <w:rPr>
          <w:rFonts w:ascii="Fb Fontext" w:hAnsi="Fb Fontext"/>
          <w:rtl/>
        </w:rPr>
        <w:t xml:space="preserve">לעולם יליף שכיר שכיר, ושאני </w:t>
      </w:r>
      <w:r w:rsidR="00B35B36">
        <w:rPr>
          <w:rFonts w:ascii="Fb Fontext" w:hAnsi="Fb Fontext"/>
          <w:rtl/>
        </w:rPr>
        <w:t>כאן</w:t>
      </w:r>
      <w:r w:rsidRPr="00224C4C">
        <w:rPr>
          <w:rFonts w:ascii="Fb Fontext" w:hAnsi="Fb Fontext"/>
          <w:rtl/>
        </w:rPr>
        <w:t xml:space="preserve">, </w:t>
      </w:r>
      <w:r w:rsidRPr="00224C4C">
        <w:rPr>
          <w:rStyle w:val="affffa"/>
          <w:rFonts w:hint="cs"/>
          <w:rtl/>
        </w:rPr>
        <w:t>'</w:t>
      </w:r>
      <w:r w:rsidRPr="00224C4C">
        <w:rPr>
          <w:rStyle w:val="affffa"/>
          <w:rtl/>
        </w:rPr>
        <w:t>יגאלנו</w:t>
      </w:r>
      <w:r w:rsidRPr="00224C4C">
        <w:rPr>
          <w:rStyle w:val="affffa"/>
          <w:rFonts w:hint="cs"/>
          <w:rtl/>
        </w:rPr>
        <w:t>'</w:t>
      </w:r>
      <w:r w:rsidRPr="00224C4C">
        <w:rPr>
          <w:rStyle w:val="affffa"/>
          <w:rtl/>
        </w:rPr>
        <w:t xml:space="preserve"> </w:t>
      </w:r>
      <w:r w:rsidRPr="00224C4C">
        <w:rPr>
          <w:rFonts w:ascii="Fb Fontext" w:hAnsi="Fb Fontext"/>
          <w:rtl/>
        </w:rPr>
        <w:t>לזה - ולא לאחר.</w:t>
      </w:r>
    </w:p>
    <w:p w14:paraId="00F92490" w14:textId="77777777" w:rsidR="00A85AC8" w:rsidRPr="00E600D8" w:rsidRDefault="00613786" w:rsidP="00613786">
      <w:pPr>
        <w:pStyle w:val="38"/>
        <w:framePr w:wrap="notBeside"/>
        <w:rPr>
          <w:rtl/>
        </w:rPr>
      </w:pPr>
      <w:r w:rsidRPr="00E600D8">
        <w:rPr>
          <w:rFonts w:hint="cs"/>
          <w:rtl/>
        </w:rPr>
        <w:t>ו</w:t>
      </w:r>
      <w:r w:rsidR="008F7740" w:rsidRPr="00E600D8">
        <w:rPr>
          <w:rFonts w:hint="cs"/>
          <w:rtl/>
        </w:rPr>
        <w:t>ריה''ג ור''ע</w:t>
      </w:r>
      <w:r w:rsidR="00A85AC8" w:rsidRPr="00E600D8">
        <w:rPr>
          <w:rtl/>
        </w:rPr>
        <w:t>:</w:t>
      </w:r>
    </w:p>
    <w:p w14:paraId="4BA7FB4C" w14:textId="17BE7773" w:rsidR="006E0774" w:rsidRPr="00131640" w:rsidRDefault="00C5196C" w:rsidP="006E0774">
      <w:pPr>
        <w:rPr>
          <w:rtl/>
        </w:rPr>
      </w:pPr>
      <w:r>
        <w:rPr>
          <w:rFonts w:ascii="Fb Fontext" w:hAnsi="Fb Fontext" w:hint="cs"/>
          <w:sz w:val="32"/>
          <w:rtl/>
        </w:rPr>
        <w:t>הם שחלקו על רבי.</w:t>
      </w:r>
    </w:p>
    <w:p w14:paraId="365D90AD" w14:textId="3DD18E71" w:rsidR="00A85AC8" w:rsidRPr="00E600D8" w:rsidRDefault="006E0774" w:rsidP="00613786">
      <w:pPr>
        <w:pStyle w:val="38"/>
        <w:framePr w:wrap="notBeside"/>
        <w:rPr>
          <w:rtl/>
        </w:rPr>
      </w:pPr>
      <w:r w:rsidRPr="00E600D8">
        <w:rPr>
          <w:rtl/>
        </w:rPr>
        <w:t>דתניא</w:t>
      </w:r>
      <w:r w:rsidR="00A85AC8" w:rsidRPr="00E600D8">
        <w:rPr>
          <w:rtl/>
        </w:rPr>
        <w:t>:</w:t>
      </w:r>
    </w:p>
    <w:p w14:paraId="06606064" w14:textId="68F91312" w:rsidR="006E0774" w:rsidRPr="00131640" w:rsidRDefault="006E0774" w:rsidP="006E0774">
      <w:pPr>
        <w:rPr>
          <w:rtl/>
        </w:rPr>
      </w:pPr>
      <w:r w:rsidRPr="00224C4C">
        <w:rPr>
          <w:rStyle w:val="affffa"/>
          <w:rFonts w:hint="cs"/>
          <w:rtl/>
        </w:rPr>
        <w:t>'</w:t>
      </w:r>
      <w:r w:rsidRPr="00224C4C">
        <w:rPr>
          <w:rStyle w:val="affffa"/>
          <w:rtl/>
        </w:rPr>
        <w:t>לא יגאל באלה</w:t>
      </w:r>
      <w:r w:rsidRPr="00224C4C">
        <w:rPr>
          <w:rStyle w:val="affffa"/>
          <w:rFonts w:hint="cs"/>
          <w:rtl/>
        </w:rPr>
        <w:t>'</w:t>
      </w:r>
      <w:r w:rsidRPr="00224C4C">
        <w:rPr>
          <w:rStyle w:val="affffa"/>
          <w:rtl/>
        </w:rPr>
        <w:t xml:space="preserve"> </w:t>
      </w:r>
      <w:r w:rsidRPr="00613786">
        <w:rPr>
          <w:rStyle w:val="afffff3"/>
          <w:rFonts w:hint="cs"/>
          <w:rtl/>
        </w:rPr>
        <w:t>ריה</w:t>
      </w:r>
      <w:r w:rsidRPr="00613786">
        <w:rPr>
          <w:rStyle w:val="afffff3"/>
          <w:rtl/>
        </w:rPr>
        <w:t>"</w:t>
      </w:r>
      <w:r w:rsidRPr="00613786">
        <w:rPr>
          <w:rStyle w:val="afffff3"/>
          <w:rFonts w:hint="cs"/>
          <w:rtl/>
        </w:rPr>
        <w:t>ג</w:t>
      </w:r>
      <w:r w:rsidRPr="00613786">
        <w:rPr>
          <w:rStyle w:val="afffff3"/>
          <w:rtl/>
        </w:rPr>
        <w:t>:</w:t>
      </w:r>
      <w:r w:rsidRPr="00224C4C">
        <w:rPr>
          <w:rFonts w:ascii="Fb Fontext" w:hAnsi="Fb Fontext"/>
          <w:rtl/>
        </w:rPr>
        <w:t xml:space="preserve"> </w:t>
      </w:r>
      <w:r w:rsidRPr="00613786">
        <w:rPr>
          <w:rStyle w:val="affffa"/>
          <w:bCs/>
          <w:rtl/>
        </w:rPr>
        <w:t>באלה</w:t>
      </w:r>
      <w:r w:rsidRPr="00224C4C">
        <w:rPr>
          <w:rFonts w:ascii="Fb Fontext" w:hAnsi="Fb Fontext"/>
          <w:rtl/>
        </w:rPr>
        <w:t xml:space="preserve"> לשחרור, בשאר כל אדם לשעבוד.</w:t>
      </w:r>
    </w:p>
    <w:p w14:paraId="3A5E7E45" w14:textId="31D53142" w:rsidR="006E0774" w:rsidRDefault="006E0774" w:rsidP="00613786">
      <w:pPr>
        <w:ind w:left="904" w:firstLine="113"/>
        <w:rPr>
          <w:rFonts w:ascii="Fb Fontext" w:hAnsi="Fb Fontext"/>
          <w:rtl/>
        </w:rPr>
      </w:pPr>
      <w:r w:rsidRPr="00613786">
        <w:rPr>
          <w:rStyle w:val="afffff3"/>
          <w:rtl/>
        </w:rPr>
        <w:t>ר"ע:</w:t>
      </w:r>
      <w:r w:rsidR="00613786">
        <w:rPr>
          <w:rFonts w:ascii="Fb Fontext" w:hAnsi="Fb Fontext" w:hint="cs"/>
          <w:rtl/>
        </w:rPr>
        <w:t xml:space="preserve"> </w:t>
      </w:r>
      <w:r w:rsidRPr="00613786">
        <w:rPr>
          <w:rStyle w:val="affffa"/>
          <w:rtl/>
        </w:rPr>
        <w:t>באלה</w:t>
      </w:r>
      <w:r w:rsidRPr="00224C4C">
        <w:rPr>
          <w:rFonts w:ascii="Fb Fontext" w:hAnsi="Fb Fontext"/>
          <w:rtl/>
        </w:rPr>
        <w:t xml:space="preserve"> לשעבוד, בשאר כל אדם לשחרור.</w:t>
      </w:r>
    </w:p>
    <w:p w14:paraId="28363652" w14:textId="27BAEBE9" w:rsidR="00D653CB" w:rsidRPr="00131640" w:rsidRDefault="00D653CB" w:rsidP="007309FA">
      <w:pPr>
        <w:pStyle w:val="affffb"/>
        <w:rPr>
          <w:rtl/>
        </w:rPr>
      </w:pPr>
      <w:r w:rsidRPr="007309FA">
        <w:rPr>
          <w:rtl/>
        </w:rPr>
        <w:t>***</w:t>
      </w:r>
    </w:p>
    <w:p w14:paraId="2A2EEF42" w14:textId="77777777" w:rsidR="009469D7" w:rsidRDefault="006E0774" w:rsidP="00F65F8B">
      <w:pPr>
        <w:pStyle w:val="affffb"/>
        <w:rPr>
          <w:rtl/>
        </w:rPr>
      </w:pPr>
      <w:r w:rsidRPr="00224C4C">
        <w:rPr>
          <w:rFonts w:hint="cs"/>
          <w:rtl/>
        </w:rPr>
        <w:t>טע</w:t>
      </w:r>
      <w:r w:rsidR="00613786">
        <w:rPr>
          <w:rFonts w:hint="cs"/>
          <w:rtl/>
        </w:rPr>
        <w:t>ם ריה''ג</w:t>
      </w:r>
      <w:del w:id="9003" w:author="עריכה מהאתר" w:date="2026-10-11T16:34:39Z">
        <w:r>
          <w:rPr>
            <w:rtl/>
          </w:rPr>
          <w:delText xml:space="preserve">?</w:delText>
        </w:r>
      </w:del>
    </w:p>
    <w:p w14:paraId="3622E8AE" w14:textId="77777777" w:rsidR="00A85AC8" w:rsidRPr="00E600D8" w:rsidRDefault="006E0774" w:rsidP="00613786">
      <w:pPr>
        <w:pStyle w:val="38"/>
        <w:framePr w:wrap="notBeside"/>
        <w:rPr>
          <w:rtl/>
        </w:rPr>
      </w:pPr>
      <w:r w:rsidRPr="00E600D8">
        <w:rPr>
          <w:rFonts w:hint="cs"/>
          <w:rtl/>
        </w:rPr>
        <w:t>לא</w:t>
      </w:r>
      <w:r w:rsidR="00613786" w:rsidRPr="00E600D8">
        <w:rPr>
          <w:rFonts w:hint="cs"/>
          <w:rtl/>
        </w:rPr>
        <w:t xml:space="preserve"> שחלקו</w:t>
      </w:r>
      <w:r w:rsidR="00A85AC8" w:rsidRPr="00E600D8">
        <w:rPr>
          <w:rtl/>
        </w:rPr>
        <w:t>:</w:t>
      </w:r>
    </w:p>
    <w:p w14:paraId="561F01C5" w14:textId="462936AA" w:rsidR="006E0774" w:rsidRPr="007B314C" w:rsidRDefault="006E0774" w:rsidP="006E0774">
      <w:pPr>
        <w:rPr>
          <w:spacing w:val="0"/>
          <w:rtl/>
        </w:rPr>
      </w:pPr>
      <w:r w:rsidRPr="007B314C">
        <w:rPr>
          <w:rStyle w:val="affffa"/>
          <w:rFonts w:hint="cs"/>
          <w:spacing w:val="0"/>
          <w:rtl/>
        </w:rPr>
        <w:t xml:space="preserve">'אם לא יגאל </w:t>
      </w:r>
      <w:r w:rsidRPr="007B314C">
        <w:rPr>
          <w:rStyle w:val="afffff3"/>
          <w:rFonts w:hint="cs"/>
          <w:spacing w:val="0"/>
          <w:rtl/>
        </w:rPr>
        <w:t>אלא</w:t>
      </w:r>
      <w:r w:rsidRPr="007B314C">
        <w:rPr>
          <w:rStyle w:val="affffa"/>
          <w:rFonts w:hint="cs"/>
          <w:spacing w:val="0"/>
          <w:rtl/>
        </w:rPr>
        <w:t xml:space="preserve"> באלה ויצא בשנת היובל' </w:t>
      </w:r>
      <w:r w:rsidRPr="007B314C">
        <w:rPr>
          <w:rFonts w:ascii="Fb Fontext" w:hAnsi="Fb Fontext" w:hint="cs"/>
          <w:spacing w:val="0"/>
          <w:sz w:val="32"/>
          <w:rtl/>
        </w:rPr>
        <w:t>דהא לא כתיב</w:t>
      </w:r>
      <w:r w:rsidRPr="007B314C">
        <w:rPr>
          <w:rStyle w:val="affffa"/>
          <w:rFonts w:hint="cs"/>
          <w:spacing w:val="0"/>
          <w:rtl/>
        </w:rPr>
        <w:t xml:space="preserve"> 'אלא',</w:t>
      </w:r>
    </w:p>
    <w:p w14:paraId="24F1BE71" w14:textId="77777777" w:rsidR="00A85AC8" w:rsidRPr="00E600D8" w:rsidRDefault="00613786" w:rsidP="00613786">
      <w:pPr>
        <w:pStyle w:val="38"/>
        <w:framePr w:wrap="notBeside"/>
        <w:rPr>
          <w:rtl/>
        </w:rPr>
      </w:pPr>
      <w:r w:rsidRPr="00E600D8">
        <w:rPr>
          <w:rFonts w:hint="cs"/>
          <w:rtl/>
        </w:rPr>
        <w:t>ולא שחלקו</w:t>
      </w:r>
      <w:r w:rsidR="00A85AC8" w:rsidRPr="00E600D8">
        <w:rPr>
          <w:rtl/>
        </w:rPr>
        <w:t>:</w:t>
      </w:r>
    </w:p>
    <w:p w14:paraId="7E93C133" w14:textId="763D339B" w:rsidR="006E0774" w:rsidRPr="00131640" w:rsidRDefault="006E0774" w:rsidP="00613786">
      <w:pPr>
        <w:rPr>
          <w:rtl/>
        </w:rPr>
      </w:pPr>
      <w:r w:rsidRPr="00224C4C">
        <w:rPr>
          <w:rFonts w:ascii="Fb Fontext" w:hAnsi="Fb Fontext" w:hint="cs"/>
          <w:sz w:val="32"/>
          <w:rtl/>
        </w:rPr>
        <w:t>בהך קרא אי נדרש לפניו או לאחריו</w:t>
      </w:r>
    </w:p>
    <w:p w14:paraId="7EDAF202" w14:textId="77777777" w:rsidR="009469D7" w:rsidRDefault="006E0774" w:rsidP="00613786">
      <w:pPr>
        <w:rPr>
          <w:rStyle w:val="affffa"/>
          <w:rtl/>
        </w:rPr>
      </w:pPr>
      <w:r w:rsidRPr="00224C4C">
        <w:rPr>
          <w:rStyle w:val="affffa"/>
          <w:rFonts w:hint="cs"/>
          <w:rtl/>
        </w:rPr>
        <w:t>'</w:t>
      </w:r>
      <w:r w:rsidRPr="00224C4C">
        <w:rPr>
          <w:rStyle w:val="affffa"/>
          <w:rtl/>
        </w:rPr>
        <w:t>או דודו או בן דודו יגאלנו</w:t>
      </w:r>
      <w:r w:rsidRPr="00224C4C">
        <w:rPr>
          <w:rStyle w:val="affffa"/>
          <w:rFonts w:hint="cs"/>
          <w:rtl/>
        </w:rPr>
        <w:t>'</w:t>
      </w:r>
      <w:r w:rsidRPr="00224C4C">
        <w:rPr>
          <w:rStyle w:val="affffa"/>
          <w:rtl/>
        </w:rPr>
        <w:t xml:space="preserve"> </w:t>
      </w:r>
      <w:r w:rsidRPr="00224C4C">
        <w:rPr>
          <w:rFonts w:ascii="Fb Fontext" w:hAnsi="Fb Fontext"/>
          <w:sz w:val="32"/>
          <w:rtl/>
        </w:rPr>
        <w:t>זה גאולת קרובים,</w:t>
      </w:r>
    </w:p>
    <w:p w14:paraId="0567AB2E" w14:textId="27338751" w:rsidR="006E0774" w:rsidRPr="00131640" w:rsidRDefault="006E0774" w:rsidP="00613786">
      <w:pPr>
        <w:rPr>
          <w:rtl/>
        </w:rPr>
      </w:pPr>
      <w:r w:rsidRPr="00224C4C">
        <w:rPr>
          <w:rStyle w:val="affffa"/>
          <w:rFonts w:hint="cs"/>
          <w:rtl/>
        </w:rPr>
        <w:t>'</w:t>
      </w:r>
      <w:r w:rsidRPr="00224C4C">
        <w:rPr>
          <w:rStyle w:val="affffa"/>
          <w:rtl/>
        </w:rPr>
        <w:t>או השיגה ידו</w:t>
      </w:r>
      <w:r w:rsidRPr="00224C4C">
        <w:rPr>
          <w:rStyle w:val="affffa"/>
          <w:rFonts w:hint="cs"/>
          <w:rtl/>
        </w:rPr>
        <w:t>'</w:t>
      </w:r>
      <w:r w:rsidRPr="00224C4C">
        <w:rPr>
          <w:rStyle w:val="affffa"/>
          <w:rtl/>
        </w:rPr>
        <w:t xml:space="preserve"> </w:t>
      </w:r>
      <w:r w:rsidRPr="00224C4C">
        <w:rPr>
          <w:rFonts w:ascii="Fb Fontext" w:hAnsi="Fb Fontext"/>
          <w:sz w:val="32"/>
          <w:rtl/>
        </w:rPr>
        <w:t>- זה גאולת עצמו,</w:t>
      </w:r>
    </w:p>
    <w:p w14:paraId="751EBBAE" w14:textId="77777777" w:rsidR="006E0774" w:rsidRPr="00131640" w:rsidRDefault="006E0774" w:rsidP="00613786">
      <w:pPr>
        <w:rPr>
          <w:rtl/>
        </w:rPr>
      </w:pPr>
      <w:r w:rsidRPr="00224C4C">
        <w:rPr>
          <w:rStyle w:val="affffa"/>
          <w:rFonts w:hint="cs"/>
          <w:rtl/>
        </w:rPr>
        <w:t>'</w:t>
      </w:r>
      <w:r w:rsidRPr="00224C4C">
        <w:rPr>
          <w:rStyle w:val="affffa"/>
          <w:rtl/>
        </w:rPr>
        <w:t>ונגאל</w:t>
      </w:r>
      <w:r w:rsidRPr="00224C4C">
        <w:rPr>
          <w:rStyle w:val="affffa"/>
          <w:rFonts w:hint="cs"/>
          <w:rtl/>
        </w:rPr>
        <w:t>'</w:t>
      </w:r>
      <w:r w:rsidRPr="00224C4C">
        <w:rPr>
          <w:rStyle w:val="affffa"/>
          <w:rtl/>
        </w:rPr>
        <w:t xml:space="preserve"> </w:t>
      </w:r>
      <w:r w:rsidRPr="00224C4C">
        <w:rPr>
          <w:rFonts w:ascii="Fb Fontext" w:hAnsi="Fb Fontext"/>
          <w:sz w:val="32"/>
          <w:rtl/>
        </w:rPr>
        <w:t>- זו גאולת אחרים,</w:t>
      </w:r>
    </w:p>
    <w:p w14:paraId="3F4521ED" w14:textId="111DAD5E" w:rsidR="00A85AC8" w:rsidRPr="00E600D8" w:rsidRDefault="006E0774" w:rsidP="00613786">
      <w:pPr>
        <w:pStyle w:val="38"/>
        <w:framePr w:wrap="notBeside"/>
        <w:rPr>
          <w:rtl/>
        </w:rPr>
      </w:pPr>
      <w:r w:rsidRPr="00E600D8">
        <w:rPr>
          <w:rFonts w:hint="cs"/>
          <w:rtl/>
        </w:rPr>
        <w:t>לריה</w:t>
      </w:r>
      <w:r w:rsidRPr="00E600D8">
        <w:rPr>
          <w:rtl/>
        </w:rPr>
        <w:t>"</w:t>
      </w:r>
      <w:r w:rsidRPr="00E600D8">
        <w:rPr>
          <w:rFonts w:hint="cs"/>
          <w:rtl/>
        </w:rPr>
        <w:t>ג</w:t>
      </w:r>
      <w:r w:rsidR="00A85AC8" w:rsidRPr="00E600D8">
        <w:rPr>
          <w:rtl/>
        </w:rPr>
        <w:t>:</w:t>
      </w:r>
    </w:p>
    <w:p w14:paraId="3712F65A" w14:textId="666156A0" w:rsidR="006E0774" w:rsidRPr="00131640" w:rsidRDefault="006E0774" w:rsidP="00613786">
      <w:pPr>
        <w:rPr>
          <w:rtl/>
        </w:rPr>
      </w:pPr>
      <w:r w:rsidRPr="00D352A9">
        <w:rPr>
          <w:rFonts w:ascii="Fb Fontext" w:hAnsi="Fb Fontext"/>
          <w:spacing w:val="2"/>
          <w:sz w:val="32"/>
          <w:rtl/>
        </w:rPr>
        <w:t xml:space="preserve">מקרא נדרש </w:t>
      </w:r>
      <w:r w:rsidRPr="00210DF6">
        <w:rPr>
          <w:rFonts w:ascii="Fb Fontext" w:hAnsi="Fb Fontext" w:cs="BA TM • Vilna Extra-Bold"/>
          <w:spacing w:val="2"/>
          <w:sz w:val="32"/>
          <w:rtl/>
        </w:rPr>
        <w:t>לפניו</w:t>
      </w:r>
      <w:r w:rsidRPr="00D352A9">
        <w:rPr>
          <w:rFonts w:ascii="Fb Fontext" w:hAnsi="Fb Fontext"/>
          <w:spacing w:val="2"/>
          <w:sz w:val="32"/>
          <w:rtl/>
        </w:rPr>
        <w:t xml:space="preserve">, שדי גאולת קרובים אגאולת עצמו, </w:t>
      </w:r>
      <w:r w:rsidRPr="00D352A9">
        <w:rPr>
          <w:rFonts w:ascii="Fb Fontext" w:hAnsi="Fb Fontext" w:hint="cs"/>
          <w:spacing w:val="2"/>
          <w:sz w:val="32"/>
          <w:rtl/>
        </w:rPr>
        <w:t>ד</w:t>
      </w:r>
      <w:r w:rsidRPr="00D352A9">
        <w:rPr>
          <w:rFonts w:ascii="Fb Fontext" w:hAnsi="Fb Fontext"/>
          <w:spacing w:val="2"/>
          <w:sz w:val="32"/>
          <w:rtl/>
        </w:rPr>
        <w:t>לשחרור.</w:t>
      </w:r>
    </w:p>
    <w:p w14:paraId="78258C05" w14:textId="59CCE505" w:rsidR="00A85AC8" w:rsidRPr="00E600D8" w:rsidRDefault="006E0774" w:rsidP="00613786">
      <w:pPr>
        <w:pStyle w:val="38"/>
        <w:framePr w:wrap="notBeside"/>
        <w:rPr>
          <w:rtl/>
        </w:rPr>
      </w:pPr>
      <w:r w:rsidRPr="00E600D8">
        <w:rPr>
          <w:rtl/>
        </w:rPr>
        <w:t>ו</w:t>
      </w:r>
      <w:r w:rsidRPr="00E600D8">
        <w:rPr>
          <w:rFonts w:hint="cs"/>
          <w:rtl/>
        </w:rPr>
        <w:t>ל</w:t>
      </w:r>
      <w:r w:rsidRPr="00E600D8">
        <w:rPr>
          <w:rtl/>
        </w:rPr>
        <w:t>ר"ע</w:t>
      </w:r>
      <w:r w:rsidR="00A85AC8" w:rsidRPr="00E600D8">
        <w:rPr>
          <w:rtl/>
        </w:rPr>
        <w:t>:</w:t>
      </w:r>
    </w:p>
    <w:p w14:paraId="6D81A326" w14:textId="29A3489E" w:rsidR="006E0774" w:rsidRPr="00131640" w:rsidRDefault="006E0774" w:rsidP="00613786">
      <w:pPr>
        <w:rPr>
          <w:rtl/>
        </w:rPr>
      </w:pPr>
      <w:r w:rsidRPr="00D352A9">
        <w:rPr>
          <w:rFonts w:ascii="Fb Fontext" w:hAnsi="Fb Fontext"/>
          <w:spacing w:val="0"/>
          <w:sz w:val="32"/>
          <w:rtl/>
        </w:rPr>
        <w:t xml:space="preserve">מקרא נדרש </w:t>
      </w:r>
      <w:r w:rsidRPr="00210DF6">
        <w:rPr>
          <w:rFonts w:ascii="Fb Fontext" w:hAnsi="Fb Fontext" w:cs="BA TM • Vilna Extra-Bold"/>
          <w:spacing w:val="0"/>
          <w:sz w:val="32"/>
          <w:rtl/>
        </w:rPr>
        <w:t>לאחריו</w:t>
      </w:r>
      <w:r w:rsidRPr="00D352A9">
        <w:rPr>
          <w:rFonts w:ascii="Fb Fontext" w:hAnsi="Fb Fontext"/>
          <w:spacing w:val="0"/>
          <w:sz w:val="32"/>
          <w:rtl/>
        </w:rPr>
        <w:t>, שדי גאולת אחרים אגאולת עצמו,</w:t>
      </w:r>
      <w:r w:rsidR="007676DB" w:rsidRPr="00D352A9">
        <w:rPr>
          <w:rFonts w:ascii="Fb Fontext" w:hAnsi="Fb Fontext" w:hint="cs"/>
          <w:spacing w:val="0"/>
          <w:sz w:val="32"/>
          <w:rtl/>
        </w:rPr>
        <w:t xml:space="preserve"> </w:t>
      </w:r>
      <w:r w:rsidRPr="00D352A9">
        <w:rPr>
          <w:rFonts w:ascii="Fb Fontext" w:hAnsi="Fb Fontext" w:hint="cs"/>
          <w:spacing w:val="0"/>
          <w:sz w:val="32"/>
          <w:rtl/>
        </w:rPr>
        <w:t>ד</w:t>
      </w:r>
      <w:r w:rsidRPr="00D352A9">
        <w:rPr>
          <w:rFonts w:ascii="Fb Fontext" w:hAnsi="Fb Fontext"/>
          <w:spacing w:val="0"/>
          <w:sz w:val="32"/>
          <w:rtl/>
        </w:rPr>
        <w:t>לשחרור.</w:t>
      </w:r>
    </w:p>
    <w:p w14:paraId="79CD5ABC" w14:textId="77777777" w:rsidR="009469D7" w:rsidRDefault="006E0774" w:rsidP="007676DB">
      <w:pPr>
        <w:rPr>
          <w:rFonts w:ascii="Fb Fontext" w:hAnsi="Fb Fontext"/>
          <w:rtl/>
        </w:rPr>
      </w:pPr>
      <w:r w:rsidRPr="00224C4C">
        <w:rPr>
          <w:rFonts w:ascii="Fb Fontext" w:hAnsi="Fb Fontext" w:hint="cs"/>
          <w:rtl/>
        </w:rPr>
        <w:t>ו</w:t>
      </w:r>
      <w:r w:rsidRPr="007676DB">
        <w:rPr>
          <w:rStyle w:val="affffa"/>
          <w:rFonts w:hint="cs"/>
          <w:rtl/>
        </w:rPr>
        <w:t>'באלה'</w:t>
      </w:r>
      <w:r w:rsidRPr="00224C4C">
        <w:rPr>
          <w:rFonts w:ascii="Fb Fontext" w:hAnsi="Fb Fontext" w:hint="cs"/>
          <w:rtl/>
        </w:rPr>
        <w:t xml:space="preserve"> דלא לימא דנדרש לפניו ולאחריו והכל לשחרור</w:t>
      </w:r>
      <w:r w:rsidR="007676DB">
        <w:rPr>
          <w:rFonts w:ascii="Fb Fontext" w:hAnsi="Fb Fontext" w:hint="cs"/>
          <w:rtl/>
        </w:rPr>
        <w:t>,</w:t>
      </w:r>
    </w:p>
    <w:p w14:paraId="736E8338" w14:textId="77777777" w:rsidR="00A85AC8" w:rsidRPr="00E600D8" w:rsidRDefault="006E0774" w:rsidP="00D352A9">
      <w:pPr>
        <w:pStyle w:val="38"/>
        <w:framePr w:wrap="notBeside"/>
        <w:rPr>
          <w:rtl/>
        </w:rPr>
      </w:pPr>
      <w:r w:rsidRPr="00E600D8">
        <w:rPr>
          <w:rFonts w:hint="cs"/>
          <w:rtl/>
        </w:rPr>
        <w:t>דא</w:t>
      </w:r>
      <w:r w:rsidR="000C3F6B" w:rsidRPr="00E600D8">
        <w:rPr>
          <w:rFonts w:hint="cs"/>
          <w:rtl/>
        </w:rPr>
        <w:t>"כ</w:t>
      </w:r>
      <w:r w:rsidR="00A85AC8" w:rsidRPr="00E600D8">
        <w:rPr>
          <w:rtl/>
        </w:rPr>
        <w:t>:</w:t>
      </w:r>
    </w:p>
    <w:p w14:paraId="215CDB72" w14:textId="5CFD107D" w:rsidR="006E0774" w:rsidRPr="00131640" w:rsidRDefault="006E0774" w:rsidP="007676DB">
      <w:pPr>
        <w:rPr>
          <w:rtl/>
        </w:rPr>
      </w:pPr>
      <w:r w:rsidRPr="00224C4C">
        <w:rPr>
          <w:rFonts w:ascii="Fb Fontext" w:hAnsi="Fb Fontext" w:hint="cs"/>
          <w:rtl/>
        </w:rPr>
        <w:t>הדרא קושיא לדוכתא</w:t>
      </w:r>
    </w:p>
    <w:p w14:paraId="4811EF33" w14:textId="77777777" w:rsidR="00A85AC8" w:rsidRPr="00E600D8" w:rsidRDefault="006E0774" w:rsidP="001D7970">
      <w:pPr>
        <w:pStyle w:val="38"/>
        <w:framePr w:wrap="notBeside"/>
        <w:rPr>
          <w:rtl/>
        </w:rPr>
      </w:pPr>
      <w:r w:rsidRPr="00E600D8">
        <w:rPr>
          <w:rtl/>
        </w:rPr>
        <w:t xml:space="preserve">אלא </w:t>
      </w:r>
      <w:r w:rsidR="001D7970" w:rsidRPr="00E600D8">
        <w:rPr>
          <w:rFonts w:hint="cs"/>
          <w:rtl/>
        </w:rPr>
        <w:t xml:space="preserve">חלקו </w:t>
      </w:r>
      <w:r w:rsidRPr="00E600D8">
        <w:rPr>
          <w:rtl/>
        </w:rPr>
        <w:t>בסברא</w:t>
      </w:r>
      <w:r w:rsidR="00A85AC8" w:rsidRPr="00E600D8">
        <w:rPr>
          <w:rtl/>
        </w:rPr>
        <w:t>:</w:t>
      </w:r>
    </w:p>
    <w:p w14:paraId="025B7AF6" w14:textId="717246C5" w:rsidR="006E0774" w:rsidRPr="00131640" w:rsidRDefault="006E0774" w:rsidP="006E0774">
      <w:pPr>
        <w:rPr>
          <w:rtl/>
        </w:rPr>
      </w:pPr>
      <w:r w:rsidRPr="001D7970">
        <w:rPr>
          <w:rStyle w:val="afffff3"/>
          <w:rFonts w:hint="cs"/>
          <w:rtl/>
        </w:rPr>
        <w:t>לריה</w:t>
      </w:r>
      <w:r w:rsidRPr="001D7970">
        <w:rPr>
          <w:rStyle w:val="afffff3"/>
          <w:rtl/>
        </w:rPr>
        <w:t>"</w:t>
      </w:r>
      <w:r w:rsidRPr="001D7970">
        <w:rPr>
          <w:rStyle w:val="afffff3"/>
          <w:rFonts w:hint="cs"/>
          <w:rtl/>
        </w:rPr>
        <w:t>ג</w:t>
      </w:r>
      <w:r w:rsidRPr="001D7970">
        <w:rPr>
          <w:rStyle w:val="afffff3"/>
          <w:rtl/>
        </w:rPr>
        <w:t>:</w:t>
      </w:r>
      <w:r w:rsidR="00D352A9">
        <w:rPr>
          <w:rFonts w:ascii="Fb Fontext" w:hAnsi="Fb Fontext" w:hint="cs"/>
          <w:sz w:val="32"/>
          <w:rtl/>
        </w:rPr>
        <w:t xml:space="preserve"> </w:t>
      </w:r>
      <w:r w:rsidRPr="00224C4C">
        <w:rPr>
          <w:rFonts w:ascii="Fb Fontext" w:hAnsi="Fb Fontext"/>
          <w:sz w:val="32"/>
          <w:rtl/>
        </w:rPr>
        <w:t>גאולת אחרים לשיעבוד, דאי לשחרור, מימנעי ולא פרקי</w:t>
      </w:r>
    </w:p>
    <w:p w14:paraId="0A88DAFB" w14:textId="6FBB0524" w:rsidR="006E0774" w:rsidRPr="00131640" w:rsidRDefault="006E0774" w:rsidP="006E0774">
      <w:pPr>
        <w:rPr>
          <w:rtl/>
        </w:rPr>
      </w:pPr>
      <w:r w:rsidRPr="00D352A9">
        <w:rPr>
          <w:rStyle w:val="afffff3"/>
          <w:spacing w:val="2"/>
          <w:rtl/>
        </w:rPr>
        <w:t>ו</w:t>
      </w:r>
      <w:r w:rsidRPr="00D352A9">
        <w:rPr>
          <w:rStyle w:val="afffff3"/>
          <w:rFonts w:hint="cs"/>
          <w:spacing w:val="2"/>
          <w:rtl/>
        </w:rPr>
        <w:t>ל</w:t>
      </w:r>
      <w:r w:rsidRPr="00D352A9">
        <w:rPr>
          <w:rStyle w:val="afffff3"/>
          <w:spacing w:val="2"/>
          <w:rtl/>
        </w:rPr>
        <w:t>ר"ע:</w:t>
      </w:r>
      <w:r w:rsidRPr="00D352A9">
        <w:rPr>
          <w:rFonts w:ascii="Fb Fontext" w:hAnsi="Fb Fontext"/>
          <w:spacing w:val="2"/>
          <w:rtl/>
        </w:rPr>
        <w:t xml:space="preserve"> גאולת קרובים לשיעבוד, דאי לשחרור, </w:t>
      </w:r>
      <w:r w:rsidR="00D352A9" w:rsidRPr="00D352A9">
        <w:rPr>
          <w:rFonts w:ascii="Fb Fontext" w:hAnsi="Fb Fontext" w:hint="cs"/>
          <w:spacing w:val="2"/>
          <w:rtl/>
        </w:rPr>
        <w:t>ימכור עצמו כל יום</w:t>
      </w:r>
    </w:p>
    <w:p w14:paraId="4532229D" w14:textId="35D64FD7" w:rsidR="00D653CB" w:rsidRPr="00131640" w:rsidRDefault="007309FA" w:rsidP="007309FA">
      <w:pPr>
        <w:pStyle w:val="affffb"/>
        <w:rPr>
          <w:rtl/>
        </w:rPr>
      </w:pPr>
      <w:r w:rsidRPr="007309FA">
        <w:rPr>
          <w:rFonts w:hint="cs"/>
          <w:rtl/>
        </w:rPr>
        <w:t>***</w:t>
      </w:r>
    </w:p>
    <w:p w14:paraId="757BA42A" w14:textId="17B749F2" w:rsidR="00A85AC8" w:rsidRPr="00E600D8" w:rsidRDefault="006E0774" w:rsidP="00013E45">
      <w:pPr>
        <w:pStyle w:val="38"/>
        <w:framePr w:wrap="notBeside"/>
        <w:rPr>
          <w:rtl/>
        </w:rPr>
      </w:pPr>
      <w:r w:rsidRPr="00E600D8">
        <w:rPr>
          <w:rtl/>
        </w:rPr>
        <w:t>ר</w:t>
      </w:r>
      <w:r w:rsidRPr="00E600D8">
        <w:rPr>
          <w:rFonts w:hint="cs"/>
          <w:rtl/>
        </w:rPr>
        <w:t>חב</w:t>
      </w:r>
      <w:r w:rsidRPr="00E600D8">
        <w:rPr>
          <w:rtl/>
        </w:rPr>
        <w:t>"</w:t>
      </w:r>
      <w:r w:rsidRPr="00E600D8">
        <w:rPr>
          <w:rFonts w:hint="cs"/>
          <w:rtl/>
        </w:rPr>
        <w:t>א מרי</w:t>
      </w:r>
      <w:r w:rsidRPr="00E600D8">
        <w:rPr>
          <w:rtl/>
        </w:rPr>
        <w:t>"</w:t>
      </w:r>
      <w:r w:rsidRPr="00E600D8">
        <w:rPr>
          <w:rFonts w:hint="cs"/>
          <w:rtl/>
        </w:rPr>
        <w:t>ו</w:t>
      </w:r>
      <w:r w:rsidR="00A85AC8" w:rsidRPr="00E600D8">
        <w:rPr>
          <w:rtl/>
        </w:rPr>
        <w:t>:</w:t>
      </w:r>
    </w:p>
    <w:p w14:paraId="670EC8F1" w14:textId="7FB59E02" w:rsidR="006E0774" w:rsidRPr="00131640" w:rsidRDefault="006E0774" w:rsidP="00F65F8B">
      <w:pPr>
        <w:pStyle w:val="affffb"/>
        <w:rPr>
          <w:rtl/>
        </w:rPr>
      </w:pPr>
      <w:r w:rsidRPr="00224C4C">
        <w:rPr>
          <w:rtl/>
        </w:rPr>
        <w:t>זו דברי ר</w:t>
      </w:r>
      <w:r w:rsidRPr="00224C4C">
        <w:rPr>
          <w:rFonts w:hint="cs"/>
          <w:rtl/>
        </w:rPr>
        <w:t>יה</w:t>
      </w:r>
      <w:r w:rsidRPr="00224C4C">
        <w:rPr>
          <w:rtl/>
        </w:rPr>
        <w:t>"</w:t>
      </w:r>
      <w:r w:rsidRPr="00224C4C">
        <w:rPr>
          <w:rFonts w:hint="cs"/>
          <w:rtl/>
        </w:rPr>
        <w:t xml:space="preserve">ג </w:t>
      </w:r>
      <w:r w:rsidRPr="00224C4C">
        <w:rPr>
          <w:rtl/>
        </w:rPr>
        <w:t xml:space="preserve">ור"ע, </w:t>
      </w:r>
      <w:r w:rsidRPr="00210DF6">
        <w:rPr>
          <w:rStyle w:val="afffff3"/>
          <w:rFonts w:cs="BA TM • Vilna Extra-Bold"/>
          <w:b w:val="0"/>
          <w:bCs w:val="0"/>
          <w:rtl/>
        </w:rPr>
        <w:t xml:space="preserve">אבל </w:t>
      </w:r>
      <w:r w:rsidRPr="00210DF6">
        <w:rPr>
          <w:rStyle w:val="afffff3"/>
          <w:rFonts w:cs="BA TM • Vilna Extra-Bold" w:hint="cs"/>
          <w:b w:val="0"/>
          <w:bCs w:val="0"/>
          <w:rtl/>
        </w:rPr>
        <w:t>[</w:t>
      </w:r>
      <w:r w:rsidRPr="00210DF6">
        <w:rPr>
          <w:rStyle w:val="afffff3"/>
          <w:rFonts w:cs="BA TM • Vilna Extra-Bold"/>
          <w:b w:val="0"/>
          <w:bCs w:val="0"/>
          <w:rtl/>
        </w:rPr>
        <w:t>חכ"א</w:t>
      </w:r>
      <w:r w:rsidRPr="00210DF6">
        <w:rPr>
          <w:rStyle w:val="afffff3"/>
          <w:rFonts w:cs="BA TM • Vilna Extra-Bold" w:hint="cs"/>
          <w:b w:val="0"/>
          <w:bCs w:val="0"/>
          <w:rtl/>
        </w:rPr>
        <w:t>]</w:t>
      </w:r>
      <w:r w:rsidRPr="00210DF6">
        <w:rPr>
          <w:rStyle w:val="afffff3"/>
          <w:rFonts w:cs="BA TM • Vilna Extra-Bold"/>
          <w:b w:val="0"/>
          <w:bCs w:val="0"/>
          <w:rtl/>
        </w:rPr>
        <w:t>:</w:t>
      </w:r>
      <w:r w:rsidRPr="00224C4C">
        <w:rPr>
          <w:rtl/>
        </w:rPr>
        <w:t xml:space="preserve"> הכל לשחרור.</w:t>
      </w:r>
    </w:p>
    <w:p w14:paraId="4F28739B" w14:textId="77777777" w:rsidR="00A85AC8" w:rsidRPr="00E600D8" w:rsidRDefault="006E0774" w:rsidP="00B44917">
      <w:pPr>
        <w:pStyle w:val="38"/>
        <w:framePr w:wrap="notBeside"/>
        <w:rPr>
          <w:rtl/>
        </w:rPr>
      </w:pPr>
      <w:r w:rsidRPr="00E600D8">
        <w:rPr>
          <w:rFonts w:hint="cs"/>
          <w:rtl/>
        </w:rPr>
        <w:t>לאו חכמים הוא</w:t>
      </w:r>
      <w:r w:rsidR="00A85AC8" w:rsidRPr="00E600D8">
        <w:rPr>
          <w:rtl/>
        </w:rPr>
        <w:t>:</w:t>
      </w:r>
    </w:p>
    <w:p w14:paraId="3D3FA0D0" w14:textId="3A61A5F5" w:rsidR="006E0774" w:rsidRPr="007B314C" w:rsidRDefault="006E0774" w:rsidP="006E0774">
      <w:pPr>
        <w:rPr>
          <w:spacing w:val="-4"/>
          <w:rtl/>
        </w:rPr>
      </w:pPr>
      <w:r w:rsidRPr="007B314C">
        <w:rPr>
          <w:rFonts w:ascii="Fb Fontext" w:hAnsi="Fb Fontext" w:hint="cs"/>
          <w:spacing w:val="-4"/>
          <w:rtl/>
        </w:rPr>
        <w:t xml:space="preserve">אלא רבי </w:t>
      </w:r>
      <w:r w:rsidRPr="007B314C">
        <w:rPr>
          <w:rFonts w:ascii="Fb Fontext" w:hAnsi="Fb Fontext"/>
          <w:spacing w:val="-4"/>
          <w:rtl/>
        </w:rPr>
        <w:t>ד</w:t>
      </w:r>
      <w:r w:rsidRPr="007B314C">
        <w:rPr>
          <w:rStyle w:val="affffa"/>
          <w:rFonts w:hint="cs"/>
          <w:spacing w:val="-4"/>
          <w:rtl/>
        </w:rPr>
        <w:t>'</w:t>
      </w:r>
      <w:r w:rsidRPr="007B314C">
        <w:rPr>
          <w:rStyle w:val="affffa"/>
          <w:spacing w:val="-4"/>
          <w:rtl/>
        </w:rPr>
        <w:t>באלה</w:t>
      </w:r>
      <w:r w:rsidRPr="007B314C">
        <w:rPr>
          <w:rStyle w:val="affffa"/>
          <w:rFonts w:hint="cs"/>
          <w:spacing w:val="-4"/>
          <w:rtl/>
        </w:rPr>
        <w:t>'</w:t>
      </w:r>
      <w:r w:rsidRPr="007B314C">
        <w:rPr>
          <w:rStyle w:val="affffa"/>
          <w:spacing w:val="-4"/>
          <w:rtl/>
        </w:rPr>
        <w:t xml:space="preserve"> </w:t>
      </w:r>
      <w:r w:rsidRPr="007B314C">
        <w:rPr>
          <w:rFonts w:ascii="Fb Fontext" w:hAnsi="Fb Fontext"/>
          <w:spacing w:val="-4"/>
          <w:rtl/>
        </w:rPr>
        <w:t>לדרשה אחר</w:t>
      </w:r>
      <w:r w:rsidR="003E2A92" w:rsidRPr="007B314C">
        <w:rPr>
          <w:rFonts w:ascii="Fb Fontext" w:hAnsi="Fb Fontext" w:hint="cs"/>
          <w:spacing w:val="-4"/>
          <w:rtl/>
        </w:rPr>
        <w:t>ת</w:t>
      </w:r>
      <w:r w:rsidRPr="007B314C">
        <w:rPr>
          <w:rFonts w:ascii="Fb Fontext" w:hAnsi="Fb Fontext"/>
          <w:spacing w:val="-4"/>
          <w:rtl/>
        </w:rPr>
        <w:t>, ומקרא נדרש בין לפניו ובין לאחריו</w:t>
      </w:r>
    </w:p>
    <w:p w14:paraId="08445FF0" w14:textId="27D59492" w:rsidR="00A85AC8" w:rsidRPr="00E600D8" w:rsidRDefault="006E0774" w:rsidP="00013E45">
      <w:pPr>
        <w:pStyle w:val="38"/>
        <w:framePr w:wrap="notBeside"/>
        <w:rPr>
          <w:rtl/>
        </w:rPr>
      </w:pPr>
      <w:r w:rsidRPr="00E600D8">
        <w:rPr>
          <w:rtl/>
        </w:rPr>
        <w:t>ורבי</w:t>
      </w:r>
      <w:r w:rsidR="00A85AC8" w:rsidRPr="00E600D8">
        <w:rPr>
          <w:rFonts w:hint="cs"/>
          <w:rtl/>
        </w:rPr>
        <w:t>:</w:t>
      </w:r>
    </w:p>
    <w:p w14:paraId="4D092E8B" w14:textId="39CCFE4B" w:rsidR="006E0774" w:rsidRPr="00131640" w:rsidRDefault="006E0774" w:rsidP="006E0774">
      <w:pPr>
        <w:rPr>
          <w:rtl/>
        </w:rPr>
      </w:pPr>
      <w:r w:rsidRPr="00224C4C">
        <w:rPr>
          <w:rStyle w:val="affffa"/>
          <w:rFonts w:hint="cs"/>
          <w:rtl/>
        </w:rPr>
        <w:t>'</w:t>
      </w:r>
      <w:r w:rsidRPr="00224C4C">
        <w:rPr>
          <w:rStyle w:val="affffa"/>
          <w:rtl/>
        </w:rPr>
        <w:t>ויצא בשנת היובל</w:t>
      </w:r>
      <w:r w:rsidRPr="00224C4C">
        <w:rPr>
          <w:rStyle w:val="affffa"/>
          <w:rFonts w:hint="cs"/>
          <w:rtl/>
        </w:rPr>
        <w:t>'</w:t>
      </w:r>
      <w:r w:rsidRPr="00224C4C">
        <w:rPr>
          <w:rStyle w:val="affffa"/>
          <w:rtl/>
        </w:rPr>
        <w:t xml:space="preserve"> </w:t>
      </w:r>
      <w:r w:rsidR="003E2A92">
        <w:rPr>
          <w:rFonts w:ascii="Fb Fontext" w:hAnsi="Fb Fontext" w:hint="cs"/>
          <w:rtl/>
        </w:rPr>
        <w:t>-</w:t>
      </w:r>
      <w:r w:rsidRPr="00224C4C">
        <w:rPr>
          <w:rFonts w:ascii="Fb Fontext" w:hAnsi="Fb Fontext"/>
          <w:rtl/>
        </w:rPr>
        <w:t>בע</w:t>
      </w:r>
      <w:r w:rsidRPr="00224C4C">
        <w:rPr>
          <w:rFonts w:ascii="Fb Fontext" w:hAnsi="Fb Fontext" w:hint="cs"/>
          <w:rtl/>
        </w:rPr>
        <w:t>כו</w:t>
      </w:r>
      <w:r w:rsidRPr="00224C4C">
        <w:rPr>
          <w:rFonts w:ascii="Fb Fontext" w:hAnsi="Fb Fontext"/>
          <w:rtl/>
        </w:rPr>
        <w:t>"</w:t>
      </w:r>
      <w:r w:rsidRPr="00224C4C">
        <w:rPr>
          <w:rFonts w:ascii="Fb Fontext" w:hAnsi="Fb Fontext" w:hint="cs"/>
          <w:rtl/>
        </w:rPr>
        <w:t xml:space="preserve">ם שישנו תחת ידך </w:t>
      </w:r>
      <w:r w:rsidRPr="003E2A92">
        <w:rPr>
          <w:rStyle w:val="afffff5"/>
          <w:rFonts w:hint="cs"/>
          <w:rtl/>
        </w:rPr>
        <w:t>ולא בשאינו תח</w:t>
      </w:r>
      <w:r w:rsidRPr="003E2A92">
        <w:rPr>
          <w:rStyle w:val="afffff5"/>
          <w:rtl/>
        </w:rPr>
        <w:t>"</w:t>
      </w:r>
      <w:r w:rsidRPr="003E2A92">
        <w:rPr>
          <w:rStyle w:val="afffff5"/>
          <w:rFonts w:hint="cs"/>
          <w:rtl/>
        </w:rPr>
        <w:t>י</w:t>
      </w:r>
    </w:p>
    <w:p w14:paraId="744B624F" w14:textId="77777777" w:rsidR="006E0774" w:rsidRPr="00131640" w:rsidRDefault="006E0774" w:rsidP="00841728">
      <w:pPr>
        <w:pStyle w:val="affb"/>
        <w:rPr>
          <w:del w:id="90028" w:author="מנוע עיצוב" w:date="2026-10-08T11:01:28Z"/>
          <w:rtl/>
        </w:rPr>
      </w:pPr>
      <w:del w:id="90027" w:author="מנוע עיצוב" w:date="2026-10-08T11:01:28Z">
        <w:r w:rsidRPr="00224C4C">
          <w:rPr>
            <w:rFonts w:hint="cs"/>
            <w:rtl/>
          </w:rPr>
          <w:delText xml:space="preserve">׹</w:delText>
        </w:r>
      </w:del>
    </w:p>
    <w:p w14:paraId="0B076C69" w14:textId="77777777" w:rsidR="006E0774" w:rsidRPr="00131640" w:rsidRDefault="006E0774" w:rsidP="0010529F">
      <w:pPr>
        <w:pStyle w:val="afff0"/>
        <w:framePr w:wrap="around"/>
        <w:rPr>
          <w:rtl/>
        </w:rPr>
      </w:pPr>
      <w:r w:rsidRPr="00224C4C">
        <w:rPr>
          <w:rFonts w:hint="cs"/>
          <w:rtl/>
        </w:rPr>
        <w:t>טז.</w:t>
      </w:r>
    </w:p>
    <w:p w14:paraId="36D6A76D" w14:textId="77777777" w:rsidR="006E0774" w:rsidRPr="00131640" w:rsidRDefault="006E0774" w:rsidP="00133FAE">
      <w:pPr>
        <w:pStyle w:val="afffd"/>
        <w:rPr>
          <w:rtl/>
        </w:rPr>
      </w:pPr>
      <w:ins w:id="9813" w:author="מספור קטעי משנה" w:date="2026-10-06T06:45:32Z">
        <w:r>
          <w:rPr>
            <w:rStyle w:val="MisparKeta"/>
          </w:rPr>
          <w:t xml:space="preserve">א. </w:t>
        </w:r>
      </w:ins>
      <w:r w:rsidRPr="00133FAE">
        <w:rPr>
          <w:rtl/>
        </w:rPr>
        <w:t>ובשטר</w:t>
      </w:r>
      <w:r w:rsidRPr="00224C4C">
        <w:rPr>
          <w:rStyle w:val="afffa"/>
          <w:rFonts w:ascii="Fb Fontext" w:hAnsi="Fb Fontext" w:cs="Guttman Vilna"/>
          <w:spacing w:val="4"/>
          <w:rtl/>
        </w:rPr>
        <w:t>.</w:t>
      </w:r>
    </w:p>
    <w:p w14:paraId="1B381FAF" w14:textId="77777777" w:rsidR="00A85AC8" w:rsidRPr="00E600D8" w:rsidRDefault="006E0774" w:rsidP="00013E45">
      <w:pPr>
        <w:pStyle w:val="38"/>
        <w:framePr w:wrap="notBeside"/>
        <w:rPr>
          <w:rtl/>
        </w:rPr>
      </w:pPr>
      <w:r w:rsidRPr="00E600D8">
        <w:rPr>
          <w:rtl/>
        </w:rPr>
        <w:t>עולא</w:t>
      </w:r>
      <w:r w:rsidR="00A85AC8" w:rsidRPr="00E600D8">
        <w:rPr>
          <w:rtl/>
        </w:rPr>
        <w:t>:</w:t>
      </w:r>
    </w:p>
    <w:p w14:paraId="63E1CBAD" w14:textId="26B224BD" w:rsidR="006E0774" w:rsidRPr="00131640" w:rsidRDefault="006E0774" w:rsidP="006E0774">
      <w:pPr>
        <w:rPr>
          <w:rtl/>
        </w:rPr>
      </w:pPr>
      <w:r w:rsidRPr="00224C4C">
        <w:rPr>
          <w:rStyle w:val="affffa"/>
          <w:rFonts w:hint="cs"/>
          <w:rtl/>
        </w:rPr>
        <w:t>'</w:t>
      </w:r>
      <w:r w:rsidRPr="00224C4C">
        <w:rPr>
          <w:rStyle w:val="affffa"/>
          <w:rtl/>
        </w:rPr>
        <w:t>אם אחרת יקח לו</w:t>
      </w:r>
      <w:r w:rsidRPr="00224C4C">
        <w:rPr>
          <w:rStyle w:val="affffa"/>
          <w:rFonts w:hint="cs"/>
          <w:rtl/>
        </w:rPr>
        <w:t>'</w:t>
      </w:r>
      <w:r w:rsidRPr="00224C4C">
        <w:rPr>
          <w:rStyle w:val="affffa"/>
          <w:rtl/>
        </w:rPr>
        <w:t>,</w:t>
      </w:r>
      <w:r w:rsidRPr="00224C4C">
        <w:rPr>
          <w:rFonts w:ascii="Fb Fontext" w:hAnsi="Fb Fontext"/>
          <w:sz w:val="32"/>
          <w:rtl/>
        </w:rPr>
        <w:t xml:space="preserve"> הקישה הכתוב לאחרת</w:t>
      </w:r>
      <w:r w:rsidRPr="00224C4C">
        <w:rPr>
          <w:rFonts w:ascii="Fb Fontext" w:hAnsi="Fb Fontext" w:hint="cs"/>
          <w:sz w:val="32"/>
          <w:rtl/>
        </w:rPr>
        <w:t xml:space="preserve"> שמקניא בשטר</w:t>
      </w:r>
    </w:p>
    <w:p w14:paraId="7403FB93" w14:textId="77777777" w:rsidR="00A85AC8" w:rsidRPr="00E600D8" w:rsidRDefault="00161F61" w:rsidP="00161F61">
      <w:pPr>
        <w:pStyle w:val="38"/>
        <w:framePr w:wrap="notBeside"/>
        <w:rPr>
          <w:rtl/>
        </w:rPr>
      </w:pPr>
      <w:r w:rsidRPr="00E600D8">
        <w:rPr>
          <w:rFonts w:hint="cs"/>
          <w:rtl/>
        </w:rPr>
        <w:t>ואף</w:t>
      </w:r>
      <w:r w:rsidR="006E0774" w:rsidRPr="00E600D8">
        <w:rPr>
          <w:rFonts w:hint="cs"/>
          <w:rtl/>
        </w:rPr>
        <w:t xml:space="preserve"> לר</w:t>
      </w:r>
      <w:r w:rsidR="006E0774" w:rsidRPr="00E600D8">
        <w:rPr>
          <w:rtl/>
        </w:rPr>
        <w:t>"</w:t>
      </w:r>
      <w:r w:rsidR="006E0774" w:rsidRPr="00E600D8">
        <w:rPr>
          <w:rFonts w:hint="cs"/>
          <w:rtl/>
        </w:rPr>
        <w:t>ח</w:t>
      </w:r>
      <w:r w:rsidR="00A85AC8" w:rsidRPr="00E600D8">
        <w:rPr>
          <w:rtl/>
        </w:rPr>
        <w:t>:</w:t>
      </w:r>
    </w:p>
    <w:p w14:paraId="684F85D6" w14:textId="5599454A" w:rsidR="006E0774" w:rsidRPr="00131640" w:rsidRDefault="006E0774" w:rsidP="006E0774">
      <w:pPr>
        <w:rPr>
          <w:rtl/>
        </w:rPr>
      </w:pPr>
      <w:r>
        <w:rPr>
          <w:rFonts w:ascii="Fb Fontext" w:hAnsi="Fb Fontext" w:hint="cs"/>
          <w:sz w:val="32"/>
          <w:rtl/>
        </w:rPr>
        <w:t xml:space="preserve">דשטר אמה העבריה אב כותבו [</w:t>
      </w:r>
      <w:r>
        <w:rPr>
          <w:rStyle w:val="afffff3"/>
          <w:rFonts w:ascii="Fb Fontext" w:hAnsi="Fb Fontext" w:hint="cs"/>
          <w:sz w:val="32"/>
          <w:rtl/>
          <w:rPrChange w:id="9030" w:author="מנוע אמוראים" w:date="2026-10-05T16:42:07Z">
            <w:rPr>
              <w:rFonts w:ascii="Fb Fontext" w:hAnsi="Fb Fontext" w:hint="cs"/>
              <w:sz w:val="32"/>
              <w:rtl/>
            </w:rPr>
          </w:rPrChange>
        </w:rPr>
        <w:t xml:space="preserve">ר</w:t>
      </w:r>
      <w:r>
        <w:rPr>
          <w:rStyle w:val="afffff3"/>
          <w:rFonts w:ascii="Fb Fontext" w:hAnsi="Fb Fontext"/>
          <w:sz w:val="32"/>
          <w:rtl/>
          <w:rPrChange w:id="9031" w:author="מנוע אמוראים" w:date="2026-10-05T16:42:07Z">
            <w:rPr>
              <w:rFonts w:ascii="Fb Fontext" w:hAnsi="Fb Fontext"/>
              <w:sz w:val="32"/>
              <w:rtl/>
            </w:rPr>
          </w:rPrChange>
        </w:rPr>
        <w:t xml:space="preserve">"</w:t>
      </w:r>
      <w:r>
        <w:rPr>
          <w:rStyle w:val="afffff3"/>
          <w:rFonts w:ascii="Fb Fontext" w:hAnsi="Fb Fontext" w:hint="cs"/>
          <w:sz w:val="32"/>
          <w:rtl/>
          <w:rPrChange w:id="9032" w:author="מנוע אמוראים" w:date="2026-10-05T16:42:07Z">
            <w:rPr>
              <w:rFonts w:ascii="Fb Fontext" w:hAnsi="Fb Fontext" w:hint="cs"/>
              <w:sz w:val="32"/>
              <w:rtl/>
            </w:rPr>
          </w:rPrChange>
        </w:rPr>
        <w:t xml:space="preserve">ה</w:t>
      </w:r>
      <w:r>
        <w:rPr>
          <w:rFonts w:ascii="Fb Fontext" w:hAnsi="Fb Fontext" w:hint="cs"/>
          <w:sz w:val="32"/>
          <w:rtl/>
        </w:rPr>
        <w:t xml:space="preserve"> ולא אדון]</w:t>
      </w:r>
    </w:p>
    <w:p w14:paraId="406629A0" w14:textId="77777777" w:rsidR="00A85AC8" w:rsidRPr="00E600D8" w:rsidRDefault="006E0774" w:rsidP="003B1B8B">
      <w:pPr>
        <w:pStyle w:val="38"/>
        <w:framePr w:wrap="notBeside"/>
        <w:rPr>
          <w:rtl/>
        </w:rPr>
      </w:pPr>
      <w:r w:rsidRPr="00E600D8">
        <w:rPr>
          <w:rFonts w:hint="cs"/>
          <w:rtl/>
        </w:rPr>
        <w:lastRenderedPageBreak/>
        <w:t>-'</w:t>
      </w:r>
      <w:r w:rsidR="00A85AC8" w:rsidRPr="00E600D8">
        <w:rPr>
          <w:rtl/>
        </w:rPr>
        <w:t>:</w:t>
      </w:r>
    </w:p>
    <w:p w14:paraId="4DCE425A" w14:textId="44A31B96" w:rsidR="006E0774" w:rsidRPr="007B314C" w:rsidRDefault="006E0774" w:rsidP="006E0774">
      <w:pPr>
        <w:rPr>
          <w:spacing w:val="0"/>
          <w:rtl/>
        </w:rPr>
      </w:pPr>
      <w:r w:rsidRPr="007B314C">
        <w:rPr>
          <w:rStyle w:val="affffa"/>
          <w:spacing w:val="0"/>
          <w:rtl/>
        </w:rPr>
        <w:t>לא תצא כצאת העבדים</w:t>
      </w:r>
      <w:r w:rsidR="009D5F27">
        <w:rPr>
          <w:rStyle w:val="affffa"/>
          <w:rFonts w:hint="cs"/>
          <w:spacing w:val="0"/>
          <w:rtl/>
        </w:rPr>
        <w:t>'</w:t>
      </w:r>
      <w:r w:rsidRPr="007B314C">
        <w:rPr>
          <w:rFonts w:ascii="Fb Fontext" w:hAnsi="Fb Fontext"/>
          <w:spacing w:val="0"/>
          <w:sz w:val="32"/>
          <w:rtl/>
        </w:rPr>
        <w:t xml:space="preserve"> אבל נקנית היא כקנין עבדים, </w:t>
      </w:r>
      <w:r w:rsidRPr="007B314C">
        <w:rPr>
          <w:rFonts w:ascii="Fb Fontext" w:hAnsi="Fb Fontext" w:hint="cs"/>
          <w:spacing w:val="0"/>
          <w:sz w:val="32"/>
          <w:rtl/>
        </w:rPr>
        <w:t>והיינו</w:t>
      </w:r>
      <w:r w:rsidRPr="007B314C">
        <w:rPr>
          <w:rFonts w:ascii="Fb Fontext" w:hAnsi="Fb Fontext"/>
          <w:spacing w:val="0"/>
          <w:sz w:val="32"/>
          <w:rtl/>
        </w:rPr>
        <w:t xml:space="preserve"> שטר.</w:t>
      </w:r>
    </w:p>
    <w:p w14:paraId="05D50518" w14:textId="61E26CFF" w:rsidR="00A85AC8" w:rsidRPr="00E600D8" w:rsidRDefault="00E600D8" w:rsidP="00161F61">
      <w:pPr>
        <w:pStyle w:val="38"/>
        <w:framePr w:wrap="notBeside"/>
        <w:rPr>
          <w:rtl/>
        </w:rPr>
      </w:pPr>
      <w:r w:rsidRPr="00E600D8">
        <w:rPr>
          <w:rtl/>
        </w:rPr>
        <w:t>•</w:t>
      </w:r>
    </w:p>
    <w:p w14:paraId="7CD447D7" w14:textId="13DFA54C" w:rsidR="006E0774" w:rsidRPr="007B314C" w:rsidRDefault="006E0774" w:rsidP="006E0774">
      <w:pPr>
        <w:rPr>
          <w:spacing w:val="-2"/>
          <w:rtl/>
        </w:rPr>
      </w:pPr>
      <w:r w:rsidRPr="007B314C">
        <w:rPr>
          <w:rFonts w:ascii="Fb Fontext" w:hAnsi="Fb Fontext" w:hint="cs"/>
          <w:spacing w:val="-2"/>
          <w:sz w:val="32"/>
          <w:rtl/>
        </w:rPr>
        <w:t xml:space="preserve">ולא בחזקה </w:t>
      </w:r>
      <w:r w:rsidRPr="007B314C">
        <w:rPr>
          <w:rStyle w:val="affffa"/>
          <w:rFonts w:hint="cs"/>
          <w:spacing w:val="-2"/>
          <w:rtl/>
        </w:rPr>
        <w:t>ד'</w:t>
      </w:r>
      <w:r w:rsidRPr="007B314C">
        <w:rPr>
          <w:rStyle w:val="affffa"/>
          <w:spacing w:val="-2"/>
          <w:rtl/>
        </w:rPr>
        <w:t>והתנחלתם אותם לבניכם אחריכם</w:t>
      </w:r>
      <w:r w:rsidRPr="007B314C">
        <w:rPr>
          <w:rStyle w:val="affffa"/>
          <w:rFonts w:hint="cs"/>
          <w:spacing w:val="-2"/>
          <w:rtl/>
        </w:rPr>
        <w:t>'</w:t>
      </w:r>
      <w:r w:rsidRPr="007B314C">
        <w:rPr>
          <w:rStyle w:val="affffa"/>
          <w:spacing w:val="-2"/>
          <w:rtl/>
        </w:rPr>
        <w:t>,</w:t>
      </w:r>
      <w:r w:rsidRPr="007B314C">
        <w:rPr>
          <w:rFonts w:ascii="Fb Fontext" w:hAnsi="Fb Fontext"/>
          <w:spacing w:val="-2"/>
          <w:sz w:val="32"/>
          <w:rtl/>
        </w:rPr>
        <w:t xml:space="preserve"> ולא אחר בחזקה.</w:t>
      </w:r>
    </w:p>
    <w:p w14:paraId="22A34A3A" w14:textId="2DBC05E2" w:rsidR="00A85AC8" w:rsidRPr="00E600D8" w:rsidRDefault="00E600D8" w:rsidP="00161F61">
      <w:pPr>
        <w:pStyle w:val="38"/>
        <w:framePr w:wrap="notBeside"/>
        <w:rPr>
          <w:rtl/>
        </w:rPr>
      </w:pPr>
      <w:r w:rsidRPr="00E600D8">
        <w:rPr>
          <w:rtl/>
        </w:rPr>
        <w:t>•</w:t>
      </w:r>
    </w:p>
    <w:p w14:paraId="76D4F871" w14:textId="4E4E085A" w:rsidR="006E0774" w:rsidRPr="007B314C" w:rsidRDefault="006E0774" w:rsidP="006E0774">
      <w:pPr>
        <w:rPr>
          <w:spacing w:val="-4"/>
          <w:rtl/>
        </w:rPr>
      </w:pPr>
      <w:r w:rsidRPr="007B314C">
        <w:rPr>
          <w:rFonts w:ascii="Fb Fontext" w:hAnsi="Fb Fontext"/>
          <w:spacing w:val="-4"/>
          <w:sz w:val="32"/>
          <w:rtl/>
        </w:rPr>
        <w:t>ו</w:t>
      </w:r>
      <w:r w:rsidRPr="007B314C">
        <w:rPr>
          <w:rFonts w:ascii="Fb Fontext" w:hAnsi="Fb Fontext" w:hint="cs"/>
          <w:spacing w:val="-4"/>
          <w:sz w:val="32"/>
          <w:rtl/>
        </w:rPr>
        <w:t>לא ממעטי' ומרבי' להיפך ד</w:t>
      </w:r>
      <w:r w:rsidR="00836BD3" w:rsidRPr="007B314C">
        <w:rPr>
          <w:rFonts w:ascii="Fb Fontext" w:hAnsi="Fb Fontext" w:hint="cs"/>
          <w:spacing w:val="-4"/>
          <w:sz w:val="32"/>
          <w:rtl/>
        </w:rPr>
        <w:t>מסתבר</w:t>
      </w:r>
      <w:r w:rsidRPr="007B314C">
        <w:rPr>
          <w:rFonts w:ascii="Fb Fontext" w:hAnsi="Fb Fontext" w:hint="cs"/>
          <w:spacing w:val="-4"/>
          <w:sz w:val="32"/>
          <w:rtl/>
        </w:rPr>
        <w:t xml:space="preserve"> מרבי' שטר שמוציאה בבת ישראל</w:t>
      </w:r>
    </w:p>
    <w:p w14:paraId="0D6998FC" w14:textId="5DCC9569" w:rsidR="00A85AC8" w:rsidRPr="00E600D8" w:rsidRDefault="00E600D8" w:rsidP="00161F61">
      <w:pPr>
        <w:pStyle w:val="38"/>
        <w:framePr w:wrap="notBeside"/>
        <w:rPr>
          <w:rtl/>
        </w:rPr>
      </w:pPr>
      <w:r w:rsidRPr="00E600D8">
        <w:rPr>
          <w:rtl/>
        </w:rPr>
        <w:t>•</w:t>
      </w:r>
    </w:p>
    <w:p w14:paraId="634BF245" w14:textId="05A45BFC" w:rsidR="006E0774" w:rsidRPr="00131640" w:rsidRDefault="006E0774" w:rsidP="006E0774">
      <w:pPr>
        <w:rPr>
          <w:rtl/>
        </w:rPr>
      </w:pPr>
      <w:r w:rsidRPr="00224C4C">
        <w:rPr>
          <w:rFonts w:ascii="Fb Fontext" w:hAnsi="Fb Fontext" w:hint="cs"/>
          <w:sz w:val="32"/>
          <w:rtl/>
        </w:rPr>
        <w:t>ו</w:t>
      </w:r>
      <w:r w:rsidR="00161F61">
        <w:rPr>
          <w:rFonts w:ascii="Fb Fontext" w:hAnsi="Fb Fontext" w:hint="cs"/>
          <w:sz w:val="32"/>
          <w:rtl/>
        </w:rPr>
        <w:t>אף</w:t>
      </w:r>
      <w:r w:rsidRPr="00224C4C">
        <w:rPr>
          <w:rFonts w:ascii="Fb Fontext" w:hAnsi="Fb Fontext" w:hint="cs"/>
          <w:sz w:val="32"/>
          <w:rtl/>
        </w:rPr>
        <w:t xml:space="preserve"> דגם בחזקה קונה בנכסי הגר</w:t>
      </w:r>
      <w:del w:id="9004" w:author="עריכה מהאתר" w:date="2026-10-11T16:34:39Z">
        <w:r>
          <w:rPr>
            <w:rStyle w:val="afffff3"/>
            <w:rFonts w:hint="cs"/>
            <w:rtl/>
          </w:rPr>
          <w:delText xml:space="preserve"> </w:delText>
        </w:r>
      </w:del>
      <w:ins w:id="9005" w:author="עריכה מהאתר" w:date="2026-10-11T16:34:39Z">
        <w:r>
          <w:rPr>
            <w:rStyle w:val="afffff3"/>
            <w:rFonts w:hint="cs"/>
            <w:rtl/>
            <w:rPrChange w:id="9002" w:author="עריכה מהאתר" w:date="2026-10-11T16:34:41Z">
              <w:rPr>
                <w:rStyle w:val="afffff3"/>
                <w:rFonts w:hint="cs"/>
                <w:rtl/>
              </w:rPr>
            </w:rPrChange>
          </w:rPr>
          <w:t xml:space="preserve">- </w:t>
        </w:r>
        <w:r>
          <w:rPr>
            <w:rFonts w:hint="cs"/>
            <w:rtl/>
            <w:rPrChange w:id="9003" w:author="עריכה מהאתר" w:date="2026-10-11T16:34:41Z">
              <w:rPr>
                <w:rStyle w:val="afffff3"/>
                <w:rFonts w:hint="cs"/>
                <w:rtl/>
              </w:rPr>
            </w:rPrChange>
          </w:rPr>
          <w:t xml:space="preserve">א.</w:t>
        </w:r>
      </w:ins>
      <w:del w:id="9006" w:author="עריכה מהאתר" w:date="2026-10-11T16:34:39Z">
        <w:r>
          <w:rPr>
            <w:rStyle w:val="afffff3"/>
            <w:rFonts w:hint="cs"/>
            <w:rtl/>
          </w:rPr>
          <w:delText xml:space="preserve">א.</w:delText>
        </w:r>
      </w:del>
      <w:r w:rsidRPr="00224C4C">
        <w:rPr>
          <w:rFonts w:ascii="Fb Fontext" w:hAnsi="Fb Fontext" w:hint="cs"/>
          <w:sz w:val="32"/>
          <w:rtl/>
        </w:rPr>
        <w:t xml:space="preserve"> מ</w:t>
      </w:r>
      <w:r w:rsidRPr="00224C4C">
        <w:rPr>
          <w:rFonts w:ascii="Fb Fontext" w:hAnsi="Fb Fontext"/>
          <w:sz w:val="32"/>
          <w:rtl/>
        </w:rPr>
        <w:t>"</w:t>
      </w:r>
      <w:r w:rsidRPr="00224C4C">
        <w:rPr>
          <w:rFonts w:ascii="Fb Fontext" w:hAnsi="Fb Fontext" w:hint="cs"/>
          <w:sz w:val="32"/>
          <w:rtl/>
        </w:rPr>
        <w:t xml:space="preserve">מ </w:t>
      </w:r>
      <w:r>
        <w:rPr>
          <w:rFonts w:ascii="Fb Fontext" w:hAnsi="Fb Fontext"/>
          <w:sz w:val="32"/>
          <w:rtl/>
        </w:rPr>
        <w:t xml:space="preserve">באישות לא אשכח</w:t>
      </w:r>
      <w:del w:id="9007" w:author="עריכה מהאתר" w:date="2026-10-11T16:34:39Z">
        <w:r>
          <w:rPr>
            <w:rFonts w:ascii="Fb Fontext" w:hAnsi="Fb Fontext"/>
            <w:sz w:val="32"/>
            <w:rtl/>
          </w:rPr>
          <w:delText xml:space="preserve">ן.</w:delText>
        </w:r>
      </w:del>
      <w:ins w:id="9008" w:author="עריכה מהאתר" w:date="2026-10-11T16:34:39Z">
        <w:r>
          <w:rPr>
            <w:rFonts w:ascii="Fb Fontext" w:hAnsi="Fb Fontext"/>
            <w:sz w:val="32"/>
            <w:rtl/>
          </w:rPr>
          <w:t xml:space="preserve">ן. </w:t>
        </w:r>
      </w:ins>
    </w:p>
    <w:p w14:paraId="739A3E92" w14:textId="77777777" w:rsidR="006E0774" w:rsidRPr="00131640" w:rsidRDefault="006E0774" w:rsidP="00161F61">
      <w:pPr>
        <w:rPr>
          <w:rtl/>
        </w:rPr>
      </w:pPr>
      <w:r w:rsidRPr="00161F61">
        <w:rPr>
          <w:rStyle w:val="afffff3"/>
          <w:rFonts w:hint="cs"/>
          <w:rtl/>
        </w:rPr>
        <w:t>ב.</w:t>
      </w:r>
      <w:r w:rsidRPr="00224C4C">
        <w:rPr>
          <w:rFonts w:ascii="Fb Fontext" w:hAnsi="Fb Fontext"/>
          <w:sz w:val="32"/>
          <w:rtl/>
        </w:rPr>
        <w:t xml:space="preserve"> להכי אהני אם אחרת.</w:t>
      </w:r>
    </w:p>
    <w:p w14:paraId="691BFBF3" w14:textId="7C5AF211" w:rsidR="00A85AC8" w:rsidRPr="00E600D8" w:rsidRDefault="006E0774" w:rsidP="00161F61">
      <w:pPr>
        <w:pStyle w:val="38"/>
        <w:framePr w:wrap="notBeside"/>
        <w:rPr>
          <w:rtl/>
        </w:rPr>
      </w:pPr>
      <w:r w:rsidRPr="00E600D8">
        <w:rPr>
          <w:rtl/>
        </w:rPr>
        <w:t>• ור"</w:t>
      </w:r>
      <w:r w:rsidRPr="00E600D8">
        <w:rPr>
          <w:rFonts w:hint="cs"/>
          <w:rtl/>
        </w:rPr>
        <w:t>ה</w:t>
      </w:r>
      <w:r w:rsidR="00A85AC8" w:rsidRPr="00E600D8">
        <w:rPr>
          <w:rFonts w:hint="cs"/>
          <w:rtl/>
        </w:rPr>
        <w:t>:</w:t>
      </w:r>
    </w:p>
    <w:p w14:paraId="7F5F4A64" w14:textId="0B4ECD05" w:rsidR="006E0774" w:rsidRPr="009D5F27" w:rsidRDefault="006E0774" w:rsidP="006E0774">
      <w:pPr>
        <w:rPr>
          <w:spacing w:val="0"/>
          <w:rtl/>
        </w:rPr>
      </w:pPr>
      <w:r w:rsidRPr="009D5F27">
        <w:rPr>
          <w:rStyle w:val="affffa"/>
          <w:rFonts w:hint="cs"/>
          <w:spacing w:val="0"/>
          <w:rtl/>
        </w:rPr>
        <w:t>'</w:t>
      </w:r>
      <w:r w:rsidRPr="009D5F27">
        <w:rPr>
          <w:rStyle w:val="affffa"/>
          <w:spacing w:val="0"/>
          <w:rtl/>
        </w:rPr>
        <w:t>לא תצא כצאת העבדים</w:t>
      </w:r>
      <w:r w:rsidRPr="009D5F27">
        <w:rPr>
          <w:rStyle w:val="affffa"/>
          <w:rFonts w:hint="cs"/>
          <w:spacing w:val="0"/>
          <w:rtl/>
        </w:rPr>
        <w:t>'</w:t>
      </w:r>
      <w:r w:rsidRPr="009D5F27">
        <w:rPr>
          <w:rStyle w:val="affffa"/>
          <w:spacing w:val="0"/>
          <w:rtl/>
        </w:rPr>
        <w:t xml:space="preserve"> </w:t>
      </w:r>
      <w:r w:rsidRPr="009D5F27">
        <w:rPr>
          <w:rStyle w:val="afffff3"/>
          <w:rFonts w:hint="cs"/>
          <w:spacing w:val="0"/>
          <w:rtl/>
        </w:rPr>
        <w:t>מיבעי</w:t>
      </w:r>
      <w:r w:rsidRPr="009D5F27">
        <w:rPr>
          <w:rStyle w:val="afffff3"/>
          <w:spacing w:val="0"/>
          <w:rtl/>
        </w:rPr>
        <w:t xml:space="preserve">: </w:t>
      </w:r>
      <w:r w:rsidRPr="009D5F27">
        <w:rPr>
          <w:rFonts w:ascii="Fb Fontext" w:hAnsi="Fb Fontext"/>
          <w:spacing w:val="0"/>
          <w:sz w:val="32"/>
          <w:rtl/>
        </w:rPr>
        <w:t>שאינה יוצאה בראשי אברים כעבד</w:t>
      </w:r>
    </w:p>
    <w:p w14:paraId="4C67F8CA" w14:textId="135387BB" w:rsidR="00A85AC8" w:rsidRPr="00E600D8" w:rsidRDefault="006E0774" w:rsidP="00161F61">
      <w:pPr>
        <w:pStyle w:val="38"/>
        <w:framePr w:wrap="notBeside"/>
        <w:rPr>
          <w:rtl/>
        </w:rPr>
      </w:pPr>
      <w:r w:rsidRPr="00E600D8">
        <w:rPr>
          <w:rFonts w:hint="cs"/>
          <w:rtl/>
        </w:rPr>
        <w:t xml:space="preserve">  </w:t>
      </w:r>
      <w:r w:rsidRPr="00E600D8">
        <w:rPr>
          <w:rtl/>
        </w:rPr>
        <w:t>ור"</w:t>
      </w:r>
      <w:r w:rsidRPr="00E600D8">
        <w:rPr>
          <w:rFonts w:hint="cs"/>
          <w:rtl/>
        </w:rPr>
        <w:t>ח</w:t>
      </w:r>
      <w:r w:rsidR="00A85AC8" w:rsidRPr="00E600D8">
        <w:rPr>
          <w:rFonts w:hint="cs"/>
          <w:rtl/>
        </w:rPr>
        <w:t>:</w:t>
      </w:r>
    </w:p>
    <w:p w14:paraId="05B5D924" w14:textId="2B71EB98" w:rsidR="006E0774" w:rsidRPr="00131640" w:rsidRDefault="006E0774" w:rsidP="006E0774">
      <w:pPr>
        <w:rPr>
          <w:rtl/>
        </w:rPr>
      </w:pPr>
      <w:r w:rsidRPr="00224C4C">
        <w:rPr>
          <w:rFonts w:ascii="Fb Fontext" w:hAnsi="Fb Fontext" w:hint="cs"/>
          <w:rtl/>
        </w:rPr>
        <w:t>מלא תצא כ</w:t>
      </w:r>
      <w:r w:rsidRPr="00210DF6">
        <w:rPr>
          <w:rStyle w:val="afffa"/>
          <w:rFonts w:ascii="Fb Fontext" w:hAnsi="Fb Fontext" w:cs="BA TM • Vilna Extra-Bold" w:hint="cs"/>
          <w:bCs w:val="0"/>
          <w:rtl/>
        </w:rPr>
        <w:t>צאת</w:t>
      </w:r>
      <w:r w:rsidRPr="00224C4C">
        <w:rPr>
          <w:rFonts w:ascii="Fb Fontext" w:hAnsi="Fb Fontext" w:hint="cs"/>
          <w:rtl/>
        </w:rPr>
        <w:t xml:space="preserve"> העבדים</w:t>
      </w:r>
    </w:p>
    <w:p w14:paraId="2C57E277" w14:textId="77777777" w:rsidR="006E0774" w:rsidRPr="00131640" w:rsidRDefault="006E0774" w:rsidP="00841728">
      <w:pPr>
        <w:pStyle w:val="affb"/>
        <w:rPr>
          <w:rtl/>
        </w:rPr>
      </w:pPr>
      <w:r w:rsidRPr="00224C4C">
        <w:rPr>
          <w:rFonts w:hint="cs"/>
          <w:rtl/>
        </w:rPr>
        <w:t>׹</w:t>
      </w:r>
    </w:p>
    <w:p w14:paraId="721CE791" w14:textId="77777777" w:rsidR="008E4F58" w:rsidRPr="00131640" w:rsidRDefault="006E0774" w:rsidP="007C33F1">
      <w:pPr>
        <w:rPr>
          <w:rtl/>
        </w:rPr>
      </w:pPr>
      <w:r w:rsidRPr="00210DF6">
        <w:rPr>
          <w:rStyle w:val="afffa"/>
          <w:rFonts w:ascii="Fb Fontext" w:hAnsi="Fb Fontext" w:cs="BA TM • Vilna Extra-Bold"/>
          <w:bCs w:val="0"/>
          <w:rtl/>
        </w:rPr>
        <w:t>וקונה את עצמו בשנים</w:t>
      </w:r>
      <w:r w:rsidRPr="00224C4C">
        <w:rPr>
          <w:rFonts w:ascii="Fb Fontext" w:hAnsi="Fb Fontext" w:hint="cs"/>
          <w:sz w:val="32"/>
          <w:rtl/>
        </w:rPr>
        <w:t xml:space="preserve"> </w:t>
      </w:r>
      <w:r w:rsidRPr="00224C4C">
        <w:rPr>
          <w:rStyle w:val="affffa"/>
          <w:rtl/>
        </w:rPr>
        <w:t>ד</w:t>
      </w:r>
      <w:r w:rsidRPr="00224C4C">
        <w:rPr>
          <w:rStyle w:val="affffa"/>
          <w:rFonts w:hint="cs"/>
          <w:rtl/>
        </w:rPr>
        <w:t>'</w:t>
      </w:r>
      <w:r w:rsidRPr="00224C4C">
        <w:rPr>
          <w:rStyle w:val="affffa"/>
          <w:rtl/>
        </w:rPr>
        <w:t>שש שנים יעבד ובשביעית וגו'.</w:t>
      </w:r>
    </w:p>
    <w:p w14:paraId="537CAF8C" w14:textId="4BC8DEC8" w:rsidR="006E0774" w:rsidRPr="00131640" w:rsidRDefault="006E0774" w:rsidP="009D5F27">
      <w:pPr>
        <w:spacing w:after="120"/>
        <w:rPr>
          <w:rtl/>
        </w:rPr>
      </w:pPr>
      <w:r w:rsidRPr="00210DF6">
        <w:rPr>
          <w:rStyle w:val="afffa"/>
          <w:rFonts w:ascii="Fb Fontext" w:hAnsi="Fb Fontext" w:cs="BA TM • Vilna Extra-Bold"/>
          <w:bCs w:val="0"/>
          <w:rtl/>
        </w:rPr>
        <w:t>ביובל</w:t>
      </w:r>
      <w:r w:rsidRPr="00224C4C">
        <w:rPr>
          <w:rFonts w:ascii="Fb Fontext" w:hAnsi="Fb Fontext" w:hint="cs"/>
          <w:sz w:val="32"/>
          <w:rtl/>
        </w:rPr>
        <w:t xml:space="preserve"> </w:t>
      </w:r>
      <w:r w:rsidRPr="00224C4C">
        <w:rPr>
          <w:rFonts w:ascii="Fb Fontext" w:hAnsi="Fb Fontext"/>
          <w:sz w:val="32"/>
          <w:rtl/>
        </w:rPr>
        <w:t>–</w:t>
      </w:r>
      <w:r w:rsidRPr="00224C4C">
        <w:rPr>
          <w:rFonts w:ascii="Fb Fontext" w:hAnsi="Fb Fontext" w:hint="cs"/>
          <w:sz w:val="32"/>
          <w:rtl/>
        </w:rPr>
        <w:t xml:space="preserve"> </w:t>
      </w:r>
      <w:r w:rsidRPr="00224C4C">
        <w:rPr>
          <w:rFonts w:ascii="Fb Fontext" w:hAnsi="Fb Fontext"/>
          <w:sz w:val="32"/>
          <w:rtl/>
        </w:rPr>
        <w:t>ד</w:t>
      </w:r>
      <w:r w:rsidRPr="00224C4C">
        <w:rPr>
          <w:rFonts w:ascii="Fb Fontext" w:hAnsi="Fb Fontext" w:hint="cs"/>
          <w:sz w:val="32"/>
          <w:rtl/>
        </w:rPr>
        <w:t>'</w:t>
      </w:r>
      <w:r>
        <w:rPr>
          <w:rStyle w:val="affffa"/>
          <w:rFonts w:ascii="Fb Fontext" w:hAnsi="Fb Fontext"/>
          <w:sz w:val="32"/>
          <w:rtl/>
          <w:rPrChange w:id="9001" w:author="מנוע פסוקים" w:date="2026-10-05T16:38:42Z">
            <w:rPr>
              <w:rFonts w:ascii="Fb Fontext" w:hAnsi="Fb Fontext"/>
              <w:sz w:val="32"/>
              <w:rtl/>
            </w:rPr>
          </w:rPrChange>
        </w:rPr>
        <w:t xml:space="preserve">עד שנת היובל יעבד עמך</w:t>
      </w:r>
      <w:r>
        <w:rPr>
          <w:rFonts w:ascii="Fb Fontext" w:hAnsi="Fb Fontext"/>
          <w:sz w:val="32"/>
          <w:rtl/>
        </w:rPr>
        <w:t xml:space="preserve">'</w:t>
      </w:r>
      <w:r w:rsidRPr="00224C4C">
        <w:rPr>
          <w:rFonts w:ascii="Fb Fontext" w:hAnsi="Fb Fontext" w:hint="cs"/>
          <w:sz w:val="32"/>
          <w:rtl/>
        </w:rPr>
        <w:t>,</w:t>
      </w:r>
    </w:p>
    <w:p w14:paraId="7167715D" w14:textId="77777777" w:rsidR="006E0774" w:rsidRPr="00131640" w:rsidRDefault="006E0774" w:rsidP="002A094E">
      <w:pPr>
        <w:pStyle w:val="afffd"/>
        <w:rPr>
          <w:rtl/>
        </w:rPr>
      </w:pPr>
      <w:ins w:id="9814" w:author="מספור קטעי משנה" w:date="2026-10-06T06:45:32Z">
        <w:r>
          <w:rPr>
            <w:rStyle w:val="MisparKeta"/>
          </w:rPr>
          <w:t xml:space="preserve">ב. </w:t>
        </w:r>
      </w:ins>
      <w:r w:rsidRPr="00224C4C">
        <w:rPr>
          <w:rStyle w:val="afffa"/>
          <w:spacing w:val="4"/>
          <w:rtl/>
        </w:rPr>
        <w:t>בגרעון כסף.</w:t>
      </w:r>
    </w:p>
    <w:p w14:paraId="47B0C927" w14:textId="17020646" w:rsidR="00A85AC8" w:rsidRPr="00E600D8" w:rsidRDefault="006E0774" w:rsidP="007C33F1">
      <w:pPr>
        <w:pStyle w:val="38"/>
        <w:framePr w:wrap="notBeside"/>
        <w:rPr>
          <w:rtl/>
        </w:rPr>
      </w:pPr>
      <w:r w:rsidRPr="00E600D8">
        <w:rPr>
          <w:rtl/>
        </w:rPr>
        <w:t>חזקיה</w:t>
      </w:r>
      <w:r w:rsidR="00A85AC8" w:rsidRPr="00E600D8">
        <w:rPr>
          <w:rtl/>
        </w:rPr>
        <w:t>:</w:t>
      </w:r>
    </w:p>
    <w:p w14:paraId="2874DF05" w14:textId="14B3903A" w:rsidR="006E0774" w:rsidRPr="00131640" w:rsidRDefault="006E0774" w:rsidP="006E0774">
      <w:pPr>
        <w:rPr>
          <w:rtl/>
        </w:rPr>
      </w:pPr>
      <w:r w:rsidRPr="00224C4C">
        <w:rPr>
          <w:rStyle w:val="affffa"/>
          <w:rFonts w:hint="cs"/>
          <w:rtl/>
        </w:rPr>
        <w:t>'</w:t>
      </w:r>
      <w:r w:rsidRPr="00224C4C">
        <w:rPr>
          <w:rStyle w:val="affffa"/>
          <w:rtl/>
        </w:rPr>
        <w:t>והפדה</w:t>
      </w:r>
      <w:r w:rsidRPr="00224C4C">
        <w:rPr>
          <w:rStyle w:val="affffa"/>
          <w:rFonts w:hint="cs"/>
          <w:rtl/>
        </w:rPr>
        <w:t>'</w:t>
      </w:r>
      <w:r w:rsidRPr="00224C4C">
        <w:rPr>
          <w:rStyle w:val="affffa"/>
          <w:rtl/>
        </w:rPr>
        <w:t>,</w:t>
      </w:r>
      <w:r w:rsidRPr="00224C4C">
        <w:rPr>
          <w:rFonts w:ascii="Fb Fontext" w:hAnsi="Fb Fontext"/>
          <w:rtl/>
        </w:rPr>
        <w:t xml:space="preserve"> מלמד, שמגרע פדיונה ויוצאה.</w:t>
      </w:r>
    </w:p>
    <w:p w14:paraId="5683638B" w14:textId="5BE24EC2" w:rsidR="00A85AC8" w:rsidRPr="00E600D8" w:rsidRDefault="006E0774" w:rsidP="007C33F1">
      <w:pPr>
        <w:pStyle w:val="38"/>
        <w:framePr w:wrap="notBeside"/>
        <w:rPr>
          <w:rtl/>
        </w:rPr>
      </w:pPr>
      <w:r w:rsidRPr="00E600D8">
        <w:rPr>
          <w:rtl/>
        </w:rPr>
        <w:t>תנא</w:t>
      </w:r>
      <w:r w:rsidR="00A85AC8" w:rsidRPr="00E600D8">
        <w:rPr>
          <w:rtl/>
        </w:rPr>
        <w:t>.</w:t>
      </w:r>
    </w:p>
    <w:p w14:paraId="269C7B64" w14:textId="340C4A19" w:rsidR="006E0774" w:rsidRPr="00131640" w:rsidRDefault="006E0774" w:rsidP="006E0774">
      <w:pPr>
        <w:rPr>
          <w:rtl/>
        </w:rPr>
      </w:pPr>
      <w:r w:rsidRPr="00224C4C">
        <w:rPr>
          <w:rFonts w:ascii="Fb Fontext" w:hAnsi="Fb Fontext"/>
          <w:rtl/>
        </w:rPr>
        <w:t>וקונה את עצמו בכסף ובשוה כסף, ובשטר.</w:t>
      </w:r>
    </w:p>
    <w:p w14:paraId="5C36641F" w14:textId="77777777" w:rsidR="006E0774" w:rsidRPr="00131640" w:rsidRDefault="006E0774" w:rsidP="007C33F1">
      <w:pPr>
        <w:rPr>
          <w:rtl/>
        </w:rPr>
      </w:pPr>
      <w:r w:rsidRPr="00210DF6">
        <w:rPr>
          <w:rStyle w:val="afffa"/>
          <w:rFonts w:ascii="Fb Fontext" w:hAnsi="Fb Fontext" w:cs="BA TM • Vilna Extra-Bold" w:hint="cs"/>
          <w:bCs w:val="0"/>
          <w:rtl/>
        </w:rPr>
        <w:t>כ</w:t>
      </w:r>
      <w:r w:rsidRPr="00210DF6">
        <w:rPr>
          <w:rStyle w:val="afffa"/>
          <w:rFonts w:ascii="Fb Fontext" w:hAnsi="Fb Fontext" w:cs="BA TM • Vilna Extra-Bold"/>
          <w:bCs w:val="0"/>
          <w:rtl/>
        </w:rPr>
        <w:t>סף</w:t>
      </w:r>
      <w:r w:rsidRPr="00224C4C">
        <w:rPr>
          <w:rFonts w:ascii="Fb Fontext" w:hAnsi="Fb Fontext" w:hint="cs"/>
          <w:sz w:val="32"/>
          <w:rtl/>
        </w:rPr>
        <w:t>-</w:t>
      </w:r>
      <w:r w:rsidRPr="00224C4C">
        <w:rPr>
          <w:rFonts w:ascii="Fb Fontext" w:hAnsi="Fb Fontext"/>
          <w:sz w:val="32"/>
          <w:rtl/>
        </w:rPr>
        <w:t xml:space="preserve"> מכסף מקנתו.</w:t>
      </w:r>
    </w:p>
    <w:p w14:paraId="2DABED54" w14:textId="77777777" w:rsidR="006E0774" w:rsidRPr="00131640" w:rsidRDefault="006E0774" w:rsidP="007C33F1">
      <w:pPr>
        <w:rPr>
          <w:rtl/>
        </w:rPr>
      </w:pPr>
      <w:r w:rsidRPr="00210DF6">
        <w:rPr>
          <w:rStyle w:val="afffa"/>
          <w:rFonts w:ascii="Fb Fontext" w:hAnsi="Fb Fontext" w:cs="BA TM • Vilna Extra-Bold"/>
          <w:bCs w:val="0"/>
          <w:rtl/>
        </w:rPr>
        <w:t>ש</w:t>
      </w:r>
      <w:r w:rsidRPr="00210DF6">
        <w:rPr>
          <w:rStyle w:val="afffa"/>
          <w:rFonts w:ascii="Fb Fontext" w:hAnsi="Fb Fontext" w:cs="BA TM • Vilna Extra-Bold" w:hint="cs"/>
          <w:bCs w:val="0"/>
          <w:rtl/>
        </w:rPr>
        <w:t>ו</w:t>
      </w:r>
      <w:r w:rsidRPr="00210DF6">
        <w:rPr>
          <w:rStyle w:val="afffa"/>
          <w:rFonts w:ascii="Fb Fontext" w:hAnsi="Fb Fontext" w:cs="BA TM • Vilna Extra-Bold"/>
          <w:bCs w:val="0"/>
          <w:rtl/>
        </w:rPr>
        <w:t>"</w:t>
      </w:r>
      <w:r w:rsidRPr="00210DF6">
        <w:rPr>
          <w:rStyle w:val="afffa"/>
          <w:rFonts w:ascii="Fb Fontext" w:hAnsi="Fb Fontext" w:cs="BA TM • Vilna Extra-Bold" w:hint="cs"/>
          <w:bCs w:val="0"/>
          <w:rtl/>
        </w:rPr>
        <w:t>כ</w:t>
      </w:r>
      <w:r w:rsidRPr="00224C4C">
        <w:rPr>
          <w:rFonts w:ascii="Fb Fontext" w:hAnsi="Fb Fontext" w:hint="cs"/>
          <w:sz w:val="32"/>
          <w:rtl/>
        </w:rPr>
        <w:t xml:space="preserve"> -</w:t>
      </w:r>
      <w:r w:rsidRPr="00224C4C">
        <w:rPr>
          <w:rStyle w:val="affffa"/>
          <w:rFonts w:hint="cs"/>
          <w:rtl/>
        </w:rPr>
        <w:t>'</w:t>
      </w:r>
      <w:r w:rsidRPr="00224C4C">
        <w:rPr>
          <w:rStyle w:val="affffa"/>
          <w:rtl/>
        </w:rPr>
        <w:t>ישיב גאולתו</w:t>
      </w:r>
      <w:r w:rsidRPr="00224C4C">
        <w:rPr>
          <w:rStyle w:val="affffa"/>
          <w:rFonts w:hint="cs"/>
          <w:rtl/>
        </w:rPr>
        <w:t xml:space="preserve">' </w:t>
      </w:r>
      <w:r w:rsidRPr="00224C4C">
        <w:rPr>
          <w:rFonts w:ascii="Fb Fontext" w:hAnsi="Fb Fontext"/>
          <w:sz w:val="32"/>
          <w:rtl/>
        </w:rPr>
        <w:t>לרבות שוה כסף ככסף.</w:t>
      </w:r>
    </w:p>
    <w:p w14:paraId="37BC70DB" w14:textId="77777777" w:rsidR="006E0774" w:rsidRPr="00131640" w:rsidRDefault="006E0774" w:rsidP="006E0774">
      <w:pPr>
        <w:rPr>
          <w:rtl/>
        </w:rPr>
      </w:pPr>
      <w:r w:rsidRPr="00210DF6">
        <w:rPr>
          <w:rStyle w:val="afffa"/>
          <w:rFonts w:ascii="Fb Fontext" w:hAnsi="Fb Fontext" w:cs="BA TM • Vilna Extra-Bold"/>
          <w:bCs w:val="0"/>
          <w:rtl/>
        </w:rPr>
        <w:t>שטר</w:t>
      </w:r>
      <w:r w:rsidRPr="00224C4C">
        <w:rPr>
          <w:rFonts w:ascii="Fb Fontext" w:hAnsi="Fb Fontext" w:hint="cs"/>
          <w:sz w:val="32"/>
          <w:rtl/>
        </w:rPr>
        <w:t xml:space="preserve"> -לא שכתב אדמיה דהיינו כסף, אלא שחרור דלא מהני בעדים או בב</w:t>
      </w:r>
      <w:r w:rsidRPr="00224C4C">
        <w:rPr>
          <w:rFonts w:ascii="Fb Fontext" w:hAnsi="Fb Fontext"/>
          <w:sz w:val="32"/>
          <w:rtl/>
        </w:rPr>
        <w:t>"</w:t>
      </w:r>
      <w:r w:rsidRPr="00224C4C">
        <w:rPr>
          <w:rFonts w:ascii="Fb Fontext" w:hAnsi="Fb Fontext" w:hint="cs"/>
          <w:sz w:val="32"/>
          <w:rtl/>
        </w:rPr>
        <w:t>ד לבד.</w:t>
      </w:r>
    </w:p>
    <w:p w14:paraId="079A223F" w14:textId="6D5ED4D6" w:rsidR="00A85AC8" w:rsidRPr="00E600D8" w:rsidRDefault="006E0774" w:rsidP="007C33F1">
      <w:pPr>
        <w:pStyle w:val="38"/>
        <w:framePr w:wrap="notBeside"/>
        <w:rPr>
          <w:rtl/>
        </w:rPr>
      </w:pPr>
      <w:r w:rsidRPr="00E600D8">
        <w:rPr>
          <w:rFonts w:hint="cs"/>
          <w:rtl/>
        </w:rPr>
        <w:t>כרבא ד</w:t>
      </w:r>
      <w:r w:rsidRPr="00E600D8">
        <w:rPr>
          <w:rtl/>
        </w:rPr>
        <w:t>זאת אומרת</w:t>
      </w:r>
      <w:r w:rsidR="00A85AC8" w:rsidRPr="00E600D8">
        <w:rPr>
          <w:rtl/>
        </w:rPr>
        <w:t>:</w:t>
      </w:r>
    </w:p>
    <w:p w14:paraId="53424405" w14:textId="1A4942F3" w:rsidR="006E0774" w:rsidRPr="00131640" w:rsidRDefault="006E0774" w:rsidP="006E0774">
      <w:pPr>
        <w:rPr>
          <w:rtl/>
        </w:rPr>
      </w:pPr>
      <w:r w:rsidRPr="00224C4C">
        <w:rPr>
          <w:rFonts w:ascii="Fb Fontext" w:hAnsi="Fb Fontext"/>
          <w:rtl/>
        </w:rPr>
        <w:t>עבד עברי גופו קנוי, והרב שמחל על גרעונו - אין גרעונו מחול.</w:t>
      </w:r>
    </w:p>
    <w:p w14:paraId="30385214" w14:textId="77777777" w:rsidR="006E0774" w:rsidRPr="00131640" w:rsidRDefault="006E0774" w:rsidP="00841728">
      <w:pPr>
        <w:pStyle w:val="affb"/>
        <w:rPr>
          <w:del w:id="90030" w:author="מנוע עיצוב" w:date="2026-10-08T11:01:28Z"/>
          <w:rtl/>
        </w:rPr>
      </w:pPr>
      <w:del w:id="90029" w:author="מנוע עיצוב" w:date="2026-10-08T11:01:28Z">
        <w:r w:rsidRPr="00224C4C">
          <w:rPr>
            <w:rFonts w:hint="cs"/>
            <w:rtl/>
          </w:rPr>
          <w:delText xml:space="preserve">׹</w:delText>
        </w:r>
      </w:del>
    </w:p>
    <w:p w14:paraId="7BB19012" w14:textId="77777777" w:rsidR="006E0774" w:rsidRPr="00131640" w:rsidRDefault="006E0774" w:rsidP="002A094E">
      <w:pPr>
        <w:pStyle w:val="afffd"/>
        <w:rPr>
          <w:rtl/>
        </w:rPr>
      </w:pPr>
      <w:ins w:id="9815" w:author="מספור קטעי משנה" w:date="2026-10-06T06:45:32Z">
        <w:r>
          <w:rPr>
            <w:rStyle w:val="MisparKeta"/>
          </w:rPr>
          <w:t xml:space="preserve">ג. </w:t>
        </w:r>
      </w:ins>
      <w:r w:rsidRPr="00224C4C">
        <w:rPr>
          <w:rStyle w:val="afffa"/>
          <w:spacing w:val="4"/>
          <w:rtl/>
        </w:rPr>
        <w:t>יתירה עליו אמה העבריה</w:t>
      </w:r>
      <w:r w:rsidRPr="00224C4C">
        <w:rPr>
          <w:rStyle w:val="afffa"/>
          <w:rFonts w:hint="cs"/>
          <w:spacing w:val="4"/>
          <w:rtl/>
        </w:rPr>
        <w:t xml:space="preserve"> שקונה את עצמה בסימנין</w:t>
      </w:r>
      <w:r w:rsidRPr="00224C4C">
        <w:rPr>
          <w:rStyle w:val="afffa"/>
          <w:spacing w:val="4"/>
          <w:rtl/>
        </w:rPr>
        <w:t>.</w:t>
      </w:r>
    </w:p>
    <w:p w14:paraId="654621EC" w14:textId="39849149" w:rsidR="00A85AC8" w:rsidRPr="00E600D8" w:rsidRDefault="006E0774" w:rsidP="008E4F58">
      <w:pPr>
        <w:pStyle w:val="38"/>
        <w:framePr w:wrap="notBeside"/>
        <w:rPr>
          <w:rtl/>
        </w:rPr>
      </w:pPr>
      <w:r w:rsidRPr="00E600D8">
        <w:rPr>
          <w:rtl/>
        </w:rPr>
        <w:t>ר"</w:t>
      </w:r>
      <w:r w:rsidRPr="00E600D8">
        <w:rPr>
          <w:rFonts w:hint="cs"/>
          <w:rtl/>
        </w:rPr>
        <w:t>ל</w:t>
      </w:r>
      <w:r w:rsidR="00A85AC8" w:rsidRPr="00E600D8">
        <w:rPr>
          <w:rtl/>
        </w:rPr>
        <w:t>:</w:t>
      </w:r>
    </w:p>
    <w:p w14:paraId="65F0F554" w14:textId="4C8D56C2" w:rsidR="006E0774" w:rsidRPr="00131640" w:rsidRDefault="006E0774" w:rsidP="006E0774">
      <w:pPr>
        <w:rPr>
          <w:rtl/>
        </w:rPr>
      </w:pPr>
      <w:r w:rsidRPr="00224C4C">
        <w:rPr>
          <w:rFonts w:ascii="Fb Fontext" w:hAnsi="Fb Fontext"/>
          <w:rtl/>
        </w:rPr>
        <w:t xml:space="preserve">אמה העבריה קונה עצמה </w:t>
      </w:r>
      <w:r w:rsidRPr="00210DF6">
        <w:rPr>
          <w:rFonts w:ascii="Fb Fontext" w:hAnsi="Fb Fontext" w:cs="BA TM • Vilna Extra-Bold"/>
          <w:rtl/>
        </w:rPr>
        <w:t>במיתת האב</w:t>
      </w:r>
      <w:r w:rsidRPr="00224C4C">
        <w:rPr>
          <w:rFonts w:ascii="Fb Fontext" w:hAnsi="Fb Fontext" w:hint="cs"/>
          <w:rtl/>
        </w:rPr>
        <w:t xml:space="preserve"> מרשות אדון</w:t>
      </w:r>
      <w:r w:rsidRPr="00224C4C">
        <w:rPr>
          <w:rFonts w:ascii="Fb Fontext" w:hAnsi="Fb Fontext"/>
          <w:rtl/>
        </w:rPr>
        <w:t>,</w:t>
      </w:r>
      <w:r w:rsidRPr="00224C4C">
        <w:rPr>
          <w:rFonts w:ascii="Fb Fontext" w:hAnsi="Fb Fontext" w:hint="cs"/>
          <w:rtl/>
        </w:rPr>
        <w:t xml:space="preserve"> </w:t>
      </w:r>
      <w:r w:rsidRPr="00224C4C">
        <w:rPr>
          <w:rFonts w:ascii="Fb Fontext" w:hAnsi="Fb Fontext"/>
          <w:rtl/>
        </w:rPr>
        <w:t>ק"ו</w:t>
      </w:r>
      <w:r w:rsidRPr="00224C4C">
        <w:rPr>
          <w:rFonts w:ascii="Fb Fontext" w:hAnsi="Fb Fontext" w:hint="cs"/>
          <w:rtl/>
        </w:rPr>
        <w:t xml:space="preserve"> מסימנין שאין מוציאין מרשות אב.</w:t>
      </w:r>
    </w:p>
    <w:p w14:paraId="2DE53880" w14:textId="2F7991A4" w:rsidR="00A85AC8" w:rsidRPr="00E600D8" w:rsidRDefault="006E0774" w:rsidP="008E4F58">
      <w:pPr>
        <w:pStyle w:val="38"/>
        <w:framePr w:wrap="notBeside"/>
        <w:rPr>
          <w:rtl/>
        </w:rPr>
      </w:pPr>
      <w:r w:rsidRPr="00E600D8">
        <w:rPr>
          <w:rFonts w:hint="cs"/>
          <w:rtl/>
        </w:rPr>
        <w:t>ויקשה</w:t>
      </w:r>
      <w:r w:rsidR="00A85AC8" w:rsidRPr="00E600D8">
        <w:rPr>
          <w:rFonts w:hint="cs"/>
          <w:rtl/>
        </w:rPr>
        <w:t>:</w:t>
      </w:r>
    </w:p>
    <w:p w14:paraId="2C61E41D" w14:textId="5CFB4079" w:rsidR="008E4F58" w:rsidRPr="00131640" w:rsidRDefault="00C46F43" w:rsidP="006E0774">
      <w:pPr>
        <w:rPr>
          <w:rtl/>
        </w:rPr>
      </w:pPr>
      <w:r>
        <w:rPr>
          <w:rFonts w:ascii="Fb Fontext" w:hAnsi="Fb Fontext" w:hint="cs"/>
          <w:rtl/>
        </w:rPr>
        <w:t>למה</w:t>
      </w:r>
      <w:r w:rsidR="006E0774" w:rsidRPr="00224C4C">
        <w:rPr>
          <w:rFonts w:ascii="Fb Fontext" w:hAnsi="Fb Fontext" w:hint="cs"/>
          <w:rtl/>
        </w:rPr>
        <w:t xml:space="preserve"> במתני' כתב רק סימנין</w:t>
      </w:r>
      <w:r>
        <w:rPr>
          <w:rFonts w:ascii="Fb Fontext" w:hAnsi="Fb Fontext" w:hint="cs"/>
          <w:rtl/>
        </w:rPr>
        <w:t>?</w:t>
      </w:r>
    </w:p>
    <w:p w14:paraId="2F643003" w14:textId="3AA2B535" w:rsidR="00A85AC8" w:rsidRPr="00E600D8" w:rsidRDefault="006E0774" w:rsidP="008E4F58">
      <w:pPr>
        <w:pStyle w:val="38"/>
        <w:framePr w:wrap="notBeside"/>
        <w:rPr>
          <w:rtl/>
        </w:rPr>
      </w:pPr>
      <w:r w:rsidRPr="00E600D8">
        <w:rPr>
          <w:rFonts w:hint="cs"/>
          <w:rtl/>
        </w:rPr>
        <w:t>ואין לומר</w:t>
      </w:r>
      <w:r w:rsidR="00A85AC8" w:rsidRPr="00E600D8">
        <w:rPr>
          <w:rFonts w:hint="cs"/>
          <w:rtl/>
        </w:rPr>
        <w:t>:</w:t>
      </w:r>
    </w:p>
    <w:p w14:paraId="759BEF9F" w14:textId="1A64FDAA" w:rsidR="006E0774" w:rsidRPr="00131640" w:rsidRDefault="006E0774" w:rsidP="008E4F58">
      <w:pPr>
        <w:rPr>
          <w:rtl/>
        </w:rPr>
      </w:pPr>
      <w:r w:rsidRPr="00224C4C">
        <w:rPr>
          <w:rFonts w:ascii="Fb Fontext" w:hAnsi="Fb Fontext" w:hint="cs"/>
          <w:rtl/>
        </w:rPr>
        <w:t>דתנא ושייר מיתת האדון</w:t>
      </w:r>
      <w:r w:rsidR="008E4F58">
        <w:rPr>
          <w:rFonts w:ascii="Fb Fontext" w:hAnsi="Fb Fontext" w:hint="cs"/>
          <w:rtl/>
        </w:rPr>
        <w:t>,</w:t>
      </w:r>
      <w:r w:rsidR="008E4F58">
        <w:rPr>
          <w:rFonts w:ascii="Fb Fontext" w:hAnsi="Fb Fontext" w:hint="cs"/>
          <w:sz w:val="32"/>
          <w:rtl/>
        </w:rPr>
        <w:t xml:space="preserve"> </w:t>
      </w:r>
      <w:r w:rsidRPr="00224C4C">
        <w:rPr>
          <w:rFonts w:ascii="Fb Fontext" w:hAnsi="Fb Fontext" w:hint="cs"/>
          <w:sz w:val="32"/>
          <w:rtl/>
        </w:rPr>
        <w:t>דלאו שיורא הוא כ</w:t>
      </w:r>
      <w:r w:rsidRPr="00224C4C">
        <w:rPr>
          <w:rFonts w:ascii="Fb Fontext" w:hAnsi="Fb Fontext"/>
          <w:sz w:val="32"/>
          <w:rtl/>
        </w:rPr>
        <w:t>יון ד</w:t>
      </w:r>
      <w:r w:rsidR="00B35B36">
        <w:rPr>
          <w:rFonts w:ascii="Fb Fontext" w:hAnsi="Fb Fontext"/>
          <w:sz w:val="32"/>
          <w:rtl/>
        </w:rPr>
        <w:t>יש</w:t>
      </w:r>
      <w:r w:rsidRPr="00224C4C">
        <w:rPr>
          <w:rFonts w:ascii="Fb Fontext" w:hAnsi="Fb Fontext"/>
          <w:sz w:val="32"/>
          <w:rtl/>
        </w:rPr>
        <w:t xml:space="preserve"> </w:t>
      </w:r>
      <w:r w:rsidR="00B35B36">
        <w:rPr>
          <w:rFonts w:ascii="Fb Fontext" w:hAnsi="Fb Fontext"/>
          <w:sz w:val="32"/>
          <w:rtl/>
        </w:rPr>
        <w:t>גם</w:t>
      </w:r>
      <w:r w:rsidRPr="00224C4C">
        <w:rPr>
          <w:rFonts w:ascii="Fb Fontext" w:hAnsi="Fb Fontext"/>
          <w:sz w:val="32"/>
          <w:rtl/>
        </w:rPr>
        <w:t xml:space="preserve"> באיש.</w:t>
      </w:r>
    </w:p>
    <w:p w14:paraId="039E009F" w14:textId="3D325A1B" w:rsidR="00A85AC8" w:rsidRPr="00E600D8" w:rsidRDefault="006E0774" w:rsidP="008E4F58">
      <w:pPr>
        <w:pStyle w:val="38"/>
        <w:framePr w:wrap="notBeside"/>
        <w:rPr>
          <w:rtl/>
        </w:rPr>
      </w:pPr>
      <w:r w:rsidRPr="00E600D8">
        <w:rPr>
          <w:rFonts w:hint="cs"/>
          <w:rtl/>
        </w:rPr>
        <w:t>אלא</w:t>
      </w:r>
      <w:r w:rsidR="00A85AC8" w:rsidRPr="00E600D8">
        <w:rPr>
          <w:rFonts w:hint="cs"/>
          <w:rtl/>
        </w:rPr>
        <w:t>:</w:t>
      </w:r>
    </w:p>
    <w:p w14:paraId="4D03E0C4" w14:textId="06805087" w:rsidR="009469D7" w:rsidRDefault="006E0774" w:rsidP="00A74C06">
      <w:pPr>
        <w:spacing w:after="120"/>
        <w:rPr>
          <w:rFonts w:ascii="Fb Fontext" w:hAnsi="Fb Fontext"/>
          <w:sz w:val="32"/>
          <w:rtl/>
        </w:rPr>
      </w:pPr>
      <w:r w:rsidRPr="00224C4C">
        <w:rPr>
          <w:rFonts w:ascii="Fb Fontext" w:hAnsi="Fb Fontext" w:hint="cs"/>
          <w:sz w:val="32"/>
          <w:rtl/>
        </w:rPr>
        <w:t>דדבר שאין לו קצבה לא תני</w:t>
      </w:r>
      <w:r w:rsidR="00344590">
        <w:rPr>
          <w:rFonts w:ascii="Fb Fontext" w:hAnsi="Fb Fontext" w:hint="cs"/>
          <w:sz w:val="32"/>
          <w:rtl/>
        </w:rPr>
        <w:t>,</w:t>
      </w:r>
    </w:p>
    <w:p w14:paraId="7A44A503" w14:textId="6365A1FA" w:rsidR="006E0774" w:rsidRPr="00131640" w:rsidRDefault="006E0774" w:rsidP="006E0774">
      <w:pPr>
        <w:rPr>
          <w:rtl/>
        </w:rPr>
      </w:pPr>
      <w:r w:rsidRPr="00224C4C">
        <w:rPr>
          <w:rFonts w:ascii="Fb Fontext" w:hAnsi="Fb Fontext" w:hint="cs"/>
          <w:sz w:val="32"/>
          <w:rtl/>
        </w:rPr>
        <w:t>ולסימנין הגם שאין להם קצבה למעלה יש להם קצבה למטה</w:t>
      </w:r>
      <w:r w:rsidR="00344590">
        <w:rPr>
          <w:rFonts w:ascii="Fb Fontext" w:hAnsi="Fb Fontext" w:hint="cs"/>
          <w:sz w:val="32"/>
          <w:rtl/>
        </w:rPr>
        <w:t>,</w:t>
      </w:r>
    </w:p>
    <w:p w14:paraId="6A702A9C" w14:textId="50027B55" w:rsidR="00A85AC8" w:rsidRPr="00E600D8" w:rsidRDefault="006E0774" w:rsidP="008E4F58">
      <w:pPr>
        <w:pStyle w:val="38"/>
        <w:framePr w:wrap="notBeside"/>
        <w:rPr>
          <w:rtl/>
        </w:rPr>
      </w:pPr>
      <w:r w:rsidRPr="00E600D8">
        <w:rPr>
          <w:rtl/>
        </w:rPr>
        <w:t>דתניא</w:t>
      </w:r>
      <w:r w:rsidR="00A85AC8" w:rsidRPr="00E600D8">
        <w:rPr>
          <w:rtl/>
        </w:rPr>
        <w:t>:</w:t>
      </w:r>
    </w:p>
    <w:p w14:paraId="367B66D7" w14:textId="3712E1E0" w:rsidR="006E0774" w:rsidRPr="00131640" w:rsidRDefault="006E0774" w:rsidP="00A74C06">
      <w:pPr>
        <w:pStyle w:val="afffff4"/>
        <w:rPr>
          <w:rtl/>
        </w:rPr>
      </w:pPr>
      <w:r w:rsidRPr="00224C4C">
        <w:rPr>
          <w:rtl/>
        </w:rPr>
        <w:t xml:space="preserve">בן </w:t>
      </w:r>
      <w:r w:rsidRPr="00224C4C">
        <w:rPr>
          <w:rFonts w:hint="cs"/>
          <w:rtl/>
        </w:rPr>
        <w:t xml:space="preserve">ט' </w:t>
      </w:r>
      <w:r w:rsidRPr="00224C4C">
        <w:rPr>
          <w:rtl/>
        </w:rPr>
        <w:t xml:space="preserve">שהביא </w:t>
      </w:r>
      <w:r w:rsidRPr="00224C4C">
        <w:rPr>
          <w:rFonts w:hint="cs"/>
          <w:rtl/>
        </w:rPr>
        <w:t xml:space="preserve">ב' </w:t>
      </w:r>
      <w:r w:rsidRPr="00224C4C">
        <w:rPr>
          <w:rtl/>
        </w:rPr>
        <w:t xml:space="preserve">שערות </w:t>
      </w:r>
      <w:r w:rsidR="00016148">
        <w:rPr>
          <w:rFonts w:hint="cs"/>
          <w:rtl/>
        </w:rPr>
        <w:t>-</w:t>
      </w:r>
      <w:r w:rsidRPr="00224C4C">
        <w:rPr>
          <w:rtl/>
        </w:rPr>
        <w:t>שומא,</w:t>
      </w:r>
    </w:p>
    <w:p w14:paraId="4E3F9A28" w14:textId="77777777" w:rsidR="009469D7" w:rsidRDefault="006E0774" w:rsidP="00A74C06">
      <w:pPr>
        <w:pStyle w:val="afffff4"/>
        <w:rPr>
          <w:rFonts w:cs="Guttman Vilna"/>
          <w:b/>
          <w:bCs/>
          <w:rtl/>
        </w:rPr>
      </w:pPr>
      <w:r w:rsidRPr="00224C4C">
        <w:rPr>
          <w:rtl/>
        </w:rPr>
        <w:t>ב</w:t>
      </w:r>
      <w:r w:rsidR="000834A5">
        <w:rPr>
          <w:rFonts w:hint="cs"/>
          <w:rtl/>
        </w:rPr>
        <w:t>ת</w:t>
      </w:r>
      <w:r w:rsidRPr="00224C4C">
        <w:rPr>
          <w:rtl/>
        </w:rPr>
        <w:t xml:space="preserve"> ט' </w:t>
      </w:r>
      <w:r w:rsidRPr="00A74C06">
        <w:rPr>
          <w:rtl/>
        </w:rPr>
        <w:t>וי</w:t>
      </w:r>
      <w:r w:rsidRPr="00A74C06">
        <w:rPr>
          <w:rFonts w:hint="cs"/>
          <w:rtl/>
        </w:rPr>
        <w:t>ום אחד</w:t>
      </w:r>
      <w:r w:rsidRPr="00224C4C">
        <w:rPr>
          <w:rFonts w:hint="cs"/>
          <w:rtl/>
        </w:rPr>
        <w:t xml:space="preserve"> עד </w:t>
      </w:r>
      <w:r w:rsidRPr="00224C4C">
        <w:rPr>
          <w:rtl/>
        </w:rPr>
        <w:t xml:space="preserve">י"ב שנה </w:t>
      </w:r>
      <w:r w:rsidRPr="00A74C06">
        <w:rPr>
          <w:rtl/>
        </w:rPr>
        <w:t xml:space="preserve">ויום אחד </w:t>
      </w:r>
      <w:r w:rsidRPr="00224C4C">
        <w:rPr>
          <w:rtl/>
        </w:rPr>
        <w:t>ועודן בו - שומא,</w:t>
      </w:r>
      <w:r w:rsidR="00930071">
        <w:rPr>
          <w:rFonts w:hint="cs"/>
          <w:rtl/>
        </w:rPr>
        <w:t xml:space="preserve"> </w:t>
      </w:r>
      <w:r w:rsidRPr="00835604">
        <w:rPr>
          <w:rStyle w:val="afffff3"/>
          <w:rFonts w:hint="cs"/>
          <w:rtl/>
        </w:rPr>
        <w:t>ול</w:t>
      </w:r>
      <w:r w:rsidRPr="00835604">
        <w:rPr>
          <w:rStyle w:val="afffff3"/>
          <w:rtl/>
        </w:rPr>
        <w:t>ר</w:t>
      </w:r>
      <w:r w:rsidRPr="00835604">
        <w:rPr>
          <w:rStyle w:val="afffff3"/>
          <w:rFonts w:hint="cs"/>
          <w:rtl/>
        </w:rPr>
        <w:t>יב</w:t>
      </w:r>
      <w:r w:rsidRPr="00835604">
        <w:rPr>
          <w:rStyle w:val="afffff3"/>
          <w:rtl/>
        </w:rPr>
        <w:t>"</w:t>
      </w:r>
      <w:r w:rsidRPr="00835604">
        <w:rPr>
          <w:rStyle w:val="afffff3"/>
          <w:rFonts w:hint="cs"/>
          <w:rtl/>
        </w:rPr>
        <w:t>י:</w:t>
      </w:r>
      <w:r w:rsidRPr="00224C4C">
        <w:rPr>
          <w:rFonts w:hint="cs"/>
          <w:rtl/>
        </w:rPr>
        <w:t xml:space="preserve"> סימן</w:t>
      </w:r>
      <w:r w:rsidR="00835604">
        <w:rPr>
          <w:rFonts w:hint="cs"/>
          <w:rtl/>
        </w:rPr>
        <w:t>,</w:t>
      </w:r>
    </w:p>
    <w:p w14:paraId="26139AEA" w14:textId="01D472AA" w:rsidR="006E0774" w:rsidRPr="00131640" w:rsidRDefault="006E0774" w:rsidP="00A74C06">
      <w:pPr>
        <w:pStyle w:val="afffff4"/>
        <w:rPr>
          <w:rtl/>
        </w:rPr>
      </w:pPr>
      <w:r w:rsidRPr="00224C4C">
        <w:rPr>
          <w:rtl/>
        </w:rPr>
        <w:t xml:space="preserve">בן י"ג שנה ויום אחד </w:t>
      </w:r>
      <w:r w:rsidR="00930071">
        <w:rPr>
          <w:rtl/>
        </w:rPr>
        <w:t>–</w:t>
      </w:r>
      <w:r w:rsidRPr="00224C4C">
        <w:rPr>
          <w:rtl/>
        </w:rPr>
        <w:t xml:space="preserve"> </w:t>
      </w:r>
      <w:r w:rsidR="00930071" w:rsidRPr="00930071">
        <w:rPr>
          <w:rStyle w:val="afffff3"/>
          <w:rFonts w:hint="cs"/>
          <w:rtl/>
        </w:rPr>
        <w:t>לכו''ע</w:t>
      </w:r>
      <w:r w:rsidR="00930071">
        <w:rPr>
          <w:rStyle w:val="afffff3"/>
          <w:rFonts w:hint="cs"/>
          <w:rtl/>
        </w:rPr>
        <w:t>:</w:t>
      </w:r>
      <w:r w:rsidR="00930071">
        <w:rPr>
          <w:rFonts w:hint="cs"/>
          <w:rtl/>
        </w:rPr>
        <w:t xml:space="preserve"> </w:t>
      </w:r>
      <w:r w:rsidRPr="00224C4C">
        <w:rPr>
          <w:rtl/>
        </w:rPr>
        <w:t>סימן.</w:t>
      </w:r>
    </w:p>
    <w:p w14:paraId="2B5122F6" w14:textId="535DECBB" w:rsidR="00D653CB" w:rsidRPr="00131640" w:rsidRDefault="007309FA" w:rsidP="007309FA">
      <w:pPr>
        <w:pStyle w:val="affffb"/>
        <w:rPr>
          <w:rtl/>
        </w:rPr>
      </w:pPr>
      <w:r w:rsidRPr="007309FA">
        <w:rPr>
          <w:rFonts w:hint="cs"/>
          <w:rtl/>
        </w:rPr>
        <w:t>***</w:t>
      </w:r>
    </w:p>
    <w:p w14:paraId="5BF447AD" w14:textId="77777777" w:rsidR="006E0774" w:rsidRPr="00131640" w:rsidRDefault="006E0774" w:rsidP="0010529F">
      <w:pPr>
        <w:pStyle w:val="afff0"/>
        <w:framePr w:wrap="around"/>
        <w:rPr>
          <w:rtl/>
        </w:rPr>
      </w:pPr>
      <w:r w:rsidRPr="00EC76C0">
        <w:rPr>
          <w:rFonts w:hint="cs"/>
          <w:rtl/>
        </w:rPr>
        <w:t>טז</w:t>
      </w:r>
      <w:r w:rsidRPr="00224C4C">
        <w:rPr>
          <w:rFonts w:hint="cs"/>
          <w:rtl/>
        </w:rPr>
        <w:t>:</w:t>
      </w:r>
    </w:p>
    <w:p w14:paraId="44911047" w14:textId="2AF81B56" w:rsidR="00A85AC8" w:rsidRPr="00E600D8" w:rsidRDefault="00F75CC0" w:rsidP="00F75CC0">
      <w:pPr>
        <w:pStyle w:val="38"/>
        <w:framePr w:wrap="notBeside"/>
      </w:pPr>
      <w:r w:rsidRPr="00E600D8">
        <w:rPr>
          <w:rFonts w:hint="cs"/>
          <w:rtl/>
        </w:rPr>
        <w:t>מתיב ר''ש מר''ש</w:t>
      </w:r>
      <w:r w:rsidR="00A85AC8" w:rsidRPr="00E600D8">
        <w:rPr>
          <w:rFonts w:hint="cs"/>
          <w:rtl/>
        </w:rPr>
        <w:t>:</w:t>
      </w:r>
    </w:p>
    <w:p w14:paraId="456E9CA0" w14:textId="2CA8033D" w:rsidR="006E0774" w:rsidRPr="00131640" w:rsidRDefault="00F75CC0" w:rsidP="00F65F8B">
      <w:pPr>
        <w:pStyle w:val="affffb"/>
        <w:rPr>
          <w:rtl/>
        </w:rPr>
      </w:pPr>
      <w:r>
        <w:rPr>
          <w:rFonts w:hint="cs"/>
          <w:rtl/>
        </w:rPr>
        <w:t>ד'</w:t>
      </w:r>
      <w:r w:rsidR="006E0774" w:rsidRPr="00224C4C">
        <w:rPr>
          <w:rtl/>
        </w:rPr>
        <w:t xml:space="preserve"> מעניקים להם, ג' באיש וג' באשה,</w:t>
      </w:r>
      <w:r w:rsidR="00D939AE">
        <w:rPr>
          <w:rFonts w:hint="cs"/>
          <w:rtl/>
        </w:rPr>
        <w:t xml:space="preserve"> למה לא תני מיתת האב</w:t>
      </w:r>
    </w:p>
    <w:p w14:paraId="2C5462D3" w14:textId="34FF86D1" w:rsidR="00377E10" w:rsidRPr="009D5F27" w:rsidRDefault="006E0774" w:rsidP="00377E10">
      <w:pPr>
        <w:rPr>
          <w:spacing w:val="-2"/>
          <w:rtl/>
        </w:rPr>
      </w:pPr>
      <w:r w:rsidRPr="009D5F27">
        <w:rPr>
          <w:rFonts w:ascii="Fb Fontext" w:hAnsi="Fb Fontext"/>
          <w:spacing w:val="-2"/>
          <w:rtl/>
        </w:rPr>
        <w:t>וא</w:t>
      </w:r>
      <w:r w:rsidR="00D939AE" w:rsidRPr="009D5F27">
        <w:rPr>
          <w:rFonts w:ascii="Fb Fontext" w:hAnsi="Fb Fontext" w:hint="cs"/>
          <w:spacing w:val="-2"/>
          <w:rtl/>
        </w:rPr>
        <w:t>"א</w:t>
      </w:r>
      <w:r w:rsidRPr="009D5F27">
        <w:rPr>
          <w:rFonts w:ascii="Fb Fontext" w:hAnsi="Fb Fontext"/>
          <w:spacing w:val="-2"/>
          <w:rtl/>
        </w:rPr>
        <w:t xml:space="preserve"> יכול לומר ד' באחד, לפי שאין סימנים באיש ואין רציעה באשה.</w:t>
      </w:r>
    </w:p>
    <w:p w14:paraId="78A47373" w14:textId="522E3F12" w:rsidR="00A85AC8" w:rsidRPr="00E600D8" w:rsidRDefault="006E0774" w:rsidP="00377E10">
      <w:pPr>
        <w:pStyle w:val="38"/>
        <w:framePr w:wrap="notBeside"/>
        <w:rPr>
          <w:rtl/>
        </w:rPr>
      </w:pPr>
      <w:r w:rsidRPr="00E600D8">
        <w:rPr>
          <w:rFonts w:hint="cs"/>
          <w:rtl/>
        </w:rPr>
        <w:t>ואין לומר</w:t>
      </w:r>
      <w:r w:rsidR="00A85AC8" w:rsidRPr="00E600D8">
        <w:rPr>
          <w:rFonts w:hint="cs"/>
          <w:rtl/>
        </w:rPr>
        <w:t>:</w:t>
      </w:r>
    </w:p>
    <w:p w14:paraId="01AC441A" w14:textId="04A2E7D4" w:rsidR="006E0774" w:rsidRPr="00131640" w:rsidRDefault="006E0774" w:rsidP="006E0774">
      <w:pPr>
        <w:rPr>
          <w:rtl/>
        </w:rPr>
      </w:pPr>
      <w:r w:rsidRPr="00224C4C">
        <w:rPr>
          <w:rFonts w:ascii="Fb Fontext" w:hAnsi="Fb Fontext" w:hint="cs"/>
          <w:rtl/>
        </w:rPr>
        <w:t xml:space="preserve">תנא ושייר </w:t>
      </w:r>
      <w:r w:rsidR="00377E10">
        <w:rPr>
          <w:rFonts w:ascii="Fb Fontext" w:hAnsi="Fb Fontext" w:hint="cs"/>
          <w:rtl/>
        </w:rPr>
        <w:t>-</w:t>
      </w:r>
      <w:r w:rsidRPr="00224C4C">
        <w:rPr>
          <w:rFonts w:ascii="Fb Fontext" w:hAnsi="Fb Fontext" w:hint="cs"/>
          <w:rtl/>
        </w:rPr>
        <w:t>דארבעה קתני.</w:t>
      </w:r>
    </w:p>
    <w:p w14:paraId="336AD60E" w14:textId="68FFDD8E" w:rsidR="00A85AC8" w:rsidRPr="00E600D8" w:rsidRDefault="006E0774" w:rsidP="00F75CC0">
      <w:pPr>
        <w:pStyle w:val="38"/>
        <w:framePr w:wrap="notBeside"/>
        <w:rPr>
          <w:rtl/>
        </w:rPr>
      </w:pPr>
      <w:r w:rsidRPr="00E600D8">
        <w:rPr>
          <w:rFonts w:hint="cs"/>
          <w:rtl/>
        </w:rPr>
        <w:t>ואין לומר</w:t>
      </w:r>
      <w:r w:rsidR="00A85AC8" w:rsidRPr="00E600D8">
        <w:rPr>
          <w:rFonts w:hint="cs"/>
          <w:rtl/>
        </w:rPr>
        <w:t>:</w:t>
      </w:r>
    </w:p>
    <w:p w14:paraId="48BD51A4" w14:textId="4679381F" w:rsidR="006E0774" w:rsidRPr="00131640" w:rsidRDefault="006E0774" w:rsidP="006E0774">
      <w:pPr>
        <w:rPr>
          <w:rtl/>
        </w:rPr>
      </w:pPr>
      <w:r w:rsidRPr="00224C4C">
        <w:rPr>
          <w:rFonts w:ascii="Fb Fontext" w:hAnsi="Fb Fontext" w:hint="cs"/>
          <w:sz w:val="32"/>
          <w:rtl/>
        </w:rPr>
        <w:t xml:space="preserve">דדבר שאין לו קצבה לא קתני- דהא סימנין </w:t>
      </w:r>
      <w:r w:rsidR="00B35B36">
        <w:rPr>
          <w:rFonts w:ascii="Fb Fontext" w:hAnsi="Fb Fontext" w:hint="cs"/>
          <w:sz w:val="32"/>
          <w:rtl/>
        </w:rPr>
        <w:t>גם</w:t>
      </w:r>
      <w:r w:rsidRPr="00224C4C">
        <w:rPr>
          <w:rFonts w:ascii="Fb Fontext" w:hAnsi="Fb Fontext" w:hint="cs"/>
          <w:sz w:val="32"/>
          <w:rtl/>
        </w:rPr>
        <w:t xml:space="preserve"> אין להם</w:t>
      </w:r>
    </w:p>
    <w:p w14:paraId="1A8D99C3" w14:textId="472247F6" w:rsidR="00A85AC8" w:rsidRPr="00E600D8" w:rsidRDefault="00D34C68" w:rsidP="00D34C68">
      <w:pPr>
        <w:pStyle w:val="38"/>
        <w:framePr w:wrap="notBeside"/>
        <w:rPr>
          <w:rtl/>
        </w:rPr>
      </w:pPr>
      <w:r w:rsidRPr="00E600D8">
        <w:rPr>
          <w:rFonts w:hint="cs"/>
          <w:rtl/>
        </w:rPr>
        <w:t>ואין לומר</w:t>
      </w:r>
      <w:r w:rsidR="00A85AC8" w:rsidRPr="00E600D8">
        <w:rPr>
          <w:rFonts w:hint="cs"/>
          <w:rtl/>
        </w:rPr>
        <w:t>:</w:t>
      </w:r>
    </w:p>
    <w:p w14:paraId="21F1E343" w14:textId="23915C45" w:rsidR="006E0774" w:rsidRPr="00131640" w:rsidRDefault="006E0774" w:rsidP="006E0774">
      <w:pPr>
        <w:rPr>
          <w:rtl/>
        </w:rPr>
      </w:pPr>
      <w:r w:rsidRPr="00224C4C">
        <w:rPr>
          <w:rFonts w:ascii="Fb Fontext" w:hAnsi="Fb Fontext" w:hint="cs"/>
          <w:sz w:val="32"/>
          <w:rtl/>
        </w:rPr>
        <w:t>יש להם קצבה למטה הא מיתת האדון אין לה קצבה ותני.</w:t>
      </w:r>
    </w:p>
    <w:p w14:paraId="02AF6A9C" w14:textId="7D24AE1F" w:rsidR="00A85AC8" w:rsidRPr="00E600D8" w:rsidRDefault="006E0774" w:rsidP="00377E10">
      <w:pPr>
        <w:pStyle w:val="38"/>
        <w:framePr w:wrap="notBeside"/>
        <w:rPr>
          <w:rtl/>
        </w:rPr>
      </w:pPr>
      <w:r w:rsidRPr="00E600D8">
        <w:rPr>
          <w:rFonts w:hint="cs"/>
          <w:rtl/>
        </w:rPr>
        <w:t>אלא</w:t>
      </w:r>
      <w:r w:rsidR="00A85AC8" w:rsidRPr="00E600D8">
        <w:rPr>
          <w:rFonts w:hint="cs"/>
          <w:rtl/>
        </w:rPr>
        <w:t>:</w:t>
      </w:r>
    </w:p>
    <w:p w14:paraId="57A85449" w14:textId="2639639E" w:rsidR="006E0774" w:rsidRPr="009D5F27" w:rsidRDefault="006E0774" w:rsidP="006E0774">
      <w:pPr>
        <w:rPr>
          <w:spacing w:val="0"/>
          <w:rtl/>
        </w:rPr>
      </w:pPr>
      <w:r w:rsidRPr="009D5F27">
        <w:rPr>
          <w:rStyle w:val="afffa"/>
          <w:rFonts w:ascii="Fb Fontext" w:hAnsi="Fb Fontext" w:cs="BA TM • Vilna Extra-Bold" w:hint="cs"/>
          <w:bCs w:val="0"/>
          <w:spacing w:val="0"/>
          <w:rtl/>
        </w:rPr>
        <w:t>ארבעה היינו</w:t>
      </w:r>
      <w:r w:rsidRPr="009D5F27">
        <w:rPr>
          <w:rFonts w:ascii="Fb Fontext" w:hAnsi="Fb Fontext" w:hint="cs"/>
          <w:spacing w:val="0"/>
          <w:sz w:val="32"/>
          <w:rtl/>
        </w:rPr>
        <w:t xml:space="preserve"> </w:t>
      </w:r>
      <w:r w:rsidRPr="009D5F27">
        <w:rPr>
          <w:rFonts w:ascii="Fb Fontext" w:hAnsi="Fb Fontext"/>
          <w:spacing w:val="0"/>
          <w:sz w:val="32"/>
          <w:rtl/>
        </w:rPr>
        <w:t>שנים, ויובל, ויובל של רציעה, ואמה העבריה בסימנים.</w:t>
      </w:r>
    </w:p>
    <w:p w14:paraId="465AF71E" w14:textId="77777777" w:rsidR="00A85AC8" w:rsidRPr="00E600D8" w:rsidRDefault="006E0774" w:rsidP="00377E10">
      <w:pPr>
        <w:pStyle w:val="38"/>
        <w:framePr w:wrap="notBeside"/>
        <w:rPr>
          <w:rtl/>
        </w:rPr>
      </w:pPr>
      <w:r w:rsidRPr="00E600D8">
        <w:rPr>
          <w:rtl/>
        </w:rPr>
        <w:t>ה"נ מסתבר</w:t>
      </w:r>
      <w:r w:rsidR="00A85AC8" w:rsidRPr="00E600D8">
        <w:rPr>
          <w:rtl/>
        </w:rPr>
        <w:t>:</w:t>
      </w:r>
    </w:p>
    <w:p w14:paraId="6FB65147" w14:textId="06675CAC" w:rsidR="006E0774" w:rsidRPr="00131640" w:rsidRDefault="006E0774" w:rsidP="006E0774">
      <w:pPr>
        <w:rPr>
          <w:rtl/>
        </w:rPr>
      </w:pPr>
      <w:r w:rsidRPr="00224C4C">
        <w:rPr>
          <w:rFonts w:ascii="Fb Fontext" w:hAnsi="Fb Fontext" w:hint="cs"/>
          <w:rtl/>
        </w:rPr>
        <w:t>דאין מיתת אדון</w:t>
      </w:r>
      <w:r w:rsidRPr="00224C4C">
        <w:rPr>
          <w:rFonts w:ascii="Fb Fontext" w:hAnsi="Fb Fontext"/>
          <w:rtl/>
        </w:rPr>
        <w:t xml:space="preserve">, </w:t>
      </w:r>
      <w:r w:rsidRPr="00ED706F">
        <w:rPr>
          <w:rStyle w:val="afffff3"/>
          <w:rFonts w:hint="cs"/>
          <w:rtl/>
        </w:rPr>
        <w:t>מדסיפא אמרי'</w:t>
      </w:r>
      <w:r w:rsidRPr="00224C4C">
        <w:rPr>
          <w:rFonts w:ascii="Fb Fontext" w:hAnsi="Fb Fontext" w:hint="cs"/>
          <w:rtl/>
        </w:rPr>
        <w:t xml:space="preserve"> ואין רציעה באשה ואלו היה משכח</w:t>
      </w:r>
      <w:r w:rsidRPr="00224C4C">
        <w:rPr>
          <w:rFonts w:ascii="Fb Fontext" w:hAnsi="Fb Fontext"/>
          <w:rtl/>
        </w:rPr>
        <w:t>"</w:t>
      </w:r>
      <w:r w:rsidRPr="00224C4C">
        <w:rPr>
          <w:rFonts w:ascii="Fb Fontext" w:hAnsi="Fb Fontext" w:hint="cs"/>
          <w:rtl/>
        </w:rPr>
        <w:t xml:space="preserve">ל ארבע </w:t>
      </w:r>
      <w:r w:rsidRPr="00210DF6">
        <w:rPr>
          <w:rStyle w:val="afffa"/>
          <w:rFonts w:ascii="Fb Fontext" w:hAnsi="Fb Fontext" w:cs="BA TM • Vilna Extra-Bold" w:hint="cs"/>
          <w:bCs w:val="0"/>
          <w:rtl/>
        </w:rPr>
        <w:t>ש</w:t>
      </w:r>
      <w:r w:rsidRPr="00210DF6">
        <w:rPr>
          <w:rStyle w:val="afffa"/>
          <w:rFonts w:ascii="Fb Fontext" w:hAnsi="Fb Fontext" w:cs="BA TM • Vilna Extra-Bold"/>
          <w:bCs w:val="0"/>
          <w:rtl/>
        </w:rPr>
        <w:t>"</w:t>
      </w:r>
      <w:r w:rsidRPr="00210DF6">
        <w:rPr>
          <w:rStyle w:val="afffa"/>
          <w:rFonts w:ascii="Fb Fontext" w:hAnsi="Fb Fontext" w:cs="BA TM • Vilna Extra-Bold" w:hint="cs"/>
          <w:bCs w:val="0"/>
          <w:rtl/>
        </w:rPr>
        <w:t>מ</w:t>
      </w:r>
      <w:r w:rsidR="00377E10">
        <w:rPr>
          <w:rFonts w:ascii="Fb Fontext" w:hAnsi="Fb Fontext" w:hint="cs"/>
          <w:rtl/>
        </w:rPr>
        <w:t>,</w:t>
      </w:r>
    </w:p>
    <w:p w14:paraId="40590C0D" w14:textId="77777777" w:rsidR="006E0774" w:rsidRPr="00131640" w:rsidRDefault="006E0774" w:rsidP="00841728">
      <w:pPr>
        <w:pStyle w:val="affb"/>
        <w:rPr>
          <w:rtl/>
        </w:rPr>
      </w:pPr>
      <w:r w:rsidRPr="00224C4C">
        <w:rPr>
          <w:rFonts w:hint="cs"/>
          <w:rtl/>
        </w:rPr>
        <w:t>׹</w:t>
      </w:r>
    </w:p>
    <w:p w14:paraId="5AB0AE08" w14:textId="38DD83AB" w:rsidR="00A85AC8" w:rsidRPr="00E600D8" w:rsidRDefault="006E0774" w:rsidP="00D34C68">
      <w:pPr>
        <w:pStyle w:val="38"/>
        <w:framePr w:wrap="notBeside"/>
        <w:rPr>
          <w:rtl/>
        </w:rPr>
      </w:pPr>
      <w:r w:rsidRPr="00E600D8">
        <w:rPr>
          <w:rtl/>
        </w:rPr>
        <w:t>מתיב ר"</w:t>
      </w:r>
      <w:r w:rsidRPr="00E600D8">
        <w:rPr>
          <w:rFonts w:hint="cs"/>
          <w:rtl/>
        </w:rPr>
        <w:t>ע</w:t>
      </w:r>
      <w:r w:rsidR="00A85AC8" w:rsidRPr="00E600D8">
        <w:rPr>
          <w:rFonts w:hint="cs"/>
          <w:rtl/>
        </w:rPr>
        <w:t>:</w:t>
      </w:r>
    </w:p>
    <w:p w14:paraId="5373ADEB" w14:textId="3EA1A7D7" w:rsidR="009469D7" w:rsidRDefault="006E0774" w:rsidP="006E0774">
      <w:pPr>
        <w:rPr>
          <w:rFonts w:ascii="Fb Fontext" w:hAnsi="Fb Fontext"/>
          <w:sz w:val="32"/>
          <w:rtl/>
        </w:rPr>
      </w:pPr>
      <w:r w:rsidRPr="00224C4C">
        <w:rPr>
          <w:rFonts w:ascii="Fb Fontext" w:hAnsi="Fb Fontext"/>
          <w:sz w:val="32"/>
          <w:rtl/>
        </w:rPr>
        <w:t>ואלו מעניקים להם:</w:t>
      </w:r>
    </w:p>
    <w:p w14:paraId="333020EC" w14:textId="5C01FDD5" w:rsidR="006E0774" w:rsidRPr="00131640" w:rsidRDefault="006E0774" w:rsidP="006E0774">
      <w:pPr>
        <w:rPr>
          <w:rtl/>
        </w:rPr>
      </w:pPr>
      <w:r w:rsidRPr="00224C4C">
        <w:rPr>
          <w:rFonts w:ascii="Fb Fontext" w:hAnsi="Fb Fontext"/>
          <w:sz w:val="32"/>
          <w:rtl/>
        </w:rPr>
        <w:t>היוצא בשנים, וביובל, ובמיתת האדון, ואמה העבריה בסימנים.</w:t>
      </w:r>
    </w:p>
    <w:p w14:paraId="555AB4F1" w14:textId="77777777" w:rsidR="009469D7" w:rsidRDefault="006E0774" w:rsidP="006E0774">
      <w:pPr>
        <w:rPr>
          <w:rFonts w:ascii="Fb Fontext" w:hAnsi="Fb Fontext"/>
          <w:rtl/>
        </w:rPr>
      </w:pPr>
      <w:r w:rsidRPr="00224C4C">
        <w:rPr>
          <w:rFonts w:ascii="Fb Fontext" w:hAnsi="Fb Fontext" w:hint="cs"/>
          <w:rtl/>
        </w:rPr>
        <w:t>ו</w:t>
      </w:r>
      <w:r w:rsidRPr="00224C4C">
        <w:rPr>
          <w:rFonts w:ascii="Fb Fontext" w:hAnsi="Fb Fontext"/>
          <w:rtl/>
        </w:rPr>
        <w:t xml:space="preserve">אם איתא, ניתני </w:t>
      </w:r>
      <w:r w:rsidR="00B35B36">
        <w:rPr>
          <w:rFonts w:ascii="Fb Fontext" w:hAnsi="Fb Fontext"/>
          <w:rtl/>
        </w:rPr>
        <w:t>גם</w:t>
      </w:r>
      <w:r w:rsidRPr="00224C4C">
        <w:rPr>
          <w:rFonts w:ascii="Fb Fontext" w:hAnsi="Fb Fontext"/>
          <w:rtl/>
        </w:rPr>
        <w:t xml:space="preserve"> </w:t>
      </w:r>
      <w:r w:rsidRPr="00210DF6">
        <w:rPr>
          <w:rFonts w:ascii="Fb Fontext" w:hAnsi="Fb Fontext" w:cs="BA TM • Vilna Extra-Bold"/>
          <w:rtl/>
        </w:rPr>
        <w:t>מיתת אב</w:t>
      </w:r>
      <w:r w:rsidRPr="00224C4C">
        <w:rPr>
          <w:rFonts w:ascii="Fb Fontext" w:hAnsi="Fb Fontext" w:hint="cs"/>
          <w:rtl/>
        </w:rPr>
        <w:t xml:space="preserve"> ואין לומר תנא ושייר </w:t>
      </w:r>
      <w:r w:rsidRPr="00210DF6">
        <w:rPr>
          <w:rStyle w:val="afffa"/>
          <w:rFonts w:ascii="Fb Fontext" w:hAnsi="Fb Fontext" w:cs="BA TM • Vilna Extra-Bold" w:hint="cs"/>
          <w:bCs w:val="0"/>
          <w:rtl/>
        </w:rPr>
        <w:t>דאלו</w:t>
      </w:r>
      <w:r w:rsidRPr="00224C4C">
        <w:rPr>
          <w:rFonts w:ascii="Fb Fontext" w:hAnsi="Fb Fontext" w:hint="cs"/>
          <w:rtl/>
        </w:rPr>
        <w:t xml:space="preserve"> קתני,</w:t>
      </w:r>
    </w:p>
    <w:p w14:paraId="66DC83E9" w14:textId="19DBC085" w:rsidR="00A85AC8" w:rsidRPr="00E600D8" w:rsidRDefault="006E0774" w:rsidP="000A22C9">
      <w:pPr>
        <w:pStyle w:val="38"/>
        <w:framePr w:wrap="notBeside"/>
        <w:rPr>
          <w:rtl/>
        </w:rPr>
      </w:pPr>
      <w:r w:rsidRPr="00E600D8">
        <w:rPr>
          <w:rFonts w:hint="cs"/>
          <w:rtl/>
        </w:rPr>
        <w:t>ואין לומר</w:t>
      </w:r>
      <w:r w:rsidR="00A85AC8" w:rsidRPr="00E600D8">
        <w:rPr>
          <w:rFonts w:hint="cs"/>
          <w:rtl/>
        </w:rPr>
        <w:t>:</w:t>
      </w:r>
    </w:p>
    <w:p w14:paraId="586BBB2D" w14:textId="3261A3FA" w:rsidR="006E0774" w:rsidRPr="00131640" w:rsidRDefault="006E0774" w:rsidP="006E0774">
      <w:pPr>
        <w:rPr>
          <w:rtl/>
        </w:rPr>
      </w:pPr>
      <w:r w:rsidRPr="00224C4C">
        <w:rPr>
          <w:rFonts w:ascii="Fb Fontext" w:hAnsi="Fb Fontext" w:hint="cs"/>
          <w:rtl/>
        </w:rPr>
        <w:t>דבר שאין לו קצבה לא תני דה</w:t>
      </w:r>
      <w:r w:rsidR="00B35B36">
        <w:rPr>
          <w:rFonts w:ascii="Fb Fontext" w:hAnsi="Fb Fontext" w:hint="cs"/>
          <w:rtl/>
        </w:rPr>
        <w:t>יש</w:t>
      </w:r>
      <w:r w:rsidRPr="00224C4C">
        <w:rPr>
          <w:rFonts w:ascii="Fb Fontext" w:hAnsi="Fb Fontext" w:hint="cs"/>
          <w:rtl/>
        </w:rPr>
        <w:t xml:space="preserve"> מיתת אדון -</w:t>
      </w:r>
      <w:r w:rsidRPr="00224C4C">
        <w:rPr>
          <w:rFonts w:ascii="Fb Fontext" w:hAnsi="Fb Fontext"/>
          <w:rtl/>
        </w:rPr>
        <w:t xml:space="preserve"> </w:t>
      </w:r>
      <w:r w:rsidRPr="00210DF6">
        <w:rPr>
          <w:rStyle w:val="afffa"/>
          <w:rFonts w:ascii="Fb Fontext" w:hAnsi="Fb Fontext" w:cs="BA TM • Vilna Extra-Bold"/>
          <w:bCs w:val="0"/>
          <w:rtl/>
        </w:rPr>
        <w:t>תיובתא</w:t>
      </w:r>
      <w:r>
        <w:rPr>
          <w:rFonts w:ascii="Fb Fontext" w:hAnsi="Fb Fontext"/>
          <w:rtl/>
        </w:rPr>
        <w:t xml:space="preserve"> </w:t>
      </w:r>
      <w:r>
        <w:rPr>
          <w:rStyle w:val="afffff3"/>
          <w:rFonts w:ascii="Fb Fontext" w:hAnsi="Fb Fontext"/>
          <w:rtl/>
          <w:rPrChange w:id="9033" w:author="מנוע אמוראים" w:date="2026-10-05T16:42:07Z">
            <w:rPr>
              <w:rFonts w:ascii="Fb Fontext" w:hAnsi="Fb Fontext"/>
              <w:rtl/>
            </w:rPr>
          </w:rPrChange>
        </w:rPr>
        <w:t xml:space="preserve">דר</w:t>
      </w:r>
      <w:r>
        <w:rPr>
          <w:rStyle w:val="afffff3"/>
          <w:rFonts w:ascii="Fb Fontext" w:hAnsi="Fb Fontext" w:hint="cs"/>
          <w:rtl/>
          <w:rPrChange w:id="9034" w:author="מנוע אמוראים" w:date="2026-10-05T16:42:07Z">
            <w:rPr>
              <w:rFonts w:ascii="Fb Fontext" w:hAnsi="Fb Fontext" w:hint="cs"/>
              <w:rtl/>
            </w:rPr>
          </w:rPrChange>
        </w:rPr>
        <w:t xml:space="preserve">"ל</w:t>
      </w:r>
      <w:r w:rsidRPr="00224C4C">
        <w:rPr>
          <w:rFonts w:ascii="Fb Fontext" w:hAnsi="Fb Fontext"/>
          <w:rtl/>
        </w:rPr>
        <w:t xml:space="preserve">! </w:t>
      </w:r>
    </w:p>
    <w:p w14:paraId="2B29FE39" w14:textId="1AD05C6B" w:rsidR="00A85AC8" w:rsidRPr="00E600D8" w:rsidRDefault="006E0774" w:rsidP="000A22C9">
      <w:pPr>
        <w:pStyle w:val="38"/>
        <w:framePr w:wrap="notBeside"/>
        <w:rPr>
          <w:rtl/>
        </w:rPr>
      </w:pPr>
      <w:r w:rsidRPr="00E600D8">
        <w:rPr>
          <w:rtl/>
        </w:rPr>
        <w:t>ו</w:t>
      </w:r>
      <w:r w:rsidR="00076997" w:rsidRPr="00E600D8">
        <w:rPr>
          <w:rFonts w:hint="cs"/>
          <w:rtl/>
        </w:rPr>
        <w:t>אף</w:t>
      </w:r>
      <w:r w:rsidRPr="00E600D8">
        <w:rPr>
          <w:rFonts w:hint="cs"/>
          <w:rtl/>
        </w:rPr>
        <w:t xml:space="preserve"> ד</w:t>
      </w:r>
      <w:r w:rsidR="00076997" w:rsidRPr="00E600D8">
        <w:rPr>
          <w:rFonts w:hint="cs"/>
          <w:rtl/>
        </w:rPr>
        <w:t>ל</w:t>
      </w:r>
      <w:r w:rsidRPr="00E600D8">
        <w:rPr>
          <w:rFonts w:hint="cs"/>
          <w:rtl/>
        </w:rPr>
        <w:t>ר</w:t>
      </w:r>
      <w:r w:rsidRPr="00E600D8">
        <w:rPr>
          <w:rtl/>
        </w:rPr>
        <w:t>"</w:t>
      </w:r>
      <w:r w:rsidRPr="00E600D8">
        <w:rPr>
          <w:rFonts w:hint="cs"/>
          <w:rtl/>
        </w:rPr>
        <w:t>ל</w:t>
      </w:r>
      <w:r w:rsidR="00A85AC8" w:rsidRPr="00E600D8">
        <w:rPr>
          <w:rFonts w:hint="cs"/>
          <w:rtl/>
        </w:rPr>
        <w:t>:</w:t>
      </w:r>
    </w:p>
    <w:p w14:paraId="37F88517" w14:textId="39DB3FC3" w:rsidR="006E0774" w:rsidRPr="00131640" w:rsidRDefault="006E0774" w:rsidP="006E0774">
      <w:pPr>
        <w:rPr>
          <w:rtl/>
        </w:rPr>
      </w:pPr>
      <w:r w:rsidRPr="00224C4C">
        <w:rPr>
          <w:rFonts w:ascii="Fb Fontext" w:hAnsi="Fb Fontext" w:hint="cs"/>
          <w:rtl/>
        </w:rPr>
        <w:t>נפרך הוא דמה לסימנין שכן נשתנה הגוף</w:t>
      </w:r>
      <w:r w:rsidR="00FB331D">
        <w:rPr>
          <w:rFonts w:ascii="Fb Fontext" w:hAnsi="Fb Fontext" w:hint="cs"/>
          <w:rtl/>
        </w:rPr>
        <w:t>,</w:t>
      </w:r>
      <w:r w:rsidRPr="00224C4C">
        <w:rPr>
          <w:rFonts w:ascii="Fb Fontext" w:hAnsi="Fb Fontext" w:hint="cs"/>
          <w:rtl/>
        </w:rPr>
        <w:t xml:space="preserve"> משא'כ במיתת אב.</w:t>
      </w:r>
    </w:p>
    <w:p w14:paraId="313B377D" w14:textId="206B01F0" w:rsidR="00D653CB" w:rsidRPr="00131640" w:rsidRDefault="007309FA" w:rsidP="007309FA">
      <w:pPr>
        <w:pStyle w:val="affffb"/>
        <w:rPr>
          <w:rtl/>
        </w:rPr>
      </w:pPr>
      <w:r w:rsidRPr="007309FA">
        <w:rPr>
          <w:rFonts w:hint="cs"/>
          <w:rtl/>
        </w:rPr>
        <w:t>***</w:t>
      </w:r>
    </w:p>
    <w:p w14:paraId="0FCECBD3" w14:textId="3E586B9B" w:rsidR="00A85AC8" w:rsidRPr="00E600D8" w:rsidRDefault="006E0774" w:rsidP="00FB331D">
      <w:pPr>
        <w:pStyle w:val="38"/>
        <w:framePr w:wrap="notBeside"/>
        <w:rPr>
          <w:rtl/>
        </w:rPr>
      </w:pPr>
      <w:r w:rsidRPr="00E600D8">
        <w:rPr>
          <w:rtl/>
        </w:rPr>
        <w:t>תני חדא</w:t>
      </w:r>
      <w:r w:rsidR="00A85AC8" w:rsidRPr="00E600D8">
        <w:rPr>
          <w:rtl/>
        </w:rPr>
        <w:t>:</w:t>
      </w:r>
    </w:p>
    <w:p w14:paraId="00E18CA0" w14:textId="1454AF1E" w:rsidR="006E0774" w:rsidRPr="00131640" w:rsidRDefault="006E0774" w:rsidP="00F65F8B">
      <w:pPr>
        <w:pStyle w:val="affffb"/>
        <w:rPr>
          <w:rtl/>
        </w:rPr>
      </w:pPr>
      <w:r w:rsidRPr="00224C4C">
        <w:rPr>
          <w:rStyle w:val="afffa"/>
          <w:rtl/>
        </w:rPr>
        <w:t>ענק עבד עברי לעצמו, וענק אמה העבריה לעצמה.</w:t>
      </w:r>
    </w:p>
    <w:p w14:paraId="44199A0E" w14:textId="637F343B" w:rsidR="00A85AC8" w:rsidRPr="00E600D8" w:rsidRDefault="006E0774" w:rsidP="00FB331D">
      <w:pPr>
        <w:pStyle w:val="38"/>
        <w:framePr w:wrap="notBeside"/>
        <w:rPr>
          <w:rtl/>
        </w:rPr>
      </w:pPr>
      <w:r w:rsidRPr="00E600D8">
        <w:rPr>
          <w:rtl/>
        </w:rPr>
        <w:t>ותניא אידך</w:t>
      </w:r>
      <w:r w:rsidR="00A85AC8" w:rsidRPr="00E600D8">
        <w:rPr>
          <w:rtl/>
        </w:rPr>
        <w:t>:</w:t>
      </w:r>
    </w:p>
    <w:p w14:paraId="3074E0D7" w14:textId="379E0459" w:rsidR="00FB331D" w:rsidRPr="00131640" w:rsidRDefault="006E0774" w:rsidP="00393FEB">
      <w:pPr>
        <w:rPr>
          <w:rtl/>
        </w:rPr>
      </w:pPr>
      <w:r w:rsidRPr="00224C4C">
        <w:rPr>
          <w:rFonts w:ascii="Fb Fontext" w:hAnsi="Fb Fontext"/>
          <w:sz w:val="32"/>
          <w:rtl/>
        </w:rPr>
        <w:t xml:space="preserve">ענק אמה העבריה, ומציאתה לאביה, </w:t>
      </w:r>
      <w:r w:rsidR="00393FEB">
        <w:rPr>
          <w:rFonts w:ascii="Fb Fontext" w:hAnsi="Fb Fontext" w:hint="cs"/>
          <w:sz w:val="32"/>
          <w:rtl/>
        </w:rPr>
        <w:t>ושכר בטלה בלבד לרבה</w:t>
      </w:r>
    </w:p>
    <w:p w14:paraId="46FF77E1" w14:textId="01738E39" w:rsidR="00A85AC8" w:rsidRPr="00E600D8" w:rsidRDefault="00FB331D" w:rsidP="00393FEB">
      <w:pPr>
        <w:pStyle w:val="38"/>
        <w:framePr w:wrap="notBeside"/>
        <w:rPr>
          <w:rtl/>
        </w:rPr>
      </w:pPr>
      <w:r w:rsidRPr="00E600D8">
        <w:rPr>
          <w:rFonts w:hint="cs"/>
          <w:rtl/>
        </w:rPr>
        <w:t xml:space="preserve">- </w:t>
      </w:r>
      <w:r w:rsidR="00393FEB" w:rsidRPr="00E600D8">
        <w:rPr>
          <w:rFonts w:hint="cs"/>
          <w:rtl/>
        </w:rPr>
        <w:t>שניהם</w:t>
      </w:r>
      <w:r w:rsidR="00A85AC8" w:rsidRPr="00E600D8">
        <w:rPr>
          <w:rFonts w:hint="cs"/>
          <w:rtl/>
        </w:rPr>
        <w:t>:</w:t>
      </w:r>
    </w:p>
    <w:p w14:paraId="15076E8F" w14:textId="55F58516" w:rsidR="006E0774" w:rsidRPr="00131640" w:rsidRDefault="00393FEB" w:rsidP="00FB331D">
      <w:pPr>
        <w:rPr>
          <w:rtl/>
        </w:rPr>
      </w:pPr>
      <w:r>
        <w:rPr>
          <w:rFonts w:hint="cs"/>
          <w:rtl/>
        </w:rPr>
        <w:t xml:space="preserve">יוצאין </w:t>
      </w:r>
      <w:r w:rsidR="006E0774" w:rsidRPr="00224C4C">
        <w:rPr>
          <w:rtl/>
        </w:rPr>
        <w:t xml:space="preserve">בסימנין, </w:t>
      </w:r>
      <w:r w:rsidR="006E0774" w:rsidRPr="00393FEB">
        <w:rPr>
          <w:rStyle w:val="afffff3"/>
          <w:rtl/>
        </w:rPr>
        <w:t>ולא קשיא:</w:t>
      </w:r>
      <w:r w:rsidR="006E0774" w:rsidRPr="00224C4C">
        <w:rPr>
          <w:rtl/>
        </w:rPr>
        <w:t xml:space="preserve"> הא דאיתיה לאב, הא דליתיה לאב.</w:t>
      </w:r>
    </w:p>
    <w:p w14:paraId="59291686" w14:textId="35CAFFE3" w:rsidR="006E0774" w:rsidRPr="00131640" w:rsidRDefault="00463D53" w:rsidP="00463D53">
      <w:pPr>
        <w:pStyle w:val="affffb"/>
        <w:rPr>
          <w:rtl/>
        </w:rPr>
      </w:pPr>
      <w:r>
        <w:rPr>
          <w:rFonts w:hint="cs"/>
          <w:rtl/>
        </w:rPr>
        <w:t>***</w:t>
      </w:r>
    </w:p>
    <w:p w14:paraId="3D1BE80F" w14:textId="77777777" w:rsidR="009469D7" w:rsidRDefault="006E0774" w:rsidP="00463D53">
      <w:pPr>
        <w:pStyle w:val="affffb"/>
        <w:rPr>
          <w:rtl/>
        </w:rPr>
      </w:pPr>
      <w:r w:rsidRPr="00210DF6">
        <w:rPr>
          <w:rStyle w:val="afffa"/>
          <w:rtl/>
        </w:rPr>
        <w:t>ענק אמה העבריה לעצמה</w:t>
      </w:r>
      <w:r w:rsidRPr="00224C4C">
        <w:rPr>
          <w:rtl/>
        </w:rPr>
        <w:t xml:space="preserve"> - למע</w:t>
      </w:r>
      <w:r w:rsidR="00393FEB">
        <w:rPr>
          <w:rFonts w:hint="cs"/>
          <w:rtl/>
        </w:rPr>
        <w:t>ט</w:t>
      </w:r>
      <w:r w:rsidRPr="00224C4C">
        <w:rPr>
          <w:rtl/>
        </w:rPr>
        <w:t xml:space="preserve"> אחין,</w:t>
      </w:r>
    </w:p>
    <w:p w14:paraId="799FCCC1" w14:textId="7DA9EB17" w:rsidR="00A85AC8" w:rsidRPr="00E600D8" w:rsidRDefault="006E0774" w:rsidP="00393FEB">
      <w:pPr>
        <w:pStyle w:val="38"/>
        <w:framePr w:wrap="notBeside"/>
        <w:rPr>
          <w:rtl/>
        </w:rPr>
      </w:pPr>
      <w:r w:rsidRPr="00E600D8">
        <w:rPr>
          <w:rtl/>
        </w:rPr>
        <w:t>דתניא</w:t>
      </w:r>
      <w:r w:rsidR="00A85AC8" w:rsidRPr="00E600D8">
        <w:rPr>
          <w:rtl/>
        </w:rPr>
        <w:t>:</w:t>
      </w:r>
    </w:p>
    <w:p w14:paraId="03488799" w14:textId="69BC5899" w:rsidR="009469D7" w:rsidRDefault="006E0774" w:rsidP="00393FEB">
      <w:pPr>
        <w:rPr>
          <w:rFonts w:ascii="Fb Fontext" w:hAnsi="Fb Fontext"/>
          <w:sz w:val="32"/>
          <w:rtl/>
        </w:rPr>
      </w:pPr>
      <w:r w:rsidRPr="00224C4C">
        <w:rPr>
          <w:rStyle w:val="affffa"/>
          <w:rFonts w:hint="cs"/>
          <w:rtl/>
        </w:rPr>
        <w:t>'</w:t>
      </w:r>
      <w:r w:rsidRPr="00224C4C">
        <w:rPr>
          <w:rStyle w:val="affffa"/>
          <w:rtl/>
        </w:rPr>
        <w:t>והתנחלתם אותם לבניכם אחריכם</w:t>
      </w:r>
      <w:r w:rsidRPr="00224C4C">
        <w:rPr>
          <w:rStyle w:val="affffa"/>
          <w:rFonts w:hint="cs"/>
          <w:rtl/>
        </w:rPr>
        <w:t>',</w:t>
      </w:r>
      <w:r w:rsidR="00393FEB">
        <w:rPr>
          <w:rFonts w:ascii="Fb Fontext" w:hAnsi="Fb Fontext" w:hint="cs"/>
          <w:sz w:val="32"/>
          <w:rtl/>
        </w:rPr>
        <w:t xml:space="preserve"> </w:t>
      </w:r>
      <w:r w:rsidRPr="00224C4C">
        <w:rPr>
          <w:rFonts w:ascii="Fb Fontext" w:hAnsi="Fb Fontext"/>
          <w:sz w:val="32"/>
          <w:rtl/>
        </w:rPr>
        <w:t>ולא בנותיכם לבניכם,</w:t>
      </w:r>
    </w:p>
    <w:p w14:paraId="1D6973C5" w14:textId="70763E7F" w:rsidR="006E0774" w:rsidRPr="00131640" w:rsidRDefault="006E0774" w:rsidP="00393FEB">
      <w:pPr>
        <w:rPr>
          <w:rtl/>
        </w:rPr>
      </w:pPr>
      <w:r w:rsidRPr="00224C4C">
        <w:rPr>
          <w:rFonts w:ascii="Fb Fontext" w:hAnsi="Fb Fontext"/>
          <w:sz w:val="32"/>
          <w:rtl/>
        </w:rPr>
        <w:t>מכאן, שאין אדם מוריש זכות בתו לבנו,</w:t>
      </w:r>
    </w:p>
    <w:p w14:paraId="1119E08F" w14:textId="77777777" w:rsidR="00A85AC8" w:rsidRPr="00E600D8" w:rsidRDefault="00A20024" w:rsidP="00A20024">
      <w:pPr>
        <w:pStyle w:val="38"/>
        <w:framePr w:wrap="notBeside"/>
        <w:rPr>
          <w:rtl/>
        </w:rPr>
      </w:pPr>
      <w:r w:rsidRPr="00E600D8">
        <w:rPr>
          <w:rFonts w:hint="cs"/>
          <w:rtl/>
        </w:rPr>
        <w:t>פשיטא</w:t>
      </w:r>
      <w:r w:rsidR="00A85AC8" w:rsidRPr="00E600D8">
        <w:rPr>
          <w:rtl/>
        </w:rPr>
        <w:t>:</w:t>
      </w:r>
    </w:p>
    <w:p w14:paraId="718B164B" w14:textId="3F5755C1" w:rsidR="006E0774" w:rsidRPr="00131640" w:rsidRDefault="006E0774" w:rsidP="00A20024">
      <w:pPr>
        <w:rPr>
          <w:rtl/>
        </w:rPr>
      </w:pPr>
      <w:r w:rsidRPr="00210DF6">
        <w:rPr>
          <w:rStyle w:val="afffa"/>
          <w:rFonts w:ascii="Fb Fontext" w:hAnsi="Fb Fontext" w:cs="BA TM • Vilna Extra-Bold"/>
          <w:bCs w:val="0"/>
          <w:rtl/>
        </w:rPr>
        <w:t>ענק ע"ע לעצמו</w:t>
      </w:r>
      <w:r w:rsidRPr="00224C4C">
        <w:rPr>
          <w:rFonts w:ascii="Fb Fontext" w:hAnsi="Fb Fontext"/>
          <w:sz w:val="32"/>
          <w:rtl/>
        </w:rPr>
        <w:t>, אלא למ</w:t>
      </w:r>
      <w:r w:rsidR="00A20024">
        <w:rPr>
          <w:rFonts w:ascii="Fb Fontext" w:hAnsi="Fb Fontext" w:hint="cs"/>
          <w:sz w:val="32"/>
          <w:rtl/>
        </w:rPr>
        <w:t>י</w:t>
      </w:r>
      <w:r w:rsidRPr="00224C4C">
        <w:rPr>
          <w:rFonts w:ascii="Fb Fontext" w:hAnsi="Fb Fontext"/>
          <w:sz w:val="32"/>
          <w:rtl/>
        </w:rPr>
        <w:t>?</w:t>
      </w:r>
      <w:r w:rsidR="00A20024">
        <w:rPr>
          <w:rFonts w:hint="cs"/>
          <w:rtl/>
        </w:rPr>
        <w:t xml:space="preserve"> </w:t>
      </w:r>
      <w:r w:rsidRPr="00A20024">
        <w:rPr>
          <w:rStyle w:val="afffff3"/>
          <w:rtl/>
        </w:rPr>
        <w:t>רב יוסף:</w:t>
      </w:r>
      <w:r w:rsidR="00A20024">
        <w:rPr>
          <w:rFonts w:ascii="Fb Fontext" w:hAnsi="Fb Fontext" w:hint="cs"/>
          <w:sz w:val="32"/>
          <w:rtl/>
        </w:rPr>
        <w:t xml:space="preserve"> </w:t>
      </w:r>
      <w:r w:rsidRPr="00224C4C">
        <w:rPr>
          <w:rFonts w:ascii="Fb Fontext" w:hAnsi="Fb Fontext"/>
          <w:sz w:val="32"/>
          <w:rtl/>
        </w:rPr>
        <w:t xml:space="preserve">יו"ד קרת </w:t>
      </w:r>
      <w:r w:rsidRPr="00A20024">
        <w:rPr>
          <w:rStyle w:val="afffff5"/>
          <w:rFonts w:hint="cs"/>
          <w:rtl/>
        </w:rPr>
        <w:t>[האריך משנתו]</w:t>
      </w:r>
      <w:r w:rsidRPr="00A20024">
        <w:rPr>
          <w:rStyle w:val="afffff5"/>
          <w:rtl/>
        </w:rPr>
        <w:t>.</w:t>
      </w:r>
    </w:p>
    <w:p w14:paraId="390B55A4" w14:textId="5240D4A9" w:rsidR="00A85AC8" w:rsidRPr="00E600D8" w:rsidRDefault="006E0774" w:rsidP="00535CC2">
      <w:pPr>
        <w:pStyle w:val="38"/>
        <w:framePr w:wrap="notBeside"/>
        <w:rPr>
          <w:rtl/>
        </w:rPr>
      </w:pPr>
      <w:r w:rsidRPr="00E600D8">
        <w:rPr>
          <w:rtl/>
        </w:rPr>
        <w:t>אביי</w:t>
      </w:r>
      <w:r w:rsidRPr="00E600D8">
        <w:rPr>
          <w:rFonts w:hint="cs"/>
          <w:rtl/>
        </w:rPr>
        <w:t>: הכי אר</w:t>
      </w:r>
      <w:r w:rsidRPr="00E600D8">
        <w:rPr>
          <w:rtl/>
        </w:rPr>
        <w:t>"</w:t>
      </w:r>
      <w:r w:rsidRPr="00E600D8">
        <w:rPr>
          <w:rFonts w:hint="cs"/>
          <w:rtl/>
        </w:rPr>
        <w:t>ש</w:t>
      </w:r>
      <w:r w:rsidR="00A85AC8" w:rsidRPr="00E600D8">
        <w:rPr>
          <w:rFonts w:hint="cs"/>
          <w:rtl/>
        </w:rPr>
        <w:t>:</w:t>
      </w:r>
    </w:p>
    <w:p w14:paraId="7FE33141" w14:textId="47879FD4" w:rsidR="006E0774" w:rsidRPr="00131640" w:rsidRDefault="006E0774" w:rsidP="006E0774">
      <w:pPr>
        <w:rPr>
          <w:rtl/>
        </w:rPr>
      </w:pPr>
      <w:r w:rsidRPr="00224C4C">
        <w:rPr>
          <w:rFonts w:ascii="Fb Fontext" w:hAnsi="Fb Fontext" w:hint="cs"/>
          <w:sz w:val="32"/>
          <w:rtl/>
        </w:rPr>
        <w:t>תוטאי הוא</w:t>
      </w:r>
      <w:r w:rsidR="00547E1B">
        <w:rPr>
          <w:rFonts w:ascii="Fb Fontext" w:hAnsi="Fb Fontext" w:hint="cs"/>
          <w:sz w:val="32"/>
          <w:rtl/>
        </w:rPr>
        <w:t xml:space="preserve">- </w:t>
      </w:r>
      <w:r w:rsidRPr="00224C4C">
        <w:rPr>
          <w:rFonts w:ascii="Fb Fontext" w:hAnsi="Fb Fontext" w:hint="cs"/>
          <w:sz w:val="32"/>
          <w:rtl/>
        </w:rPr>
        <w:t xml:space="preserve"> </w:t>
      </w:r>
      <w:r w:rsidRPr="00224C4C">
        <w:rPr>
          <w:rStyle w:val="affffa"/>
          <w:rFonts w:hint="cs"/>
          <w:rtl/>
        </w:rPr>
        <w:t xml:space="preserve">ד'לו' </w:t>
      </w:r>
      <w:r w:rsidRPr="00224C4C">
        <w:rPr>
          <w:rFonts w:ascii="Fb Fontext" w:hAnsi="Fb Fontext" w:hint="cs"/>
          <w:sz w:val="32"/>
          <w:rtl/>
        </w:rPr>
        <w:t>ולא לבעל חובו</w:t>
      </w:r>
      <w:r w:rsidR="00535CC2">
        <w:rPr>
          <w:rFonts w:ascii="Fb Fontext" w:hAnsi="Fb Fontext" w:hint="cs"/>
          <w:sz w:val="32"/>
          <w:rtl/>
        </w:rPr>
        <w:t>,</w:t>
      </w:r>
    </w:p>
    <w:p w14:paraId="49E58E1D" w14:textId="4DCE7935" w:rsidR="006E0774" w:rsidRPr="00131640" w:rsidRDefault="00463D53" w:rsidP="00463D53">
      <w:pPr>
        <w:pStyle w:val="affffb"/>
        <w:rPr>
          <w:rtl/>
        </w:rPr>
      </w:pPr>
      <w:r>
        <w:rPr>
          <w:rFonts w:hint="cs"/>
          <w:rtl/>
        </w:rPr>
        <w:t>***</w:t>
      </w:r>
    </w:p>
    <w:p w14:paraId="3F754559" w14:textId="77777777" w:rsidR="00A85AC8" w:rsidRPr="00E600D8" w:rsidRDefault="006E0774" w:rsidP="00CC2803">
      <w:pPr>
        <w:pStyle w:val="38"/>
        <w:framePr w:wrap="notBeside"/>
        <w:rPr>
          <w:rtl/>
        </w:rPr>
      </w:pPr>
      <w:r w:rsidRPr="00E600D8">
        <w:rPr>
          <w:rtl/>
        </w:rPr>
        <w:t>גופא</w:t>
      </w:r>
      <w:r w:rsidR="00A85AC8" w:rsidRPr="00E600D8">
        <w:rPr>
          <w:rtl/>
        </w:rPr>
        <w:t>:</w:t>
      </w:r>
    </w:p>
    <w:p w14:paraId="4BCF190C" w14:textId="77777777" w:rsidR="003729EF" w:rsidRDefault="006E0774" w:rsidP="003729EF">
      <w:pPr>
        <w:pStyle w:val="affffb"/>
        <w:rPr>
          <w:rtl/>
        </w:rPr>
      </w:pPr>
      <w:r w:rsidRPr="00210DF6">
        <w:rPr>
          <w:rtl/>
        </w:rPr>
        <w:t>אלו מעניקים להם</w:t>
      </w:r>
      <w:r w:rsidRPr="00224C4C">
        <w:rPr>
          <w:rtl/>
        </w:rPr>
        <w:t xml:space="preserve">: </w:t>
      </w:r>
    </w:p>
    <w:p w14:paraId="0689BFFC" w14:textId="33407B83" w:rsidR="006E0774" w:rsidRPr="00131640" w:rsidRDefault="006E0774" w:rsidP="003729EF">
      <w:pPr>
        <w:pStyle w:val="affffb"/>
        <w:rPr>
          <w:rtl/>
        </w:rPr>
      </w:pPr>
      <w:r w:rsidRPr="00224C4C">
        <w:rPr>
          <w:rtl/>
        </w:rPr>
        <w:t>היוצא בשנים, וביובל, ובמיתת אדון, ואמה העבריה בסימנין,</w:t>
      </w:r>
    </w:p>
    <w:p w14:paraId="6D96EB07" w14:textId="77777777" w:rsidR="006E0774" w:rsidRPr="00131640" w:rsidRDefault="006E0774" w:rsidP="00CC2803">
      <w:pPr>
        <w:rPr>
          <w:rtl/>
        </w:rPr>
      </w:pPr>
      <w:r w:rsidRPr="00224C4C">
        <w:rPr>
          <w:rFonts w:ascii="Fb Fontext" w:hAnsi="Fb Fontext"/>
          <w:sz w:val="32"/>
          <w:rtl/>
        </w:rPr>
        <w:t>אבל בורח, ויוצא בגרעון כסף - אין מעניקים לו.</w:t>
      </w:r>
    </w:p>
    <w:p w14:paraId="62A30C63" w14:textId="3F82A2AD" w:rsidR="00A85AC8" w:rsidRPr="00E600D8" w:rsidRDefault="006E0774" w:rsidP="001D6804">
      <w:pPr>
        <w:pStyle w:val="38"/>
        <w:framePr w:wrap="notBeside"/>
        <w:rPr>
          <w:rtl/>
        </w:rPr>
      </w:pPr>
      <w:r w:rsidRPr="00E600D8">
        <w:rPr>
          <w:rtl/>
        </w:rPr>
        <w:t>ר"מ</w:t>
      </w:r>
      <w:r w:rsidR="00A85AC8" w:rsidRPr="00E600D8">
        <w:rPr>
          <w:rtl/>
        </w:rPr>
        <w:t>:</w:t>
      </w:r>
    </w:p>
    <w:p w14:paraId="51C36C7E" w14:textId="351ADD28" w:rsidR="006E0774" w:rsidRPr="00131640" w:rsidRDefault="006E0774" w:rsidP="006E0774">
      <w:pPr>
        <w:rPr>
          <w:rtl/>
        </w:rPr>
      </w:pPr>
      <w:r w:rsidRPr="00224C4C">
        <w:rPr>
          <w:rFonts w:ascii="Fb Fontext" w:hAnsi="Fb Fontext"/>
          <w:sz w:val="32"/>
          <w:rtl/>
        </w:rPr>
        <w:t>בורח אין מעניקין לו</w:t>
      </w:r>
      <w:r w:rsidRPr="00224C4C">
        <w:rPr>
          <w:rFonts w:ascii="Fb Fontext" w:hAnsi="Fb Fontext" w:hint="cs"/>
          <w:sz w:val="32"/>
          <w:rtl/>
        </w:rPr>
        <w:t>- דאין שילוחו מעמך</w:t>
      </w:r>
      <w:r w:rsidRPr="00224C4C">
        <w:rPr>
          <w:rFonts w:ascii="Fb Fontext" w:hAnsi="Fb Fontext"/>
          <w:sz w:val="32"/>
          <w:rtl/>
        </w:rPr>
        <w:t>,</w:t>
      </w:r>
    </w:p>
    <w:p w14:paraId="51260ED7" w14:textId="77777777" w:rsidR="006E0774" w:rsidRPr="00131640" w:rsidRDefault="006E0774" w:rsidP="006E0774">
      <w:pPr>
        <w:rPr>
          <w:rtl/>
        </w:rPr>
      </w:pPr>
      <w:r w:rsidRPr="00224C4C">
        <w:rPr>
          <w:rFonts w:ascii="Fb Fontext" w:hAnsi="Fb Fontext"/>
          <w:sz w:val="32"/>
          <w:rtl/>
        </w:rPr>
        <w:t>ויוצא בגרעון כסף מעניקים לו</w:t>
      </w:r>
      <w:r w:rsidRPr="00224C4C">
        <w:rPr>
          <w:rFonts w:ascii="Fb Fontext" w:hAnsi="Fb Fontext" w:hint="cs"/>
          <w:sz w:val="32"/>
          <w:rtl/>
        </w:rPr>
        <w:t>-דשילוחו מעמך</w:t>
      </w:r>
      <w:r w:rsidRPr="00224C4C">
        <w:rPr>
          <w:rFonts w:ascii="Fb Fontext" w:hAnsi="Fb Fontext"/>
          <w:sz w:val="32"/>
          <w:rtl/>
        </w:rPr>
        <w:t>.</w:t>
      </w:r>
    </w:p>
    <w:p w14:paraId="4D6436F0" w14:textId="67A1080A" w:rsidR="00A85AC8" w:rsidRPr="00E600D8" w:rsidRDefault="006E0774" w:rsidP="001D6804">
      <w:pPr>
        <w:pStyle w:val="38"/>
        <w:framePr w:wrap="notBeside"/>
        <w:rPr>
          <w:rtl/>
        </w:rPr>
      </w:pPr>
      <w:r w:rsidRPr="00E600D8">
        <w:rPr>
          <w:rtl/>
        </w:rPr>
        <w:lastRenderedPageBreak/>
        <w:t>ר"ש</w:t>
      </w:r>
      <w:r w:rsidR="00A85AC8" w:rsidRPr="00E600D8">
        <w:rPr>
          <w:rtl/>
        </w:rPr>
        <w:t>:</w:t>
      </w:r>
    </w:p>
    <w:p w14:paraId="52D73FC5" w14:textId="0F4461AF" w:rsidR="001D6804" w:rsidRPr="00131640" w:rsidRDefault="001D6804" w:rsidP="001D6804">
      <w:pPr>
        <w:rPr>
          <w:rtl/>
        </w:rPr>
      </w:pPr>
      <w:r>
        <w:rPr>
          <w:rFonts w:ascii="Fb Fontext" w:hAnsi="Fb Fontext" w:hint="cs"/>
          <w:sz w:val="32"/>
          <w:rtl/>
        </w:rPr>
        <w:t>א</w:t>
      </w:r>
      <w:r w:rsidR="006E0774" w:rsidRPr="00224C4C">
        <w:rPr>
          <w:rFonts w:ascii="Fb Fontext" w:hAnsi="Fb Fontext"/>
          <w:sz w:val="32"/>
          <w:rtl/>
        </w:rPr>
        <w:t>רבעה מעניקים להם, שלשה באיש וג' באשה,</w:t>
      </w:r>
    </w:p>
    <w:p w14:paraId="103691C8" w14:textId="77777777" w:rsidR="00A85AC8" w:rsidRPr="00E600D8" w:rsidRDefault="003B0922" w:rsidP="003B0922">
      <w:pPr>
        <w:pStyle w:val="38"/>
        <w:framePr w:wrap="notBeside"/>
        <w:rPr>
          <w:rtl/>
        </w:rPr>
      </w:pPr>
      <w:r w:rsidRPr="00E600D8">
        <w:rPr>
          <w:rFonts w:hint="cs"/>
          <w:rtl/>
        </w:rPr>
        <w:t xml:space="preserve">וא''א </w:t>
      </w:r>
      <w:r w:rsidR="006E0774" w:rsidRPr="00E600D8">
        <w:rPr>
          <w:rtl/>
        </w:rPr>
        <w:t>יכול לומר</w:t>
      </w:r>
      <w:r w:rsidR="00A85AC8" w:rsidRPr="00E600D8">
        <w:rPr>
          <w:rtl/>
        </w:rPr>
        <w:t>:</w:t>
      </w:r>
    </w:p>
    <w:p w14:paraId="6CDA1A3F" w14:textId="15F918BC" w:rsidR="006E0774" w:rsidRPr="00131640" w:rsidRDefault="006E0774" w:rsidP="001D6804">
      <w:pPr>
        <w:rPr>
          <w:rtl/>
        </w:rPr>
      </w:pPr>
      <w:r w:rsidRPr="00224C4C">
        <w:rPr>
          <w:rFonts w:ascii="Fb Fontext" w:hAnsi="Fb Fontext" w:hint="cs"/>
          <w:sz w:val="32"/>
          <w:rtl/>
        </w:rPr>
        <w:t xml:space="preserve">ד' </w:t>
      </w:r>
      <w:r w:rsidRPr="00224C4C">
        <w:rPr>
          <w:rFonts w:ascii="Fb Fontext" w:hAnsi="Fb Fontext"/>
          <w:sz w:val="32"/>
          <w:rtl/>
        </w:rPr>
        <w:t>באחד מהן לפי שאין סימנין באיש ורציעה באשה.</w:t>
      </w:r>
    </w:p>
    <w:p w14:paraId="062DD887" w14:textId="6A988300" w:rsidR="006E0774" w:rsidRPr="00463D53" w:rsidRDefault="006E0774" w:rsidP="006E0774">
      <w:pPr>
        <w:rPr>
          <w:spacing w:val="0"/>
          <w:rtl/>
        </w:rPr>
      </w:pPr>
      <w:r w:rsidRPr="00463D53">
        <w:rPr>
          <w:rStyle w:val="affffa"/>
          <w:rFonts w:hint="cs"/>
          <w:spacing w:val="0"/>
          <w:rtl/>
        </w:rPr>
        <w:t>'תשלחנו'</w:t>
      </w:r>
      <w:r w:rsidRPr="00463D53">
        <w:rPr>
          <w:rFonts w:ascii="Fb Fontext" w:hAnsi="Fb Fontext" w:hint="cs"/>
          <w:spacing w:val="0"/>
          <w:sz w:val="32"/>
          <w:rtl/>
        </w:rPr>
        <w:t xml:space="preserve"> לרבות יוצא ביובל ובמיתת האדון ואמה העבריה בסימנין</w:t>
      </w:r>
    </w:p>
    <w:p w14:paraId="27D86D6A" w14:textId="5C76D753" w:rsidR="006E0774" w:rsidRPr="00131640" w:rsidRDefault="006E0774" w:rsidP="006E0774">
      <w:pPr>
        <w:rPr>
          <w:rtl/>
        </w:rPr>
      </w:pPr>
      <w:r w:rsidRPr="00224C4C">
        <w:rPr>
          <w:rStyle w:val="affffa"/>
          <w:rFonts w:hint="cs"/>
          <w:rtl/>
        </w:rPr>
        <w:t xml:space="preserve">'חפשי מעמך' </w:t>
      </w:r>
      <w:r w:rsidRPr="00224C4C">
        <w:rPr>
          <w:rFonts w:ascii="Fb Fontext" w:hAnsi="Fb Fontext" w:hint="cs"/>
          <w:rtl/>
        </w:rPr>
        <w:t xml:space="preserve">יצא בורח ויוצא בגרעון כסף שאין שילוחו </w:t>
      </w:r>
      <w:r w:rsidRPr="00210DF6">
        <w:rPr>
          <w:rStyle w:val="afffa"/>
          <w:rFonts w:ascii="Fb Fontext" w:hAnsi="Fb Fontext" w:cs="BA TM • Vilna Extra-Bold" w:hint="cs"/>
          <w:bCs w:val="0"/>
          <w:rtl/>
        </w:rPr>
        <w:t>מעמך</w:t>
      </w:r>
    </w:p>
    <w:p w14:paraId="34EA4217" w14:textId="77777777" w:rsidR="006E0774" w:rsidRPr="00131640" w:rsidRDefault="006E0774" w:rsidP="0010529F">
      <w:pPr>
        <w:pStyle w:val="afff0"/>
        <w:framePr w:wrap="around"/>
        <w:rPr>
          <w:rtl/>
        </w:rPr>
      </w:pPr>
      <w:r w:rsidRPr="00224C4C">
        <w:rPr>
          <w:rFonts w:hint="cs"/>
          <w:rtl/>
        </w:rPr>
        <w:t>יז.</w:t>
      </w:r>
    </w:p>
    <w:p w14:paraId="19F64A3E" w14:textId="77777777" w:rsidR="006E0774" w:rsidRPr="00131640" w:rsidRDefault="006E0774" w:rsidP="006E0774">
      <w:pPr>
        <w:rPr>
          <w:rtl/>
        </w:rPr>
      </w:pPr>
      <w:r w:rsidRPr="00224C4C">
        <w:rPr>
          <w:rFonts w:ascii="Fb Fontext" w:hAnsi="Fb Fontext" w:hint="cs"/>
          <w:sz w:val="32"/>
          <w:rtl/>
        </w:rPr>
        <w:t>ואע</w:t>
      </w:r>
      <w:r w:rsidRPr="00224C4C">
        <w:rPr>
          <w:rFonts w:ascii="Fb Fontext" w:hAnsi="Fb Fontext"/>
          <w:sz w:val="32"/>
          <w:rtl/>
        </w:rPr>
        <w:t>"</w:t>
      </w:r>
      <w:r w:rsidRPr="00224C4C">
        <w:rPr>
          <w:rFonts w:ascii="Fb Fontext" w:hAnsi="Fb Fontext" w:hint="cs"/>
          <w:sz w:val="32"/>
          <w:rtl/>
        </w:rPr>
        <w:t xml:space="preserve">ג </w:t>
      </w:r>
      <w:r w:rsidRPr="00224C4C">
        <w:rPr>
          <w:rStyle w:val="affffa"/>
          <w:rFonts w:hint="cs"/>
          <w:rtl/>
        </w:rPr>
        <w:t xml:space="preserve">ד'שש שנים יעבוד' </w:t>
      </w:r>
      <w:r w:rsidRPr="00224C4C">
        <w:rPr>
          <w:rFonts w:ascii="Fb Fontext" w:hAnsi="Fb Fontext" w:hint="cs"/>
          <w:sz w:val="32"/>
          <w:rtl/>
        </w:rPr>
        <w:t>ד</w:t>
      </w:r>
      <w:r w:rsidRPr="00224C4C">
        <w:rPr>
          <w:rFonts w:ascii="Fb Fontext" w:hAnsi="Fb Fontext"/>
          <w:sz w:val="32"/>
          <w:rtl/>
        </w:rPr>
        <w:t xml:space="preserve">בורח </w:t>
      </w:r>
      <w:r w:rsidRPr="00224C4C">
        <w:rPr>
          <w:rFonts w:ascii="Fb Fontext" w:hAnsi="Fb Fontext" w:hint="cs"/>
          <w:sz w:val="32"/>
          <w:rtl/>
        </w:rPr>
        <w:t>חייב להשלים,</w:t>
      </w:r>
      <w:r w:rsidRPr="00224C4C">
        <w:rPr>
          <w:rStyle w:val="affffa"/>
          <w:rFonts w:hint="cs"/>
          <w:rtl/>
        </w:rPr>
        <w:t xml:space="preserve"> 'ובשביעית יצא' </w:t>
      </w:r>
      <w:r w:rsidRPr="00224C4C">
        <w:rPr>
          <w:rFonts w:ascii="Fb Fontext" w:hAnsi="Fb Fontext" w:hint="cs"/>
          <w:sz w:val="32"/>
          <w:rtl/>
        </w:rPr>
        <w:t>דחלה לא.</w:t>
      </w:r>
    </w:p>
    <w:p w14:paraId="2D7393D4" w14:textId="491C0E0B" w:rsidR="00A85AC8" w:rsidRPr="00E600D8" w:rsidRDefault="003B0922" w:rsidP="003B0922">
      <w:pPr>
        <w:pStyle w:val="38"/>
        <w:framePr w:wrap="notBeside"/>
        <w:rPr>
          <w:rtl/>
        </w:rPr>
      </w:pPr>
      <w:r w:rsidRPr="00E600D8">
        <w:rPr>
          <w:rFonts w:hint="cs"/>
          <w:rtl/>
        </w:rPr>
        <w:t>-</w:t>
      </w:r>
      <w:r w:rsidR="006E0774" w:rsidRPr="00E600D8">
        <w:rPr>
          <w:rtl/>
        </w:rPr>
        <w:t>ר"</w:t>
      </w:r>
      <w:r w:rsidR="006E0774" w:rsidRPr="00E600D8">
        <w:rPr>
          <w:rFonts w:hint="cs"/>
          <w:rtl/>
        </w:rPr>
        <w:t>ש הב</w:t>
      </w:r>
      <w:r w:rsidR="006E0774" w:rsidRPr="00E600D8">
        <w:rPr>
          <w:rtl/>
        </w:rPr>
        <w:t>"</w:t>
      </w:r>
      <w:r w:rsidR="006E0774" w:rsidRPr="00E600D8">
        <w:rPr>
          <w:rFonts w:hint="cs"/>
          <w:rtl/>
        </w:rPr>
        <w:t>ע</w:t>
      </w:r>
      <w:r w:rsidR="00A85AC8" w:rsidRPr="00E600D8">
        <w:rPr>
          <w:rFonts w:hint="cs"/>
          <w:rtl/>
        </w:rPr>
        <w:t>:</w:t>
      </w:r>
    </w:p>
    <w:p w14:paraId="188AF6DB" w14:textId="2629D23F" w:rsidR="006E0774" w:rsidRPr="00131640" w:rsidRDefault="006E0774" w:rsidP="006E0774">
      <w:pPr>
        <w:rPr>
          <w:rtl/>
        </w:rPr>
      </w:pPr>
      <w:r w:rsidRPr="00224C4C">
        <w:rPr>
          <w:rFonts w:ascii="Fb Fontext" w:hAnsi="Fb Fontext"/>
          <w:rtl/>
        </w:rPr>
        <w:t xml:space="preserve">שברח </w:t>
      </w:r>
      <w:r w:rsidRPr="00224C4C">
        <w:rPr>
          <w:rFonts w:ascii="Fb Fontext" w:hAnsi="Fb Fontext" w:hint="cs"/>
          <w:rtl/>
        </w:rPr>
        <w:t xml:space="preserve">אפי' </w:t>
      </w:r>
      <w:r w:rsidR="003B0922">
        <w:rPr>
          <w:rFonts w:ascii="Fb Fontext" w:hAnsi="Fb Fontext" w:hint="cs"/>
          <w:rtl/>
        </w:rPr>
        <w:t>ש</w:t>
      </w:r>
      <w:r w:rsidRPr="00224C4C">
        <w:rPr>
          <w:rFonts w:ascii="Fb Fontext" w:hAnsi="Fb Fontext"/>
          <w:rtl/>
        </w:rPr>
        <w:t>פגע בו יובל</w:t>
      </w:r>
      <w:r w:rsidRPr="00224C4C">
        <w:rPr>
          <w:rFonts w:ascii="Fb Fontext" w:hAnsi="Fb Fontext" w:hint="cs"/>
          <w:rtl/>
        </w:rPr>
        <w:t xml:space="preserve"> לא מעניקין לו אם לא השלים.</w:t>
      </w:r>
    </w:p>
    <w:p w14:paraId="513D781F" w14:textId="77777777" w:rsidR="00A85AC8" w:rsidRPr="00E600D8" w:rsidRDefault="006E0774" w:rsidP="003B0922">
      <w:pPr>
        <w:pStyle w:val="38"/>
        <w:framePr w:wrap="notBeside"/>
        <w:rPr>
          <w:rtl/>
        </w:rPr>
      </w:pPr>
      <w:r w:rsidRPr="00E600D8">
        <w:rPr>
          <w:rFonts w:hint="cs"/>
          <w:rtl/>
        </w:rPr>
        <w:t>והך</w:t>
      </w:r>
      <w:r w:rsidR="00A85AC8" w:rsidRPr="00E600D8">
        <w:rPr>
          <w:rtl/>
        </w:rPr>
        <w:t>:</w:t>
      </w:r>
    </w:p>
    <w:p w14:paraId="262CEA3B" w14:textId="2B5AB0CD" w:rsidR="006E0774" w:rsidRPr="00131640" w:rsidRDefault="006E0774" w:rsidP="003B0922">
      <w:pPr>
        <w:rPr>
          <w:rtl/>
        </w:rPr>
      </w:pPr>
      <w:r w:rsidRPr="00224C4C">
        <w:rPr>
          <w:rFonts w:ascii="Fb Fontext" w:hAnsi="Fb Fontext" w:hint="cs"/>
          <w:sz w:val="32"/>
          <w:rtl/>
        </w:rPr>
        <w:t>דחלה שלוש ועבד שלוש אינו חייב להשלים.</w:t>
      </w:r>
    </w:p>
    <w:p w14:paraId="1B709C7E" w14:textId="77777777" w:rsidR="009469D7" w:rsidRDefault="006E0774" w:rsidP="003B0922">
      <w:pPr>
        <w:rPr>
          <w:rFonts w:ascii="Fb Fontext" w:hAnsi="Fb Fontext"/>
          <w:sz w:val="32"/>
          <w:rtl/>
        </w:rPr>
      </w:pPr>
      <w:r w:rsidRPr="00224C4C">
        <w:rPr>
          <w:rFonts w:ascii="Fb Fontext" w:hAnsi="Fb Fontext" w:hint="cs"/>
          <w:sz w:val="32"/>
          <w:rtl/>
        </w:rPr>
        <w:t>ובחלה ד' נעשה כמי שחלה כל שש חייב להשלים</w:t>
      </w:r>
    </w:p>
    <w:p w14:paraId="1F8777D4" w14:textId="77777777" w:rsidR="00A85AC8" w:rsidRPr="00E600D8" w:rsidRDefault="006E0774" w:rsidP="005B1B4C">
      <w:pPr>
        <w:pStyle w:val="38"/>
        <w:framePr w:wrap="notBeside"/>
        <w:rPr>
          <w:rtl/>
        </w:rPr>
      </w:pPr>
      <w:r w:rsidRPr="00E600D8">
        <w:rPr>
          <w:rFonts w:hint="cs"/>
          <w:rtl/>
        </w:rPr>
        <w:t>-היינו</w:t>
      </w:r>
      <w:r w:rsidR="00A85AC8" w:rsidRPr="00E600D8">
        <w:rPr>
          <w:rtl/>
        </w:rPr>
        <w:t>:</w:t>
      </w:r>
    </w:p>
    <w:p w14:paraId="24229587" w14:textId="6194AB96" w:rsidR="006E0774" w:rsidRPr="00131640" w:rsidRDefault="006E0774" w:rsidP="003B0922">
      <w:pPr>
        <w:rPr>
          <w:rtl/>
        </w:rPr>
      </w:pPr>
      <w:r w:rsidRPr="00224C4C">
        <w:rPr>
          <w:rFonts w:ascii="Fb Fontext" w:hAnsi="Fb Fontext" w:hint="cs"/>
          <w:sz w:val="32"/>
          <w:rtl/>
        </w:rPr>
        <w:t>בעושה מעשה מחט.</w:t>
      </w:r>
    </w:p>
    <w:p w14:paraId="29922194" w14:textId="49457390" w:rsidR="00D653CB" w:rsidRPr="00131640" w:rsidRDefault="007309FA" w:rsidP="007309FA">
      <w:pPr>
        <w:pStyle w:val="affffb"/>
        <w:rPr>
          <w:rtl/>
        </w:rPr>
      </w:pPr>
      <w:r w:rsidRPr="007309FA">
        <w:rPr>
          <w:rFonts w:hint="cs"/>
          <w:rtl/>
        </w:rPr>
        <w:t>***</w:t>
      </w:r>
    </w:p>
    <w:p w14:paraId="7823243B" w14:textId="24BC4F05" w:rsidR="00A85AC8" w:rsidRPr="00E600D8" w:rsidRDefault="006E0774" w:rsidP="007200D2">
      <w:pPr>
        <w:pStyle w:val="38"/>
        <w:framePr w:wrap="notBeside"/>
        <w:rPr>
          <w:rtl/>
        </w:rPr>
      </w:pPr>
      <w:r w:rsidRPr="00E600D8">
        <w:rPr>
          <w:rFonts w:hint="cs"/>
          <w:rtl/>
        </w:rPr>
        <w:t>ת</w:t>
      </w:r>
      <w:r w:rsidRPr="00E600D8">
        <w:rPr>
          <w:rtl/>
        </w:rPr>
        <w:t>"</w:t>
      </w:r>
      <w:r w:rsidRPr="00E600D8">
        <w:rPr>
          <w:rFonts w:hint="cs"/>
          <w:rtl/>
        </w:rPr>
        <w:t>ר</w:t>
      </w:r>
      <w:r w:rsidR="00A85AC8" w:rsidRPr="00E600D8">
        <w:rPr>
          <w:rtl/>
        </w:rPr>
        <w:t>:</w:t>
      </w:r>
    </w:p>
    <w:p w14:paraId="04AE8E4C" w14:textId="16DEB06E" w:rsidR="009469D7" w:rsidRDefault="006E0774" w:rsidP="00F65F8B">
      <w:pPr>
        <w:pStyle w:val="affffb"/>
        <w:rPr>
          <w:rStyle w:val="afffa"/>
          <w:rtl/>
        </w:rPr>
      </w:pPr>
      <w:r w:rsidRPr="00224C4C">
        <w:rPr>
          <w:rStyle w:val="afffa"/>
          <w:rtl/>
        </w:rPr>
        <w:t>כמה מעניקים לו?</w:t>
      </w:r>
    </w:p>
    <w:p w14:paraId="016C9468" w14:textId="41CEA827" w:rsidR="00A85AC8" w:rsidRPr="00E600D8" w:rsidRDefault="006E0774" w:rsidP="007200D2">
      <w:pPr>
        <w:pStyle w:val="38"/>
        <w:framePr w:wrap="notBeside"/>
        <w:rPr>
          <w:rtl/>
        </w:rPr>
      </w:pPr>
      <w:r w:rsidRPr="00E600D8">
        <w:rPr>
          <w:rFonts w:hint="cs"/>
          <w:rtl/>
        </w:rPr>
        <w:t>ר</w:t>
      </w:r>
      <w:r w:rsidRPr="00E600D8">
        <w:rPr>
          <w:rtl/>
        </w:rPr>
        <w:t>"</w:t>
      </w:r>
      <w:r w:rsidRPr="00E600D8">
        <w:rPr>
          <w:rFonts w:hint="cs"/>
          <w:rtl/>
        </w:rPr>
        <w:t>מ</w:t>
      </w:r>
      <w:r w:rsidR="00A85AC8" w:rsidRPr="00E600D8">
        <w:rPr>
          <w:rFonts w:hint="cs"/>
          <w:rtl/>
        </w:rPr>
        <w:t>:</w:t>
      </w:r>
    </w:p>
    <w:p w14:paraId="6F75C63D" w14:textId="1BD62595" w:rsidR="006E0774" w:rsidRPr="00131640" w:rsidRDefault="006E0774" w:rsidP="006E0774">
      <w:pPr>
        <w:rPr>
          <w:rtl/>
        </w:rPr>
      </w:pPr>
      <w:r w:rsidRPr="00210DF6">
        <w:rPr>
          <w:rStyle w:val="afffa"/>
          <w:rFonts w:ascii="Fb Fontext" w:hAnsi="Fb Fontext" w:cs="BA TM • Vilna Extra-Bold"/>
          <w:bCs w:val="0"/>
          <w:rtl/>
        </w:rPr>
        <w:t xml:space="preserve">חמש סלעים </w:t>
      </w:r>
      <w:r w:rsidRPr="00224C4C">
        <w:rPr>
          <w:rFonts w:ascii="Fb Fontext" w:hAnsi="Fb Fontext"/>
          <w:sz w:val="32"/>
          <w:rtl/>
        </w:rPr>
        <w:t>מכל מין ומין, שהן חמש עשרה סלעים</w:t>
      </w:r>
      <w:r w:rsidRPr="00210DF6">
        <w:rPr>
          <w:rStyle w:val="afffa"/>
          <w:rFonts w:ascii="Fb Fontext" w:hAnsi="Fb Fontext" w:cs="BA TM • Vilna Extra-Bold"/>
          <w:bCs w:val="0"/>
          <w:rtl/>
        </w:rPr>
        <w:t>,</w:t>
      </w:r>
    </w:p>
    <w:p w14:paraId="74190C59" w14:textId="4D7965CB" w:rsidR="00A85AC8" w:rsidRPr="00E600D8" w:rsidRDefault="006E0774" w:rsidP="007200D2">
      <w:pPr>
        <w:pStyle w:val="38"/>
        <w:framePr w:wrap="notBeside"/>
        <w:rPr>
          <w:rtl/>
        </w:rPr>
      </w:pPr>
      <w:r w:rsidRPr="00E600D8">
        <w:rPr>
          <w:rFonts w:hint="cs"/>
          <w:rtl/>
        </w:rPr>
        <w:t>ר</w:t>
      </w:r>
      <w:r w:rsidRPr="00E600D8">
        <w:rPr>
          <w:rtl/>
        </w:rPr>
        <w:t>"</w:t>
      </w:r>
      <w:r w:rsidRPr="00E600D8">
        <w:rPr>
          <w:rFonts w:hint="cs"/>
          <w:rtl/>
        </w:rPr>
        <w:t>י</w:t>
      </w:r>
      <w:r w:rsidR="00A85AC8" w:rsidRPr="00E600D8">
        <w:rPr>
          <w:rtl/>
        </w:rPr>
        <w:t>:</w:t>
      </w:r>
    </w:p>
    <w:p w14:paraId="14430B79" w14:textId="0EDDF552" w:rsidR="006E0774" w:rsidRPr="00131640" w:rsidRDefault="006E0774" w:rsidP="00263069">
      <w:pPr>
        <w:rPr>
          <w:rtl/>
        </w:rPr>
      </w:pPr>
      <w:r w:rsidRPr="00210DF6">
        <w:rPr>
          <w:rStyle w:val="afffa"/>
          <w:rFonts w:ascii="Fb Fontext" w:hAnsi="Fb Fontext" w:cs="BA TM • Vilna Extra-Bold"/>
          <w:bCs w:val="0"/>
          <w:rtl/>
        </w:rPr>
        <w:t xml:space="preserve">שלשים, </w:t>
      </w:r>
      <w:r w:rsidRPr="00224C4C">
        <w:rPr>
          <w:rFonts w:ascii="Fb Fontext" w:hAnsi="Fb Fontext"/>
          <w:sz w:val="32"/>
          <w:rtl/>
        </w:rPr>
        <w:t>כשלשים של עבד</w:t>
      </w:r>
      <w:r w:rsidRPr="00210DF6">
        <w:rPr>
          <w:rStyle w:val="afffa"/>
          <w:rFonts w:ascii="Fb Fontext" w:hAnsi="Fb Fontext" w:cs="BA TM • Vilna Extra-Bold"/>
          <w:bCs w:val="0"/>
          <w:rtl/>
        </w:rPr>
        <w:t>.</w:t>
      </w:r>
    </w:p>
    <w:p w14:paraId="7C371D4F" w14:textId="36031E44" w:rsidR="00A85AC8" w:rsidRPr="00E600D8" w:rsidRDefault="006E0774" w:rsidP="007200D2">
      <w:pPr>
        <w:pStyle w:val="38"/>
        <w:framePr w:wrap="notBeside"/>
        <w:rPr>
          <w:rtl/>
        </w:rPr>
      </w:pPr>
      <w:r w:rsidRPr="00E600D8">
        <w:rPr>
          <w:rtl/>
        </w:rPr>
        <w:t>ר"ש</w:t>
      </w:r>
      <w:r w:rsidR="00A85AC8" w:rsidRPr="00E600D8">
        <w:rPr>
          <w:rtl/>
        </w:rPr>
        <w:t>:</w:t>
      </w:r>
    </w:p>
    <w:p w14:paraId="6B1BD76D" w14:textId="4F6BF8DD" w:rsidR="006E0774" w:rsidRPr="00131640" w:rsidRDefault="006E0774" w:rsidP="00F51AEB">
      <w:pPr>
        <w:spacing w:after="120"/>
        <w:rPr>
          <w:rtl/>
        </w:rPr>
      </w:pPr>
      <w:r w:rsidRPr="00210DF6">
        <w:rPr>
          <w:rStyle w:val="afffa"/>
          <w:rFonts w:ascii="Fb Fontext" w:hAnsi="Fb Fontext" w:cs="BA TM • Vilna Extra-Bold"/>
          <w:bCs w:val="0"/>
          <w:rtl/>
        </w:rPr>
        <w:t xml:space="preserve">חמשים, </w:t>
      </w:r>
      <w:r w:rsidRPr="00224C4C">
        <w:rPr>
          <w:rFonts w:ascii="Fb Fontext" w:hAnsi="Fb Fontext"/>
          <w:sz w:val="32"/>
          <w:rtl/>
        </w:rPr>
        <w:t>כחמשים שבערכין.</w:t>
      </w:r>
    </w:p>
    <w:p w14:paraId="2FE63DB3" w14:textId="76300F2E" w:rsidR="00A85AC8" w:rsidRPr="00E600D8" w:rsidRDefault="006E0774" w:rsidP="007200D2">
      <w:pPr>
        <w:pStyle w:val="38"/>
        <w:framePr w:wrap="notBeside"/>
        <w:rPr>
          <w:rtl/>
        </w:rPr>
      </w:pPr>
      <w:r w:rsidRPr="00E600D8">
        <w:rPr>
          <w:rFonts w:hint="cs"/>
          <w:rtl/>
        </w:rPr>
        <w:t>ר</w:t>
      </w:r>
      <w:r w:rsidRPr="00E600D8">
        <w:rPr>
          <w:rtl/>
        </w:rPr>
        <w:t>"</w:t>
      </w:r>
      <w:r w:rsidRPr="00E600D8">
        <w:rPr>
          <w:rFonts w:hint="cs"/>
          <w:rtl/>
        </w:rPr>
        <w:t>מ קמ</w:t>
      </w:r>
      <w:r w:rsidRPr="00E600D8">
        <w:rPr>
          <w:rtl/>
        </w:rPr>
        <w:t>"</w:t>
      </w:r>
      <w:r w:rsidRPr="00E600D8">
        <w:rPr>
          <w:rFonts w:hint="cs"/>
          <w:rtl/>
        </w:rPr>
        <w:t>ל</w:t>
      </w:r>
      <w:r w:rsidR="00A85AC8" w:rsidRPr="00E600D8">
        <w:rPr>
          <w:rFonts w:hint="cs"/>
          <w:rtl/>
        </w:rPr>
        <w:t>:</w:t>
      </w:r>
    </w:p>
    <w:p w14:paraId="5F55D6CD" w14:textId="56B66FA7" w:rsidR="006E0774" w:rsidRPr="00131640" w:rsidRDefault="006E0774" w:rsidP="00A57B2D">
      <w:pPr>
        <w:rPr>
          <w:rtl/>
        </w:rPr>
      </w:pPr>
      <w:r w:rsidRPr="00224C4C">
        <w:rPr>
          <w:rFonts w:ascii="Fb Fontext" w:hAnsi="Fb Fontext" w:hint="cs"/>
          <w:sz w:val="32"/>
          <w:rtl/>
        </w:rPr>
        <w:t xml:space="preserve">לא יפחת </w:t>
      </w:r>
      <w:r w:rsidR="00A57B2D">
        <w:rPr>
          <w:rFonts w:ascii="Fb Fontext" w:hAnsi="Fb Fontext" w:hint="cs"/>
          <w:sz w:val="32"/>
          <w:rtl/>
        </w:rPr>
        <w:t xml:space="preserve">ולא יוסיף </w:t>
      </w:r>
      <w:r w:rsidRPr="00224C4C">
        <w:rPr>
          <w:rStyle w:val="affffa"/>
          <w:rFonts w:hint="cs"/>
          <w:rtl/>
        </w:rPr>
        <w:t>'</w:t>
      </w:r>
      <w:r w:rsidRPr="00224C4C">
        <w:rPr>
          <w:rStyle w:val="affffa"/>
          <w:rtl/>
        </w:rPr>
        <w:t>ריקם ריקם</w:t>
      </w:r>
      <w:r w:rsidRPr="00224C4C">
        <w:rPr>
          <w:rStyle w:val="affffa"/>
          <w:rFonts w:hint="cs"/>
          <w:rtl/>
        </w:rPr>
        <w:t>'</w:t>
      </w:r>
      <w:r w:rsidRPr="00224C4C">
        <w:rPr>
          <w:rStyle w:val="affffa"/>
          <w:rtl/>
        </w:rPr>
        <w:t xml:space="preserve"> </w:t>
      </w:r>
      <w:r w:rsidRPr="00224C4C">
        <w:rPr>
          <w:rFonts w:ascii="Fb Fontext" w:hAnsi="Fb Fontext"/>
          <w:rtl/>
        </w:rPr>
        <w:t>מבכור</w:t>
      </w:r>
      <w:r w:rsidRPr="00224C4C">
        <w:rPr>
          <w:rFonts w:ascii="Fb Fontext" w:hAnsi="Fb Fontext" w:hint="cs"/>
          <w:rtl/>
        </w:rPr>
        <w:t xml:space="preserve"> ד</w:t>
      </w:r>
      <w:r w:rsidRPr="00224C4C">
        <w:rPr>
          <w:rFonts w:ascii="Fb Fontext" w:hAnsi="Fb Fontext"/>
          <w:rtl/>
        </w:rPr>
        <w:t>חמש סלעים.</w:t>
      </w:r>
    </w:p>
    <w:p w14:paraId="40B01404" w14:textId="77777777" w:rsidR="00A85AC8" w:rsidRPr="00E600D8" w:rsidRDefault="006E0774" w:rsidP="00A57B2D">
      <w:pPr>
        <w:pStyle w:val="38"/>
        <w:framePr w:wrap="notBeside"/>
        <w:rPr>
          <w:rtl/>
        </w:rPr>
      </w:pPr>
      <w:r w:rsidRPr="00E600D8">
        <w:rPr>
          <w:rFonts w:hint="cs"/>
          <w:rtl/>
        </w:rPr>
        <w:t>ולא</w:t>
      </w:r>
      <w:r w:rsidR="00A85AC8" w:rsidRPr="00E600D8">
        <w:rPr>
          <w:rtl/>
        </w:rPr>
        <w:t>:</w:t>
      </w:r>
    </w:p>
    <w:p w14:paraId="7B1E619E" w14:textId="6A9A68B7" w:rsidR="006E0774" w:rsidRPr="00131640" w:rsidRDefault="006E0774" w:rsidP="006E0774">
      <w:pPr>
        <w:rPr>
          <w:rtl/>
        </w:rPr>
      </w:pPr>
      <w:r w:rsidRPr="00224C4C">
        <w:rPr>
          <w:rFonts w:ascii="Fb Fontext" w:hAnsi="Fb Fontext"/>
          <w:rtl/>
        </w:rPr>
        <w:t>חמש סלעים מ</w:t>
      </w:r>
      <w:r w:rsidR="00A57B2D">
        <w:rPr>
          <w:rFonts w:ascii="Fb Fontext" w:hAnsi="Fb Fontext" w:hint="cs"/>
          <w:rtl/>
        </w:rPr>
        <w:t>הכל</w:t>
      </w:r>
      <w:r w:rsidRPr="00224C4C">
        <w:rPr>
          <w:rFonts w:ascii="Fb Fontext" w:hAnsi="Fb Fontext"/>
          <w:rtl/>
        </w:rPr>
        <w:t xml:space="preserve"> </w:t>
      </w:r>
      <w:r w:rsidR="00A57B2D">
        <w:rPr>
          <w:rFonts w:ascii="Fb Fontext" w:hAnsi="Fb Fontext" w:hint="cs"/>
          <w:rtl/>
        </w:rPr>
        <w:t>ד</w:t>
      </w:r>
      <w:r w:rsidRPr="00224C4C">
        <w:rPr>
          <w:rFonts w:ascii="Fb Fontext" w:hAnsi="Fb Fontext"/>
          <w:rtl/>
        </w:rPr>
        <w:t xml:space="preserve">שדי </w:t>
      </w:r>
      <w:r w:rsidRPr="00A57B2D">
        <w:rPr>
          <w:rStyle w:val="affffa"/>
          <w:rtl/>
        </w:rPr>
        <w:t>ריקם</w:t>
      </w:r>
      <w:r w:rsidRPr="00224C4C">
        <w:rPr>
          <w:rFonts w:ascii="Fb Fontext" w:hAnsi="Fb Fontext"/>
          <w:rtl/>
        </w:rPr>
        <w:t xml:space="preserve"> </w:t>
      </w:r>
      <w:r w:rsidR="00A57B2D">
        <w:rPr>
          <w:rFonts w:ascii="Fb Fontext" w:hAnsi="Fb Fontext" w:hint="cs"/>
          <w:rtl/>
        </w:rPr>
        <w:t xml:space="preserve">דרישא </w:t>
      </w:r>
      <w:r w:rsidRPr="00224C4C">
        <w:rPr>
          <w:rFonts w:ascii="Fb Fontext" w:hAnsi="Fb Fontext"/>
          <w:rtl/>
        </w:rPr>
        <w:t>אצאן</w:t>
      </w:r>
      <w:r w:rsidR="00A629B5">
        <w:rPr>
          <w:rFonts w:ascii="Fb Fontext" w:hAnsi="Fb Fontext" w:hint="cs"/>
          <w:rtl/>
        </w:rPr>
        <w:t>,</w:t>
      </w:r>
      <w:r w:rsidRPr="00224C4C">
        <w:rPr>
          <w:rFonts w:ascii="Fb Fontext" w:hAnsi="Fb Fontext"/>
          <w:rtl/>
        </w:rPr>
        <w:t xml:space="preserve"> </w:t>
      </w:r>
      <w:r w:rsidRPr="00A629B5">
        <w:rPr>
          <w:rStyle w:val="affffa"/>
          <w:rtl/>
        </w:rPr>
        <w:t>ריקם</w:t>
      </w:r>
      <w:r w:rsidRPr="00224C4C">
        <w:rPr>
          <w:rFonts w:ascii="Fb Fontext" w:hAnsi="Fb Fontext"/>
          <w:rtl/>
        </w:rPr>
        <w:t xml:space="preserve"> אגורן, </w:t>
      </w:r>
      <w:r w:rsidRPr="00A629B5">
        <w:rPr>
          <w:rStyle w:val="affffa"/>
          <w:rtl/>
        </w:rPr>
        <w:t>ריקם</w:t>
      </w:r>
      <w:r w:rsidRPr="00224C4C">
        <w:rPr>
          <w:rFonts w:ascii="Fb Fontext" w:hAnsi="Fb Fontext"/>
          <w:rtl/>
        </w:rPr>
        <w:t xml:space="preserve"> איקב.</w:t>
      </w:r>
    </w:p>
    <w:p w14:paraId="60D2EDAF" w14:textId="77777777" w:rsidR="00A85AC8" w:rsidRPr="00E600D8" w:rsidRDefault="006E0774" w:rsidP="00A629B5">
      <w:pPr>
        <w:pStyle w:val="38"/>
        <w:framePr w:wrap="notBeside"/>
        <w:rPr>
          <w:rtl/>
        </w:rPr>
      </w:pPr>
      <w:r w:rsidRPr="00E600D8">
        <w:rPr>
          <w:rtl/>
        </w:rPr>
        <w:t xml:space="preserve"> ו</w:t>
      </w:r>
      <w:r w:rsidRPr="00E600D8">
        <w:rPr>
          <w:rFonts w:hint="cs"/>
          <w:rtl/>
        </w:rPr>
        <w:t>לא ילפי</w:t>
      </w:r>
      <w:r w:rsidR="00A85AC8" w:rsidRPr="00E600D8">
        <w:rPr>
          <w:rtl/>
        </w:rPr>
        <w:t>:</w:t>
      </w:r>
    </w:p>
    <w:p w14:paraId="5793E0DC" w14:textId="450B629D" w:rsidR="006E0774" w:rsidRPr="00131640" w:rsidRDefault="006E0774" w:rsidP="00F51AEB">
      <w:pPr>
        <w:spacing w:after="120"/>
        <w:rPr>
          <w:rtl/>
        </w:rPr>
      </w:pPr>
      <w:r w:rsidRPr="00224C4C">
        <w:rPr>
          <w:rStyle w:val="affffa"/>
          <w:rFonts w:hint="cs"/>
          <w:rtl/>
        </w:rPr>
        <w:t>'</w:t>
      </w:r>
      <w:r w:rsidRPr="00224C4C">
        <w:rPr>
          <w:rStyle w:val="affffa"/>
          <w:rtl/>
        </w:rPr>
        <w:t>ריקם ריקם</w:t>
      </w:r>
      <w:r w:rsidRPr="00224C4C">
        <w:rPr>
          <w:rStyle w:val="affffa"/>
          <w:rFonts w:hint="cs"/>
          <w:rtl/>
        </w:rPr>
        <w:t>'</w:t>
      </w:r>
      <w:r w:rsidRPr="00224C4C">
        <w:rPr>
          <w:rStyle w:val="affffa"/>
          <w:rtl/>
        </w:rPr>
        <w:t xml:space="preserve"> </w:t>
      </w:r>
      <w:r w:rsidRPr="00224C4C">
        <w:rPr>
          <w:rFonts w:ascii="Fb Fontext" w:hAnsi="Fb Fontext"/>
          <w:rtl/>
        </w:rPr>
        <w:t>מעולת ראיה</w:t>
      </w:r>
      <w:r w:rsidRPr="00224C4C">
        <w:rPr>
          <w:rFonts w:ascii="Fb Fontext" w:hAnsi="Fb Fontext" w:hint="cs"/>
          <w:rtl/>
        </w:rPr>
        <w:t xml:space="preserve"> </w:t>
      </w:r>
      <w:r w:rsidR="00F51AEB">
        <w:rPr>
          <w:rFonts w:ascii="Fb Fontext" w:hAnsi="Fb Fontext" w:hint="cs"/>
          <w:rtl/>
        </w:rPr>
        <w:t xml:space="preserve">- </w:t>
      </w:r>
      <w:r w:rsidRPr="00224C4C">
        <w:rPr>
          <w:rStyle w:val="affffa"/>
          <w:rFonts w:hint="cs"/>
          <w:rtl/>
        </w:rPr>
        <w:t>ד'</w:t>
      </w:r>
      <w:r w:rsidRPr="00224C4C">
        <w:rPr>
          <w:rStyle w:val="affffa"/>
          <w:rtl/>
        </w:rPr>
        <w:t xml:space="preserve">אשר ברכך </w:t>
      </w:r>
      <w:r w:rsidRPr="00224C4C">
        <w:rPr>
          <w:rStyle w:val="affffa"/>
          <w:rFonts w:hint="cs"/>
          <w:rtl/>
        </w:rPr>
        <w:t>ה</w:t>
      </w:r>
      <w:r w:rsidRPr="00224C4C">
        <w:rPr>
          <w:rStyle w:val="affffa"/>
          <w:rtl/>
        </w:rPr>
        <w:t>' אלהיך</w:t>
      </w:r>
      <w:r w:rsidRPr="00224C4C">
        <w:rPr>
          <w:rStyle w:val="affffa"/>
          <w:rFonts w:hint="cs"/>
          <w:rtl/>
        </w:rPr>
        <w:t>'</w:t>
      </w:r>
      <w:r w:rsidRPr="00224C4C">
        <w:rPr>
          <w:rFonts w:ascii="Fb Fontext" w:hAnsi="Fb Fontext"/>
          <w:rtl/>
        </w:rPr>
        <w:t>.</w:t>
      </w:r>
    </w:p>
    <w:p w14:paraId="4CEF2EA1" w14:textId="77777777" w:rsidR="00A85AC8" w:rsidRPr="00E600D8" w:rsidRDefault="00A629B5" w:rsidP="00A629B5">
      <w:pPr>
        <w:pStyle w:val="38"/>
        <w:framePr w:wrap="notBeside"/>
        <w:rPr>
          <w:rtl/>
        </w:rPr>
      </w:pPr>
      <w:r w:rsidRPr="00E600D8">
        <w:rPr>
          <w:rFonts w:hint="cs"/>
          <w:rtl/>
        </w:rPr>
        <w:t>טעם ר''י</w:t>
      </w:r>
      <w:r w:rsidR="00A85AC8" w:rsidRPr="00E600D8">
        <w:rPr>
          <w:rtl/>
        </w:rPr>
        <w:t>:</w:t>
      </w:r>
    </w:p>
    <w:p w14:paraId="58528BDF" w14:textId="1073FE4B" w:rsidR="006E0774" w:rsidRPr="00131640" w:rsidRDefault="006E0774" w:rsidP="00A629B5">
      <w:pPr>
        <w:rPr>
          <w:rtl/>
        </w:rPr>
      </w:pPr>
      <w:r w:rsidRPr="00224C4C">
        <w:rPr>
          <w:rStyle w:val="affffa"/>
          <w:rFonts w:hint="cs"/>
          <w:rtl/>
        </w:rPr>
        <w:t>'</w:t>
      </w:r>
      <w:r w:rsidRPr="00224C4C">
        <w:rPr>
          <w:rStyle w:val="affffa"/>
          <w:rtl/>
        </w:rPr>
        <w:t>נתינה נתינה</w:t>
      </w:r>
      <w:r w:rsidRPr="00224C4C">
        <w:rPr>
          <w:rStyle w:val="affffa"/>
          <w:rFonts w:hint="cs"/>
          <w:rtl/>
        </w:rPr>
        <w:t>'</w:t>
      </w:r>
      <w:r w:rsidRPr="00224C4C">
        <w:rPr>
          <w:rStyle w:val="affffa"/>
          <w:rtl/>
        </w:rPr>
        <w:t xml:space="preserve"> </w:t>
      </w:r>
      <w:r w:rsidRPr="00224C4C">
        <w:rPr>
          <w:rFonts w:ascii="Fb Fontext" w:hAnsi="Fb Fontext"/>
          <w:sz w:val="32"/>
          <w:rtl/>
        </w:rPr>
        <w:t>מעבד, מה להלן שלשים, אף כאן שלשים.</w:t>
      </w:r>
    </w:p>
    <w:p w14:paraId="6E698EE1" w14:textId="77777777" w:rsidR="00A85AC8" w:rsidRPr="00E600D8" w:rsidRDefault="006E0774" w:rsidP="0065312A">
      <w:pPr>
        <w:pStyle w:val="38"/>
        <w:framePr w:wrap="notBeside"/>
        <w:rPr>
          <w:rtl/>
        </w:rPr>
      </w:pPr>
      <w:r w:rsidRPr="00E600D8">
        <w:rPr>
          <w:rtl/>
        </w:rPr>
        <w:t>ו</w:t>
      </w:r>
      <w:r w:rsidRPr="00E600D8">
        <w:rPr>
          <w:rFonts w:hint="cs"/>
          <w:rtl/>
        </w:rPr>
        <w:t>לא</w:t>
      </w:r>
      <w:r w:rsidR="00A85AC8" w:rsidRPr="00E600D8">
        <w:rPr>
          <w:rtl/>
        </w:rPr>
        <w:t>:</w:t>
      </w:r>
    </w:p>
    <w:p w14:paraId="61606076" w14:textId="1BE2FF51" w:rsidR="009469D7" w:rsidRDefault="006E0774" w:rsidP="006E0774">
      <w:pPr>
        <w:rPr>
          <w:rFonts w:ascii="Fb Fontext" w:hAnsi="Fb Fontext"/>
          <w:rtl/>
        </w:rPr>
      </w:pPr>
      <w:r w:rsidRPr="00224C4C">
        <w:rPr>
          <w:rFonts w:ascii="Fb Fontext" w:hAnsi="Fb Fontext"/>
          <w:rtl/>
        </w:rPr>
        <w:t>נתינה נתינה מערכין</w:t>
      </w:r>
      <w:r w:rsidRPr="00224C4C">
        <w:rPr>
          <w:rFonts w:ascii="Fb Fontext" w:hAnsi="Fb Fontext" w:hint="cs"/>
          <w:rtl/>
        </w:rPr>
        <w:t xml:space="preserve"> ל</w:t>
      </w:r>
      <w:r w:rsidRPr="00224C4C">
        <w:rPr>
          <w:rFonts w:ascii="Fb Fontext" w:hAnsi="Fb Fontext"/>
          <w:rtl/>
        </w:rPr>
        <w:t>חמשים,</w:t>
      </w:r>
    </w:p>
    <w:p w14:paraId="5959BEA8" w14:textId="59F9DB56" w:rsidR="006E0774" w:rsidRPr="00131640" w:rsidRDefault="006E0774" w:rsidP="00463D53">
      <w:pPr>
        <w:spacing w:after="120"/>
        <w:rPr>
          <w:rtl/>
        </w:rPr>
      </w:pPr>
      <w:r w:rsidRPr="00925E97">
        <w:rPr>
          <w:rStyle w:val="afffff3"/>
          <w:rFonts w:hint="cs"/>
          <w:rtl/>
        </w:rPr>
        <w:t xml:space="preserve">א. </w:t>
      </w:r>
      <w:r w:rsidRPr="00224C4C">
        <w:rPr>
          <w:rFonts w:ascii="Fb Fontext" w:hAnsi="Fb Fontext"/>
          <w:rtl/>
        </w:rPr>
        <w:t>דתפשת מרובה לא תפשתה,</w:t>
      </w:r>
      <w:r w:rsidR="00925E97" w:rsidRPr="00210DF6">
        <w:rPr>
          <w:rStyle w:val="afffa"/>
          <w:rFonts w:ascii="Fb Fontext" w:hAnsi="Fb Fontext" w:cs="BA TM • Vilna Extra-Bold" w:hint="cs"/>
          <w:bCs w:val="0"/>
          <w:rtl/>
        </w:rPr>
        <w:t xml:space="preserve"> </w:t>
      </w:r>
      <w:r w:rsidRPr="00925E97">
        <w:rPr>
          <w:rStyle w:val="afffff3"/>
          <w:rFonts w:hint="cs"/>
          <w:rtl/>
        </w:rPr>
        <w:t>ב</w:t>
      </w:r>
      <w:r w:rsidRPr="00925E97">
        <w:rPr>
          <w:rStyle w:val="afffff3"/>
          <w:rtl/>
        </w:rPr>
        <w:t xml:space="preserve"> </w:t>
      </w:r>
      <w:r w:rsidRPr="00224C4C">
        <w:rPr>
          <w:rFonts w:ascii="Fb Fontext" w:hAnsi="Fb Fontext"/>
          <w:sz w:val="32"/>
          <w:rtl/>
        </w:rPr>
        <w:t xml:space="preserve">עבד מעבד הוה </w:t>
      </w:r>
      <w:r w:rsidRPr="00224C4C">
        <w:rPr>
          <w:rFonts w:ascii="Fb Fontext" w:hAnsi="Fb Fontext" w:hint="cs"/>
          <w:sz w:val="32"/>
          <w:rtl/>
        </w:rPr>
        <w:t>ל</w:t>
      </w:r>
      <w:r w:rsidRPr="00224C4C">
        <w:rPr>
          <w:rFonts w:ascii="Fb Fontext" w:hAnsi="Fb Fontext"/>
          <w:sz w:val="32"/>
          <w:rtl/>
        </w:rPr>
        <w:t>מילף.</w:t>
      </w:r>
    </w:p>
    <w:p w14:paraId="2955288A" w14:textId="5E247156" w:rsidR="00A85AC8" w:rsidRPr="00E600D8" w:rsidRDefault="005C4636" w:rsidP="003F5B51">
      <w:pPr>
        <w:pStyle w:val="38"/>
        <w:framePr w:wrap="notBeside"/>
        <w:rPr>
          <w:rtl/>
        </w:rPr>
      </w:pPr>
      <w:r w:rsidRPr="00E600D8">
        <w:rPr>
          <w:rFonts w:hint="cs"/>
          <w:rtl/>
        </w:rPr>
        <w:t xml:space="preserve">טעם </w:t>
      </w:r>
      <w:r w:rsidR="003F5B51" w:rsidRPr="00E600D8">
        <w:rPr>
          <w:rFonts w:hint="cs"/>
          <w:rtl/>
        </w:rPr>
        <w:t>ר''ש</w:t>
      </w:r>
      <w:r w:rsidR="00A85AC8" w:rsidRPr="00E600D8">
        <w:rPr>
          <w:rtl/>
        </w:rPr>
        <w:t>:</w:t>
      </w:r>
    </w:p>
    <w:p w14:paraId="48285296" w14:textId="4E5B8DA1" w:rsidR="005C4636" w:rsidRPr="00131640" w:rsidRDefault="006E0774" w:rsidP="003F5B51">
      <w:pPr>
        <w:rPr>
          <w:rtl/>
        </w:rPr>
      </w:pPr>
      <w:r w:rsidRPr="00210DF6">
        <w:rPr>
          <w:rStyle w:val="afffa"/>
          <w:rFonts w:ascii="Fb Fontext" w:hAnsi="Fb Fontext" w:cs="BA TM • Vilna Extra-Bold"/>
          <w:bCs w:val="0"/>
          <w:rtl/>
        </w:rPr>
        <w:t>חמשים, כחמשים שבערכין.</w:t>
      </w:r>
      <w:r w:rsidR="003F5B51">
        <w:rPr>
          <w:rFonts w:ascii="Fb Fontext" w:hAnsi="Fb Fontext" w:hint="cs"/>
          <w:sz w:val="32"/>
          <w:rtl/>
        </w:rPr>
        <w:t xml:space="preserve"> ד</w:t>
      </w:r>
      <w:r w:rsidRPr="00224C4C">
        <w:rPr>
          <w:rFonts w:ascii="Fb Fontext" w:hAnsi="Fb Fontext"/>
          <w:sz w:val="32"/>
          <w:rtl/>
        </w:rPr>
        <w:t xml:space="preserve">גמר </w:t>
      </w:r>
      <w:r w:rsidRPr="005C4636">
        <w:rPr>
          <w:rStyle w:val="affffa"/>
          <w:rtl/>
        </w:rPr>
        <w:t>נתינה נתינה</w:t>
      </w:r>
      <w:r w:rsidRPr="00224C4C">
        <w:rPr>
          <w:rFonts w:ascii="Fb Fontext" w:hAnsi="Fb Fontext"/>
          <w:sz w:val="32"/>
          <w:rtl/>
        </w:rPr>
        <w:t xml:space="preserve"> מערכין</w:t>
      </w:r>
    </w:p>
    <w:p w14:paraId="6090DD24" w14:textId="6B6F4086" w:rsidR="00A85AC8" w:rsidRPr="00E600D8" w:rsidRDefault="006E0774" w:rsidP="003F5B51">
      <w:pPr>
        <w:pStyle w:val="38"/>
        <w:framePr w:wrap="notBeside"/>
        <w:rPr>
          <w:rtl/>
        </w:rPr>
      </w:pPr>
      <w:r w:rsidRPr="00E600D8">
        <w:rPr>
          <w:rtl/>
        </w:rPr>
        <w:t>ו</w:t>
      </w:r>
      <w:r w:rsidRPr="00E600D8">
        <w:rPr>
          <w:rFonts w:hint="cs"/>
          <w:rtl/>
        </w:rPr>
        <w:t>לא</w:t>
      </w:r>
      <w:r w:rsidR="00A85AC8" w:rsidRPr="00E600D8">
        <w:rPr>
          <w:rFonts w:hint="cs"/>
          <w:rtl/>
        </w:rPr>
        <w:t>:</w:t>
      </w:r>
    </w:p>
    <w:p w14:paraId="5F23B5F8" w14:textId="183FBF0C" w:rsidR="006E0774" w:rsidRPr="00131640" w:rsidRDefault="006E0774" w:rsidP="003F5B51">
      <w:pPr>
        <w:rPr>
          <w:rtl/>
        </w:rPr>
      </w:pPr>
      <w:r w:rsidRPr="00224C4C">
        <w:rPr>
          <w:rFonts w:ascii="Fb Fontext" w:hAnsi="Fb Fontext" w:hint="cs"/>
          <w:sz w:val="32"/>
          <w:rtl/>
        </w:rPr>
        <w:t>כ</w:t>
      </w:r>
      <w:r w:rsidRPr="00224C4C">
        <w:rPr>
          <w:rFonts w:ascii="Fb Fontext" w:hAnsi="Fb Fontext"/>
          <w:sz w:val="32"/>
          <w:rtl/>
        </w:rPr>
        <w:t>פחות שבערכין</w:t>
      </w:r>
      <w:r w:rsidRPr="00224C4C">
        <w:rPr>
          <w:rFonts w:ascii="Fb Fontext" w:hAnsi="Fb Fontext" w:hint="cs"/>
          <w:sz w:val="32"/>
          <w:rtl/>
        </w:rPr>
        <w:t>-</w:t>
      </w:r>
      <w:r w:rsidRPr="00224C4C">
        <w:rPr>
          <w:rFonts w:ascii="Fb Fontext" w:hAnsi="Fb Fontext"/>
          <w:sz w:val="32"/>
          <w:rtl/>
        </w:rPr>
        <w:t xml:space="preserve"> </w:t>
      </w:r>
      <w:r w:rsidRPr="00224C4C">
        <w:rPr>
          <w:rStyle w:val="affffa"/>
          <w:rFonts w:hint="cs"/>
          <w:rtl/>
        </w:rPr>
        <w:t>ד'</w:t>
      </w:r>
      <w:r w:rsidRPr="00224C4C">
        <w:rPr>
          <w:rStyle w:val="affffa"/>
          <w:rtl/>
        </w:rPr>
        <w:t xml:space="preserve">אשר ברכך </w:t>
      </w:r>
      <w:r w:rsidRPr="00224C4C">
        <w:rPr>
          <w:rStyle w:val="affffa"/>
          <w:rFonts w:hint="cs"/>
          <w:rtl/>
        </w:rPr>
        <w:t>ה'</w:t>
      </w:r>
      <w:r w:rsidRPr="00224C4C">
        <w:rPr>
          <w:rStyle w:val="affffa"/>
          <w:rtl/>
        </w:rPr>
        <w:t xml:space="preserve"> אלהיך</w:t>
      </w:r>
      <w:r w:rsidRPr="00224C4C">
        <w:rPr>
          <w:rStyle w:val="affffa"/>
          <w:rFonts w:hint="cs"/>
          <w:rtl/>
        </w:rPr>
        <w:t>'</w:t>
      </w:r>
    </w:p>
    <w:p w14:paraId="1FE1A95E" w14:textId="1ACA1F07" w:rsidR="00A85AC8" w:rsidRPr="00E600D8" w:rsidRDefault="006E0774" w:rsidP="003F5B51">
      <w:pPr>
        <w:pStyle w:val="38"/>
        <w:framePr w:wrap="notBeside"/>
        <w:rPr>
          <w:rtl/>
        </w:rPr>
      </w:pPr>
      <w:r w:rsidRPr="00E600D8">
        <w:rPr>
          <w:rFonts w:hint="cs"/>
          <w:rtl/>
        </w:rPr>
        <w:t>ולא</w:t>
      </w:r>
      <w:r w:rsidR="00A85AC8" w:rsidRPr="00E600D8">
        <w:rPr>
          <w:rFonts w:hint="cs"/>
          <w:rtl/>
        </w:rPr>
        <w:t>:</w:t>
      </w:r>
    </w:p>
    <w:p w14:paraId="2F9F55F2" w14:textId="6DF30A5E" w:rsidR="009469D7" w:rsidRDefault="006E0774" w:rsidP="006E0774">
      <w:pPr>
        <w:rPr>
          <w:rFonts w:ascii="Fb Fontext" w:hAnsi="Fb Fontext"/>
          <w:sz w:val="32"/>
          <w:rtl/>
        </w:rPr>
      </w:pPr>
      <w:r w:rsidRPr="00224C4C">
        <w:rPr>
          <w:rFonts w:ascii="Fb Fontext" w:hAnsi="Fb Fontext" w:hint="cs"/>
          <w:sz w:val="32"/>
          <w:rtl/>
        </w:rPr>
        <w:t>יליף מעבד מטעמיה דתפסת מועט ומטעמיה דעבד מעבד</w:t>
      </w:r>
    </w:p>
    <w:p w14:paraId="76AC1493" w14:textId="77777777" w:rsidR="00A85AC8" w:rsidRPr="00E600D8" w:rsidRDefault="006E0774" w:rsidP="00CD3376">
      <w:pPr>
        <w:pStyle w:val="38"/>
        <w:framePr w:wrap="notBeside"/>
        <w:rPr>
          <w:rtl/>
        </w:rPr>
      </w:pPr>
      <w:r w:rsidRPr="00E600D8">
        <w:rPr>
          <w:rFonts w:hint="cs"/>
          <w:rtl/>
        </w:rPr>
        <w:t>דר</w:t>
      </w:r>
      <w:r w:rsidRPr="00E600D8">
        <w:rPr>
          <w:rtl/>
        </w:rPr>
        <w:t>"</w:t>
      </w:r>
      <w:r w:rsidRPr="00E600D8">
        <w:rPr>
          <w:rFonts w:hint="cs"/>
          <w:rtl/>
        </w:rPr>
        <w:t>ש</w:t>
      </w:r>
      <w:r w:rsidR="00A85AC8" w:rsidRPr="00E600D8">
        <w:rPr>
          <w:rtl/>
        </w:rPr>
        <w:t>:</w:t>
      </w:r>
    </w:p>
    <w:p w14:paraId="7808DAE2" w14:textId="5271E6B2" w:rsidR="006E0774" w:rsidRPr="00131640" w:rsidRDefault="00CD3376" w:rsidP="00F51AEB">
      <w:pPr>
        <w:spacing w:after="120"/>
        <w:rPr>
          <w:rtl/>
        </w:rPr>
      </w:pPr>
      <w:r w:rsidRPr="00CD3376">
        <w:rPr>
          <w:rFonts w:hint="cs"/>
          <w:rtl/>
        </w:rPr>
        <w:t>גמר</w:t>
      </w:r>
      <w:r>
        <w:rPr>
          <w:rStyle w:val="affffa"/>
          <w:rFonts w:hint="cs"/>
          <w:rtl/>
        </w:rPr>
        <w:t xml:space="preserve"> </w:t>
      </w:r>
      <w:r w:rsidR="006E0774" w:rsidRPr="00CD3376">
        <w:rPr>
          <w:rStyle w:val="affffa"/>
          <w:rFonts w:hint="cs"/>
          <w:rtl/>
        </w:rPr>
        <w:t>מיכה מיכה</w:t>
      </w:r>
      <w:r w:rsidR="006E0774" w:rsidRPr="00224C4C">
        <w:rPr>
          <w:rFonts w:ascii="Fb Fontext" w:hAnsi="Fb Fontext" w:hint="cs"/>
          <w:sz w:val="32"/>
          <w:rtl/>
        </w:rPr>
        <w:t xml:space="preserve"> </w:t>
      </w:r>
      <w:r w:rsidR="006E0774" w:rsidRPr="00CD3376">
        <w:rPr>
          <w:rStyle w:val="afffff5"/>
          <w:rFonts w:hint="cs"/>
          <w:rtl/>
        </w:rPr>
        <w:t xml:space="preserve">[וכי מך] </w:t>
      </w:r>
      <w:r w:rsidR="006E0774" w:rsidRPr="00224C4C">
        <w:rPr>
          <w:rFonts w:ascii="Fb Fontext" w:hAnsi="Fb Fontext" w:hint="cs"/>
          <w:sz w:val="32"/>
          <w:rtl/>
        </w:rPr>
        <w:t>וזהו שקיבל מרבותיו ולא תיבת נתינה</w:t>
      </w:r>
    </w:p>
    <w:p w14:paraId="1C983447" w14:textId="101D9326" w:rsidR="00A85AC8" w:rsidRPr="00E600D8" w:rsidRDefault="00E600D8" w:rsidP="00CD3376">
      <w:pPr>
        <w:pStyle w:val="38"/>
        <w:framePr w:wrap="notBeside"/>
        <w:rPr>
          <w:rtl/>
        </w:rPr>
      </w:pPr>
      <w:r w:rsidRPr="00E600D8">
        <w:rPr>
          <w:rtl/>
        </w:rPr>
        <w:t>•</w:t>
      </w:r>
    </w:p>
    <w:p w14:paraId="06C2109B" w14:textId="0D309A32" w:rsidR="006E0774" w:rsidRPr="00131640" w:rsidRDefault="006E0774" w:rsidP="006E0774">
      <w:pPr>
        <w:rPr>
          <w:rtl/>
        </w:rPr>
      </w:pPr>
      <w:r>
        <w:rPr>
          <w:rFonts w:ascii="Fb Fontext" w:hAnsi="Fb Fontext" w:hint="cs"/>
          <w:sz w:val="32"/>
          <w:rtl/>
        </w:rPr>
        <w:t xml:space="preserve">הך צאן גורן ויקב </w:t>
      </w:r>
      <w:r>
        <w:rPr>
          <w:rStyle w:val="afffff3"/>
          <w:rFonts w:ascii="Fb Fontext" w:hAnsi="Fb Fontext" w:hint="cs"/>
          <w:sz w:val="32"/>
          <w:rtl/>
          <w:rPrChange w:id="9035" w:author="מנוע אמוראים" w:date="2026-10-05T16:42:07Z">
            <w:rPr>
              <w:rFonts w:ascii="Fb Fontext" w:hAnsi="Fb Fontext" w:hint="cs"/>
              <w:sz w:val="32"/>
              <w:rtl/>
            </w:rPr>
          </w:rPrChange>
        </w:rPr>
        <w:t xml:space="preserve">לר</w:t>
      </w:r>
      <w:r>
        <w:rPr>
          <w:rStyle w:val="afffff3"/>
          <w:rFonts w:ascii="Fb Fontext" w:hAnsi="Fb Fontext"/>
          <w:sz w:val="32"/>
          <w:rtl/>
          <w:rPrChange w:id="9036" w:author="מנוע אמוראים" w:date="2026-10-05T16:42:07Z">
            <w:rPr>
              <w:rFonts w:ascii="Fb Fontext" w:hAnsi="Fb Fontext"/>
              <w:sz w:val="32"/>
              <w:rtl/>
            </w:rPr>
          </w:rPrChange>
        </w:rPr>
        <w:t xml:space="preserve">"</w:t>
      </w:r>
      <w:r>
        <w:rPr>
          <w:rStyle w:val="afffff3"/>
          <w:rFonts w:ascii="Fb Fontext" w:hAnsi="Fb Fontext" w:hint="cs"/>
          <w:sz w:val="32"/>
          <w:rtl/>
          <w:rPrChange w:id="9037" w:author="מנוע אמוראים" w:date="2026-10-05T16:42:07Z">
            <w:rPr>
              <w:rFonts w:ascii="Fb Fontext" w:hAnsi="Fb Fontext" w:hint="cs"/>
              <w:sz w:val="32"/>
              <w:rtl/>
            </w:rPr>
          </w:rPrChange>
        </w:rPr>
        <w:t xml:space="preserve">מ</w:t>
      </w:r>
      <w:r>
        <w:rPr>
          <w:rFonts w:ascii="Fb Fontext" w:hAnsi="Fb Fontext" w:hint="cs"/>
          <w:sz w:val="32"/>
          <w:rtl/>
        </w:rPr>
        <w:t xml:space="preserve"> ניחא</w:t>
      </w:r>
    </w:p>
    <w:p w14:paraId="14DB2782" w14:textId="77777777" w:rsidR="00A85AC8" w:rsidRPr="00E600D8" w:rsidRDefault="005C4636" w:rsidP="005C4636">
      <w:pPr>
        <w:pStyle w:val="38"/>
        <w:framePr w:wrap="notBeside"/>
        <w:rPr>
          <w:rtl/>
        </w:rPr>
      </w:pPr>
      <w:r w:rsidRPr="00E600D8">
        <w:rPr>
          <w:rFonts w:hint="cs"/>
          <w:rtl/>
        </w:rPr>
        <w:t xml:space="preserve">מיבעי </w:t>
      </w:r>
      <w:r w:rsidR="006E0774" w:rsidRPr="00E600D8">
        <w:rPr>
          <w:rFonts w:hint="cs"/>
          <w:rtl/>
        </w:rPr>
        <w:t>לר</w:t>
      </w:r>
      <w:r w:rsidR="006E0774" w:rsidRPr="00E600D8">
        <w:rPr>
          <w:rtl/>
        </w:rPr>
        <w:t>"</w:t>
      </w:r>
      <w:r w:rsidR="006E0774" w:rsidRPr="00E600D8">
        <w:rPr>
          <w:rFonts w:hint="cs"/>
          <w:rtl/>
        </w:rPr>
        <w:t>י ור</w:t>
      </w:r>
      <w:r w:rsidR="006E0774" w:rsidRPr="00E600D8">
        <w:rPr>
          <w:rtl/>
        </w:rPr>
        <w:t>"</w:t>
      </w:r>
      <w:r w:rsidR="006E0774" w:rsidRPr="00E600D8">
        <w:rPr>
          <w:rFonts w:hint="cs"/>
          <w:rtl/>
        </w:rPr>
        <w:t>ש</w:t>
      </w:r>
      <w:r w:rsidR="00A85AC8" w:rsidRPr="00E600D8">
        <w:rPr>
          <w:rtl/>
        </w:rPr>
        <w:t>:</w:t>
      </w:r>
    </w:p>
    <w:p w14:paraId="5E03D190" w14:textId="2D579AD2" w:rsidR="006E0774" w:rsidRPr="00131640" w:rsidRDefault="006E0774" w:rsidP="006E0774">
      <w:pPr>
        <w:rPr>
          <w:rtl/>
        </w:rPr>
      </w:pPr>
      <w:r w:rsidRPr="005C4636">
        <w:rPr>
          <w:rStyle w:val="afffff3"/>
          <w:rFonts w:hint="cs"/>
          <w:rtl/>
        </w:rPr>
        <w:t>כדתניא</w:t>
      </w:r>
      <w:r w:rsidRPr="00224C4C">
        <w:rPr>
          <w:rStyle w:val="affffa"/>
          <w:rFonts w:hint="cs"/>
          <w:rtl/>
        </w:rPr>
        <w:t xml:space="preserve"> 'אשר ברכך ה' אלוקיך לרבות כל דבר'</w:t>
      </w:r>
    </w:p>
    <w:p w14:paraId="538B778C" w14:textId="77777777" w:rsidR="006E0774" w:rsidRPr="00131640" w:rsidRDefault="006E0774" w:rsidP="006E0774">
      <w:pPr>
        <w:rPr>
          <w:rtl/>
        </w:rPr>
      </w:pPr>
      <w:r w:rsidRPr="00224C4C">
        <w:rPr>
          <w:rStyle w:val="affffa"/>
          <w:rFonts w:hint="cs"/>
          <w:rtl/>
        </w:rPr>
        <w:t xml:space="preserve">'צאן </w:t>
      </w:r>
      <w:r w:rsidRPr="00224C4C">
        <w:rPr>
          <w:rStyle w:val="affffa"/>
          <w:rtl/>
        </w:rPr>
        <w:t>גורן ויקב</w:t>
      </w:r>
      <w:r w:rsidRPr="00224C4C">
        <w:rPr>
          <w:rStyle w:val="affffa"/>
          <w:rFonts w:hint="cs"/>
          <w:rtl/>
        </w:rPr>
        <w:t>'-</w:t>
      </w:r>
      <w:r w:rsidRPr="00224C4C">
        <w:rPr>
          <w:rFonts w:ascii="Fb Fontext" w:hAnsi="Fb Fontext" w:hint="cs"/>
          <w:sz w:val="32"/>
          <w:rtl/>
        </w:rPr>
        <w:t xml:space="preserve"> ה</w:t>
      </w:r>
      <w:r w:rsidRPr="00224C4C">
        <w:rPr>
          <w:rFonts w:ascii="Fb Fontext" w:hAnsi="Fb Fontext"/>
          <w:sz w:val="32"/>
          <w:rtl/>
        </w:rPr>
        <w:t>מיוחדים שישנן בכלל ברכה, אף כל שישנן בכלל ברכה,</w:t>
      </w:r>
    </w:p>
    <w:p w14:paraId="285ED5AF" w14:textId="5E0D325F" w:rsidR="00A85AC8" w:rsidRPr="00E600D8" w:rsidRDefault="006E0774" w:rsidP="00FB14D3">
      <w:pPr>
        <w:pStyle w:val="38"/>
        <w:framePr w:wrap="notBeside"/>
        <w:rPr>
          <w:rtl/>
        </w:rPr>
      </w:pPr>
      <w:r w:rsidRPr="00E600D8">
        <w:rPr>
          <w:rFonts w:hint="cs"/>
          <w:rtl/>
        </w:rPr>
        <w:t>לר</w:t>
      </w:r>
      <w:r w:rsidRPr="00E600D8">
        <w:rPr>
          <w:rtl/>
        </w:rPr>
        <w:t>"</w:t>
      </w:r>
      <w:r w:rsidRPr="00E600D8">
        <w:rPr>
          <w:rFonts w:hint="cs"/>
          <w:rtl/>
        </w:rPr>
        <w:t>ש</w:t>
      </w:r>
      <w:r w:rsidR="00A85AC8" w:rsidRPr="00E600D8">
        <w:rPr>
          <w:rFonts w:hint="cs"/>
          <w:rtl/>
        </w:rPr>
        <w:t>:</w:t>
      </w:r>
    </w:p>
    <w:p w14:paraId="287627D4" w14:textId="5302AAC9" w:rsidR="006E0774" w:rsidRPr="00131640" w:rsidRDefault="006E0774" w:rsidP="006E0774">
      <w:pPr>
        <w:rPr>
          <w:rtl/>
        </w:rPr>
      </w:pPr>
      <w:r w:rsidRPr="00224C4C">
        <w:rPr>
          <w:rFonts w:ascii="Fb Fontext" w:hAnsi="Fb Fontext"/>
          <w:rtl/>
        </w:rPr>
        <w:t xml:space="preserve">יצאו כספים, </w:t>
      </w:r>
      <w:r w:rsidRPr="00925E97">
        <w:rPr>
          <w:rStyle w:val="afffff3"/>
          <w:rFonts w:hint="cs"/>
          <w:rtl/>
        </w:rPr>
        <w:t>[אבל פרדות משבחן בגופייהו]</w:t>
      </w:r>
    </w:p>
    <w:p w14:paraId="61468E68" w14:textId="610AC55F" w:rsidR="00A85AC8" w:rsidRPr="00E600D8" w:rsidRDefault="006E0774" w:rsidP="00FB14D3">
      <w:pPr>
        <w:pStyle w:val="38"/>
        <w:framePr w:wrap="notBeside"/>
        <w:rPr>
          <w:rtl/>
        </w:rPr>
      </w:pPr>
      <w:r w:rsidRPr="00E600D8">
        <w:rPr>
          <w:rFonts w:hint="cs"/>
          <w:rtl/>
        </w:rPr>
        <w:t>ראב</w:t>
      </w:r>
      <w:r w:rsidRPr="00E600D8">
        <w:rPr>
          <w:rtl/>
        </w:rPr>
        <w:t>"</w:t>
      </w:r>
      <w:r w:rsidRPr="00E600D8">
        <w:rPr>
          <w:rFonts w:hint="cs"/>
          <w:rtl/>
        </w:rPr>
        <w:t>י</w:t>
      </w:r>
      <w:r w:rsidR="00A85AC8" w:rsidRPr="00E600D8">
        <w:rPr>
          <w:rtl/>
        </w:rPr>
        <w:t>:</w:t>
      </w:r>
    </w:p>
    <w:p w14:paraId="57E2AE0E" w14:textId="120EEA7E" w:rsidR="006E0774" w:rsidRPr="00131640" w:rsidRDefault="006E0774" w:rsidP="006E0774">
      <w:pPr>
        <w:rPr>
          <w:rtl/>
        </w:rPr>
      </w:pPr>
      <w:r w:rsidRPr="00224C4C">
        <w:rPr>
          <w:rFonts w:ascii="Fb Fontext" w:hAnsi="Fb Fontext"/>
          <w:rtl/>
        </w:rPr>
        <w:t>יצאו פרדות.</w:t>
      </w:r>
      <w:r w:rsidRPr="00224C4C">
        <w:rPr>
          <w:rFonts w:ascii="Fb Fontext" w:hAnsi="Fb Fontext" w:hint="cs"/>
          <w:rtl/>
        </w:rPr>
        <w:t xml:space="preserve"> </w:t>
      </w:r>
      <w:r w:rsidRPr="00925E97">
        <w:rPr>
          <w:rStyle w:val="afffff5"/>
          <w:rFonts w:hint="cs"/>
          <w:rtl/>
        </w:rPr>
        <w:t>[אבל כספים עביד בהו עיסקא]</w:t>
      </w:r>
    </w:p>
    <w:p w14:paraId="6BB02446" w14:textId="77777777" w:rsidR="00A85AC8" w:rsidRPr="00E600D8" w:rsidRDefault="006E0774" w:rsidP="00FB14D3">
      <w:pPr>
        <w:pStyle w:val="38"/>
        <w:framePr w:wrap="notBeside"/>
        <w:rPr>
          <w:rtl/>
        </w:rPr>
      </w:pPr>
      <w:r w:rsidRPr="00E600D8">
        <w:rPr>
          <w:rFonts w:hint="cs"/>
          <w:rtl/>
        </w:rPr>
        <w:t>וצריכא</w:t>
      </w:r>
      <w:r w:rsidR="00A85AC8" w:rsidRPr="00E600D8">
        <w:rPr>
          <w:rtl/>
        </w:rPr>
        <w:t>:</w:t>
      </w:r>
    </w:p>
    <w:p w14:paraId="2E3C3836" w14:textId="074B3801" w:rsidR="006E0774" w:rsidRPr="00131640" w:rsidRDefault="006E0774" w:rsidP="006E0774">
      <w:pPr>
        <w:rPr>
          <w:rtl/>
        </w:rPr>
      </w:pPr>
      <w:r w:rsidRPr="00224C4C">
        <w:rPr>
          <w:rStyle w:val="affffa"/>
          <w:rFonts w:hint="cs"/>
          <w:rtl/>
        </w:rPr>
        <w:t>'גורן'-</w:t>
      </w:r>
      <w:r>
        <w:rPr>
          <w:rFonts w:ascii="Fb Fontext" w:hAnsi="Fb Fontext" w:hint="cs"/>
          <w:sz w:val="32"/>
          <w:rtl/>
        </w:rPr>
        <w:t xml:space="preserve"> דאפי' גידולי קרקע</w:t>
      </w:r>
      <w:del w:id="41013" w:author="Claude" w:date="2026-10-07T09:25:17Z">
        <w:r>
          <w:rPr>
            <w:rFonts w:ascii="Fb Fontext" w:hAnsi="Fb Fontext" w:hint="cs"/>
            <w:sz w:val="32"/>
            <w:rtl/>
          </w:rPr>
          <w:delText xml:space="preserve"> </w:delText>
        </w:r>
      </w:del>
      <w:r>
        <w:rPr>
          <w:rFonts w:ascii="Fb Fontext" w:hAnsi="Fb Fontext" w:hint="cs"/>
          <w:sz w:val="32"/>
          <w:rtl/>
        </w:rPr>
        <w:t xml:space="preserve">:</w:t>
      </w:r>
      <w:r w:rsidRPr="00224C4C">
        <w:rPr>
          <w:rStyle w:val="affffa"/>
          <w:rFonts w:hint="cs"/>
          <w:rtl/>
        </w:rPr>
        <w:t xml:space="preserve"> 'צאן' </w:t>
      </w:r>
      <w:r w:rsidRPr="00224C4C">
        <w:rPr>
          <w:rFonts w:ascii="Fb Fontext" w:hAnsi="Fb Fontext" w:hint="cs"/>
          <w:sz w:val="32"/>
          <w:rtl/>
        </w:rPr>
        <w:t>-אפי' בע</w:t>
      </w:r>
      <w:r w:rsidRPr="00224C4C">
        <w:rPr>
          <w:rFonts w:ascii="Fb Fontext" w:hAnsi="Fb Fontext"/>
          <w:sz w:val="32"/>
          <w:rtl/>
        </w:rPr>
        <w:t>"</w:t>
      </w:r>
      <w:r w:rsidRPr="00224C4C">
        <w:rPr>
          <w:rFonts w:ascii="Fb Fontext" w:hAnsi="Fb Fontext" w:hint="cs"/>
          <w:sz w:val="32"/>
          <w:rtl/>
        </w:rPr>
        <w:t>ח</w:t>
      </w:r>
    </w:p>
    <w:p w14:paraId="57454363" w14:textId="1AC95A78" w:rsidR="006E0774" w:rsidRPr="00131640" w:rsidRDefault="006E0774" w:rsidP="00C24BB3">
      <w:pPr>
        <w:spacing w:after="120"/>
        <w:rPr>
          <w:rtl/>
        </w:rPr>
      </w:pPr>
      <w:r w:rsidRPr="00224C4C">
        <w:rPr>
          <w:rStyle w:val="affffa"/>
          <w:rFonts w:hint="cs"/>
          <w:rtl/>
        </w:rPr>
        <w:t>'יקב'-</w:t>
      </w:r>
      <w:r w:rsidRPr="00224C4C">
        <w:rPr>
          <w:rFonts w:ascii="Fb Fontext" w:hAnsi="Fb Fontext" w:hint="cs"/>
          <w:rtl/>
        </w:rPr>
        <w:t xml:space="preserve"> למר </w:t>
      </w:r>
      <w:r w:rsidR="00836BD3">
        <w:rPr>
          <w:rFonts w:ascii="Fb Fontext" w:hAnsi="Fb Fontext" w:hint="cs"/>
          <w:rtl/>
        </w:rPr>
        <w:t>למעט</w:t>
      </w:r>
      <w:r w:rsidRPr="00224C4C">
        <w:rPr>
          <w:rFonts w:ascii="Fb Fontext" w:hAnsi="Fb Fontext" w:hint="cs"/>
          <w:rtl/>
        </w:rPr>
        <w:t xml:space="preserve"> כספים ולמר </w:t>
      </w:r>
      <w:r w:rsidR="00836BD3">
        <w:rPr>
          <w:rFonts w:ascii="Fb Fontext" w:hAnsi="Fb Fontext" w:hint="cs"/>
          <w:rtl/>
        </w:rPr>
        <w:t>למעט</w:t>
      </w:r>
      <w:r w:rsidRPr="00224C4C">
        <w:rPr>
          <w:rFonts w:ascii="Fb Fontext" w:hAnsi="Fb Fontext" w:hint="cs"/>
          <w:rtl/>
        </w:rPr>
        <w:t xml:space="preserve"> פרדות</w:t>
      </w:r>
    </w:p>
    <w:p w14:paraId="173709A7" w14:textId="77777777" w:rsidR="006E0774" w:rsidRPr="00131640" w:rsidRDefault="006E0774" w:rsidP="0010529F">
      <w:pPr>
        <w:pStyle w:val="afff0"/>
        <w:framePr w:wrap="around"/>
        <w:rPr>
          <w:rtl/>
        </w:rPr>
      </w:pPr>
      <w:r w:rsidRPr="00224C4C">
        <w:rPr>
          <w:rFonts w:hint="cs"/>
          <w:rtl/>
        </w:rPr>
        <w:t>יז:</w:t>
      </w:r>
    </w:p>
    <w:p w14:paraId="7C28A453" w14:textId="4C3AA46A" w:rsidR="00A85AC8" w:rsidRPr="00E600D8" w:rsidRDefault="00490F44" w:rsidP="00FB14D3">
      <w:pPr>
        <w:pStyle w:val="38"/>
        <w:framePr w:wrap="notBeside"/>
        <w:rPr>
          <w:rtl/>
        </w:rPr>
      </w:pPr>
      <w:r>
        <w:rPr>
          <w:rtl/>
        </w:rPr>
        <w:t>ת"ר</w:t>
      </w:r>
      <w:r w:rsidR="00A85AC8" w:rsidRPr="00E600D8">
        <w:rPr>
          <w:rtl/>
        </w:rPr>
        <w:t>:</w:t>
      </w:r>
    </w:p>
    <w:p w14:paraId="68D11BA8" w14:textId="6AD157F8" w:rsidR="009469D7" w:rsidRDefault="006E0774" w:rsidP="006E0774">
      <w:pPr>
        <w:rPr>
          <w:rStyle w:val="affffa"/>
          <w:rtl/>
        </w:rPr>
      </w:pPr>
      <w:r w:rsidRPr="00224C4C">
        <w:rPr>
          <w:rStyle w:val="affffa"/>
          <w:rFonts w:hint="cs"/>
          <w:rtl/>
        </w:rPr>
        <w:t>'</w:t>
      </w:r>
      <w:r w:rsidRPr="00224C4C">
        <w:rPr>
          <w:rStyle w:val="affffa"/>
          <w:rtl/>
        </w:rPr>
        <w:t>אשר ברכך ה' אלהיך</w:t>
      </w:r>
      <w:r w:rsidRPr="00224C4C">
        <w:rPr>
          <w:rStyle w:val="affffa"/>
          <w:rFonts w:hint="cs"/>
          <w:rtl/>
        </w:rPr>
        <w:t>'</w:t>
      </w:r>
      <w:r w:rsidRPr="00224C4C">
        <w:rPr>
          <w:rFonts w:ascii="Fb Fontext" w:hAnsi="Fb Fontext"/>
          <w:sz w:val="32"/>
          <w:rtl/>
        </w:rPr>
        <w:t xml:space="preserve"> </w:t>
      </w:r>
      <w:r w:rsidRPr="00224C4C">
        <w:rPr>
          <w:rFonts w:ascii="Fb Fontext" w:hAnsi="Fb Fontext" w:hint="cs"/>
          <w:sz w:val="32"/>
          <w:rtl/>
        </w:rPr>
        <w:t>הכל לפי ברכה תן לו,</w:t>
      </w:r>
    </w:p>
    <w:p w14:paraId="357A1998" w14:textId="4AEFB3CA" w:rsidR="006E0774" w:rsidRPr="00131640" w:rsidRDefault="006E0774" w:rsidP="006E0774">
      <w:pPr>
        <w:rPr>
          <w:rtl/>
        </w:rPr>
      </w:pPr>
      <w:r w:rsidRPr="00224C4C">
        <w:rPr>
          <w:rStyle w:val="affffa"/>
          <w:rFonts w:hint="cs"/>
          <w:rtl/>
        </w:rPr>
        <w:t xml:space="preserve">'הענק תעניק' </w:t>
      </w:r>
      <w:r w:rsidRPr="00224C4C">
        <w:rPr>
          <w:rFonts w:ascii="Fb Fontext" w:hAnsi="Fb Fontext" w:hint="cs"/>
          <w:sz w:val="32"/>
          <w:rtl/>
        </w:rPr>
        <w:t>מכל מקום</w:t>
      </w:r>
    </w:p>
    <w:p w14:paraId="619F857A" w14:textId="6D935989" w:rsidR="00A85AC8" w:rsidRPr="00E600D8" w:rsidRDefault="006E0774" w:rsidP="00C24BB3">
      <w:pPr>
        <w:pStyle w:val="38"/>
        <w:framePr w:wrap="notBeside"/>
        <w:rPr>
          <w:rtl/>
        </w:rPr>
      </w:pPr>
      <w:r w:rsidRPr="00E600D8">
        <w:rPr>
          <w:rFonts w:hint="cs"/>
          <w:rtl/>
        </w:rPr>
        <w:t>ראב</w:t>
      </w:r>
      <w:r w:rsidRPr="00E600D8">
        <w:rPr>
          <w:rtl/>
        </w:rPr>
        <w:t>"</w:t>
      </w:r>
      <w:r w:rsidRPr="00E600D8">
        <w:rPr>
          <w:rFonts w:hint="cs"/>
          <w:rtl/>
        </w:rPr>
        <w:t>ע</w:t>
      </w:r>
      <w:r w:rsidR="00A85AC8" w:rsidRPr="00E600D8">
        <w:rPr>
          <w:rtl/>
        </w:rPr>
        <w:t>:</w:t>
      </w:r>
    </w:p>
    <w:p w14:paraId="3A7C3818" w14:textId="77777777" w:rsidR="002A7EE5" w:rsidRDefault="006E0774" w:rsidP="00C24BB3">
      <w:pPr>
        <w:rPr>
          <w:rFonts w:ascii="Fb Fontext" w:hAnsi="Fb Fontext"/>
          <w:sz w:val="32"/>
          <w:rtl/>
        </w:rPr>
      </w:pPr>
      <w:r w:rsidRPr="00224C4C">
        <w:rPr>
          <w:rFonts w:ascii="Fb Fontext" w:hAnsi="Fb Fontext"/>
          <w:sz w:val="32"/>
          <w:rtl/>
        </w:rPr>
        <w:t xml:space="preserve">דברים ככתבן, נתברך בית בגללו - מעניקים לו, </w:t>
      </w:r>
    </w:p>
    <w:p w14:paraId="2834B277" w14:textId="5AE60C88" w:rsidR="006E0774" w:rsidRPr="00131640" w:rsidRDefault="006E0774" w:rsidP="002A7EE5">
      <w:pPr>
        <w:ind w:left="678" w:firstLine="113"/>
        <w:rPr>
          <w:rtl/>
        </w:rPr>
      </w:pPr>
      <w:r w:rsidRPr="00224C4C">
        <w:rPr>
          <w:rFonts w:ascii="Fb Fontext" w:hAnsi="Fb Fontext"/>
          <w:sz w:val="32"/>
          <w:rtl/>
        </w:rPr>
        <w:t>לא נתברך</w:t>
      </w:r>
      <w:r w:rsidRPr="00224C4C">
        <w:rPr>
          <w:rFonts w:ascii="Fb Fontext" w:hAnsi="Fb Fontext" w:hint="cs"/>
          <w:sz w:val="32"/>
          <w:rtl/>
        </w:rPr>
        <w:t xml:space="preserve"> בגללו </w:t>
      </w:r>
      <w:r w:rsidR="002A7EE5">
        <w:rPr>
          <w:rFonts w:ascii="Fb Fontext" w:hAnsi="Fb Fontext"/>
          <w:sz w:val="32"/>
          <w:rtl/>
        </w:rPr>
        <w:tab/>
      </w:r>
      <w:r w:rsidR="002A7EE5">
        <w:rPr>
          <w:rFonts w:ascii="Fb Fontext" w:hAnsi="Fb Fontext" w:hint="cs"/>
          <w:sz w:val="32"/>
          <w:rtl/>
        </w:rPr>
        <w:t xml:space="preserve">- </w:t>
      </w:r>
      <w:r w:rsidRPr="00224C4C">
        <w:rPr>
          <w:rFonts w:ascii="Fb Fontext" w:hAnsi="Fb Fontext" w:hint="cs"/>
          <w:sz w:val="32"/>
          <w:rtl/>
        </w:rPr>
        <w:t>לא מעניקים לו</w:t>
      </w:r>
    </w:p>
    <w:p w14:paraId="1C0C6F42" w14:textId="77777777" w:rsidR="00A85AC8" w:rsidRPr="00E600D8" w:rsidRDefault="006E0774" w:rsidP="00C24BB3">
      <w:pPr>
        <w:pStyle w:val="38"/>
        <w:framePr w:wrap="notBeside"/>
        <w:rPr>
          <w:rtl/>
        </w:rPr>
      </w:pPr>
      <w:r w:rsidRPr="00E600D8">
        <w:rPr>
          <w:rFonts w:hint="cs"/>
          <w:rtl/>
        </w:rPr>
        <w:t>והך</w:t>
      </w:r>
      <w:r w:rsidR="00A85AC8" w:rsidRPr="00E600D8">
        <w:rPr>
          <w:rtl/>
        </w:rPr>
        <w:t>:</w:t>
      </w:r>
    </w:p>
    <w:p w14:paraId="08AF3555" w14:textId="30B49D89" w:rsidR="006E0774" w:rsidRPr="00131640" w:rsidRDefault="006E0774" w:rsidP="006E0774">
      <w:pPr>
        <w:rPr>
          <w:rtl/>
        </w:rPr>
      </w:pPr>
      <w:r w:rsidRPr="00224C4C">
        <w:rPr>
          <w:rStyle w:val="affffa"/>
          <w:rFonts w:hint="cs"/>
          <w:rtl/>
        </w:rPr>
        <w:t>ד</w:t>
      </w:r>
      <w:r w:rsidRPr="00224C4C">
        <w:rPr>
          <w:rStyle w:val="affffa"/>
          <w:rtl/>
        </w:rPr>
        <w:t>הענק תעניק</w:t>
      </w:r>
      <w:r w:rsidRPr="00224C4C">
        <w:rPr>
          <w:rFonts w:ascii="Fb Fontext" w:hAnsi="Fb Fontext" w:hint="cs"/>
          <w:sz w:val="32"/>
          <w:rtl/>
        </w:rPr>
        <w:t>-</w:t>
      </w:r>
      <w:r w:rsidRPr="00224C4C">
        <w:rPr>
          <w:rFonts w:ascii="Fb Fontext" w:hAnsi="Fb Fontext"/>
          <w:sz w:val="32"/>
          <w:rtl/>
        </w:rPr>
        <w:t xml:space="preserve"> דברה תורה כלשון בני אדם.</w:t>
      </w:r>
    </w:p>
    <w:p w14:paraId="7E12B521" w14:textId="301008AA" w:rsidR="00D653CB" w:rsidRPr="00131640" w:rsidRDefault="007309FA" w:rsidP="007309FA">
      <w:pPr>
        <w:pStyle w:val="affffb"/>
        <w:rPr>
          <w:rtl/>
        </w:rPr>
      </w:pPr>
      <w:r w:rsidRPr="007309FA">
        <w:rPr>
          <w:rFonts w:hint="cs"/>
          <w:rtl/>
        </w:rPr>
        <w:t>***</w:t>
      </w:r>
    </w:p>
    <w:p w14:paraId="61D044EF" w14:textId="2640ABB1" w:rsidR="00A85AC8" w:rsidRPr="00E600D8" w:rsidRDefault="006E0774" w:rsidP="009765A2">
      <w:pPr>
        <w:pStyle w:val="38"/>
        <w:framePr w:wrap="notBeside"/>
        <w:rPr>
          <w:rtl/>
        </w:rPr>
      </w:pPr>
      <w:r w:rsidRPr="00E600D8">
        <w:rPr>
          <w:rFonts w:hint="cs"/>
          <w:rtl/>
        </w:rPr>
        <w:t>ת</w:t>
      </w:r>
      <w:r w:rsidRPr="00E600D8">
        <w:rPr>
          <w:rtl/>
        </w:rPr>
        <w:t>"</w:t>
      </w:r>
      <w:r w:rsidRPr="00E600D8">
        <w:rPr>
          <w:rFonts w:hint="cs"/>
          <w:rtl/>
        </w:rPr>
        <w:t>ר</w:t>
      </w:r>
      <w:r w:rsidR="00A85AC8" w:rsidRPr="00E600D8">
        <w:rPr>
          <w:rtl/>
        </w:rPr>
        <w:t>:</w:t>
      </w:r>
    </w:p>
    <w:p w14:paraId="1BD45B91" w14:textId="10C49D39" w:rsidR="009469D7" w:rsidRDefault="006E0774" w:rsidP="00F65F8B">
      <w:pPr>
        <w:pStyle w:val="affffb"/>
        <w:rPr>
          <w:rtl/>
        </w:rPr>
      </w:pPr>
      <w:r w:rsidRPr="00EC16A8">
        <w:rPr>
          <w:rtl/>
        </w:rPr>
        <w:t>עבד עברי עובד את הבן ו</w:t>
      </w:r>
      <w:r w:rsidR="00CF5BAB" w:rsidRPr="00EC16A8">
        <w:rPr>
          <w:rFonts w:hint="cs"/>
          <w:rtl/>
        </w:rPr>
        <w:t xml:space="preserve">לא </w:t>
      </w:r>
      <w:r w:rsidRPr="00EC16A8">
        <w:rPr>
          <w:rtl/>
        </w:rPr>
        <w:t>את הבת,</w:t>
      </w:r>
    </w:p>
    <w:p w14:paraId="717E7828" w14:textId="73FF14F8" w:rsidR="006E0774" w:rsidRDefault="006E0774" w:rsidP="00F65F8B">
      <w:pPr>
        <w:pStyle w:val="affffb"/>
        <w:rPr>
          <w:rtl/>
        </w:rPr>
      </w:pPr>
      <w:r w:rsidRPr="00EC16A8">
        <w:rPr>
          <w:rtl/>
        </w:rPr>
        <w:t>אמה עבריה - אינה עובדת לא את הבן ולא את הבת,</w:t>
      </w:r>
    </w:p>
    <w:p w14:paraId="0A3AA6A5" w14:textId="6F0F6F87" w:rsidR="00D653CB" w:rsidRPr="00131640" w:rsidRDefault="00D653CB" w:rsidP="007309FA">
      <w:pPr>
        <w:pStyle w:val="affffb"/>
        <w:rPr>
          <w:rtl/>
        </w:rPr>
      </w:pPr>
      <w:r w:rsidRPr="007309FA">
        <w:rPr>
          <w:rtl/>
        </w:rPr>
        <w:t>***</w:t>
      </w:r>
    </w:p>
    <w:p w14:paraId="1BD4983C" w14:textId="77777777" w:rsidR="006E0774" w:rsidRPr="00131640" w:rsidRDefault="006E0774" w:rsidP="00F65F8B">
      <w:pPr>
        <w:pStyle w:val="affffb"/>
        <w:rPr>
          <w:rtl/>
        </w:rPr>
      </w:pPr>
      <w:r w:rsidRPr="00EC16A8">
        <w:rPr>
          <w:rtl/>
        </w:rPr>
        <w:t>הנרצע והנמכר לעכו"ם - אינו עובד לא את הבן ולא את הבת.</w:t>
      </w:r>
    </w:p>
    <w:p w14:paraId="66891800" w14:textId="2AB41020" w:rsidR="00A85AC8" w:rsidRPr="00E600D8" w:rsidRDefault="006E0774" w:rsidP="009765A2">
      <w:pPr>
        <w:pStyle w:val="38"/>
        <w:framePr w:wrap="notBeside"/>
        <w:rPr>
          <w:rtl/>
        </w:rPr>
      </w:pPr>
      <w:r w:rsidRPr="00E600D8">
        <w:rPr>
          <w:rtl/>
        </w:rPr>
        <w:t>אמר מר</w:t>
      </w:r>
      <w:r w:rsidR="00A85AC8" w:rsidRPr="00E600D8">
        <w:rPr>
          <w:rtl/>
        </w:rPr>
        <w:t>:</w:t>
      </w:r>
    </w:p>
    <w:p w14:paraId="45E0F975" w14:textId="73A6F16F" w:rsidR="006E0774" w:rsidRPr="00131640" w:rsidRDefault="009765A2" w:rsidP="006E0774">
      <w:pPr>
        <w:rPr>
          <w:rtl/>
        </w:rPr>
      </w:pPr>
      <w:r>
        <w:rPr>
          <w:rFonts w:ascii="Fb Fontext" w:hAnsi="Fb Fontext" w:hint="cs"/>
          <w:rtl/>
        </w:rPr>
        <w:t>ע</w:t>
      </w:r>
      <w:r w:rsidR="006E0774" w:rsidRPr="00224C4C">
        <w:rPr>
          <w:rFonts w:ascii="Fb Fontext" w:hAnsi="Fb Fontext"/>
          <w:rtl/>
        </w:rPr>
        <w:t xml:space="preserve">בד עברי - עובד את הבן </w:t>
      </w:r>
      <w:r w:rsidR="00EC16A8">
        <w:rPr>
          <w:rFonts w:ascii="Fb Fontext" w:hAnsi="Fb Fontext" w:hint="cs"/>
          <w:rtl/>
        </w:rPr>
        <w:t>ולא</w:t>
      </w:r>
      <w:r w:rsidR="006E0774" w:rsidRPr="00224C4C">
        <w:rPr>
          <w:rFonts w:ascii="Fb Fontext" w:hAnsi="Fb Fontext"/>
          <w:rtl/>
        </w:rPr>
        <w:t xml:space="preserve"> את הבת.</w:t>
      </w:r>
    </w:p>
    <w:p w14:paraId="380F7160" w14:textId="73C0A439" w:rsidR="00A85AC8" w:rsidRPr="00E600D8" w:rsidRDefault="006E0774" w:rsidP="009765A2">
      <w:pPr>
        <w:pStyle w:val="38"/>
        <w:framePr w:wrap="notBeside"/>
        <w:rPr>
          <w:rtl/>
        </w:rPr>
      </w:pPr>
      <w:r w:rsidRPr="00E600D8">
        <w:rPr>
          <w:rFonts w:hint="cs"/>
          <w:rtl/>
        </w:rPr>
        <w:t>דת</w:t>
      </w:r>
      <w:r w:rsidRPr="00E600D8">
        <w:rPr>
          <w:rtl/>
        </w:rPr>
        <w:t>"</w:t>
      </w:r>
      <w:r w:rsidRPr="00E600D8">
        <w:rPr>
          <w:rFonts w:hint="cs"/>
          <w:rtl/>
        </w:rPr>
        <w:t>ר</w:t>
      </w:r>
      <w:r w:rsidR="00A85AC8" w:rsidRPr="00E600D8">
        <w:rPr>
          <w:rtl/>
        </w:rPr>
        <w:t>:</w:t>
      </w:r>
    </w:p>
    <w:p w14:paraId="7FF76D70" w14:textId="37183E01" w:rsidR="009765A2" w:rsidRPr="00D374AA" w:rsidRDefault="006E0774" w:rsidP="009765A2">
      <w:pPr>
        <w:rPr>
          <w:spacing w:val="-2"/>
          <w:rtl/>
        </w:rPr>
      </w:pPr>
      <w:r w:rsidRPr="00D374AA">
        <w:rPr>
          <w:rStyle w:val="affffa"/>
          <w:rFonts w:hint="cs"/>
          <w:spacing w:val="-2"/>
          <w:rtl/>
        </w:rPr>
        <w:t>'</w:t>
      </w:r>
      <w:r w:rsidRPr="00D374AA">
        <w:rPr>
          <w:rStyle w:val="affffa"/>
          <w:spacing w:val="-2"/>
          <w:rtl/>
        </w:rPr>
        <w:t>ועבדך שש שנים</w:t>
      </w:r>
      <w:r w:rsidRPr="00D374AA">
        <w:rPr>
          <w:rStyle w:val="affffa"/>
          <w:rFonts w:hint="cs"/>
          <w:spacing w:val="-2"/>
          <w:rtl/>
        </w:rPr>
        <w:t>'</w:t>
      </w:r>
      <w:r w:rsidRPr="00D374AA">
        <w:rPr>
          <w:rStyle w:val="affffa"/>
          <w:spacing w:val="-2"/>
          <w:rtl/>
        </w:rPr>
        <w:t xml:space="preserve"> </w:t>
      </w:r>
      <w:r w:rsidRPr="00D374AA">
        <w:rPr>
          <w:rStyle w:val="affffa"/>
          <w:rFonts w:hint="cs"/>
          <w:spacing w:val="-2"/>
          <w:rtl/>
        </w:rPr>
        <w:t>'</w:t>
      </w:r>
      <w:r w:rsidRPr="00D374AA">
        <w:rPr>
          <w:rStyle w:val="affffa"/>
          <w:spacing w:val="-2"/>
          <w:rtl/>
        </w:rPr>
        <w:t>לך</w:t>
      </w:r>
      <w:r w:rsidRPr="00D374AA">
        <w:rPr>
          <w:rStyle w:val="affffa"/>
          <w:rFonts w:hint="cs"/>
          <w:spacing w:val="-2"/>
          <w:rtl/>
        </w:rPr>
        <w:t>'</w:t>
      </w:r>
      <w:r w:rsidRPr="00D374AA">
        <w:rPr>
          <w:rStyle w:val="affffa"/>
          <w:spacing w:val="-2"/>
          <w:rtl/>
        </w:rPr>
        <w:t xml:space="preserve"> </w:t>
      </w:r>
      <w:r w:rsidRPr="00D374AA">
        <w:rPr>
          <w:rFonts w:ascii="Fb Fontext" w:hAnsi="Fb Fontext"/>
          <w:spacing w:val="-2"/>
          <w:sz w:val="32"/>
          <w:rtl/>
        </w:rPr>
        <w:t>ולא ליורש.</w:t>
      </w:r>
      <w:r w:rsidRPr="00D374AA">
        <w:rPr>
          <w:rFonts w:ascii="Fb Fontext" w:hAnsi="Fb Fontext" w:hint="cs"/>
          <w:spacing w:val="-2"/>
          <w:sz w:val="32"/>
          <w:rtl/>
        </w:rPr>
        <w:t xml:space="preserve"> </w:t>
      </w:r>
      <w:r w:rsidRPr="00D374AA">
        <w:rPr>
          <w:rStyle w:val="affffa"/>
          <w:rFonts w:hint="cs"/>
          <w:spacing w:val="-2"/>
          <w:rtl/>
        </w:rPr>
        <w:t xml:space="preserve">ד'שש שנים יעבוד' </w:t>
      </w:r>
      <w:r w:rsidRPr="00D374AA">
        <w:rPr>
          <w:rFonts w:ascii="Fb Fontext" w:hAnsi="Fb Fontext" w:hint="cs"/>
          <w:spacing w:val="-2"/>
          <w:sz w:val="32"/>
          <w:rtl/>
        </w:rPr>
        <w:t>הרי לבן אמור</w:t>
      </w:r>
    </w:p>
    <w:p w14:paraId="31D5EA92" w14:textId="1907E2AC" w:rsidR="00A85AC8" w:rsidRPr="00E600D8" w:rsidRDefault="006E0774" w:rsidP="009765A2">
      <w:pPr>
        <w:pStyle w:val="38"/>
        <w:framePr w:wrap="notBeside"/>
        <w:rPr>
          <w:rtl/>
        </w:rPr>
      </w:pPr>
      <w:r w:rsidRPr="00E600D8">
        <w:rPr>
          <w:rFonts w:hint="cs"/>
          <w:rtl/>
        </w:rPr>
        <w:t>ו</w:t>
      </w:r>
      <w:r w:rsidRPr="00E600D8">
        <w:rPr>
          <w:rtl/>
        </w:rPr>
        <w:t>מרבה אני</w:t>
      </w:r>
      <w:r w:rsidR="00A85AC8" w:rsidRPr="00E600D8">
        <w:rPr>
          <w:rFonts w:hint="cs"/>
          <w:rtl/>
        </w:rPr>
        <w:t>:</w:t>
      </w:r>
    </w:p>
    <w:p w14:paraId="3447BB38" w14:textId="07506240" w:rsidR="006E0774" w:rsidRPr="00131640" w:rsidRDefault="006E0774" w:rsidP="009765A2">
      <w:pPr>
        <w:rPr>
          <w:rtl/>
        </w:rPr>
      </w:pPr>
      <w:r w:rsidRPr="00224C4C">
        <w:rPr>
          <w:rFonts w:ascii="Fb Fontext" w:hAnsi="Fb Fontext"/>
          <w:sz w:val="32"/>
          <w:rtl/>
        </w:rPr>
        <w:t>את הבן, שקם תחת אביו ליעדה ולשדה אחוזה.</w:t>
      </w:r>
    </w:p>
    <w:p w14:paraId="483F5F34" w14:textId="45BEAF72" w:rsidR="00A85AC8" w:rsidRPr="00E600D8" w:rsidRDefault="006E0774" w:rsidP="009765A2">
      <w:pPr>
        <w:pStyle w:val="38"/>
        <w:framePr w:wrap="notBeside"/>
        <w:rPr>
          <w:rtl/>
        </w:rPr>
      </w:pPr>
      <w:r w:rsidRPr="00E600D8">
        <w:rPr>
          <w:rFonts w:hint="cs"/>
          <w:rtl/>
        </w:rPr>
        <w:t>ואין לרבות</w:t>
      </w:r>
      <w:r w:rsidR="00A85AC8" w:rsidRPr="00E600D8">
        <w:rPr>
          <w:rFonts w:hint="cs"/>
          <w:rtl/>
        </w:rPr>
        <w:t>:</w:t>
      </w:r>
    </w:p>
    <w:p w14:paraId="3EE625C4" w14:textId="289A7320" w:rsidR="006E0774" w:rsidRPr="00131640" w:rsidRDefault="006E0774" w:rsidP="009765A2">
      <w:pPr>
        <w:rPr>
          <w:rtl/>
        </w:rPr>
      </w:pPr>
      <w:r w:rsidRPr="00224C4C">
        <w:rPr>
          <w:rFonts w:ascii="Fb Fontext" w:hAnsi="Fb Fontext" w:hint="cs"/>
          <w:sz w:val="32"/>
          <w:rtl/>
        </w:rPr>
        <w:t>האח מדין יבום- דאינו אלא במקום שאין בן.</w:t>
      </w:r>
    </w:p>
    <w:p w14:paraId="7DEAD489" w14:textId="77777777" w:rsidR="00A85AC8" w:rsidRPr="00E600D8" w:rsidRDefault="006E0774" w:rsidP="00204F4E">
      <w:pPr>
        <w:pStyle w:val="38"/>
        <w:framePr w:wrap="notBeside"/>
        <w:rPr>
          <w:rtl/>
        </w:rPr>
      </w:pPr>
      <w:r w:rsidRPr="00E600D8">
        <w:rPr>
          <w:rFonts w:hint="cs"/>
          <w:rtl/>
        </w:rPr>
        <w:t>ולא פרכי</w:t>
      </w:r>
      <w:r w:rsidR="00A85AC8" w:rsidRPr="00E600D8">
        <w:rPr>
          <w:rtl/>
        </w:rPr>
        <w:t>:</w:t>
      </w:r>
    </w:p>
    <w:p w14:paraId="1E43A28D" w14:textId="7E78DE08" w:rsidR="006E0774" w:rsidRPr="00131640" w:rsidRDefault="006E0774" w:rsidP="00204F4E">
      <w:pPr>
        <w:rPr>
          <w:rtl/>
        </w:rPr>
      </w:pPr>
      <w:r w:rsidRPr="00224C4C">
        <w:rPr>
          <w:rFonts w:ascii="Fb Fontext" w:hAnsi="Fb Fontext" w:hint="cs"/>
          <w:sz w:val="32"/>
          <w:rtl/>
        </w:rPr>
        <w:t xml:space="preserve">דבבן </w:t>
      </w:r>
      <w:r w:rsidR="00B35B36">
        <w:rPr>
          <w:rFonts w:ascii="Fb Fontext" w:hAnsi="Fb Fontext" w:hint="cs"/>
          <w:sz w:val="32"/>
          <w:rtl/>
        </w:rPr>
        <w:t>יש</w:t>
      </w:r>
      <w:r w:rsidRPr="00224C4C">
        <w:rPr>
          <w:rFonts w:ascii="Fb Fontext" w:hAnsi="Fb Fontext" w:hint="cs"/>
          <w:sz w:val="32"/>
          <w:rtl/>
        </w:rPr>
        <w:t xml:space="preserve"> </w:t>
      </w:r>
      <w:r w:rsidR="00B35B36">
        <w:rPr>
          <w:rFonts w:ascii="Fb Fontext" w:hAnsi="Fb Fontext" w:hint="cs"/>
          <w:sz w:val="32"/>
          <w:rtl/>
        </w:rPr>
        <w:t>גם</w:t>
      </w:r>
      <w:r w:rsidRPr="00224C4C">
        <w:rPr>
          <w:rFonts w:ascii="Fb Fontext" w:hAnsi="Fb Fontext" w:hint="cs"/>
          <w:sz w:val="32"/>
          <w:rtl/>
        </w:rPr>
        <w:t xml:space="preserve"> שדה אחוזה - דאף </w:t>
      </w:r>
      <w:r w:rsidR="00B35B36">
        <w:rPr>
          <w:rFonts w:ascii="Fb Fontext" w:hAnsi="Fb Fontext" w:hint="cs"/>
          <w:sz w:val="32"/>
          <w:rtl/>
        </w:rPr>
        <w:t>כאן</w:t>
      </w:r>
      <w:r w:rsidRPr="00224C4C">
        <w:rPr>
          <w:rFonts w:ascii="Fb Fontext" w:hAnsi="Fb Fontext" w:hint="cs"/>
          <w:sz w:val="32"/>
          <w:rtl/>
        </w:rPr>
        <w:t xml:space="preserve"> אין יבום אלא במקום בן</w:t>
      </w:r>
    </w:p>
    <w:p w14:paraId="62ACC945" w14:textId="5B524BF5" w:rsidR="00D653CB" w:rsidRPr="00131640" w:rsidRDefault="007309FA" w:rsidP="007309FA">
      <w:pPr>
        <w:pStyle w:val="affffb"/>
        <w:rPr>
          <w:rtl/>
        </w:rPr>
      </w:pPr>
      <w:r w:rsidRPr="007309FA">
        <w:rPr>
          <w:rFonts w:hint="cs"/>
          <w:rtl/>
        </w:rPr>
        <w:t>***</w:t>
      </w:r>
    </w:p>
    <w:p w14:paraId="0F32D173" w14:textId="77777777" w:rsidR="006E0774" w:rsidRPr="00131640" w:rsidRDefault="006E0774" w:rsidP="00F65F8B">
      <w:pPr>
        <w:pStyle w:val="affffb"/>
        <w:rPr>
          <w:rtl/>
        </w:rPr>
      </w:pPr>
      <w:r w:rsidRPr="00224C4C">
        <w:rPr>
          <w:rStyle w:val="afffa"/>
          <w:rtl/>
        </w:rPr>
        <w:t>אמה העבריה - אינה עובדת לא את הבן ולא את הבת.</w:t>
      </w:r>
    </w:p>
    <w:p w14:paraId="1C758B59" w14:textId="7E8949BE" w:rsidR="00A85AC8" w:rsidRPr="00E600D8" w:rsidRDefault="006E0774" w:rsidP="00204F4E">
      <w:pPr>
        <w:pStyle w:val="38"/>
        <w:framePr w:wrap="notBeside"/>
        <w:rPr>
          <w:rtl/>
        </w:rPr>
      </w:pPr>
      <w:r w:rsidRPr="00E600D8">
        <w:rPr>
          <w:rFonts w:hint="cs"/>
          <w:rtl/>
        </w:rPr>
        <w:t>ר</w:t>
      </w:r>
      <w:r w:rsidRPr="00E600D8">
        <w:rPr>
          <w:rtl/>
        </w:rPr>
        <w:t>"</w:t>
      </w:r>
      <w:r w:rsidRPr="00E600D8">
        <w:rPr>
          <w:rFonts w:hint="cs"/>
          <w:rtl/>
        </w:rPr>
        <w:t>פ</w:t>
      </w:r>
      <w:r w:rsidR="00A85AC8" w:rsidRPr="00E600D8">
        <w:rPr>
          <w:rFonts w:hint="cs"/>
          <w:rtl/>
        </w:rPr>
        <w:t>:</w:t>
      </w:r>
    </w:p>
    <w:p w14:paraId="2B99D18A" w14:textId="1AD5F06F" w:rsidR="006E0774" w:rsidRPr="009C1E69" w:rsidRDefault="006E0774" w:rsidP="006E0774">
      <w:pPr>
        <w:rPr>
          <w:spacing w:val="2"/>
          <w:rtl/>
        </w:rPr>
      </w:pPr>
      <w:r w:rsidRPr="009C1E69">
        <w:rPr>
          <w:rStyle w:val="affffa"/>
          <w:rFonts w:hint="cs"/>
          <w:spacing w:val="2"/>
          <w:rtl/>
        </w:rPr>
        <w:t>'</w:t>
      </w:r>
      <w:r w:rsidRPr="009C1E69">
        <w:rPr>
          <w:rStyle w:val="affffa"/>
          <w:spacing w:val="2"/>
          <w:rtl/>
        </w:rPr>
        <w:t>ואף לאמתך תעשה כן</w:t>
      </w:r>
      <w:r w:rsidRPr="009C1E69">
        <w:rPr>
          <w:rStyle w:val="affffa"/>
          <w:rFonts w:hint="cs"/>
          <w:spacing w:val="2"/>
          <w:rtl/>
        </w:rPr>
        <w:t>'</w:t>
      </w:r>
      <w:r w:rsidRPr="009C1E69">
        <w:rPr>
          <w:rStyle w:val="affffa"/>
          <w:spacing w:val="2"/>
          <w:rtl/>
        </w:rPr>
        <w:t>,</w:t>
      </w:r>
      <w:r w:rsidRPr="009C1E69">
        <w:rPr>
          <w:rFonts w:ascii="Fb Fontext" w:hAnsi="Fb Fontext"/>
          <w:spacing w:val="2"/>
          <w:sz w:val="32"/>
          <w:rtl/>
        </w:rPr>
        <w:t xml:space="preserve"> </w:t>
      </w:r>
      <w:r w:rsidR="000459AC" w:rsidRPr="009C1E69">
        <w:rPr>
          <w:rFonts w:ascii="Fb Fontext" w:hAnsi="Fb Fontext" w:hint="cs"/>
          <w:spacing w:val="2"/>
          <w:sz w:val="32"/>
          <w:rtl/>
        </w:rPr>
        <w:t>כ</w:t>
      </w:r>
      <w:r w:rsidRPr="009C1E69">
        <w:rPr>
          <w:rFonts w:ascii="Fb Fontext" w:hAnsi="Fb Fontext"/>
          <w:spacing w:val="2"/>
          <w:sz w:val="32"/>
          <w:rtl/>
        </w:rPr>
        <w:t>נרצע</w:t>
      </w:r>
      <w:r w:rsidRPr="009C1E69">
        <w:rPr>
          <w:rFonts w:ascii="Fb Fontext" w:hAnsi="Fb Fontext" w:hint="cs"/>
          <w:spacing w:val="2"/>
          <w:sz w:val="32"/>
          <w:rtl/>
        </w:rPr>
        <w:t xml:space="preserve"> ש</w:t>
      </w:r>
      <w:r w:rsidR="000459AC" w:rsidRPr="009C1E69">
        <w:rPr>
          <w:rFonts w:ascii="Fb Fontext" w:hAnsi="Fb Fontext" w:hint="cs"/>
          <w:spacing w:val="2"/>
          <w:sz w:val="32"/>
          <w:rtl/>
        </w:rPr>
        <w:t>לא</w:t>
      </w:r>
      <w:r w:rsidRPr="009C1E69">
        <w:rPr>
          <w:rFonts w:ascii="Fb Fontext" w:hAnsi="Fb Fontext" w:hint="cs"/>
          <w:spacing w:val="2"/>
          <w:sz w:val="32"/>
          <w:rtl/>
        </w:rPr>
        <w:t xml:space="preserve"> עובד את הבן ולא את הבת.</w:t>
      </w:r>
    </w:p>
    <w:p w14:paraId="67BA475D" w14:textId="4C83EC20" w:rsidR="00A85AC8" w:rsidRPr="00E600D8" w:rsidRDefault="006E0774" w:rsidP="00204F4E">
      <w:pPr>
        <w:pStyle w:val="38"/>
        <w:framePr w:wrap="notBeside"/>
        <w:rPr>
          <w:rtl/>
        </w:rPr>
      </w:pPr>
      <w:r w:rsidRPr="00E600D8">
        <w:rPr>
          <w:rFonts w:hint="cs"/>
          <w:rtl/>
        </w:rPr>
        <w:t>והך</w:t>
      </w:r>
      <w:r w:rsidR="00A85AC8" w:rsidRPr="00E600D8">
        <w:rPr>
          <w:rFonts w:hint="cs"/>
          <w:rtl/>
        </w:rPr>
        <w:t>:</w:t>
      </w:r>
    </w:p>
    <w:p w14:paraId="47086DC7" w14:textId="0D072F9D" w:rsidR="006E0774" w:rsidRPr="009C1E69" w:rsidRDefault="006E0774" w:rsidP="00451597">
      <w:pPr>
        <w:rPr>
          <w:spacing w:val="0"/>
          <w:rtl/>
        </w:rPr>
      </w:pPr>
      <w:r w:rsidRPr="009C1E69">
        <w:rPr>
          <w:rStyle w:val="affffa"/>
          <w:rFonts w:hint="cs"/>
          <w:spacing w:val="0"/>
          <w:rtl/>
        </w:rPr>
        <w:t>ד'</w:t>
      </w:r>
      <w:r w:rsidRPr="009C1E69">
        <w:rPr>
          <w:rStyle w:val="affffa"/>
          <w:spacing w:val="0"/>
          <w:rtl/>
        </w:rPr>
        <w:t>ואף לאמתך תעשה כן</w:t>
      </w:r>
      <w:r w:rsidRPr="009C1E69">
        <w:rPr>
          <w:rStyle w:val="affffa"/>
          <w:rFonts w:hint="cs"/>
          <w:spacing w:val="0"/>
          <w:rtl/>
        </w:rPr>
        <w:t>'</w:t>
      </w:r>
      <w:r w:rsidRPr="009C1E69">
        <w:rPr>
          <w:rFonts w:ascii="Fb Fontext" w:hAnsi="Fb Fontext"/>
          <w:spacing w:val="0"/>
          <w:sz w:val="32"/>
          <w:rtl/>
        </w:rPr>
        <w:t xml:space="preserve"> להעניק</w:t>
      </w:r>
      <w:r w:rsidRPr="009C1E69">
        <w:rPr>
          <w:rFonts w:ascii="Fb Fontext" w:hAnsi="Fb Fontext" w:hint="cs"/>
          <w:spacing w:val="0"/>
          <w:sz w:val="32"/>
          <w:rtl/>
        </w:rPr>
        <w:t xml:space="preserve">, </w:t>
      </w:r>
      <w:r>
        <w:rPr>
          <w:rStyle w:val="afffff5"/>
          <w:rFonts w:hint="cs"/>
          <w:spacing w:val="-4"/>
          <w:rtl/>
        </w:rPr>
        <w:t xml:space="preserve">ולא לרציעה ד'</w:t>
      </w:r>
      <w:r>
        <w:rPr>
          <w:rStyle w:val="affffa"/>
          <w:rFonts w:hint="cs"/>
          <w:spacing w:val="-4"/>
          <w:rtl/>
          <w:rPrChange w:id="9002" w:author="מנוע פסוקים" w:date="2026-10-05T16:38:42Z">
            <w:rPr>
              <w:rStyle w:val="afffff5"/>
              <w:rFonts w:hint="cs"/>
              <w:spacing w:val="-4"/>
              <w:rtl/>
            </w:rPr>
          </w:rPrChange>
        </w:rPr>
        <w:t xml:space="preserve">ואם אמר יאמר העבד</w:t>
      </w:r>
      <w:r>
        <w:rPr>
          <w:rStyle w:val="afffff5"/>
          <w:rFonts w:hint="cs"/>
          <w:spacing w:val="-4"/>
          <w:rtl/>
        </w:rPr>
        <w:t xml:space="preserve">' ולא אמה</w:t>
      </w:r>
    </w:p>
    <w:p w14:paraId="774F4E96" w14:textId="7585A7FA" w:rsidR="00D653CB" w:rsidRPr="00131640" w:rsidRDefault="007309FA" w:rsidP="007309FA">
      <w:pPr>
        <w:pStyle w:val="affffb"/>
        <w:rPr>
          <w:rtl/>
        </w:rPr>
      </w:pPr>
      <w:r w:rsidRPr="007309FA">
        <w:rPr>
          <w:rFonts w:hint="cs"/>
          <w:rtl/>
        </w:rPr>
        <w:t>***</w:t>
      </w:r>
    </w:p>
    <w:p w14:paraId="223383E0" w14:textId="77777777" w:rsidR="006E0774" w:rsidRPr="00131640" w:rsidRDefault="006E0774" w:rsidP="00F65F8B">
      <w:pPr>
        <w:pStyle w:val="affffb"/>
        <w:rPr>
          <w:rtl/>
        </w:rPr>
      </w:pPr>
      <w:r w:rsidRPr="004B0D55">
        <w:rPr>
          <w:rtl/>
        </w:rPr>
        <w:t>הנרצע והנמכר לעכו"ם - אינו עובד לא את הבן ולא את הבת.</w:t>
      </w:r>
    </w:p>
    <w:p w14:paraId="2D56F900" w14:textId="2F2E9E64" w:rsidR="006E0774" w:rsidRPr="009C1E69" w:rsidRDefault="006E0774" w:rsidP="006E0774">
      <w:pPr>
        <w:rPr>
          <w:spacing w:val="-2"/>
          <w:rtl/>
        </w:rPr>
      </w:pPr>
      <w:r w:rsidRPr="009C1E69">
        <w:rPr>
          <w:rStyle w:val="afffa"/>
          <w:rFonts w:ascii="Fb Fontext" w:hAnsi="Fb Fontext" w:cs="BA TM • Vilna Extra-Bold"/>
          <w:bCs w:val="0"/>
          <w:spacing w:val="-2"/>
          <w:rtl/>
        </w:rPr>
        <w:t>נרצע</w:t>
      </w:r>
      <w:r w:rsidRPr="009C1E69">
        <w:rPr>
          <w:rFonts w:ascii="Fb Fontext" w:hAnsi="Fb Fontext"/>
          <w:spacing w:val="-2"/>
          <w:sz w:val="32"/>
          <w:rtl/>
        </w:rPr>
        <w:t xml:space="preserve"> </w:t>
      </w:r>
      <w:r w:rsidRPr="009C1E69">
        <w:rPr>
          <w:rStyle w:val="affffa"/>
          <w:rFonts w:hint="cs"/>
          <w:spacing w:val="-2"/>
          <w:rtl/>
        </w:rPr>
        <w:t>'</w:t>
      </w:r>
      <w:r w:rsidRPr="009C1E69">
        <w:rPr>
          <w:rStyle w:val="affffa"/>
          <w:spacing w:val="-2"/>
          <w:rtl/>
        </w:rPr>
        <w:t>ורצע אדוניו את אזנו במרצע ועבדו לעולם</w:t>
      </w:r>
      <w:r w:rsidRPr="009C1E69">
        <w:rPr>
          <w:rStyle w:val="affffa"/>
          <w:rFonts w:hint="cs"/>
          <w:spacing w:val="-2"/>
          <w:rtl/>
        </w:rPr>
        <w:t>'</w:t>
      </w:r>
      <w:r w:rsidRPr="009C1E69">
        <w:rPr>
          <w:rFonts w:ascii="Fb Fontext" w:hAnsi="Fb Fontext"/>
          <w:spacing w:val="-2"/>
          <w:sz w:val="32"/>
          <w:rtl/>
        </w:rPr>
        <w:t xml:space="preserve"> ולא את הבן והבת.</w:t>
      </w:r>
    </w:p>
    <w:p w14:paraId="5EFB2F42" w14:textId="1C0F6151" w:rsidR="00A85AC8" w:rsidRPr="00E600D8" w:rsidRDefault="00AF330F" w:rsidP="00AF330F">
      <w:pPr>
        <w:pStyle w:val="38"/>
        <w:framePr w:wrap="notBeside"/>
        <w:rPr>
          <w:rtl/>
        </w:rPr>
      </w:pPr>
      <w:r w:rsidRPr="00E600D8">
        <w:rPr>
          <w:rFonts w:hint="cs"/>
          <w:rtl/>
        </w:rPr>
        <w:t>חזקיה</w:t>
      </w:r>
      <w:r w:rsidR="00A85AC8" w:rsidRPr="00E600D8">
        <w:rPr>
          <w:rFonts w:hint="cs"/>
          <w:rtl/>
        </w:rPr>
        <w:t>:</w:t>
      </w:r>
    </w:p>
    <w:p w14:paraId="7C9B398E" w14:textId="61E6669B" w:rsidR="006E0774" w:rsidRPr="00131640" w:rsidRDefault="006E0774" w:rsidP="006E0774">
      <w:pPr>
        <w:rPr>
          <w:rtl/>
        </w:rPr>
      </w:pPr>
      <w:r w:rsidRPr="00210DF6">
        <w:rPr>
          <w:rStyle w:val="afffa"/>
          <w:rFonts w:ascii="Fb Fontext" w:hAnsi="Fb Fontext" w:cs="BA TM • Vilna Extra-Bold"/>
          <w:bCs w:val="0"/>
          <w:rtl/>
        </w:rPr>
        <w:t>נמכר לעכו"ם</w:t>
      </w:r>
      <w:r w:rsidRPr="00210DF6">
        <w:rPr>
          <w:rStyle w:val="afffa"/>
          <w:rFonts w:ascii="Fb Fontext" w:hAnsi="Fb Fontext" w:cs="BA TM • Vilna Extra-Bold" w:hint="cs"/>
          <w:bCs w:val="0"/>
          <w:rtl/>
        </w:rPr>
        <w:t>-</w:t>
      </w:r>
      <w:r w:rsidRPr="00224C4C">
        <w:rPr>
          <w:rFonts w:ascii="Fb Fontext" w:hAnsi="Fb Fontext" w:hint="cs"/>
          <w:sz w:val="32"/>
          <w:rtl/>
        </w:rPr>
        <w:t xml:space="preserve"> </w:t>
      </w:r>
      <w:r w:rsidRPr="00224C4C">
        <w:rPr>
          <w:rStyle w:val="affffa"/>
          <w:rFonts w:hint="cs"/>
          <w:rtl/>
        </w:rPr>
        <w:t>'</w:t>
      </w:r>
      <w:r w:rsidRPr="00224C4C">
        <w:rPr>
          <w:rStyle w:val="affffa"/>
          <w:rtl/>
        </w:rPr>
        <w:t>וחשב עם קונהו</w:t>
      </w:r>
      <w:r w:rsidRPr="00224C4C">
        <w:rPr>
          <w:rStyle w:val="affffa"/>
          <w:rFonts w:hint="cs"/>
          <w:rtl/>
        </w:rPr>
        <w:t>'</w:t>
      </w:r>
      <w:r w:rsidRPr="00224C4C">
        <w:rPr>
          <w:rStyle w:val="affffa"/>
          <w:rtl/>
        </w:rPr>
        <w:t xml:space="preserve"> </w:t>
      </w:r>
      <w:r w:rsidRPr="00224C4C">
        <w:rPr>
          <w:rFonts w:ascii="Fb Fontext" w:hAnsi="Fb Fontext"/>
          <w:sz w:val="32"/>
          <w:rtl/>
        </w:rPr>
        <w:t>- ולא עם יורשי קונהו.</w:t>
      </w:r>
    </w:p>
    <w:p w14:paraId="150DC3AA" w14:textId="7FC236B0" w:rsidR="00684B8D" w:rsidRPr="00131640" w:rsidRDefault="00684B8D" w:rsidP="007309FA">
      <w:pPr>
        <w:pStyle w:val="affffb"/>
        <w:rPr>
          <w:rtl/>
        </w:rPr>
      </w:pPr>
      <w:r w:rsidRPr="007309FA">
        <w:rPr>
          <w:rtl/>
        </w:rPr>
        <w:lastRenderedPageBreak/>
        <w:t>***</w:t>
      </w:r>
    </w:p>
    <w:p w14:paraId="5795E8F6" w14:textId="5E8C7698" w:rsidR="00841728" w:rsidRPr="00131640" w:rsidRDefault="006E0774" w:rsidP="00F65F8B">
      <w:pPr>
        <w:pStyle w:val="affffb"/>
        <w:rPr>
          <w:rtl/>
        </w:rPr>
      </w:pPr>
      <w:r w:rsidRPr="00DA0679">
        <w:rPr>
          <w:rtl/>
        </w:rPr>
        <w:t>עכו"ם יורש את אביו</w:t>
      </w:r>
      <w:r w:rsidR="007E41A4" w:rsidRPr="00DA0679">
        <w:rPr>
          <w:rFonts w:hint="cs"/>
          <w:rtl/>
        </w:rPr>
        <w:t xml:space="preserve"> דבר תורה</w:t>
      </w:r>
      <w:r w:rsidR="002A7EE5">
        <w:rPr>
          <w:rFonts w:hint="cs"/>
          <w:rtl/>
        </w:rPr>
        <w:t xml:space="preserve"> </w:t>
      </w:r>
      <w:r w:rsidR="002A7EE5" w:rsidRPr="00196D6B">
        <w:rPr>
          <w:rStyle w:val="afffff5"/>
          <w:rFonts w:cs="BA TM • Vilna Extra-Bold" w:hint="cs"/>
          <w:b w:val="0"/>
          <w:bCs w:val="0"/>
          <w:rtl/>
        </w:rPr>
        <w:t>ב</w:t>
      </w:r>
    </w:p>
    <w:p w14:paraId="25CBB35F" w14:textId="69831EB8" w:rsidR="00A85AC8" w:rsidRPr="00E600D8" w:rsidRDefault="00684B8D" w:rsidP="00684B8D">
      <w:pPr>
        <w:pStyle w:val="38"/>
        <w:framePr w:wrap="notBeside"/>
        <w:rPr>
          <w:rtl/>
        </w:rPr>
      </w:pPr>
      <w:r w:rsidRPr="00E600D8">
        <w:rPr>
          <w:rFonts w:hint="cs"/>
          <w:rtl/>
        </w:rPr>
        <w:t>רבא</w:t>
      </w:r>
      <w:r w:rsidR="00A85AC8" w:rsidRPr="00E600D8">
        <w:rPr>
          <w:rFonts w:hint="cs"/>
          <w:rtl/>
        </w:rPr>
        <w:t>:</w:t>
      </w:r>
    </w:p>
    <w:p w14:paraId="69FC0481" w14:textId="123F69D4" w:rsidR="006E0774" w:rsidRPr="00131640" w:rsidRDefault="006E0774" w:rsidP="00684B8D">
      <w:pPr>
        <w:rPr>
          <w:rtl/>
        </w:rPr>
      </w:pPr>
      <w:r w:rsidRPr="00224C4C">
        <w:rPr>
          <w:rStyle w:val="affffa"/>
          <w:rFonts w:hint="cs"/>
          <w:rtl/>
        </w:rPr>
        <w:t>'</w:t>
      </w:r>
      <w:r w:rsidRPr="00224C4C">
        <w:rPr>
          <w:rStyle w:val="affffa"/>
          <w:rtl/>
        </w:rPr>
        <w:t>וחשב עם קונהו</w:t>
      </w:r>
      <w:r w:rsidRPr="00224C4C">
        <w:rPr>
          <w:rStyle w:val="affffa"/>
          <w:rFonts w:hint="cs"/>
          <w:rtl/>
        </w:rPr>
        <w:t>'</w:t>
      </w:r>
      <w:r w:rsidRPr="00224C4C">
        <w:rPr>
          <w:rFonts w:ascii="Fb Fontext" w:hAnsi="Fb Fontext"/>
          <w:sz w:val="32"/>
          <w:rtl/>
        </w:rPr>
        <w:t xml:space="preserve"> ולא עם יורשי קונהו, מכלל ד</w:t>
      </w:r>
      <w:r w:rsidRPr="00224C4C">
        <w:rPr>
          <w:rFonts w:ascii="Fb Fontext" w:hAnsi="Fb Fontext" w:hint="cs"/>
          <w:sz w:val="32"/>
          <w:rtl/>
        </w:rPr>
        <w:t xml:space="preserve">יש לו </w:t>
      </w:r>
      <w:r w:rsidRPr="00224C4C">
        <w:rPr>
          <w:rFonts w:ascii="Fb Fontext" w:hAnsi="Fb Fontext"/>
          <w:sz w:val="32"/>
          <w:rtl/>
        </w:rPr>
        <w:t>יורשים</w:t>
      </w:r>
      <w:r w:rsidRPr="00224C4C">
        <w:rPr>
          <w:rFonts w:ascii="Fb Fontext" w:hAnsi="Fb Fontext" w:hint="cs"/>
          <w:sz w:val="32"/>
          <w:rtl/>
        </w:rPr>
        <w:t>,</w:t>
      </w:r>
    </w:p>
    <w:p w14:paraId="0445B5E3" w14:textId="616F34DD" w:rsidR="006E0774" w:rsidRPr="00131640" w:rsidRDefault="006E0774" w:rsidP="006E0774">
      <w:pPr>
        <w:rPr>
          <w:rtl/>
        </w:rPr>
      </w:pPr>
      <w:r w:rsidRPr="00210DF6">
        <w:rPr>
          <w:rStyle w:val="afffa"/>
          <w:rFonts w:ascii="Fb Fontext" w:hAnsi="Fb Fontext" w:cs="BA TM • Vilna Extra-Bold"/>
          <w:bCs w:val="0"/>
          <w:rtl/>
        </w:rPr>
        <w:t>גר את העכו"ם</w:t>
      </w:r>
      <w:r w:rsidRPr="00224C4C">
        <w:rPr>
          <w:rFonts w:ascii="Fb Fontext" w:hAnsi="Fb Fontext"/>
          <w:sz w:val="32"/>
          <w:rtl/>
        </w:rPr>
        <w:t xml:space="preserve"> </w:t>
      </w:r>
      <w:r w:rsidR="007E41A4">
        <w:rPr>
          <w:rFonts w:ascii="Fb Fontext" w:hAnsi="Fb Fontext"/>
          <w:sz w:val="32"/>
          <w:rtl/>
        </w:rPr>
        <w:t>–</w:t>
      </w:r>
      <w:r w:rsidRPr="00224C4C">
        <w:rPr>
          <w:rFonts w:ascii="Fb Fontext" w:hAnsi="Fb Fontext"/>
          <w:sz w:val="32"/>
          <w:rtl/>
        </w:rPr>
        <w:t xml:space="preserve"> </w:t>
      </w:r>
      <w:r w:rsidR="007E41A4">
        <w:rPr>
          <w:rFonts w:ascii="Fb Fontext" w:hAnsi="Fb Fontext" w:hint="cs"/>
          <w:sz w:val="32"/>
          <w:rtl/>
        </w:rPr>
        <w:t xml:space="preserve">רק </w:t>
      </w:r>
      <w:r w:rsidRPr="00224C4C">
        <w:rPr>
          <w:rFonts w:ascii="Fb Fontext" w:hAnsi="Fb Fontext" w:hint="cs"/>
          <w:sz w:val="32"/>
          <w:rtl/>
        </w:rPr>
        <w:t xml:space="preserve"> מדב</w:t>
      </w:r>
      <w:r w:rsidRPr="00224C4C">
        <w:rPr>
          <w:rFonts w:ascii="Fb Fontext" w:hAnsi="Fb Fontext"/>
          <w:sz w:val="32"/>
          <w:rtl/>
        </w:rPr>
        <w:t xml:space="preserve">רי סופרים, </w:t>
      </w:r>
      <w:r w:rsidRPr="00DA0679">
        <w:rPr>
          <w:rStyle w:val="afffff3"/>
          <w:rtl/>
        </w:rPr>
        <w:t>דתנן:</w:t>
      </w:r>
      <w:r w:rsidRPr="00224C4C">
        <w:rPr>
          <w:rFonts w:ascii="Fb Fontext" w:hAnsi="Fb Fontext"/>
          <w:sz w:val="32"/>
          <w:rtl/>
        </w:rPr>
        <w:t xml:space="preserve"> גר ועכו"ם שירשו את אביהם עכו"ם, גר יכול לומר לעכו"ם טול </w:t>
      </w:r>
      <w:r w:rsidR="00DA0679">
        <w:rPr>
          <w:rFonts w:ascii="Fb Fontext" w:hAnsi="Fb Fontext" w:hint="cs"/>
          <w:sz w:val="32"/>
          <w:rtl/>
        </w:rPr>
        <w:t>עכו''ם</w:t>
      </w:r>
      <w:r w:rsidRPr="00224C4C">
        <w:rPr>
          <w:rFonts w:ascii="Fb Fontext" w:hAnsi="Fb Fontext"/>
          <w:sz w:val="32"/>
          <w:rtl/>
        </w:rPr>
        <w:t xml:space="preserve"> ואני מעות, טול אתה יין נסך ואני פירות, משבאו לרשות גר אסו</w:t>
      </w:r>
      <w:r w:rsidRPr="00224C4C">
        <w:rPr>
          <w:rFonts w:ascii="Fb Fontext" w:hAnsi="Fb Fontext" w:hint="cs"/>
          <w:sz w:val="32"/>
          <w:rtl/>
        </w:rPr>
        <w:t>ר</w:t>
      </w:r>
    </w:p>
    <w:p w14:paraId="5C78DAF6" w14:textId="35EB6F1F" w:rsidR="001648EC" w:rsidRPr="00131640" w:rsidRDefault="006E0774" w:rsidP="006E0774">
      <w:pPr>
        <w:rPr>
          <w:rtl/>
        </w:rPr>
      </w:pPr>
      <w:r w:rsidRPr="00224C4C">
        <w:rPr>
          <w:rFonts w:ascii="Fb Fontext" w:hAnsi="Fb Fontext" w:hint="cs"/>
          <w:rtl/>
        </w:rPr>
        <w:t>ואי דאורייתא אפי' לא באו לרשותו חילופי עכו'ם הוא ואסור</w:t>
      </w:r>
      <w:r w:rsidR="00A92D85">
        <w:rPr>
          <w:rFonts w:ascii="Fb Fontext" w:hAnsi="Fb Fontext" w:hint="cs"/>
          <w:rtl/>
        </w:rPr>
        <w:t>,</w:t>
      </w:r>
    </w:p>
    <w:p w14:paraId="36233C50" w14:textId="77777777" w:rsidR="00A85AC8" w:rsidRPr="00E600D8" w:rsidRDefault="006E0774" w:rsidP="005F576A">
      <w:pPr>
        <w:pStyle w:val="38"/>
        <w:framePr w:wrap="notBeside"/>
        <w:rPr>
          <w:rtl/>
        </w:rPr>
      </w:pPr>
      <w:r w:rsidRPr="00E600D8">
        <w:rPr>
          <w:rFonts w:hint="cs"/>
          <w:rtl/>
        </w:rPr>
        <w:t>אלא</w:t>
      </w:r>
      <w:r w:rsidR="00A85AC8" w:rsidRPr="00E600D8">
        <w:rPr>
          <w:rtl/>
        </w:rPr>
        <w:t>:</w:t>
      </w:r>
    </w:p>
    <w:p w14:paraId="015F83F6" w14:textId="20173A45" w:rsidR="006E0774" w:rsidRPr="00131640" w:rsidRDefault="006E0774" w:rsidP="006E0774">
      <w:pPr>
        <w:rPr>
          <w:rtl/>
        </w:rPr>
      </w:pPr>
      <w:r w:rsidRPr="00224C4C">
        <w:rPr>
          <w:rFonts w:ascii="Fb Fontext" w:hAnsi="Fb Fontext" w:hint="cs"/>
          <w:rtl/>
        </w:rPr>
        <w:t>מדרבנן גזור שמא יחזור לסורו</w:t>
      </w:r>
      <w:r w:rsidR="00A92D85">
        <w:rPr>
          <w:rFonts w:ascii="Fb Fontext" w:hAnsi="Fb Fontext" w:hint="cs"/>
          <w:rtl/>
        </w:rPr>
        <w:t>,</w:t>
      </w:r>
    </w:p>
    <w:p w14:paraId="4CBF492C" w14:textId="034F6EB6" w:rsidR="00A85AC8" w:rsidRPr="00E600D8" w:rsidRDefault="006E0774" w:rsidP="005F576A">
      <w:pPr>
        <w:pStyle w:val="38"/>
        <w:framePr w:wrap="notBeside"/>
        <w:rPr>
          <w:rtl/>
        </w:rPr>
      </w:pPr>
      <w:r w:rsidRPr="00E600D8">
        <w:rPr>
          <w:rFonts w:hint="cs"/>
          <w:rtl/>
        </w:rPr>
        <w:t>ותנ</w:t>
      </w:r>
      <w:r w:rsidRPr="00E600D8">
        <w:rPr>
          <w:rtl/>
        </w:rPr>
        <w:t>"</w:t>
      </w:r>
      <w:r w:rsidRPr="00E600D8">
        <w:rPr>
          <w:rFonts w:hint="cs"/>
          <w:rtl/>
        </w:rPr>
        <w:t>ה</w:t>
      </w:r>
      <w:r w:rsidR="00A85AC8" w:rsidRPr="00E600D8">
        <w:rPr>
          <w:rtl/>
        </w:rPr>
        <w:t>:</w:t>
      </w:r>
    </w:p>
    <w:p w14:paraId="48561436" w14:textId="541F384A"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ב</w:t>
      </w:r>
      <w:r w:rsidRPr="00224C4C">
        <w:rPr>
          <w:rFonts w:ascii="Fb Fontext" w:hAnsi="Fb Fontext" w:hint="cs"/>
          <w:sz w:val="32"/>
          <w:rtl/>
        </w:rPr>
        <w:t>ד</w:t>
      </w:r>
      <w:r w:rsidRPr="00224C4C">
        <w:rPr>
          <w:rFonts w:ascii="Fb Fontext" w:hAnsi="Fb Fontext"/>
          <w:sz w:val="32"/>
          <w:rtl/>
        </w:rPr>
        <w:t>"</w:t>
      </w:r>
      <w:r w:rsidRPr="00224C4C">
        <w:rPr>
          <w:rFonts w:ascii="Fb Fontext" w:hAnsi="Fb Fontext" w:hint="cs"/>
          <w:sz w:val="32"/>
          <w:rtl/>
        </w:rPr>
        <w:t>א</w:t>
      </w:r>
      <w:r w:rsidR="00FB4C17">
        <w:rPr>
          <w:rFonts w:ascii="Fb Fontext" w:hAnsi="Fb Fontext" w:hint="cs"/>
          <w:sz w:val="32"/>
          <w:rtl/>
        </w:rPr>
        <w:t>-</w:t>
      </w:r>
      <w:r w:rsidRPr="00224C4C">
        <w:rPr>
          <w:rFonts w:ascii="Fb Fontext" w:hAnsi="Fb Fontext"/>
          <w:sz w:val="32"/>
          <w:rtl/>
        </w:rPr>
        <w:t xml:space="preserve"> כשירשו, אבל כשנשתתפו - אסור.</w:t>
      </w:r>
    </w:p>
    <w:p w14:paraId="29523D07" w14:textId="2F5CD70B" w:rsidR="006E0774" w:rsidRPr="00131640" w:rsidRDefault="006E0774" w:rsidP="006E0774">
      <w:pPr>
        <w:rPr>
          <w:rtl/>
        </w:rPr>
      </w:pPr>
      <w:r w:rsidRPr="00210DF6">
        <w:rPr>
          <w:rStyle w:val="afffa"/>
          <w:rFonts w:ascii="Fb Fontext" w:hAnsi="Fb Fontext" w:cs="BA TM • Vilna Extra-Bold"/>
          <w:bCs w:val="0"/>
          <w:rtl/>
        </w:rPr>
        <w:t>עכו"ם את הגר וגר את הגר</w:t>
      </w:r>
      <w:r w:rsidRPr="00224C4C">
        <w:rPr>
          <w:rFonts w:ascii="Fb Fontext" w:hAnsi="Fb Fontext"/>
          <w:rtl/>
        </w:rPr>
        <w:t xml:space="preserve"> - לא מ</w:t>
      </w:r>
      <w:r w:rsidRPr="00224C4C">
        <w:rPr>
          <w:rFonts w:ascii="Fb Fontext" w:hAnsi="Fb Fontext" w:hint="cs"/>
          <w:rtl/>
        </w:rPr>
        <w:t>ד</w:t>
      </w:r>
      <w:r w:rsidRPr="00224C4C">
        <w:rPr>
          <w:rFonts w:ascii="Fb Fontext" w:hAnsi="Fb Fontext"/>
          <w:rtl/>
        </w:rPr>
        <w:t>"</w:t>
      </w:r>
      <w:r w:rsidRPr="00224C4C">
        <w:rPr>
          <w:rFonts w:ascii="Fb Fontext" w:hAnsi="Fb Fontext" w:hint="cs"/>
          <w:rtl/>
        </w:rPr>
        <w:t>ת</w:t>
      </w:r>
      <w:r w:rsidRPr="00224C4C">
        <w:rPr>
          <w:rFonts w:ascii="Fb Fontext" w:hAnsi="Fb Fontext"/>
          <w:rtl/>
        </w:rPr>
        <w:t xml:space="preserve"> ולא מדברי סופרים,</w:t>
      </w:r>
    </w:p>
    <w:p w14:paraId="322628F3" w14:textId="370FED72" w:rsidR="00A85AC8" w:rsidRPr="00E600D8" w:rsidRDefault="006E0774" w:rsidP="005F576A">
      <w:pPr>
        <w:pStyle w:val="38"/>
        <w:framePr w:wrap="notBeside"/>
        <w:rPr>
          <w:rtl/>
        </w:rPr>
      </w:pPr>
      <w:r w:rsidRPr="00E600D8">
        <w:rPr>
          <w:rtl/>
        </w:rPr>
        <w:t>דתנן</w:t>
      </w:r>
      <w:r w:rsidR="00A85AC8" w:rsidRPr="00E600D8">
        <w:rPr>
          <w:rtl/>
        </w:rPr>
        <w:t>:</w:t>
      </w:r>
    </w:p>
    <w:p w14:paraId="24BDEBC4" w14:textId="76FF106D" w:rsidR="009469D7" w:rsidRDefault="006E0774" w:rsidP="006E0774">
      <w:pPr>
        <w:rPr>
          <w:rFonts w:ascii="Fb Fontext" w:hAnsi="Fb Fontext"/>
          <w:rtl/>
        </w:rPr>
      </w:pPr>
      <w:r w:rsidRPr="00224C4C">
        <w:rPr>
          <w:rFonts w:ascii="Fb Fontext" w:hAnsi="Fb Fontext"/>
          <w:rtl/>
        </w:rPr>
        <w:t>לוה מעות מן הגר שנתגיירו בניו עמו לא יחזיר לבניו,</w:t>
      </w:r>
    </w:p>
    <w:p w14:paraId="52FBF994" w14:textId="2EF26949" w:rsidR="006E0774" w:rsidRPr="00131640" w:rsidRDefault="006E0774" w:rsidP="006E0774">
      <w:pPr>
        <w:rPr>
          <w:rtl/>
        </w:rPr>
      </w:pPr>
      <w:r w:rsidRPr="00224C4C">
        <w:rPr>
          <w:rFonts w:ascii="Fb Fontext" w:hAnsi="Fb Fontext"/>
          <w:rtl/>
        </w:rPr>
        <w:t>ואם החזיר - אין רוח חכמים נוחה הימנו.</w:t>
      </w:r>
    </w:p>
    <w:p w14:paraId="5C7E4BC3" w14:textId="77777777" w:rsidR="00A85AC8" w:rsidRPr="00E600D8" w:rsidRDefault="006E0774" w:rsidP="005F576A">
      <w:pPr>
        <w:pStyle w:val="38"/>
        <w:framePr w:wrap="notBeside"/>
        <w:rPr>
          <w:rtl/>
        </w:rPr>
      </w:pPr>
      <w:r w:rsidRPr="00E600D8">
        <w:rPr>
          <w:rFonts w:hint="cs"/>
          <w:rtl/>
        </w:rPr>
        <w:t>והך</w:t>
      </w:r>
      <w:r w:rsidR="00A85AC8" w:rsidRPr="00E600D8">
        <w:rPr>
          <w:rtl/>
        </w:rPr>
        <w:t>:</w:t>
      </w:r>
    </w:p>
    <w:p w14:paraId="27A279E9" w14:textId="5B36B302" w:rsidR="006E0774" w:rsidRPr="00131640" w:rsidRDefault="006E0774" w:rsidP="002A7EE5">
      <w:pPr>
        <w:spacing w:after="120"/>
        <w:rPr>
          <w:rtl/>
        </w:rPr>
      </w:pPr>
      <w:r w:rsidRPr="00224C4C">
        <w:rPr>
          <w:rFonts w:ascii="Fb Fontext" w:hAnsi="Fb Fontext" w:hint="cs"/>
          <w:rtl/>
        </w:rPr>
        <w:t>דרוח חכמים נוחה הימנו היינו בהורתו ולידתו בקדושה.</w:t>
      </w:r>
    </w:p>
    <w:p w14:paraId="697FE2C8" w14:textId="36355F6F" w:rsidR="00A85AC8" w:rsidRPr="00E600D8" w:rsidRDefault="006E0774" w:rsidP="005F576A">
      <w:pPr>
        <w:pStyle w:val="38"/>
        <w:framePr w:wrap="notBeside"/>
        <w:rPr>
          <w:rtl/>
        </w:rPr>
      </w:pPr>
      <w:r w:rsidRPr="00E600D8">
        <w:rPr>
          <w:rFonts w:hint="cs"/>
          <w:rtl/>
        </w:rPr>
        <w:t>רחב</w:t>
      </w:r>
      <w:r w:rsidRPr="00E600D8">
        <w:rPr>
          <w:rtl/>
        </w:rPr>
        <w:t>"</w:t>
      </w:r>
      <w:r w:rsidRPr="00E600D8">
        <w:rPr>
          <w:rFonts w:hint="cs"/>
          <w:rtl/>
        </w:rPr>
        <w:t>א מרי'ו</w:t>
      </w:r>
      <w:r w:rsidR="00A85AC8" w:rsidRPr="00E600D8">
        <w:rPr>
          <w:rtl/>
        </w:rPr>
        <w:t>:</w:t>
      </w:r>
    </w:p>
    <w:p w14:paraId="1F2B9CA3" w14:textId="43E2A926" w:rsidR="006E0774" w:rsidRPr="00131640" w:rsidRDefault="006E0774" w:rsidP="006E0774">
      <w:pPr>
        <w:rPr>
          <w:rtl/>
        </w:rPr>
      </w:pPr>
      <w:r w:rsidRPr="00224C4C">
        <w:rPr>
          <w:rFonts w:ascii="Fb Fontext" w:hAnsi="Fb Fontext"/>
          <w:sz w:val="32"/>
          <w:rtl/>
        </w:rPr>
        <w:t>עכו"ם יורש את אביו ד"</w:t>
      </w:r>
      <w:r w:rsidRPr="00224C4C">
        <w:rPr>
          <w:rFonts w:ascii="Fb Fontext" w:hAnsi="Fb Fontext" w:hint="cs"/>
          <w:sz w:val="32"/>
          <w:rtl/>
        </w:rPr>
        <w:t>ת-</w:t>
      </w:r>
      <w:r w:rsidRPr="00224C4C">
        <w:rPr>
          <w:rFonts w:ascii="Fb Fontext" w:hAnsi="Fb Fontext"/>
          <w:sz w:val="32"/>
          <w:rtl/>
        </w:rPr>
        <w:t xml:space="preserve"> </w:t>
      </w:r>
      <w:r w:rsidRPr="00224C4C">
        <w:rPr>
          <w:rStyle w:val="affffa"/>
          <w:rFonts w:hint="cs"/>
          <w:rtl/>
        </w:rPr>
        <w:t>מ'</w:t>
      </w:r>
      <w:r w:rsidRPr="00224C4C">
        <w:rPr>
          <w:rStyle w:val="affffa"/>
          <w:rtl/>
        </w:rPr>
        <w:t>כי לבני לוט נתתי את ער ירושה</w:t>
      </w:r>
      <w:r w:rsidRPr="00224C4C">
        <w:rPr>
          <w:rStyle w:val="affffa"/>
          <w:rFonts w:hint="cs"/>
          <w:rtl/>
        </w:rPr>
        <w:t>'</w:t>
      </w:r>
      <w:r w:rsidRPr="00224C4C">
        <w:rPr>
          <w:rStyle w:val="affffa"/>
          <w:rtl/>
        </w:rPr>
        <w:t>.</w:t>
      </w:r>
    </w:p>
    <w:p w14:paraId="6724ED82" w14:textId="3C525C80" w:rsidR="006E0774" w:rsidRPr="00131640" w:rsidRDefault="006E0774" w:rsidP="005F576A">
      <w:pPr>
        <w:rPr>
          <w:rtl/>
        </w:rPr>
      </w:pPr>
      <w:r w:rsidRPr="00224C4C">
        <w:rPr>
          <w:rFonts w:ascii="Fb Fontext" w:hAnsi="Fb Fontext" w:hint="cs"/>
          <w:sz w:val="32"/>
          <w:rtl/>
        </w:rPr>
        <w:t>לא מ'</w:t>
      </w:r>
      <w:r w:rsidRPr="005F1E9A">
        <w:rPr>
          <w:rStyle w:val="affffa"/>
          <w:rtl/>
        </w:rPr>
        <w:t>כי ירושה לעשו נתתי את הר שעיר</w:t>
      </w:r>
      <w:r w:rsidRPr="005F1E9A">
        <w:rPr>
          <w:rStyle w:val="affffa"/>
          <w:rFonts w:hint="cs"/>
          <w:rtl/>
        </w:rPr>
        <w:t>'</w:t>
      </w:r>
      <w:r w:rsidRPr="00224C4C">
        <w:rPr>
          <w:rFonts w:ascii="Fb Fontext" w:hAnsi="Fb Fontext" w:hint="cs"/>
          <w:sz w:val="32"/>
          <w:rtl/>
        </w:rPr>
        <w:t>- דשאני ישראל מומר</w:t>
      </w:r>
    </w:p>
    <w:p w14:paraId="507E8524" w14:textId="2BD74FF8" w:rsidR="00A85AC8" w:rsidRPr="00E600D8" w:rsidRDefault="006E0774" w:rsidP="005F1E9A">
      <w:pPr>
        <w:pStyle w:val="38"/>
        <w:framePr w:wrap="notBeside"/>
        <w:rPr>
          <w:rtl/>
        </w:rPr>
      </w:pPr>
      <w:r w:rsidRPr="00E600D8">
        <w:rPr>
          <w:rtl/>
        </w:rPr>
        <w:t>ו</w:t>
      </w:r>
      <w:r w:rsidR="005F1E9A" w:rsidRPr="00E600D8">
        <w:rPr>
          <w:rFonts w:hint="cs"/>
          <w:rtl/>
        </w:rPr>
        <w:t>רי''ו לא כרבא</w:t>
      </w:r>
      <w:r w:rsidR="00A85AC8" w:rsidRPr="00E600D8">
        <w:rPr>
          <w:rFonts w:hint="cs"/>
          <w:rtl/>
        </w:rPr>
        <w:t>:</w:t>
      </w:r>
    </w:p>
    <w:p w14:paraId="0EB87B55" w14:textId="0B86E151" w:rsidR="006E0774" w:rsidRPr="00131640" w:rsidRDefault="006E0774" w:rsidP="006E0774">
      <w:pPr>
        <w:rPr>
          <w:rtl/>
        </w:rPr>
      </w:pPr>
      <w:r w:rsidRPr="00224C4C">
        <w:rPr>
          <w:rFonts w:ascii="Fb Fontext" w:hAnsi="Fb Fontext" w:hint="cs"/>
          <w:sz w:val="32"/>
          <w:rtl/>
        </w:rPr>
        <w:t xml:space="preserve">דלא </w:t>
      </w:r>
      <w:r w:rsidRPr="00224C4C">
        <w:rPr>
          <w:rFonts w:ascii="Fb Fontext" w:hAnsi="Fb Fontext"/>
          <w:sz w:val="32"/>
          <w:rtl/>
        </w:rPr>
        <w:t>כתיב</w:t>
      </w:r>
      <w:r w:rsidRPr="00224C4C">
        <w:rPr>
          <w:rStyle w:val="affffa"/>
          <w:rtl/>
        </w:rPr>
        <w:t xml:space="preserve"> </w:t>
      </w:r>
      <w:r w:rsidRPr="00224C4C">
        <w:rPr>
          <w:rStyle w:val="affffa"/>
          <w:rFonts w:hint="cs"/>
          <w:rtl/>
        </w:rPr>
        <w:t>'</w:t>
      </w:r>
      <w:r w:rsidRPr="00224C4C">
        <w:rPr>
          <w:rStyle w:val="affffa"/>
          <w:rtl/>
        </w:rPr>
        <w:t>וחשב עם קונהו</w:t>
      </w:r>
      <w:r w:rsidRPr="00224C4C">
        <w:rPr>
          <w:rStyle w:val="affffa"/>
          <w:rFonts w:hint="cs"/>
          <w:rtl/>
        </w:rPr>
        <w:t>'</w:t>
      </w:r>
      <w:r w:rsidRPr="00224C4C">
        <w:rPr>
          <w:rStyle w:val="affffa"/>
          <w:rtl/>
        </w:rPr>
        <w:t xml:space="preserve"> </w:t>
      </w:r>
      <w:r w:rsidRPr="00224C4C">
        <w:rPr>
          <w:rFonts w:ascii="Fb Fontext" w:hAnsi="Fb Fontext"/>
          <w:sz w:val="32"/>
          <w:rtl/>
        </w:rPr>
        <w:t>ולא עם יורשי קונהו</w:t>
      </w:r>
      <w:r w:rsidRPr="00224C4C">
        <w:rPr>
          <w:rFonts w:ascii="Fb Fontext" w:hAnsi="Fb Fontext" w:hint="cs"/>
          <w:sz w:val="32"/>
          <w:rtl/>
        </w:rPr>
        <w:t>.</w:t>
      </w:r>
    </w:p>
    <w:p w14:paraId="43C743AC" w14:textId="37342E47" w:rsidR="00A85AC8" w:rsidRPr="00E600D8" w:rsidRDefault="006E0774" w:rsidP="005F1E9A">
      <w:pPr>
        <w:pStyle w:val="38"/>
        <w:framePr w:wrap="notBeside"/>
        <w:rPr>
          <w:rtl/>
        </w:rPr>
      </w:pPr>
      <w:r w:rsidRPr="00E600D8">
        <w:rPr>
          <w:rFonts w:hint="cs"/>
          <w:rtl/>
        </w:rPr>
        <w:t xml:space="preserve">ורבא לא </w:t>
      </w:r>
      <w:r w:rsidR="005F1E9A" w:rsidRPr="00E600D8">
        <w:rPr>
          <w:rFonts w:hint="cs"/>
          <w:rtl/>
        </w:rPr>
        <w:t>כרי''ו</w:t>
      </w:r>
      <w:r w:rsidR="00A85AC8" w:rsidRPr="00E600D8">
        <w:rPr>
          <w:rFonts w:hint="cs"/>
          <w:rtl/>
        </w:rPr>
        <w:t>:</w:t>
      </w:r>
    </w:p>
    <w:p w14:paraId="56601CF5" w14:textId="7DDDDF2A" w:rsidR="006E0774" w:rsidRPr="00131640" w:rsidRDefault="006E0774" w:rsidP="006E0774">
      <w:pPr>
        <w:rPr>
          <w:rtl/>
        </w:rPr>
      </w:pPr>
      <w:r w:rsidRPr="00224C4C">
        <w:rPr>
          <w:rFonts w:ascii="Fb Fontext" w:hAnsi="Fb Fontext"/>
          <w:rtl/>
        </w:rPr>
        <w:t>משום כבודו דאברהם שאני.</w:t>
      </w:r>
    </w:p>
    <w:p w14:paraId="4043BBDF" w14:textId="2B231C73" w:rsidR="006E0774" w:rsidRPr="00A646DA" w:rsidRDefault="00A646DA" w:rsidP="00A646DA">
      <w:pPr>
        <w:pStyle w:val="affffb"/>
        <w:rPr>
          <w:rtl/>
        </w:rPr>
      </w:pPr>
      <w:r w:rsidRPr="00A646DA">
        <w:rPr>
          <w:rFonts w:hint="cs"/>
          <w:rtl/>
        </w:rPr>
        <w:t>***</w:t>
      </w:r>
    </w:p>
    <w:p w14:paraId="0930021B" w14:textId="7663DB8A" w:rsidR="00A85AC8" w:rsidRPr="00E600D8" w:rsidRDefault="006E0774" w:rsidP="00FB4C17">
      <w:pPr>
        <w:pStyle w:val="38"/>
        <w:framePr w:wrap="notBeside"/>
        <w:rPr>
          <w:rtl/>
        </w:rPr>
      </w:pPr>
      <w:r w:rsidRPr="00E600D8">
        <w:rPr>
          <w:rtl/>
        </w:rPr>
        <w:t>ת"ר</w:t>
      </w:r>
      <w:r w:rsidR="00A85AC8" w:rsidRPr="00E600D8">
        <w:rPr>
          <w:rtl/>
        </w:rPr>
        <w:t>:</w:t>
      </w:r>
    </w:p>
    <w:p w14:paraId="018B1DD3" w14:textId="24F94099" w:rsidR="006E0774" w:rsidRPr="00131640" w:rsidRDefault="006E0774" w:rsidP="00F65F8B">
      <w:pPr>
        <w:pStyle w:val="affffb"/>
        <w:rPr>
          <w:rtl/>
        </w:rPr>
      </w:pPr>
      <w:r w:rsidRPr="00224C4C">
        <w:rPr>
          <w:rStyle w:val="afffa"/>
          <w:rtl/>
        </w:rPr>
        <w:t>יש בעברי שאין בעבריה, ויש בעבריה שאין בעברי.</w:t>
      </w:r>
    </w:p>
    <w:p w14:paraId="5103E9E3" w14:textId="3200656E" w:rsidR="006E0774" w:rsidRPr="00D374AA" w:rsidRDefault="006E0774" w:rsidP="006E0774">
      <w:pPr>
        <w:rPr>
          <w:spacing w:val="0"/>
          <w:rtl/>
        </w:rPr>
      </w:pPr>
      <w:r w:rsidRPr="00D374AA">
        <w:rPr>
          <w:rStyle w:val="afffa"/>
          <w:rFonts w:ascii="Fb Fontext" w:hAnsi="Fb Fontext"/>
          <w:b/>
          <w:bCs w:val="0"/>
          <w:spacing w:val="0"/>
          <w:rtl/>
        </w:rPr>
        <w:t>יש בעברי שיוצא בשנים</w:t>
      </w:r>
      <w:r w:rsidR="00D374AA">
        <w:rPr>
          <w:rStyle w:val="afffa"/>
          <w:rFonts w:ascii="Fb Fontext" w:hAnsi="Fb Fontext" w:hint="cs"/>
          <w:b/>
          <w:bCs w:val="0"/>
          <w:spacing w:val="0"/>
          <w:rtl/>
        </w:rPr>
        <w:t>,</w:t>
      </w:r>
      <w:r w:rsidRPr="00D374AA">
        <w:rPr>
          <w:rStyle w:val="afffa"/>
          <w:rFonts w:ascii="Fb Fontext" w:hAnsi="Fb Fontext"/>
          <w:b/>
          <w:bCs w:val="0"/>
          <w:spacing w:val="0"/>
          <w:rtl/>
        </w:rPr>
        <w:t xml:space="preserve"> ביובל</w:t>
      </w:r>
      <w:r w:rsidR="00D374AA">
        <w:rPr>
          <w:rStyle w:val="afffa"/>
          <w:rFonts w:ascii="Fb Fontext" w:hAnsi="Fb Fontext" w:hint="cs"/>
          <w:b/>
          <w:bCs w:val="0"/>
          <w:spacing w:val="0"/>
          <w:rtl/>
        </w:rPr>
        <w:t>,</w:t>
      </w:r>
      <w:r w:rsidRPr="00D374AA">
        <w:rPr>
          <w:rStyle w:val="afffa"/>
          <w:rFonts w:ascii="Fb Fontext" w:hAnsi="Fb Fontext"/>
          <w:b/>
          <w:bCs w:val="0"/>
          <w:spacing w:val="0"/>
          <w:rtl/>
        </w:rPr>
        <w:t xml:space="preserve"> במיתת האדון, משא"כ בעבריה.</w:t>
      </w:r>
    </w:p>
    <w:p w14:paraId="331986BE" w14:textId="78DFA8C8" w:rsidR="00A646DA" w:rsidRPr="007A580E" w:rsidRDefault="006E0774" w:rsidP="007A580E">
      <w:pPr>
        <w:spacing w:after="120"/>
        <w:rPr>
          <w:rFonts w:ascii="Fb Fontext" w:hAnsi="Fb Fontext"/>
          <w:b/>
          <w:rtl/>
        </w:rPr>
      </w:pPr>
      <w:r w:rsidRPr="00224C4C">
        <w:rPr>
          <w:rStyle w:val="afffa"/>
          <w:rFonts w:ascii="Fb Fontext" w:hAnsi="Fb Fontext"/>
          <w:b/>
          <w:bCs w:val="0"/>
          <w:rtl/>
        </w:rPr>
        <w:t xml:space="preserve">ויש בעבריה שהרי יוצאה בסימנין, ואינה נמכרת ונשנית, ומפדין אותה </w:t>
      </w:r>
      <w:r w:rsidRPr="00224C4C">
        <w:rPr>
          <w:rStyle w:val="afffa"/>
          <w:rFonts w:ascii="Fb Fontext" w:hAnsi="Fb Fontext" w:hint="cs"/>
          <w:b/>
          <w:bCs w:val="0"/>
          <w:rtl/>
        </w:rPr>
        <w:t>בעל כורחו</w:t>
      </w:r>
      <w:r w:rsidRPr="00224C4C">
        <w:rPr>
          <w:rStyle w:val="afffa"/>
          <w:rFonts w:ascii="Fb Fontext" w:hAnsi="Fb Fontext"/>
          <w:b/>
          <w:bCs w:val="0"/>
          <w:rtl/>
        </w:rPr>
        <w:t>, משא"כ בעברי.</w:t>
      </w:r>
    </w:p>
    <w:p w14:paraId="49717EB5" w14:textId="762BCF40" w:rsidR="006E0774" w:rsidRPr="00131640" w:rsidRDefault="006E0774" w:rsidP="00F65F8B">
      <w:pPr>
        <w:pStyle w:val="affffb"/>
        <w:rPr>
          <w:rtl/>
        </w:rPr>
      </w:pPr>
      <w:r w:rsidRPr="00196D6B">
        <w:rPr>
          <w:rStyle w:val="afffff3"/>
          <w:rFonts w:cs="BA TM • Vilna Extra-Bold"/>
          <w:b w:val="0"/>
          <w:bCs w:val="0"/>
          <w:rtl/>
        </w:rPr>
        <w:t>אמר מר:</w:t>
      </w:r>
      <w:r w:rsidRPr="00224C4C">
        <w:rPr>
          <w:rStyle w:val="afffa"/>
          <w:rtl/>
        </w:rPr>
        <w:t xml:space="preserve"> יש בעברי שאין בעבריה.</w:t>
      </w:r>
    </w:p>
    <w:p w14:paraId="2ADBA394" w14:textId="77777777" w:rsidR="009469D7" w:rsidRDefault="006E0774" w:rsidP="006E0774">
      <w:pPr>
        <w:rPr>
          <w:rFonts w:ascii="Fb Fontext" w:hAnsi="Fb Fontext"/>
          <w:sz w:val="32"/>
          <w:rtl/>
        </w:rPr>
      </w:pPr>
      <w:r w:rsidRPr="00224C4C">
        <w:rPr>
          <w:rFonts w:ascii="Fb Fontext" w:hAnsi="Fb Fontext" w:hint="cs"/>
          <w:sz w:val="32"/>
          <w:rtl/>
        </w:rPr>
        <w:t xml:space="preserve">היינו בייעדה דבעי גיטא </w:t>
      </w:r>
      <w:r w:rsidRPr="00271A37">
        <w:rPr>
          <w:rStyle w:val="afffff3"/>
          <w:rFonts w:hint="cs"/>
          <w:rtl/>
        </w:rPr>
        <w:t>וקמ</w:t>
      </w:r>
      <w:r w:rsidRPr="00271A37">
        <w:rPr>
          <w:rStyle w:val="afffff3"/>
          <w:rtl/>
        </w:rPr>
        <w:t>"</w:t>
      </w:r>
      <w:r w:rsidRPr="00271A37">
        <w:rPr>
          <w:rStyle w:val="afffff3"/>
          <w:rFonts w:hint="cs"/>
          <w:rtl/>
        </w:rPr>
        <w:t>ל</w:t>
      </w:r>
      <w:r w:rsidRPr="00224C4C">
        <w:rPr>
          <w:rFonts w:ascii="Fb Fontext" w:hAnsi="Fb Fontext" w:hint="cs"/>
          <w:sz w:val="32"/>
          <w:rtl/>
        </w:rPr>
        <w:t xml:space="preserve"> דלא יוצאה בשנים,</w:t>
      </w:r>
    </w:p>
    <w:p w14:paraId="2216CF68" w14:textId="51970D07" w:rsidR="006E0774" w:rsidRPr="00131640" w:rsidRDefault="006E0774" w:rsidP="006E0774">
      <w:pPr>
        <w:rPr>
          <w:rtl/>
        </w:rPr>
      </w:pPr>
      <w:r w:rsidRPr="00224C4C">
        <w:rPr>
          <w:rFonts w:ascii="Fb Fontext" w:hAnsi="Fb Fontext" w:hint="cs"/>
          <w:sz w:val="32"/>
          <w:rtl/>
        </w:rPr>
        <w:t>ויוצאה בסימנין היינו רק אם לא ייעדה.</w:t>
      </w:r>
    </w:p>
    <w:p w14:paraId="601F809A" w14:textId="77777777" w:rsidR="006E0774" w:rsidRPr="00131640" w:rsidRDefault="006E0774" w:rsidP="00841728">
      <w:pPr>
        <w:pStyle w:val="affb"/>
        <w:rPr>
          <w:del w:id="90032" w:author="מנוע עיצוב" w:date="2026-10-08T11:01:28Z"/>
          <w:rtl/>
        </w:rPr>
      </w:pPr>
      <w:del w:id="90031" w:author="מנוע עיצוב" w:date="2026-10-08T11:01:28Z">
        <w:r w:rsidRPr="00224C4C">
          <w:rPr>
            <w:rFonts w:hint="cs"/>
            <w:rtl/>
          </w:rPr>
          <w:delText xml:space="preserve">׹</w:delText>
        </w:r>
      </w:del>
    </w:p>
    <w:p w14:paraId="33957A26" w14:textId="21A5B2BD" w:rsidR="006E0774" w:rsidRPr="00131640" w:rsidRDefault="006E0774" w:rsidP="00F65F8B">
      <w:pPr>
        <w:pStyle w:val="affffb"/>
        <w:rPr>
          <w:rtl/>
        </w:rPr>
      </w:pPr>
      <w:r w:rsidRPr="00224C4C">
        <w:rPr>
          <w:rStyle w:val="afffa"/>
          <w:rtl/>
        </w:rPr>
        <w:t>ואינה נמכרת ונשנית.</w:t>
      </w:r>
    </w:p>
    <w:p w14:paraId="087BD45B" w14:textId="77777777" w:rsidR="006E0774" w:rsidRPr="00131640" w:rsidRDefault="006E0774" w:rsidP="006E0774">
      <w:pPr>
        <w:rPr>
          <w:rtl/>
        </w:rPr>
      </w:pPr>
      <w:r w:rsidRPr="00224C4C">
        <w:rPr>
          <w:rFonts w:ascii="Fb Fontext" w:hAnsi="Fb Fontext"/>
          <w:sz w:val="32"/>
          <w:rtl/>
        </w:rPr>
        <w:t>מכלל דעבד עברי נמכר ונשנה</w:t>
      </w:r>
      <w:r w:rsidRPr="00224C4C">
        <w:rPr>
          <w:rFonts w:ascii="Fb Fontext" w:hAnsi="Fb Fontext" w:hint="cs"/>
          <w:sz w:val="32"/>
          <w:rtl/>
        </w:rPr>
        <w:t>-</w:t>
      </w:r>
      <w:r w:rsidRPr="00224C4C">
        <w:rPr>
          <w:rFonts w:ascii="Fb Fontext" w:hAnsi="Fb Fontext"/>
          <w:sz w:val="32"/>
          <w:rtl/>
        </w:rPr>
        <w:t xml:space="preserve"> </w:t>
      </w:r>
      <w:r w:rsidRPr="00224C4C">
        <w:rPr>
          <w:rFonts w:ascii="Fb Fontext" w:hAnsi="Fb Fontext" w:hint="cs"/>
          <w:sz w:val="32"/>
          <w:rtl/>
        </w:rPr>
        <w:t>היינו בשני גניבות</w:t>
      </w:r>
    </w:p>
    <w:p w14:paraId="54EF44EB" w14:textId="46CD4F63" w:rsidR="00A85AC8" w:rsidRPr="00E600D8" w:rsidRDefault="006E0774" w:rsidP="0008107D">
      <w:pPr>
        <w:pStyle w:val="38"/>
        <w:framePr w:wrap="notBeside"/>
        <w:rPr>
          <w:rtl/>
        </w:rPr>
      </w:pPr>
      <w:r w:rsidRPr="00E600D8">
        <w:rPr>
          <w:rFonts w:hint="cs"/>
          <w:rtl/>
        </w:rPr>
        <w:t>רבא</w:t>
      </w:r>
      <w:r w:rsidR="00A85AC8" w:rsidRPr="00E600D8">
        <w:rPr>
          <w:rFonts w:hint="cs"/>
          <w:rtl/>
        </w:rPr>
        <w:t>:</w:t>
      </w:r>
    </w:p>
    <w:p w14:paraId="36E0A007" w14:textId="0C347EC0" w:rsidR="000C74CE" w:rsidRPr="00131640" w:rsidRDefault="006E0774" w:rsidP="006E0774">
      <w:pPr>
        <w:rPr>
          <w:rtl/>
        </w:rPr>
      </w:pPr>
      <w:r w:rsidRPr="00224C4C">
        <w:rPr>
          <w:rFonts w:ascii="Fb Fontext" w:hAnsi="Fb Fontext" w:hint="cs"/>
          <w:sz w:val="32"/>
          <w:rtl/>
        </w:rPr>
        <w:t xml:space="preserve">והך </w:t>
      </w:r>
      <w:r w:rsidRPr="00224C4C">
        <w:rPr>
          <w:rStyle w:val="affffa"/>
          <w:rFonts w:hint="cs"/>
          <w:rtl/>
        </w:rPr>
        <w:t xml:space="preserve">ד'בגניבתו' </w:t>
      </w:r>
      <w:r w:rsidRPr="00224C4C">
        <w:rPr>
          <w:rFonts w:ascii="Fb Fontext" w:hAnsi="Fb Fontext"/>
          <w:sz w:val="32"/>
          <w:rtl/>
        </w:rPr>
        <w:t xml:space="preserve">ולא בכפילו ולא בזממו </w:t>
      </w:r>
      <w:r w:rsidRPr="00224C4C">
        <w:rPr>
          <w:rFonts w:ascii="Fb Fontext" w:hAnsi="Fb Fontext" w:hint="cs"/>
          <w:sz w:val="32"/>
          <w:rtl/>
        </w:rPr>
        <w:t>שאין אתה מוכרו שוב</w:t>
      </w:r>
    </w:p>
    <w:p w14:paraId="261A12F7" w14:textId="4C9B562B" w:rsidR="00A85AC8" w:rsidRPr="00E600D8" w:rsidRDefault="006E0774" w:rsidP="008F7630">
      <w:pPr>
        <w:pStyle w:val="38"/>
        <w:framePr w:wrap="notBeside"/>
        <w:rPr>
          <w:rtl/>
        </w:rPr>
      </w:pPr>
      <w:r w:rsidRPr="00E600D8">
        <w:rPr>
          <w:rFonts w:hint="cs"/>
          <w:rtl/>
        </w:rPr>
        <w:t xml:space="preserve"> </w:t>
      </w:r>
      <w:r w:rsidR="00E600D8" w:rsidRPr="00E600D8">
        <w:rPr>
          <w:rFonts w:hint="cs"/>
          <w:rtl/>
        </w:rPr>
        <w:t>-</w:t>
      </w:r>
    </w:p>
    <w:p w14:paraId="118E64A7" w14:textId="37B49738" w:rsidR="006E0774" w:rsidRPr="00131640" w:rsidRDefault="006E0774" w:rsidP="006E0774">
      <w:pPr>
        <w:rPr>
          <w:rtl/>
        </w:rPr>
      </w:pPr>
      <w:r w:rsidRPr="00224C4C">
        <w:rPr>
          <w:rFonts w:ascii="Fb Fontext" w:hAnsi="Fb Fontext" w:hint="cs"/>
          <w:sz w:val="32"/>
          <w:rtl/>
        </w:rPr>
        <w:t>היינו באותה גניבה.</w:t>
      </w:r>
    </w:p>
    <w:p w14:paraId="3AFEF385" w14:textId="2B24D13C" w:rsidR="00A85AC8" w:rsidRPr="00E600D8" w:rsidRDefault="006E0774" w:rsidP="0008107D">
      <w:pPr>
        <w:pStyle w:val="38"/>
        <w:framePr w:wrap="notBeside"/>
        <w:rPr>
          <w:rtl/>
        </w:rPr>
      </w:pPr>
      <w:r w:rsidRPr="00E600D8">
        <w:rPr>
          <w:rFonts w:hint="cs"/>
          <w:rtl/>
        </w:rPr>
        <w:t>אביי דחה</w:t>
      </w:r>
      <w:r w:rsidR="00A85AC8" w:rsidRPr="00E600D8">
        <w:rPr>
          <w:rFonts w:hint="cs"/>
          <w:rtl/>
        </w:rPr>
        <w:t>:</w:t>
      </w:r>
    </w:p>
    <w:p w14:paraId="3123AF8C" w14:textId="5C5B70B0" w:rsidR="009469D7" w:rsidRDefault="006E0774" w:rsidP="006E0774">
      <w:pPr>
        <w:rPr>
          <w:rFonts w:ascii="Fb Fontext" w:hAnsi="Fb Fontext"/>
          <w:rtl/>
        </w:rPr>
      </w:pPr>
      <w:r w:rsidRPr="00224C4C">
        <w:rPr>
          <w:rFonts w:ascii="Fb Fontext" w:hAnsi="Fb Fontext" w:hint="cs"/>
          <w:rtl/>
        </w:rPr>
        <w:t>דגניבתו טובא משמע,</w:t>
      </w:r>
    </w:p>
    <w:p w14:paraId="7C8D9921" w14:textId="77777777" w:rsidR="00A85AC8" w:rsidRPr="00E600D8" w:rsidRDefault="008F7630" w:rsidP="008F7630">
      <w:pPr>
        <w:pStyle w:val="38"/>
        <w:framePr w:wrap="notBeside"/>
        <w:rPr>
          <w:rtl/>
        </w:rPr>
      </w:pPr>
      <w:r w:rsidRPr="00E600D8">
        <w:rPr>
          <w:rFonts w:hint="cs"/>
          <w:rtl/>
        </w:rPr>
        <w:t xml:space="preserve">- </w:t>
      </w:r>
      <w:r w:rsidR="006E0774" w:rsidRPr="00E600D8">
        <w:rPr>
          <w:rtl/>
        </w:rPr>
        <w:t xml:space="preserve">אלא </w:t>
      </w:r>
      <w:r w:rsidR="006E0774" w:rsidRPr="00E600D8">
        <w:rPr>
          <w:rFonts w:hint="cs"/>
          <w:rtl/>
        </w:rPr>
        <w:t>ל</w:t>
      </w:r>
      <w:r w:rsidR="006E0774" w:rsidRPr="00E600D8">
        <w:rPr>
          <w:rtl/>
        </w:rPr>
        <w:t>אביי</w:t>
      </w:r>
      <w:r w:rsidR="00A85AC8" w:rsidRPr="00E600D8">
        <w:rPr>
          <w:rtl/>
        </w:rPr>
        <w:t>:</w:t>
      </w:r>
    </w:p>
    <w:p w14:paraId="1EB819FC" w14:textId="5390FED8" w:rsidR="006E0774" w:rsidRPr="00131640" w:rsidRDefault="006E0774" w:rsidP="008F7630">
      <w:pPr>
        <w:spacing w:after="120"/>
        <w:rPr>
          <w:rtl/>
        </w:rPr>
      </w:pPr>
      <w:r w:rsidRPr="00224C4C">
        <w:rPr>
          <w:rFonts w:ascii="Fb Fontext" w:hAnsi="Fb Fontext"/>
          <w:rtl/>
        </w:rPr>
        <w:t>כאן באדם אחד</w:t>
      </w:r>
      <w:r w:rsidRPr="00224C4C">
        <w:rPr>
          <w:rFonts w:ascii="Fb Fontext" w:hAnsi="Fb Fontext" w:hint="cs"/>
          <w:rtl/>
        </w:rPr>
        <w:t xml:space="preserve"> שאינו נמכר</w:t>
      </w:r>
      <w:r w:rsidRPr="00224C4C">
        <w:rPr>
          <w:rFonts w:ascii="Fb Fontext" w:hAnsi="Fb Fontext"/>
          <w:rtl/>
        </w:rPr>
        <w:t>, כאן בשני בני אדם.</w:t>
      </w:r>
    </w:p>
    <w:p w14:paraId="5BF7644B" w14:textId="61FB82AE" w:rsidR="00A85AC8" w:rsidRPr="00E600D8" w:rsidRDefault="006E0774" w:rsidP="0008107D">
      <w:pPr>
        <w:pStyle w:val="38"/>
        <w:framePr w:wrap="notBeside"/>
        <w:rPr>
          <w:rtl/>
        </w:rPr>
      </w:pPr>
      <w:r w:rsidRPr="00E600D8">
        <w:rPr>
          <w:rtl/>
        </w:rPr>
        <w:t>ת"ר</w:t>
      </w:r>
      <w:r w:rsidR="00A85AC8" w:rsidRPr="00E600D8">
        <w:rPr>
          <w:rtl/>
        </w:rPr>
        <w:t>:</w:t>
      </w:r>
    </w:p>
    <w:p w14:paraId="39BFC2B1" w14:textId="3B7393BC" w:rsidR="009469D7" w:rsidRDefault="006E0774" w:rsidP="006E0774">
      <w:pPr>
        <w:rPr>
          <w:rFonts w:ascii="Fb Fontext" w:hAnsi="Fb Fontext"/>
          <w:sz w:val="32"/>
          <w:rtl/>
        </w:rPr>
      </w:pPr>
      <w:r w:rsidRPr="00210DF6">
        <w:rPr>
          <w:rFonts w:ascii="Fb Fontext" w:hAnsi="Fb Fontext" w:cs="BA TM • Vilna Extra-Bold"/>
          <w:sz w:val="32"/>
          <w:rtl/>
        </w:rPr>
        <w:t xml:space="preserve">גניבו אלף, ושוה </w:t>
      </w:r>
      <w:r w:rsidRPr="00210DF6">
        <w:rPr>
          <w:rFonts w:ascii="Fb Fontext" w:hAnsi="Fb Fontext" w:cs="BA TM • Vilna Extra-Bold" w:hint="cs"/>
          <w:sz w:val="32"/>
          <w:rtl/>
        </w:rPr>
        <w:t>ת</w:t>
      </w:r>
      <w:r w:rsidRPr="00210DF6">
        <w:rPr>
          <w:rFonts w:ascii="Fb Fontext" w:hAnsi="Fb Fontext" w:cs="BA TM • Vilna Extra-Bold"/>
          <w:sz w:val="32"/>
          <w:rtl/>
        </w:rPr>
        <w:t>"</w:t>
      </w:r>
      <w:r w:rsidRPr="00210DF6">
        <w:rPr>
          <w:rFonts w:ascii="Fb Fontext" w:hAnsi="Fb Fontext" w:cs="BA TM • Vilna Extra-Bold" w:hint="cs"/>
          <w:sz w:val="32"/>
          <w:rtl/>
        </w:rPr>
        <w:t xml:space="preserve">ק </w:t>
      </w:r>
      <w:r w:rsidRPr="00224C4C">
        <w:rPr>
          <w:rFonts w:ascii="Fb Fontext" w:hAnsi="Fb Fontext"/>
          <w:sz w:val="32"/>
          <w:rtl/>
        </w:rPr>
        <w:t>- נמכר וחוזר ונמכר,</w:t>
      </w:r>
    </w:p>
    <w:p w14:paraId="17C99EAF" w14:textId="44B047D0" w:rsidR="006E0774" w:rsidRPr="00131640" w:rsidRDefault="006E0774" w:rsidP="006E0774">
      <w:pPr>
        <w:rPr>
          <w:rtl/>
        </w:rPr>
      </w:pPr>
      <w:r w:rsidRPr="00224C4C">
        <w:rPr>
          <w:rFonts w:ascii="Fb Fontext" w:hAnsi="Fb Fontext"/>
          <w:sz w:val="32"/>
          <w:rtl/>
        </w:rPr>
        <w:t>גניבו חמש מאות, ושוה אלף - אינו נמכר כלל</w:t>
      </w:r>
    </w:p>
    <w:p w14:paraId="31FA37E2" w14:textId="27941E95" w:rsidR="00A85AC8" w:rsidRPr="00E600D8" w:rsidRDefault="006E0774" w:rsidP="0008107D">
      <w:pPr>
        <w:pStyle w:val="38"/>
        <w:framePr w:wrap="notBeside"/>
        <w:rPr>
          <w:rtl/>
        </w:rPr>
      </w:pPr>
      <w:r w:rsidRPr="00E600D8">
        <w:rPr>
          <w:rFonts w:hint="cs"/>
          <w:rtl/>
        </w:rPr>
        <w:t>ר</w:t>
      </w:r>
      <w:r w:rsidRPr="00E600D8">
        <w:rPr>
          <w:rtl/>
        </w:rPr>
        <w:t>"</w:t>
      </w:r>
      <w:r w:rsidRPr="00E600D8">
        <w:rPr>
          <w:rFonts w:hint="cs"/>
          <w:rtl/>
        </w:rPr>
        <w:t>א</w:t>
      </w:r>
      <w:r w:rsidR="00A85AC8" w:rsidRPr="00E600D8">
        <w:rPr>
          <w:rtl/>
        </w:rPr>
        <w:t>:</w:t>
      </w:r>
    </w:p>
    <w:p w14:paraId="2CD953A7" w14:textId="01F1BD5D" w:rsidR="006E0774" w:rsidRPr="00131640" w:rsidRDefault="006E0774" w:rsidP="006E0774">
      <w:pPr>
        <w:rPr>
          <w:rtl/>
        </w:rPr>
      </w:pPr>
      <w:r w:rsidRPr="00224C4C">
        <w:rPr>
          <w:rFonts w:ascii="Fb Fontext" w:hAnsi="Fb Fontext"/>
          <w:rtl/>
        </w:rPr>
        <w:t>אם היה גניבו כנגד ממכרו - נמכר, ואם לאו - אינו נמכר.</w:t>
      </w:r>
    </w:p>
    <w:p w14:paraId="47C7AE77" w14:textId="7D0DBA4D" w:rsidR="00A85AC8" w:rsidRPr="00E600D8" w:rsidRDefault="006E0774" w:rsidP="0008107D">
      <w:pPr>
        <w:pStyle w:val="38"/>
        <w:framePr w:wrap="notBeside"/>
        <w:rPr>
          <w:rtl/>
        </w:rPr>
      </w:pPr>
      <w:r w:rsidRPr="00E600D8">
        <w:rPr>
          <w:rtl/>
        </w:rPr>
        <w:t>רבא</w:t>
      </w:r>
      <w:r w:rsidR="00A85AC8" w:rsidRPr="00E600D8">
        <w:rPr>
          <w:rtl/>
        </w:rPr>
        <w:t>:</w:t>
      </w:r>
    </w:p>
    <w:p w14:paraId="28ADAA35" w14:textId="5D3B520D" w:rsidR="006E0774" w:rsidRPr="00131640" w:rsidRDefault="006E0774" w:rsidP="00032FE7">
      <w:pPr>
        <w:rPr>
          <w:rtl/>
        </w:rPr>
      </w:pPr>
      <w:r w:rsidRPr="00682623">
        <w:rPr>
          <w:rFonts w:ascii="Fb Fontext" w:hAnsi="Fb Fontext"/>
          <w:spacing w:val="0"/>
          <w:rtl/>
        </w:rPr>
        <w:t>ב</w:t>
      </w:r>
      <w:r w:rsidR="0008107D" w:rsidRPr="00682623">
        <w:rPr>
          <w:rFonts w:ascii="Fb Fontext" w:hAnsi="Fb Fontext" w:hint="cs"/>
          <w:spacing w:val="0"/>
          <w:rtl/>
        </w:rPr>
        <w:t>זה</w:t>
      </w:r>
      <w:r>
        <w:rPr>
          <w:rFonts w:ascii="Fb Fontext" w:hAnsi="Fb Fontext"/>
          <w:spacing w:val="0"/>
          <w:rtl/>
        </w:rPr>
        <w:t xml:space="preserve"> זכנהו </w:t>
      </w:r>
      <w:r>
        <w:rPr>
          <w:rStyle w:val="afffff3"/>
          <w:rFonts w:ascii="Fb Fontext" w:hAnsi="Fb Fontext"/>
          <w:spacing w:val="0"/>
          <w:rtl/>
          <w:rPrChange w:id="9038" w:author="מנוע אמוראים" w:date="2026-10-05T16:42:07Z">
            <w:rPr>
              <w:rFonts w:ascii="Fb Fontext" w:hAnsi="Fb Fontext"/>
              <w:spacing w:val="0"/>
              <w:rtl/>
            </w:rPr>
          </w:rPrChange>
        </w:rPr>
        <w:t xml:space="preserve">ר"א</w:t>
      </w:r>
      <w:r>
        <w:rPr>
          <w:rFonts w:ascii="Fb Fontext" w:hAnsi="Fb Fontext"/>
          <w:spacing w:val="0"/>
          <w:rtl/>
        </w:rPr>
        <w:t xml:space="preserve"> לרבנן, דמ</w:t>
      </w:r>
      <w:r w:rsidR="0008107D" w:rsidRPr="00682623">
        <w:rPr>
          <w:rFonts w:ascii="Fb Fontext" w:hAnsi="Fb Fontext" w:hint="cs"/>
          <w:spacing w:val="0"/>
          <w:rtl/>
        </w:rPr>
        <w:t>"ש</w:t>
      </w:r>
      <w:r w:rsidRPr="00682623">
        <w:rPr>
          <w:rFonts w:ascii="Fb Fontext" w:hAnsi="Fb Fontext"/>
          <w:spacing w:val="0"/>
          <w:rtl/>
        </w:rPr>
        <w:t xml:space="preserve"> גניבו </w:t>
      </w:r>
      <w:r w:rsidRPr="00682623">
        <w:rPr>
          <w:rFonts w:ascii="Fb Fontext" w:hAnsi="Fb Fontext" w:hint="cs"/>
          <w:spacing w:val="0"/>
          <w:rtl/>
        </w:rPr>
        <w:t>ת</w:t>
      </w:r>
      <w:r w:rsidRPr="00682623">
        <w:rPr>
          <w:rFonts w:ascii="Fb Fontext" w:hAnsi="Fb Fontext"/>
          <w:spacing w:val="0"/>
          <w:rtl/>
        </w:rPr>
        <w:t>"</w:t>
      </w:r>
      <w:r w:rsidRPr="00682623">
        <w:rPr>
          <w:rFonts w:ascii="Fb Fontext" w:hAnsi="Fb Fontext" w:hint="cs"/>
          <w:spacing w:val="0"/>
          <w:rtl/>
        </w:rPr>
        <w:t xml:space="preserve">ק </w:t>
      </w:r>
      <w:r w:rsidRPr="00682623">
        <w:rPr>
          <w:rFonts w:ascii="Fb Fontext" w:hAnsi="Fb Fontext"/>
          <w:spacing w:val="0"/>
          <w:rtl/>
        </w:rPr>
        <w:t>ושוה אלף דאין נמכר</w:t>
      </w:r>
      <w:r w:rsidRPr="00682623">
        <w:rPr>
          <w:rFonts w:ascii="Fb Fontext" w:hAnsi="Fb Fontext" w:hint="cs"/>
          <w:spacing w:val="0"/>
          <w:rtl/>
        </w:rPr>
        <w:t>-</w:t>
      </w:r>
      <w:r w:rsidRPr="00682623">
        <w:rPr>
          <w:rFonts w:ascii="Fb Fontext" w:hAnsi="Fb Fontext"/>
          <w:spacing w:val="0"/>
          <w:rtl/>
        </w:rPr>
        <w:t xml:space="preserve"> </w:t>
      </w:r>
      <w:r w:rsidRPr="00682623">
        <w:rPr>
          <w:rStyle w:val="affffa"/>
          <w:spacing w:val="0"/>
          <w:rtl/>
        </w:rPr>
        <w:t>ד</w:t>
      </w:r>
      <w:r w:rsidRPr="00682623">
        <w:rPr>
          <w:rStyle w:val="affffa"/>
          <w:rFonts w:hint="cs"/>
          <w:spacing w:val="0"/>
          <w:rtl/>
        </w:rPr>
        <w:t>'</w:t>
      </w:r>
      <w:r w:rsidRPr="00682623">
        <w:rPr>
          <w:rStyle w:val="affffa"/>
          <w:spacing w:val="0"/>
          <w:rtl/>
        </w:rPr>
        <w:t>נמכר כולו</w:t>
      </w:r>
      <w:r w:rsidRPr="00682623">
        <w:rPr>
          <w:rStyle w:val="affffa"/>
          <w:rFonts w:hint="cs"/>
          <w:spacing w:val="0"/>
          <w:rtl/>
        </w:rPr>
        <w:t>'</w:t>
      </w:r>
      <w:r w:rsidRPr="00682623">
        <w:rPr>
          <w:rStyle w:val="affffa"/>
          <w:spacing w:val="0"/>
          <w:rtl/>
        </w:rPr>
        <w:t xml:space="preserve"> </w:t>
      </w:r>
      <w:r w:rsidRPr="00682623">
        <w:rPr>
          <w:rFonts w:ascii="Fb Fontext" w:hAnsi="Fb Fontext"/>
          <w:spacing w:val="0"/>
          <w:rtl/>
        </w:rPr>
        <w:t>ולא חציו,</w:t>
      </w:r>
      <w:r w:rsidR="00032FE7" w:rsidRPr="00682623">
        <w:rPr>
          <w:rFonts w:ascii="Fb Fontext" w:hAnsi="Fb Fontext" w:hint="cs"/>
          <w:spacing w:val="0"/>
          <w:sz w:val="32"/>
          <w:rtl/>
        </w:rPr>
        <w:t xml:space="preserve"> </w:t>
      </w:r>
      <w:r w:rsidRPr="00682623">
        <w:rPr>
          <w:rFonts w:ascii="Fb Fontext" w:hAnsi="Fb Fontext"/>
          <w:spacing w:val="0"/>
          <w:sz w:val="32"/>
          <w:rtl/>
        </w:rPr>
        <w:t xml:space="preserve">ה"נ </w:t>
      </w:r>
      <w:r w:rsidRPr="00682623">
        <w:rPr>
          <w:rStyle w:val="affffa"/>
          <w:rFonts w:hint="cs"/>
          <w:spacing w:val="0"/>
          <w:rtl/>
        </w:rPr>
        <w:t>'</w:t>
      </w:r>
      <w:r w:rsidRPr="00682623">
        <w:rPr>
          <w:rStyle w:val="affffa"/>
          <w:spacing w:val="0"/>
          <w:rtl/>
        </w:rPr>
        <w:t>נמכר בגניבתו</w:t>
      </w:r>
      <w:r w:rsidRPr="00682623">
        <w:rPr>
          <w:rStyle w:val="affffa"/>
          <w:rFonts w:hint="cs"/>
          <w:spacing w:val="0"/>
          <w:rtl/>
        </w:rPr>
        <w:t>'</w:t>
      </w:r>
      <w:r w:rsidRPr="00682623">
        <w:rPr>
          <w:rFonts w:ascii="Fb Fontext" w:hAnsi="Fb Fontext"/>
          <w:spacing w:val="0"/>
          <w:sz w:val="32"/>
          <w:rtl/>
        </w:rPr>
        <w:t xml:space="preserve"> ולא נמכר בחצי גניבתו.</w:t>
      </w:r>
    </w:p>
    <w:p w14:paraId="2967847A" w14:textId="77777777" w:rsidR="006E0774" w:rsidRPr="00131640" w:rsidRDefault="006E0774" w:rsidP="00841728">
      <w:pPr>
        <w:pStyle w:val="affb"/>
        <w:rPr>
          <w:del w:id="90034" w:author="מנוע עיצוב" w:date="2026-10-08T11:01:28Z"/>
          <w:rtl/>
        </w:rPr>
      </w:pPr>
      <w:del w:id="90033" w:author="מנוע עיצוב" w:date="2026-10-08T11:01:28Z">
        <w:r w:rsidRPr="00224C4C">
          <w:rPr>
            <w:rFonts w:hint="cs"/>
            <w:rtl/>
          </w:rPr>
          <w:delText xml:space="preserve">׹</w:delText>
        </w:r>
      </w:del>
    </w:p>
    <w:p w14:paraId="03521244" w14:textId="1E785B3F" w:rsidR="006E0774" w:rsidRPr="00131640" w:rsidRDefault="006E0774" w:rsidP="00F65F8B">
      <w:pPr>
        <w:pStyle w:val="affffb"/>
        <w:rPr>
          <w:rtl/>
        </w:rPr>
      </w:pPr>
      <w:r w:rsidRPr="00224C4C">
        <w:rPr>
          <w:rStyle w:val="afffa"/>
          <w:rtl/>
        </w:rPr>
        <w:t>ומפדין אותה בעל כרחו.</w:t>
      </w:r>
    </w:p>
    <w:p w14:paraId="644688F8" w14:textId="2CEC5A9E" w:rsidR="00A85AC8" w:rsidRPr="00E600D8" w:rsidRDefault="006E0774" w:rsidP="00F01D4B">
      <w:pPr>
        <w:pStyle w:val="38"/>
        <w:framePr w:wrap="notBeside"/>
        <w:rPr>
          <w:rtl/>
        </w:rPr>
      </w:pPr>
      <w:r w:rsidRPr="00E600D8">
        <w:rPr>
          <w:rtl/>
        </w:rPr>
        <w:t>אביי</w:t>
      </w:r>
      <w:r w:rsidR="00A85AC8" w:rsidRPr="00E600D8">
        <w:rPr>
          <w:rtl/>
        </w:rPr>
        <w:t>:</w:t>
      </w:r>
    </w:p>
    <w:p w14:paraId="7E937B4A" w14:textId="1F7B9D19" w:rsidR="006E0774" w:rsidRPr="00131640" w:rsidRDefault="006E0774" w:rsidP="006E0774">
      <w:pPr>
        <w:rPr>
          <w:rtl/>
        </w:rPr>
      </w:pPr>
      <w:r w:rsidRPr="00224C4C">
        <w:rPr>
          <w:rFonts w:ascii="Fb Fontext" w:hAnsi="Fb Fontext"/>
          <w:sz w:val="32"/>
          <w:rtl/>
        </w:rPr>
        <w:t>בע"</w:t>
      </w:r>
      <w:r w:rsidRPr="00224C4C">
        <w:rPr>
          <w:rFonts w:ascii="Fb Fontext" w:hAnsi="Fb Fontext" w:hint="cs"/>
          <w:sz w:val="32"/>
          <w:rtl/>
        </w:rPr>
        <w:t xml:space="preserve">כ </w:t>
      </w:r>
      <w:r w:rsidRPr="00224C4C">
        <w:rPr>
          <w:rFonts w:ascii="Fb Fontext" w:hAnsi="Fb Fontext"/>
          <w:sz w:val="32"/>
          <w:rtl/>
        </w:rPr>
        <w:t>דאב, משום פגם משפחה.</w:t>
      </w:r>
      <w:r w:rsidRPr="00224C4C">
        <w:rPr>
          <w:rFonts w:ascii="Fb Fontext" w:hAnsi="Fb Fontext" w:hint="cs"/>
          <w:sz w:val="32"/>
          <w:rtl/>
        </w:rPr>
        <w:t xml:space="preserve"> </w:t>
      </w:r>
      <w:r w:rsidRPr="005647C3">
        <w:rPr>
          <w:rStyle w:val="afffff5"/>
          <w:rFonts w:hint="cs"/>
          <w:spacing w:val="0"/>
          <w:rtl/>
        </w:rPr>
        <w:t>[ולא דאדון כרבא דפשוט שהרי כסף בידו]</w:t>
      </w:r>
    </w:p>
    <w:p w14:paraId="7AEDB5C0" w14:textId="77777777" w:rsidR="006E0774" w:rsidRPr="005647C3" w:rsidRDefault="006E0774" w:rsidP="006E0774">
      <w:pPr>
        <w:rPr>
          <w:spacing w:val="0"/>
          <w:rtl/>
        </w:rPr>
      </w:pPr>
      <w:r w:rsidRPr="005647C3">
        <w:rPr>
          <w:rFonts w:ascii="Fb Fontext" w:hAnsi="Fb Fontext" w:hint="cs"/>
          <w:spacing w:val="0"/>
          <w:sz w:val="32"/>
          <w:rtl/>
        </w:rPr>
        <w:t>משא</w:t>
      </w:r>
      <w:r w:rsidRPr="005647C3">
        <w:rPr>
          <w:rFonts w:ascii="Fb Fontext" w:hAnsi="Fb Fontext"/>
          <w:spacing w:val="0"/>
          <w:sz w:val="32"/>
          <w:rtl/>
        </w:rPr>
        <w:t>"</w:t>
      </w:r>
      <w:r w:rsidRPr="005647C3">
        <w:rPr>
          <w:rFonts w:ascii="Fb Fontext" w:hAnsi="Fb Fontext" w:hint="cs"/>
          <w:spacing w:val="0"/>
          <w:sz w:val="32"/>
          <w:rtl/>
        </w:rPr>
        <w:t>כ ע</w:t>
      </w:r>
      <w:r w:rsidRPr="005647C3">
        <w:rPr>
          <w:rFonts w:ascii="Fb Fontext" w:hAnsi="Fb Fontext"/>
          <w:spacing w:val="0"/>
          <w:sz w:val="32"/>
          <w:rtl/>
        </w:rPr>
        <w:t>"</w:t>
      </w:r>
      <w:r w:rsidRPr="005647C3">
        <w:rPr>
          <w:rFonts w:ascii="Fb Fontext" w:hAnsi="Fb Fontext" w:hint="cs"/>
          <w:spacing w:val="0"/>
          <w:sz w:val="32"/>
          <w:rtl/>
        </w:rPr>
        <w:t>ע שילך וימכור עצמו שוב אבל אשה אינה נמכרת ונישנת</w:t>
      </w:r>
    </w:p>
    <w:p w14:paraId="1D6C5A00" w14:textId="4AA96A84" w:rsidR="00A85AC8" w:rsidRPr="00E600D8" w:rsidRDefault="006E0774" w:rsidP="00F01D4B">
      <w:pPr>
        <w:pStyle w:val="38"/>
        <w:framePr w:wrap="notBeside"/>
        <w:rPr>
          <w:rtl/>
        </w:rPr>
      </w:pPr>
      <w:r w:rsidRPr="00E600D8">
        <w:rPr>
          <w:rFonts w:hint="cs"/>
          <w:rtl/>
        </w:rPr>
        <w:t>- וכר</w:t>
      </w:r>
      <w:r w:rsidRPr="00E600D8">
        <w:rPr>
          <w:rtl/>
        </w:rPr>
        <w:t>"</w:t>
      </w:r>
      <w:r w:rsidRPr="00E600D8">
        <w:rPr>
          <w:rFonts w:hint="cs"/>
          <w:rtl/>
        </w:rPr>
        <w:t>ש</w:t>
      </w:r>
      <w:r w:rsidR="00A85AC8" w:rsidRPr="00E600D8">
        <w:rPr>
          <w:rFonts w:hint="cs"/>
          <w:rtl/>
        </w:rPr>
        <w:t>:</w:t>
      </w:r>
    </w:p>
    <w:p w14:paraId="0C627EDD" w14:textId="354E71B1"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מוכר אדם את בתו לאישות ושונה, לשפחות ושונה, לאישות אחר שפחות,</w:t>
      </w:r>
      <w:r w:rsidRPr="00224C4C">
        <w:rPr>
          <w:rFonts w:ascii="Fb Fontext" w:hAnsi="Fb Fontext" w:hint="cs"/>
          <w:sz w:val="32"/>
          <w:rtl/>
        </w:rPr>
        <w:t xml:space="preserve"> </w:t>
      </w:r>
      <w:r w:rsidR="00FE5717">
        <w:rPr>
          <w:rFonts w:ascii="Fb Fontext" w:hAnsi="Fb Fontext"/>
          <w:sz w:val="32"/>
          <w:rtl/>
        </w:rPr>
        <w:tab/>
      </w:r>
      <w:r w:rsidR="00FE5717">
        <w:rPr>
          <w:rFonts w:ascii="Fb Fontext" w:hAnsi="Fb Fontext"/>
          <w:sz w:val="32"/>
          <w:rtl/>
        </w:rPr>
        <w:tab/>
      </w:r>
      <w:r w:rsidRPr="00224C4C">
        <w:rPr>
          <w:rFonts w:ascii="Fb Fontext" w:hAnsi="Fb Fontext"/>
          <w:sz w:val="32"/>
          <w:rtl/>
        </w:rPr>
        <w:t>אבל לא לשפחות אחר אישות.</w:t>
      </w:r>
    </w:p>
    <w:p w14:paraId="3EBA8260" w14:textId="17F5571F" w:rsidR="00A85AC8" w:rsidRPr="00E600D8" w:rsidRDefault="006E0774" w:rsidP="00F01D4B">
      <w:pPr>
        <w:pStyle w:val="38"/>
        <w:framePr w:wrap="notBeside"/>
        <w:rPr>
          <w:rtl/>
        </w:rPr>
      </w:pPr>
      <w:r w:rsidRPr="00E600D8">
        <w:rPr>
          <w:rtl/>
        </w:rPr>
        <w:t>רש"א</w:t>
      </w:r>
      <w:r w:rsidR="00A85AC8" w:rsidRPr="00E600D8">
        <w:rPr>
          <w:rtl/>
        </w:rPr>
        <w:t>:</w:t>
      </w:r>
    </w:p>
    <w:p w14:paraId="39A99E5B" w14:textId="38917176" w:rsidR="006E0774" w:rsidRPr="00131640" w:rsidRDefault="006E0774" w:rsidP="006E0774">
      <w:pPr>
        <w:rPr>
          <w:rtl/>
        </w:rPr>
      </w:pPr>
      <w:r w:rsidRPr="00224C4C">
        <w:rPr>
          <w:rFonts w:ascii="Fb Fontext" w:hAnsi="Fb Fontext"/>
          <w:sz w:val="32"/>
          <w:rtl/>
        </w:rPr>
        <w:t>כשם שאין אדם מוכר את בתו לשפחות אחר אישות, כך</w:t>
      </w:r>
      <w:r w:rsidRPr="00224C4C">
        <w:rPr>
          <w:rFonts w:ascii="Fb Fontext" w:hAnsi="Fb Fontext" w:hint="cs"/>
          <w:sz w:val="32"/>
          <w:rtl/>
        </w:rPr>
        <w:t xml:space="preserve"> אינו</w:t>
      </w:r>
      <w:r w:rsidRPr="00224C4C">
        <w:rPr>
          <w:rFonts w:ascii="Fb Fontext" w:hAnsi="Fb Fontext"/>
          <w:sz w:val="32"/>
          <w:rtl/>
        </w:rPr>
        <w:t xml:space="preserve"> מוכר בתו לשפחות אחר שפחות.</w:t>
      </w:r>
    </w:p>
    <w:p w14:paraId="3B2CDA22" w14:textId="77777777" w:rsidR="006E0774" w:rsidRPr="00131640" w:rsidRDefault="006E0774" w:rsidP="00F65F8B">
      <w:pPr>
        <w:pStyle w:val="affffb"/>
        <w:rPr>
          <w:rtl/>
        </w:rPr>
      </w:pPr>
      <w:r w:rsidRPr="00224C4C">
        <w:rPr>
          <w:rtl/>
        </w:rPr>
        <w:t>ובפלוגתא דהני תנאי.</w:t>
      </w:r>
    </w:p>
    <w:p w14:paraId="43EB4D6B" w14:textId="5CBBB2D5" w:rsidR="00A85AC8" w:rsidRPr="00E600D8" w:rsidRDefault="006E0774" w:rsidP="00F01D4B">
      <w:pPr>
        <w:pStyle w:val="38"/>
        <w:framePr w:wrap="notBeside"/>
        <w:rPr>
          <w:rtl/>
        </w:rPr>
      </w:pPr>
      <w:r w:rsidRPr="00E600D8">
        <w:rPr>
          <w:rtl/>
        </w:rPr>
        <w:t>דתניא</w:t>
      </w:r>
      <w:r w:rsidR="00A85AC8" w:rsidRPr="00E600D8">
        <w:rPr>
          <w:rtl/>
        </w:rPr>
        <w:t>:</w:t>
      </w:r>
    </w:p>
    <w:p w14:paraId="38CB8A67" w14:textId="620DBBD2" w:rsidR="009469D7" w:rsidRDefault="006E0774" w:rsidP="006E0774">
      <w:pPr>
        <w:rPr>
          <w:rFonts w:ascii="Fb Fontext" w:hAnsi="Fb Fontext"/>
          <w:rtl/>
        </w:rPr>
      </w:pPr>
      <w:r w:rsidRPr="00F01D4B">
        <w:rPr>
          <w:rStyle w:val="affffa"/>
          <w:rtl/>
        </w:rPr>
        <w:t>בבגדו בה</w:t>
      </w:r>
    </w:p>
    <w:p w14:paraId="4642BA28" w14:textId="50A17A88" w:rsidR="00A85AC8" w:rsidRPr="00E600D8" w:rsidRDefault="006E0774" w:rsidP="00F01D4B">
      <w:pPr>
        <w:pStyle w:val="38"/>
        <w:framePr w:wrap="notBeside"/>
        <w:rPr>
          <w:rtl/>
        </w:rPr>
      </w:pPr>
      <w:r w:rsidRPr="00E600D8">
        <w:rPr>
          <w:rFonts w:hint="cs"/>
          <w:rtl/>
        </w:rPr>
        <w:t>ר</w:t>
      </w:r>
      <w:r w:rsidRPr="00E600D8">
        <w:rPr>
          <w:rtl/>
        </w:rPr>
        <w:t>"</w:t>
      </w:r>
      <w:r w:rsidRPr="00E600D8">
        <w:rPr>
          <w:rFonts w:hint="cs"/>
          <w:rtl/>
        </w:rPr>
        <w:t>ע</w:t>
      </w:r>
      <w:r w:rsidR="00A85AC8" w:rsidRPr="00E600D8">
        <w:rPr>
          <w:rFonts w:hint="cs"/>
          <w:rtl/>
        </w:rPr>
        <w:t>:</w:t>
      </w:r>
    </w:p>
    <w:p w14:paraId="42B9125C" w14:textId="4BBDAA7F" w:rsidR="006E0774" w:rsidRPr="005647C3" w:rsidRDefault="006E0774" w:rsidP="006E0774">
      <w:pPr>
        <w:rPr>
          <w:spacing w:val="0"/>
          <w:rtl/>
        </w:rPr>
      </w:pPr>
      <w:r w:rsidRPr="005647C3">
        <w:rPr>
          <w:rFonts w:ascii="Fb Fontext" w:hAnsi="Fb Fontext"/>
          <w:spacing w:val="0"/>
          <w:rtl/>
        </w:rPr>
        <w:t xml:space="preserve">כיון שפירש טליתו עליה, שוב אין רשאי למוכרה, </w:t>
      </w:r>
      <w:r w:rsidRPr="005647C3">
        <w:rPr>
          <w:rFonts w:ascii="Fb Fontext" w:hAnsi="Fb Fontext" w:hint="cs"/>
          <w:spacing w:val="0"/>
          <w:rtl/>
        </w:rPr>
        <w:t>דס</w:t>
      </w:r>
      <w:r w:rsidRPr="005647C3">
        <w:rPr>
          <w:rFonts w:ascii="Fb Fontext" w:hAnsi="Fb Fontext"/>
          <w:spacing w:val="0"/>
          <w:rtl/>
        </w:rPr>
        <w:t>"</w:t>
      </w:r>
      <w:r w:rsidRPr="005647C3">
        <w:rPr>
          <w:rFonts w:ascii="Fb Fontext" w:hAnsi="Fb Fontext" w:hint="cs"/>
          <w:spacing w:val="0"/>
          <w:rtl/>
        </w:rPr>
        <w:t>ל אם למקרא</w:t>
      </w:r>
    </w:p>
    <w:p w14:paraId="62EEC905" w14:textId="77777777" w:rsidR="00A85AC8" w:rsidRPr="00E600D8" w:rsidRDefault="006E0774" w:rsidP="00F01D4B">
      <w:pPr>
        <w:pStyle w:val="38"/>
        <w:framePr w:wrap="notBeside"/>
        <w:rPr>
          <w:rtl/>
        </w:rPr>
      </w:pPr>
      <w:r w:rsidRPr="00E600D8">
        <w:rPr>
          <w:rFonts w:hint="cs"/>
          <w:rtl/>
        </w:rPr>
        <w:t>ר</w:t>
      </w:r>
      <w:r w:rsidRPr="00E600D8">
        <w:rPr>
          <w:rtl/>
        </w:rPr>
        <w:t>"א</w:t>
      </w:r>
      <w:r w:rsidR="00A85AC8" w:rsidRPr="00E600D8">
        <w:rPr>
          <w:rtl/>
        </w:rPr>
        <w:t>:</w:t>
      </w:r>
    </w:p>
    <w:p w14:paraId="794A8741" w14:textId="74E07B80" w:rsidR="009469D7" w:rsidRDefault="00F01D4B" w:rsidP="006E0774">
      <w:pPr>
        <w:rPr>
          <w:rFonts w:ascii="Fb Fontext" w:hAnsi="Fb Fontext"/>
          <w:sz w:val="32"/>
          <w:rtl/>
        </w:rPr>
      </w:pPr>
      <w:r>
        <w:rPr>
          <w:rFonts w:ascii="Fb Fontext" w:hAnsi="Fb Fontext" w:hint="cs"/>
          <w:sz w:val="32"/>
          <w:rtl/>
        </w:rPr>
        <w:t>כ</w:t>
      </w:r>
      <w:r w:rsidR="006E0774" w:rsidRPr="00224C4C">
        <w:rPr>
          <w:rFonts w:ascii="Fb Fontext" w:hAnsi="Fb Fontext"/>
          <w:sz w:val="32"/>
          <w:rtl/>
        </w:rPr>
        <w:t>יון שבגד בה, שוב אין רשאי למוכרה.</w:t>
      </w:r>
      <w:r w:rsidR="006E0774" w:rsidRPr="00224C4C">
        <w:rPr>
          <w:rFonts w:ascii="Fb Fontext" w:hAnsi="Fb Fontext" w:hint="cs"/>
          <w:sz w:val="32"/>
          <w:rtl/>
        </w:rPr>
        <w:t xml:space="preserve"> </w:t>
      </w:r>
      <w:r w:rsidR="006E0774" w:rsidRPr="00F01D4B">
        <w:rPr>
          <w:rStyle w:val="afffff3"/>
          <w:rFonts w:hint="cs"/>
          <w:rtl/>
        </w:rPr>
        <w:t>דס</w:t>
      </w:r>
      <w:r w:rsidR="006E0774" w:rsidRPr="00F01D4B">
        <w:rPr>
          <w:rStyle w:val="afffff3"/>
          <w:rtl/>
        </w:rPr>
        <w:t>"</w:t>
      </w:r>
      <w:r w:rsidR="006E0774" w:rsidRPr="00F01D4B">
        <w:rPr>
          <w:rStyle w:val="afffff3"/>
          <w:rFonts w:hint="cs"/>
          <w:rtl/>
        </w:rPr>
        <w:t>ל</w:t>
      </w:r>
      <w:r w:rsidR="006E0774" w:rsidRPr="00224C4C">
        <w:rPr>
          <w:rFonts w:ascii="Fb Fontext" w:hAnsi="Fb Fontext" w:hint="cs"/>
          <w:sz w:val="32"/>
          <w:rtl/>
        </w:rPr>
        <w:t xml:space="preserve"> אם למסורת</w:t>
      </w:r>
    </w:p>
    <w:p w14:paraId="4EF498C0" w14:textId="70863E67" w:rsidR="00A85AC8" w:rsidRPr="00E600D8" w:rsidRDefault="006E0774" w:rsidP="00F01D4B">
      <w:pPr>
        <w:pStyle w:val="38"/>
        <w:framePr w:wrap="notBeside"/>
        <w:rPr>
          <w:rtl/>
        </w:rPr>
      </w:pPr>
      <w:r w:rsidRPr="00E600D8">
        <w:rPr>
          <w:rFonts w:hint="cs"/>
          <w:rtl/>
        </w:rPr>
        <w:t>ו</w:t>
      </w:r>
      <w:r w:rsidRPr="00E600D8">
        <w:rPr>
          <w:rtl/>
        </w:rPr>
        <w:t>ר"ש סבר</w:t>
      </w:r>
      <w:r w:rsidR="00A85AC8" w:rsidRPr="00E600D8">
        <w:rPr>
          <w:rtl/>
        </w:rPr>
        <w:t>:</w:t>
      </w:r>
    </w:p>
    <w:p w14:paraId="51021C40" w14:textId="6D682231" w:rsidR="006E0774" w:rsidRPr="00131640" w:rsidRDefault="006E0774" w:rsidP="006E0774">
      <w:pPr>
        <w:rPr>
          <w:rtl/>
        </w:rPr>
      </w:pPr>
      <w:r w:rsidRPr="00224C4C">
        <w:rPr>
          <w:rFonts w:ascii="Fb Fontext" w:hAnsi="Fb Fontext"/>
          <w:sz w:val="32"/>
          <w:rtl/>
        </w:rPr>
        <w:t>יש אם למקרא ולמסורת.</w:t>
      </w:r>
    </w:p>
    <w:p w14:paraId="5902B25E" w14:textId="77777777" w:rsidR="006E0774" w:rsidRPr="00131640" w:rsidRDefault="006E0774" w:rsidP="00841728">
      <w:pPr>
        <w:pStyle w:val="affb"/>
        <w:rPr>
          <w:del w:id="90036" w:author="מנוע עיצוב" w:date="2026-10-08T11:01:28Z"/>
          <w:rtl/>
        </w:rPr>
      </w:pPr>
      <w:del w:id="90035" w:author="מנוע עיצוב" w:date="2026-10-08T11:01:28Z">
        <w:r w:rsidRPr="00224C4C">
          <w:rPr>
            <w:rFonts w:hint="cs"/>
            <w:rtl/>
          </w:rPr>
          <w:delText xml:space="preserve">׹</w:delText>
        </w:r>
      </w:del>
    </w:p>
    <w:p w14:paraId="5781A84C" w14:textId="77777777" w:rsidR="006E0774" w:rsidRPr="00131640" w:rsidRDefault="006E0774" w:rsidP="0010529F">
      <w:pPr>
        <w:pStyle w:val="afff0"/>
        <w:framePr w:wrap="around"/>
      </w:pPr>
      <w:r w:rsidRPr="00224C4C">
        <w:rPr>
          <w:rFonts w:hint="cs"/>
          <w:rtl/>
        </w:rPr>
        <w:t>יח:</w:t>
      </w:r>
    </w:p>
    <w:p w14:paraId="242257E2" w14:textId="4C73473B" w:rsidR="006E0774" w:rsidRPr="00131640" w:rsidRDefault="006E0774" w:rsidP="00F65F8B">
      <w:pPr>
        <w:pStyle w:val="affffb"/>
        <w:rPr>
          <w:rtl/>
        </w:rPr>
      </w:pPr>
      <w:r w:rsidRPr="00224C4C">
        <w:rPr>
          <w:rtl/>
        </w:rPr>
        <w:t>בעי ר</w:t>
      </w:r>
      <w:r w:rsidRPr="00224C4C">
        <w:rPr>
          <w:rFonts w:hint="cs"/>
          <w:rtl/>
        </w:rPr>
        <w:t>ב</w:t>
      </w:r>
      <w:r w:rsidRPr="00224C4C">
        <w:rPr>
          <w:rtl/>
        </w:rPr>
        <w:t>"</w:t>
      </w:r>
      <w:r w:rsidRPr="00224C4C">
        <w:rPr>
          <w:rFonts w:hint="cs"/>
          <w:rtl/>
        </w:rPr>
        <w:t>א</w:t>
      </w:r>
      <w:r w:rsidRPr="00224C4C">
        <w:rPr>
          <w:rtl/>
        </w:rPr>
        <w:t xml:space="preserve">: יעוד, נישואין עושה או אירוסין עושה? </w:t>
      </w:r>
      <w:r w:rsidRPr="00224C4C">
        <w:rPr>
          <w:rFonts w:hint="cs"/>
          <w:rtl/>
        </w:rPr>
        <w:t>נפק</w:t>
      </w:r>
      <w:r w:rsidRPr="00224C4C">
        <w:rPr>
          <w:rtl/>
        </w:rPr>
        <w:t>"</w:t>
      </w:r>
      <w:r w:rsidRPr="00224C4C">
        <w:rPr>
          <w:rFonts w:hint="cs"/>
          <w:rtl/>
        </w:rPr>
        <w:t xml:space="preserve">מ </w:t>
      </w:r>
      <w:r w:rsidRPr="00224C4C">
        <w:rPr>
          <w:rtl/>
        </w:rPr>
        <w:t>ליורשה, וליטמא לה, ולהפר נדריה,</w:t>
      </w:r>
    </w:p>
    <w:p w14:paraId="6B168C47" w14:textId="60655171" w:rsidR="00A85AC8" w:rsidRPr="00E600D8" w:rsidRDefault="006E0774" w:rsidP="00004354">
      <w:pPr>
        <w:pStyle w:val="38"/>
        <w:framePr w:wrap="notBeside"/>
        <w:rPr>
          <w:rtl/>
        </w:rPr>
      </w:pPr>
      <w:r w:rsidRPr="00E600D8">
        <w:rPr>
          <w:rFonts w:hint="cs"/>
          <w:rtl/>
        </w:rPr>
        <w:t>ת</w:t>
      </w:r>
      <w:r w:rsidRPr="00E600D8">
        <w:rPr>
          <w:rtl/>
        </w:rPr>
        <w:t>"</w:t>
      </w:r>
      <w:r w:rsidRPr="00E600D8">
        <w:rPr>
          <w:rFonts w:hint="cs"/>
          <w:rtl/>
        </w:rPr>
        <w:t>ש</w:t>
      </w:r>
      <w:r w:rsidR="00A85AC8" w:rsidRPr="00E600D8">
        <w:rPr>
          <w:rtl/>
        </w:rPr>
        <w:t>:</w:t>
      </w:r>
    </w:p>
    <w:p w14:paraId="4194DE0C" w14:textId="2C08DD17" w:rsidR="009469D7" w:rsidRDefault="006E0774" w:rsidP="00AC723B">
      <w:pPr>
        <w:rPr>
          <w:rFonts w:ascii="Fb Fontext" w:hAnsi="Fb Fontext"/>
          <w:rtl/>
        </w:rPr>
      </w:pPr>
      <w:r w:rsidRPr="00224C4C">
        <w:rPr>
          <w:rStyle w:val="affffa"/>
          <w:rFonts w:hint="cs"/>
          <w:rtl/>
        </w:rPr>
        <w:t>'</w:t>
      </w:r>
      <w:r w:rsidRPr="00224C4C">
        <w:rPr>
          <w:rStyle w:val="affffa"/>
          <w:rtl/>
        </w:rPr>
        <w:t>בבגדו בה</w:t>
      </w:r>
      <w:r w:rsidRPr="00224C4C">
        <w:rPr>
          <w:rStyle w:val="affffa"/>
          <w:rFonts w:hint="cs"/>
          <w:rtl/>
        </w:rPr>
        <w:t>'</w:t>
      </w:r>
      <w:r w:rsidRPr="00224C4C">
        <w:rPr>
          <w:rStyle w:val="affffa"/>
          <w:rtl/>
        </w:rPr>
        <w:t xml:space="preserve"> </w:t>
      </w:r>
      <w:r w:rsidRPr="00224C4C">
        <w:rPr>
          <w:rFonts w:ascii="Fb Fontext" w:hAnsi="Fb Fontext"/>
          <w:rtl/>
        </w:rPr>
        <w:t>כיון שפירש טליתו עליה, שוב אינו רשאי למוכרה.</w:t>
      </w:r>
      <w:r w:rsidRPr="00224C4C">
        <w:rPr>
          <w:rFonts w:ascii="Fb Fontext" w:hAnsi="Fb Fontext" w:hint="cs"/>
          <w:rtl/>
        </w:rPr>
        <w:t xml:space="preserve"> הא מייעד</w:t>
      </w:r>
      <w:r w:rsidR="00AC723B">
        <w:rPr>
          <w:rFonts w:ascii="Fb Fontext" w:hAnsi="Fb Fontext" w:hint="cs"/>
          <w:rtl/>
        </w:rPr>
        <w:t xml:space="preserve">, </w:t>
      </w:r>
      <w:r w:rsidRPr="00224C4C">
        <w:rPr>
          <w:rFonts w:ascii="Fb Fontext" w:hAnsi="Fb Fontext" w:hint="cs"/>
          <w:rtl/>
        </w:rPr>
        <w:t xml:space="preserve">ואי </w:t>
      </w:r>
      <w:r w:rsidRPr="00224C4C">
        <w:rPr>
          <w:rFonts w:ascii="Fb Fontext" w:hAnsi="Fb Fontext"/>
          <w:rtl/>
        </w:rPr>
        <w:t>נישואין עושה, כיון דנישאת שוב אין לאביה רשות בה,</w:t>
      </w:r>
    </w:p>
    <w:p w14:paraId="6C8D877F" w14:textId="77777777" w:rsidR="00A85AC8" w:rsidRPr="00E600D8" w:rsidRDefault="006E0774" w:rsidP="00AC723B">
      <w:pPr>
        <w:pStyle w:val="38"/>
        <w:framePr w:wrap="notBeside"/>
        <w:rPr>
          <w:rtl/>
        </w:rPr>
      </w:pPr>
      <w:r w:rsidRPr="00E600D8">
        <w:rPr>
          <w:rtl/>
        </w:rPr>
        <w:t xml:space="preserve">אלא </w:t>
      </w:r>
      <w:r w:rsidRPr="00E600D8">
        <w:rPr>
          <w:rFonts w:hint="cs"/>
          <w:rtl/>
        </w:rPr>
        <w:t>ש</w:t>
      </w:r>
      <w:r w:rsidRPr="00E600D8">
        <w:rPr>
          <w:rtl/>
        </w:rPr>
        <w:t>"</w:t>
      </w:r>
      <w:r w:rsidRPr="00E600D8">
        <w:rPr>
          <w:rFonts w:hint="cs"/>
          <w:rtl/>
        </w:rPr>
        <w:t>מ</w:t>
      </w:r>
      <w:r w:rsidR="00A85AC8" w:rsidRPr="00E600D8">
        <w:rPr>
          <w:rtl/>
        </w:rPr>
        <w:t>:</w:t>
      </w:r>
    </w:p>
    <w:p w14:paraId="0979BC46" w14:textId="59ECCD51" w:rsidR="006E0774" w:rsidRPr="00131640" w:rsidRDefault="006E0774" w:rsidP="006E0774">
      <w:pPr>
        <w:rPr>
          <w:rtl/>
        </w:rPr>
      </w:pPr>
      <w:r w:rsidRPr="00210DF6">
        <w:rPr>
          <w:rStyle w:val="afffa"/>
          <w:rFonts w:ascii="Fb Fontext" w:hAnsi="Fb Fontext" w:cs="BA TM • Vilna Extra-Bold"/>
          <w:bCs w:val="0"/>
          <w:rtl/>
        </w:rPr>
        <w:t>אירוסין עושה</w:t>
      </w:r>
      <w:r w:rsidRPr="00224C4C">
        <w:rPr>
          <w:rFonts w:ascii="Fb Fontext" w:hAnsi="Fb Fontext"/>
          <w:rtl/>
        </w:rPr>
        <w:t>.</w:t>
      </w:r>
    </w:p>
    <w:p w14:paraId="6968B715" w14:textId="50D5A647" w:rsidR="00A85AC8" w:rsidRPr="00E600D8" w:rsidRDefault="00BE46BF" w:rsidP="00004354">
      <w:pPr>
        <w:pStyle w:val="38"/>
        <w:framePr w:wrap="notBeside"/>
        <w:rPr>
          <w:rtl/>
        </w:rPr>
      </w:pPr>
      <w:r w:rsidRPr="00E600D8">
        <w:rPr>
          <w:rFonts w:hint="cs"/>
          <w:rtl/>
        </w:rPr>
        <w:t xml:space="preserve">דחה </w:t>
      </w:r>
      <w:r w:rsidR="006E0774" w:rsidRPr="00E600D8">
        <w:rPr>
          <w:rFonts w:hint="cs"/>
          <w:rtl/>
        </w:rPr>
        <w:t>רנב</w:t>
      </w:r>
      <w:r w:rsidR="006E0774" w:rsidRPr="00E600D8">
        <w:rPr>
          <w:rtl/>
        </w:rPr>
        <w:t>"</w:t>
      </w:r>
      <w:r w:rsidR="006E0774" w:rsidRPr="00E600D8">
        <w:rPr>
          <w:rFonts w:hint="cs"/>
          <w:rtl/>
        </w:rPr>
        <w:t>י</w:t>
      </w:r>
      <w:r w:rsidR="00A85AC8" w:rsidRPr="00E600D8">
        <w:rPr>
          <w:rtl/>
        </w:rPr>
        <w:t>:</w:t>
      </w:r>
    </w:p>
    <w:p w14:paraId="78AF3B5B" w14:textId="19F1B991" w:rsidR="006E0774" w:rsidRPr="00131640" w:rsidRDefault="006E0774" w:rsidP="004D2AC4">
      <w:pPr>
        <w:spacing w:after="120"/>
        <w:rPr>
          <w:rtl/>
        </w:rPr>
      </w:pPr>
      <w:r w:rsidRPr="00224C4C">
        <w:rPr>
          <w:rFonts w:ascii="Fb Fontext" w:hAnsi="Fb Fontext" w:hint="cs"/>
          <w:rtl/>
        </w:rPr>
        <w:lastRenderedPageBreak/>
        <w:t>אפשר ד</w:t>
      </w:r>
      <w:r w:rsidR="00B35B36">
        <w:rPr>
          <w:rFonts w:ascii="Fb Fontext" w:hAnsi="Fb Fontext"/>
          <w:rtl/>
        </w:rPr>
        <w:t>כאן</w:t>
      </w:r>
      <w:r w:rsidRPr="00224C4C">
        <w:rPr>
          <w:rFonts w:ascii="Fb Fontext" w:hAnsi="Fb Fontext"/>
          <w:rtl/>
        </w:rPr>
        <w:t xml:space="preserve"> בקידושין דעלמא</w:t>
      </w:r>
      <w:r w:rsidR="00BE46BF">
        <w:rPr>
          <w:rFonts w:ascii="Fb Fontext" w:hAnsi="Fb Fontext" w:hint="cs"/>
          <w:rtl/>
        </w:rPr>
        <w:t xml:space="preserve">, </w:t>
      </w:r>
      <w:r w:rsidRPr="00BE46BF">
        <w:rPr>
          <w:rStyle w:val="afffff3"/>
          <w:rtl/>
        </w:rPr>
        <w:t>וה"ק:</w:t>
      </w:r>
      <w:r w:rsidRPr="00224C4C">
        <w:rPr>
          <w:rFonts w:ascii="Fb Fontext" w:hAnsi="Fb Fontext"/>
          <w:rtl/>
        </w:rPr>
        <w:t xml:space="preserve"> כיון שמסרה אביה למי שנתחייב בשארה כסותה ועונתה, שוב אין יכול למוכרה.</w:t>
      </w:r>
    </w:p>
    <w:p w14:paraId="4BE8DAA3" w14:textId="7D382FA2" w:rsidR="00A85AC8" w:rsidRPr="00E600D8" w:rsidRDefault="00B96F52" w:rsidP="00BE46BF">
      <w:pPr>
        <w:pStyle w:val="38"/>
        <w:framePr w:wrap="notBeside"/>
        <w:rPr>
          <w:rtl/>
        </w:rPr>
      </w:pPr>
      <w:r w:rsidRPr="00E600D8">
        <w:rPr>
          <w:rFonts w:hint="cs"/>
          <w:rtl/>
        </w:rPr>
        <w:t xml:space="preserve">ב. </w:t>
      </w:r>
      <w:r w:rsidR="006E0774" w:rsidRPr="00E600D8">
        <w:rPr>
          <w:rtl/>
        </w:rPr>
        <w:t>ת"ש</w:t>
      </w:r>
      <w:r w:rsidR="00A85AC8" w:rsidRPr="00E600D8">
        <w:rPr>
          <w:rtl/>
        </w:rPr>
        <w:t>:</w:t>
      </w:r>
    </w:p>
    <w:p w14:paraId="7584FF73" w14:textId="5F1F395F" w:rsidR="006E0774" w:rsidRPr="00131640" w:rsidRDefault="006E0774" w:rsidP="006E0774">
      <w:pPr>
        <w:rPr>
          <w:rtl/>
        </w:rPr>
      </w:pPr>
      <w:r w:rsidRPr="00224C4C">
        <w:rPr>
          <w:rFonts w:ascii="Fb Fontext" w:hAnsi="Fb Fontext"/>
          <w:sz w:val="32"/>
          <w:rtl/>
        </w:rPr>
        <w:t xml:space="preserve">אין מוכרה לקרובים, </w:t>
      </w:r>
      <w:r w:rsidRPr="00BE46BF">
        <w:rPr>
          <w:rStyle w:val="afffff3"/>
          <w:rtl/>
        </w:rPr>
        <w:t xml:space="preserve">משום </w:t>
      </w:r>
      <w:r w:rsidR="00852C57">
        <w:rPr>
          <w:rStyle w:val="afffff3"/>
          <w:rFonts w:hint="cs"/>
          <w:rtl/>
        </w:rPr>
        <w:t>ר''א</w:t>
      </w:r>
      <w:r w:rsidRPr="00BE46BF">
        <w:rPr>
          <w:rStyle w:val="afffff3"/>
          <w:rtl/>
        </w:rPr>
        <w:t>:</w:t>
      </w:r>
      <w:r w:rsidRPr="00224C4C">
        <w:rPr>
          <w:rFonts w:ascii="Fb Fontext" w:hAnsi="Fb Fontext"/>
          <w:sz w:val="32"/>
          <w:rtl/>
        </w:rPr>
        <w:t xml:space="preserve"> מוכרה לקרובים.</w:t>
      </w:r>
    </w:p>
    <w:p w14:paraId="0A48E67A" w14:textId="0B7A1219" w:rsidR="006E0774" w:rsidRPr="00131640" w:rsidRDefault="006E0774" w:rsidP="006E0774">
      <w:pPr>
        <w:rPr>
          <w:rtl/>
        </w:rPr>
      </w:pPr>
      <w:r w:rsidRPr="00224C4C">
        <w:rPr>
          <w:rFonts w:ascii="Fb Fontext" w:hAnsi="Fb Fontext"/>
          <w:rtl/>
        </w:rPr>
        <w:t>ושוין, שמוכרה אלמנה לכ</w:t>
      </w:r>
      <w:r w:rsidR="007C758D">
        <w:rPr>
          <w:rFonts w:ascii="Fb Fontext" w:hAnsi="Fb Fontext" w:hint="cs"/>
          <w:rtl/>
        </w:rPr>
        <w:t>ה''ג</w:t>
      </w:r>
      <w:r w:rsidRPr="00224C4C">
        <w:rPr>
          <w:rFonts w:ascii="Fb Fontext" w:hAnsi="Fb Fontext"/>
          <w:rtl/>
        </w:rPr>
        <w:t xml:space="preserve"> גרושה וחלוצה לכהן הדיוט.</w:t>
      </w:r>
    </w:p>
    <w:p w14:paraId="139F2874" w14:textId="77777777" w:rsidR="00A85AC8" w:rsidRPr="00E600D8" w:rsidRDefault="006E0774" w:rsidP="00852C57">
      <w:pPr>
        <w:pStyle w:val="38"/>
        <w:framePr w:wrap="notBeside"/>
        <w:rPr>
          <w:rtl/>
        </w:rPr>
      </w:pPr>
      <w:r w:rsidRPr="00E600D8">
        <w:rPr>
          <w:rtl/>
        </w:rPr>
        <w:t>האי</w:t>
      </w:r>
      <w:r w:rsidR="00A85AC8" w:rsidRPr="00E600D8">
        <w:rPr>
          <w:rtl/>
        </w:rPr>
        <w:t>:</w:t>
      </w:r>
    </w:p>
    <w:p w14:paraId="208431A5" w14:textId="24956DB9" w:rsidR="009469D7" w:rsidRDefault="006E0774" w:rsidP="006E0774">
      <w:pPr>
        <w:rPr>
          <w:rFonts w:ascii="Fb Fontext" w:hAnsi="Fb Fontext"/>
          <w:rtl/>
        </w:rPr>
      </w:pPr>
      <w:r w:rsidRPr="00224C4C">
        <w:rPr>
          <w:rFonts w:ascii="Fb Fontext" w:hAnsi="Fb Fontext"/>
          <w:rtl/>
        </w:rPr>
        <w:t xml:space="preserve">אלמנה </w:t>
      </w:r>
      <w:r w:rsidRPr="00224C4C">
        <w:rPr>
          <w:rFonts w:ascii="Fb Fontext" w:hAnsi="Fb Fontext" w:hint="cs"/>
          <w:rtl/>
        </w:rPr>
        <w:t xml:space="preserve">לא </w:t>
      </w:r>
      <w:r w:rsidR="00852C57">
        <w:rPr>
          <w:rFonts w:ascii="Fb Fontext" w:hAnsi="Fb Fontext" w:hint="cs"/>
          <w:rtl/>
        </w:rPr>
        <w:t xml:space="preserve">שקידשה עצמה </w:t>
      </w:r>
      <w:r w:rsidRPr="00224C4C">
        <w:rPr>
          <w:rFonts w:ascii="Fb Fontext" w:hAnsi="Fb Fontext" w:hint="cs"/>
          <w:rtl/>
        </w:rPr>
        <w:t xml:space="preserve">ולא </w:t>
      </w:r>
      <w:r w:rsidR="00852C57">
        <w:rPr>
          <w:rFonts w:ascii="Fb Fontext" w:hAnsi="Fb Fontext" w:hint="cs"/>
          <w:rtl/>
        </w:rPr>
        <w:t>ש</w:t>
      </w:r>
      <w:r w:rsidRPr="00224C4C">
        <w:rPr>
          <w:rFonts w:ascii="Fb Fontext" w:hAnsi="Fb Fontext" w:hint="cs"/>
          <w:rtl/>
        </w:rPr>
        <w:t>קידש אביה</w:t>
      </w:r>
      <w:r w:rsidR="00B96F52">
        <w:rPr>
          <w:rFonts w:ascii="Fb Fontext" w:hAnsi="Fb Fontext" w:hint="cs"/>
          <w:rtl/>
        </w:rPr>
        <w:t>,</w:t>
      </w:r>
    </w:p>
    <w:p w14:paraId="29BE8800" w14:textId="0F9349D5" w:rsidR="006E0774" w:rsidRPr="00131640" w:rsidRDefault="006E0774" w:rsidP="004D2AC4">
      <w:pPr>
        <w:spacing w:after="120"/>
        <w:rPr>
          <w:rtl/>
        </w:rPr>
      </w:pPr>
      <w:r w:rsidRPr="00224C4C">
        <w:rPr>
          <w:rFonts w:ascii="Fb Fontext" w:hAnsi="Fb Fontext" w:hint="cs"/>
          <w:rtl/>
        </w:rPr>
        <w:t>דהא אין אדם מוכר בתו לשפחו</w:t>
      </w:r>
      <w:r w:rsidRPr="00224C4C">
        <w:rPr>
          <w:rFonts w:ascii="Fb Fontext" w:hAnsi="Fb Fontext"/>
          <w:rtl/>
        </w:rPr>
        <w:t>ת אחר אישות!</w:t>
      </w:r>
    </w:p>
    <w:p w14:paraId="1957B6C9" w14:textId="59B4E248" w:rsidR="00A85AC8" w:rsidRPr="00E600D8" w:rsidRDefault="006E0774" w:rsidP="007C758D">
      <w:pPr>
        <w:pStyle w:val="38"/>
        <w:framePr w:wrap="notBeside"/>
        <w:rPr>
          <w:rtl/>
        </w:rPr>
      </w:pPr>
      <w:r w:rsidRPr="00E600D8">
        <w:rPr>
          <w:rFonts w:hint="cs"/>
          <w:rtl/>
        </w:rPr>
        <w:t>א. אר'ע מרי</w:t>
      </w:r>
      <w:r w:rsidRPr="00E600D8">
        <w:rPr>
          <w:rtl/>
        </w:rPr>
        <w:t>"</w:t>
      </w:r>
      <w:r w:rsidRPr="00E600D8">
        <w:rPr>
          <w:rFonts w:hint="cs"/>
          <w:rtl/>
        </w:rPr>
        <w:t>צ</w:t>
      </w:r>
      <w:r w:rsidR="00A85AC8" w:rsidRPr="00E600D8">
        <w:rPr>
          <w:rtl/>
        </w:rPr>
        <w:t>:</w:t>
      </w:r>
    </w:p>
    <w:p w14:paraId="0D742BE3" w14:textId="52476E1A" w:rsidR="006E0774" w:rsidRPr="00131640" w:rsidRDefault="00B35B36" w:rsidP="006E0774">
      <w:pPr>
        <w:rPr>
          <w:rtl/>
        </w:rPr>
      </w:pPr>
      <w:r>
        <w:rPr>
          <w:rFonts w:ascii="Fb Fontext" w:hAnsi="Fb Fontext"/>
          <w:rtl/>
        </w:rPr>
        <w:t>כאן</w:t>
      </w:r>
      <w:r w:rsidR="006E0774" w:rsidRPr="00224C4C">
        <w:rPr>
          <w:rFonts w:ascii="Fb Fontext" w:hAnsi="Fb Fontext"/>
          <w:rtl/>
        </w:rPr>
        <w:t xml:space="preserve"> בקדושי </w:t>
      </w:r>
      <w:r w:rsidR="006E0774" w:rsidRPr="00210DF6">
        <w:rPr>
          <w:rStyle w:val="afffa"/>
          <w:rFonts w:ascii="Fb Fontext" w:hAnsi="Fb Fontext" w:cs="BA TM • Vilna Extra-Bold"/>
          <w:bCs w:val="0"/>
          <w:rtl/>
        </w:rPr>
        <w:t>יעוד</w:t>
      </w:r>
      <w:r w:rsidR="006E0774" w:rsidRPr="00224C4C">
        <w:rPr>
          <w:rFonts w:ascii="Fb Fontext" w:hAnsi="Fb Fontext"/>
          <w:rtl/>
        </w:rPr>
        <w:t>,</w:t>
      </w:r>
      <w:r w:rsidR="006E0774" w:rsidRPr="007C758D">
        <w:rPr>
          <w:rStyle w:val="afffff3"/>
          <w:rtl/>
        </w:rPr>
        <w:t xml:space="preserve"> </w:t>
      </w:r>
      <w:r w:rsidR="007C758D" w:rsidRPr="007C758D">
        <w:rPr>
          <w:rStyle w:val="afffff3"/>
          <w:rFonts w:hint="cs"/>
          <w:rtl/>
        </w:rPr>
        <w:t>וכ</w:t>
      </w:r>
      <w:r w:rsidR="006E0774" w:rsidRPr="007C758D">
        <w:rPr>
          <w:rStyle w:val="afffff3"/>
          <w:rtl/>
        </w:rPr>
        <w:t>ר</w:t>
      </w:r>
      <w:r w:rsidR="006E0774" w:rsidRPr="007C758D">
        <w:rPr>
          <w:rStyle w:val="afffff3"/>
          <w:rFonts w:hint="cs"/>
          <w:rtl/>
        </w:rPr>
        <w:t>יב</w:t>
      </w:r>
      <w:r w:rsidR="006E0774" w:rsidRPr="007C758D">
        <w:rPr>
          <w:rStyle w:val="afffff3"/>
          <w:rtl/>
        </w:rPr>
        <w:t>"</w:t>
      </w:r>
      <w:r w:rsidR="006E0774" w:rsidRPr="007C758D">
        <w:rPr>
          <w:rStyle w:val="afffff3"/>
          <w:rFonts w:hint="cs"/>
          <w:rtl/>
        </w:rPr>
        <w:t>י</w:t>
      </w:r>
      <w:r w:rsidR="007C758D" w:rsidRPr="007C758D">
        <w:rPr>
          <w:rStyle w:val="afffff3"/>
          <w:rFonts w:hint="cs"/>
          <w:rtl/>
        </w:rPr>
        <w:t>:</w:t>
      </w:r>
      <w:r w:rsidR="006E0774" w:rsidRPr="007C758D">
        <w:rPr>
          <w:rStyle w:val="afffff3"/>
          <w:rtl/>
        </w:rPr>
        <w:t xml:space="preserve"> </w:t>
      </w:r>
      <w:r w:rsidR="006E0774" w:rsidRPr="00224C4C">
        <w:rPr>
          <w:rFonts w:ascii="Fb Fontext" w:hAnsi="Fb Fontext"/>
          <w:rtl/>
        </w:rPr>
        <w:t>מעות הראשונות לאו לקידושין ניתנו.</w:t>
      </w:r>
    </w:p>
    <w:p w14:paraId="3CC46CAC" w14:textId="54FA7845" w:rsidR="006E0774" w:rsidRPr="00131640" w:rsidRDefault="006E0774" w:rsidP="006E0774">
      <w:pPr>
        <w:rPr>
          <w:rtl/>
        </w:rPr>
      </w:pPr>
      <w:r w:rsidRPr="00224C4C">
        <w:rPr>
          <w:rFonts w:ascii="Fb Fontext" w:hAnsi="Fb Fontext"/>
          <w:sz w:val="32"/>
          <w:rtl/>
        </w:rPr>
        <w:t>ואי נישואין עושה, כיון שנישאת - שוב אין לאביה רשות בה.</w:t>
      </w:r>
    </w:p>
    <w:p w14:paraId="451081AD" w14:textId="77777777" w:rsidR="00A85AC8" w:rsidRPr="00E600D8" w:rsidRDefault="006E0774" w:rsidP="007C758D">
      <w:pPr>
        <w:pStyle w:val="38"/>
        <w:framePr w:wrap="notBeside"/>
        <w:rPr>
          <w:rtl/>
        </w:rPr>
      </w:pPr>
      <w:r w:rsidRPr="00E600D8">
        <w:rPr>
          <w:rFonts w:hint="cs"/>
          <w:rtl/>
        </w:rPr>
        <w:t>ופרכי'</w:t>
      </w:r>
      <w:r w:rsidR="00A85AC8" w:rsidRPr="00E600D8">
        <w:rPr>
          <w:rtl/>
        </w:rPr>
        <w:t>:</w:t>
      </w:r>
    </w:p>
    <w:p w14:paraId="7EBFB163" w14:textId="73A61214" w:rsidR="006E0774" w:rsidRPr="00131640" w:rsidRDefault="006E0774" w:rsidP="002A4264">
      <w:pPr>
        <w:rPr>
          <w:rtl/>
        </w:rPr>
      </w:pPr>
      <w:r w:rsidRPr="00224C4C">
        <w:rPr>
          <w:rFonts w:ascii="Fb Fontext" w:hAnsi="Fb Fontext" w:hint="cs"/>
          <w:sz w:val="32"/>
          <w:rtl/>
        </w:rPr>
        <w:t xml:space="preserve">דגם אם אירוסין עושה איך שוין שמוכרה </w:t>
      </w:r>
      <w:r w:rsidRPr="00224C4C">
        <w:rPr>
          <w:rFonts w:ascii="Fb Fontext" w:hAnsi="Fb Fontext"/>
          <w:sz w:val="32"/>
          <w:rtl/>
        </w:rPr>
        <w:t>הא אין אדם מוכר את בתו לשפחות אחר אישו</w:t>
      </w:r>
      <w:r w:rsidRPr="00224C4C">
        <w:rPr>
          <w:rFonts w:ascii="Fb Fontext" w:hAnsi="Fb Fontext" w:hint="cs"/>
          <w:sz w:val="32"/>
          <w:rtl/>
        </w:rPr>
        <w:t>ת</w:t>
      </w:r>
      <w:r w:rsidR="002A4264">
        <w:rPr>
          <w:rFonts w:ascii="Fb Fontext" w:hAnsi="Fb Fontext" w:hint="cs"/>
          <w:sz w:val="32"/>
          <w:rtl/>
        </w:rPr>
        <w:t xml:space="preserve"> </w:t>
      </w:r>
      <w:r w:rsidRPr="00224C4C">
        <w:rPr>
          <w:rFonts w:ascii="Fb Fontext" w:hAnsi="Fb Fontext" w:hint="cs"/>
          <w:sz w:val="32"/>
          <w:rtl/>
        </w:rPr>
        <w:t>וכ</w:t>
      </w:r>
      <w:r w:rsidRPr="00224C4C">
        <w:rPr>
          <w:rFonts w:ascii="Fb Fontext" w:hAnsi="Fb Fontext"/>
          <w:sz w:val="32"/>
          <w:rtl/>
        </w:rPr>
        <w:t>"</w:t>
      </w:r>
      <w:r w:rsidRPr="00224C4C">
        <w:rPr>
          <w:rFonts w:ascii="Fb Fontext" w:hAnsi="Fb Fontext" w:hint="cs"/>
          <w:sz w:val="32"/>
          <w:rtl/>
        </w:rPr>
        <w:t xml:space="preserve">ת </w:t>
      </w:r>
      <w:r w:rsidRPr="00224C4C">
        <w:rPr>
          <w:rFonts w:ascii="Fb Fontext" w:hAnsi="Fb Fontext"/>
          <w:sz w:val="32"/>
          <w:rtl/>
        </w:rPr>
        <w:t xml:space="preserve">שאני אירוסין דידה מאירוסין דאביה, </w:t>
      </w:r>
      <w:r w:rsidRPr="00224C4C">
        <w:rPr>
          <w:rFonts w:ascii="Fb Fontext" w:hAnsi="Fb Fontext" w:hint="cs"/>
          <w:sz w:val="32"/>
          <w:rtl/>
        </w:rPr>
        <w:t>א'כ ה</w:t>
      </w:r>
      <w:r w:rsidRPr="00224C4C">
        <w:rPr>
          <w:rFonts w:ascii="Fb Fontext" w:hAnsi="Fb Fontext"/>
          <w:sz w:val="32"/>
          <w:rtl/>
        </w:rPr>
        <w:t>"</w:t>
      </w:r>
      <w:r w:rsidRPr="00224C4C">
        <w:rPr>
          <w:rFonts w:ascii="Fb Fontext" w:hAnsi="Fb Fontext" w:hint="cs"/>
          <w:sz w:val="32"/>
          <w:rtl/>
        </w:rPr>
        <w:t>נ נימא בנישואין הכי</w:t>
      </w:r>
    </w:p>
    <w:p w14:paraId="2718A37F" w14:textId="0F2516EE" w:rsidR="00A85AC8" w:rsidRPr="00E600D8" w:rsidRDefault="006E0774" w:rsidP="002A4264">
      <w:pPr>
        <w:pStyle w:val="38"/>
        <w:framePr w:wrap="notBeside"/>
        <w:rPr>
          <w:rtl/>
        </w:rPr>
      </w:pPr>
      <w:r w:rsidRPr="00E600D8">
        <w:rPr>
          <w:rFonts w:hint="cs"/>
          <w:rtl/>
        </w:rPr>
        <w:t>ב</w:t>
      </w:r>
      <w:r w:rsidR="002A4264" w:rsidRPr="00E600D8">
        <w:rPr>
          <w:rFonts w:hint="cs"/>
          <w:rtl/>
        </w:rPr>
        <w:t xml:space="preserve"> רנב''י </w:t>
      </w:r>
      <w:r w:rsidR="007359F2" w:rsidRPr="00E600D8">
        <w:rPr>
          <w:rFonts w:hint="cs"/>
          <w:rtl/>
        </w:rPr>
        <w:t>כר''א</w:t>
      </w:r>
      <w:r w:rsidR="00A85AC8" w:rsidRPr="00E600D8">
        <w:rPr>
          <w:rFonts w:hint="cs"/>
          <w:rtl/>
        </w:rPr>
        <w:t>:</w:t>
      </w:r>
    </w:p>
    <w:p w14:paraId="1B05111D" w14:textId="20137FC0" w:rsidR="006E0774" w:rsidRPr="00A646DA" w:rsidRDefault="006E0774" w:rsidP="006E0774">
      <w:pPr>
        <w:rPr>
          <w:spacing w:val="-2"/>
          <w:rtl/>
        </w:rPr>
      </w:pPr>
      <w:r w:rsidRPr="00A646DA">
        <w:rPr>
          <w:rFonts w:ascii="Fb Fontext" w:hAnsi="Fb Fontext"/>
          <w:spacing w:val="-2"/>
          <w:rtl/>
        </w:rPr>
        <w:t xml:space="preserve">דלשפחות אחר שפחות </w:t>
      </w:r>
      <w:r w:rsidR="007359F2" w:rsidRPr="00A646DA">
        <w:rPr>
          <w:rFonts w:ascii="Fb Fontext" w:hAnsi="Fb Fontext" w:hint="cs"/>
          <w:spacing w:val="-2"/>
          <w:rtl/>
        </w:rPr>
        <w:t>א''י למכור</w:t>
      </w:r>
      <w:r w:rsidRPr="00A646DA">
        <w:rPr>
          <w:rFonts w:ascii="Fb Fontext" w:hAnsi="Fb Fontext"/>
          <w:spacing w:val="-2"/>
          <w:rtl/>
        </w:rPr>
        <w:t xml:space="preserve">, אבל לשפחות אחר אישות </w:t>
      </w:r>
      <w:r w:rsidR="007359F2" w:rsidRPr="00A646DA">
        <w:rPr>
          <w:rFonts w:ascii="Fb Fontext" w:hAnsi="Fb Fontext" w:hint="cs"/>
          <w:spacing w:val="-2"/>
          <w:rtl/>
        </w:rPr>
        <w:t>מוכר</w:t>
      </w:r>
      <w:r w:rsidRPr="00A646DA">
        <w:rPr>
          <w:rFonts w:ascii="Fb Fontext" w:hAnsi="Fb Fontext"/>
          <w:spacing w:val="-2"/>
          <w:rtl/>
        </w:rPr>
        <w:t>.</w:t>
      </w:r>
    </w:p>
    <w:p w14:paraId="1C72FAF7" w14:textId="142D734E" w:rsidR="007309FA" w:rsidRPr="00131640" w:rsidRDefault="007309FA" w:rsidP="007309FA">
      <w:pPr>
        <w:pStyle w:val="affffb"/>
        <w:rPr>
          <w:rtl/>
        </w:rPr>
      </w:pPr>
      <w:r w:rsidRPr="007309FA">
        <w:rPr>
          <w:rtl/>
        </w:rPr>
        <w:t>***</w:t>
      </w:r>
    </w:p>
    <w:p w14:paraId="2C6E399D" w14:textId="77777777" w:rsidR="006E0774" w:rsidRPr="00131640" w:rsidRDefault="006E0774" w:rsidP="0010529F">
      <w:pPr>
        <w:pStyle w:val="afff0"/>
        <w:framePr w:wrap="around"/>
        <w:rPr>
          <w:rtl/>
        </w:rPr>
      </w:pPr>
      <w:r w:rsidRPr="00224C4C">
        <w:rPr>
          <w:rFonts w:hint="cs"/>
          <w:rtl/>
        </w:rPr>
        <w:t>יט.</w:t>
      </w:r>
    </w:p>
    <w:p w14:paraId="52570641" w14:textId="77777777" w:rsidR="009469D7" w:rsidRDefault="006E0774" w:rsidP="00F65F8B">
      <w:pPr>
        <w:pStyle w:val="affffb"/>
        <w:rPr>
          <w:rtl/>
        </w:rPr>
      </w:pPr>
      <w:r w:rsidRPr="00224C4C">
        <w:rPr>
          <w:rStyle w:val="afffa"/>
          <w:rtl/>
        </w:rPr>
        <w:t xml:space="preserve">בעי </w:t>
      </w:r>
      <w:r w:rsidRPr="00224C4C">
        <w:rPr>
          <w:rStyle w:val="afffa"/>
          <w:rFonts w:hint="cs"/>
          <w:rtl/>
        </w:rPr>
        <w:t>ר</w:t>
      </w:r>
      <w:r w:rsidRPr="00224C4C">
        <w:rPr>
          <w:rStyle w:val="afffa"/>
          <w:rtl/>
        </w:rPr>
        <w:t>"</w:t>
      </w:r>
      <w:r w:rsidRPr="00224C4C">
        <w:rPr>
          <w:rStyle w:val="afffa"/>
          <w:rFonts w:hint="cs"/>
          <w:rtl/>
        </w:rPr>
        <w:t>ל</w:t>
      </w:r>
      <w:r w:rsidRPr="00224C4C">
        <w:rPr>
          <w:rStyle w:val="afffa"/>
          <w:rtl/>
        </w:rPr>
        <w:t>:</w:t>
      </w:r>
      <w:r w:rsidRPr="00224C4C">
        <w:rPr>
          <w:rtl/>
        </w:rPr>
        <w:t xml:space="preserve"> מהו שמייעד אדם לבנו קטן?</w:t>
      </w:r>
    </w:p>
    <w:p w14:paraId="1BA4F8BB" w14:textId="71151F19" w:rsidR="006E0774" w:rsidRPr="00131640" w:rsidRDefault="006E0774" w:rsidP="005E0303">
      <w:pPr>
        <w:pStyle w:val="afffff4"/>
        <w:jc w:val="center"/>
        <w:rPr>
          <w:rtl/>
        </w:rPr>
      </w:pPr>
      <w:r w:rsidRPr="00210DF6">
        <w:rPr>
          <w:rStyle w:val="afffa"/>
          <w:rFonts w:cs="BA TM • Vilna Extra-Bold"/>
          <w:bCs w:val="0"/>
          <w:rtl/>
        </w:rPr>
        <w:t>בנו</w:t>
      </w:r>
      <w:r w:rsidRPr="00210DF6">
        <w:rPr>
          <w:rStyle w:val="afffa"/>
          <w:rFonts w:cs="BA TM • Vilna Extra-Bold" w:hint="cs"/>
          <w:bCs w:val="0"/>
          <w:rtl/>
        </w:rPr>
        <w:t xml:space="preserve">- </w:t>
      </w:r>
      <w:r w:rsidRPr="00224C4C">
        <w:rPr>
          <w:rtl/>
        </w:rPr>
        <w:t xml:space="preserve">כל דהו, </w:t>
      </w:r>
      <w:r w:rsidRPr="00210DF6">
        <w:rPr>
          <w:rStyle w:val="afffa"/>
          <w:rFonts w:cs="BA TM • Vilna Extra-Bold"/>
          <w:bCs w:val="0"/>
          <w:rtl/>
        </w:rPr>
        <w:t>או</w:t>
      </w:r>
      <w:r w:rsidRPr="00224C4C">
        <w:rPr>
          <w:rtl/>
        </w:rPr>
        <w:t xml:space="preserve"> בנו </w:t>
      </w:r>
      <w:r w:rsidR="005E0303">
        <w:rPr>
          <w:rFonts w:hint="cs"/>
          <w:rtl/>
        </w:rPr>
        <w:t>כמותו שיהא גדול</w:t>
      </w:r>
    </w:p>
    <w:p w14:paraId="097E8A96" w14:textId="595A12F2" w:rsidR="00A85AC8" w:rsidRPr="00E600D8" w:rsidRDefault="006E0774" w:rsidP="005E0303">
      <w:pPr>
        <w:pStyle w:val="38"/>
        <w:framePr w:wrap="notBeside"/>
        <w:rPr>
          <w:rtl/>
        </w:rPr>
      </w:pPr>
      <w:r w:rsidRPr="00E600D8">
        <w:rPr>
          <w:rtl/>
        </w:rPr>
        <w:t>ר"</w:t>
      </w:r>
      <w:r w:rsidRPr="00E600D8">
        <w:rPr>
          <w:rFonts w:hint="cs"/>
          <w:rtl/>
        </w:rPr>
        <w:t>ז ת</w:t>
      </w:r>
      <w:r w:rsidRPr="00E600D8">
        <w:rPr>
          <w:rtl/>
        </w:rPr>
        <w:t>"</w:t>
      </w:r>
      <w:r w:rsidRPr="00E600D8">
        <w:rPr>
          <w:rFonts w:hint="cs"/>
          <w:rtl/>
        </w:rPr>
        <w:t>ש</w:t>
      </w:r>
      <w:r w:rsidR="00A85AC8" w:rsidRPr="00E600D8">
        <w:rPr>
          <w:rtl/>
        </w:rPr>
        <w:t>:</w:t>
      </w:r>
    </w:p>
    <w:p w14:paraId="22E6D65B" w14:textId="0F6DFC8E" w:rsidR="006E0774" w:rsidRPr="00A646DA" w:rsidRDefault="006E0774" w:rsidP="006E0774">
      <w:pPr>
        <w:rPr>
          <w:spacing w:val="2"/>
          <w:rtl/>
        </w:rPr>
      </w:pPr>
      <w:r w:rsidRPr="00A646DA">
        <w:rPr>
          <w:rStyle w:val="affffa"/>
          <w:rFonts w:hint="cs"/>
          <w:spacing w:val="2"/>
          <w:rtl/>
        </w:rPr>
        <w:t>'</w:t>
      </w:r>
      <w:r w:rsidRPr="00A646DA">
        <w:rPr>
          <w:rStyle w:val="affffa"/>
          <w:spacing w:val="2"/>
          <w:rtl/>
        </w:rPr>
        <w:t>איש</w:t>
      </w:r>
      <w:r w:rsidRPr="00A646DA">
        <w:rPr>
          <w:rStyle w:val="affffa"/>
          <w:rFonts w:hint="cs"/>
          <w:spacing w:val="2"/>
          <w:rtl/>
        </w:rPr>
        <w:t>'</w:t>
      </w:r>
      <w:r w:rsidRPr="00A646DA">
        <w:rPr>
          <w:rStyle w:val="affffa"/>
          <w:spacing w:val="2"/>
          <w:rtl/>
        </w:rPr>
        <w:t xml:space="preserve"> </w:t>
      </w:r>
      <w:r w:rsidRPr="00A646DA">
        <w:rPr>
          <w:rFonts w:ascii="Fb Fontext" w:hAnsi="Fb Fontext"/>
          <w:spacing w:val="2"/>
          <w:rtl/>
        </w:rPr>
        <w:t>- פרט לקטן,</w:t>
      </w:r>
      <w:r w:rsidRPr="00A646DA">
        <w:rPr>
          <w:rStyle w:val="affffa"/>
          <w:spacing w:val="2"/>
          <w:rtl/>
        </w:rPr>
        <w:t xml:space="preserve"> </w:t>
      </w:r>
      <w:r w:rsidRPr="00A646DA">
        <w:rPr>
          <w:rStyle w:val="affffa"/>
          <w:rFonts w:hint="cs"/>
          <w:spacing w:val="2"/>
          <w:rtl/>
        </w:rPr>
        <w:t>'</w:t>
      </w:r>
      <w:r w:rsidRPr="00A646DA">
        <w:rPr>
          <w:rStyle w:val="affffa"/>
          <w:spacing w:val="2"/>
          <w:rtl/>
        </w:rPr>
        <w:t>אשר ינאף את אשת איש</w:t>
      </w:r>
      <w:r w:rsidRPr="00A646DA">
        <w:rPr>
          <w:rStyle w:val="affffa"/>
          <w:rFonts w:hint="cs"/>
          <w:spacing w:val="2"/>
          <w:rtl/>
        </w:rPr>
        <w:t>'</w:t>
      </w:r>
      <w:r w:rsidRPr="00A646DA">
        <w:rPr>
          <w:rStyle w:val="affffa"/>
          <w:spacing w:val="2"/>
          <w:rtl/>
        </w:rPr>
        <w:t xml:space="preserve"> </w:t>
      </w:r>
      <w:r w:rsidRPr="00A646DA">
        <w:rPr>
          <w:rFonts w:ascii="Fb Fontext" w:hAnsi="Fb Fontext"/>
          <w:spacing w:val="2"/>
          <w:rtl/>
        </w:rPr>
        <w:t>- פרט לאשת קטן.</w:t>
      </w:r>
    </w:p>
    <w:p w14:paraId="0CBA3249" w14:textId="173903CA" w:rsidR="006E0774" w:rsidRPr="00131640" w:rsidRDefault="006E0774" w:rsidP="006E0774">
      <w:pPr>
        <w:rPr>
          <w:rtl/>
        </w:rPr>
      </w:pPr>
      <w:r w:rsidRPr="00224C4C">
        <w:rPr>
          <w:rFonts w:ascii="Fb Fontext" w:hAnsi="Fb Fontext"/>
          <w:sz w:val="32"/>
          <w:rtl/>
        </w:rPr>
        <w:t>ואי מייעד, א"</w:t>
      </w:r>
      <w:r w:rsidRPr="00224C4C">
        <w:rPr>
          <w:rFonts w:ascii="Fb Fontext" w:hAnsi="Fb Fontext" w:hint="cs"/>
          <w:sz w:val="32"/>
          <w:rtl/>
        </w:rPr>
        <w:t>כ</w:t>
      </w:r>
      <w:r w:rsidRPr="00224C4C">
        <w:rPr>
          <w:rFonts w:ascii="Fb Fontext" w:hAnsi="Fb Fontext"/>
          <w:sz w:val="32"/>
          <w:rtl/>
        </w:rPr>
        <w:t xml:space="preserve"> מצינו אישות לקטן!</w:t>
      </w:r>
    </w:p>
    <w:p w14:paraId="6A7F8D1A" w14:textId="77777777" w:rsidR="00A85AC8" w:rsidRPr="00E600D8" w:rsidRDefault="006E0774" w:rsidP="007C61C2">
      <w:pPr>
        <w:pStyle w:val="38"/>
        <w:framePr w:wrap="notBeside"/>
        <w:rPr>
          <w:rtl/>
        </w:rPr>
      </w:pPr>
      <w:r w:rsidRPr="00E600D8">
        <w:rPr>
          <w:rFonts w:hint="cs"/>
          <w:rtl/>
        </w:rPr>
        <w:t>והך</w:t>
      </w:r>
      <w:r w:rsidR="00A85AC8" w:rsidRPr="00E600D8">
        <w:rPr>
          <w:rtl/>
        </w:rPr>
        <w:t>:</w:t>
      </w:r>
    </w:p>
    <w:p w14:paraId="37810809" w14:textId="0C5D1872" w:rsidR="006E0774" w:rsidRPr="00131640" w:rsidRDefault="006E0774" w:rsidP="002145D3">
      <w:pPr>
        <w:spacing w:after="120"/>
        <w:rPr>
          <w:rtl/>
        </w:rPr>
      </w:pPr>
      <w:r w:rsidRPr="00A90948">
        <w:rPr>
          <w:rStyle w:val="afffff3"/>
          <w:rFonts w:hint="cs"/>
          <w:rtl/>
        </w:rPr>
        <w:t xml:space="preserve">דממעט קרא </w:t>
      </w:r>
      <w:r w:rsidRPr="00224C4C">
        <w:rPr>
          <w:rFonts w:ascii="Fb Fontext" w:hAnsi="Fb Fontext" w:hint="cs"/>
          <w:sz w:val="32"/>
          <w:rtl/>
        </w:rPr>
        <w:t>ד</w:t>
      </w:r>
      <w:r w:rsidR="00B35B36">
        <w:rPr>
          <w:rFonts w:ascii="Fb Fontext" w:hAnsi="Fb Fontext" w:hint="cs"/>
          <w:sz w:val="32"/>
          <w:rtl/>
        </w:rPr>
        <w:t>כאן</w:t>
      </w:r>
      <w:r w:rsidRPr="00224C4C">
        <w:rPr>
          <w:rFonts w:ascii="Fb Fontext" w:hAnsi="Fb Fontext" w:hint="cs"/>
          <w:sz w:val="32"/>
          <w:rtl/>
        </w:rPr>
        <w:t xml:space="preserve"> ביבם בן ט' ויום אחד הבא על יבמתו דמדאורי</w:t>
      </w:r>
      <w:r w:rsidR="00A90948">
        <w:rPr>
          <w:rFonts w:ascii="Fb Fontext" w:hAnsi="Fb Fontext" w:hint="cs"/>
          <w:sz w:val="32"/>
          <w:rtl/>
        </w:rPr>
        <w:t>תא</w:t>
      </w:r>
      <w:r w:rsidRPr="00224C4C">
        <w:rPr>
          <w:rFonts w:ascii="Fb Fontext" w:hAnsi="Fb Fontext" w:hint="cs"/>
          <w:sz w:val="32"/>
          <w:rtl/>
        </w:rPr>
        <w:t xml:space="preserve"> חזי לה</w:t>
      </w:r>
      <w:r w:rsidR="007C61C2">
        <w:rPr>
          <w:rFonts w:ascii="Fb Fontext" w:hAnsi="Fb Fontext" w:hint="cs"/>
          <w:sz w:val="32"/>
          <w:rtl/>
        </w:rPr>
        <w:t xml:space="preserve"> </w:t>
      </w:r>
      <w:r w:rsidRPr="00224C4C">
        <w:rPr>
          <w:rFonts w:ascii="Fb Fontext" w:hAnsi="Fb Fontext" w:hint="cs"/>
          <w:sz w:val="32"/>
          <w:rtl/>
        </w:rPr>
        <w:t>ואפ</w:t>
      </w:r>
      <w:r w:rsidRPr="00224C4C">
        <w:rPr>
          <w:rFonts w:ascii="Fb Fontext" w:hAnsi="Fb Fontext"/>
          <w:sz w:val="32"/>
          <w:rtl/>
        </w:rPr>
        <w:t>"</w:t>
      </w:r>
      <w:r w:rsidRPr="00224C4C">
        <w:rPr>
          <w:rFonts w:ascii="Fb Fontext" w:hAnsi="Fb Fontext" w:hint="cs"/>
          <w:sz w:val="32"/>
          <w:rtl/>
        </w:rPr>
        <w:t>ה הבא עליה לא מתחייב באשת איש</w:t>
      </w:r>
    </w:p>
    <w:p w14:paraId="06316610" w14:textId="5AC76EFE" w:rsidR="00A85AC8" w:rsidRPr="00E600D8" w:rsidRDefault="006E0774" w:rsidP="007C61C2">
      <w:pPr>
        <w:pStyle w:val="38"/>
        <w:framePr w:wrap="notBeside"/>
        <w:rPr>
          <w:rtl/>
        </w:rPr>
      </w:pPr>
      <w:r w:rsidRPr="00E600D8">
        <w:rPr>
          <w:rFonts w:hint="cs"/>
          <w:rtl/>
        </w:rPr>
        <w:t>ולמעשה מר</w:t>
      </w:r>
      <w:r w:rsidRPr="00E600D8">
        <w:rPr>
          <w:rtl/>
        </w:rPr>
        <w:t>"</w:t>
      </w:r>
      <w:r w:rsidRPr="00E600D8">
        <w:rPr>
          <w:rFonts w:hint="cs"/>
          <w:rtl/>
        </w:rPr>
        <w:t>ינ</w:t>
      </w:r>
      <w:r w:rsidR="00A85AC8" w:rsidRPr="00E600D8">
        <w:rPr>
          <w:rtl/>
        </w:rPr>
        <w:t>:</w:t>
      </w:r>
    </w:p>
    <w:p w14:paraId="6C1E0AC6" w14:textId="0CDFF11C" w:rsidR="006E0774" w:rsidRPr="00131640" w:rsidRDefault="006E0774" w:rsidP="006E0774">
      <w:pPr>
        <w:rPr>
          <w:rtl/>
        </w:rPr>
      </w:pPr>
      <w:r w:rsidRPr="00210DF6">
        <w:rPr>
          <w:rStyle w:val="afffa"/>
          <w:rFonts w:ascii="Fb Fontext" w:hAnsi="Fb Fontext" w:cs="BA TM • Vilna Extra-Bold"/>
          <w:bCs w:val="0"/>
          <w:rtl/>
        </w:rPr>
        <w:t>אין יעוד אלא בגדול,</w:t>
      </w:r>
      <w:r w:rsidRPr="00210DF6">
        <w:rPr>
          <w:rStyle w:val="afffa"/>
          <w:rFonts w:ascii="Fb Fontext" w:hAnsi="Fb Fontext" w:cs="BA TM • Vilna Extra-Bold" w:hint="cs"/>
          <w:bCs w:val="0"/>
          <w:rtl/>
        </w:rPr>
        <w:t>-</w:t>
      </w:r>
      <w:r w:rsidRPr="00224C4C">
        <w:rPr>
          <w:rFonts w:ascii="Fb Fontext" w:hAnsi="Fb Fontext"/>
          <w:sz w:val="32"/>
          <w:rtl/>
        </w:rPr>
        <w:t xml:space="preserve"> </w:t>
      </w:r>
      <w:r w:rsidRPr="00224C4C">
        <w:rPr>
          <w:rFonts w:ascii="Fb Fontext" w:hAnsi="Fb Fontext" w:hint="cs"/>
          <w:sz w:val="32"/>
          <w:rtl/>
        </w:rPr>
        <w:t>לפי ש</w:t>
      </w:r>
      <w:r w:rsidRPr="00224C4C">
        <w:rPr>
          <w:rFonts w:ascii="Fb Fontext" w:hAnsi="Fb Fontext"/>
          <w:sz w:val="32"/>
          <w:rtl/>
        </w:rPr>
        <w:t>אין יעוד אלא מדעת.</w:t>
      </w:r>
    </w:p>
    <w:p w14:paraId="57902F09" w14:textId="34CABB95" w:rsidR="006E0774" w:rsidRPr="00131640" w:rsidRDefault="007A3A8D" w:rsidP="006E0774">
      <w:pPr>
        <w:rPr>
          <w:rtl/>
        </w:rPr>
      </w:pPr>
      <w:r w:rsidRPr="007A3A8D">
        <w:rPr>
          <w:rStyle w:val="afffff3"/>
          <w:rFonts w:hint="cs"/>
          <w:rtl/>
        </w:rPr>
        <w:t>ב.</w:t>
      </w:r>
      <w:r w:rsidR="006E0774" w:rsidRPr="00224C4C">
        <w:rPr>
          <w:rFonts w:ascii="Fb Fontext" w:hAnsi="Fb Fontext"/>
          <w:sz w:val="32"/>
          <w:rtl/>
        </w:rPr>
        <w:t xml:space="preserve"> מדעת</w:t>
      </w:r>
      <w:r w:rsidR="006E0774" w:rsidRPr="00224C4C">
        <w:rPr>
          <w:rFonts w:ascii="Fb Fontext" w:hAnsi="Fb Fontext" w:hint="cs"/>
          <w:sz w:val="32"/>
          <w:rtl/>
        </w:rPr>
        <w:t xml:space="preserve"> היינו </w:t>
      </w:r>
      <w:r w:rsidR="006E0774" w:rsidRPr="00224C4C">
        <w:rPr>
          <w:rFonts w:ascii="Fb Fontext" w:hAnsi="Fb Fontext"/>
          <w:sz w:val="32"/>
          <w:rtl/>
        </w:rPr>
        <w:t>מדעת</w:t>
      </w:r>
      <w:r>
        <w:rPr>
          <w:rFonts w:ascii="Fb Fontext" w:hAnsi="Fb Fontext" w:hint="cs"/>
          <w:sz w:val="32"/>
          <w:rtl/>
        </w:rPr>
        <w:t>ה</w:t>
      </w:r>
      <w:r w:rsidR="006E0774" w:rsidRPr="00224C4C">
        <w:rPr>
          <w:rFonts w:ascii="Fb Fontext" w:hAnsi="Fb Fontext"/>
          <w:sz w:val="32"/>
          <w:rtl/>
        </w:rPr>
        <w:t xml:space="preserve"> </w:t>
      </w:r>
      <w:r w:rsidR="006E0774" w:rsidRPr="007A3A8D">
        <w:rPr>
          <w:rStyle w:val="afffff3"/>
          <w:rFonts w:hint="cs"/>
          <w:rtl/>
        </w:rPr>
        <w:t>כאבדר</w:t>
      </w:r>
      <w:r w:rsidR="006E0774" w:rsidRPr="007A3A8D">
        <w:rPr>
          <w:rStyle w:val="afffff3"/>
          <w:rtl/>
        </w:rPr>
        <w:t>"</w:t>
      </w:r>
      <w:r w:rsidR="006E0774" w:rsidRPr="007A3A8D">
        <w:rPr>
          <w:rStyle w:val="afffff3"/>
          <w:rFonts w:hint="cs"/>
          <w:rtl/>
        </w:rPr>
        <w:t>א</w:t>
      </w:r>
      <w:r w:rsidR="006E0774" w:rsidRPr="007A3A8D">
        <w:rPr>
          <w:rStyle w:val="afffff3"/>
          <w:rtl/>
        </w:rPr>
        <w:t>:</w:t>
      </w:r>
      <w:r w:rsidR="006E0774" w:rsidRPr="00224C4C">
        <w:rPr>
          <w:rStyle w:val="affffa"/>
          <w:rtl/>
        </w:rPr>
        <w:t xml:space="preserve"> </w:t>
      </w:r>
      <w:r w:rsidR="006E0774" w:rsidRPr="00224C4C">
        <w:rPr>
          <w:rStyle w:val="affffa"/>
          <w:rFonts w:hint="cs"/>
          <w:rtl/>
        </w:rPr>
        <w:t>'</w:t>
      </w:r>
      <w:r w:rsidR="006E0774" w:rsidRPr="00224C4C">
        <w:rPr>
          <w:rStyle w:val="affffa"/>
          <w:rtl/>
        </w:rPr>
        <w:t>אשר לא יעדה</w:t>
      </w:r>
      <w:r w:rsidR="006E0774" w:rsidRPr="00224C4C">
        <w:rPr>
          <w:rStyle w:val="affffa"/>
          <w:rFonts w:hint="cs"/>
          <w:rtl/>
        </w:rPr>
        <w:t>'</w:t>
      </w:r>
      <w:r w:rsidR="006E0774" w:rsidRPr="00224C4C">
        <w:rPr>
          <w:rFonts w:ascii="Fb Fontext" w:hAnsi="Fb Fontext"/>
          <w:sz w:val="32"/>
          <w:rtl/>
        </w:rPr>
        <w:t xml:space="preserve"> שצריך ליעדה.</w:t>
      </w:r>
    </w:p>
    <w:p w14:paraId="72065C3A" w14:textId="77777777" w:rsidR="00A85AC8" w:rsidRPr="00E600D8" w:rsidRDefault="006E0774" w:rsidP="007A3A8D">
      <w:pPr>
        <w:pStyle w:val="38"/>
        <w:framePr w:wrap="notBeside"/>
        <w:rPr>
          <w:rtl/>
        </w:rPr>
      </w:pPr>
      <w:r w:rsidRPr="00E600D8">
        <w:rPr>
          <w:rtl/>
        </w:rPr>
        <w:t>הוא תני והוא אמר</w:t>
      </w:r>
      <w:r w:rsidR="00A85AC8" w:rsidRPr="00E600D8">
        <w:rPr>
          <w:rtl/>
        </w:rPr>
        <w:t>:</w:t>
      </w:r>
    </w:p>
    <w:p w14:paraId="516955B1" w14:textId="337386C7" w:rsidR="006E0774" w:rsidRPr="00131640" w:rsidRDefault="006E0774" w:rsidP="006E0774">
      <w:pPr>
        <w:rPr>
          <w:rtl/>
        </w:rPr>
      </w:pPr>
      <w:r w:rsidRPr="00224C4C">
        <w:rPr>
          <w:rFonts w:ascii="Fb Fontext" w:hAnsi="Fb Fontext"/>
          <w:sz w:val="32"/>
          <w:rtl/>
        </w:rPr>
        <w:t xml:space="preserve">בקידושי יעוד, </w:t>
      </w:r>
      <w:r w:rsidR="007A3A8D" w:rsidRPr="007A3A8D">
        <w:rPr>
          <w:rStyle w:val="afffff3"/>
          <w:rFonts w:hint="cs"/>
          <w:rtl/>
        </w:rPr>
        <w:t>וכ</w:t>
      </w:r>
      <w:r w:rsidRPr="007A3A8D">
        <w:rPr>
          <w:rStyle w:val="afffff3"/>
          <w:rtl/>
        </w:rPr>
        <w:t>ר</w:t>
      </w:r>
      <w:r w:rsidRPr="007A3A8D">
        <w:rPr>
          <w:rStyle w:val="afffff3"/>
          <w:rFonts w:hint="cs"/>
          <w:rtl/>
        </w:rPr>
        <w:t>יב</w:t>
      </w:r>
      <w:r w:rsidRPr="007A3A8D">
        <w:rPr>
          <w:rStyle w:val="afffff3"/>
          <w:rtl/>
        </w:rPr>
        <w:t>"</w:t>
      </w:r>
      <w:r w:rsidRPr="007A3A8D">
        <w:rPr>
          <w:rStyle w:val="afffff3"/>
          <w:rFonts w:hint="cs"/>
          <w:rtl/>
        </w:rPr>
        <w:t>י</w:t>
      </w:r>
      <w:r w:rsidR="007A3A8D">
        <w:rPr>
          <w:rStyle w:val="afffff3"/>
          <w:rFonts w:hint="cs"/>
          <w:rtl/>
        </w:rPr>
        <w:t>:</w:t>
      </w:r>
      <w:r w:rsidRPr="00224C4C">
        <w:rPr>
          <w:rFonts w:ascii="Fb Fontext" w:hAnsi="Fb Fontext" w:hint="cs"/>
          <w:sz w:val="32"/>
          <w:rtl/>
        </w:rPr>
        <w:t xml:space="preserve"> ד</w:t>
      </w:r>
      <w:r w:rsidRPr="00224C4C">
        <w:rPr>
          <w:rFonts w:ascii="Fb Fontext" w:hAnsi="Fb Fontext"/>
          <w:sz w:val="32"/>
          <w:rtl/>
        </w:rPr>
        <w:t>מעות הראשונות לאו לקידושין ניתנו.</w:t>
      </w:r>
    </w:p>
    <w:p w14:paraId="612ED470" w14:textId="20F20061" w:rsidR="00A85AC8" w:rsidRPr="00E600D8" w:rsidRDefault="006E0774" w:rsidP="007A3A8D">
      <w:pPr>
        <w:pStyle w:val="38"/>
        <w:framePr w:wrap="notBeside"/>
        <w:rPr>
          <w:rtl/>
        </w:rPr>
      </w:pPr>
      <w:r w:rsidRPr="00E600D8">
        <w:rPr>
          <w:rtl/>
        </w:rPr>
        <w:t>ר</w:t>
      </w:r>
      <w:r w:rsidRPr="00E600D8">
        <w:rPr>
          <w:rFonts w:hint="cs"/>
          <w:rtl/>
        </w:rPr>
        <w:t>נב</w:t>
      </w:r>
      <w:r w:rsidRPr="00E600D8">
        <w:rPr>
          <w:rtl/>
        </w:rPr>
        <w:t>"</w:t>
      </w:r>
      <w:r w:rsidRPr="00E600D8">
        <w:rPr>
          <w:rFonts w:hint="cs"/>
          <w:rtl/>
        </w:rPr>
        <w:t>י</w:t>
      </w:r>
      <w:r w:rsidR="00A85AC8" w:rsidRPr="00E600D8">
        <w:rPr>
          <w:rtl/>
        </w:rPr>
        <w:t>:</w:t>
      </w:r>
    </w:p>
    <w:p w14:paraId="510956F1" w14:textId="451C13C2" w:rsidR="006E0774" w:rsidRPr="00131640" w:rsidRDefault="006E0774" w:rsidP="002145D3">
      <w:pPr>
        <w:spacing w:after="120"/>
        <w:rPr>
          <w:rtl/>
        </w:rPr>
      </w:pPr>
      <w:r w:rsidRPr="00224C4C">
        <w:rPr>
          <w:rFonts w:ascii="Fb Fontext" w:hAnsi="Fb Fontext"/>
          <w:rtl/>
        </w:rPr>
        <w:t>א</w:t>
      </w:r>
      <w:r w:rsidR="007A3A8D">
        <w:rPr>
          <w:rFonts w:ascii="Fb Fontext" w:hAnsi="Fb Fontext" w:hint="cs"/>
          <w:rtl/>
        </w:rPr>
        <w:t xml:space="preserve">ף אי </w:t>
      </w:r>
      <w:r w:rsidRPr="00224C4C">
        <w:rPr>
          <w:rFonts w:ascii="Fb Fontext" w:hAnsi="Fb Fontext"/>
          <w:rtl/>
        </w:rPr>
        <w:t xml:space="preserve"> לקידושין ניתנו, שאני </w:t>
      </w:r>
      <w:r w:rsidR="00B35B36">
        <w:rPr>
          <w:rFonts w:ascii="Fb Fontext" w:hAnsi="Fb Fontext"/>
          <w:rtl/>
        </w:rPr>
        <w:t>כאן</w:t>
      </w:r>
      <w:r w:rsidRPr="00224C4C">
        <w:rPr>
          <w:rFonts w:ascii="Fb Fontext" w:hAnsi="Fb Fontext"/>
          <w:rtl/>
        </w:rPr>
        <w:t>,</w:t>
      </w:r>
      <w:r w:rsidR="00A2756F">
        <w:rPr>
          <w:rFonts w:ascii="Fb Fontext" w:hAnsi="Fb Fontext" w:hint="cs"/>
          <w:rtl/>
        </w:rPr>
        <w:t xml:space="preserve"> </w:t>
      </w:r>
      <w:r w:rsidR="00B120C3">
        <w:rPr>
          <w:rFonts w:ascii="Fb Fontext" w:hAnsi="Fb Fontext" w:hint="cs"/>
          <w:rtl/>
        </w:rPr>
        <w:t>ד</w:t>
      </w:r>
      <w:r w:rsidRPr="00B120C3">
        <w:rPr>
          <w:rStyle w:val="affffa"/>
          <w:rtl/>
        </w:rPr>
        <w:t>יעדה</w:t>
      </w:r>
      <w:r w:rsidRPr="00224C4C">
        <w:rPr>
          <w:rFonts w:ascii="Fb Fontext" w:hAnsi="Fb Fontext"/>
          <w:rtl/>
        </w:rPr>
        <w:t>.</w:t>
      </w:r>
    </w:p>
    <w:p w14:paraId="5CA1095C" w14:textId="0BB41395" w:rsidR="00A85AC8" w:rsidRPr="00E600D8" w:rsidRDefault="006E0774" w:rsidP="00180AD2">
      <w:pPr>
        <w:pStyle w:val="38"/>
        <w:framePr w:wrap="notBeside"/>
        <w:rPr>
          <w:rtl/>
        </w:rPr>
      </w:pPr>
      <w:r w:rsidRPr="00E600D8">
        <w:rPr>
          <w:rFonts w:hint="cs"/>
          <w:rtl/>
        </w:rPr>
        <w:t>ריב</w:t>
      </w:r>
      <w:r w:rsidRPr="00E600D8">
        <w:rPr>
          <w:rtl/>
        </w:rPr>
        <w:t>"</w:t>
      </w:r>
      <w:r w:rsidRPr="00E600D8">
        <w:rPr>
          <w:rFonts w:hint="cs"/>
          <w:rtl/>
        </w:rPr>
        <w:t xml:space="preserve">י </w:t>
      </w:r>
      <w:r w:rsidRPr="00E600D8">
        <w:rPr>
          <w:rtl/>
        </w:rPr>
        <w:t>דתניא</w:t>
      </w:r>
      <w:r w:rsidR="00A85AC8" w:rsidRPr="00E600D8">
        <w:rPr>
          <w:rtl/>
        </w:rPr>
        <w:t>:</w:t>
      </w:r>
    </w:p>
    <w:p w14:paraId="6E594E1D" w14:textId="7A6A5738" w:rsidR="006E0774" w:rsidRPr="00131640" w:rsidRDefault="006E0774" w:rsidP="006E0774">
      <w:pPr>
        <w:rPr>
          <w:rtl/>
        </w:rPr>
      </w:pPr>
      <w:r w:rsidRPr="00180AD2">
        <w:rPr>
          <w:rStyle w:val="affffa"/>
          <w:rtl/>
        </w:rPr>
        <w:t>יעדה והפדה</w:t>
      </w:r>
      <w:r w:rsidRPr="00224C4C">
        <w:rPr>
          <w:rFonts w:ascii="Fb Fontext" w:hAnsi="Fb Fontext"/>
          <w:rtl/>
        </w:rPr>
        <w:t xml:space="preserve"> - צריך שיהא שהות ביום כדי פדייה,</w:t>
      </w:r>
    </w:p>
    <w:p w14:paraId="48FD19BD" w14:textId="775798BD" w:rsidR="00A85AC8" w:rsidRPr="00E600D8" w:rsidRDefault="006E0774" w:rsidP="00180AD2">
      <w:pPr>
        <w:pStyle w:val="38"/>
        <w:framePr w:wrap="notBeside"/>
        <w:rPr>
          <w:rtl/>
        </w:rPr>
      </w:pPr>
      <w:r w:rsidRPr="00E600D8">
        <w:rPr>
          <w:rFonts w:hint="cs"/>
          <w:rtl/>
        </w:rPr>
        <w:t>מכאן אריב</w:t>
      </w:r>
      <w:r w:rsidRPr="00E600D8">
        <w:rPr>
          <w:rtl/>
        </w:rPr>
        <w:t>"</w:t>
      </w:r>
      <w:r w:rsidRPr="00E600D8">
        <w:rPr>
          <w:rFonts w:hint="cs"/>
          <w:rtl/>
        </w:rPr>
        <w:t>י</w:t>
      </w:r>
      <w:r w:rsidR="00A85AC8" w:rsidRPr="00E600D8">
        <w:rPr>
          <w:rtl/>
        </w:rPr>
        <w:t>:</w:t>
      </w:r>
    </w:p>
    <w:p w14:paraId="7316A452" w14:textId="29F577AE" w:rsidR="006E0774" w:rsidRPr="005647C3" w:rsidRDefault="00B120C3" w:rsidP="006E0774">
      <w:pPr>
        <w:rPr>
          <w:spacing w:val="-4"/>
          <w:rtl/>
        </w:rPr>
      </w:pPr>
      <w:r w:rsidRPr="005647C3">
        <w:rPr>
          <w:rFonts w:ascii="Fb Fontext" w:hAnsi="Fb Fontext" w:hint="cs"/>
          <w:spacing w:val="-4"/>
          <w:rtl/>
        </w:rPr>
        <w:t>ב</w:t>
      </w:r>
      <w:r w:rsidR="006E0774" w:rsidRPr="005647C3">
        <w:rPr>
          <w:rFonts w:ascii="Fb Fontext" w:hAnsi="Fb Fontext"/>
          <w:spacing w:val="-4"/>
          <w:rtl/>
        </w:rPr>
        <w:t>יש שהות ביום כדי לעשות עמו שו"פ מקודשת, ואם לא אינה מקודשת.</w:t>
      </w:r>
    </w:p>
    <w:p w14:paraId="603E8CD5" w14:textId="61BFD904" w:rsidR="00A85AC8" w:rsidRPr="00E600D8" w:rsidRDefault="006E0774" w:rsidP="00180AD2">
      <w:pPr>
        <w:pStyle w:val="38"/>
        <w:framePr w:wrap="notBeside"/>
        <w:rPr>
          <w:rtl/>
        </w:rPr>
      </w:pPr>
      <w:r w:rsidRPr="00E600D8">
        <w:rPr>
          <w:rtl/>
        </w:rPr>
        <w:t>אלמא סבר</w:t>
      </w:r>
      <w:r w:rsidR="00A85AC8" w:rsidRPr="00E600D8">
        <w:rPr>
          <w:rtl/>
        </w:rPr>
        <w:t>:</w:t>
      </w:r>
    </w:p>
    <w:p w14:paraId="46AACC4F" w14:textId="33305520" w:rsidR="006E0774" w:rsidRPr="00131640" w:rsidRDefault="006E0774" w:rsidP="00180AD2">
      <w:pPr>
        <w:rPr>
          <w:rtl/>
        </w:rPr>
      </w:pPr>
      <w:r w:rsidRPr="00224C4C">
        <w:rPr>
          <w:rFonts w:ascii="Fb Fontext" w:hAnsi="Fb Fontext"/>
          <w:sz w:val="32"/>
          <w:rtl/>
        </w:rPr>
        <w:t>מעות הראשונות לאו לקידושין ניתנו.</w:t>
      </w:r>
    </w:p>
    <w:p w14:paraId="41417937" w14:textId="37BAF8BB" w:rsidR="00A85AC8" w:rsidRPr="00E600D8" w:rsidRDefault="006E0774" w:rsidP="00A90948">
      <w:pPr>
        <w:pStyle w:val="38"/>
        <w:framePr w:wrap="notBeside"/>
        <w:rPr>
          <w:rtl/>
        </w:rPr>
      </w:pPr>
      <w:r w:rsidRPr="00E600D8">
        <w:rPr>
          <w:rFonts w:hint="cs"/>
          <w:rtl/>
        </w:rPr>
        <w:t>רנב</w:t>
      </w:r>
      <w:r w:rsidRPr="00E600D8">
        <w:rPr>
          <w:rtl/>
        </w:rPr>
        <w:t>"</w:t>
      </w:r>
      <w:r w:rsidRPr="00E600D8">
        <w:rPr>
          <w:rFonts w:hint="cs"/>
          <w:rtl/>
        </w:rPr>
        <w:t>י</w:t>
      </w:r>
      <w:r w:rsidR="00A85AC8" w:rsidRPr="00E600D8">
        <w:rPr>
          <w:rtl/>
        </w:rPr>
        <w:t>:</w:t>
      </w:r>
    </w:p>
    <w:p w14:paraId="216CC98B" w14:textId="10DE752A" w:rsidR="006E0774" w:rsidRPr="00131640" w:rsidRDefault="006E0774" w:rsidP="00180AD2">
      <w:pPr>
        <w:rPr>
          <w:rtl/>
        </w:rPr>
      </w:pPr>
      <w:r w:rsidRPr="00224C4C">
        <w:rPr>
          <w:rFonts w:ascii="Fb Fontext" w:hAnsi="Fb Fontext"/>
          <w:sz w:val="32"/>
          <w:rtl/>
        </w:rPr>
        <w:t xml:space="preserve">אפילו </w:t>
      </w:r>
      <w:r w:rsidR="00A2756F">
        <w:rPr>
          <w:rFonts w:ascii="Fb Fontext" w:hAnsi="Fb Fontext" w:hint="cs"/>
          <w:sz w:val="32"/>
          <w:rtl/>
        </w:rPr>
        <w:t xml:space="preserve">אי </w:t>
      </w:r>
      <w:r w:rsidRPr="00224C4C">
        <w:rPr>
          <w:rFonts w:ascii="Fb Fontext" w:hAnsi="Fb Fontext"/>
          <w:sz w:val="32"/>
          <w:rtl/>
        </w:rPr>
        <w:t xml:space="preserve">לקידושין ניתנו, שאני </w:t>
      </w:r>
      <w:r w:rsidR="00B35B36">
        <w:rPr>
          <w:rFonts w:ascii="Fb Fontext" w:hAnsi="Fb Fontext"/>
          <w:sz w:val="32"/>
          <w:rtl/>
        </w:rPr>
        <w:t>כאן</w:t>
      </w:r>
      <w:r w:rsidRPr="00224C4C">
        <w:rPr>
          <w:rFonts w:ascii="Fb Fontext" w:hAnsi="Fb Fontext"/>
          <w:sz w:val="32"/>
          <w:rtl/>
        </w:rPr>
        <w:t xml:space="preserve">, </w:t>
      </w:r>
      <w:r w:rsidR="0069420F">
        <w:rPr>
          <w:rFonts w:ascii="Fb Fontext" w:hAnsi="Fb Fontext" w:hint="cs"/>
          <w:sz w:val="32"/>
          <w:rtl/>
        </w:rPr>
        <w:t>ד</w:t>
      </w:r>
      <w:r w:rsidRPr="0069420F">
        <w:rPr>
          <w:rStyle w:val="affffa"/>
          <w:rtl/>
        </w:rPr>
        <w:t>והפדה</w:t>
      </w:r>
      <w:r w:rsidRPr="00224C4C">
        <w:rPr>
          <w:rFonts w:ascii="Fb Fontext" w:hAnsi="Fb Fontext"/>
          <w:sz w:val="32"/>
          <w:rtl/>
        </w:rPr>
        <w:t>.</w:t>
      </w:r>
    </w:p>
    <w:p w14:paraId="7F37B81E" w14:textId="2FC07780" w:rsidR="007309FA" w:rsidRPr="00131640" w:rsidRDefault="007309FA" w:rsidP="007309FA">
      <w:pPr>
        <w:pStyle w:val="affffb"/>
        <w:rPr>
          <w:rtl/>
        </w:rPr>
      </w:pPr>
      <w:r w:rsidRPr="007309FA">
        <w:rPr>
          <w:rFonts w:hint="cs"/>
          <w:rtl/>
        </w:rPr>
        <w:t>***</w:t>
      </w:r>
    </w:p>
    <w:p w14:paraId="79387B98" w14:textId="38BF037E" w:rsidR="006E0774" w:rsidRPr="00131640" w:rsidRDefault="006E0774" w:rsidP="00F65F8B">
      <w:pPr>
        <w:pStyle w:val="affffb"/>
        <w:rPr>
          <w:rtl/>
        </w:rPr>
      </w:pPr>
      <w:r w:rsidRPr="00210DF6">
        <w:rPr>
          <w:rStyle w:val="afffff3"/>
          <w:rFonts w:cs="BA TM • Vilna Extra-Bold" w:hint="cs"/>
          <w:b w:val="0"/>
          <w:bCs w:val="0"/>
          <w:rtl/>
        </w:rPr>
        <w:t>רבא מר</w:t>
      </w:r>
      <w:r w:rsidRPr="00210DF6">
        <w:rPr>
          <w:rStyle w:val="afffff3"/>
          <w:rFonts w:cs="BA TM • Vilna Extra-Bold"/>
          <w:b w:val="0"/>
          <w:bCs w:val="0"/>
          <w:rtl/>
        </w:rPr>
        <w:t>"</w:t>
      </w:r>
      <w:r w:rsidRPr="00210DF6">
        <w:rPr>
          <w:rStyle w:val="afffff3"/>
          <w:rFonts w:cs="BA TM • Vilna Extra-Bold" w:hint="cs"/>
          <w:b w:val="0"/>
          <w:bCs w:val="0"/>
          <w:rtl/>
        </w:rPr>
        <w:t>נ</w:t>
      </w:r>
      <w:r w:rsidRPr="00210DF6">
        <w:rPr>
          <w:rStyle w:val="afffff3"/>
          <w:rFonts w:cs="BA TM • Vilna Extra-Bold"/>
          <w:b w:val="0"/>
          <w:bCs w:val="0"/>
          <w:rtl/>
        </w:rPr>
        <w:t>:</w:t>
      </w:r>
      <w:r w:rsidRPr="00224C4C">
        <w:rPr>
          <w:rtl/>
        </w:rPr>
        <w:t xml:space="preserve"> אומר אדם לבתו קטנה צאי וקבלי קידושיך,</w:t>
      </w:r>
    </w:p>
    <w:p w14:paraId="76090A27" w14:textId="77777777" w:rsidR="00A85AC8" w:rsidRPr="00E600D8" w:rsidRDefault="006E0774" w:rsidP="0069420F">
      <w:pPr>
        <w:pStyle w:val="38"/>
        <w:framePr w:wrap="notBeside"/>
        <w:rPr>
          <w:rtl/>
        </w:rPr>
      </w:pPr>
      <w:r w:rsidRPr="00E600D8">
        <w:rPr>
          <w:rtl/>
        </w:rPr>
        <w:t>מר</w:t>
      </w:r>
      <w:r w:rsidRPr="00E600D8">
        <w:rPr>
          <w:rFonts w:hint="cs"/>
          <w:rtl/>
        </w:rPr>
        <w:t>יבר</w:t>
      </w:r>
      <w:r w:rsidRPr="00E600D8">
        <w:rPr>
          <w:rtl/>
        </w:rPr>
        <w:t>"</w:t>
      </w:r>
      <w:r w:rsidRPr="00E600D8">
        <w:rPr>
          <w:rFonts w:hint="cs"/>
          <w:rtl/>
        </w:rPr>
        <w:t>י</w:t>
      </w:r>
      <w:r w:rsidR="00A85AC8" w:rsidRPr="00E600D8">
        <w:rPr>
          <w:rtl/>
        </w:rPr>
        <w:t>:</w:t>
      </w:r>
    </w:p>
    <w:p w14:paraId="06EA8230" w14:textId="414458A2" w:rsidR="006E0774" w:rsidRPr="00131640" w:rsidRDefault="006E0774" w:rsidP="006E0774">
      <w:pPr>
        <w:rPr>
          <w:rtl/>
        </w:rPr>
      </w:pPr>
      <w:r w:rsidRPr="00224C4C">
        <w:rPr>
          <w:rFonts w:ascii="Fb Fontext" w:hAnsi="Fb Fontext" w:hint="cs"/>
          <w:rtl/>
        </w:rPr>
        <w:t>ד</w:t>
      </w:r>
      <w:r w:rsidRPr="00224C4C">
        <w:rPr>
          <w:rFonts w:ascii="Fb Fontext" w:hAnsi="Fb Fontext"/>
          <w:rtl/>
        </w:rPr>
        <w:t>מעות הראשונות לאו לקידושין ניתנו וכי משייר בה שו"פ הוו קידושי, ה"</w:t>
      </w:r>
      <w:r w:rsidRPr="00224C4C">
        <w:rPr>
          <w:rFonts w:ascii="Fb Fontext" w:hAnsi="Fb Fontext" w:hint="cs"/>
          <w:rtl/>
        </w:rPr>
        <w:t>נ</w:t>
      </w:r>
      <w:r w:rsidRPr="00224C4C">
        <w:rPr>
          <w:rFonts w:ascii="Fb Fontext" w:hAnsi="Fb Fontext"/>
          <w:rtl/>
        </w:rPr>
        <w:t xml:space="preserve"> ל"ש.</w:t>
      </w:r>
    </w:p>
    <w:p w14:paraId="276D789E" w14:textId="5A16DA3A" w:rsidR="00A85AC8" w:rsidRPr="00E600D8" w:rsidRDefault="006E0774" w:rsidP="0069420F">
      <w:pPr>
        <w:pStyle w:val="38"/>
        <w:framePr w:wrap="notBeside"/>
        <w:rPr>
          <w:rtl/>
        </w:rPr>
      </w:pPr>
      <w:r w:rsidRPr="00E600D8">
        <w:rPr>
          <w:rFonts w:hint="cs"/>
          <w:rtl/>
        </w:rPr>
        <w:t>רבא מר</w:t>
      </w:r>
      <w:r w:rsidRPr="00E600D8">
        <w:rPr>
          <w:rtl/>
        </w:rPr>
        <w:t>"</w:t>
      </w:r>
      <w:r w:rsidRPr="00E600D8">
        <w:rPr>
          <w:rFonts w:hint="cs"/>
          <w:rtl/>
        </w:rPr>
        <w:t>נ</w:t>
      </w:r>
      <w:r w:rsidR="00A85AC8" w:rsidRPr="00E600D8">
        <w:rPr>
          <w:rtl/>
        </w:rPr>
        <w:t>:</w:t>
      </w:r>
    </w:p>
    <w:p w14:paraId="6D912A99" w14:textId="65B337B8" w:rsidR="006E0774" w:rsidRPr="00131640" w:rsidRDefault="006E0774" w:rsidP="006E0774">
      <w:pPr>
        <w:rPr>
          <w:rtl/>
        </w:rPr>
      </w:pPr>
      <w:r w:rsidRPr="00224C4C">
        <w:rPr>
          <w:rFonts w:ascii="Fb Fontext" w:hAnsi="Fb Fontext"/>
          <w:sz w:val="32"/>
          <w:rtl/>
        </w:rPr>
        <w:t>המקדש במלוה שיש עליה משכון - מקודשת,</w:t>
      </w:r>
    </w:p>
    <w:p w14:paraId="64BB7EF6" w14:textId="64E94DBF" w:rsidR="00A85AC8" w:rsidRPr="00E600D8" w:rsidRDefault="006E0774" w:rsidP="0069420F">
      <w:pPr>
        <w:pStyle w:val="38"/>
        <w:framePr w:wrap="notBeside"/>
        <w:rPr>
          <w:rtl/>
        </w:rPr>
      </w:pPr>
      <w:r w:rsidRPr="00E600D8">
        <w:rPr>
          <w:rtl/>
        </w:rPr>
        <w:t>מר</w:t>
      </w:r>
      <w:r w:rsidRPr="00E600D8">
        <w:rPr>
          <w:rFonts w:hint="cs"/>
          <w:rtl/>
        </w:rPr>
        <w:t>יב</w:t>
      </w:r>
      <w:r w:rsidRPr="00E600D8">
        <w:rPr>
          <w:rtl/>
        </w:rPr>
        <w:t>"</w:t>
      </w:r>
      <w:r w:rsidRPr="00E600D8">
        <w:rPr>
          <w:rFonts w:hint="cs"/>
          <w:rtl/>
        </w:rPr>
        <w:t>י</w:t>
      </w:r>
      <w:r w:rsidR="00A85AC8" w:rsidRPr="00E600D8">
        <w:rPr>
          <w:rFonts w:hint="cs"/>
          <w:rtl/>
        </w:rPr>
        <w:t>:</w:t>
      </w:r>
    </w:p>
    <w:p w14:paraId="56171BB1" w14:textId="26ECC7D8" w:rsidR="006E0774" w:rsidRPr="00131640" w:rsidRDefault="006E0774" w:rsidP="00DC7F2C">
      <w:pPr>
        <w:rPr>
          <w:rtl/>
        </w:rPr>
      </w:pPr>
      <w:r w:rsidRPr="00224C4C">
        <w:rPr>
          <w:rFonts w:ascii="Fb Fontext" w:hAnsi="Fb Fontext" w:hint="cs"/>
          <w:rtl/>
        </w:rPr>
        <w:t>ד</w:t>
      </w:r>
      <w:r w:rsidRPr="00224C4C">
        <w:rPr>
          <w:rFonts w:ascii="Fb Fontext" w:hAnsi="Fb Fontext"/>
          <w:rtl/>
        </w:rPr>
        <w:t xml:space="preserve">מעות הראשונות לא </w:t>
      </w:r>
      <w:r w:rsidR="004875D6">
        <w:rPr>
          <w:rFonts w:ascii="Fb Fontext" w:hAnsi="Fb Fontext" w:hint="cs"/>
          <w:rtl/>
        </w:rPr>
        <w:t xml:space="preserve">ניתנו </w:t>
      </w:r>
      <w:r w:rsidRPr="00224C4C">
        <w:rPr>
          <w:rFonts w:ascii="Fb Fontext" w:hAnsi="Fb Fontext"/>
          <w:rtl/>
        </w:rPr>
        <w:t>לקידושי</w:t>
      </w:r>
      <w:r w:rsidR="004875D6">
        <w:rPr>
          <w:rFonts w:ascii="Fb Fontext" w:hAnsi="Fb Fontext" w:hint="cs"/>
          <w:rtl/>
        </w:rPr>
        <w:t>ן</w:t>
      </w:r>
      <w:r w:rsidRPr="00224C4C">
        <w:rPr>
          <w:rFonts w:ascii="Fb Fontext" w:hAnsi="Fb Fontext" w:hint="cs"/>
          <w:rtl/>
        </w:rPr>
        <w:t>,</w:t>
      </w:r>
      <w:r w:rsidRPr="00224C4C">
        <w:rPr>
          <w:rFonts w:ascii="Fb Fontext" w:hAnsi="Fb Fontext"/>
          <w:rtl/>
        </w:rPr>
        <w:t xml:space="preserve"> </w:t>
      </w:r>
      <w:r w:rsidR="00DC7F2C">
        <w:rPr>
          <w:rFonts w:ascii="Fb Fontext" w:hAnsi="Fb Fontext" w:hint="cs"/>
          <w:rtl/>
        </w:rPr>
        <w:t>אלא הלואה, ומשכון, וכש</w:t>
      </w:r>
      <w:r w:rsidRPr="00224C4C">
        <w:rPr>
          <w:rFonts w:ascii="Fb Fontext" w:hAnsi="Fb Fontext"/>
          <w:sz w:val="32"/>
          <w:rtl/>
        </w:rPr>
        <w:t xml:space="preserve">משייר שו"פ ומייעד הוו קידושין, </w:t>
      </w:r>
      <w:r w:rsidR="00B35B36">
        <w:rPr>
          <w:rFonts w:ascii="Fb Fontext" w:hAnsi="Fb Fontext"/>
          <w:sz w:val="32"/>
          <w:rtl/>
        </w:rPr>
        <w:t>כאן</w:t>
      </w:r>
      <w:r w:rsidRPr="00224C4C">
        <w:rPr>
          <w:rFonts w:ascii="Fb Fontext" w:hAnsi="Fb Fontext"/>
          <w:sz w:val="32"/>
          <w:rtl/>
        </w:rPr>
        <w:t xml:space="preserve"> </w:t>
      </w:r>
      <w:r w:rsidR="00B35B36">
        <w:rPr>
          <w:rFonts w:ascii="Fb Fontext" w:hAnsi="Fb Fontext"/>
          <w:sz w:val="32"/>
          <w:rtl/>
        </w:rPr>
        <w:t>גם</w:t>
      </w:r>
      <w:r w:rsidRPr="00224C4C">
        <w:rPr>
          <w:rFonts w:ascii="Fb Fontext" w:hAnsi="Fb Fontext"/>
          <w:sz w:val="32"/>
          <w:rtl/>
        </w:rPr>
        <w:t xml:space="preserve"> לא שנא.</w:t>
      </w:r>
    </w:p>
    <w:p w14:paraId="61E17A86" w14:textId="21B2DD55" w:rsidR="007309FA" w:rsidRPr="00131640" w:rsidRDefault="007309FA" w:rsidP="007309FA">
      <w:pPr>
        <w:pStyle w:val="affffb"/>
        <w:rPr>
          <w:rtl/>
        </w:rPr>
      </w:pPr>
      <w:r w:rsidRPr="007309FA">
        <w:rPr>
          <w:rFonts w:hint="cs"/>
          <w:rtl/>
        </w:rPr>
        <w:t>***</w:t>
      </w:r>
    </w:p>
    <w:p w14:paraId="2011A2F4" w14:textId="77777777" w:rsidR="006E0774" w:rsidRPr="00131640" w:rsidRDefault="006E0774" w:rsidP="0010529F">
      <w:pPr>
        <w:pStyle w:val="afff0"/>
        <w:framePr w:wrap="around"/>
        <w:rPr>
          <w:rtl/>
        </w:rPr>
      </w:pPr>
      <w:r w:rsidRPr="00224C4C">
        <w:rPr>
          <w:rFonts w:hint="cs"/>
          <w:rtl/>
        </w:rPr>
        <w:t>יט:</w:t>
      </w:r>
    </w:p>
    <w:p w14:paraId="482E7FCB" w14:textId="1002CBA3" w:rsidR="00A85AC8" w:rsidRPr="00E600D8" w:rsidRDefault="006E0774" w:rsidP="00DC7F2C">
      <w:pPr>
        <w:pStyle w:val="38"/>
        <w:framePr w:wrap="notBeside"/>
        <w:rPr>
          <w:rtl/>
        </w:rPr>
      </w:pPr>
      <w:r w:rsidRPr="00E600D8">
        <w:rPr>
          <w:rtl/>
        </w:rPr>
        <w:t>ת"ר</w:t>
      </w:r>
      <w:r w:rsidR="00A85AC8" w:rsidRPr="00E600D8">
        <w:rPr>
          <w:rtl/>
        </w:rPr>
        <w:t>:</w:t>
      </w:r>
    </w:p>
    <w:p w14:paraId="441D5BCF" w14:textId="7B3F5861" w:rsidR="009469D7" w:rsidRDefault="006E0774" w:rsidP="00F65F8B">
      <w:pPr>
        <w:pStyle w:val="affffb"/>
        <w:rPr>
          <w:rtl/>
        </w:rPr>
      </w:pPr>
      <w:r w:rsidRPr="00224C4C">
        <w:rPr>
          <w:rtl/>
        </w:rPr>
        <w:t>כיצד מצות יעוד?</w:t>
      </w:r>
    </w:p>
    <w:p w14:paraId="60E24422" w14:textId="15359838" w:rsidR="006E0774" w:rsidRPr="00131640" w:rsidRDefault="006E0774" w:rsidP="003E6580">
      <w:pPr>
        <w:rPr>
          <w:rtl/>
        </w:rPr>
      </w:pPr>
      <w:r w:rsidRPr="003E6580">
        <w:rPr>
          <w:rtl/>
        </w:rPr>
        <w:t>אומר לה בפני שנים הרי את מקודשת לי, הרי את מאורסת לי,</w:t>
      </w:r>
      <w:r w:rsidR="003E6580">
        <w:rPr>
          <w:rFonts w:hint="cs"/>
          <w:rtl/>
        </w:rPr>
        <w:t xml:space="preserve"> אף</w:t>
      </w:r>
      <w:r w:rsidRPr="00224C4C">
        <w:rPr>
          <w:rFonts w:ascii="Fb Fontext" w:hAnsi="Fb Fontext"/>
          <w:rtl/>
        </w:rPr>
        <w:t xml:space="preserve"> בסוף שש ואפ</w:t>
      </w:r>
      <w:r w:rsidRPr="00224C4C">
        <w:rPr>
          <w:rFonts w:ascii="Fb Fontext" w:hAnsi="Fb Fontext" w:hint="cs"/>
          <w:rtl/>
        </w:rPr>
        <w:t>י'</w:t>
      </w:r>
      <w:r w:rsidRPr="00224C4C">
        <w:rPr>
          <w:rFonts w:ascii="Fb Fontext" w:hAnsi="Fb Fontext"/>
          <w:rtl/>
        </w:rPr>
        <w:t xml:space="preserve"> סמוך לשקיעת החמה, ונוהג בה מנהג אישות ואינו נוהג בה מנהג שפחו</w:t>
      </w:r>
      <w:r w:rsidRPr="00224C4C">
        <w:rPr>
          <w:rFonts w:ascii="Fb Fontext" w:hAnsi="Fb Fontext" w:hint="cs"/>
          <w:rtl/>
        </w:rPr>
        <w:t>ת</w:t>
      </w:r>
    </w:p>
    <w:p w14:paraId="347A410A" w14:textId="1442FAA5" w:rsidR="00A85AC8" w:rsidRPr="00E600D8" w:rsidRDefault="006E0774" w:rsidP="00F56B77">
      <w:pPr>
        <w:pStyle w:val="38"/>
        <w:framePr w:wrap="notBeside"/>
        <w:rPr>
          <w:rtl/>
        </w:rPr>
      </w:pPr>
      <w:r w:rsidRPr="00E600D8">
        <w:rPr>
          <w:rtl/>
        </w:rPr>
        <w:t>ר</w:t>
      </w:r>
      <w:r w:rsidRPr="00E600D8">
        <w:rPr>
          <w:rFonts w:hint="cs"/>
          <w:rtl/>
        </w:rPr>
        <w:t>יב</w:t>
      </w:r>
      <w:r w:rsidRPr="00E600D8">
        <w:rPr>
          <w:rtl/>
        </w:rPr>
        <w:t>"</w:t>
      </w:r>
      <w:r w:rsidRPr="00E600D8">
        <w:rPr>
          <w:rFonts w:hint="cs"/>
          <w:rtl/>
        </w:rPr>
        <w:t>י</w:t>
      </w:r>
      <w:r w:rsidR="00A85AC8" w:rsidRPr="00E600D8">
        <w:rPr>
          <w:rtl/>
        </w:rPr>
        <w:t>:</w:t>
      </w:r>
    </w:p>
    <w:p w14:paraId="1F842D50" w14:textId="77777777" w:rsidR="006326B6" w:rsidRDefault="006E0774" w:rsidP="006E0774">
      <w:pPr>
        <w:rPr>
          <w:rtl/>
        </w:rPr>
      </w:pPr>
      <w:r w:rsidRPr="006326B6">
        <w:rPr>
          <w:rtl/>
        </w:rPr>
        <w:t xml:space="preserve">אם יש שהות ביום כדי לעשות עמו שו"פ מקודשת, </w:t>
      </w:r>
    </w:p>
    <w:p w14:paraId="635CA9C9" w14:textId="757EE0D4" w:rsidR="006E0774" w:rsidRPr="006326B6" w:rsidRDefault="006E0774" w:rsidP="00915335">
      <w:pPr>
        <w:rPr>
          <w:rtl/>
        </w:rPr>
      </w:pPr>
      <w:r w:rsidRPr="006326B6">
        <w:rPr>
          <w:rtl/>
        </w:rPr>
        <w:t>ואם לא אינה מקודשת</w:t>
      </w:r>
    </w:p>
    <w:p w14:paraId="72DE71DC" w14:textId="5C329909" w:rsidR="00A85AC8" w:rsidRPr="00E600D8" w:rsidRDefault="006E0774" w:rsidP="002B7FCB">
      <w:pPr>
        <w:pStyle w:val="38"/>
        <w:framePr w:wrap="notBeside"/>
        <w:rPr>
          <w:rtl/>
        </w:rPr>
      </w:pPr>
      <w:r w:rsidRPr="00E600D8">
        <w:rPr>
          <w:rtl/>
        </w:rPr>
        <w:t>משל</w:t>
      </w:r>
      <w:r w:rsidRPr="00E600D8">
        <w:rPr>
          <w:rFonts w:hint="cs"/>
          <w:rtl/>
        </w:rPr>
        <w:t xml:space="preserve"> [לרבנן]</w:t>
      </w:r>
      <w:r w:rsidR="00A85AC8" w:rsidRPr="00E600D8">
        <w:rPr>
          <w:rtl/>
        </w:rPr>
        <w:t>:</w:t>
      </w:r>
    </w:p>
    <w:p w14:paraId="61081119" w14:textId="78EE8E85" w:rsidR="006E0774" w:rsidRPr="00131640" w:rsidRDefault="006E0774" w:rsidP="002B7FCB">
      <w:pPr>
        <w:rPr>
          <w:rtl/>
        </w:rPr>
      </w:pPr>
      <w:r w:rsidRPr="00224C4C">
        <w:rPr>
          <w:rFonts w:ascii="Fb Fontext" w:hAnsi="Fb Fontext"/>
          <w:rtl/>
        </w:rPr>
        <w:t xml:space="preserve">לאומר לאשה התקדשי לי מעכשיו לאחר </w:t>
      </w:r>
      <w:r w:rsidRPr="00224C4C">
        <w:rPr>
          <w:rFonts w:ascii="Fb Fontext" w:hAnsi="Fb Fontext" w:hint="cs"/>
          <w:rtl/>
        </w:rPr>
        <w:t>ל'</w:t>
      </w:r>
      <w:r w:rsidRPr="00224C4C">
        <w:rPr>
          <w:rFonts w:ascii="Fb Fontext" w:hAnsi="Fb Fontext"/>
          <w:rtl/>
        </w:rPr>
        <w:t xml:space="preserve">, ובא אחר וקידשה בתוך </w:t>
      </w:r>
      <w:r w:rsidRPr="00224C4C">
        <w:rPr>
          <w:rFonts w:ascii="Fb Fontext" w:hAnsi="Fb Fontext" w:hint="cs"/>
          <w:rtl/>
        </w:rPr>
        <w:t>ל'</w:t>
      </w:r>
      <w:r w:rsidRPr="00224C4C">
        <w:rPr>
          <w:rFonts w:ascii="Fb Fontext" w:hAnsi="Fb Fontext"/>
          <w:rtl/>
        </w:rPr>
        <w:t>, שמקודשת לראשון.</w:t>
      </w:r>
      <w:r w:rsidR="002B7FCB">
        <w:rPr>
          <w:rFonts w:ascii="Fb Fontext" w:hAnsi="Fb Fontext" w:hint="cs"/>
          <w:rtl/>
        </w:rPr>
        <w:t xml:space="preserve"> </w:t>
      </w:r>
      <w:r w:rsidRPr="00224C4C">
        <w:rPr>
          <w:rFonts w:ascii="Fb Fontext" w:hAnsi="Fb Fontext" w:hint="cs"/>
          <w:rtl/>
        </w:rPr>
        <w:t>וקמ</w:t>
      </w:r>
      <w:r w:rsidRPr="00224C4C">
        <w:rPr>
          <w:rFonts w:ascii="Fb Fontext" w:hAnsi="Fb Fontext"/>
          <w:rtl/>
        </w:rPr>
        <w:t>"</w:t>
      </w:r>
      <w:r w:rsidRPr="00224C4C">
        <w:rPr>
          <w:rFonts w:ascii="Fb Fontext" w:hAnsi="Fb Fontext" w:hint="cs"/>
          <w:rtl/>
        </w:rPr>
        <w:t>ל דא</w:t>
      </w:r>
      <w:r w:rsidR="002B7FCB">
        <w:rPr>
          <w:rFonts w:ascii="Fb Fontext" w:hAnsi="Fb Fontext" w:hint="cs"/>
          <w:rtl/>
        </w:rPr>
        <w:t>ף</w:t>
      </w:r>
      <w:r w:rsidRPr="00224C4C">
        <w:rPr>
          <w:rFonts w:ascii="Fb Fontext" w:hAnsi="Fb Fontext" w:hint="cs"/>
          <w:rtl/>
        </w:rPr>
        <w:t xml:space="preserve"> </w:t>
      </w:r>
      <w:r w:rsidR="002B7FCB">
        <w:rPr>
          <w:rFonts w:ascii="Fb Fontext" w:hAnsi="Fb Fontext" w:hint="cs"/>
          <w:rtl/>
        </w:rPr>
        <w:t>ש</w:t>
      </w:r>
      <w:r w:rsidRPr="00224C4C">
        <w:rPr>
          <w:rFonts w:ascii="Fb Fontext" w:hAnsi="Fb Fontext" w:hint="cs"/>
          <w:rtl/>
        </w:rPr>
        <w:t>לא אמר מעכשיו.</w:t>
      </w:r>
    </w:p>
    <w:p w14:paraId="2E156FBE" w14:textId="67CF34BF" w:rsidR="00A85AC8" w:rsidRPr="00E600D8" w:rsidRDefault="006E0774" w:rsidP="002B7FCB">
      <w:pPr>
        <w:pStyle w:val="38"/>
        <w:framePr w:wrap="notBeside"/>
        <w:rPr>
          <w:rtl/>
        </w:rPr>
      </w:pPr>
      <w:r w:rsidRPr="00E600D8">
        <w:rPr>
          <w:rtl/>
        </w:rPr>
        <w:t>תניא אידך</w:t>
      </w:r>
      <w:r w:rsidR="00A85AC8" w:rsidRPr="00E600D8">
        <w:rPr>
          <w:rtl/>
        </w:rPr>
        <w:t>:</w:t>
      </w:r>
    </w:p>
    <w:p w14:paraId="02CBEC8E" w14:textId="592CFDE7" w:rsidR="009469D7" w:rsidRDefault="006E0774" w:rsidP="006E0774">
      <w:pPr>
        <w:rPr>
          <w:rFonts w:ascii="Fb Fontext" w:hAnsi="Fb Fontext"/>
          <w:rtl/>
        </w:rPr>
      </w:pPr>
      <w:r w:rsidRPr="00224C4C">
        <w:rPr>
          <w:rFonts w:ascii="Fb Fontext" w:hAnsi="Fb Fontext"/>
          <w:rtl/>
        </w:rPr>
        <w:t>המוכר את בתו, והלך וקידשה לאחר</w:t>
      </w:r>
    </w:p>
    <w:p w14:paraId="0D84CC5E" w14:textId="30B3F507" w:rsidR="006E0774" w:rsidRPr="00131640" w:rsidRDefault="006E0774" w:rsidP="00FF0523">
      <w:pPr>
        <w:spacing w:after="120"/>
        <w:rPr>
          <w:rtl/>
        </w:rPr>
      </w:pPr>
      <w:r w:rsidRPr="00AF35C9">
        <w:rPr>
          <w:rStyle w:val="afffff3"/>
          <w:rFonts w:hint="cs"/>
          <w:rtl/>
        </w:rPr>
        <w:t>ריב</w:t>
      </w:r>
      <w:r w:rsidRPr="00AF35C9">
        <w:rPr>
          <w:rStyle w:val="afffff3"/>
          <w:rtl/>
        </w:rPr>
        <w:t>"</w:t>
      </w:r>
      <w:r w:rsidRPr="00AF35C9">
        <w:rPr>
          <w:rStyle w:val="afffff3"/>
          <w:rFonts w:hint="cs"/>
          <w:rtl/>
        </w:rPr>
        <w:t xml:space="preserve">י </w:t>
      </w:r>
      <w:r w:rsidRPr="00224C4C">
        <w:rPr>
          <w:rFonts w:ascii="Fb Fontext" w:hAnsi="Fb Fontext"/>
          <w:rtl/>
        </w:rPr>
        <w:t xml:space="preserve">שיחק באדון ומקודשת לשני, </w:t>
      </w:r>
      <w:r w:rsidRPr="00AF35C9">
        <w:rPr>
          <w:rStyle w:val="afffff3"/>
          <w:rtl/>
        </w:rPr>
        <w:t>וחכ"א:</w:t>
      </w:r>
      <w:r w:rsidRPr="00224C4C">
        <w:rPr>
          <w:rFonts w:ascii="Fb Fontext" w:hAnsi="Fb Fontext"/>
          <w:sz w:val="32"/>
          <w:rtl/>
        </w:rPr>
        <w:t xml:space="preserve"> אם רצה לייעד מייעד.</w:t>
      </w:r>
    </w:p>
    <w:p w14:paraId="309E9CE2" w14:textId="6C1E5E7A" w:rsidR="00A85AC8" w:rsidRPr="00E600D8" w:rsidRDefault="006E0774" w:rsidP="00AF35C9">
      <w:pPr>
        <w:pStyle w:val="38"/>
        <w:framePr w:wrap="notBeside"/>
        <w:rPr>
          <w:rtl/>
        </w:rPr>
      </w:pPr>
      <w:r w:rsidRPr="00E600D8">
        <w:rPr>
          <w:rtl/>
        </w:rPr>
        <w:t>משל</w:t>
      </w:r>
      <w:r w:rsidRPr="00E600D8">
        <w:rPr>
          <w:rFonts w:hint="cs"/>
          <w:rtl/>
        </w:rPr>
        <w:t xml:space="preserve"> לריב"י</w:t>
      </w:r>
      <w:r w:rsidR="00A85AC8" w:rsidRPr="00E600D8">
        <w:rPr>
          <w:rFonts w:hint="cs"/>
          <w:rtl/>
        </w:rPr>
        <w:t>:</w:t>
      </w:r>
    </w:p>
    <w:p w14:paraId="4BEEC1C4" w14:textId="5BB457F1" w:rsidR="006E0774" w:rsidRPr="00131640" w:rsidRDefault="006E0774" w:rsidP="003541F4">
      <w:pPr>
        <w:rPr>
          <w:rtl/>
        </w:rPr>
      </w:pPr>
      <w:r w:rsidRPr="00224C4C">
        <w:rPr>
          <w:rFonts w:ascii="Fb Fontext" w:hAnsi="Fb Fontext"/>
          <w:rtl/>
        </w:rPr>
        <w:t xml:space="preserve">לאומר לאשה הרי את מקודשת לי לאחר </w:t>
      </w:r>
      <w:r w:rsidRPr="00224C4C">
        <w:rPr>
          <w:rFonts w:ascii="Fb Fontext" w:hAnsi="Fb Fontext" w:hint="cs"/>
          <w:rtl/>
        </w:rPr>
        <w:t>ל' ובא אחר וקידשה בתוך ל' שמקודשת לשני</w:t>
      </w:r>
      <w:r w:rsidR="003541F4">
        <w:rPr>
          <w:rFonts w:ascii="Fb Fontext" w:hAnsi="Fb Fontext" w:hint="cs"/>
          <w:rtl/>
        </w:rPr>
        <w:t xml:space="preserve">, </w:t>
      </w:r>
      <w:r w:rsidRPr="00224C4C">
        <w:rPr>
          <w:rFonts w:ascii="Fb Fontext" w:hAnsi="Fb Fontext" w:hint="cs"/>
          <w:rtl/>
        </w:rPr>
        <w:t>וקמ</w:t>
      </w:r>
      <w:r w:rsidRPr="00224C4C">
        <w:rPr>
          <w:rFonts w:ascii="Fb Fontext" w:hAnsi="Fb Fontext"/>
          <w:rtl/>
        </w:rPr>
        <w:t>"</w:t>
      </w:r>
      <w:r w:rsidRPr="00224C4C">
        <w:rPr>
          <w:rFonts w:ascii="Fb Fontext" w:hAnsi="Fb Fontext" w:hint="cs"/>
          <w:rtl/>
        </w:rPr>
        <w:t>ל דאע</w:t>
      </w:r>
      <w:r w:rsidRPr="00224C4C">
        <w:rPr>
          <w:rFonts w:ascii="Fb Fontext" w:hAnsi="Fb Fontext"/>
          <w:rtl/>
        </w:rPr>
        <w:t>"</w:t>
      </w:r>
      <w:r w:rsidRPr="00224C4C">
        <w:rPr>
          <w:rFonts w:ascii="Fb Fontext" w:hAnsi="Fb Fontext" w:hint="cs"/>
          <w:rtl/>
        </w:rPr>
        <w:t>ג דלא אמר לה לאחר ל'</w:t>
      </w:r>
      <w:r w:rsidRPr="00224C4C">
        <w:rPr>
          <w:rFonts w:ascii="Fb Fontext" w:hAnsi="Fb Fontext"/>
          <w:rtl/>
        </w:rPr>
        <w:t>.</w:t>
      </w:r>
    </w:p>
    <w:p w14:paraId="1D25D600" w14:textId="07EB04C8" w:rsidR="00A85AC8" w:rsidRPr="00E600D8" w:rsidRDefault="006E0774" w:rsidP="008B18C0">
      <w:pPr>
        <w:pStyle w:val="38"/>
        <w:framePr w:wrap="notBeside"/>
        <w:rPr>
          <w:rtl/>
        </w:rPr>
      </w:pPr>
      <w:r w:rsidRPr="00E600D8">
        <w:rPr>
          <w:rtl/>
        </w:rPr>
        <w:t>תניא אידך</w:t>
      </w:r>
      <w:r w:rsidR="00A85AC8" w:rsidRPr="00E600D8">
        <w:rPr>
          <w:rtl/>
        </w:rPr>
        <w:t>:</w:t>
      </w:r>
    </w:p>
    <w:p w14:paraId="218C6AA6" w14:textId="51CC13F1" w:rsidR="006E0774" w:rsidRPr="00131640" w:rsidRDefault="006E0774" w:rsidP="006E0774">
      <w:pPr>
        <w:rPr>
          <w:rtl/>
        </w:rPr>
      </w:pPr>
      <w:r w:rsidRPr="00224C4C">
        <w:rPr>
          <w:rFonts w:ascii="Fb Fontext" w:hAnsi="Fb Fontext"/>
          <w:sz w:val="32"/>
          <w:rtl/>
        </w:rPr>
        <w:t>המוכר את בתו ופסק על מנת שלא לייעד</w:t>
      </w:r>
      <w:r w:rsidRPr="00224C4C">
        <w:rPr>
          <w:rFonts w:ascii="Fb Fontext" w:hAnsi="Fb Fontext" w:hint="cs"/>
          <w:sz w:val="32"/>
          <w:rtl/>
        </w:rPr>
        <w:t xml:space="preserve"> </w:t>
      </w:r>
      <w:r w:rsidRPr="003541F4">
        <w:rPr>
          <w:rStyle w:val="afffff3"/>
          <w:rFonts w:hint="cs"/>
          <w:rtl/>
        </w:rPr>
        <w:t>לר</w:t>
      </w:r>
      <w:r w:rsidRPr="003541F4">
        <w:rPr>
          <w:rStyle w:val="afffff3"/>
          <w:rtl/>
        </w:rPr>
        <w:t>"</w:t>
      </w:r>
      <w:r w:rsidRPr="003541F4">
        <w:rPr>
          <w:rStyle w:val="afffff3"/>
          <w:rFonts w:hint="cs"/>
          <w:rtl/>
        </w:rPr>
        <w:t>מ</w:t>
      </w:r>
      <w:r w:rsidR="003541F4">
        <w:rPr>
          <w:rStyle w:val="afffff3"/>
          <w:rFonts w:hint="cs"/>
          <w:rtl/>
        </w:rPr>
        <w:t>:</w:t>
      </w:r>
      <w:r w:rsidRPr="00210DF6">
        <w:rPr>
          <w:rStyle w:val="afffa"/>
          <w:rFonts w:ascii="Fb Fontext" w:hAnsi="Fb Fontext" w:cs="BA TM • Vilna Extra-Bold" w:hint="cs"/>
          <w:bCs w:val="0"/>
          <w:rtl/>
        </w:rPr>
        <w:t xml:space="preserve"> </w:t>
      </w:r>
      <w:r w:rsidRPr="00224C4C">
        <w:rPr>
          <w:rFonts w:ascii="Fb Fontext" w:hAnsi="Fb Fontext"/>
          <w:sz w:val="32"/>
          <w:rtl/>
        </w:rPr>
        <w:t>נתקיים התנאי,</w:t>
      </w:r>
    </w:p>
    <w:p w14:paraId="20DAE103" w14:textId="02C5BED9" w:rsidR="00A85AC8" w:rsidRPr="00E600D8" w:rsidRDefault="006E0774" w:rsidP="008B18C0">
      <w:pPr>
        <w:pStyle w:val="38"/>
        <w:framePr w:wrap="notBeside"/>
        <w:rPr>
          <w:rtl/>
        </w:rPr>
      </w:pPr>
      <w:r w:rsidRPr="00E600D8">
        <w:rPr>
          <w:rtl/>
        </w:rPr>
        <w:t>וחכ"א</w:t>
      </w:r>
      <w:r w:rsidR="00A85AC8" w:rsidRPr="00E600D8">
        <w:rPr>
          <w:rtl/>
        </w:rPr>
        <w:t>:</w:t>
      </w:r>
    </w:p>
    <w:p w14:paraId="22E4321B" w14:textId="08B19CD9" w:rsidR="006E0774" w:rsidRPr="00915335" w:rsidRDefault="006E0774" w:rsidP="006E0774">
      <w:pPr>
        <w:rPr>
          <w:spacing w:val="2"/>
          <w:rtl/>
        </w:rPr>
      </w:pPr>
      <w:r w:rsidRPr="00915335">
        <w:rPr>
          <w:rFonts w:ascii="Fb Fontext" w:hAnsi="Fb Fontext"/>
          <w:spacing w:val="2"/>
          <w:sz w:val="32"/>
          <w:rtl/>
        </w:rPr>
        <w:t xml:space="preserve">אם רצה לייעד מייעד, </w:t>
      </w:r>
      <w:r w:rsidRPr="00915335">
        <w:rPr>
          <w:rFonts w:ascii="Fb Fontext" w:hAnsi="Fb Fontext" w:hint="cs"/>
          <w:spacing w:val="2"/>
          <w:sz w:val="32"/>
          <w:rtl/>
        </w:rPr>
        <w:t>דכל המתנה ע</w:t>
      </w:r>
      <w:r w:rsidRPr="00915335">
        <w:rPr>
          <w:rFonts w:ascii="Fb Fontext" w:hAnsi="Fb Fontext"/>
          <w:spacing w:val="2"/>
          <w:sz w:val="32"/>
          <w:rtl/>
        </w:rPr>
        <w:t>"</w:t>
      </w:r>
      <w:r w:rsidRPr="00915335">
        <w:rPr>
          <w:rFonts w:ascii="Fb Fontext" w:hAnsi="Fb Fontext" w:hint="cs"/>
          <w:spacing w:val="2"/>
          <w:sz w:val="32"/>
          <w:rtl/>
        </w:rPr>
        <w:t>מ שכתוב בתורה תנאו בטל</w:t>
      </w:r>
    </w:p>
    <w:p w14:paraId="7A9F77F4" w14:textId="77777777" w:rsidR="00A85AC8" w:rsidRPr="00E600D8" w:rsidRDefault="006E0774" w:rsidP="008B18C0">
      <w:pPr>
        <w:pStyle w:val="38"/>
        <w:framePr w:wrap="notBeside"/>
        <w:rPr>
          <w:rtl/>
        </w:rPr>
      </w:pPr>
      <w:r w:rsidRPr="00E600D8">
        <w:rPr>
          <w:rFonts w:hint="cs"/>
          <w:rtl/>
        </w:rPr>
        <w:t>וטע</w:t>
      </w:r>
      <w:r w:rsidR="003541F4" w:rsidRPr="00E600D8">
        <w:rPr>
          <w:rFonts w:hint="cs"/>
          <w:rtl/>
        </w:rPr>
        <w:t>ם</w:t>
      </w:r>
      <w:r w:rsidRPr="00E600D8">
        <w:rPr>
          <w:rFonts w:hint="cs"/>
          <w:rtl/>
        </w:rPr>
        <w:t xml:space="preserve"> דר</w:t>
      </w:r>
      <w:r w:rsidRPr="00E600D8">
        <w:rPr>
          <w:rtl/>
        </w:rPr>
        <w:t>"</w:t>
      </w:r>
      <w:r w:rsidRPr="00E600D8">
        <w:rPr>
          <w:rFonts w:hint="cs"/>
          <w:rtl/>
        </w:rPr>
        <w:t>מ</w:t>
      </w:r>
      <w:r w:rsidR="00A85AC8" w:rsidRPr="00E600D8">
        <w:rPr>
          <w:rtl/>
        </w:rPr>
        <w:t>:</w:t>
      </w:r>
    </w:p>
    <w:p w14:paraId="2762FA72" w14:textId="4CD0A039" w:rsidR="006E0774" w:rsidRPr="00131640" w:rsidRDefault="006E0774" w:rsidP="006E0774">
      <w:pPr>
        <w:rPr>
          <w:rtl/>
        </w:rPr>
      </w:pPr>
      <w:r w:rsidRPr="00224C4C">
        <w:rPr>
          <w:rStyle w:val="affffa"/>
          <w:rFonts w:hint="cs"/>
          <w:rtl/>
        </w:rPr>
        <w:t xml:space="preserve">ד'לאמה' </w:t>
      </w:r>
      <w:r w:rsidRPr="00224C4C">
        <w:rPr>
          <w:rFonts w:ascii="Fb Fontext" w:hAnsi="Fb Fontext" w:hint="cs"/>
          <w:sz w:val="32"/>
          <w:rtl/>
        </w:rPr>
        <w:t xml:space="preserve">פעמים שמוכרה </w:t>
      </w:r>
      <w:r w:rsidR="003B6A75">
        <w:rPr>
          <w:rFonts w:ascii="Fb Fontext" w:hAnsi="Fb Fontext" w:hint="cs"/>
          <w:sz w:val="32"/>
          <w:rtl/>
        </w:rPr>
        <w:t>רק</w:t>
      </w:r>
      <w:r w:rsidRPr="00224C4C">
        <w:rPr>
          <w:rFonts w:ascii="Fb Fontext" w:hAnsi="Fb Fontext" w:hint="cs"/>
          <w:sz w:val="32"/>
          <w:rtl/>
        </w:rPr>
        <w:t xml:space="preserve"> לאמה </w:t>
      </w:r>
      <w:r w:rsidRPr="008B18C0">
        <w:rPr>
          <w:rStyle w:val="afffff5"/>
          <w:rFonts w:hint="cs"/>
          <w:rtl/>
        </w:rPr>
        <w:t>[ולא מצד דתנאו קיים]</w:t>
      </w:r>
    </w:p>
    <w:p w14:paraId="656356C8" w14:textId="77777777" w:rsidR="00A85AC8" w:rsidRPr="00E600D8" w:rsidRDefault="006E0774" w:rsidP="008B18C0">
      <w:pPr>
        <w:pStyle w:val="38"/>
        <w:framePr w:wrap="notBeside"/>
        <w:rPr>
          <w:rtl/>
        </w:rPr>
      </w:pPr>
      <w:r w:rsidRPr="00E600D8">
        <w:rPr>
          <w:rFonts w:hint="cs"/>
          <w:rtl/>
        </w:rPr>
        <w:t>דגם לר</w:t>
      </w:r>
      <w:r w:rsidRPr="00E600D8">
        <w:rPr>
          <w:rtl/>
        </w:rPr>
        <w:t>"</w:t>
      </w:r>
      <w:r w:rsidRPr="00E600D8">
        <w:rPr>
          <w:rFonts w:hint="cs"/>
          <w:rtl/>
        </w:rPr>
        <w:t>מ</w:t>
      </w:r>
      <w:r w:rsidR="00A85AC8" w:rsidRPr="00E600D8">
        <w:rPr>
          <w:rtl/>
        </w:rPr>
        <w:t>:</w:t>
      </w:r>
    </w:p>
    <w:p w14:paraId="46A247AA" w14:textId="002D5004" w:rsidR="009469D7" w:rsidRDefault="006E0774" w:rsidP="006E0774">
      <w:pPr>
        <w:rPr>
          <w:rFonts w:ascii="Fb Fontext" w:hAnsi="Fb Fontext"/>
          <w:rtl/>
        </w:rPr>
      </w:pPr>
      <w:r w:rsidRPr="00224C4C">
        <w:rPr>
          <w:rFonts w:ascii="Fb Fontext" w:hAnsi="Fb Fontext" w:hint="cs"/>
          <w:rtl/>
        </w:rPr>
        <w:t>מתנה ע</w:t>
      </w:r>
      <w:r w:rsidRPr="00224C4C">
        <w:rPr>
          <w:rFonts w:ascii="Fb Fontext" w:hAnsi="Fb Fontext"/>
          <w:rtl/>
        </w:rPr>
        <w:t>"</w:t>
      </w:r>
      <w:r w:rsidRPr="00224C4C">
        <w:rPr>
          <w:rFonts w:ascii="Fb Fontext" w:hAnsi="Fb Fontext" w:hint="cs"/>
          <w:rtl/>
        </w:rPr>
        <w:t>מ שכתוב בתורה תנאו בטל</w:t>
      </w:r>
      <w:r w:rsidR="003B6A75">
        <w:rPr>
          <w:rFonts w:ascii="Fb Fontext" w:hAnsi="Fb Fontext" w:hint="cs"/>
          <w:rtl/>
        </w:rPr>
        <w:t>,</w:t>
      </w:r>
    </w:p>
    <w:p w14:paraId="1B2EA994" w14:textId="79838C17" w:rsidR="006E0774" w:rsidRPr="00131640" w:rsidRDefault="006E0774" w:rsidP="006E0774">
      <w:pPr>
        <w:rPr>
          <w:rtl/>
        </w:rPr>
      </w:pPr>
      <w:r w:rsidRPr="00224C4C">
        <w:rPr>
          <w:rFonts w:ascii="Fb Fontext" w:hAnsi="Fb Fontext" w:hint="cs"/>
          <w:sz w:val="32"/>
          <w:rtl/>
        </w:rPr>
        <w:t>דהמקדש ע</w:t>
      </w:r>
      <w:r w:rsidRPr="00224C4C">
        <w:rPr>
          <w:rFonts w:ascii="Fb Fontext" w:hAnsi="Fb Fontext"/>
          <w:sz w:val="32"/>
          <w:rtl/>
        </w:rPr>
        <w:t>"</w:t>
      </w:r>
      <w:r w:rsidRPr="00224C4C">
        <w:rPr>
          <w:rFonts w:ascii="Fb Fontext" w:hAnsi="Fb Fontext" w:hint="cs"/>
          <w:sz w:val="32"/>
          <w:rtl/>
        </w:rPr>
        <w:t>מ שאין עלי שאר כסות ועונה</w:t>
      </w:r>
    </w:p>
    <w:p w14:paraId="5AE15DE7" w14:textId="1EFEFBA0" w:rsidR="00A85AC8" w:rsidRPr="00E600D8" w:rsidRDefault="006E0774" w:rsidP="008B18C0">
      <w:pPr>
        <w:pStyle w:val="38"/>
        <w:framePr w:wrap="notBeside"/>
        <w:rPr>
          <w:rtl/>
        </w:rPr>
      </w:pPr>
      <w:r w:rsidRPr="00E600D8">
        <w:rPr>
          <w:rtl/>
        </w:rPr>
        <w:t>–</w:t>
      </w:r>
      <w:r w:rsidRPr="00E600D8">
        <w:rPr>
          <w:rFonts w:hint="cs"/>
          <w:rtl/>
        </w:rPr>
        <w:t xml:space="preserve"> </w:t>
      </w:r>
      <w:r w:rsidR="008B18C0" w:rsidRPr="00E600D8">
        <w:rPr>
          <w:rFonts w:hint="cs"/>
          <w:rtl/>
        </w:rPr>
        <w:t>לר''מ</w:t>
      </w:r>
      <w:r w:rsidR="00A85AC8" w:rsidRPr="00E600D8">
        <w:rPr>
          <w:rFonts w:hint="cs"/>
          <w:rtl/>
        </w:rPr>
        <w:t>:</w:t>
      </w:r>
    </w:p>
    <w:p w14:paraId="682C5526" w14:textId="259832CB" w:rsidR="006E0774" w:rsidRPr="00131640" w:rsidRDefault="006E0774" w:rsidP="006E0774">
      <w:pPr>
        <w:rPr>
          <w:rtl/>
        </w:rPr>
      </w:pPr>
      <w:r w:rsidRPr="00224C4C">
        <w:rPr>
          <w:rFonts w:ascii="Fb Fontext" w:hAnsi="Fb Fontext" w:hint="cs"/>
          <w:sz w:val="32"/>
          <w:rtl/>
        </w:rPr>
        <w:t>ה</w:t>
      </w:r>
      <w:r w:rsidRPr="00224C4C">
        <w:rPr>
          <w:rFonts w:ascii="Fb Fontext" w:hAnsi="Fb Fontext"/>
          <w:sz w:val="32"/>
          <w:rtl/>
        </w:rPr>
        <w:t>"</w:t>
      </w:r>
      <w:r w:rsidRPr="00224C4C">
        <w:rPr>
          <w:rFonts w:ascii="Fb Fontext" w:hAnsi="Fb Fontext" w:hint="cs"/>
          <w:sz w:val="32"/>
          <w:rtl/>
        </w:rPr>
        <w:t>ז מקודשת ותנאו בטל</w:t>
      </w:r>
      <w:r w:rsidR="008B18C0">
        <w:rPr>
          <w:rFonts w:ascii="Fb Fontext" w:hAnsi="Fb Fontext" w:hint="cs"/>
          <w:sz w:val="32"/>
          <w:rtl/>
        </w:rPr>
        <w:t>,</w:t>
      </w:r>
      <w:r w:rsidRPr="00224C4C">
        <w:rPr>
          <w:rFonts w:ascii="Fb Fontext" w:hAnsi="Fb Fontext" w:hint="cs"/>
          <w:sz w:val="32"/>
          <w:rtl/>
        </w:rPr>
        <w:t xml:space="preserve"> </w:t>
      </w:r>
      <w:r w:rsidRPr="008B18C0">
        <w:rPr>
          <w:rStyle w:val="afffff3"/>
          <w:rFonts w:hint="cs"/>
          <w:rtl/>
        </w:rPr>
        <w:t>לר</w:t>
      </w:r>
      <w:r w:rsidRPr="008B18C0">
        <w:rPr>
          <w:rStyle w:val="afffff3"/>
          <w:rtl/>
        </w:rPr>
        <w:t>"</w:t>
      </w:r>
      <w:r w:rsidRPr="008B18C0">
        <w:rPr>
          <w:rStyle w:val="afffff3"/>
          <w:rFonts w:hint="cs"/>
          <w:rtl/>
        </w:rPr>
        <w:t>י</w:t>
      </w:r>
      <w:r w:rsidR="008B18C0">
        <w:rPr>
          <w:rStyle w:val="afffff3"/>
          <w:rFonts w:hint="cs"/>
          <w:rtl/>
        </w:rPr>
        <w:t>:</w:t>
      </w:r>
      <w:r w:rsidRPr="00224C4C">
        <w:rPr>
          <w:rFonts w:ascii="Fb Fontext" w:hAnsi="Fb Fontext" w:hint="cs"/>
          <w:sz w:val="32"/>
          <w:rtl/>
        </w:rPr>
        <w:t xml:space="preserve"> בדבר שבממון תנאו קיים</w:t>
      </w:r>
    </w:p>
    <w:p w14:paraId="37BF3714" w14:textId="43B810D7" w:rsidR="00A85AC8" w:rsidRPr="00E600D8" w:rsidRDefault="006E0774" w:rsidP="00801BB3">
      <w:pPr>
        <w:pStyle w:val="38"/>
        <w:framePr w:wrap="notBeside"/>
        <w:rPr>
          <w:rtl/>
        </w:rPr>
      </w:pPr>
      <w:r w:rsidRPr="00E600D8">
        <w:rPr>
          <w:rtl/>
        </w:rPr>
        <w:t>ו</w:t>
      </w:r>
      <w:r w:rsidRPr="00E600D8">
        <w:rPr>
          <w:rFonts w:hint="cs"/>
          <w:rtl/>
        </w:rPr>
        <w:t>טע</w:t>
      </w:r>
      <w:r w:rsidR="00801BB3" w:rsidRPr="00E600D8">
        <w:rPr>
          <w:rFonts w:hint="cs"/>
          <w:rtl/>
        </w:rPr>
        <w:t>ם</w:t>
      </w:r>
      <w:r w:rsidRPr="00E600D8">
        <w:rPr>
          <w:rFonts w:hint="cs"/>
          <w:rtl/>
        </w:rPr>
        <w:t xml:space="preserve"> ד</w:t>
      </w:r>
      <w:r w:rsidRPr="00E600D8">
        <w:rPr>
          <w:rtl/>
        </w:rPr>
        <w:t>רבנ</w:t>
      </w:r>
      <w:r w:rsidR="00801BB3" w:rsidRPr="00E600D8">
        <w:rPr>
          <w:rFonts w:hint="cs"/>
          <w:rtl/>
        </w:rPr>
        <w:t>ן</w:t>
      </w:r>
      <w:r w:rsidR="00A85AC8" w:rsidRPr="00E600D8">
        <w:rPr>
          <w:rFonts w:hint="cs"/>
          <w:rtl/>
        </w:rPr>
        <w:t>:</w:t>
      </w:r>
    </w:p>
    <w:p w14:paraId="07CB9077" w14:textId="3209A9AE" w:rsidR="006E0774" w:rsidRPr="00131640" w:rsidRDefault="006E0774" w:rsidP="006E0774">
      <w:pPr>
        <w:rPr>
          <w:rtl/>
        </w:rPr>
      </w:pPr>
      <w:r w:rsidRPr="00224C4C">
        <w:rPr>
          <w:rStyle w:val="affffa"/>
          <w:rFonts w:hint="cs"/>
          <w:rtl/>
        </w:rPr>
        <w:t>'</w:t>
      </w:r>
      <w:r w:rsidRPr="00224C4C">
        <w:rPr>
          <w:rStyle w:val="affffa"/>
          <w:rtl/>
        </w:rPr>
        <w:t>לאמה</w:t>
      </w:r>
      <w:r w:rsidRPr="00224C4C">
        <w:rPr>
          <w:rStyle w:val="affffa"/>
          <w:rFonts w:hint="cs"/>
          <w:rtl/>
        </w:rPr>
        <w:t>'</w:t>
      </w:r>
      <w:r w:rsidRPr="00224C4C">
        <w:rPr>
          <w:rStyle w:val="affffa"/>
          <w:rtl/>
        </w:rPr>
        <w:t xml:space="preserve"> </w:t>
      </w:r>
      <w:r w:rsidRPr="00224C4C">
        <w:rPr>
          <w:rFonts w:ascii="Fb Fontext" w:hAnsi="Fb Fontext" w:hint="cs"/>
          <w:sz w:val="32"/>
          <w:rtl/>
        </w:rPr>
        <w:t xml:space="preserve">- </w:t>
      </w:r>
      <w:r w:rsidRPr="00224C4C">
        <w:rPr>
          <w:rFonts w:ascii="Fb Fontext" w:hAnsi="Fb Fontext"/>
          <w:sz w:val="32"/>
          <w:rtl/>
        </w:rPr>
        <w:t>מלמד שמוכרה לפסולים,</w:t>
      </w:r>
    </w:p>
    <w:p w14:paraId="2771C9CC" w14:textId="77777777" w:rsidR="006E0774" w:rsidRPr="00131640" w:rsidRDefault="006E0774" w:rsidP="00801BB3">
      <w:pPr>
        <w:rPr>
          <w:rtl/>
        </w:rPr>
      </w:pPr>
      <w:r w:rsidRPr="00224C4C">
        <w:rPr>
          <w:rFonts w:ascii="Fb Fontext" w:hAnsi="Fb Fontext" w:hint="cs"/>
          <w:sz w:val="32"/>
          <w:rtl/>
        </w:rPr>
        <w:t>דא</w:t>
      </w:r>
      <w:r w:rsidRPr="00224C4C">
        <w:rPr>
          <w:rFonts w:ascii="Fb Fontext" w:hAnsi="Fb Fontext"/>
          <w:sz w:val="32"/>
          <w:rtl/>
        </w:rPr>
        <w:t>"</w:t>
      </w:r>
      <w:r w:rsidRPr="00224C4C">
        <w:rPr>
          <w:rFonts w:ascii="Fb Fontext" w:hAnsi="Fb Fontext" w:hint="cs"/>
          <w:sz w:val="32"/>
          <w:rtl/>
        </w:rPr>
        <w:t>א ללמוד מק</w:t>
      </w:r>
      <w:r w:rsidRPr="00224C4C">
        <w:rPr>
          <w:rFonts w:ascii="Fb Fontext" w:hAnsi="Fb Fontext"/>
          <w:sz w:val="32"/>
          <w:rtl/>
        </w:rPr>
        <w:t>"</w:t>
      </w:r>
      <w:r w:rsidRPr="00224C4C">
        <w:rPr>
          <w:rFonts w:ascii="Fb Fontext" w:hAnsi="Fb Fontext" w:hint="cs"/>
          <w:sz w:val="32"/>
          <w:rtl/>
        </w:rPr>
        <w:t>ו ממקדשה לפסולים שכן אדם מקדש בתו ואינו מוכרה כשהיא נערה</w:t>
      </w:r>
    </w:p>
    <w:p w14:paraId="4B7AA979" w14:textId="2C64BBD3" w:rsidR="00A85AC8" w:rsidRPr="00E600D8" w:rsidRDefault="006E0774" w:rsidP="00801BB3">
      <w:pPr>
        <w:pStyle w:val="38"/>
        <w:framePr w:wrap="notBeside"/>
        <w:rPr>
          <w:rtl/>
        </w:rPr>
      </w:pPr>
      <w:r w:rsidRPr="00E600D8">
        <w:rPr>
          <w:rFonts w:hint="cs"/>
          <w:rtl/>
        </w:rPr>
        <w:t>ר</w:t>
      </w:r>
      <w:r w:rsidRPr="00E600D8">
        <w:rPr>
          <w:rtl/>
        </w:rPr>
        <w:t>"</w:t>
      </w:r>
      <w:r w:rsidRPr="00E600D8">
        <w:rPr>
          <w:rFonts w:hint="cs"/>
          <w:rtl/>
        </w:rPr>
        <w:t>א</w:t>
      </w:r>
      <w:r w:rsidR="00A85AC8" w:rsidRPr="00E600D8">
        <w:rPr>
          <w:rtl/>
        </w:rPr>
        <w:t>:</w:t>
      </w:r>
    </w:p>
    <w:p w14:paraId="384EE2AF" w14:textId="7E6A34DB" w:rsidR="002F4953" w:rsidRPr="00131640" w:rsidRDefault="006E0774" w:rsidP="002F4953">
      <w:pPr>
        <w:rPr>
          <w:rtl/>
        </w:rPr>
      </w:pPr>
      <w:r w:rsidRPr="00801BB3">
        <w:rPr>
          <w:rStyle w:val="affffa"/>
          <w:rFonts w:hint="cs"/>
          <w:rtl/>
        </w:rPr>
        <w:t>לאמה</w:t>
      </w:r>
      <w:r w:rsidRPr="00224C4C">
        <w:rPr>
          <w:rFonts w:ascii="Fb Fontext" w:hAnsi="Fb Fontext" w:hint="cs"/>
          <w:rtl/>
        </w:rPr>
        <w:t xml:space="preserve"> </w:t>
      </w:r>
      <w:r w:rsidR="002F4953">
        <w:rPr>
          <w:rFonts w:ascii="Fb Fontext" w:hAnsi="Fb Fontext"/>
          <w:rtl/>
        </w:rPr>
        <w:t>–</w:t>
      </w:r>
      <w:r w:rsidR="002F4953">
        <w:rPr>
          <w:rFonts w:ascii="Fb Fontext" w:hAnsi="Fb Fontext" w:hint="cs"/>
          <w:rtl/>
        </w:rPr>
        <w:t xml:space="preserve"> שמוכרה לקרובים</w:t>
      </w:r>
    </w:p>
    <w:p w14:paraId="44104976" w14:textId="77777777" w:rsidR="002F4953" w:rsidRPr="00131640" w:rsidRDefault="006E0774" w:rsidP="002F4953">
      <w:pPr>
        <w:rPr>
          <w:rtl/>
        </w:rPr>
      </w:pPr>
      <w:r>
        <w:rPr>
          <w:rStyle w:val="afffff5"/>
          <w:rFonts w:hint="cs"/>
          <w:rtl/>
        </w:rPr>
        <w:t xml:space="preserve">לא למעט לפסולים דנפיק מ'</w:t>
      </w:r>
      <w:r>
        <w:rPr>
          <w:rStyle w:val="affffa"/>
          <w:rFonts w:hint="cs"/>
          <w:rtl/>
          <w:rPrChange w:id="9003" w:author="מנוע פסוקים" w:date="2026-10-05T16:38:42Z">
            <w:rPr>
              <w:rStyle w:val="afffff5"/>
              <w:rFonts w:hint="cs"/>
              <w:rtl/>
            </w:rPr>
          </w:rPrChange>
        </w:rPr>
        <w:t xml:space="preserve">אם רעה בעיני אדוניה</w:t>
      </w:r>
      <w:r>
        <w:rPr>
          <w:rStyle w:val="afffff5"/>
          <w:rFonts w:hint="cs"/>
          <w:rtl/>
        </w:rPr>
        <w:t xml:space="preserve">' דרעה בנישואיה</w:t>
      </w:r>
    </w:p>
    <w:p w14:paraId="159086CA" w14:textId="5DDB6075" w:rsidR="006E0774" w:rsidRPr="00131640" w:rsidRDefault="006E0774" w:rsidP="002F4953">
      <w:pPr>
        <w:pStyle w:val="afffff4"/>
        <w:rPr>
          <w:rtl/>
        </w:rPr>
      </w:pPr>
      <w:r w:rsidRPr="00224C4C">
        <w:rPr>
          <w:rFonts w:hint="cs"/>
          <w:rtl/>
        </w:rPr>
        <w:lastRenderedPageBreak/>
        <w:t>דא</w:t>
      </w:r>
      <w:r w:rsidRPr="00224C4C">
        <w:rPr>
          <w:rtl/>
        </w:rPr>
        <w:t>"</w:t>
      </w:r>
      <w:r w:rsidRPr="00224C4C">
        <w:rPr>
          <w:rFonts w:hint="cs"/>
          <w:rtl/>
        </w:rPr>
        <w:t>א ללמוד מק</w:t>
      </w:r>
      <w:r w:rsidRPr="00224C4C">
        <w:rPr>
          <w:rtl/>
        </w:rPr>
        <w:t>"</w:t>
      </w:r>
      <w:r w:rsidRPr="00224C4C">
        <w:rPr>
          <w:rFonts w:hint="cs"/>
          <w:rtl/>
        </w:rPr>
        <w:t>ו ממוכרה לפסולים ד</w:t>
      </w:r>
      <w:r w:rsidR="00B35B36">
        <w:rPr>
          <w:rFonts w:hint="cs"/>
          <w:rtl/>
        </w:rPr>
        <w:t>שם</w:t>
      </w:r>
      <w:r w:rsidRPr="00224C4C">
        <w:rPr>
          <w:rFonts w:hint="cs"/>
          <w:rtl/>
        </w:rPr>
        <w:t xml:space="preserve"> אם רצה לייעד מייעד</w:t>
      </w:r>
    </w:p>
    <w:p w14:paraId="44C67FA9" w14:textId="50017FA5" w:rsidR="00A85AC8" w:rsidRPr="00E600D8" w:rsidRDefault="006E0774" w:rsidP="002F4953">
      <w:pPr>
        <w:pStyle w:val="38"/>
        <w:framePr w:wrap="notBeside"/>
        <w:rPr>
          <w:rtl/>
        </w:rPr>
      </w:pPr>
      <w:r w:rsidRPr="00E600D8">
        <w:rPr>
          <w:rtl/>
        </w:rPr>
        <w:t>ור"מ</w:t>
      </w:r>
      <w:r w:rsidR="00E600D8" w:rsidRPr="00E600D8">
        <w:rPr>
          <w:rFonts w:hint="cs"/>
          <w:rtl/>
        </w:rPr>
        <w:t>-</w:t>
      </w:r>
    </w:p>
    <w:p w14:paraId="648FA309" w14:textId="72AF290B" w:rsidR="006E0774" w:rsidRPr="00131640" w:rsidRDefault="006E0774" w:rsidP="006E0774">
      <w:pPr>
        <w:rPr>
          <w:rtl/>
        </w:rPr>
      </w:pPr>
      <w:r w:rsidRPr="00224C4C">
        <w:rPr>
          <w:rFonts w:ascii="Fb Fontext" w:hAnsi="Fb Fontext"/>
          <w:sz w:val="32"/>
          <w:rtl/>
        </w:rPr>
        <w:t xml:space="preserve">לפסולין </w:t>
      </w:r>
      <w:r w:rsidR="00A034F3" w:rsidRPr="00A034F3">
        <w:rPr>
          <w:rStyle w:val="afffff3"/>
          <w:rFonts w:hint="cs"/>
          <w:rtl/>
        </w:rPr>
        <w:t>מ</w:t>
      </w:r>
      <w:r w:rsidRPr="00A034F3">
        <w:rPr>
          <w:rStyle w:val="afffff3"/>
          <w:rFonts w:hint="cs"/>
          <w:rtl/>
        </w:rPr>
        <w:t>ר</w:t>
      </w:r>
      <w:r w:rsidRPr="00A034F3">
        <w:rPr>
          <w:rStyle w:val="afffff3"/>
          <w:rtl/>
        </w:rPr>
        <w:t>"</w:t>
      </w:r>
      <w:r w:rsidRPr="00A034F3">
        <w:rPr>
          <w:rStyle w:val="afffff3"/>
          <w:rFonts w:hint="cs"/>
          <w:rtl/>
        </w:rPr>
        <w:t>א</w:t>
      </w:r>
      <w:r w:rsidR="00A034F3">
        <w:rPr>
          <w:rStyle w:val="afffff3"/>
          <w:rFonts w:hint="cs"/>
          <w:rtl/>
        </w:rPr>
        <w:t>:</w:t>
      </w:r>
      <w:r w:rsidRPr="00224C4C">
        <w:rPr>
          <w:rFonts w:ascii="Fb Fontext" w:hAnsi="Fb Fontext" w:hint="cs"/>
          <w:sz w:val="32"/>
          <w:rtl/>
        </w:rPr>
        <w:t xml:space="preserve"> מ</w:t>
      </w:r>
      <w:r w:rsidRPr="00224C4C">
        <w:rPr>
          <w:rStyle w:val="affffa"/>
          <w:rFonts w:hint="cs"/>
          <w:rtl/>
        </w:rPr>
        <w:t>'ואם רעה בעיני אדוניה'</w:t>
      </w:r>
      <w:r w:rsidRPr="00224C4C">
        <w:rPr>
          <w:rFonts w:ascii="Fb Fontext" w:hAnsi="Fb Fontext" w:hint="cs"/>
          <w:sz w:val="32"/>
          <w:rtl/>
        </w:rPr>
        <w:t>- דרעה בנישואיה</w:t>
      </w:r>
    </w:p>
    <w:p w14:paraId="756E7E30" w14:textId="4E67877F" w:rsidR="006E0774" w:rsidRPr="00131640" w:rsidRDefault="006E0774" w:rsidP="006E0774">
      <w:pPr>
        <w:rPr>
          <w:rtl/>
        </w:rPr>
      </w:pPr>
      <w:r w:rsidRPr="00224C4C">
        <w:rPr>
          <w:rFonts w:ascii="Fb Fontext" w:hAnsi="Fb Fontext" w:hint="cs"/>
          <w:rtl/>
        </w:rPr>
        <w:t xml:space="preserve">ובקרובים- </w:t>
      </w:r>
      <w:r w:rsidRPr="00A034F3">
        <w:rPr>
          <w:rStyle w:val="afffff3"/>
          <w:rFonts w:hint="cs"/>
          <w:rtl/>
        </w:rPr>
        <w:t>ס</w:t>
      </w:r>
      <w:r w:rsidRPr="00A034F3">
        <w:rPr>
          <w:rStyle w:val="afffff3"/>
          <w:rtl/>
        </w:rPr>
        <w:t>"</w:t>
      </w:r>
      <w:r w:rsidRPr="00A034F3">
        <w:rPr>
          <w:rStyle w:val="afffff3"/>
          <w:rFonts w:hint="cs"/>
          <w:rtl/>
        </w:rPr>
        <w:t>ל כרבנן</w:t>
      </w:r>
      <w:r w:rsidR="00A034F3">
        <w:rPr>
          <w:rStyle w:val="afffff3"/>
          <w:rFonts w:hint="cs"/>
          <w:rtl/>
        </w:rPr>
        <w:t>:</w:t>
      </w:r>
      <w:r w:rsidRPr="00224C4C">
        <w:rPr>
          <w:rFonts w:ascii="Fb Fontext" w:hAnsi="Fb Fontext" w:hint="cs"/>
          <w:rtl/>
        </w:rPr>
        <w:t xml:space="preserve"> דאין מוכרה לקרובים</w:t>
      </w:r>
      <w:r w:rsidR="00A034F3">
        <w:rPr>
          <w:rFonts w:ascii="Fb Fontext" w:hAnsi="Fb Fontext" w:hint="cs"/>
          <w:rtl/>
        </w:rPr>
        <w:t>,</w:t>
      </w:r>
    </w:p>
    <w:p w14:paraId="76D839C9" w14:textId="52B5D903" w:rsidR="00A85AC8" w:rsidRPr="00E600D8" w:rsidRDefault="006E0774" w:rsidP="002A26D9">
      <w:pPr>
        <w:pStyle w:val="38"/>
        <w:framePr w:wrap="notBeside"/>
        <w:rPr>
          <w:rtl/>
        </w:rPr>
      </w:pPr>
      <w:r w:rsidRPr="00E600D8">
        <w:rPr>
          <w:rtl/>
        </w:rPr>
        <w:t>ותניא אידך</w:t>
      </w:r>
      <w:r w:rsidR="00A85AC8" w:rsidRPr="00E600D8">
        <w:rPr>
          <w:rtl/>
        </w:rPr>
        <w:t>:</w:t>
      </w:r>
    </w:p>
    <w:p w14:paraId="2AEBE330" w14:textId="5C34F642" w:rsidR="006E0774" w:rsidRPr="00131640" w:rsidRDefault="006E0774" w:rsidP="006E0774">
      <w:pPr>
        <w:rPr>
          <w:rtl/>
        </w:rPr>
      </w:pPr>
      <w:r w:rsidRPr="00224C4C">
        <w:rPr>
          <w:rFonts w:ascii="Fb Fontext" w:hAnsi="Fb Fontext"/>
          <w:sz w:val="32"/>
          <w:rtl/>
        </w:rPr>
        <w:t>אין מוכרה לא לאביו ולא לבנו</w:t>
      </w:r>
      <w:r w:rsidRPr="00224C4C">
        <w:rPr>
          <w:rFonts w:ascii="Fb Fontext" w:hAnsi="Fb Fontext" w:hint="cs"/>
          <w:sz w:val="32"/>
          <w:rtl/>
        </w:rPr>
        <w:t xml:space="preserve"> - כרבנן</w:t>
      </w:r>
    </w:p>
    <w:p w14:paraId="4C7172B5" w14:textId="77777777" w:rsidR="00A85AC8" w:rsidRPr="00E600D8" w:rsidRDefault="006E0774" w:rsidP="002A26D9">
      <w:pPr>
        <w:pStyle w:val="38"/>
        <w:framePr w:wrap="notBeside"/>
        <w:rPr>
          <w:rtl/>
        </w:rPr>
      </w:pPr>
      <w:r w:rsidRPr="00E600D8">
        <w:rPr>
          <w:rFonts w:hint="cs"/>
          <w:rtl/>
        </w:rPr>
        <w:t>ותני חדא</w:t>
      </w:r>
      <w:r w:rsidR="00A85AC8" w:rsidRPr="00E600D8">
        <w:rPr>
          <w:rtl/>
        </w:rPr>
        <w:t>:</w:t>
      </w:r>
    </w:p>
    <w:p w14:paraId="367763B5" w14:textId="5EA71F87" w:rsidR="006E0774" w:rsidRPr="00131640" w:rsidRDefault="006E0774" w:rsidP="006E0774">
      <w:pPr>
        <w:rPr>
          <w:rtl/>
        </w:rPr>
      </w:pPr>
      <w:r w:rsidRPr="00224C4C">
        <w:rPr>
          <w:rFonts w:ascii="Fb Fontext" w:hAnsi="Fb Fontext" w:hint="cs"/>
          <w:rtl/>
        </w:rPr>
        <w:t xml:space="preserve">מוכרה לאביו ולא לבנו - </w:t>
      </w:r>
      <w:r w:rsidRPr="0035560A">
        <w:rPr>
          <w:rStyle w:val="afffff3"/>
          <w:rFonts w:hint="cs"/>
          <w:rtl/>
        </w:rPr>
        <w:t>ה</w:t>
      </w:r>
      <w:r w:rsidRPr="0035560A">
        <w:rPr>
          <w:rStyle w:val="afffff3"/>
          <w:rtl/>
        </w:rPr>
        <w:t>"</w:t>
      </w:r>
      <w:r w:rsidRPr="0035560A">
        <w:rPr>
          <w:rStyle w:val="afffff3"/>
          <w:rFonts w:hint="cs"/>
          <w:rtl/>
        </w:rPr>
        <w:t xml:space="preserve">נ כרבנן </w:t>
      </w:r>
      <w:r w:rsidRPr="00224C4C">
        <w:rPr>
          <w:rFonts w:ascii="Fb Fontext" w:hAnsi="Fb Fontext" w:hint="cs"/>
          <w:rtl/>
        </w:rPr>
        <w:t>ומודו</w:t>
      </w:r>
      <w:r w:rsidR="002A26D9">
        <w:rPr>
          <w:rFonts w:ascii="Fb Fontext" w:hAnsi="Fb Fontext" w:hint="cs"/>
          <w:rtl/>
        </w:rPr>
        <w:t xml:space="preserve"> כ</w:t>
      </w:r>
      <w:r w:rsidRPr="00224C4C">
        <w:rPr>
          <w:rFonts w:ascii="Fb Fontext" w:hAnsi="Fb Fontext" w:hint="cs"/>
          <w:rtl/>
        </w:rPr>
        <w:t>ש</w:t>
      </w:r>
      <w:r w:rsidR="00B35B36">
        <w:rPr>
          <w:rFonts w:ascii="Fb Fontext" w:hAnsi="Fb Fontext" w:hint="cs"/>
          <w:rtl/>
        </w:rPr>
        <w:t>יש</w:t>
      </w:r>
      <w:r w:rsidRPr="00224C4C">
        <w:rPr>
          <w:rFonts w:ascii="Fb Fontext" w:hAnsi="Fb Fontext" w:hint="cs"/>
          <w:rtl/>
        </w:rPr>
        <w:t xml:space="preserve"> צד ייעוד </w:t>
      </w:r>
      <w:r w:rsidRPr="002A26D9">
        <w:rPr>
          <w:rStyle w:val="afffff5"/>
          <w:rFonts w:hint="cs"/>
          <w:rtl/>
        </w:rPr>
        <w:t>בת אחיו</w:t>
      </w:r>
    </w:p>
    <w:p w14:paraId="0E8624CC" w14:textId="3CA82175" w:rsidR="007309FA" w:rsidRPr="00131640" w:rsidRDefault="007309FA" w:rsidP="007309FA">
      <w:pPr>
        <w:pStyle w:val="affffb"/>
        <w:rPr>
          <w:rtl/>
        </w:rPr>
      </w:pPr>
      <w:r w:rsidRPr="007309FA">
        <w:rPr>
          <w:rFonts w:hint="cs"/>
          <w:rtl/>
        </w:rPr>
        <w:t>***</w:t>
      </w:r>
    </w:p>
    <w:p w14:paraId="05662A4F" w14:textId="0406D995" w:rsidR="00A85AC8" w:rsidRPr="00E600D8" w:rsidRDefault="006E0774" w:rsidP="00A50FB3">
      <w:pPr>
        <w:pStyle w:val="38"/>
        <w:framePr w:wrap="notBeside"/>
        <w:rPr>
          <w:rtl/>
        </w:rPr>
      </w:pPr>
      <w:r w:rsidRPr="00E600D8">
        <w:rPr>
          <w:rtl/>
        </w:rPr>
        <w:t>ת"ר</w:t>
      </w:r>
      <w:r w:rsidR="00A85AC8" w:rsidRPr="00E600D8">
        <w:rPr>
          <w:rtl/>
        </w:rPr>
        <w:t>:</w:t>
      </w:r>
    </w:p>
    <w:p w14:paraId="285C00B5" w14:textId="050AAB9C" w:rsidR="009469D7" w:rsidRDefault="006E0774" w:rsidP="00F65F8B">
      <w:pPr>
        <w:pStyle w:val="affffb"/>
        <w:rPr>
          <w:rStyle w:val="affffa"/>
          <w:rtl/>
        </w:rPr>
      </w:pPr>
      <w:r w:rsidRPr="00224C4C">
        <w:rPr>
          <w:rStyle w:val="affffa"/>
          <w:rFonts w:hint="cs"/>
          <w:rtl/>
        </w:rPr>
        <w:t>'</w:t>
      </w:r>
      <w:r w:rsidRPr="00224C4C">
        <w:rPr>
          <w:rStyle w:val="affffa"/>
          <w:rtl/>
        </w:rPr>
        <w:t>אם בגפו יבא בגפו יצא</w:t>
      </w:r>
      <w:r w:rsidRPr="00224C4C">
        <w:rPr>
          <w:rStyle w:val="affffa"/>
          <w:rFonts w:hint="cs"/>
          <w:rtl/>
        </w:rPr>
        <w:t>'</w:t>
      </w:r>
    </w:p>
    <w:p w14:paraId="2A987E3B" w14:textId="43F85184" w:rsidR="006E0774" w:rsidRPr="00131640" w:rsidRDefault="0090060E" w:rsidP="0090060E">
      <w:pPr>
        <w:rPr>
          <w:rtl/>
        </w:rPr>
      </w:pPr>
      <w:r w:rsidRPr="0090060E">
        <w:rPr>
          <w:rStyle w:val="afffff3"/>
          <w:rFonts w:hint="cs"/>
          <w:rtl/>
        </w:rPr>
        <w:t>ת'ק</w:t>
      </w:r>
      <w:r w:rsidR="006E0774" w:rsidRPr="00224C4C">
        <w:rPr>
          <w:rFonts w:ascii="Fb Fontext" w:hAnsi="Fb Fontext"/>
          <w:sz w:val="32"/>
          <w:rtl/>
        </w:rPr>
        <w:t xml:space="preserve"> בגופו נכנס, בגופו יצא, </w:t>
      </w:r>
      <w:r w:rsidR="00965611">
        <w:rPr>
          <w:rFonts w:ascii="Fb Fontext" w:hAnsi="Fb Fontext"/>
          <w:sz w:val="32"/>
          <w:rtl/>
        </w:rPr>
        <w:tab/>
      </w:r>
      <w:r w:rsidR="00965611">
        <w:rPr>
          <w:rFonts w:ascii="Fb Fontext" w:hAnsi="Fb Fontext"/>
          <w:sz w:val="32"/>
          <w:rtl/>
        </w:rPr>
        <w:tab/>
      </w:r>
      <w:r w:rsidR="00965611">
        <w:rPr>
          <w:rFonts w:ascii="Fb Fontext" w:hAnsi="Fb Fontext"/>
          <w:sz w:val="32"/>
          <w:rtl/>
        </w:rPr>
        <w:tab/>
      </w:r>
      <w:r w:rsidR="006E0774" w:rsidRPr="00A50FB3">
        <w:rPr>
          <w:rStyle w:val="afffff3"/>
          <w:rFonts w:hint="cs"/>
          <w:rtl/>
        </w:rPr>
        <w:t>ראב</w:t>
      </w:r>
      <w:r w:rsidR="006E0774" w:rsidRPr="00A50FB3">
        <w:rPr>
          <w:rStyle w:val="afffff3"/>
          <w:rtl/>
        </w:rPr>
        <w:t>"</w:t>
      </w:r>
      <w:r w:rsidR="006E0774" w:rsidRPr="00A50FB3">
        <w:rPr>
          <w:rStyle w:val="afffff3"/>
          <w:rFonts w:hint="cs"/>
          <w:rtl/>
        </w:rPr>
        <w:t>י</w:t>
      </w:r>
      <w:r w:rsidR="006E0774" w:rsidRPr="00A50FB3">
        <w:rPr>
          <w:rStyle w:val="afffff3"/>
          <w:rtl/>
        </w:rPr>
        <w:t>:</w:t>
      </w:r>
      <w:r w:rsidR="006E0774" w:rsidRPr="00224C4C">
        <w:rPr>
          <w:rFonts w:ascii="Fb Fontext" w:hAnsi="Fb Fontext"/>
          <w:sz w:val="32"/>
          <w:rtl/>
        </w:rPr>
        <w:t xml:space="preserve"> יחידי נכנס, יחידי יצא.</w:t>
      </w:r>
    </w:p>
    <w:p w14:paraId="372F6C42" w14:textId="25130750" w:rsidR="006E0774" w:rsidRPr="00131640" w:rsidRDefault="006E0774" w:rsidP="006E0774">
      <w:pPr>
        <w:rPr>
          <w:rtl/>
        </w:rPr>
      </w:pPr>
      <w:r w:rsidRPr="00210DF6">
        <w:rPr>
          <w:rStyle w:val="afffa"/>
          <w:rFonts w:ascii="Fb Fontext" w:hAnsi="Fb Fontext" w:cs="BA TM • Vilna Extra-Bold"/>
          <w:bCs w:val="0"/>
          <w:rtl/>
        </w:rPr>
        <w:t>בגופו נכנס בגופו יצא</w:t>
      </w:r>
      <w:r w:rsidRPr="00224C4C">
        <w:rPr>
          <w:rFonts w:ascii="Fb Fontext" w:hAnsi="Fb Fontext" w:hint="cs"/>
          <w:sz w:val="32"/>
          <w:rtl/>
        </w:rPr>
        <w:t>.</w:t>
      </w:r>
      <w:r w:rsidRPr="00224C4C">
        <w:rPr>
          <w:rFonts w:ascii="Fb Fontext" w:hAnsi="Fb Fontext"/>
          <w:sz w:val="32"/>
          <w:rtl/>
        </w:rPr>
        <w:t xml:space="preserve"> </w:t>
      </w:r>
      <w:r w:rsidRPr="00A50FB3">
        <w:rPr>
          <w:rStyle w:val="afffff3"/>
          <w:rtl/>
        </w:rPr>
        <w:t>רבא:</w:t>
      </w:r>
      <w:r w:rsidRPr="00224C4C">
        <w:rPr>
          <w:rFonts w:ascii="Fb Fontext" w:hAnsi="Fb Fontext"/>
          <w:sz w:val="32"/>
          <w:rtl/>
        </w:rPr>
        <w:t xml:space="preserve"> שאינו יוצא בראשי אברים כעבד</w:t>
      </w:r>
      <w:r w:rsidRPr="00224C4C">
        <w:rPr>
          <w:rFonts w:ascii="Fb Fontext" w:hAnsi="Fb Fontext" w:hint="cs"/>
          <w:sz w:val="32"/>
          <w:rtl/>
        </w:rPr>
        <w:t>ים</w:t>
      </w:r>
    </w:p>
    <w:p w14:paraId="20F5152F" w14:textId="77777777" w:rsidR="00A85AC8" w:rsidRPr="00E600D8" w:rsidRDefault="006E0774" w:rsidP="00A50FB3">
      <w:pPr>
        <w:pStyle w:val="38"/>
        <w:framePr w:wrap="notBeside"/>
        <w:rPr>
          <w:rtl/>
        </w:rPr>
      </w:pPr>
      <w:r w:rsidRPr="00E600D8">
        <w:rPr>
          <w:rFonts w:hint="cs"/>
          <w:rtl/>
        </w:rPr>
        <w:t>ולאו</w:t>
      </w:r>
      <w:r w:rsidR="00A85AC8" w:rsidRPr="00E600D8">
        <w:rPr>
          <w:rtl/>
        </w:rPr>
        <w:t>:</w:t>
      </w:r>
    </w:p>
    <w:p w14:paraId="3158FD1D" w14:textId="3446F36B" w:rsidR="006E0774" w:rsidRPr="00131640" w:rsidRDefault="006E0774" w:rsidP="006E0774">
      <w:pPr>
        <w:rPr>
          <w:rtl/>
        </w:rPr>
      </w:pPr>
      <w:r w:rsidRPr="00224C4C">
        <w:rPr>
          <w:rStyle w:val="affffa"/>
          <w:rtl/>
        </w:rPr>
        <w:t>מ</w:t>
      </w:r>
      <w:r w:rsidRPr="00224C4C">
        <w:rPr>
          <w:rStyle w:val="affffa"/>
          <w:rFonts w:hint="cs"/>
          <w:rtl/>
        </w:rPr>
        <w:t>'</w:t>
      </w:r>
      <w:r w:rsidRPr="00224C4C">
        <w:rPr>
          <w:rStyle w:val="affffa"/>
          <w:rtl/>
        </w:rPr>
        <w:t>לא תצא כצאת העבדים</w:t>
      </w:r>
      <w:r w:rsidRPr="00224C4C">
        <w:rPr>
          <w:rStyle w:val="affffa"/>
          <w:rFonts w:hint="cs"/>
          <w:rtl/>
        </w:rPr>
        <w:t>'</w:t>
      </w:r>
      <w:r w:rsidRPr="00224C4C">
        <w:rPr>
          <w:rStyle w:val="affffa"/>
          <w:rtl/>
        </w:rPr>
        <w:t xml:space="preserve"> </w:t>
      </w:r>
      <w:r w:rsidRPr="00224C4C">
        <w:rPr>
          <w:rFonts w:ascii="Fb Fontext" w:hAnsi="Fb Fontext" w:hint="cs"/>
          <w:sz w:val="32"/>
          <w:rtl/>
        </w:rPr>
        <w:t>דהו</w:t>
      </w:r>
      <w:r w:rsidRPr="00224C4C">
        <w:rPr>
          <w:rFonts w:ascii="Fb Fontext" w:hAnsi="Fb Fontext"/>
          <w:sz w:val="32"/>
          <w:rtl/>
        </w:rPr>
        <w:t>"</w:t>
      </w:r>
      <w:r w:rsidRPr="00224C4C">
        <w:rPr>
          <w:rFonts w:ascii="Fb Fontext" w:hAnsi="Fb Fontext" w:hint="cs"/>
          <w:sz w:val="32"/>
          <w:rtl/>
        </w:rPr>
        <w:t>א יתן לו דמי עינו ויצא קמ</w:t>
      </w:r>
      <w:r w:rsidRPr="00224C4C">
        <w:rPr>
          <w:rFonts w:ascii="Fb Fontext" w:hAnsi="Fb Fontext"/>
          <w:sz w:val="32"/>
          <w:rtl/>
        </w:rPr>
        <w:t>"</w:t>
      </w:r>
      <w:r w:rsidRPr="00224C4C">
        <w:rPr>
          <w:rFonts w:ascii="Fb Fontext" w:hAnsi="Fb Fontext" w:hint="cs"/>
          <w:sz w:val="32"/>
          <w:rtl/>
        </w:rPr>
        <w:t>ל</w:t>
      </w:r>
    </w:p>
    <w:p w14:paraId="35DFF30D" w14:textId="473546B9" w:rsidR="00A85AC8" w:rsidRPr="00E600D8" w:rsidRDefault="006E0774" w:rsidP="0090060E">
      <w:pPr>
        <w:pStyle w:val="38"/>
        <w:framePr w:wrap="notBeside"/>
        <w:rPr>
          <w:rtl/>
        </w:rPr>
      </w:pPr>
      <w:r w:rsidRPr="00E600D8">
        <w:rPr>
          <w:rFonts w:hint="cs"/>
          <w:rtl/>
        </w:rPr>
        <w:t>ראב</w:t>
      </w:r>
      <w:r w:rsidRPr="00E600D8">
        <w:rPr>
          <w:rtl/>
        </w:rPr>
        <w:t>"</w:t>
      </w:r>
      <w:r w:rsidRPr="00E600D8">
        <w:rPr>
          <w:rFonts w:hint="cs"/>
          <w:rtl/>
        </w:rPr>
        <w:t>י</w:t>
      </w:r>
      <w:r w:rsidR="00A85AC8" w:rsidRPr="00E600D8">
        <w:rPr>
          <w:rtl/>
        </w:rPr>
        <w:t>:</w:t>
      </w:r>
    </w:p>
    <w:p w14:paraId="31293229" w14:textId="7E6A2723" w:rsidR="006E0774" w:rsidRDefault="006E0774" w:rsidP="007A580E">
      <w:pPr>
        <w:spacing w:after="120"/>
        <w:rPr>
          <w:rtl/>
        </w:rPr>
      </w:pPr>
      <w:r w:rsidRPr="00915335">
        <w:rPr>
          <w:rFonts w:ascii="Fb Fontext" w:hAnsi="Fb Fontext"/>
          <w:spacing w:val="0"/>
          <w:rtl/>
        </w:rPr>
        <w:t>יחידי נכנס יחידי יצא.</w:t>
      </w:r>
      <w:r w:rsidRPr="00915335">
        <w:rPr>
          <w:rFonts w:ascii="Fb Fontext" w:hAnsi="Fb Fontext" w:hint="cs"/>
          <w:spacing w:val="0"/>
          <w:rtl/>
        </w:rPr>
        <w:t xml:space="preserve"> דאי </w:t>
      </w:r>
      <w:r w:rsidRPr="00915335">
        <w:rPr>
          <w:rFonts w:ascii="Fb Fontext" w:hAnsi="Fb Fontext"/>
          <w:spacing w:val="0"/>
          <w:rtl/>
        </w:rPr>
        <w:t>אין לו אשה ובנים אין רבו מוסר לו ש</w:t>
      </w:r>
      <w:r w:rsidR="0090060E" w:rsidRPr="00915335">
        <w:rPr>
          <w:rFonts w:ascii="Fb Fontext" w:hAnsi="Fb Fontext" w:hint="cs"/>
          <w:spacing w:val="0"/>
          <w:rtl/>
        </w:rPr>
        <w:t>"כ</w:t>
      </w:r>
      <w:r w:rsidRPr="00915335">
        <w:rPr>
          <w:rFonts w:ascii="Fb Fontext" w:hAnsi="Fb Fontext"/>
          <w:spacing w:val="0"/>
          <w:rtl/>
        </w:rPr>
        <w:t>.</w:t>
      </w:r>
    </w:p>
    <w:p w14:paraId="09D8EE20" w14:textId="052F6D69" w:rsidR="007A580E" w:rsidRPr="00131640" w:rsidRDefault="006D062D" w:rsidP="006D062D">
      <w:pPr>
        <w:pStyle w:val="afffd"/>
        <w:ind w:end="0"/>
        <w:rPr>
          <w:rtl/>
        </w:rPr>
      </w:pPr>
      <w:r>
        <w:rPr>
          <w:rFonts w:hint="cs"/>
          <w:rtl/>
        </w:rPr>
        <w:t>***</w:t>
      </w:r>
    </w:p>
    <w:p w14:paraId="42A9DE30" w14:textId="39F013BD" w:rsidR="00A85AC8" w:rsidRPr="00E600D8" w:rsidRDefault="00490F44" w:rsidP="0090060E">
      <w:pPr>
        <w:pStyle w:val="38"/>
        <w:framePr w:wrap="notBeside"/>
        <w:rPr>
          <w:rtl/>
        </w:rPr>
      </w:pPr>
      <w:r>
        <w:rPr>
          <w:rtl/>
        </w:rPr>
        <w:t>ת"ר</w:t>
      </w:r>
      <w:r w:rsidR="00A85AC8" w:rsidRPr="00E600D8">
        <w:rPr>
          <w:rtl/>
        </w:rPr>
        <w:t>:</w:t>
      </w:r>
    </w:p>
    <w:p w14:paraId="14762D9B" w14:textId="66C585C6" w:rsidR="006E0774" w:rsidRPr="00915335" w:rsidRDefault="006E0774" w:rsidP="006E0774">
      <w:pPr>
        <w:rPr>
          <w:spacing w:val="0"/>
          <w:rtl/>
        </w:rPr>
      </w:pPr>
      <w:r w:rsidRPr="00915335">
        <w:rPr>
          <w:rFonts w:ascii="Fb Fontext" w:hAnsi="Fb Fontext"/>
          <w:spacing w:val="0"/>
          <w:sz w:val="32"/>
          <w:rtl/>
        </w:rPr>
        <w:t xml:space="preserve">נמכר במנה והשביח </w:t>
      </w:r>
      <w:r w:rsidR="0090060E" w:rsidRPr="00915335">
        <w:rPr>
          <w:rFonts w:ascii="Fb Fontext" w:hAnsi="Fb Fontext" w:hint="cs"/>
          <w:spacing w:val="0"/>
          <w:sz w:val="32"/>
          <w:rtl/>
        </w:rPr>
        <w:t>ל</w:t>
      </w:r>
      <w:r w:rsidRPr="00915335">
        <w:rPr>
          <w:rFonts w:ascii="Fb Fontext" w:hAnsi="Fb Fontext"/>
          <w:spacing w:val="0"/>
          <w:sz w:val="32"/>
          <w:rtl/>
        </w:rPr>
        <w:t xml:space="preserve">מאתים, מחשבין לו </w:t>
      </w:r>
      <w:r w:rsidR="0090060E" w:rsidRPr="00915335">
        <w:rPr>
          <w:rFonts w:ascii="Fb Fontext" w:hAnsi="Fb Fontext" w:hint="cs"/>
          <w:spacing w:val="0"/>
          <w:sz w:val="32"/>
          <w:rtl/>
        </w:rPr>
        <w:t>רק</w:t>
      </w:r>
      <w:r w:rsidRPr="00915335">
        <w:rPr>
          <w:rFonts w:ascii="Fb Fontext" w:hAnsi="Fb Fontext"/>
          <w:spacing w:val="0"/>
          <w:sz w:val="32"/>
          <w:rtl/>
        </w:rPr>
        <w:t xml:space="preserve"> מנה</w:t>
      </w:r>
      <w:r w:rsidRPr="00915335">
        <w:rPr>
          <w:rFonts w:ascii="Fb Fontext" w:hAnsi="Fb Fontext" w:hint="cs"/>
          <w:spacing w:val="0"/>
          <w:sz w:val="32"/>
          <w:rtl/>
        </w:rPr>
        <w:t>-</w:t>
      </w:r>
      <w:r w:rsidRPr="00915335">
        <w:rPr>
          <w:rStyle w:val="affffa"/>
          <w:rFonts w:hint="cs"/>
          <w:spacing w:val="0"/>
          <w:rtl/>
        </w:rPr>
        <w:t xml:space="preserve"> '</w:t>
      </w:r>
      <w:r w:rsidRPr="00915335">
        <w:rPr>
          <w:rStyle w:val="affffa"/>
          <w:spacing w:val="0"/>
          <w:rtl/>
        </w:rPr>
        <w:t>מכסף מקנתו</w:t>
      </w:r>
      <w:r w:rsidRPr="00915335">
        <w:rPr>
          <w:rStyle w:val="affffa"/>
          <w:rFonts w:hint="cs"/>
          <w:spacing w:val="0"/>
          <w:rtl/>
        </w:rPr>
        <w:t>',</w:t>
      </w:r>
    </w:p>
    <w:p w14:paraId="14C05D91" w14:textId="77777777" w:rsidR="006E0774" w:rsidRPr="00131640" w:rsidRDefault="006E0774" w:rsidP="006E0774">
      <w:pPr>
        <w:rPr>
          <w:rtl/>
        </w:rPr>
      </w:pPr>
      <w:r w:rsidRPr="00224C4C">
        <w:rPr>
          <w:rFonts w:ascii="Fb Fontext" w:hAnsi="Fb Fontext"/>
          <w:rtl/>
        </w:rPr>
        <w:t>נמכר במאתים והכסיף ועמד על מנה, אין מחשבין לו אלא מנה</w:t>
      </w:r>
      <w:r w:rsidRPr="00224C4C">
        <w:rPr>
          <w:rFonts w:ascii="Fb Fontext" w:hAnsi="Fb Fontext" w:hint="cs"/>
          <w:rtl/>
        </w:rPr>
        <w:t>-</w:t>
      </w:r>
      <w:r w:rsidRPr="00224C4C">
        <w:rPr>
          <w:rStyle w:val="affffa"/>
          <w:rFonts w:hint="cs"/>
          <w:rtl/>
        </w:rPr>
        <w:t xml:space="preserve"> '</w:t>
      </w:r>
      <w:r w:rsidRPr="00224C4C">
        <w:rPr>
          <w:rStyle w:val="affffa"/>
          <w:rtl/>
        </w:rPr>
        <w:t>כפי שניו</w:t>
      </w:r>
      <w:r w:rsidRPr="00224C4C">
        <w:rPr>
          <w:rStyle w:val="affffa"/>
          <w:rFonts w:hint="cs"/>
          <w:rtl/>
        </w:rPr>
        <w:t>'</w:t>
      </w:r>
      <w:r w:rsidRPr="00224C4C">
        <w:rPr>
          <w:rStyle w:val="affffa"/>
          <w:rtl/>
        </w:rPr>
        <w:t>.</w:t>
      </w:r>
    </w:p>
    <w:p w14:paraId="32D23761" w14:textId="77777777" w:rsidR="006E0774" w:rsidRPr="00131640" w:rsidRDefault="006E0774" w:rsidP="006E0774">
      <w:pPr>
        <w:rPr>
          <w:rtl/>
        </w:rPr>
      </w:pPr>
      <w:r w:rsidRPr="00224C4C">
        <w:rPr>
          <w:rFonts w:ascii="Fb Fontext" w:hAnsi="Fb Fontext" w:hint="cs"/>
          <w:rtl/>
        </w:rPr>
        <w:t xml:space="preserve">ואף נמכר לישראל </w:t>
      </w:r>
      <w:r w:rsidRPr="00224C4C">
        <w:rPr>
          <w:rFonts w:ascii="Fb Fontext" w:hAnsi="Fb Fontext"/>
          <w:rtl/>
        </w:rPr>
        <w:t>–</w:t>
      </w:r>
      <w:r w:rsidRPr="00224C4C">
        <w:rPr>
          <w:rFonts w:ascii="Fb Fontext" w:hAnsi="Fb Fontext" w:hint="cs"/>
          <w:rtl/>
        </w:rPr>
        <w:t xml:space="preserve"> שכיר שכיר לגז</w:t>
      </w:r>
      <w:r w:rsidRPr="00224C4C">
        <w:rPr>
          <w:rFonts w:ascii="Fb Fontext" w:hAnsi="Fb Fontext"/>
          <w:rtl/>
        </w:rPr>
        <w:t>"</w:t>
      </w:r>
      <w:r w:rsidRPr="00224C4C">
        <w:rPr>
          <w:rFonts w:ascii="Fb Fontext" w:hAnsi="Fb Fontext" w:hint="cs"/>
          <w:rtl/>
        </w:rPr>
        <w:t>ש מנמכר לעכו'ם</w:t>
      </w:r>
    </w:p>
    <w:p w14:paraId="25B93210" w14:textId="312B393E" w:rsidR="00A85AC8" w:rsidRPr="00E600D8" w:rsidRDefault="006E0774" w:rsidP="00D43A6E">
      <w:pPr>
        <w:pStyle w:val="38"/>
        <w:framePr w:wrap="notBeside"/>
        <w:rPr>
          <w:rtl/>
        </w:rPr>
      </w:pPr>
      <w:r w:rsidRPr="00E600D8">
        <w:rPr>
          <w:rtl/>
        </w:rPr>
        <w:t xml:space="preserve">• </w:t>
      </w:r>
      <w:r w:rsidRPr="00E600D8">
        <w:rPr>
          <w:rFonts w:hint="cs"/>
          <w:rtl/>
        </w:rPr>
        <w:t>א</w:t>
      </w:r>
      <w:r w:rsidRPr="00E600D8">
        <w:rPr>
          <w:rtl/>
        </w:rPr>
        <w:t>ביי</w:t>
      </w:r>
      <w:r w:rsidR="00A85AC8" w:rsidRPr="00E600D8">
        <w:rPr>
          <w:rtl/>
        </w:rPr>
        <w:t>:</w:t>
      </w:r>
    </w:p>
    <w:p w14:paraId="45A34474" w14:textId="5A2A5985" w:rsidR="006E0774" w:rsidRPr="00131640" w:rsidRDefault="006E0774" w:rsidP="006E0774">
      <w:pPr>
        <w:rPr>
          <w:rtl/>
        </w:rPr>
      </w:pPr>
      <w:r w:rsidRPr="00224C4C">
        <w:rPr>
          <w:rFonts w:ascii="Fb Fontext" w:hAnsi="Fb Fontext"/>
          <w:sz w:val="32"/>
          <w:rtl/>
        </w:rPr>
        <w:t>הריני כבן עזאי בשוקי טבריא</w:t>
      </w:r>
      <w:r w:rsidRPr="00224C4C">
        <w:rPr>
          <w:rFonts w:ascii="Fb Fontext" w:hAnsi="Fb Fontext" w:hint="cs"/>
          <w:sz w:val="32"/>
          <w:rtl/>
        </w:rPr>
        <w:t xml:space="preserve"> </w:t>
      </w:r>
      <w:r w:rsidRPr="00D43A6E">
        <w:rPr>
          <w:rStyle w:val="afffff5"/>
          <w:rFonts w:hint="cs"/>
          <w:rtl/>
        </w:rPr>
        <w:t>[שמוכן להשיב על כל שאלה]</w:t>
      </w:r>
    </w:p>
    <w:p w14:paraId="197AEC4E" w14:textId="455D63A6" w:rsidR="00A85AC8" w:rsidRPr="00E600D8" w:rsidRDefault="006E0774" w:rsidP="00D43A6E">
      <w:pPr>
        <w:pStyle w:val="38"/>
        <w:framePr w:wrap="notBeside"/>
        <w:rPr>
          <w:rtl/>
        </w:rPr>
      </w:pPr>
      <w:r w:rsidRPr="00E600D8">
        <w:rPr>
          <w:rFonts w:hint="cs"/>
          <w:rtl/>
        </w:rPr>
        <w:t xml:space="preserve">ושאלו </w:t>
      </w:r>
      <w:r w:rsidRPr="00E600D8">
        <w:rPr>
          <w:rtl/>
        </w:rPr>
        <w:t>ההוא מרבנן</w:t>
      </w:r>
      <w:r w:rsidR="00A85AC8" w:rsidRPr="00E600D8">
        <w:rPr>
          <w:rtl/>
        </w:rPr>
        <w:t>:</w:t>
      </w:r>
    </w:p>
    <w:p w14:paraId="2385E32B" w14:textId="31B575F4" w:rsidR="006E0774" w:rsidRPr="00131640" w:rsidRDefault="006E0774" w:rsidP="006E0774">
      <w:pPr>
        <w:rPr>
          <w:rtl/>
        </w:rPr>
      </w:pPr>
      <w:r w:rsidRPr="00224C4C">
        <w:rPr>
          <w:rFonts w:ascii="Fb Fontext" w:hAnsi="Fb Fontext"/>
          <w:rtl/>
        </w:rPr>
        <w:t>מ</w:t>
      </w:r>
      <w:r w:rsidR="00D43A6E">
        <w:rPr>
          <w:rFonts w:ascii="Fb Fontext" w:hAnsi="Fb Fontext" w:hint="cs"/>
          <w:rtl/>
        </w:rPr>
        <w:t>דוע ראית לדרוש לקולא</w:t>
      </w:r>
      <w:r w:rsidRPr="00224C4C">
        <w:rPr>
          <w:rFonts w:ascii="Fb Fontext" w:hAnsi="Fb Fontext"/>
          <w:rtl/>
        </w:rPr>
        <w:t xml:space="preserve"> </w:t>
      </w:r>
      <w:r w:rsidRPr="00D43A6E">
        <w:rPr>
          <w:rStyle w:val="afffff3"/>
          <w:rFonts w:hint="cs"/>
          <w:rtl/>
        </w:rPr>
        <w:t>וענהו:</w:t>
      </w:r>
      <w:r w:rsidRPr="00210DF6">
        <w:rPr>
          <w:rStyle w:val="afffa"/>
          <w:rFonts w:ascii="Fb Fontext" w:hAnsi="Fb Fontext" w:cs="BA TM • Vilna Extra-Bold" w:hint="cs"/>
          <w:bCs w:val="0"/>
          <w:rtl/>
        </w:rPr>
        <w:t xml:space="preserve"> </w:t>
      </w:r>
      <w:r w:rsidRPr="00210DF6">
        <w:rPr>
          <w:rStyle w:val="afffa"/>
          <w:rFonts w:ascii="Fb Fontext" w:hAnsi="Fb Fontext" w:cs="BA TM • Vilna Extra-Bold"/>
          <w:bCs w:val="0"/>
          <w:rtl/>
        </w:rPr>
        <w:t>מד</w:t>
      </w:r>
      <w:r w:rsidR="00D43A6E" w:rsidRPr="00210DF6">
        <w:rPr>
          <w:rStyle w:val="afffa"/>
          <w:rFonts w:ascii="Fb Fontext" w:hAnsi="Fb Fontext" w:cs="BA TM • Vilna Extra-Bold" w:hint="cs"/>
          <w:bCs w:val="0"/>
          <w:rtl/>
        </w:rPr>
        <w:t>ה</w:t>
      </w:r>
      <w:r w:rsidRPr="00210DF6">
        <w:rPr>
          <w:rStyle w:val="afffa"/>
          <w:rFonts w:ascii="Fb Fontext" w:hAnsi="Fb Fontext" w:cs="BA TM • Vilna Extra-Bold"/>
          <w:bCs w:val="0"/>
          <w:rtl/>
        </w:rPr>
        <w:t>קיל</w:t>
      </w:r>
      <w:r w:rsidR="00D43A6E" w:rsidRPr="00210DF6">
        <w:rPr>
          <w:rStyle w:val="afffa"/>
          <w:rFonts w:ascii="Fb Fontext" w:hAnsi="Fb Fontext" w:cs="BA TM • Vilna Extra-Bold" w:hint="cs"/>
          <w:bCs w:val="0"/>
          <w:rtl/>
        </w:rPr>
        <w:t>ה</w:t>
      </w:r>
      <w:r w:rsidRPr="00210DF6">
        <w:rPr>
          <w:rStyle w:val="afffa"/>
          <w:rFonts w:ascii="Fb Fontext" w:hAnsi="Fb Fontext" w:cs="BA TM • Vilna Extra-Bold"/>
          <w:bCs w:val="0"/>
          <w:rtl/>
        </w:rPr>
        <w:t xml:space="preserve"> </w:t>
      </w:r>
      <w:r w:rsidR="00D43A6E" w:rsidRPr="00210DF6">
        <w:rPr>
          <w:rStyle w:val="afffa"/>
          <w:rFonts w:ascii="Fb Fontext" w:hAnsi="Fb Fontext" w:cs="BA TM • Vilna Extra-Bold" w:hint="cs"/>
          <w:bCs w:val="0"/>
          <w:rtl/>
        </w:rPr>
        <w:t>תורה</w:t>
      </w:r>
      <w:r w:rsidRPr="00210DF6">
        <w:rPr>
          <w:rStyle w:val="afffa"/>
          <w:rFonts w:ascii="Fb Fontext" w:hAnsi="Fb Fontext" w:cs="BA TM • Vilna Extra-Bold"/>
          <w:bCs w:val="0"/>
          <w:rtl/>
        </w:rPr>
        <w:t xml:space="preserve"> לגב</w:t>
      </w:r>
      <w:r w:rsidR="00D43A6E" w:rsidRPr="00210DF6">
        <w:rPr>
          <w:rStyle w:val="afffa"/>
          <w:rFonts w:ascii="Fb Fontext" w:hAnsi="Fb Fontext" w:cs="BA TM • Vilna Extra-Bold" w:hint="cs"/>
          <w:bCs w:val="0"/>
          <w:rtl/>
        </w:rPr>
        <w:t>יו</w:t>
      </w:r>
      <w:r w:rsidRPr="00224C4C">
        <w:rPr>
          <w:rFonts w:ascii="Fb Fontext" w:hAnsi="Fb Fontext" w:hint="cs"/>
          <w:rtl/>
        </w:rPr>
        <w:t>.</w:t>
      </w:r>
    </w:p>
    <w:p w14:paraId="60364C3F" w14:textId="567C2DBC" w:rsidR="00A85AC8" w:rsidRPr="00E600D8" w:rsidRDefault="006E0774" w:rsidP="00D43A6E">
      <w:pPr>
        <w:pStyle w:val="38"/>
        <w:framePr w:wrap="notBeside"/>
        <w:rPr>
          <w:rtl/>
        </w:rPr>
      </w:pPr>
      <w:r w:rsidRPr="00E600D8">
        <w:rPr>
          <w:rtl/>
        </w:rPr>
        <w:t>דתניא</w:t>
      </w:r>
      <w:r w:rsidR="00A85AC8" w:rsidRPr="00E600D8">
        <w:rPr>
          <w:rtl/>
        </w:rPr>
        <w:t>:</w:t>
      </w:r>
    </w:p>
    <w:p w14:paraId="6268B7F8" w14:textId="5C345F3B" w:rsidR="006E0774" w:rsidRPr="00131640" w:rsidRDefault="006E0774" w:rsidP="006E0774">
      <w:pPr>
        <w:rPr>
          <w:rtl/>
        </w:rPr>
      </w:pPr>
      <w:r w:rsidRPr="00224C4C">
        <w:rPr>
          <w:rStyle w:val="affffa"/>
          <w:rFonts w:hint="cs"/>
          <w:rtl/>
        </w:rPr>
        <w:t>'</w:t>
      </w:r>
      <w:r w:rsidRPr="00224C4C">
        <w:rPr>
          <w:rStyle w:val="affffa"/>
          <w:rtl/>
        </w:rPr>
        <w:t>כי טוב לו עמך</w:t>
      </w:r>
      <w:r w:rsidRPr="00224C4C">
        <w:rPr>
          <w:rStyle w:val="affffa"/>
          <w:rFonts w:hint="cs"/>
          <w:rtl/>
        </w:rPr>
        <w:t>'</w:t>
      </w:r>
      <w:r w:rsidRPr="00224C4C">
        <w:rPr>
          <w:rStyle w:val="affffa"/>
          <w:rtl/>
        </w:rPr>
        <w:t xml:space="preserve"> </w:t>
      </w:r>
      <w:r w:rsidRPr="00224C4C">
        <w:rPr>
          <w:rFonts w:ascii="Fb Fontext" w:hAnsi="Fb Fontext"/>
          <w:rtl/>
        </w:rPr>
        <w:t>- עמך במאכל ועמך במשתה, שלא תהא אתה אוכל פת נקיה והוא אוכל פת קיבר, אתה שותה יין ישן והוא שותה יין חדש, אתה ישן על גבי מוכים והוא ישן על גבי התבן,</w:t>
      </w:r>
    </w:p>
    <w:p w14:paraId="66668CA5" w14:textId="77777777" w:rsidR="006E0774" w:rsidRPr="00131640" w:rsidRDefault="006E0774" w:rsidP="006E0774">
      <w:pPr>
        <w:rPr>
          <w:rtl/>
        </w:rPr>
      </w:pPr>
      <w:r w:rsidRPr="00D43A6E">
        <w:rPr>
          <w:rStyle w:val="afffff3"/>
          <w:rtl/>
        </w:rPr>
        <w:t>מכאן אמרו:</w:t>
      </w:r>
      <w:r w:rsidRPr="00224C4C">
        <w:rPr>
          <w:rFonts w:ascii="Fb Fontext" w:hAnsi="Fb Fontext"/>
          <w:rtl/>
        </w:rPr>
        <w:t xml:space="preserve"> כל הקונה עבד עברי, כקונה אדון לעצמו.</w:t>
      </w:r>
    </w:p>
    <w:p w14:paraId="072E70D5" w14:textId="77777777" w:rsidR="006E0774" w:rsidRPr="00131640" w:rsidRDefault="006E0774" w:rsidP="006E0774">
      <w:pPr>
        <w:rPr>
          <w:rtl/>
        </w:rPr>
      </w:pPr>
      <w:r w:rsidRPr="007D2735">
        <w:rPr>
          <w:rStyle w:val="afffff3"/>
          <w:rtl/>
        </w:rPr>
        <w:t>ואימא:</w:t>
      </w:r>
      <w:r w:rsidRPr="00224C4C">
        <w:rPr>
          <w:rFonts w:ascii="Fb Fontext" w:hAnsi="Fb Fontext"/>
          <w:rtl/>
        </w:rPr>
        <w:t xml:space="preserve"> ה"</w:t>
      </w:r>
      <w:r w:rsidRPr="00224C4C">
        <w:rPr>
          <w:rFonts w:ascii="Fb Fontext" w:hAnsi="Fb Fontext" w:hint="cs"/>
          <w:rtl/>
        </w:rPr>
        <w:t>מ</w:t>
      </w:r>
      <w:r w:rsidRPr="00224C4C">
        <w:rPr>
          <w:rFonts w:ascii="Fb Fontext" w:hAnsi="Fb Fontext"/>
          <w:rtl/>
        </w:rPr>
        <w:t xml:space="preserve"> לענין אכילה ושתיה, </w:t>
      </w:r>
      <w:r>
        <w:rPr>
          <w:rFonts w:ascii="Fb Fontext" w:hAnsi="Fb Fontext" w:hint="cs"/>
          <w:rtl/>
        </w:rPr>
        <w:t xml:space="preserve">שלא יצטער אבל לענין פדיון נחמיר עליו </w:t>
      </w:r>
      <w:r>
        <w:rPr>
          <w:rStyle w:val="afffff3"/>
          <w:rFonts w:ascii="Fb Fontext" w:hAnsi="Fb Fontext" w:hint="cs"/>
          <w:rtl/>
          <w:rPrChange w:id="9039" w:author="מנוע אמוראים" w:date="2026-10-05T16:42:07Z">
            <w:rPr>
              <w:rFonts w:ascii="Fb Fontext" w:hAnsi="Fb Fontext" w:hint="cs"/>
              <w:rtl/>
            </w:rPr>
          </w:rPrChange>
        </w:rPr>
        <w:t xml:space="preserve">מדריב</w:t>
      </w:r>
      <w:r>
        <w:rPr>
          <w:rStyle w:val="afffff3"/>
          <w:rFonts w:ascii="Fb Fontext" w:hAnsi="Fb Fontext"/>
          <w:rtl/>
          <w:rPrChange w:id="9040" w:author="מנוע אמוראים" w:date="2026-10-05T16:42:07Z">
            <w:rPr>
              <w:rFonts w:ascii="Fb Fontext" w:hAnsi="Fb Fontext"/>
              <w:rtl/>
            </w:rPr>
          </w:rPrChange>
        </w:rPr>
        <w:t xml:space="preserve">"</w:t>
      </w:r>
      <w:r>
        <w:rPr>
          <w:rStyle w:val="afffff3"/>
          <w:rFonts w:ascii="Fb Fontext" w:hAnsi="Fb Fontext" w:hint="cs"/>
          <w:rtl/>
          <w:rPrChange w:id="9041" w:author="מנוע אמוראים" w:date="2026-10-05T16:42:07Z">
            <w:rPr>
              <w:rFonts w:ascii="Fb Fontext" w:hAnsi="Fb Fontext" w:hint="cs"/>
              <w:rtl/>
            </w:rPr>
          </w:rPrChange>
        </w:rPr>
        <w:t xml:space="preserve">ח</w:t>
      </w:r>
    </w:p>
    <w:p w14:paraId="006A5BEE" w14:textId="77777777" w:rsidR="00A85AC8" w:rsidRPr="00E600D8" w:rsidRDefault="006E0774" w:rsidP="007D2735">
      <w:pPr>
        <w:pStyle w:val="38"/>
        <w:framePr w:wrap="notBeside"/>
        <w:rPr>
          <w:rtl/>
        </w:rPr>
      </w:pPr>
      <w:r w:rsidRPr="00E600D8">
        <w:rPr>
          <w:rFonts w:hint="cs"/>
          <w:rtl/>
        </w:rPr>
        <w:t>דתניא ריב</w:t>
      </w:r>
      <w:r w:rsidRPr="00E600D8">
        <w:rPr>
          <w:rtl/>
        </w:rPr>
        <w:t>"</w:t>
      </w:r>
      <w:r w:rsidRPr="00E600D8">
        <w:rPr>
          <w:rFonts w:hint="cs"/>
          <w:rtl/>
        </w:rPr>
        <w:t>ח</w:t>
      </w:r>
      <w:r w:rsidR="00A85AC8" w:rsidRPr="00E600D8">
        <w:rPr>
          <w:rtl/>
        </w:rPr>
        <w:t>:</w:t>
      </w:r>
    </w:p>
    <w:p w14:paraId="17E2C361" w14:textId="0D2931DB" w:rsidR="006E0774" w:rsidRPr="00131640" w:rsidRDefault="006E0774" w:rsidP="007D2735">
      <w:pPr>
        <w:rPr>
          <w:rtl/>
        </w:rPr>
      </w:pPr>
      <w:r w:rsidRPr="00224C4C">
        <w:rPr>
          <w:rFonts w:ascii="Fb Fontext" w:hAnsi="Fb Fontext"/>
          <w:rtl/>
        </w:rPr>
        <w:t>בא וראה כמה קשה אבקה של שביעית,</w:t>
      </w:r>
      <w:r w:rsidR="007D2735">
        <w:rPr>
          <w:rFonts w:ascii="Fb Fontext" w:hAnsi="Fb Fontext" w:hint="cs"/>
          <w:rtl/>
        </w:rPr>
        <w:t xml:space="preserve"> </w:t>
      </w:r>
      <w:r w:rsidRPr="00224C4C">
        <w:rPr>
          <w:rFonts w:ascii="Fb Fontext" w:hAnsi="Fb Fontext"/>
          <w:rtl/>
        </w:rPr>
        <w:t xml:space="preserve">אדם נושא ונותן בפירות שביעית לסוף מוכר את מטלטליו, </w:t>
      </w:r>
      <w:r w:rsidRPr="00224C4C">
        <w:rPr>
          <w:rStyle w:val="affffa"/>
          <w:rFonts w:hint="cs"/>
          <w:rtl/>
        </w:rPr>
        <w:t>ד'</w:t>
      </w:r>
      <w:r w:rsidRPr="00224C4C">
        <w:rPr>
          <w:rStyle w:val="affffa"/>
          <w:rtl/>
        </w:rPr>
        <w:t>בשנת היובל תשובו איש אל אחוזתו</w:t>
      </w:r>
      <w:r w:rsidRPr="00224C4C">
        <w:rPr>
          <w:rStyle w:val="affffa"/>
          <w:rFonts w:hint="cs"/>
          <w:rtl/>
        </w:rPr>
        <w:t>'</w:t>
      </w:r>
      <w:r w:rsidRPr="00224C4C">
        <w:rPr>
          <w:rStyle w:val="affffa"/>
          <w:rtl/>
        </w:rPr>
        <w:t>,</w:t>
      </w:r>
    </w:p>
    <w:p w14:paraId="486B2FDD" w14:textId="77777777" w:rsidR="00A85AC8" w:rsidRPr="00E600D8" w:rsidRDefault="006E0774" w:rsidP="007D2735">
      <w:pPr>
        <w:pStyle w:val="38"/>
        <w:framePr w:wrap="notBeside"/>
        <w:rPr>
          <w:rtl/>
        </w:rPr>
      </w:pPr>
      <w:r w:rsidRPr="00E600D8">
        <w:rPr>
          <w:rtl/>
        </w:rPr>
        <w:t>וסמיך</w:t>
      </w:r>
      <w:r w:rsidR="00A85AC8" w:rsidRPr="00E600D8">
        <w:rPr>
          <w:rtl/>
        </w:rPr>
        <w:t>:</w:t>
      </w:r>
    </w:p>
    <w:p w14:paraId="716E0D58" w14:textId="251C440B" w:rsidR="006E0774" w:rsidRPr="00131640" w:rsidRDefault="006E0774" w:rsidP="006E0774">
      <w:pPr>
        <w:rPr>
          <w:rtl/>
        </w:rPr>
      </w:pPr>
      <w:r w:rsidRPr="00224C4C">
        <w:rPr>
          <w:rStyle w:val="affffa"/>
          <w:rFonts w:hint="cs"/>
          <w:rtl/>
        </w:rPr>
        <w:t>'</w:t>
      </w:r>
      <w:r w:rsidRPr="00224C4C">
        <w:rPr>
          <w:rStyle w:val="affffa"/>
          <w:rtl/>
        </w:rPr>
        <w:t>וכי תמכרו ממכר לעמיתך או קנה מיד עמיתך</w:t>
      </w:r>
      <w:r w:rsidRPr="00224C4C">
        <w:rPr>
          <w:rStyle w:val="affffa"/>
          <w:rFonts w:hint="cs"/>
          <w:rtl/>
        </w:rPr>
        <w:t>'</w:t>
      </w:r>
      <w:r w:rsidRPr="00224C4C">
        <w:rPr>
          <w:rStyle w:val="affffa"/>
          <w:rtl/>
        </w:rPr>
        <w:t xml:space="preserve"> </w:t>
      </w:r>
      <w:r w:rsidRPr="00224C4C">
        <w:rPr>
          <w:rFonts w:ascii="Fb Fontext" w:hAnsi="Fb Fontext"/>
          <w:rtl/>
        </w:rPr>
        <w:t>- דבר הנקנה מיד ליד,</w:t>
      </w:r>
    </w:p>
    <w:p w14:paraId="2602D026" w14:textId="77777777" w:rsidR="006E0774" w:rsidRPr="00131640" w:rsidRDefault="006E0774" w:rsidP="006E0774">
      <w:pPr>
        <w:rPr>
          <w:rtl/>
        </w:rPr>
      </w:pPr>
      <w:r w:rsidRPr="00224C4C">
        <w:rPr>
          <w:rFonts w:ascii="Fb Fontext" w:hAnsi="Fb Fontext"/>
          <w:rtl/>
        </w:rPr>
        <w:t xml:space="preserve">לא </w:t>
      </w:r>
      <w:r w:rsidRPr="00210DF6">
        <w:rPr>
          <w:rStyle w:val="afffa"/>
          <w:rFonts w:ascii="Fb Fontext" w:hAnsi="Fb Fontext" w:cs="BA TM • Vilna Extra-Bold"/>
          <w:bCs w:val="0"/>
          <w:rtl/>
        </w:rPr>
        <w:t>הרגיש</w:t>
      </w:r>
      <w:r w:rsidRPr="00224C4C">
        <w:rPr>
          <w:rFonts w:ascii="Fb Fontext" w:hAnsi="Fb Fontext"/>
          <w:rtl/>
        </w:rPr>
        <w:t xml:space="preserve"> לסוף מוכר את שדותיו,</w:t>
      </w:r>
      <w:r w:rsidRPr="00224C4C">
        <w:rPr>
          <w:rStyle w:val="affffa"/>
          <w:rtl/>
        </w:rPr>
        <w:t xml:space="preserve"> </w:t>
      </w:r>
      <w:r w:rsidRPr="00224C4C">
        <w:rPr>
          <w:rStyle w:val="affffa"/>
          <w:rFonts w:hint="cs"/>
          <w:rtl/>
        </w:rPr>
        <w:t>'</w:t>
      </w:r>
      <w:r w:rsidRPr="00224C4C">
        <w:rPr>
          <w:rStyle w:val="affffa"/>
          <w:rtl/>
        </w:rPr>
        <w:t>כי ימוך אחיך ומכר מאחוזתו</w:t>
      </w:r>
      <w:r w:rsidRPr="00224C4C">
        <w:rPr>
          <w:rStyle w:val="affffa"/>
          <w:rFonts w:hint="cs"/>
          <w:rtl/>
        </w:rPr>
        <w:t>'</w:t>
      </w:r>
      <w:r w:rsidRPr="00224C4C">
        <w:rPr>
          <w:rStyle w:val="affffa"/>
          <w:rtl/>
        </w:rPr>
        <w:t>,</w:t>
      </w:r>
      <w:r w:rsidRPr="00224C4C">
        <w:rPr>
          <w:rFonts w:ascii="Fb Fontext" w:hAnsi="Fb Fontext"/>
          <w:rtl/>
        </w:rPr>
        <w:t xml:space="preserve"> </w:t>
      </w:r>
      <w:r w:rsidRPr="00F4691A">
        <w:rPr>
          <w:rStyle w:val="afffff5"/>
          <w:rFonts w:hint="cs"/>
          <w:rtl/>
        </w:rPr>
        <w:t>[ואז נעשית לו כהיתר]</w:t>
      </w:r>
    </w:p>
    <w:p w14:paraId="54F7F9ED" w14:textId="77777777" w:rsidR="006E0774" w:rsidRPr="0055221A" w:rsidRDefault="006E0774" w:rsidP="006E0774">
      <w:pPr>
        <w:rPr>
          <w:spacing w:val="0"/>
          <w:rtl/>
        </w:rPr>
      </w:pPr>
      <w:r w:rsidRPr="0055221A">
        <w:rPr>
          <w:rFonts w:ascii="Fb Fontext" w:hAnsi="Fb Fontext"/>
          <w:spacing w:val="0"/>
          <w:rtl/>
        </w:rPr>
        <w:t xml:space="preserve">לא </w:t>
      </w:r>
      <w:r w:rsidRPr="0055221A">
        <w:rPr>
          <w:rStyle w:val="afffa"/>
          <w:rFonts w:ascii="Fb Fontext" w:hAnsi="Fb Fontext" w:cs="BA TM • Vilna Extra-Bold"/>
          <w:bCs w:val="0"/>
          <w:spacing w:val="0"/>
          <w:rtl/>
        </w:rPr>
        <w:t>באת</w:t>
      </w:r>
      <w:r w:rsidRPr="0055221A">
        <w:rPr>
          <w:rFonts w:ascii="Fb Fontext" w:hAnsi="Fb Fontext"/>
          <w:spacing w:val="0"/>
          <w:rtl/>
        </w:rPr>
        <w:t xml:space="preserve"> לידו עד שמוכר את ביתו, </w:t>
      </w:r>
      <w:r w:rsidRPr="0055221A">
        <w:rPr>
          <w:rFonts w:ascii="Fb Fontext" w:hAnsi="Fb Fontext" w:hint="cs"/>
          <w:spacing w:val="0"/>
          <w:rtl/>
        </w:rPr>
        <w:t>-</w:t>
      </w:r>
      <w:r w:rsidRPr="0055221A">
        <w:rPr>
          <w:rStyle w:val="affffa"/>
          <w:rFonts w:hint="cs"/>
          <w:spacing w:val="0"/>
          <w:rtl/>
        </w:rPr>
        <w:t>'</w:t>
      </w:r>
      <w:r w:rsidRPr="0055221A">
        <w:rPr>
          <w:rStyle w:val="affffa"/>
          <w:spacing w:val="0"/>
          <w:rtl/>
        </w:rPr>
        <w:t>כי ימכור בית מושב עיר חומה</w:t>
      </w:r>
      <w:r w:rsidRPr="0055221A">
        <w:rPr>
          <w:rStyle w:val="affffa"/>
          <w:rFonts w:hint="cs"/>
          <w:spacing w:val="0"/>
          <w:rtl/>
        </w:rPr>
        <w:t>'</w:t>
      </w:r>
      <w:r w:rsidRPr="0055221A">
        <w:rPr>
          <w:rStyle w:val="affffa"/>
          <w:spacing w:val="0"/>
          <w:rtl/>
        </w:rPr>
        <w:t>.</w:t>
      </w:r>
    </w:p>
    <w:p w14:paraId="483BD4CF" w14:textId="77777777" w:rsidR="006E0774" w:rsidRPr="0055221A" w:rsidRDefault="006E0774" w:rsidP="006E0774">
      <w:pPr>
        <w:rPr>
          <w:spacing w:val="0"/>
          <w:rtl/>
        </w:rPr>
      </w:pPr>
      <w:r w:rsidRPr="0055221A">
        <w:rPr>
          <w:rFonts w:ascii="Fb Fontext" w:hAnsi="Fb Fontext"/>
          <w:spacing w:val="0"/>
          <w:rtl/>
        </w:rPr>
        <w:t xml:space="preserve">לא באת לידו עד שמוכר את בתו, </w:t>
      </w:r>
      <w:r w:rsidRPr="0055221A">
        <w:rPr>
          <w:rFonts w:ascii="Fb Fontext" w:hAnsi="Fb Fontext" w:hint="cs"/>
          <w:spacing w:val="0"/>
          <w:rtl/>
        </w:rPr>
        <w:t>-</w:t>
      </w:r>
      <w:r w:rsidRPr="0055221A">
        <w:rPr>
          <w:rStyle w:val="affffa"/>
          <w:spacing w:val="0"/>
          <w:rtl/>
        </w:rPr>
        <w:t xml:space="preserve"> </w:t>
      </w:r>
      <w:r w:rsidRPr="0055221A">
        <w:rPr>
          <w:rStyle w:val="affffa"/>
          <w:rFonts w:hint="cs"/>
          <w:spacing w:val="0"/>
          <w:rtl/>
        </w:rPr>
        <w:t>'</w:t>
      </w:r>
      <w:r w:rsidRPr="0055221A">
        <w:rPr>
          <w:rStyle w:val="affffa"/>
          <w:spacing w:val="0"/>
          <w:rtl/>
        </w:rPr>
        <w:t>וכי ימכור איש את בתו לאמה</w:t>
      </w:r>
      <w:r w:rsidRPr="0055221A">
        <w:rPr>
          <w:rStyle w:val="affffa"/>
          <w:rFonts w:hint="cs"/>
          <w:spacing w:val="0"/>
          <w:rtl/>
        </w:rPr>
        <w:t>'.</w:t>
      </w:r>
    </w:p>
    <w:p w14:paraId="3A5FEFA0" w14:textId="72433F79" w:rsidR="006E0774" w:rsidRPr="00131640" w:rsidRDefault="00F4691A" w:rsidP="006E0774">
      <w:pPr>
        <w:rPr>
          <w:rtl/>
        </w:rPr>
      </w:pPr>
      <w:r>
        <w:rPr>
          <w:rFonts w:ascii="Fb Fontext" w:hAnsi="Fb Fontext" w:hint="cs"/>
          <w:sz w:val="32"/>
          <w:rtl/>
        </w:rPr>
        <w:t>ואף</w:t>
      </w:r>
      <w:r w:rsidR="006E0774" w:rsidRPr="00224C4C">
        <w:rPr>
          <w:rFonts w:ascii="Fb Fontext" w:hAnsi="Fb Fontext"/>
          <w:sz w:val="32"/>
          <w:rtl/>
        </w:rPr>
        <w:t xml:space="preserve"> דבתו לא כתיבא </w:t>
      </w:r>
      <w:r w:rsidR="00B35B36">
        <w:rPr>
          <w:rFonts w:ascii="Fb Fontext" w:hAnsi="Fb Fontext" w:hint="cs"/>
          <w:sz w:val="32"/>
          <w:rtl/>
        </w:rPr>
        <w:t>שם</w:t>
      </w:r>
      <w:r w:rsidR="006E0774" w:rsidRPr="00224C4C">
        <w:rPr>
          <w:rFonts w:ascii="Fb Fontext" w:hAnsi="Fb Fontext"/>
          <w:sz w:val="32"/>
          <w:rtl/>
        </w:rPr>
        <w:t xml:space="preserve">, </w:t>
      </w:r>
      <w:r w:rsidR="006E0774" w:rsidRPr="00F4691A">
        <w:rPr>
          <w:rStyle w:val="afffff3"/>
          <w:rtl/>
        </w:rPr>
        <w:t>הא קמ"ל:</w:t>
      </w:r>
      <w:r w:rsidR="006E0774" w:rsidRPr="00224C4C">
        <w:rPr>
          <w:rFonts w:ascii="Fb Fontext" w:hAnsi="Fb Fontext"/>
          <w:sz w:val="32"/>
          <w:rtl/>
        </w:rPr>
        <w:t xml:space="preserve"> </w:t>
      </w:r>
      <w:r w:rsidR="006E0774" w:rsidRPr="00224C4C">
        <w:rPr>
          <w:rFonts w:ascii="Fb Fontext" w:hAnsi="Fb Fontext" w:hint="cs"/>
          <w:sz w:val="32"/>
          <w:rtl/>
        </w:rPr>
        <w:t xml:space="preserve">ימכור אדם ביתו ולא ילוה בריבית דבתו </w:t>
      </w:r>
      <w:r w:rsidR="006E0774" w:rsidRPr="00224C4C">
        <w:rPr>
          <w:rFonts w:ascii="Fb Fontext" w:hAnsi="Fb Fontext"/>
          <w:sz w:val="32"/>
          <w:rtl/>
        </w:rPr>
        <w:t>מגרעא ונפקא, ו</w:t>
      </w:r>
      <w:r w:rsidR="006E0774" w:rsidRPr="00224C4C">
        <w:rPr>
          <w:rFonts w:ascii="Fb Fontext" w:hAnsi="Fb Fontext" w:hint="cs"/>
          <w:sz w:val="32"/>
          <w:rtl/>
        </w:rPr>
        <w:t>ריבית מוספת והולכת</w:t>
      </w:r>
      <w:r w:rsidR="006E0774" w:rsidRPr="00224C4C">
        <w:rPr>
          <w:rFonts w:ascii="Fb Fontext" w:hAnsi="Fb Fontext"/>
          <w:sz w:val="32"/>
          <w:rtl/>
        </w:rPr>
        <w:t>.</w:t>
      </w:r>
    </w:p>
    <w:p w14:paraId="2D861916" w14:textId="77777777" w:rsidR="009469D7" w:rsidRDefault="006E0774" w:rsidP="006E0774">
      <w:pPr>
        <w:rPr>
          <w:rFonts w:ascii="Fb Fontext" w:hAnsi="Fb Fontext"/>
          <w:sz w:val="32"/>
          <w:rtl/>
        </w:rPr>
      </w:pPr>
      <w:r w:rsidRPr="00224C4C">
        <w:rPr>
          <w:rFonts w:ascii="Fb Fontext" w:hAnsi="Fb Fontext"/>
          <w:sz w:val="32"/>
          <w:rtl/>
        </w:rPr>
        <w:t xml:space="preserve">לא באת לידו עד שלוה ברבית, </w:t>
      </w:r>
      <w:r w:rsidRPr="00224C4C">
        <w:rPr>
          <w:rFonts w:ascii="Fb Fontext" w:hAnsi="Fb Fontext" w:hint="cs"/>
          <w:sz w:val="32"/>
          <w:rtl/>
        </w:rPr>
        <w:t>-</w:t>
      </w:r>
      <w:r w:rsidRPr="00224C4C">
        <w:rPr>
          <w:rStyle w:val="affffa"/>
          <w:rFonts w:hint="cs"/>
          <w:rtl/>
        </w:rPr>
        <w:t>'</w:t>
      </w:r>
      <w:r w:rsidRPr="00224C4C">
        <w:rPr>
          <w:rStyle w:val="affffa"/>
          <w:rtl/>
        </w:rPr>
        <w:t>וכי ימוך אחיך ומטה ידו עמך</w:t>
      </w:r>
      <w:r w:rsidRPr="00224C4C">
        <w:rPr>
          <w:rStyle w:val="affffa"/>
          <w:rFonts w:hint="cs"/>
          <w:rtl/>
        </w:rPr>
        <w:t>'</w:t>
      </w:r>
      <w:r w:rsidRPr="00224C4C">
        <w:rPr>
          <w:rStyle w:val="affffa"/>
          <w:rtl/>
        </w:rPr>
        <w:t>,</w:t>
      </w:r>
    </w:p>
    <w:p w14:paraId="782823D9" w14:textId="378FD3A5" w:rsidR="00A85AC8" w:rsidRPr="00E600D8" w:rsidRDefault="006E0774" w:rsidP="00F4691A">
      <w:pPr>
        <w:pStyle w:val="38"/>
        <w:framePr w:wrap="notBeside"/>
        <w:rPr>
          <w:rtl/>
        </w:rPr>
      </w:pPr>
      <w:r w:rsidRPr="00E600D8">
        <w:rPr>
          <w:rtl/>
        </w:rPr>
        <w:t>וסמיך</w:t>
      </w:r>
      <w:r w:rsidR="00A85AC8" w:rsidRPr="00E600D8">
        <w:rPr>
          <w:rtl/>
        </w:rPr>
        <w:t>:</w:t>
      </w:r>
    </w:p>
    <w:p w14:paraId="0D78B295" w14:textId="1359D409" w:rsidR="006E0774" w:rsidRPr="00131640" w:rsidRDefault="006E0774" w:rsidP="006E0774">
      <w:pPr>
        <w:rPr>
          <w:rtl/>
        </w:rPr>
      </w:pPr>
      <w:r w:rsidRPr="00224C4C">
        <w:rPr>
          <w:rStyle w:val="affffa"/>
          <w:rtl/>
        </w:rPr>
        <w:t>אל תקח מאתו וגו'</w:t>
      </w:r>
      <w:r w:rsidRPr="00224C4C">
        <w:rPr>
          <w:rFonts w:ascii="Fb Fontext" w:hAnsi="Fb Fontext"/>
          <w:sz w:val="32"/>
          <w:rtl/>
        </w:rPr>
        <w:t>.</w:t>
      </w:r>
    </w:p>
    <w:p w14:paraId="6A67AF5B" w14:textId="77777777" w:rsidR="006E0774" w:rsidRPr="00131640" w:rsidRDefault="006E0774" w:rsidP="006E0774">
      <w:pPr>
        <w:rPr>
          <w:rtl/>
        </w:rPr>
      </w:pPr>
      <w:r w:rsidRPr="00224C4C">
        <w:rPr>
          <w:rFonts w:ascii="Fb Fontext" w:hAnsi="Fb Fontext"/>
          <w:rtl/>
        </w:rPr>
        <w:t>לא באת לידו עד שמוכר את עצמו,</w:t>
      </w:r>
      <w:r w:rsidRPr="00224C4C">
        <w:rPr>
          <w:rFonts w:ascii="Fb Fontext" w:hAnsi="Fb Fontext" w:hint="cs"/>
          <w:rtl/>
        </w:rPr>
        <w:t>-</w:t>
      </w:r>
      <w:r w:rsidRPr="00224C4C">
        <w:rPr>
          <w:rStyle w:val="affffa"/>
          <w:rtl/>
        </w:rPr>
        <w:t xml:space="preserve"> </w:t>
      </w:r>
      <w:r w:rsidRPr="00224C4C">
        <w:rPr>
          <w:rStyle w:val="affffa"/>
          <w:rFonts w:hint="cs"/>
          <w:rtl/>
        </w:rPr>
        <w:t>'</w:t>
      </w:r>
      <w:r w:rsidRPr="00224C4C">
        <w:rPr>
          <w:rStyle w:val="affffa"/>
          <w:rtl/>
        </w:rPr>
        <w:t>וכי ימוך אחיך ונמכר לך</w:t>
      </w:r>
      <w:r w:rsidRPr="00224C4C">
        <w:rPr>
          <w:rStyle w:val="affffa"/>
          <w:rFonts w:hint="cs"/>
          <w:rtl/>
        </w:rPr>
        <w:t>'</w:t>
      </w:r>
      <w:r w:rsidRPr="00224C4C">
        <w:rPr>
          <w:rStyle w:val="affffa"/>
          <w:rtl/>
        </w:rPr>
        <w:t>,</w:t>
      </w:r>
      <w:r w:rsidRPr="00224C4C">
        <w:rPr>
          <w:rFonts w:ascii="Fb Fontext" w:hAnsi="Fb Fontext"/>
          <w:rtl/>
        </w:rPr>
        <w:t xml:space="preserve"> </w:t>
      </w:r>
      <w:r w:rsidRPr="00224C4C">
        <w:rPr>
          <w:rFonts w:ascii="Fb Fontext" w:hAnsi="Fb Fontext" w:hint="cs"/>
          <w:rtl/>
        </w:rPr>
        <w:t>לא לך אלא</w:t>
      </w:r>
      <w:r w:rsidRPr="00224C4C">
        <w:rPr>
          <w:rStyle w:val="affffa"/>
          <w:rFonts w:hint="cs"/>
          <w:rtl/>
        </w:rPr>
        <w:t xml:space="preserve"> 'לגר תושב</w:t>
      </w:r>
      <w:r w:rsidRPr="00224C4C">
        <w:rPr>
          <w:rStyle w:val="affffa"/>
          <w:rtl/>
        </w:rPr>
        <w:t>'</w:t>
      </w:r>
      <w:r w:rsidRPr="00224C4C">
        <w:rPr>
          <w:rStyle w:val="affffa"/>
          <w:rFonts w:hint="cs"/>
          <w:rtl/>
        </w:rPr>
        <w:t>,</w:t>
      </w:r>
    </w:p>
    <w:p w14:paraId="26BF1CDD" w14:textId="61712B88" w:rsidR="006E0774" w:rsidRPr="0055221A" w:rsidRDefault="006E0774" w:rsidP="006E0774">
      <w:pPr>
        <w:rPr>
          <w:spacing w:val="2"/>
          <w:rtl/>
        </w:rPr>
      </w:pPr>
      <w:r w:rsidRPr="0055221A">
        <w:rPr>
          <w:rFonts w:ascii="Fb Fontext" w:hAnsi="Fb Fontext"/>
          <w:spacing w:val="2"/>
          <w:rtl/>
        </w:rPr>
        <w:t>משפחת גר זה עכו"ם, כשהוא אומר לעקר זה הנמכר לע</w:t>
      </w:r>
      <w:r w:rsidR="00086145" w:rsidRPr="0055221A">
        <w:rPr>
          <w:rFonts w:ascii="Fb Fontext" w:hAnsi="Fb Fontext" w:hint="cs"/>
          <w:spacing w:val="2"/>
          <w:rtl/>
        </w:rPr>
        <w:t>כום עצמה</w:t>
      </w:r>
    </w:p>
    <w:p w14:paraId="0CC305DB" w14:textId="77777777" w:rsidR="006E0774" w:rsidRPr="00131640" w:rsidRDefault="006E0774" w:rsidP="0010529F">
      <w:pPr>
        <w:pStyle w:val="afff0"/>
        <w:framePr w:wrap="around"/>
        <w:rPr>
          <w:rtl/>
        </w:rPr>
      </w:pPr>
      <w:r w:rsidRPr="00224C4C">
        <w:rPr>
          <w:rFonts w:hint="cs"/>
          <w:rtl/>
        </w:rPr>
        <w:t>כ:</w:t>
      </w:r>
    </w:p>
    <w:p w14:paraId="30C4658C" w14:textId="278D55EB" w:rsidR="006E0774" w:rsidRPr="00131640" w:rsidRDefault="006E0774" w:rsidP="006E0774">
      <w:pPr>
        <w:rPr>
          <w:rtl/>
        </w:rPr>
      </w:pPr>
      <w:r w:rsidRPr="00224C4C">
        <w:rPr>
          <w:rFonts w:ascii="Fb Fontext" w:hAnsi="Fb Fontext" w:hint="cs"/>
          <w:sz w:val="32"/>
          <w:rtl/>
        </w:rPr>
        <w:t>וא</w:t>
      </w:r>
      <w:r w:rsidR="00086145">
        <w:rPr>
          <w:rFonts w:ascii="Fb Fontext" w:hAnsi="Fb Fontext" w:hint="cs"/>
          <w:sz w:val="32"/>
          <w:rtl/>
        </w:rPr>
        <w:t>ף</w:t>
      </w:r>
      <w:r w:rsidRPr="00224C4C">
        <w:rPr>
          <w:rFonts w:ascii="Fb Fontext" w:hAnsi="Fb Fontext" w:hint="cs"/>
          <w:sz w:val="32"/>
          <w:rtl/>
        </w:rPr>
        <w:t xml:space="preserve"> </w:t>
      </w:r>
      <w:r w:rsidRPr="00224C4C">
        <w:rPr>
          <w:rStyle w:val="affffa"/>
          <w:rFonts w:hint="cs"/>
          <w:rtl/>
        </w:rPr>
        <w:t>ד'אחרי נמכר גאולה תהיה לו' אחד מאחיו יגאלנו'</w:t>
      </w:r>
    </w:p>
    <w:p w14:paraId="79786E2B" w14:textId="34ED9B0B" w:rsidR="006E0774" w:rsidRPr="00131640" w:rsidRDefault="00D370E3" w:rsidP="00094E6C">
      <w:pPr>
        <w:spacing w:after="120"/>
        <w:rPr>
          <w:rtl/>
        </w:rPr>
      </w:pPr>
      <w:r w:rsidRPr="00943179">
        <w:rPr>
          <w:rFonts w:hint="cs"/>
          <w:rtl/>
        </w:rPr>
        <w:t>א</w:t>
      </w:r>
      <w:r w:rsidR="006E0774" w:rsidRPr="00943179">
        <w:rPr>
          <w:rFonts w:hint="cs"/>
          <w:rtl/>
        </w:rPr>
        <w:t>ע</w:t>
      </w:r>
      <w:r w:rsidR="006E0774" w:rsidRPr="00943179">
        <w:rPr>
          <w:rtl/>
        </w:rPr>
        <w:t>"</w:t>
      </w:r>
      <w:r w:rsidR="006E0774" w:rsidRPr="00943179">
        <w:rPr>
          <w:rFonts w:hint="cs"/>
          <w:rtl/>
        </w:rPr>
        <w:t>ג שנעשה כומר לעכו</w:t>
      </w:r>
      <w:r w:rsidR="006E0774" w:rsidRPr="00943179">
        <w:rPr>
          <w:rtl/>
        </w:rPr>
        <w:t>"</w:t>
      </w:r>
      <w:r w:rsidR="006E0774" w:rsidRPr="00943179">
        <w:rPr>
          <w:rFonts w:hint="cs"/>
          <w:rtl/>
        </w:rPr>
        <w:t>ם דלא לידחי אבן אחר הנופל.</w:t>
      </w:r>
    </w:p>
    <w:p w14:paraId="3FA3C49E" w14:textId="77777777" w:rsidR="00A85AC8" w:rsidRPr="00E600D8" w:rsidRDefault="006E0774" w:rsidP="00D370E3">
      <w:pPr>
        <w:pStyle w:val="38"/>
        <w:framePr w:wrap="notBeside"/>
        <w:rPr>
          <w:rtl/>
        </w:rPr>
      </w:pPr>
      <w:r w:rsidRPr="00E600D8">
        <w:rPr>
          <w:rFonts w:hint="cs"/>
          <w:rtl/>
        </w:rPr>
        <w:t>ואין לומר</w:t>
      </w:r>
      <w:r w:rsidR="00A85AC8" w:rsidRPr="00E600D8">
        <w:rPr>
          <w:rtl/>
        </w:rPr>
        <w:t>:</w:t>
      </w:r>
    </w:p>
    <w:p w14:paraId="1C275E4F" w14:textId="067E8AE9" w:rsidR="006E0774" w:rsidRPr="00131640" w:rsidRDefault="006E0774" w:rsidP="006E0774">
      <w:pPr>
        <w:rPr>
          <w:rtl/>
        </w:rPr>
      </w:pPr>
      <w:r w:rsidRPr="00224C4C">
        <w:rPr>
          <w:rFonts w:ascii="Fb Fontext" w:hAnsi="Fb Fontext" w:hint="cs"/>
          <w:sz w:val="32"/>
          <w:rtl/>
        </w:rPr>
        <w:t>דגאולה תהיה לו רק שלא יטמע בין העכו</w:t>
      </w:r>
      <w:r w:rsidRPr="00224C4C">
        <w:rPr>
          <w:rFonts w:ascii="Fb Fontext" w:hAnsi="Fb Fontext"/>
          <w:sz w:val="32"/>
          <w:rtl/>
        </w:rPr>
        <w:t>"</w:t>
      </w:r>
      <w:r>
        <w:rPr>
          <w:rFonts w:ascii="Fb Fontext" w:hAnsi="Fb Fontext" w:hint="cs"/>
          <w:sz w:val="32"/>
          <w:rtl/>
        </w:rPr>
        <w:t xml:space="preserve">ם הא לענין פדיון נחמיר עליו- </w:t>
      </w:r>
      <w:r>
        <w:rPr>
          <w:rStyle w:val="afffff3"/>
          <w:rFonts w:ascii="Fb Fontext" w:hAnsi="Fb Fontext" w:hint="cs"/>
          <w:sz w:val="32"/>
          <w:rtl/>
          <w:rPrChange w:id="9042" w:author="מנוע אמוראים" w:date="2026-10-05T16:42:07Z">
            <w:rPr>
              <w:rFonts w:ascii="Fb Fontext" w:hAnsi="Fb Fontext" w:hint="cs"/>
              <w:sz w:val="32"/>
              <w:rtl/>
            </w:rPr>
          </w:rPrChange>
        </w:rPr>
        <w:t xml:space="preserve">מדריב</w:t>
      </w:r>
      <w:r>
        <w:rPr>
          <w:rStyle w:val="afffff3"/>
          <w:rFonts w:ascii="Fb Fontext" w:hAnsi="Fb Fontext"/>
          <w:sz w:val="32"/>
          <w:rtl/>
          <w:rPrChange w:id="9043" w:author="מנוע אמוראים" w:date="2026-10-05T16:42:07Z">
            <w:rPr>
              <w:rFonts w:ascii="Fb Fontext" w:hAnsi="Fb Fontext"/>
              <w:sz w:val="32"/>
              <w:rtl/>
            </w:rPr>
          </w:rPrChange>
        </w:rPr>
        <w:t xml:space="preserve">"</w:t>
      </w:r>
      <w:r>
        <w:rPr>
          <w:rStyle w:val="afffff3"/>
          <w:rFonts w:ascii="Fb Fontext" w:hAnsi="Fb Fontext" w:hint="cs"/>
          <w:sz w:val="32"/>
          <w:rtl/>
          <w:rPrChange w:id="9044" w:author="מנוע אמוראים" w:date="2026-10-05T16:42:07Z">
            <w:rPr>
              <w:rFonts w:ascii="Fb Fontext" w:hAnsi="Fb Fontext" w:hint="cs"/>
              <w:sz w:val="32"/>
              <w:rtl/>
            </w:rPr>
          </w:rPrChange>
        </w:rPr>
        <w:t xml:space="preserve">ח</w:t>
      </w:r>
    </w:p>
    <w:p w14:paraId="00631B26" w14:textId="77777777" w:rsidR="00A85AC8" w:rsidRPr="00E600D8" w:rsidRDefault="006E0774" w:rsidP="00D370E3">
      <w:pPr>
        <w:pStyle w:val="38"/>
        <w:framePr w:wrap="notBeside"/>
        <w:rPr>
          <w:rtl/>
        </w:rPr>
      </w:pPr>
      <w:r w:rsidRPr="00E600D8">
        <w:rPr>
          <w:rtl/>
        </w:rPr>
        <w:t xml:space="preserve">- </w:t>
      </w:r>
      <w:r w:rsidRPr="00E600D8">
        <w:rPr>
          <w:rFonts w:hint="cs"/>
          <w:rtl/>
        </w:rPr>
        <w:t>דארנב</w:t>
      </w:r>
      <w:r w:rsidRPr="00E600D8">
        <w:rPr>
          <w:rtl/>
        </w:rPr>
        <w:t>"</w:t>
      </w:r>
      <w:r w:rsidRPr="00E600D8">
        <w:rPr>
          <w:rFonts w:hint="cs"/>
          <w:rtl/>
        </w:rPr>
        <w:t>י</w:t>
      </w:r>
      <w:r w:rsidR="00A85AC8" w:rsidRPr="00E600D8">
        <w:rPr>
          <w:rtl/>
        </w:rPr>
        <w:t>:</w:t>
      </w:r>
    </w:p>
    <w:p w14:paraId="2D59CBC0" w14:textId="15E80060" w:rsidR="006E0774" w:rsidRPr="0055221A" w:rsidRDefault="006E0774" w:rsidP="00943179">
      <w:pPr>
        <w:rPr>
          <w:spacing w:val="0"/>
          <w:rtl/>
        </w:rPr>
      </w:pPr>
      <w:r w:rsidRPr="0055221A">
        <w:rPr>
          <w:rStyle w:val="afffff3"/>
          <w:spacing w:val="0"/>
          <w:rtl/>
        </w:rPr>
        <w:t>תרי קראי כתיב:</w:t>
      </w:r>
      <w:r w:rsidRPr="0055221A">
        <w:rPr>
          <w:spacing w:val="0"/>
          <w:rtl/>
        </w:rPr>
        <w:t xml:space="preserve"> </w:t>
      </w:r>
      <w:r w:rsidRPr="0055221A">
        <w:rPr>
          <w:rFonts w:hint="cs"/>
          <w:spacing w:val="0"/>
          <w:rtl/>
        </w:rPr>
        <w:t>'</w:t>
      </w:r>
      <w:r>
        <w:rPr>
          <w:rStyle w:val="affffa"/>
          <w:spacing w:val="0"/>
          <w:rtl/>
          <w:rPrChange w:id="9004" w:author="מנוע פסוקים" w:date="2026-10-05T16:38:42Z">
            <w:rPr>
              <w:spacing w:val="0"/>
              <w:rtl/>
            </w:rPr>
          </w:rPrChange>
        </w:rPr>
        <w:t xml:space="preserve">אם עוד רבות בשנים</w:t>
      </w:r>
      <w:r w:rsidRPr="0055221A">
        <w:rPr>
          <w:rFonts w:hint="cs"/>
          <w:spacing w:val="0"/>
          <w:rtl/>
        </w:rPr>
        <w:t>'</w:t>
      </w:r>
      <w:r w:rsidRPr="0055221A">
        <w:rPr>
          <w:spacing w:val="0"/>
          <w:rtl/>
        </w:rPr>
        <w:t xml:space="preserve">, וכתיב: </w:t>
      </w:r>
      <w:r w:rsidRPr="0055221A">
        <w:rPr>
          <w:rFonts w:hint="cs"/>
          <w:spacing w:val="0"/>
          <w:rtl/>
        </w:rPr>
        <w:t>'</w:t>
      </w:r>
      <w:r>
        <w:rPr>
          <w:rStyle w:val="affffa"/>
          <w:spacing w:val="0"/>
          <w:rtl/>
          <w:rPrChange w:id="9005" w:author="מנוע פסוקים" w:date="2026-10-05T16:38:42Z">
            <w:rPr>
              <w:spacing w:val="0"/>
              <w:rtl/>
            </w:rPr>
          </w:rPrChange>
        </w:rPr>
        <w:t xml:space="preserve">ואם מעט נשאר בשנים</w:t>
      </w:r>
      <w:r w:rsidRPr="0055221A">
        <w:rPr>
          <w:rFonts w:hint="cs"/>
          <w:spacing w:val="0"/>
          <w:rtl/>
        </w:rPr>
        <w:t>'</w:t>
      </w:r>
      <w:r w:rsidRPr="0055221A">
        <w:rPr>
          <w:spacing w:val="0"/>
          <w:rtl/>
        </w:rPr>
        <w:t>,</w:t>
      </w:r>
    </w:p>
    <w:p w14:paraId="39CEB372" w14:textId="77777777" w:rsidR="009469D7" w:rsidRDefault="006E0774" w:rsidP="006E0774">
      <w:pPr>
        <w:rPr>
          <w:rFonts w:ascii="Fb Fontext" w:hAnsi="Fb Fontext"/>
          <w:rtl/>
        </w:rPr>
      </w:pPr>
      <w:r w:rsidRPr="00224C4C">
        <w:rPr>
          <w:rFonts w:ascii="Fb Fontext" w:hAnsi="Fb Fontext"/>
          <w:rtl/>
        </w:rPr>
        <w:t>וכי יש שנים מרובות ויש שנים מועטות?</w:t>
      </w:r>
    </w:p>
    <w:p w14:paraId="7F2B0B2A" w14:textId="6CCB211A" w:rsidR="007309FA" w:rsidRDefault="007309FA" w:rsidP="007309FA">
      <w:pPr>
        <w:pStyle w:val="affffb"/>
        <w:rPr>
          <w:rtl/>
        </w:rPr>
      </w:pPr>
      <w:r w:rsidRPr="007309FA">
        <w:rPr>
          <w:rtl/>
        </w:rPr>
        <w:t>***</w:t>
      </w:r>
    </w:p>
    <w:p w14:paraId="61D862D4" w14:textId="77777777" w:rsidR="00A85AC8" w:rsidRPr="00E600D8" w:rsidRDefault="006E0774" w:rsidP="00E87939">
      <w:pPr>
        <w:pStyle w:val="38"/>
        <w:framePr w:wrap="notBeside"/>
        <w:rPr>
          <w:rtl/>
        </w:rPr>
      </w:pPr>
      <w:r w:rsidRPr="00E600D8">
        <w:rPr>
          <w:rtl/>
        </w:rPr>
        <w:t>אלא</w:t>
      </w:r>
      <w:r w:rsidR="00A85AC8" w:rsidRPr="00E600D8">
        <w:rPr>
          <w:rtl/>
        </w:rPr>
        <w:t>:</w:t>
      </w:r>
    </w:p>
    <w:p w14:paraId="001C50F9" w14:textId="38D516CC" w:rsidR="006E0774" w:rsidRPr="0055221A" w:rsidRDefault="006E0774" w:rsidP="00F65F8B">
      <w:pPr>
        <w:pStyle w:val="affffb"/>
        <w:rPr>
          <w:spacing w:val="0"/>
          <w:rtl/>
        </w:rPr>
      </w:pPr>
      <w:r w:rsidRPr="0055221A">
        <w:rPr>
          <w:spacing w:val="0"/>
          <w:rtl/>
        </w:rPr>
        <w:t xml:space="preserve">נתרבה כספו </w:t>
      </w:r>
      <w:r w:rsidR="00F2746C" w:rsidRPr="0055221A">
        <w:rPr>
          <w:rStyle w:val="afffff5"/>
          <w:rFonts w:cs="BA TM • Vilna Extra-Bold" w:hint="cs"/>
          <w:b w:val="0"/>
          <w:bCs w:val="0"/>
          <w:spacing w:val="0"/>
          <w:rtl/>
        </w:rPr>
        <w:t>בשנים</w:t>
      </w:r>
      <w:r w:rsidR="00F2746C" w:rsidRPr="0055221A">
        <w:rPr>
          <w:rStyle w:val="affffa"/>
          <w:rFonts w:hint="cs"/>
          <w:spacing w:val="0"/>
          <w:rtl/>
        </w:rPr>
        <w:t xml:space="preserve"> </w:t>
      </w:r>
      <w:r w:rsidRPr="0055221A">
        <w:rPr>
          <w:rStyle w:val="affffa"/>
          <w:rFonts w:hint="cs"/>
          <w:spacing w:val="0"/>
          <w:rtl/>
        </w:rPr>
        <w:t>'</w:t>
      </w:r>
      <w:r w:rsidRPr="0055221A">
        <w:rPr>
          <w:rStyle w:val="affffa"/>
          <w:spacing w:val="0"/>
          <w:rtl/>
        </w:rPr>
        <w:t>מכסף מקנתו</w:t>
      </w:r>
      <w:r w:rsidRPr="0055221A">
        <w:rPr>
          <w:rStyle w:val="affffa"/>
          <w:rFonts w:hint="cs"/>
          <w:spacing w:val="0"/>
          <w:rtl/>
        </w:rPr>
        <w:t>'</w:t>
      </w:r>
      <w:r w:rsidRPr="0055221A">
        <w:rPr>
          <w:spacing w:val="0"/>
          <w:rtl/>
        </w:rPr>
        <w:t>, נתמעט כספו</w:t>
      </w:r>
      <w:r w:rsidR="00F2746C" w:rsidRPr="0055221A">
        <w:rPr>
          <w:rFonts w:hint="cs"/>
          <w:spacing w:val="0"/>
          <w:rtl/>
        </w:rPr>
        <w:t xml:space="preserve"> </w:t>
      </w:r>
      <w:r w:rsidR="00F2746C" w:rsidRPr="0055221A">
        <w:rPr>
          <w:rStyle w:val="afffff5"/>
          <w:rFonts w:cs="BA TM • Vilna Extra-Bold" w:hint="cs"/>
          <w:b w:val="0"/>
          <w:bCs w:val="0"/>
          <w:spacing w:val="0"/>
          <w:rtl/>
        </w:rPr>
        <w:t>בשנים</w:t>
      </w:r>
      <w:r w:rsidRPr="0055221A">
        <w:rPr>
          <w:spacing w:val="0"/>
          <w:rtl/>
        </w:rPr>
        <w:t xml:space="preserve"> </w:t>
      </w:r>
      <w:r w:rsidRPr="0055221A">
        <w:rPr>
          <w:rFonts w:hint="cs"/>
          <w:spacing w:val="0"/>
          <w:rtl/>
        </w:rPr>
        <w:t>'</w:t>
      </w:r>
      <w:r w:rsidRPr="0055221A">
        <w:rPr>
          <w:rStyle w:val="affffa"/>
          <w:spacing w:val="0"/>
          <w:rtl/>
        </w:rPr>
        <w:t>כפי שניו</w:t>
      </w:r>
      <w:r w:rsidRPr="0055221A">
        <w:rPr>
          <w:rFonts w:hint="cs"/>
          <w:spacing w:val="0"/>
          <w:rtl/>
        </w:rPr>
        <w:t>'</w:t>
      </w:r>
      <w:r w:rsidRPr="0055221A">
        <w:rPr>
          <w:spacing w:val="0"/>
          <w:rtl/>
        </w:rPr>
        <w:t>.</w:t>
      </w:r>
    </w:p>
    <w:p w14:paraId="1ED3A708" w14:textId="4881CEE1" w:rsidR="00A85AC8" w:rsidRPr="00E600D8" w:rsidRDefault="006E0774" w:rsidP="00E87939">
      <w:pPr>
        <w:pStyle w:val="38"/>
        <w:framePr w:wrap="notBeside"/>
        <w:rPr>
          <w:rtl/>
        </w:rPr>
      </w:pPr>
      <w:r w:rsidRPr="00E600D8">
        <w:rPr>
          <w:rtl/>
        </w:rPr>
        <w:t>אמר רב יוסף</w:t>
      </w:r>
      <w:r w:rsidR="00A85AC8" w:rsidRPr="00E600D8">
        <w:rPr>
          <w:rtl/>
        </w:rPr>
        <w:t>:</w:t>
      </w:r>
    </w:p>
    <w:p w14:paraId="595B1F19" w14:textId="50246215" w:rsidR="006E0774" w:rsidRPr="00131640" w:rsidRDefault="006E0774" w:rsidP="006E0774">
      <w:pPr>
        <w:rPr>
          <w:rtl/>
        </w:rPr>
      </w:pPr>
      <w:r w:rsidRPr="00224C4C">
        <w:rPr>
          <w:rFonts w:ascii="Fb Fontext" w:hAnsi="Fb Fontext"/>
          <w:sz w:val="32"/>
          <w:rtl/>
        </w:rPr>
        <w:t>דרשינהו ר</w:t>
      </w:r>
      <w:r w:rsidRPr="00224C4C">
        <w:rPr>
          <w:rFonts w:ascii="Fb Fontext" w:hAnsi="Fb Fontext" w:hint="cs"/>
          <w:sz w:val="32"/>
          <w:rtl/>
        </w:rPr>
        <w:t>ב נחמן ב</w:t>
      </w:r>
      <w:r w:rsidRPr="00224C4C">
        <w:rPr>
          <w:rFonts w:ascii="Fb Fontext" w:hAnsi="Fb Fontext"/>
          <w:sz w:val="32"/>
          <w:rtl/>
        </w:rPr>
        <w:t>"</w:t>
      </w:r>
      <w:r w:rsidRPr="00224C4C">
        <w:rPr>
          <w:rFonts w:ascii="Fb Fontext" w:hAnsi="Fb Fontext" w:hint="cs"/>
          <w:sz w:val="32"/>
          <w:rtl/>
        </w:rPr>
        <w:t xml:space="preserve">י </w:t>
      </w:r>
      <w:r w:rsidRPr="00224C4C">
        <w:rPr>
          <w:rFonts w:ascii="Fb Fontext" w:hAnsi="Fb Fontext"/>
          <w:sz w:val="32"/>
          <w:rtl/>
        </w:rPr>
        <w:t>להני קראי כסיני.</w:t>
      </w:r>
    </w:p>
    <w:p w14:paraId="17C4D63B" w14:textId="77777777" w:rsidR="006E0774" w:rsidRDefault="006E0774" w:rsidP="006E0774">
      <w:pPr>
        <w:rPr>
          <w:rFonts w:ascii="Fb Fontext" w:hAnsi="Fb Fontext"/>
          <w:rtl/>
        </w:rPr>
      </w:pPr>
      <w:r w:rsidRPr="00224C4C">
        <w:rPr>
          <w:rFonts w:ascii="Fb Fontext" w:hAnsi="Fb Fontext"/>
          <w:rtl/>
        </w:rPr>
        <w:t>(סימן: עבד בית חצאי' בית עבד קרובים)</w:t>
      </w:r>
    </w:p>
    <w:p w14:paraId="1B02F77B" w14:textId="77525C38" w:rsidR="007309FA" w:rsidRPr="00131640" w:rsidRDefault="007309FA" w:rsidP="007309FA">
      <w:pPr>
        <w:pStyle w:val="affffb"/>
        <w:rPr>
          <w:rtl/>
        </w:rPr>
      </w:pPr>
      <w:r w:rsidRPr="007309FA">
        <w:rPr>
          <w:rtl/>
        </w:rPr>
        <w:t>***</w:t>
      </w:r>
    </w:p>
    <w:p w14:paraId="36F6FF2B" w14:textId="77777777" w:rsidR="009469D7" w:rsidRDefault="006E0774" w:rsidP="00F65F8B">
      <w:pPr>
        <w:pStyle w:val="affffb"/>
        <w:rPr>
          <w:rtl/>
        </w:rPr>
      </w:pPr>
      <w:r w:rsidRPr="00210DF6">
        <w:rPr>
          <w:rStyle w:val="afffff3"/>
          <w:rFonts w:cs="BA TM • Vilna Extra-Bold"/>
          <w:b w:val="0"/>
          <w:bCs w:val="0"/>
          <w:rtl/>
        </w:rPr>
        <w:t>בעי</w:t>
      </w:r>
      <w:r w:rsidRPr="00210DF6">
        <w:rPr>
          <w:rStyle w:val="afffff3"/>
          <w:rFonts w:cs="BA TM • Vilna Extra-Bold" w:hint="cs"/>
          <w:b w:val="0"/>
          <w:bCs w:val="0"/>
          <w:rtl/>
        </w:rPr>
        <w:t xml:space="preserve"> רהב</w:t>
      </w:r>
      <w:r w:rsidRPr="00210DF6">
        <w:rPr>
          <w:rStyle w:val="afffff3"/>
          <w:rFonts w:cs="BA TM • Vilna Extra-Bold"/>
          <w:b w:val="0"/>
          <w:bCs w:val="0"/>
          <w:rtl/>
        </w:rPr>
        <w:t>"</w:t>
      </w:r>
      <w:r w:rsidRPr="00210DF6">
        <w:rPr>
          <w:rStyle w:val="afffff3"/>
          <w:rFonts w:cs="BA TM • Vilna Extra-Bold" w:hint="cs"/>
          <w:b w:val="0"/>
          <w:bCs w:val="0"/>
          <w:rtl/>
        </w:rPr>
        <w:t>ח</w:t>
      </w:r>
      <w:r w:rsidRPr="00210DF6">
        <w:rPr>
          <w:rStyle w:val="afffff3"/>
          <w:rFonts w:cs="BA TM • Vilna Extra-Bold"/>
          <w:b w:val="0"/>
          <w:bCs w:val="0"/>
          <w:rtl/>
        </w:rPr>
        <w:t>:</w:t>
      </w:r>
      <w:r w:rsidRPr="00224C4C">
        <w:rPr>
          <w:rtl/>
        </w:rPr>
        <w:t xml:space="preserve"> עבד עברי הנמכר לעכו"ם, נגאל לחצאין או </w:t>
      </w:r>
      <w:r w:rsidR="00E87939">
        <w:rPr>
          <w:rFonts w:hint="cs"/>
          <w:rtl/>
        </w:rPr>
        <w:t>לא?</w:t>
      </w:r>
    </w:p>
    <w:p w14:paraId="4C16ECA6" w14:textId="6029999D" w:rsidR="006E0774" w:rsidRPr="00131640" w:rsidRDefault="006E0774" w:rsidP="006E0774">
      <w:pPr>
        <w:rPr>
          <w:rtl/>
        </w:rPr>
      </w:pPr>
      <w:r w:rsidRPr="00224C4C">
        <w:rPr>
          <w:rStyle w:val="affffa"/>
          <w:rFonts w:hint="cs"/>
          <w:rtl/>
        </w:rPr>
        <w:t>'</w:t>
      </w:r>
      <w:r w:rsidRPr="00224C4C">
        <w:rPr>
          <w:rStyle w:val="affffa"/>
          <w:rtl/>
        </w:rPr>
        <w:t>גאולתו גאולתו</w:t>
      </w:r>
      <w:r w:rsidRPr="00224C4C">
        <w:rPr>
          <w:rStyle w:val="affffa"/>
          <w:rFonts w:hint="cs"/>
          <w:rtl/>
        </w:rPr>
        <w:t>'</w:t>
      </w:r>
      <w:r w:rsidRPr="00224C4C">
        <w:rPr>
          <w:rStyle w:val="affffa"/>
          <w:rtl/>
        </w:rPr>
        <w:t xml:space="preserve"> </w:t>
      </w:r>
      <w:r w:rsidRPr="00224C4C">
        <w:rPr>
          <w:rFonts w:ascii="Fb Fontext" w:hAnsi="Fb Fontext"/>
          <w:rtl/>
        </w:rPr>
        <w:t xml:space="preserve">משדה אחוזה, </w:t>
      </w:r>
      <w:r w:rsidRPr="00224C4C">
        <w:rPr>
          <w:rFonts w:ascii="Fb Fontext" w:hAnsi="Fb Fontext" w:hint="cs"/>
          <w:rtl/>
        </w:rPr>
        <w:t>ש</w:t>
      </w:r>
      <w:r w:rsidRPr="00224C4C">
        <w:rPr>
          <w:rFonts w:ascii="Fb Fontext" w:hAnsi="Fb Fontext"/>
          <w:rtl/>
        </w:rPr>
        <w:t xml:space="preserve">אינו נגאל לחצאין, </w:t>
      </w:r>
      <w:r w:rsidRPr="00210DF6">
        <w:rPr>
          <w:rFonts w:ascii="Fb Fontext" w:hAnsi="Fb Fontext" w:cs="BA TM • Vilna Extra-Bold"/>
          <w:rtl/>
        </w:rPr>
        <w:t>או</w:t>
      </w:r>
      <w:r w:rsidRPr="00224C4C">
        <w:rPr>
          <w:rFonts w:ascii="Fb Fontext" w:hAnsi="Fb Fontext"/>
          <w:rtl/>
        </w:rPr>
        <w:t xml:space="preserve"> לקולא </w:t>
      </w:r>
      <w:r w:rsidRPr="00224C4C">
        <w:rPr>
          <w:rFonts w:ascii="Fb Fontext" w:hAnsi="Fb Fontext" w:hint="cs"/>
          <w:rtl/>
        </w:rPr>
        <w:t xml:space="preserve">ולא </w:t>
      </w:r>
      <w:r w:rsidRPr="00224C4C">
        <w:rPr>
          <w:rFonts w:ascii="Fb Fontext" w:hAnsi="Fb Fontext"/>
          <w:rtl/>
        </w:rPr>
        <w:t>לחומרא</w:t>
      </w:r>
    </w:p>
    <w:p w14:paraId="488C2774" w14:textId="58863698" w:rsidR="00A85AC8" w:rsidRPr="00E600D8" w:rsidRDefault="006E0774" w:rsidP="00E87939">
      <w:pPr>
        <w:pStyle w:val="38"/>
        <w:framePr w:wrap="notBeside"/>
        <w:rPr>
          <w:rtl/>
        </w:rPr>
      </w:pPr>
      <w:r w:rsidRPr="00E600D8">
        <w:rPr>
          <w:rtl/>
        </w:rPr>
        <w:t>א"ל</w:t>
      </w:r>
      <w:r w:rsidR="00A85AC8" w:rsidRPr="00E600D8">
        <w:rPr>
          <w:rtl/>
        </w:rPr>
        <w:t>:</w:t>
      </w:r>
    </w:p>
    <w:p w14:paraId="268182E2" w14:textId="3311AFA5" w:rsidR="006E0774" w:rsidRPr="00131640" w:rsidRDefault="006E0774" w:rsidP="006E0774">
      <w:pPr>
        <w:rPr>
          <w:rtl/>
        </w:rPr>
      </w:pPr>
      <w:r w:rsidRPr="00224C4C">
        <w:rPr>
          <w:rFonts w:ascii="Fb Fontext" w:hAnsi="Fb Fontext" w:hint="cs"/>
          <w:rtl/>
        </w:rPr>
        <w:t>כ</w:t>
      </w:r>
      <w:r w:rsidR="00B35B36">
        <w:rPr>
          <w:rFonts w:ascii="Fb Fontext" w:hAnsi="Fb Fontext" w:hint="cs"/>
          <w:rtl/>
        </w:rPr>
        <w:t>שם</w:t>
      </w:r>
      <w:r w:rsidRPr="00224C4C">
        <w:rPr>
          <w:rFonts w:ascii="Fb Fontext" w:hAnsi="Fb Fontext" w:hint="cs"/>
          <w:rtl/>
        </w:rPr>
        <w:t xml:space="preserve"> </w:t>
      </w:r>
      <w:r w:rsidR="00B94501">
        <w:rPr>
          <w:rFonts w:ascii="Fb Fontext" w:hAnsi="Fb Fontext" w:hint="cs"/>
          <w:rtl/>
        </w:rPr>
        <w:t>ש</w:t>
      </w:r>
      <w:r w:rsidRPr="00224C4C">
        <w:rPr>
          <w:rFonts w:ascii="Fb Fontext" w:hAnsi="Fb Fontext"/>
          <w:rtl/>
        </w:rPr>
        <w:t>נמכר כולו - ולא חציו?</w:t>
      </w:r>
    </w:p>
    <w:p w14:paraId="7702025F" w14:textId="22A36E6F" w:rsidR="00A85AC8" w:rsidRPr="00E600D8" w:rsidRDefault="006E0774" w:rsidP="00B94501">
      <w:pPr>
        <w:pStyle w:val="38"/>
        <w:framePr w:wrap="notBeside"/>
        <w:rPr>
          <w:rtl/>
        </w:rPr>
      </w:pPr>
      <w:r w:rsidRPr="00E600D8">
        <w:rPr>
          <w:rtl/>
        </w:rPr>
        <w:t>•</w:t>
      </w:r>
      <w:r w:rsidRPr="00E600D8">
        <w:rPr>
          <w:rFonts w:hint="cs"/>
          <w:rtl/>
        </w:rPr>
        <w:t xml:space="preserve"> </w:t>
      </w:r>
      <w:r w:rsidRPr="00E600D8">
        <w:rPr>
          <w:rtl/>
        </w:rPr>
        <w:t>אביי</w:t>
      </w:r>
      <w:r w:rsidR="00A85AC8" w:rsidRPr="00E600D8">
        <w:rPr>
          <w:rtl/>
        </w:rPr>
        <w:t>:</w:t>
      </w:r>
    </w:p>
    <w:p w14:paraId="5186E521" w14:textId="33BD0F55" w:rsidR="006E0774" w:rsidRPr="00131640" w:rsidRDefault="006E0774" w:rsidP="006E0774">
      <w:pPr>
        <w:rPr>
          <w:rtl/>
        </w:rPr>
      </w:pPr>
      <w:r w:rsidRPr="00224C4C">
        <w:rPr>
          <w:rFonts w:ascii="Fb Fontext" w:hAnsi="Fb Fontext"/>
          <w:sz w:val="32"/>
          <w:rtl/>
        </w:rPr>
        <w:t>א</w:t>
      </w:r>
      <w:r w:rsidRPr="00224C4C">
        <w:rPr>
          <w:rFonts w:ascii="Fb Fontext" w:hAnsi="Fb Fontext" w:hint="cs"/>
          <w:sz w:val="32"/>
          <w:rtl/>
        </w:rPr>
        <w:t>ת</w:t>
      </w:r>
      <w:r w:rsidRPr="00224C4C">
        <w:rPr>
          <w:rFonts w:ascii="Fb Fontext" w:hAnsi="Fb Fontext"/>
          <w:sz w:val="32"/>
          <w:rtl/>
        </w:rPr>
        <w:t>"</w:t>
      </w:r>
      <w:r w:rsidRPr="00224C4C">
        <w:rPr>
          <w:rFonts w:ascii="Fb Fontext" w:hAnsi="Fb Fontext" w:hint="cs"/>
          <w:sz w:val="32"/>
          <w:rtl/>
        </w:rPr>
        <w:t>ל</w:t>
      </w:r>
      <w:r w:rsidRPr="00224C4C">
        <w:rPr>
          <w:rFonts w:ascii="Fb Fontext" w:hAnsi="Fb Fontext"/>
          <w:sz w:val="32"/>
          <w:rtl/>
        </w:rPr>
        <w:t xml:space="preserve"> נגאל לחצאין, משכחת לקולא ולחומרא.</w:t>
      </w:r>
    </w:p>
    <w:p w14:paraId="00124B6A" w14:textId="77777777" w:rsidR="009469D7" w:rsidRDefault="006E0774" w:rsidP="00803C0E">
      <w:pPr>
        <w:rPr>
          <w:rFonts w:ascii="Fb Fontext" w:hAnsi="Fb Fontext"/>
          <w:sz w:val="32"/>
          <w:rtl/>
        </w:rPr>
      </w:pPr>
      <w:r w:rsidRPr="00210DF6">
        <w:rPr>
          <w:rStyle w:val="afffa"/>
          <w:rFonts w:ascii="Fb Fontext" w:hAnsi="Fb Fontext" w:cs="BA TM • Vilna Extra-Bold"/>
          <w:bCs w:val="0"/>
          <w:rtl/>
        </w:rPr>
        <w:t>לקולא</w:t>
      </w:r>
      <w:r w:rsidRPr="00224C4C">
        <w:rPr>
          <w:rFonts w:ascii="Fb Fontext" w:hAnsi="Fb Fontext" w:hint="cs"/>
          <w:rtl/>
        </w:rPr>
        <w:t>-</w:t>
      </w:r>
      <w:r w:rsidRPr="00224C4C">
        <w:rPr>
          <w:rFonts w:ascii="Fb Fontext" w:hAnsi="Fb Fontext"/>
          <w:rtl/>
        </w:rPr>
        <w:t xml:space="preserve"> </w:t>
      </w:r>
      <w:r w:rsidRPr="00224C4C">
        <w:rPr>
          <w:rFonts w:ascii="Fb Fontext" w:hAnsi="Fb Fontext" w:hint="cs"/>
          <w:rtl/>
        </w:rPr>
        <w:t>מכרו בק' מביא לו נ' חצי דמיו, השביח וקם במאתים אי נגאל לחצאין מביא ק' ויוצא</w:t>
      </w:r>
      <w:r w:rsidR="00B94501">
        <w:rPr>
          <w:rFonts w:ascii="Fb Fontext" w:hAnsi="Fb Fontext" w:hint="cs"/>
          <w:rtl/>
        </w:rPr>
        <w:t>,</w:t>
      </w:r>
      <w:r w:rsidR="00803C0E">
        <w:rPr>
          <w:rFonts w:ascii="Fb Fontext" w:hAnsi="Fb Fontext" w:hint="cs"/>
          <w:sz w:val="32"/>
          <w:rtl/>
        </w:rPr>
        <w:t xml:space="preserve"> </w:t>
      </w:r>
      <w:r w:rsidRPr="00224C4C">
        <w:rPr>
          <w:rFonts w:ascii="Fb Fontext" w:hAnsi="Fb Fontext" w:hint="cs"/>
          <w:sz w:val="32"/>
          <w:rtl/>
        </w:rPr>
        <w:t>ואי לא מביא קנ' ויוצא,</w:t>
      </w:r>
    </w:p>
    <w:p w14:paraId="6454D3C1" w14:textId="77777777" w:rsidR="00A85AC8" w:rsidRPr="00E600D8" w:rsidRDefault="006E0774" w:rsidP="00B94501">
      <w:pPr>
        <w:pStyle w:val="38"/>
        <w:framePr w:wrap="notBeside"/>
        <w:rPr>
          <w:rtl/>
        </w:rPr>
      </w:pPr>
      <w:r w:rsidRPr="00E600D8">
        <w:rPr>
          <w:rtl/>
        </w:rPr>
        <w:t>וה</w:t>
      </w:r>
      <w:r w:rsidRPr="00E600D8">
        <w:rPr>
          <w:rFonts w:hint="cs"/>
          <w:rtl/>
        </w:rPr>
        <w:t>ך</w:t>
      </w:r>
      <w:r w:rsidR="00A85AC8" w:rsidRPr="00E600D8">
        <w:rPr>
          <w:rtl/>
        </w:rPr>
        <w:t>:</w:t>
      </w:r>
    </w:p>
    <w:p w14:paraId="0E20AF90" w14:textId="20407853" w:rsidR="009469D7" w:rsidRDefault="006E0774" w:rsidP="00B94501">
      <w:pPr>
        <w:rPr>
          <w:rFonts w:ascii="Fb Fontext" w:hAnsi="Fb Fontext"/>
          <w:sz w:val="32"/>
          <w:rtl/>
        </w:rPr>
      </w:pPr>
      <w:r w:rsidRPr="00224C4C">
        <w:rPr>
          <w:rFonts w:ascii="Fb Fontext" w:hAnsi="Fb Fontext" w:hint="cs"/>
          <w:sz w:val="32"/>
          <w:rtl/>
        </w:rPr>
        <w:t>ד</w:t>
      </w:r>
      <w:r w:rsidRPr="00224C4C">
        <w:rPr>
          <w:rFonts w:ascii="Fb Fontext" w:hAnsi="Fb Fontext"/>
          <w:sz w:val="32"/>
          <w:rtl/>
        </w:rPr>
        <w:t>נתרבה כספו –</w:t>
      </w:r>
      <w:r w:rsidRPr="00224C4C">
        <w:rPr>
          <w:rStyle w:val="affffa"/>
          <w:rtl/>
        </w:rPr>
        <w:t xml:space="preserve"> </w:t>
      </w:r>
      <w:r w:rsidRPr="00224C4C">
        <w:rPr>
          <w:rStyle w:val="affffa"/>
          <w:rFonts w:hint="cs"/>
          <w:rtl/>
        </w:rPr>
        <w:t>'</w:t>
      </w:r>
      <w:r w:rsidRPr="00224C4C">
        <w:rPr>
          <w:rStyle w:val="affffa"/>
          <w:rtl/>
        </w:rPr>
        <w:t>מכסף מקנתו</w:t>
      </w:r>
      <w:r w:rsidRPr="00224C4C">
        <w:rPr>
          <w:rStyle w:val="affffa"/>
          <w:rFonts w:hint="cs"/>
          <w:rtl/>
        </w:rPr>
        <w:t>'</w:t>
      </w:r>
      <w:r w:rsidRPr="00224C4C">
        <w:rPr>
          <w:rStyle w:val="affffa"/>
          <w:rtl/>
        </w:rPr>
        <w:t xml:space="preserve"> </w:t>
      </w:r>
      <w:r w:rsidRPr="00224C4C">
        <w:rPr>
          <w:rFonts w:ascii="Fb Fontext" w:hAnsi="Fb Fontext"/>
          <w:sz w:val="32"/>
          <w:rtl/>
        </w:rPr>
        <w:t xml:space="preserve">כגון </w:t>
      </w:r>
      <w:r w:rsidR="00803C0E">
        <w:rPr>
          <w:rFonts w:ascii="Fb Fontext" w:hAnsi="Fb Fontext" w:hint="cs"/>
          <w:sz w:val="32"/>
          <w:rtl/>
        </w:rPr>
        <w:t>שנתייקר והוזל ונתייקר</w:t>
      </w:r>
    </w:p>
    <w:p w14:paraId="44BA7054" w14:textId="77777777" w:rsidR="009469D7" w:rsidRDefault="006E0774" w:rsidP="006E0774">
      <w:pPr>
        <w:rPr>
          <w:rFonts w:ascii="Fb Fontext" w:hAnsi="Fb Fontext"/>
          <w:sz w:val="32"/>
          <w:rtl/>
        </w:rPr>
      </w:pPr>
      <w:r w:rsidRPr="00210DF6">
        <w:rPr>
          <w:rStyle w:val="afffa"/>
          <w:rFonts w:ascii="Fb Fontext" w:hAnsi="Fb Fontext" w:cs="BA TM • Vilna Extra-Bold" w:hint="cs"/>
          <w:bCs w:val="0"/>
          <w:rtl/>
        </w:rPr>
        <w:lastRenderedPageBreak/>
        <w:t>לחומרא</w:t>
      </w:r>
      <w:r w:rsidRPr="00224C4C">
        <w:rPr>
          <w:rFonts w:ascii="Fb Fontext" w:hAnsi="Fb Fontext" w:hint="cs"/>
          <w:sz w:val="32"/>
          <w:rtl/>
        </w:rPr>
        <w:t xml:space="preserve"> אם מכרו בר' שמביא ק' חצי דמיו,</w:t>
      </w:r>
    </w:p>
    <w:p w14:paraId="5C7DAAA2" w14:textId="6B29FC21" w:rsidR="006E0774" w:rsidRPr="00131640" w:rsidRDefault="006E0774" w:rsidP="006E0774">
      <w:pPr>
        <w:rPr>
          <w:rtl/>
        </w:rPr>
      </w:pPr>
      <w:r w:rsidRPr="00224C4C">
        <w:rPr>
          <w:rFonts w:ascii="Fb Fontext" w:hAnsi="Fb Fontext" w:hint="cs"/>
          <w:sz w:val="32"/>
          <w:rtl/>
        </w:rPr>
        <w:t>הפחית ועמד על ק' אי נגאל לחצאין מביא נ' ויוצא</w:t>
      </w:r>
    </w:p>
    <w:p w14:paraId="5C07EF5A" w14:textId="77777777" w:rsidR="006E0774" w:rsidRDefault="006E0774" w:rsidP="006E0774">
      <w:pPr>
        <w:rPr>
          <w:rtl/>
        </w:rPr>
      </w:pPr>
      <w:r w:rsidRPr="00224C4C">
        <w:rPr>
          <w:rFonts w:ascii="Fb Fontext" w:hAnsi="Fb Fontext" w:hint="cs"/>
          <w:rtl/>
        </w:rPr>
        <w:t>ואי לא אותם מאה פקדון הם אצלו ומקבלם ויוצא</w:t>
      </w:r>
    </w:p>
    <w:p w14:paraId="2936E19B" w14:textId="4CEDC6D8" w:rsidR="007309FA" w:rsidRPr="00131640" w:rsidRDefault="007309FA" w:rsidP="007309FA">
      <w:pPr>
        <w:pStyle w:val="affffb"/>
        <w:rPr>
          <w:rtl/>
        </w:rPr>
      </w:pPr>
      <w:r w:rsidRPr="007309FA">
        <w:rPr>
          <w:rtl/>
        </w:rPr>
        <w:t>***</w:t>
      </w:r>
    </w:p>
    <w:p w14:paraId="37763C1E" w14:textId="583EA3EE" w:rsidR="006E0774" w:rsidRPr="0055221A" w:rsidRDefault="006E0774" w:rsidP="00F65F8B">
      <w:pPr>
        <w:pStyle w:val="affffb"/>
        <w:rPr>
          <w:spacing w:val="0"/>
          <w:rtl/>
        </w:rPr>
      </w:pPr>
      <w:r w:rsidRPr="0055221A">
        <w:rPr>
          <w:rStyle w:val="afffff3"/>
          <w:rFonts w:cs="BA TM • Vilna Extra-Bold" w:hint="cs"/>
          <w:b w:val="0"/>
          <w:bCs w:val="0"/>
          <w:spacing w:val="0"/>
          <w:rtl/>
        </w:rPr>
        <w:t>בעי רהב</w:t>
      </w:r>
      <w:r w:rsidRPr="0055221A">
        <w:rPr>
          <w:rStyle w:val="afffff3"/>
          <w:rFonts w:cs="BA TM • Vilna Extra-Bold"/>
          <w:b w:val="0"/>
          <w:bCs w:val="0"/>
          <w:spacing w:val="0"/>
          <w:rtl/>
        </w:rPr>
        <w:t>"</w:t>
      </w:r>
      <w:r w:rsidRPr="0055221A">
        <w:rPr>
          <w:rStyle w:val="afffff3"/>
          <w:rFonts w:cs="BA TM • Vilna Extra-Bold" w:hint="cs"/>
          <w:b w:val="0"/>
          <w:bCs w:val="0"/>
          <w:spacing w:val="0"/>
          <w:rtl/>
        </w:rPr>
        <w:t>ח מר</w:t>
      </w:r>
      <w:r w:rsidRPr="0055221A">
        <w:rPr>
          <w:rStyle w:val="afffff3"/>
          <w:rFonts w:cs="BA TM • Vilna Extra-Bold"/>
          <w:b w:val="0"/>
          <w:bCs w:val="0"/>
          <w:spacing w:val="0"/>
          <w:rtl/>
        </w:rPr>
        <w:t>"</w:t>
      </w:r>
      <w:r w:rsidRPr="0055221A">
        <w:rPr>
          <w:rStyle w:val="afffff3"/>
          <w:rFonts w:cs="BA TM • Vilna Extra-Bold" w:hint="cs"/>
          <w:b w:val="0"/>
          <w:bCs w:val="0"/>
          <w:spacing w:val="0"/>
          <w:rtl/>
        </w:rPr>
        <w:t>ש</w:t>
      </w:r>
      <w:r w:rsidRPr="0055221A">
        <w:rPr>
          <w:rFonts w:hint="cs"/>
          <w:spacing w:val="0"/>
          <w:rtl/>
        </w:rPr>
        <w:t xml:space="preserve"> </w:t>
      </w:r>
      <w:r w:rsidRPr="0055221A">
        <w:rPr>
          <w:spacing w:val="0"/>
          <w:rtl/>
        </w:rPr>
        <w:t>המוכר בית בבתי ערי חומה, נגאל לחצאין או</w:t>
      </w:r>
      <w:r w:rsidR="00803C0E" w:rsidRPr="0055221A">
        <w:rPr>
          <w:rFonts w:hint="cs"/>
          <w:spacing w:val="0"/>
          <w:rtl/>
        </w:rPr>
        <w:t xml:space="preserve"> לא?</w:t>
      </w:r>
    </w:p>
    <w:p w14:paraId="4DED1E5E" w14:textId="3A2AC290" w:rsidR="006E0774" w:rsidRPr="0055221A" w:rsidRDefault="006E0774" w:rsidP="006E0774">
      <w:pPr>
        <w:rPr>
          <w:spacing w:val="2"/>
          <w:rtl/>
        </w:rPr>
      </w:pPr>
      <w:r w:rsidRPr="0055221A">
        <w:rPr>
          <w:rStyle w:val="affffa"/>
          <w:spacing w:val="2"/>
          <w:rtl/>
        </w:rPr>
        <w:t>גאולתו גאולתו</w:t>
      </w:r>
      <w:r w:rsidRPr="0055221A">
        <w:rPr>
          <w:rFonts w:ascii="Fb Fontext" w:hAnsi="Fb Fontext"/>
          <w:spacing w:val="2"/>
          <w:rtl/>
        </w:rPr>
        <w:t xml:space="preserve"> משדה אחוזה </w:t>
      </w:r>
      <w:r w:rsidRPr="0055221A">
        <w:rPr>
          <w:rFonts w:ascii="Fb Fontext" w:hAnsi="Fb Fontext" w:hint="cs"/>
          <w:spacing w:val="2"/>
          <w:rtl/>
        </w:rPr>
        <w:t>ש</w:t>
      </w:r>
      <w:r w:rsidRPr="0055221A">
        <w:rPr>
          <w:rFonts w:ascii="Fb Fontext" w:hAnsi="Fb Fontext"/>
          <w:spacing w:val="2"/>
          <w:rtl/>
        </w:rPr>
        <w:t xml:space="preserve">אינו נגאל לחצאין, </w:t>
      </w:r>
      <w:r w:rsidRPr="0055221A">
        <w:rPr>
          <w:rFonts w:ascii="Fb Fontext" w:hAnsi="Fb Fontext" w:cs="BA TM • Vilna Extra-Bold"/>
          <w:spacing w:val="2"/>
          <w:rtl/>
        </w:rPr>
        <w:t>או</w:t>
      </w:r>
      <w:r w:rsidR="00803C0E" w:rsidRPr="0055221A">
        <w:rPr>
          <w:rFonts w:ascii="Fb Fontext" w:hAnsi="Fb Fontext" w:cs="BA TM • Vilna Extra-Bold" w:hint="cs"/>
          <w:spacing w:val="2"/>
          <w:rtl/>
        </w:rPr>
        <w:t xml:space="preserve"> רק כשגלי</w:t>
      </w:r>
      <w:r w:rsidRPr="0055221A">
        <w:rPr>
          <w:rFonts w:ascii="Fb Fontext" w:hAnsi="Fb Fontext" w:hint="cs"/>
          <w:spacing w:val="2"/>
          <w:rtl/>
        </w:rPr>
        <w:t>.</w:t>
      </w:r>
    </w:p>
    <w:p w14:paraId="53EE28F5" w14:textId="3D79F7D1" w:rsidR="00A85AC8" w:rsidRPr="00E600D8" w:rsidRDefault="006E0774" w:rsidP="00803C0E">
      <w:pPr>
        <w:pStyle w:val="38"/>
        <w:framePr w:wrap="notBeside"/>
        <w:rPr>
          <w:rtl/>
        </w:rPr>
      </w:pPr>
      <w:r w:rsidRPr="00E600D8">
        <w:rPr>
          <w:rtl/>
        </w:rPr>
        <w:t>א"ל</w:t>
      </w:r>
      <w:r w:rsidR="00A85AC8" w:rsidRPr="00E600D8">
        <w:rPr>
          <w:rtl/>
        </w:rPr>
        <w:t>:</w:t>
      </w:r>
    </w:p>
    <w:p w14:paraId="1CB2E354" w14:textId="3671D25A" w:rsidR="006E0774" w:rsidRPr="006560F0" w:rsidRDefault="006E0774" w:rsidP="006E0774">
      <w:pPr>
        <w:rPr>
          <w:spacing w:val="0"/>
          <w:rtl/>
        </w:rPr>
      </w:pPr>
      <w:r w:rsidRPr="006560F0">
        <w:rPr>
          <w:rStyle w:val="afffff3"/>
          <w:spacing w:val="0"/>
          <w:rtl/>
        </w:rPr>
        <w:t>ממדרשו של ר"ש נשמע</w:t>
      </w:r>
      <w:r w:rsidRPr="006560F0">
        <w:rPr>
          <w:rStyle w:val="affffa"/>
          <w:spacing w:val="0"/>
          <w:rtl/>
        </w:rPr>
        <w:t xml:space="preserve"> </w:t>
      </w:r>
      <w:r w:rsidRPr="006560F0">
        <w:rPr>
          <w:rStyle w:val="affffa"/>
          <w:rFonts w:hint="cs"/>
          <w:spacing w:val="0"/>
          <w:rtl/>
        </w:rPr>
        <w:t xml:space="preserve">'אם גאל יגאל' </w:t>
      </w:r>
      <w:r w:rsidRPr="006560F0">
        <w:rPr>
          <w:rFonts w:ascii="Fb Fontext" w:hAnsi="Fb Fontext" w:hint="cs"/>
          <w:spacing w:val="0"/>
          <w:rtl/>
        </w:rPr>
        <w:t xml:space="preserve">מלמד </w:t>
      </w:r>
      <w:r w:rsidRPr="006560F0">
        <w:rPr>
          <w:rFonts w:ascii="Fb Fontext" w:hAnsi="Fb Fontext"/>
          <w:spacing w:val="0"/>
          <w:rtl/>
        </w:rPr>
        <w:t>שלוה וגואל וגואל לחצאין.</w:t>
      </w:r>
    </w:p>
    <w:p w14:paraId="5D12969A" w14:textId="1F5FD9C7" w:rsidR="00A85AC8" w:rsidRPr="00E600D8" w:rsidRDefault="006E0774" w:rsidP="00803C0E">
      <w:pPr>
        <w:pStyle w:val="38"/>
        <w:framePr w:wrap="notBeside"/>
        <w:rPr>
          <w:rtl/>
        </w:rPr>
      </w:pPr>
      <w:r w:rsidRPr="00E600D8">
        <w:rPr>
          <w:rtl/>
        </w:rPr>
        <w:t>•</w:t>
      </w:r>
      <w:r w:rsidRPr="00E600D8">
        <w:rPr>
          <w:rFonts w:hint="cs"/>
          <w:rtl/>
        </w:rPr>
        <w:t xml:space="preserve"> א</w:t>
      </w:r>
      <w:r w:rsidRPr="00E600D8">
        <w:rPr>
          <w:rtl/>
        </w:rPr>
        <w:t>ר"ש</w:t>
      </w:r>
      <w:r w:rsidR="00A85AC8" w:rsidRPr="00E600D8">
        <w:rPr>
          <w:rtl/>
        </w:rPr>
        <w:t>:</w:t>
      </w:r>
    </w:p>
    <w:p w14:paraId="15C7C591" w14:textId="26170B20" w:rsidR="006E0774" w:rsidRPr="00131640" w:rsidRDefault="006E0774" w:rsidP="006E0774">
      <w:pPr>
        <w:rPr>
          <w:rtl/>
        </w:rPr>
      </w:pPr>
      <w:r w:rsidRPr="00224C4C">
        <w:rPr>
          <w:rFonts w:ascii="Fb Fontext" w:hAnsi="Fb Fontext"/>
          <w:sz w:val="32"/>
          <w:rtl/>
        </w:rPr>
        <w:t>מה טעם? לפי שמצינו במוכר שדה אחוזה שיפה כחו,</w:t>
      </w:r>
    </w:p>
    <w:p w14:paraId="2BF2FA0F" w14:textId="77777777" w:rsidR="006E0774" w:rsidRPr="00131640" w:rsidRDefault="006E0774" w:rsidP="006E0774">
      <w:pPr>
        <w:rPr>
          <w:rtl/>
        </w:rPr>
      </w:pPr>
      <w:r w:rsidRPr="00224C4C">
        <w:rPr>
          <w:rFonts w:ascii="Fb Fontext" w:hAnsi="Fb Fontext"/>
          <w:rtl/>
        </w:rPr>
        <w:t xml:space="preserve">שאם הגיע יובל ולא נגאלה </w:t>
      </w:r>
      <w:r w:rsidRPr="00210DF6">
        <w:rPr>
          <w:rStyle w:val="afffa"/>
          <w:rFonts w:ascii="Fb Fontext" w:hAnsi="Fb Fontext" w:cs="BA TM • Vilna Extra-Bold"/>
          <w:bCs w:val="0"/>
          <w:rtl/>
        </w:rPr>
        <w:t>חוזרת לבעליה ביובל</w:t>
      </w:r>
    </w:p>
    <w:p w14:paraId="236FD5A3" w14:textId="77777777" w:rsidR="006E0774" w:rsidRPr="00131640" w:rsidRDefault="006E0774" w:rsidP="00803C0E">
      <w:pPr>
        <w:rPr>
          <w:rtl/>
        </w:rPr>
      </w:pPr>
      <w:r w:rsidRPr="00224C4C">
        <w:rPr>
          <w:rFonts w:ascii="Fb Fontext" w:hAnsi="Fb Fontext"/>
          <w:sz w:val="32"/>
          <w:rtl/>
        </w:rPr>
        <w:t>- הורע כחו שאינו לוה וגואל וגואל לחצאין,</w:t>
      </w:r>
    </w:p>
    <w:p w14:paraId="14638CEF" w14:textId="77777777" w:rsidR="006E0774" w:rsidRPr="006560F0" w:rsidRDefault="006E0774" w:rsidP="006E0774">
      <w:pPr>
        <w:rPr>
          <w:spacing w:val="-2"/>
          <w:rtl/>
        </w:rPr>
      </w:pPr>
      <w:r w:rsidRPr="006560F0">
        <w:rPr>
          <w:rFonts w:ascii="Fb Fontext" w:hAnsi="Fb Fontext"/>
          <w:spacing w:val="-2"/>
          <w:sz w:val="32"/>
          <w:rtl/>
        </w:rPr>
        <w:t xml:space="preserve">מקדיש שהורע כחו, שאם הגיע יובל ולא נגאלה </w:t>
      </w:r>
      <w:r w:rsidRPr="006560F0">
        <w:rPr>
          <w:rStyle w:val="afffa"/>
          <w:rFonts w:ascii="Fb Fontext" w:hAnsi="Fb Fontext" w:cs="BA TM • Vilna Extra-Bold"/>
          <w:bCs w:val="0"/>
          <w:spacing w:val="-2"/>
          <w:rtl/>
        </w:rPr>
        <w:t>יוצאה לכהנים ביובל</w:t>
      </w:r>
    </w:p>
    <w:p w14:paraId="4A226193" w14:textId="77777777" w:rsidR="006E0774" w:rsidRPr="00131640" w:rsidRDefault="006E0774" w:rsidP="00803C0E">
      <w:pPr>
        <w:rPr>
          <w:rtl/>
        </w:rPr>
      </w:pPr>
      <w:r w:rsidRPr="00224C4C">
        <w:rPr>
          <w:rFonts w:ascii="Fb Fontext" w:hAnsi="Fb Fontext"/>
          <w:sz w:val="32"/>
          <w:rtl/>
        </w:rPr>
        <w:t xml:space="preserve"> - יפה כחו שלוה וגואל וגואל לחצאין,</w:t>
      </w:r>
    </w:p>
    <w:p w14:paraId="24061973" w14:textId="77777777" w:rsidR="006E0774" w:rsidRPr="00131640" w:rsidRDefault="006E0774" w:rsidP="006E0774">
      <w:pPr>
        <w:rPr>
          <w:rtl/>
        </w:rPr>
      </w:pPr>
      <w:r w:rsidRPr="00224C4C">
        <w:rPr>
          <w:rFonts w:ascii="Fb Fontext" w:hAnsi="Fb Fontext" w:hint="cs"/>
          <w:rtl/>
        </w:rPr>
        <w:t>א</w:t>
      </w:r>
      <w:r w:rsidRPr="00224C4C">
        <w:rPr>
          <w:rFonts w:ascii="Fb Fontext" w:hAnsi="Fb Fontext"/>
          <w:rtl/>
        </w:rPr>
        <w:t>"</w:t>
      </w:r>
      <w:r w:rsidRPr="00224C4C">
        <w:rPr>
          <w:rFonts w:ascii="Fb Fontext" w:hAnsi="Fb Fontext" w:hint="cs"/>
          <w:rtl/>
        </w:rPr>
        <w:t>כ מוכר בבתי ערי חומה הואיל והורע כוחו שבמלאה שנה תמימה ולא נגאלה נחלט</w:t>
      </w:r>
    </w:p>
    <w:p w14:paraId="190B0A7A" w14:textId="77777777" w:rsidR="006E0774" w:rsidRPr="00131640" w:rsidRDefault="006E0774" w:rsidP="00803C0E">
      <w:pPr>
        <w:rPr>
          <w:rtl/>
        </w:rPr>
      </w:pPr>
      <w:r w:rsidRPr="00224C4C">
        <w:rPr>
          <w:rFonts w:ascii="Fb Fontext" w:hAnsi="Fb Fontext" w:hint="cs"/>
          <w:sz w:val="32"/>
          <w:rtl/>
        </w:rPr>
        <w:t xml:space="preserve">- </w:t>
      </w:r>
      <w:r w:rsidRPr="00224C4C">
        <w:rPr>
          <w:rFonts w:ascii="Fb Fontext" w:hAnsi="Fb Fontext"/>
          <w:sz w:val="32"/>
          <w:rtl/>
        </w:rPr>
        <w:t xml:space="preserve"> יפה כחו שלוה וגואל וגואל לחצאין.</w:t>
      </w:r>
    </w:p>
    <w:p w14:paraId="579D988D" w14:textId="77777777" w:rsidR="006E0774" w:rsidRPr="00131640" w:rsidRDefault="006E0774" w:rsidP="00841728">
      <w:pPr>
        <w:pStyle w:val="affffb"/>
        <w:rPr>
          <w:rtl/>
        </w:rPr>
        <w:pPrChange w:id="90084" w:author="קלוד" w:date="2026-10-08T12:07:40Z">
          <w:pPr>
            <w:pStyle w:val="affb"/>
          </w:pPr>
        </w:pPrChange>
      </w:pPr>
      <w:del w:id="90082" w:author="קלוד" w:date="2026-10-08T12:07:40Z">
        <w:r w:rsidRPr="00224C4C">
          <w:rPr>
            <w:rFonts w:hint="cs"/>
            <w:rtl/>
          </w:rPr>
          <w:delText xml:space="preserve">׹</w:delText>
        </w:r>
      </w:del>
      <w:ins w:id="90083" w:author="קלוד" w:date="2026-10-08T12:07:40Z">
        <w:r>
          <w:rPr>
            <w:color w:val="7B3F00"/>
          </w:rPr>
          <w:t xml:space="preserve">גאולת קרקע לחצאין</w:t>
        </w:r>
      </w:ins>
    </w:p>
    <w:p w14:paraId="44DCD196" w14:textId="17B9B341" w:rsidR="00A85AC8" w:rsidRPr="00E600D8" w:rsidRDefault="006E0774" w:rsidP="00632C9B">
      <w:pPr>
        <w:pStyle w:val="38"/>
        <w:framePr w:wrap="notBeside"/>
        <w:rPr>
          <w:rtl/>
        </w:rPr>
      </w:pPr>
      <w:r w:rsidRPr="00E600D8">
        <w:rPr>
          <w:rtl/>
        </w:rPr>
        <w:t>•</w:t>
      </w:r>
      <w:r w:rsidRPr="00E600D8">
        <w:rPr>
          <w:rFonts w:hint="cs"/>
          <w:rtl/>
        </w:rPr>
        <w:t xml:space="preserve"> </w:t>
      </w:r>
      <w:r w:rsidRPr="00E600D8">
        <w:rPr>
          <w:rtl/>
        </w:rPr>
        <w:t>איתיביה</w:t>
      </w:r>
      <w:r w:rsidR="00A85AC8" w:rsidRPr="00E600D8">
        <w:rPr>
          <w:rtl/>
        </w:rPr>
        <w:t>:</w:t>
      </w:r>
    </w:p>
    <w:p w14:paraId="53F235D5" w14:textId="77F67469" w:rsidR="006E0774" w:rsidRPr="00131640" w:rsidRDefault="006E0774" w:rsidP="006E0774">
      <w:pPr>
        <w:rPr>
          <w:rtl/>
        </w:rPr>
      </w:pPr>
      <w:r w:rsidRPr="00224C4C">
        <w:rPr>
          <w:rFonts w:ascii="Fb Fontext" w:hAnsi="Fb Fontext"/>
          <w:sz w:val="32"/>
          <w:rtl/>
        </w:rPr>
        <w:t>אם גאל יגאל - מלמד, שלוה וגואל וגואל לחצאין.</w:t>
      </w:r>
    </w:p>
    <w:p w14:paraId="67CEC264" w14:textId="5166FB37" w:rsidR="006E0774" w:rsidRPr="00131640" w:rsidRDefault="006E0774" w:rsidP="00632C9B">
      <w:pPr>
        <w:rPr>
          <w:rtl/>
        </w:rPr>
      </w:pPr>
      <w:r w:rsidRPr="00224C4C">
        <w:rPr>
          <w:rFonts w:ascii="Fb Fontext" w:hAnsi="Fb Fontext" w:hint="cs"/>
          <w:sz w:val="32"/>
          <w:rtl/>
        </w:rPr>
        <w:t>שלא נאמר ק</w:t>
      </w:r>
      <w:r w:rsidRPr="00224C4C">
        <w:rPr>
          <w:rFonts w:ascii="Fb Fontext" w:hAnsi="Fb Fontext"/>
          <w:sz w:val="32"/>
          <w:rtl/>
        </w:rPr>
        <w:t>"</w:t>
      </w:r>
      <w:r w:rsidRPr="00224C4C">
        <w:rPr>
          <w:rFonts w:ascii="Fb Fontext" w:hAnsi="Fb Fontext" w:hint="cs"/>
          <w:sz w:val="32"/>
          <w:rtl/>
        </w:rPr>
        <w:t>ו משדה אחוזה שיפה כוחו שחוזרת ביובל הורע כוחו שאין גואל לחצאין</w:t>
      </w:r>
      <w:r w:rsidR="00632C9B">
        <w:rPr>
          <w:rFonts w:ascii="Fb Fontext" w:hAnsi="Fb Fontext" w:hint="cs"/>
          <w:sz w:val="32"/>
          <w:rtl/>
        </w:rPr>
        <w:t xml:space="preserve"> </w:t>
      </w:r>
      <w:r w:rsidRPr="00224C4C">
        <w:rPr>
          <w:rFonts w:ascii="Fb Fontext" w:hAnsi="Fb Fontext" w:hint="cs"/>
          <w:sz w:val="32"/>
          <w:rtl/>
        </w:rPr>
        <w:t>תאמר במקדיש שהורע כוחו שיוצאה לכהנים ביובל שנרע כוחו שלא יגאל לחצאין</w:t>
      </w:r>
    </w:p>
    <w:p w14:paraId="335E2B13" w14:textId="77777777" w:rsidR="00A85AC8" w:rsidRPr="00E600D8" w:rsidRDefault="006E0774" w:rsidP="00632C9B">
      <w:pPr>
        <w:pStyle w:val="38"/>
        <w:framePr w:wrap="notBeside"/>
        <w:rPr>
          <w:rtl/>
        </w:rPr>
      </w:pPr>
      <w:r w:rsidRPr="00E600D8">
        <w:rPr>
          <w:rFonts w:hint="cs"/>
          <w:rtl/>
        </w:rPr>
        <w:t>ואין לדחות</w:t>
      </w:r>
      <w:r w:rsidR="00A85AC8" w:rsidRPr="00E600D8">
        <w:rPr>
          <w:rtl/>
        </w:rPr>
        <w:t>:</w:t>
      </w:r>
    </w:p>
    <w:p w14:paraId="0204526B" w14:textId="25F1412D" w:rsidR="006E0774" w:rsidRPr="00131640" w:rsidRDefault="006E0774" w:rsidP="006E0774">
      <w:pPr>
        <w:rPr>
          <w:rtl/>
        </w:rPr>
      </w:pPr>
      <w:r w:rsidRPr="00224C4C">
        <w:rPr>
          <w:rFonts w:ascii="Fb Fontext" w:hAnsi="Fb Fontext" w:hint="cs"/>
          <w:sz w:val="32"/>
          <w:rtl/>
        </w:rPr>
        <w:t>דשדה אחוזה הורע כוחו ליגאל מיד משא</w:t>
      </w:r>
      <w:r w:rsidRPr="00224C4C">
        <w:rPr>
          <w:rFonts w:ascii="Fb Fontext" w:hAnsi="Fb Fontext"/>
          <w:sz w:val="32"/>
          <w:rtl/>
        </w:rPr>
        <w:t>"</w:t>
      </w:r>
      <w:r w:rsidRPr="00224C4C">
        <w:rPr>
          <w:rFonts w:ascii="Fb Fontext" w:hAnsi="Fb Fontext" w:hint="cs"/>
          <w:sz w:val="32"/>
          <w:rtl/>
        </w:rPr>
        <w:t>כ מקידש יפה כוחו ליגאל מיד</w:t>
      </w:r>
    </w:p>
    <w:p w14:paraId="7ADA8F69" w14:textId="77777777" w:rsidR="006E0774" w:rsidRPr="00131640" w:rsidRDefault="006E0774" w:rsidP="006E0774">
      <w:pPr>
        <w:rPr>
          <w:rtl/>
        </w:rPr>
      </w:pPr>
      <w:r w:rsidRPr="00224C4C">
        <w:rPr>
          <w:rFonts w:ascii="Fb Fontext" w:hAnsi="Fb Fontext" w:hint="cs"/>
          <w:sz w:val="32"/>
          <w:rtl/>
        </w:rPr>
        <w:t xml:space="preserve">דמוכר </w:t>
      </w:r>
      <w:r w:rsidRPr="00224C4C">
        <w:rPr>
          <w:rFonts w:ascii="Fb Fontext" w:hAnsi="Fb Fontext"/>
          <w:sz w:val="32"/>
          <w:rtl/>
        </w:rPr>
        <w:t>בית בבתי ערי חומה יוכיח, שיפה כחו ליגאל מיד, ואין לוה וגואל וגואל לחצאין!</w:t>
      </w:r>
    </w:p>
    <w:p w14:paraId="36D27812" w14:textId="77777777" w:rsidR="00A85AC8" w:rsidRPr="00E600D8" w:rsidRDefault="006E0774" w:rsidP="00632C9B">
      <w:pPr>
        <w:pStyle w:val="38"/>
        <w:framePr w:wrap="notBeside"/>
        <w:rPr>
          <w:rtl/>
        </w:rPr>
      </w:pPr>
      <w:r w:rsidRPr="00E600D8">
        <w:rPr>
          <w:rFonts w:hint="cs"/>
          <w:rtl/>
        </w:rPr>
        <w:t>ל</w:t>
      </w:r>
      <w:r w:rsidRPr="00E600D8">
        <w:rPr>
          <w:rtl/>
        </w:rPr>
        <w:t>"</w:t>
      </w:r>
      <w:r w:rsidRPr="00E600D8">
        <w:rPr>
          <w:rFonts w:hint="cs"/>
          <w:rtl/>
        </w:rPr>
        <w:t>ק</w:t>
      </w:r>
      <w:r w:rsidR="00A85AC8" w:rsidRPr="00E600D8">
        <w:rPr>
          <w:rtl/>
        </w:rPr>
        <w:t>:</w:t>
      </w:r>
    </w:p>
    <w:p w14:paraId="2DBCA65C" w14:textId="49E37A2A" w:rsidR="006E0774" w:rsidRPr="00131640" w:rsidRDefault="006E0774" w:rsidP="006E0774">
      <w:pPr>
        <w:rPr>
          <w:rtl/>
        </w:rPr>
      </w:pPr>
      <w:r>
        <w:rPr>
          <w:rFonts w:ascii="Fb Fontext" w:hAnsi="Fb Fontext" w:cs="BA TM • Vilna Extra-Bold" w:hint="cs"/>
          <w:rtl/>
        </w:rPr>
        <w:t xml:space="preserve">הא רבנן והא </w:t>
      </w:r>
      <w:r>
        <w:rPr>
          <w:rStyle w:val="afffff3"/>
          <w:rFonts w:ascii="Fb Fontext" w:hAnsi="Fb Fontext" w:cs="BA TM • Vilna Extra-Bold" w:hint="cs"/>
          <w:rtl/>
          <w:rPrChange w:id="9045" w:author="מנוע אמוראים" w:date="2026-10-05T16:42:07Z">
            <w:rPr>
              <w:rFonts w:ascii="Fb Fontext" w:hAnsi="Fb Fontext" w:cs="BA TM • Vilna Extra-Bold" w:hint="cs"/>
              <w:rtl/>
            </w:rPr>
          </w:rPrChange>
        </w:rPr>
        <w:t xml:space="preserve">ר</w:t>
      </w:r>
      <w:r>
        <w:rPr>
          <w:rStyle w:val="afffff3"/>
          <w:rFonts w:ascii="Fb Fontext" w:hAnsi="Fb Fontext" w:cs="BA TM • Vilna Extra-Bold"/>
          <w:rtl/>
          <w:rPrChange w:id="9046" w:author="מנוע אמוראים" w:date="2026-10-05T16:42:07Z">
            <w:rPr>
              <w:rFonts w:ascii="Fb Fontext" w:hAnsi="Fb Fontext" w:cs="BA TM • Vilna Extra-Bold"/>
              <w:rtl/>
            </w:rPr>
          </w:rPrChange>
        </w:rPr>
        <w:t xml:space="preserve">"</w:t>
      </w:r>
      <w:r>
        <w:rPr>
          <w:rStyle w:val="afffff3"/>
          <w:rFonts w:ascii="Fb Fontext" w:hAnsi="Fb Fontext" w:cs="BA TM • Vilna Extra-Bold" w:hint="cs"/>
          <w:rtl/>
          <w:rPrChange w:id="9047" w:author="מנוע אמוראים" w:date="2026-10-05T16:42:07Z">
            <w:rPr>
              <w:rFonts w:ascii="Fb Fontext" w:hAnsi="Fb Fontext" w:cs="BA TM • Vilna Extra-Bold" w:hint="cs"/>
              <w:rtl/>
            </w:rPr>
          </w:rPrChange>
        </w:rPr>
        <w:t xml:space="preserve">ש</w:t>
      </w:r>
      <w:r>
        <w:rPr>
          <w:rFonts w:ascii="Fb Fontext" w:hAnsi="Fb Fontext" w:cs="BA TM • Vilna Extra-Bold" w:hint="cs"/>
          <w:rtl/>
        </w:rPr>
        <w:t xml:space="preserve"> </w:t>
      </w:r>
      <w:r w:rsidRPr="00224C4C">
        <w:rPr>
          <w:rFonts w:ascii="Fb Fontext" w:hAnsi="Fb Fontext" w:hint="cs"/>
          <w:rtl/>
        </w:rPr>
        <w:t>ובזה מיושב דמחד תני דגואל לחצאין ומאידך תני שאין גואל לחצאין</w:t>
      </w:r>
    </w:p>
    <w:p w14:paraId="3946E187" w14:textId="77777777" w:rsidR="006E0774" w:rsidRPr="00131640" w:rsidRDefault="006E0774" w:rsidP="0010529F">
      <w:pPr>
        <w:pStyle w:val="afff0"/>
        <w:framePr w:wrap="around"/>
        <w:rPr>
          <w:rtl/>
        </w:rPr>
      </w:pPr>
      <w:r w:rsidRPr="00224C4C">
        <w:rPr>
          <w:rFonts w:hint="cs"/>
          <w:rtl/>
        </w:rPr>
        <w:t>כא.</w:t>
      </w:r>
    </w:p>
    <w:p w14:paraId="6F46C42B" w14:textId="77777777" w:rsidR="006E0774" w:rsidRPr="00131640" w:rsidRDefault="006E0774" w:rsidP="006E0774">
      <w:pPr>
        <w:rPr>
          <w:rtl/>
        </w:rPr>
      </w:pPr>
      <w:r w:rsidRPr="00224C4C">
        <w:rPr>
          <w:rFonts w:ascii="Fb Fontext" w:hAnsi="Fb Fontext"/>
          <w:sz w:val="32"/>
          <w:rtl/>
        </w:rPr>
        <w:t>(סי' חרש חבש זמן</w:t>
      </w:r>
      <w:r w:rsidRPr="00224C4C">
        <w:rPr>
          <w:rFonts w:ascii="Fb Fontext" w:hAnsi="Fb Fontext" w:hint="cs"/>
          <w:sz w:val="32"/>
          <w:rtl/>
        </w:rPr>
        <w:t>)</w:t>
      </w:r>
    </w:p>
    <w:p w14:paraId="2DDD88E8" w14:textId="121F2BEC" w:rsidR="00A85AC8" w:rsidRPr="00E600D8" w:rsidRDefault="006E0774" w:rsidP="00632C9B">
      <w:pPr>
        <w:pStyle w:val="38"/>
        <w:framePr w:wrap="notBeside"/>
        <w:rPr>
          <w:rtl/>
        </w:rPr>
      </w:pPr>
      <w:r w:rsidRPr="00E600D8">
        <w:rPr>
          <w:rFonts w:hint="cs"/>
          <w:rtl/>
        </w:rPr>
        <w:t>ראבדר</w:t>
      </w:r>
      <w:r w:rsidRPr="00E600D8">
        <w:rPr>
          <w:rtl/>
        </w:rPr>
        <w:t>"</w:t>
      </w:r>
      <w:r w:rsidRPr="00E600D8">
        <w:rPr>
          <w:rFonts w:hint="cs"/>
          <w:rtl/>
        </w:rPr>
        <w:t>א</w:t>
      </w:r>
      <w:r w:rsidRPr="00E600D8">
        <w:rPr>
          <w:rtl/>
        </w:rPr>
        <w:t xml:space="preserve"> </w:t>
      </w:r>
      <w:r w:rsidR="00B35B36" w:rsidRPr="00E600D8">
        <w:rPr>
          <w:rtl/>
        </w:rPr>
        <w:t>יש</w:t>
      </w:r>
      <w:r w:rsidRPr="00E600D8">
        <w:rPr>
          <w:rtl/>
        </w:rPr>
        <w:t xml:space="preserve"> למיפרך</w:t>
      </w:r>
      <w:r w:rsidR="00A85AC8" w:rsidRPr="00E600D8">
        <w:rPr>
          <w:rtl/>
        </w:rPr>
        <w:t>:</w:t>
      </w:r>
    </w:p>
    <w:p w14:paraId="569CB5A1" w14:textId="55D029B9" w:rsidR="009469D7" w:rsidRDefault="006E0774" w:rsidP="006E0774">
      <w:pPr>
        <w:rPr>
          <w:rFonts w:ascii="Fb Fontext" w:hAnsi="Fb Fontext"/>
          <w:sz w:val="32"/>
          <w:rtl/>
        </w:rPr>
      </w:pPr>
      <w:r w:rsidRPr="00224C4C">
        <w:rPr>
          <w:rFonts w:ascii="Fb Fontext" w:hAnsi="Fb Fontext" w:hint="cs"/>
          <w:rtl/>
        </w:rPr>
        <w:t>ד</w:t>
      </w:r>
      <w:r w:rsidRPr="00224C4C">
        <w:rPr>
          <w:rFonts w:ascii="Fb Fontext" w:hAnsi="Fb Fontext"/>
          <w:rtl/>
        </w:rPr>
        <w:t xml:space="preserve">מה </w:t>
      </w:r>
      <w:r w:rsidRPr="00224C4C">
        <w:rPr>
          <w:rFonts w:ascii="Fb Fontext" w:hAnsi="Fb Fontext" w:hint="cs"/>
          <w:rtl/>
        </w:rPr>
        <w:t>ל</w:t>
      </w:r>
      <w:r w:rsidRPr="00224C4C">
        <w:rPr>
          <w:rFonts w:ascii="Fb Fontext" w:hAnsi="Fb Fontext"/>
          <w:rtl/>
        </w:rPr>
        <w:t>בתי ערי חומה - שכן הורע כחו ליגאל לעולם,</w:t>
      </w:r>
    </w:p>
    <w:p w14:paraId="2AAB7F68" w14:textId="6B23C72B" w:rsidR="006E0774" w:rsidRPr="00131640" w:rsidRDefault="006E0774" w:rsidP="006E0774">
      <w:pPr>
        <w:rPr>
          <w:rtl/>
        </w:rPr>
      </w:pPr>
      <w:r w:rsidRPr="00224C4C">
        <w:rPr>
          <w:rFonts w:ascii="Fb Fontext" w:hAnsi="Fb Fontext"/>
          <w:sz w:val="32"/>
          <w:rtl/>
        </w:rPr>
        <w:t>תאמר במקדיש - שיפה כחו ליגאל לעולם?</w:t>
      </w:r>
    </w:p>
    <w:p w14:paraId="284D6E85" w14:textId="7071177A" w:rsidR="00A85AC8" w:rsidRPr="00E600D8" w:rsidRDefault="006E0774" w:rsidP="00632C9B">
      <w:pPr>
        <w:pStyle w:val="38"/>
        <w:framePr w:wrap="notBeside"/>
        <w:rPr>
          <w:rtl/>
        </w:rPr>
      </w:pPr>
      <w:r w:rsidRPr="00E600D8">
        <w:rPr>
          <w:rFonts w:hint="cs"/>
          <w:rtl/>
        </w:rPr>
        <w:t>ראסלר</w:t>
      </w:r>
      <w:r w:rsidRPr="00E600D8">
        <w:rPr>
          <w:rtl/>
        </w:rPr>
        <w:t>"</w:t>
      </w:r>
      <w:r w:rsidRPr="00E600D8">
        <w:rPr>
          <w:rFonts w:hint="cs"/>
          <w:rtl/>
        </w:rPr>
        <w:t>א</w:t>
      </w:r>
      <w:r w:rsidR="00A85AC8" w:rsidRPr="00E600D8">
        <w:rPr>
          <w:rtl/>
        </w:rPr>
        <w:t>:</w:t>
      </w:r>
    </w:p>
    <w:p w14:paraId="10436FC8" w14:textId="29407175" w:rsidR="006E0774" w:rsidRPr="00131640" w:rsidRDefault="006E0774" w:rsidP="006E0774">
      <w:pPr>
        <w:rPr>
          <w:rtl/>
        </w:rPr>
      </w:pPr>
      <w:r w:rsidRPr="00224C4C">
        <w:rPr>
          <w:rFonts w:ascii="Fb Fontext" w:hAnsi="Fb Fontext"/>
          <w:sz w:val="32"/>
          <w:rtl/>
        </w:rPr>
        <w:t>משום ד</w:t>
      </w:r>
      <w:r w:rsidR="00B35B36">
        <w:rPr>
          <w:rFonts w:ascii="Fb Fontext" w:hAnsi="Fb Fontext"/>
          <w:sz w:val="32"/>
          <w:rtl/>
        </w:rPr>
        <w:t>יש לומר</w:t>
      </w:r>
      <w:r w:rsidRPr="00224C4C">
        <w:rPr>
          <w:rFonts w:ascii="Fb Fontext" w:hAnsi="Fb Fontext"/>
          <w:sz w:val="32"/>
          <w:rtl/>
        </w:rPr>
        <w:t xml:space="preserve"> ניהדר דינא, תיתי במה הצד!</w:t>
      </w:r>
    </w:p>
    <w:p w14:paraId="06240B93" w14:textId="77777777" w:rsidR="006E0774" w:rsidRPr="00131640" w:rsidRDefault="006E0774" w:rsidP="00632C9B">
      <w:pPr>
        <w:rPr>
          <w:rtl/>
        </w:rPr>
      </w:pPr>
      <w:r w:rsidRPr="00224C4C">
        <w:rPr>
          <w:rFonts w:ascii="Fb Fontext" w:hAnsi="Fb Fontext"/>
          <w:sz w:val="32"/>
          <w:rtl/>
        </w:rPr>
        <w:t>מוכר שדה אחוזה יוכיח, שיפה כחו ליגאל לעולם, ואין לוה וגואל וגואל לחצאין.</w:t>
      </w:r>
    </w:p>
    <w:p w14:paraId="2FDCB78E" w14:textId="77777777" w:rsidR="006E0774" w:rsidRPr="00131640" w:rsidRDefault="006E0774" w:rsidP="00632C9B">
      <w:pPr>
        <w:rPr>
          <w:rtl/>
        </w:rPr>
      </w:pPr>
      <w:r w:rsidRPr="00224C4C">
        <w:rPr>
          <w:rFonts w:ascii="Fb Fontext" w:hAnsi="Fb Fontext"/>
          <w:sz w:val="32"/>
          <w:rtl/>
        </w:rPr>
        <w:t>מה למוכר שדה אחוזה - שכן הורע כחו ליגאל מיד! מוכר בית בבתי ערי חומה יוכיח.</w:t>
      </w:r>
    </w:p>
    <w:p w14:paraId="417AA26B" w14:textId="77777777" w:rsidR="006E0774" w:rsidRPr="00131640" w:rsidRDefault="006E0774" w:rsidP="00632C9B">
      <w:pPr>
        <w:rPr>
          <w:rtl/>
        </w:rPr>
      </w:pPr>
      <w:r w:rsidRPr="00224C4C">
        <w:rPr>
          <w:rFonts w:ascii="Fb Fontext" w:hAnsi="Fb Fontext"/>
          <w:sz w:val="32"/>
          <w:rtl/>
        </w:rPr>
        <w:t>וחזר הדין: לא ראי זה כראי זה, הצד השוה שבהן - שנגאלין, ואין לוה וגואל וגואל לחצאין,</w:t>
      </w:r>
    </w:p>
    <w:p w14:paraId="18B5C8ED" w14:textId="77777777" w:rsidR="006E0774" w:rsidRPr="00131640" w:rsidRDefault="006E0774" w:rsidP="006E0774">
      <w:pPr>
        <w:rPr>
          <w:rtl/>
        </w:rPr>
      </w:pPr>
      <w:r w:rsidRPr="00224C4C">
        <w:rPr>
          <w:rFonts w:ascii="Fb Fontext" w:hAnsi="Fb Fontext"/>
          <w:rtl/>
        </w:rPr>
        <w:t>אף אני אביא מקדיש - שנגאל, ואין לוה וגואל וגואל לחצאין.</w:t>
      </w:r>
    </w:p>
    <w:p w14:paraId="3D6F5C7C" w14:textId="77777777" w:rsidR="00A85AC8" w:rsidRPr="00E600D8" w:rsidRDefault="006E0774" w:rsidP="00632C9B">
      <w:pPr>
        <w:pStyle w:val="38"/>
        <w:framePr w:wrap="notBeside"/>
        <w:rPr>
          <w:rtl/>
        </w:rPr>
      </w:pPr>
      <w:r w:rsidRPr="00E600D8">
        <w:rPr>
          <w:rtl/>
        </w:rPr>
        <w:t>מ"</w:t>
      </w:r>
      <w:r w:rsidRPr="00E600D8">
        <w:rPr>
          <w:rFonts w:hint="cs"/>
          <w:rtl/>
        </w:rPr>
        <w:t>ז בריה דר</w:t>
      </w:r>
      <w:r w:rsidRPr="00E600D8">
        <w:rPr>
          <w:rtl/>
        </w:rPr>
        <w:t>"</w:t>
      </w:r>
      <w:r w:rsidRPr="00E600D8">
        <w:rPr>
          <w:rFonts w:hint="cs"/>
          <w:rtl/>
        </w:rPr>
        <w:t>מ</w:t>
      </w:r>
      <w:r w:rsidR="00A85AC8" w:rsidRPr="00E600D8">
        <w:rPr>
          <w:rtl/>
        </w:rPr>
        <w:t>:</w:t>
      </w:r>
    </w:p>
    <w:p w14:paraId="10E9EEB6" w14:textId="5FEDB616" w:rsidR="006E0774" w:rsidRPr="00131640" w:rsidRDefault="006E0774" w:rsidP="006E0774">
      <w:pPr>
        <w:rPr>
          <w:rtl/>
        </w:rPr>
      </w:pPr>
      <w:r w:rsidRPr="00224C4C">
        <w:rPr>
          <w:rFonts w:ascii="Fb Fontext" w:hAnsi="Fb Fontext" w:hint="cs"/>
          <w:sz w:val="32"/>
          <w:rtl/>
        </w:rPr>
        <w:t>לרבינא פריך: ד</w:t>
      </w:r>
      <w:r w:rsidRPr="00224C4C">
        <w:rPr>
          <w:rFonts w:ascii="Fb Fontext" w:hAnsi="Fb Fontext"/>
          <w:sz w:val="32"/>
          <w:rtl/>
        </w:rPr>
        <w:t xml:space="preserve">מה להצד השוה שבהן - שכן הורע כחם ליגאל בשנה שניה, </w:t>
      </w:r>
      <w:r w:rsidRPr="00224C4C">
        <w:rPr>
          <w:rFonts w:ascii="Fb Fontext" w:hAnsi="Fb Fontext" w:hint="cs"/>
          <w:sz w:val="32"/>
          <w:rtl/>
        </w:rPr>
        <w:t xml:space="preserve"> </w:t>
      </w:r>
      <w:r w:rsidRPr="00224C4C">
        <w:rPr>
          <w:rFonts w:ascii="Fb Fontext" w:hAnsi="Fb Fontext"/>
          <w:sz w:val="32"/>
          <w:rtl/>
        </w:rPr>
        <w:t>תאמר במקדיש - שיפה כחו ליגאל בשנה שניה?</w:t>
      </w:r>
    </w:p>
    <w:p w14:paraId="6E4FEABB" w14:textId="77777777" w:rsidR="00A85AC8" w:rsidRPr="00E600D8" w:rsidRDefault="006E0774" w:rsidP="00632C9B">
      <w:pPr>
        <w:pStyle w:val="38"/>
        <w:framePr w:wrap="notBeside"/>
        <w:rPr>
          <w:rtl/>
        </w:rPr>
      </w:pPr>
      <w:r w:rsidRPr="00E600D8">
        <w:rPr>
          <w:rtl/>
        </w:rPr>
        <w:t>א"ל רבינא</w:t>
      </w:r>
      <w:r w:rsidR="00A85AC8" w:rsidRPr="00E600D8">
        <w:rPr>
          <w:rtl/>
        </w:rPr>
        <w:t>:</w:t>
      </w:r>
    </w:p>
    <w:p w14:paraId="797781F2" w14:textId="17FA09A0" w:rsidR="006E0774" w:rsidRPr="00131640" w:rsidRDefault="006E0774" w:rsidP="006E0774">
      <w:pPr>
        <w:rPr>
          <w:rtl/>
        </w:rPr>
      </w:pPr>
      <w:r w:rsidRPr="00224C4C">
        <w:rPr>
          <w:rFonts w:ascii="Fb Fontext" w:hAnsi="Fb Fontext"/>
          <w:sz w:val="32"/>
          <w:rtl/>
        </w:rPr>
        <w:t>משום ד</w:t>
      </w:r>
      <w:r w:rsidR="00B35B36">
        <w:rPr>
          <w:rFonts w:ascii="Fb Fontext" w:hAnsi="Fb Fontext"/>
          <w:sz w:val="32"/>
          <w:rtl/>
        </w:rPr>
        <w:t>יש לומר</w:t>
      </w:r>
      <w:r w:rsidRPr="00224C4C">
        <w:rPr>
          <w:rFonts w:ascii="Fb Fontext" w:hAnsi="Fb Fontext"/>
          <w:sz w:val="32"/>
          <w:rtl/>
        </w:rPr>
        <w:t xml:space="preserve">: עבד עברי הנמכר לעכו"ם יוכיח </w:t>
      </w:r>
      <w:r w:rsidRPr="00224C4C">
        <w:rPr>
          <w:rFonts w:ascii="Fb Fontext" w:hAnsi="Fb Fontext" w:hint="cs"/>
          <w:sz w:val="32"/>
          <w:rtl/>
        </w:rPr>
        <w:t>-</w:t>
      </w:r>
      <w:r w:rsidRPr="00224C4C">
        <w:rPr>
          <w:rFonts w:ascii="Fb Fontext" w:hAnsi="Fb Fontext"/>
          <w:sz w:val="32"/>
          <w:rtl/>
        </w:rPr>
        <w:t>שיפה כחו ליגאל בשנה שניה</w:t>
      </w:r>
      <w:r w:rsidRPr="00224C4C">
        <w:rPr>
          <w:rFonts w:ascii="Fb Fontext" w:hAnsi="Fb Fontext" w:hint="cs"/>
          <w:sz w:val="32"/>
          <w:rtl/>
        </w:rPr>
        <w:t xml:space="preserve"> </w:t>
      </w:r>
      <w:r w:rsidRPr="00224C4C">
        <w:rPr>
          <w:rFonts w:ascii="Fb Fontext" w:hAnsi="Fb Fontext"/>
          <w:sz w:val="32"/>
          <w:rtl/>
        </w:rPr>
        <w:t>ואין לוה וגואל וגואל לחצאין</w:t>
      </w:r>
    </w:p>
    <w:p w14:paraId="71AB4303" w14:textId="7808E6E1" w:rsidR="007309FA" w:rsidRPr="00131640" w:rsidRDefault="007309FA" w:rsidP="007309FA">
      <w:pPr>
        <w:pStyle w:val="affffb"/>
        <w:rPr>
          <w:rtl/>
        </w:rPr>
      </w:pPr>
      <w:r w:rsidRPr="007309FA">
        <w:rPr>
          <w:rFonts w:hint="cs"/>
          <w:rtl/>
        </w:rPr>
        <w:t>***</w:t>
      </w:r>
    </w:p>
    <w:p w14:paraId="20C36893" w14:textId="06FD3F93" w:rsidR="00A85AC8" w:rsidRPr="00E600D8" w:rsidRDefault="006E0774" w:rsidP="00154AEB">
      <w:pPr>
        <w:pStyle w:val="38"/>
        <w:framePr w:wrap="notBeside"/>
        <w:rPr>
          <w:rtl/>
        </w:rPr>
      </w:pPr>
      <w:r w:rsidRPr="00E600D8">
        <w:rPr>
          <w:rFonts w:hint="cs"/>
          <w:rtl/>
        </w:rPr>
        <w:t>בעי רהב</w:t>
      </w:r>
      <w:r w:rsidRPr="00E600D8">
        <w:rPr>
          <w:rtl/>
        </w:rPr>
        <w:t>"</w:t>
      </w:r>
      <w:r w:rsidRPr="00E600D8">
        <w:rPr>
          <w:rFonts w:hint="cs"/>
          <w:rtl/>
        </w:rPr>
        <w:t>ח מר</w:t>
      </w:r>
      <w:r w:rsidRPr="00E600D8">
        <w:rPr>
          <w:rtl/>
        </w:rPr>
        <w:t>"</w:t>
      </w:r>
      <w:r w:rsidRPr="00E600D8">
        <w:rPr>
          <w:rFonts w:hint="cs"/>
          <w:rtl/>
        </w:rPr>
        <w:t>ש</w:t>
      </w:r>
      <w:r w:rsidR="00A85AC8" w:rsidRPr="00E600D8">
        <w:rPr>
          <w:rtl/>
        </w:rPr>
        <w:t>:</w:t>
      </w:r>
    </w:p>
    <w:p w14:paraId="25C9BA82" w14:textId="45E94330" w:rsidR="006E0774" w:rsidRPr="00131640" w:rsidRDefault="006E0774" w:rsidP="00F65F8B">
      <w:pPr>
        <w:pStyle w:val="affffb"/>
        <w:rPr>
          <w:rtl/>
        </w:rPr>
      </w:pPr>
      <w:r w:rsidRPr="00224C4C">
        <w:rPr>
          <w:rtl/>
        </w:rPr>
        <w:t xml:space="preserve">המוכר בית בבתי ערי חומה, נגאל לקרובים או </w:t>
      </w:r>
      <w:r w:rsidR="00965611">
        <w:rPr>
          <w:rFonts w:hint="cs"/>
          <w:rtl/>
        </w:rPr>
        <w:t>לא</w:t>
      </w:r>
    </w:p>
    <w:p w14:paraId="4704CB31" w14:textId="52599004" w:rsidR="006E0774" w:rsidRPr="00131640" w:rsidRDefault="006E0774" w:rsidP="00154AEB">
      <w:pPr>
        <w:rPr>
          <w:rtl/>
        </w:rPr>
      </w:pPr>
      <w:r w:rsidRPr="00224C4C">
        <w:rPr>
          <w:rFonts w:ascii="Fb Fontext" w:hAnsi="Fb Fontext" w:hint="cs"/>
          <w:sz w:val="32"/>
          <w:rtl/>
        </w:rPr>
        <w:t xml:space="preserve">אי </w:t>
      </w:r>
      <w:r w:rsidRPr="00965611">
        <w:rPr>
          <w:rStyle w:val="affffa"/>
          <w:rtl/>
        </w:rPr>
        <w:t>גאולתו</w:t>
      </w:r>
      <w:r w:rsidRPr="00224C4C">
        <w:rPr>
          <w:rFonts w:ascii="Fb Fontext" w:hAnsi="Fb Fontext"/>
          <w:sz w:val="32"/>
          <w:rtl/>
        </w:rPr>
        <w:t xml:space="preserve">  משדה אחוזה גמר, </w:t>
      </w:r>
      <w:r w:rsidRPr="00224C4C">
        <w:rPr>
          <w:rFonts w:ascii="Fb Fontext" w:hAnsi="Fb Fontext" w:hint="cs"/>
          <w:sz w:val="32"/>
          <w:rtl/>
        </w:rPr>
        <w:t>דאינה נגאלת לחצאין ולקרובים</w:t>
      </w:r>
    </w:p>
    <w:p w14:paraId="1DF3F8F6" w14:textId="2C6DB0EA" w:rsidR="006E0774" w:rsidRPr="00131640" w:rsidRDefault="006E0774" w:rsidP="006E0774">
      <w:pPr>
        <w:rPr>
          <w:rtl/>
        </w:rPr>
      </w:pPr>
      <w:r w:rsidRPr="00210DF6">
        <w:rPr>
          <w:rFonts w:ascii="Fb Fontext" w:hAnsi="Fb Fontext" w:cs="BA TM • Vilna Extra-Bold" w:hint="cs"/>
          <w:rtl/>
        </w:rPr>
        <w:t>או</w:t>
      </w:r>
      <w:r w:rsidRPr="00224C4C">
        <w:rPr>
          <w:rFonts w:ascii="Fb Fontext" w:hAnsi="Fb Fontext" w:hint="cs"/>
          <w:rtl/>
        </w:rPr>
        <w:t xml:space="preserve"> </w:t>
      </w:r>
      <w:r w:rsidRPr="00224C4C">
        <w:rPr>
          <w:rFonts w:ascii="Fb Fontext" w:hAnsi="Fb Fontext"/>
          <w:rtl/>
        </w:rPr>
        <w:t>גאולה – בחצאין</w:t>
      </w:r>
      <w:r w:rsidRPr="00224C4C">
        <w:rPr>
          <w:rFonts w:ascii="Fb Fontext" w:hAnsi="Fb Fontext" w:hint="cs"/>
          <w:rtl/>
        </w:rPr>
        <w:t xml:space="preserve"> </w:t>
      </w:r>
      <w:r w:rsidRPr="00224C4C">
        <w:rPr>
          <w:rFonts w:ascii="Fb Fontext" w:hAnsi="Fb Fontext"/>
          <w:rtl/>
        </w:rPr>
        <w:t xml:space="preserve">כתיב, </w:t>
      </w:r>
      <w:r w:rsidRPr="00224C4C">
        <w:rPr>
          <w:rFonts w:ascii="Fb Fontext" w:hAnsi="Fb Fontext" w:hint="cs"/>
          <w:rtl/>
        </w:rPr>
        <w:t xml:space="preserve">ולא בקרובים </w:t>
      </w:r>
      <w:r w:rsidRPr="00154AEB">
        <w:rPr>
          <w:rStyle w:val="afffff3"/>
          <w:rtl/>
        </w:rPr>
        <w:t>א"ל:</w:t>
      </w:r>
      <w:r w:rsidRPr="00224C4C">
        <w:rPr>
          <w:rFonts w:ascii="Fb Fontext" w:hAnsi="Fb Fontext"/>
          <w:rtl/>
        </w:rPr>
        <w:t xml:space="preserve"> אינו נגאל.</w:t>
      </w:r>
    </w:p>
    <w:p w14:paraId="3D88C6A9" w14:textId="110CD195" w:rsidR="00A85AC8" w:rsidRPr="00E600D8" w:rsidRDefault="006E0774" w:rsidP="00154AEB">
      <w:pPr>
        <w:pStyle w:val="38"/>
        <w:framePr w:wrap="notBeside"/>
        <w:rPr>
          <w:rtl/>
        </w:rPr>
      </w:pPr>
      <w:r w:rsidRPr="00E600D8">
        <w:rPr>
          <w:rtl/>
        </w:rPr>
        <w:t>• איתיביה</w:t>
      </w:r>
      <w:r w:rsidR="00A85AC8" w:rsidRPr="00E600D8">
        <w:rPr>
          <w:rtl/>
        </w:rPr>
        <w:t>:</w:t>
      </w:r>
    </w:p>
    <w:p w14:paraId="33A2A6E5" w14:textId="0854F006" w:rsidR="006E0774" w:rsidRPr="00131640" w:rsidRDefault="006E0774" w:rsidP="006E0774">
      <w:pPr>
        <w:rPr>
          <w:rtl/>
        </w:rPr>
      </w:pPr>
      <w:r w:rsidRPr="00224C4C">
        <w:rPr>
          <w:rStyle w:val="affffa"/>
          <w:rFonts w:hint="cs"/>
          <w:rtl/>
        </w:rPr>
        <w:t>'</w:t>
      </w:r>
      <w:r w:rsidRPr="00224C4C">
        <w:rPr>
          <w:rStyle w:val="affffa"/>
          <w:rtl/>
        </w:rPr>
        <w:t>בכל גאולה תתנו</w:t>
      </w:r>
      <w:r w:rsidRPr="00224C4C">
        <w:rPr>
          <w:rStyle w:val="affffa"/>
          <w:rFonts w:hint="cs"/>
          <w:rtl/>
        </w:rPr>
        <w:t>'</w:t>
      </w:r>
      <w:r w:rsidRPr="00224C4C">
        <w:rPr>
          <w:rStyle w:val="affffa"/>
          <w:rtl/>
        </w:rPr>
        <w:t xml:space="preserve"> </w:t>
      </w:r>
      <w:r w:rsidRPr="00224C4C">
        <w:rPr>
          <w:rFonts w:ascii="Fb Fontext" w:hAnsi="Fb Fontext"/>
          <w:sz w:val="32"/>
          <w:rtl/>
        </w:rPr>
        <w:t>- לרבות בתים ועבד עברי.</w:t>
      </w:r>
      <w:r w:rsidRPr="00224C4C">
        <w:rPr>
          <w:rFonts w:ascii="Fb Fontext" w:hAnsi="Fb Fontext" w:hint="cs"/>
          <w:sz w:val="32"/>
          <w:rtl/>
        </w:rPr>
        <w:t xml:space="preserve"> לאו בתי ערי חומה אלא בתי חצרים.</w:t>
      </w:r>
    </w:p>
    <w:p w14:paraId="2601E219" w14:textId="77777777" w:rsidR="00A85AC8" w:rsidRPr="00E600D8" w:rsidRDefault="006E0774" w:rsidP="00154AEB">
      <w:pPr>
        <w:pStyle w:val="38"/>
        <w:framePr w:wrap="notBeside"/>
        <w:rPr>
          <w:rtl/>
        </w:rPr>
      </w:pPr>
      <w:r w:rsidRPr="00E600D8">
        <w:rPr>
          <w:rFonts w:hint="cs"/>
          <w:rtl/>
        </w:rPr>
        <w:t>והך</w:t>
      </w:r>
      <w:r w:rsidR="00A85AC8" w:rsidRPr="00E600D8">
        <w:rPr>
          <w:rtl/>
        </w:rPr>
        <w:t>:</w:t>
      </w:r>
    </w:p>
    <w:p w14:paraId="50B84962" w14:textId="78EFE3C5" w:rsidR="009469D7" w:rsidRDefault="006E0774" w:rsidP="00154AEB">
      <w:pPr>
        <w:rPr>
          <w:rFonts w:ascii="Fb Fontext" w:hAnsi="Fb Fontext"/>
          <w:rtl/>
        </w:rPr>
      </w:pPr>
      <w:r w:rsidRPr="00224C4C">
        <w:rPr>
          <w:rFonts w:ascii="Fb Fontext" w:hAnsi="Fb Fontext" w:hint="cs"/>
          <w:rtl/>
        </w:rPr>
        <w:t>בבתי חצרים</w:t>
      </w:r>
      <w:r w:rsidRPr="00224C4C">
        <w:rPr>
          <w:rStyle w:val="affffa"/>
          <w:rFonts w:hint="cs"/>
          <w:rtl/>
        </w:rPr>
        <w:t xml:space="preserve"> '</w:t>
      </w:r>
      <w:r w:rsidRPr="00224C4C">
        <w:rPr>
          <w:rStyle w:val="affffa"/>
          <w:rtl/>
        </w:rPr>
        <w:t>על שדה הארץ יחשב</w:t>
      </w:r>
      <w:r w:rsidRPr="00224C4C">
        <w:rPr>
          <w:rStyle w:val="affffa"/>
          <w:rFonts w:hint="cs"/>
          <w:rtl/>
        </w:rPr>
        <w:t>'</w:t>
      </w:r>
      <w:r w:rsidRPr="00224C4C">
        <w:rPr>
          <w:rStyle w:val="affffa"/>
          <w:rtl/>
        </w:rPr>
        <w:t xml:space="preserve"> </w:t>
      </w:r>
      <w:r w:rsidRPr="00224C4C">
        <w:rPr>
          <w:rFonts w:ascii="Fb Fontext" w:hAnsi="Fb Fontext"/>
          <w:rtl/>
        </w:rPr>
        <w:t>ההוא לקובעו חובה,</w:t>
      </w:r>
    </w:p>
    <w:p w14:paraId="3367BF5F" w14:textId="718F9820" w:rsidR="00A85AC8" w:rsidRPr="00E600D8" w:rsidRDefault="00154AEB" w:rsidP="00154AEB">
      <w:pPr>
        <w:pStyle w:val="38"/>
        <w:framePr w:wrap="notBeside"/>
        <w:rPr>
          <w:rtl/>
        </w:rPr>
      </w:pPr>
      <w:r w:rsidRPr="00E600D8">
        <w:rPr>
          <w:rFonts w:hint="cs"/>
          <w:rtl/>
        </w:rPr>
        <w:t>וכ</w:t>
      </w:r>
      <w:r w:rsidR="006E0774" w:rsidRPr="00E600D8">
        <w:rPr>
          <w:rtl/>
        </w:rPr>
        <w:t>ר"</w:t>
      </w:r>
      <w:r w:rsidR="006E0774" w:rsidRPr="00E600D8">
        <w:rPr>
          <w:rFonts w:hint="cs"/>
          <w:rtl/>
        </w:rPr>
        <w:t>א</w:t>
      </w:r>
      <w:r w:rsidRPr="00E600D8">
        <w:rPr>
          <w:rFonts w:hint="cs"/>
          <w:rtl/>
        </w:rPr>
        <w:t xml:space="preserve"> </w:t>
      </w:r>
      <w:r w:rsidR="006E0774" w:rsidRPr="00E600D8">
        <w:rPr>
          <w:rtl/>
        </w:rPr>
        <w:t>דתניא</w:t>
      </w:r>
      <w:r w:rsidR="00A85AC8" w:rsidRPr="00E600D8">
        <w:rPr>
          <w:rtl/>
        </w:rPr>
        <w:t>:</w:t>
      </w:r>
    </w:p>
    <w:p w14:paraId="4E7AFB10" w14:textId="0C36F528" w:rsidR="009469D7" w:rsidRDefault="006E0774" w:rsidP="00154AEB">
      <w:pPr>
        <w:rPr>
          <w:rFonts w:ascii="Fb Fontext" w:hAnsi="Fb Fontext"/>
          <w:rtl/>
        </w:rPr>
      </w:pPr>
      <w:r w:rsidRPr="00154AEB">
        <w:rPr>
          <w:rStyle w:val="affffa"/>
          <w:rtl/>
        </w:rPr>
        <w:t>וגאל את ממכר אחיו</w:t>
      </w:r>
    </w:p>
    <w:p w14:paraId="608B228C" w14:textId="3B58888A" w:rsidR="006E0774" w:rsidRPr="00131640" w:rsidRDefault="006E0774" w:rsidP="00154AEB">
      <w:pPr>
        <w:rPr>
          <w:rtl/>
        </w:rPr>
      </w:pPr>
      <w:r w:rsidRPr="00154AEB">
        <w:rPr>
          <w:rStyle w:val="afffff3"/>
          <w:rFonts w:hint="cs"/>
          <w:rtl/>
        </w:rPr>
        <w:t>רבי יהושע:</w:t>
      </w:r>
      <w:r w:rsidRPr="00224C4C">
        <w:rPr>
          <w:rFonts w:ascii="Fb Fontext" w:hAnsi="Fb Fontext" w:hint="cs"/>
          <w:rtl/>
        </w:rPr>
        <w:t xml:space="preserve"> </w:t>
      </w:r>
      <w:r w:rsidRPr="00224C4C">
        <w:rPr>
          <w:rFonts w:ascii="Fb Fontext" w:hAnsi="Fb Fontext"/>
          <w:rtl/>
        </w:rPr>
        <w:t>רשות</w:t>
      </w:r>
      <w:r w:rsidR="00154AEB">
        <w:rPr>
          <w:rFonts w:ascii="Fb Fontext" w:hAnsi="Fb Fontext" w:hint="cs"/>
          <w:rtl/>
        </w:rPr>
        <w:t xml:space="preserve"> </w:t>
      </w:r>
      <w:r w:rsidRPr="00224C4C">
        <w:rPr>
          <w:rStyle w:val="affffa"/>
          <w:rFonts w:hint="cs"/>
          <w:rtl/>
        </w:rPr>
        <w:t>ד'</w:t>
      </w:r>
      <w:r w:rsidRPr="00224C4C">
        <w:rPr>
          <w:rStyle w:val="affffa"/>
          <w:rtl/>
        </w:rPr>
        <w:t>ואיש כי לא יהיה לו גואל</w:t>
      </w:r>
      <w:r w:rsidRPr="00224C4C">
        <w:rPr>
          <w:rStyle w:val="affffa"/>
          <w:rFonts w:hint="cs"/>
          <w:rtl/>
        </w:rPr>
        <w:t>'</w:t>
      </w:r>
      <w:r w:rsidRPr="00224C4C">
        <w:rPr>
          <w:rStyle w:val="affffa"/>
          <w:rtl/>
        </w:rPr>
        <w:t>,</w:t>
      </w:r>
      <w:r w:rsidRPr="00224C4C">
        <w:rPr>
          <w:rFonts w:ascii="Fb Fontext" w:hAnsi="Fb Fontext"/>
          <w:sz w:val="32"/>
          <w:rtl/>
        </w:rPr>
        <w:t xml:space="preserve"> וכי יש אדם בישראל שאין לו גואלים?</w:t>
      </w:r>
    </w:p>
    <w:p w14:paraId="54B94686" w14:textId="1A11ECB9" w:rsidR="006E0774" w:rsidRPr="00131640" w:rsidRDefault="006E0774" w:rsidP="00154AEB">
      <w:pPr>
        <w:rPr>
          <w:rtl/>
        </w:rPr>
      </w:pPr>
      <w:r w:rsidRPr="00224C4C">
        <w:rPr>
          <w:rFonts w:ascii="Fb Fontext" w:hAnsi="Fb Fontext"/>
          <w:sz w:val="32"/>
          <w:rtl/>
        </w:rPr>
        <w:t>אלא זה שיש לו ואינו רוצה ליקח שהרשות בידו</w:t>
      </w:r>
      <w:r w:rsidR="00154AEB">
        <w:rPr>
          <w:rFonts w:ascii="Fb Fontext" w:hAnsi="Fb Fontext" w:hint="cs"/>
          <w:sz w:val="32"/>
          <w:rtl/>
        </w:rPr>
        <w:t>.</w:t>
      </w:r>
    </w:p>
    <w:p w14:paraId="27EE114B" w14:textId="28545E01" w:rsidR="00A85AC8" w:rsidRPr="00E600D8" w:rsidRDefault="006E0774" w:rsidP="00154AEB">
      <w:pPr>
        <w:pStyle w:val="38"/>
        <w:framePr w:wrap="notBeside"/>
        <w:rPr>
          <w:rtl/>
        </w:rPr>
      </w:pPr>
      <w:r w:rsidRPr="00E600D8">
        <w:rPr>
          <w:rtl/>
        </w:rPr>
        <w:t>ר"א</w:t>
      </w:r>
      <w:r w:rsidR="00A85AC8" w:rsidRPr="00E600D8">
        <w:rPr>
          <w:rtl/>
        </w:rPr>
        <w:t>:</w:t>
      </w:r>
    </w:p>
    <w:p w14:paraId="62D37192" w14:textId="1DE2FC19" w:rsidR="006E0774" w:rsidRPr="006560F0" w:rsidRDefault="006E0774" w:rsidP="006E0774">
      <w:pPr>
        <w:rPr>
          <w:spacing w:val="0"/>
          <w:rtl/>
        </w:rPr>
      </w:pPr>
      <w:r w:rsidRPr="006560F0">
        <w:rPr>
          <w:rStyle w:val="affffa"/>
          <w:spacing w:val="0"/>
          <w:rtl/>
        </w:rPr>
        <w:t>וגאל את ממכר אחיו</w:t>
      </w:r>
      <w:r w:rsidRPr="006560F0">
        <w:rPr>
          <w:rFonts w:ascii="Fb Fontext" w:hAnsi="Fb Fontext"/>
          <w:spacing w:val="0"/>
          <w:rtl/>
        </w:rPr>
        <w:t xml:space="preserve"> חובה, </w:t>
      </w:r>
      <w:r w:rsidRPr="006560F0">
        <w:rPr>
          <w:rStyle w:val="affffa"/>
          <w:spacing w:val="0"/>
          <w:rtl/>
        </w:rPr>
        <w:t>בכל גאולה תתנו</w:t>
      </w:r>
      <w:r w:rsidRPr="006560F0">
        <w:rPr>
          <w:rFonts w:ascii="Fb Fontext" w:hAnsi="Fb Fontext"/>
          <w:spacing w:val="0"/>
          <w:rtl/>
        </w:rPr>
        <w:t>, הכתוב קבעו חובה.</w:t>
      </w:r>
    </w:p>
    <w:p w14:paraId="7581DC90" w14:textId="712C992C" w:rsidR="00A85AC8" w:rsidRPr="00E600D8" w:rsidRDefault="006E0774" w:rsidP="00154AEB">
      <w:pPr>
        <w:pStyle w:val="38"/>
        <w:framePr w:wrap="notBeside"/>
        <w:rPr>
          <w:rtl/>
        </w:rPr>
      </w:pPr>
      <w:r w:rsidRPr="00E600D8">
        <w:rPr>
          <w:rtl/>
        </w:rPr>
        <w:t>א"</w:t>
      </w:r>
      <w:r w:rsidRPr="00E600D8">
        <w:rPr>
          <w:rFonts w:hint="cs"/>
          <w:rtl/>
        </w:rPr>
        <w:t>ל רבנן [רבינא] לר</w:t>
      </w:r>
      <w:r w:rsidRPr="00E600D8">
        <w:rPr>
          <w:rtl/>
        </w:rPr>
        <w:t>"</w:t>
      </w:r>
      <w:r w:rsidRPr="00E600D8">
        <w:rPr>
          <w:rFonts w:hint="cs"/>
          <w:rtl/>
        </w:rPr>
        <w:t>א</w:t>
      </w:r>
      <w:r w:rsidR="00A85AC8" w:rsidRPr="00E600D8">
        <w:rPr>
          <w:rtl/>
        </w:rPr>
        <w:t>:</w:t>
      </w:r>
    </w:p>
    <w:p w14:paraId="64B8E7A5" w14:textId="49163F29" w:rsidR="006E0774" w:rsidRPr="00131640" w:rsidRDefault="006E0774" w:rsidP="006E0774">
      <w:pPr>
        <w:rPr>
          <w:rtl/>
        </w:rPr>
      </w:pPr>
      <w:r w:rsidRPr="00224C4C">
        <w:rPr>
          <w:rFonts w:ascii="Fb Fontext" w:hAnsi="Fb Fontext"/>
          <w:sz w:val="32"/>
          <w:rtl/>
        </w:rPr>
        <w:t>בשלמא למ"ד, לרבות בתי ערי חומה, היינו דכתיב</w:t>
      </w:r>
      <w:r w:rsidRPr="00224C4C">
        <w:rPr>
          <w:rStyle w:val="affffa"/>
          <w:rtl/>
        </w:rPr>
        <w:t xml:space="preserve"> </w:t>
      </w:r>
      <w:r w:rsidRPr="00224C4C">
        <w:rPr>
          <w:rStyle w:val="affffa"/>
          <w:rFonts w:hint="cs"/>
          <w:rtl/>
        </w:rPr>
        <w:t>'</w:t>
      </w:r>
      <w:r w:rsidRPr="00224C4C">
        <w:rPr>
          <w:rStyle w:val="affffa"/>
          <w:rtl/>
        </w:rPr>
        <w:t>בכל</w:t>
      </w:r>
      <w:r w:rsidRPr="00224C4C">
        <w:rPr>
          <w:rStyle w:val="affffa"/>
          <w:rFonts w:hint="cs"/>
          <w:rtl/>
        </w:rPr>
        <w:t>'</w:t>
      </w:r>
      <w:r w:rsidRPr="00224C4C">
        <w:rPr>
          <w:rStyle w:val="affffa"/>
          <w:rtl/>
        </w:rPr>
        <w:t>,</w:t>
      </w:r>
    </w:p>
    <w:p w14:paraId="249B9D94" w14:textId="77777777" w:rsidR="006E0774" w:rsidRPr="00131640" w:rsidRDefault="006E0774" w:rsidP="006E0774">
      <w:pPr>
        <w:rPr>
          <w:rtl/>
        </w:rPr>
      </w:pPr>
      <w:r w:rsidRPr="00224C4C">
        <w:rPr>
          <w:rFonts w:ascii="Fb Fontext" w:hAnsi="Fb Fontext"/>
          <w:rtl/>
        </w:rPr>
        <w:t>אלא למ"ד לרבות בתי חצרים, מאי</w:t>
      </w:r>
      <w:r w:rsidRPr="00224C4C">
        <w:rPr>
          <w:rStyle w:val="affffa"/>
          <w:rtl/>
        </w:rPr>
        <w:t xml:space="preserve"> </w:t>
      </w:r>
      <w:r w:rsidRPr="00224C4C">
        <w:rPr>
          <w:rStyle w:val="affffa"/>
          <w:rFonts w:hint="cs"/>
          <w:rtl/>
        </w:rPr>
        <w:t>'</w:t>
      </w:r>
      <w:r w:rsidRPr="00224C4C">
        <w:rPr>
          <w:rStyle w:val="affffa"/>
          <w:rtl/>
        </w:rPr>
        <w:t>בכל</w:t>
      </w:r>
      <w:r w:rsidRPr="00224C4C">
        <w:rPr>
          <w:rStyle w:val="affffa"/>
          <w:rFonts w:hint="cs"/>
          <w:rtl/>
        </w:rPr>
        <w:t>'-</w:t>
      </w:r>
      <w:r w:rsidRPr="00224C4C">
        <w:rPr>
          <w:rFonts w:ascii="Fb Fontext" w:hAnsi="Fb Fontext"/>
          <w:rtl/>
        </w:rPr>
        <w:t xml:space="preserve"> </w:t>
      </w:r>
      <w:r w:rsidRPr="00210DF6">
        <w:rPr>
          <w:rStyle w:val="afffa"/>
          <w:rFonts w:ascii="Fb Fontext" w:hAnsi="Fb Fontext" w:cs="BA TM • Vilna Extra-Bold"/>
          <w:bCs w:val="0"/>
          <w:rtl/>
        </w:rPr>
        <w:t>קשיא</w:t>
      </w:r>
      <w:r w:rsidRPr="00224C4C">
        <w:rPr>
          <w:rFonts w:ascii="Fb Fontext" w:hAnsi="Fb Fontext"/>
          <w:rtl/>
        </w:rPr>
        <w:t>.</w:t>
      </w:r>
    </w:p>
    <w:p w14:paraId="2B9C9A9D" w14:textId="4A7633B4" w:rsidR="00A85AC8" w:rsidRPr="00E600D8" w:rsidRDefault="006E0774" w:rsidP="00943179">
      <w:pPr>
        <w:pStyle w:val="38"/>
        <w:framePr w:wrap="notBeside"/>
        <w:rPr>
          <w:rtl/>
        </w:rPr>
      </w:pPr>
      <w:r w:rsidRPr="00E600D8">
        <w:rPr>
          <w:rtl/>
        </w:rPr>
        <w:t>• איתיביה אביי</w:t>
      </w:r>
      <w:r w:rsidR="00A85AC8" w:rsidRPr="00E600D8">
        <w:rPr>
          <w:rtl/>
        </w:rPr>
        <w:t>:</w:t>
      </w:r>
    </w:p>
    <w:p w14:paraId="00F8FB2E" w14:textId="1476C628" w:rsidR="006E0774" w:rsidRPr="00131640" w:rsidRDefault="006E0774" w:rsidP="006E0774">
      <w:pPr>
        <w:rPr>
          <w:rtl/>
        </w:rPr>
      </w:pPr>
      <w:r w:rsidRPr="00224C4C">
        <w:rPr>
          <w:rFonts w:ascii="Fb Fontext" w:hAnsi="Fb Fontext"/>
          <w:rtl/>
        </w:rPr>
        <w:t>מה ת"ל</w:t>
      </w:r>
      <w:r w:rsidRPr="00224C4C">
        <w:rPr>
          <w:rStyle w:val="affffa"/>
          <w:rtl/>
        </w:rPr>
        <w:t xml:space="preserve"> 'יגאלנו יגאלנו יגאלנו</w:t>
      </w:r>
      <w:r w:rsidRPr="00224C4C">
        <w:rPr>
          <w:rStyle w:val="affffa"/>
          <w:rFonts w:hint="cs"/>
          <w:rtl/>
        </w:rPr>
        <w:t>'</w:t>
      </w:r>
      <w:r w:rsidRPr="00224C4C">
        <w:rPr>
          <w:rStyle w:val="affffa"/>
          <w:rtl/>
        </w:rPr>
        <w:t xml:space="preserve"> </w:t>
      </w:r>
      <w:r w:rsidRPr="00224C4C">
        <w:rPr>
          <w:rFonts w:ascii="Fb Fontext" w:hAnsi="Fb Fontext"/>
          <w:rtl/>
        </w:rPr>
        <w:t>ג' פעמים? לרבות כל הגאולות שנגאלות כסדר הזה.</w:t>
      </w:r>
    </w:p>
    <w:p w14:paraId="6AC8C0F7" w14:textId="77777777" w:rsidR="006E0774" w:rsidRPr="00131640" w:rsidRDefault="006E0774" w:rsidP="006E0774">
      <w:pPr>
        <w:rPr>
          <w:rtl/>
        </w:rPr>
      </w:pPr>
      <w:r w:rsidRPr="00224C4C">
        <w:rPr>
          <w:rFonts w:ascii="Fb Fontext" w:hAnsi="Fb Fontext"/>
          <w:sz w:val="32"/>
          <w:rtl/>
        </w:rPr>
        <w:t xml:space="preserve">לאו </w:t>
      </w:r>
      <w:r w:rsidRPr="00224C4C">
        <w:rPr>
          <w:rFonts w:ascii="Fb Fontext" w:hAnsi="Fb Fontext" w:hint="cs"/>
          <w:sz w:val="32"/>
          <w:rtl/>
        </w:rPr>
        <w:t>ל</w:t>
      </w:r>
      <w:r w:rsidRPr="00224C4C">
        <w:rPr>
          <w:rFonts w:ascii="Fb Fontext" w:hAnsi="Fb Fontext"/>
          <w:sz w:val="32"/>
          <w:rtl/>
        </w:rPr>
        <w:t>בתי ערי חומה ועבד עברי</w:t>
      </w:r>
      <w:r w:rsidRPr="00224C4C">
        <w:rPr>
          <w:rFonts w:ascii="Fb Fontext" w:hAnsi="Fb Fontext" w:hint="cs"/>
          <w:sz w:val="32"/>
          <w:rtl/>
        </w:rPr>
        <w:t>,</w:t>
      </w:r>
      <w:r w:rsidRPr="00224C4C">
        <w:rPr>
          <w:rFonts w:ascii="Fb Fontext" w:hAnsi="Fb Fontext"/>
          <w:sz w:val="32"/>
          <w:rtl/>
        </w:rPr>
        <w:t xml:space="preserve"> </w:t>
      </w:r>
      <w:r w:rsidRPr="00224C4C">
        <w:rPr>
          <w:rFonts w:ascii="Fb Fontext" w:hAnsi="Fb Fontext" w:hint="cs"/>
          <w:sz w:val="32"/>
          <w:rtl/>
        </w:rPr>
        <w:t>א</w:t>
      </w:r>
      <w:r w:rsidRPr="00224C4C">
        <w:rPr>
          <w:rFonts w:ascii="Fb Fontext" w:hAnsi="Fb Fontext"/>
          <w:sz w:val="32"/>
          <w:rtl/>
        </w:rPr>
        <w:t>לא, בתי חצרים ושדה אחוזה.</w:t>
      </w:r>
    </w:p>
    <w:p w14:paraId="13972BC4" w14:textId="77777777" w:rsidR="00A85AC8" w:rsidRPr="00E600D8" w:rsidRDefault="006E0774" w:rsidP="00943179">
      <w:pPr>
        <w:pStyle w:val="38"/>
        <w:framePr w:wrap="notBeside"/>
        <w:rPr>
          <w:rtl/>
        </w:rPr>
      </w:pPr>
      <w:r w:rsidRPr="00E600D8">
        <w:rPr>
          <w:rFonts w:hint="cs"/>
          <w:rtl/>
        </w:rPr>
        <w:t>והך דכבר ארנב</w:t>
      </w:r>
      <w:r w:rsidRPr="00E600D8">
        <w:rPr>
          <w:rtl/>
        </w:rPr>
        <w:t>"</w:t>
      </w:r>
      <w:r w:rsidRPr="00E600D8">
        <w:rPr>
          <w:rFonts w:hint="cs"/>
          <w:rtl/>
        </w:rPr>
        <w:t>י</w:t>
      </w:r>
      <w:r w:rsidR="00A85AC8" w:rsidRPr="00E600D8">
        <w:rPr>
          <w:rtl/>
        </w:rPr>
        <w:t>:</w:t>
      </w:r>
    </w:p>
    <w:p w14:paraId="329FB8D9" w14:textId="196D5D0B" w:rsidR="006E0774" w:rsidRPr="00131640" w:rsidRDefault="006E0774" w:rsidP="006E0774">
      <w:pPr>
        <w:rPr>
          <w:rtl/>
        </w:rPr>
      </w:pPr>
      <w:r w:rsidRPr="00224C4C">
        <w:rPr>
          <w:rFonts w:ascii="Fb Fontext" w:hAnsi="Fb Fontext" w:hint="cs"/>
          <w:rtl/>
        </w:rPr>
        <w:t>דעל שדה הארץ יחשב לקרוב קרוב קודם וה</w:t>
      </w:r>
      <w:r w:rsidRPr="00224C4C">
        <w:rPr>
          <w:rFonts w:ascii="Fb Fontext" w:hAnsi="Fb Fontext"/>
          <w:rtl/>
        </w:rPr>
        <w:t>"</w:t>
      </w:r>
      <w:r w:rsidRPr="00224C4C">
        <w:rPr>
          <w:rFonts w:ascii="Fb Fontext" w:hAnsi="Fb Fontext" w:hint="cs"/>
          <w:rtl/>
        </w:rPr>
        <w:t>נ בב</w:t>
      </w:r>
      <w:r w:rsidRPr="00224C4C">
        <w:rPr>
          <w:rFonts w:ascii="Fb Fontext" w:hAnsi="Fb Fontext"/>
          <w:rtl/>
        </w:rPr>
        <w:t>בתי חצרים ושדה אחוזה,</w:t>
      </w:r>
    </w:p>
    <w:p w14:paraId="071E743E" w14:textId="77777777" w:rsidR="00A85AC8" w:rsidRPr="00E600D8" w:rsidRDefault="006E0774" w:rsidP="00943179">
      <w:pPr>
        <w:pStyle w:val="38"/>
        <w:framePr w:wrap="notBeside"/>
        <w:rPr>
          <w:rtl/>
        </w:rPr>
      </w:pPr>
      <w:r w:rsidRPr="00E600D8">
        <w:rPr>
          <w:rFonts w:hint="cs"/>
          <w:rtl/>
        </w:rPr>
        <w:lastRenderedPageBreak/>
        <w:t>הך דארנב</w:t>
      </w:r>
      <w:r w:rsidRPr="00E600D8">
        <w:rPr>
          <w:rtl/>
        </w:rPr>
        <w:t>"</w:t>
      </w:r>
      <w:r w:rsidRPr="00E600D8">
        <w:rPr>
          <w:rFonts w:hint="cs"/>
          <w:rtl/>
        </w:rPr>
        <w:t>י</w:t>
      </w:r>
      <w:r w:rsidR="00A85AC8" w:rsidRPr="00E600D8">
        <w:rPr>
          <w:rtl/>
        </w:rPr>
        <w:t>:</w:t>
      </w:r>
    </w:p>
    <w:p w14:paraId="34831840" w14:textId="79C1491A" w:rsidR="006E0774" w:rsidRPr="00E06F1B" w:rsidRDefault="006E0774" w:rsidP="006E0774">
      <w:pPr>
        <w:rPr>
          <w:spacing w:val="2"/>
          <w:rtl/>
        </w:rPr>
      </w:pPr>
      <w:r w:rsidRPr="00E06F1B">
        <w:rPr>
          <w:rFonts w:ascii="Fb Fontext" w:hAnsi="Fb Fontext"/>
          <w:spacing w:val="2"/>
          <w:sz w:val="32"/>
          <w:rtl/>
        </w:rPr>
        <w:t>הא ד</w:t>
      </w:r>
      <w:r w:rsidRPr="00E06F1B">
        <w:rPr>
          <w:rStyle w:val="afffa"/>
          <w:rFonts w:ascii="Fb Fontext" w:hAnsi="Fb Fontext" w:cs="BA TM • Vilna Extra-Bold"/>
          <w:bCs w:val="0"/>
          <w:spacing w:val="2"/>
          <w:rtl/>
        </w:rPr>
        <w:t>איבעיא</w:t>
      </w:r>
      <w:r w:rsidRPr="00E06F1B">
        <w:rPr>
          <w:rFonts w:ascii="Fb Fontext" w:hAnsi="Fb Fontext"/>
          <w:spacing w:val="2"/>
          <w:sz w:val="32"/>
          <w:rtl/>
        </w:rPr>
        <w:t xml:space="preserve">: עבד עברי הנמכר לישראל, נגאל לקרובים או </w:t>
      </w:r>
      <w:r w:rsidR="00965611" w:rsidRPr="00E06F1B">
        <w:rPr>
          <w:rFonts w:ascii="Fb Fontext" w:hAnsi="Fb Fontext" w:hint="cs"/>
          <w:spacing w:val="2"/>
          <w:sz w:val="32"/>
          <w:rtl/>
        </w:rPr>
        <w:t>לא</w:t>
      </w:r>
      <w:r w:rsidRPr="00E06F1B">
        <w:rPr>
          <w:rFonts w:ascii="Fb Fontext" w:hAnsi="Fb Fontext"/>
          <w:spacing w:val="2"/>
          <w:sz w:val="32"/>
          <w:rtl/>
        </w:rPr>
        <w:t>?</w:t>
      </w:r>
    </w:p>
    <w:p w14:paraId="388A29A8" w14:textId="77777777" w:rsidR="00A85AC8" w:rsidRPr="00E600D8" w:rsidRDefault="00965611" w:rsidP="00943179">
      <w:pPr>
        <w:pStyle w:val="38"/>
        <w:framePr w:wrap="notBeside"/>
        <w:rPr>
          <w:rtl/>
        </w:rPr>
      </w:pPr>
      <w:r w:rsidRPr="00E600D8">
        <w:rPr>
          <w:rFonts w:hint="cs"/>
          <w:rtl/>
        </w:rPr>
        <w:t>ל</w:t>
      </w:r>
      <w:r w:rsidR="006E0774" w:rsidRPr="00E600D8">
        <w:rPr>
          <w:rtl/>
        </w:rPr>
        <w:t>רבי</w:t>
      </w:r>
      <w:r w:rsidRPr="00E600D8">
        <w:rPr>
          <w:rFonts w:hint="cs"/>
          <w:rtl/>
        </w:rPr>
        <w:t xml:space="preserve"> לא תיבעי</w:t>
      </w:r>
      <w:r w:rsidR="00A85AC8" w:rsidRPr="00E600D8">
        <w:rPr>
          <w:rtl/>
        </w:rPr>
        <w:t>:</w:t>
      </w:r>
    </w:p>
    <w:p w14:paraId="24462AAA" w14:textId="005784B1" w:rsidR="006E0774" w:rsidRPr="00131640" w:rsidRDefault="006E0774" w:rsidP="006E0774">
      <w:pPr>
        <w:rPr>
          <w:rtl/>
        </w:rPr>
      </w:pPr>
      <w:r w:rsidRPr="00224C4C">
        <w:rPr>
          <w:rFonts w:ascii="Fb Fontext" w:hAnsi="Fb Fontext"/>
          <w:sz w:val="32"/>
          <w:rtl/>
        </w:rPr>
        <w:t>דאמר: מי שאינו נגאל באלה נגאל בשש, אלמא לא מיפרק,</w:t>
      </w:r>
    </w:p>
    <w:p w14:paraId="6E2FE4DF" w14:textId="295CFAB8" w:rsidR="00A85AC8" w:rsidRPr="00E600D8" w:rsidRDefault="006E0774" w:rsidP="00943179">
      <w:pPr>
        <w:pStyle w:val="38"/>
        <w:framePr w:wrap="notBeside"/>
        <w:rPr>
          <w:rtl/>
        </w:rPr>
      </w:pPr>
      <w:r w:rsidRPr="00E600D8">
        <w:rPr>
          <w:rtl/>
        </w:rPr>
        <w:t>אליבא דרבנן</w:t>
      </w:r>
      <w:r w:rsidR="00965611" w:rsidRPr="00E600D8">
        <w:rPr>
          <w:rFonts w:hint="cs"/>
          <w:rtl/>
        </w:rPr>
        <w:t xml:space="preserve"> תיבעי</w:t>
      </w:r>
      <w:r w:rsidR="00A85AC8" w:rsidRPr="00E600D8">
        <w:rPr>
          <w:rFonts w:hint="cs"/>
          <w:rtl/>
        </w:rPr>
        <w:t>:</w:t>
      </w:r>
    </w:p>
    <w:p w14:paraId="32DF8650" w14:textId="406B4481" w:rsidR="006E0774" w:rsidRPr="00131640" w:rsidRDefault="006E0774" w:rsidP="005F18E0">
      <w:pPr>
        <w:spacing w:after="120"/>
        <w:rPr>
          <w:rtl/>
        </w:rPr>
      </w:pPr>
      <w:r w:rsidRPr="00224C4C">
        <w:rPr>
          <w:rFonts w:ascii="Fb Fontext" w:hAnsi="Fb Fontext" w:hint="cs"/>
          <w:rtl/>
        </w:rPr>
        <w:t xml:space="preserve">אי </w:t>
      </w:r>
      <w:r w:rsidRPr="00224C4C">
        <w:rPr>
          <w:rFonts w:ascii="Fb Fontext" w:hAnsi="Fb Fontext"/>
          <w:rtl/>
        </w:rPr>
        <w:t xml:space="preserve">ילפינן </w:t>
      </w:r>
      <w:r w:rsidRPr="00965611">
        <w:rPr>
          <w:rStyle w:val="affffa"/>
          <w:rtl/>
        </w:rPr>
        <w:t>שכיר שכיר</w:t>
      </w:r>
      <w:r w:rsidRPr="00224C4C">
        <w:rPr>
          <w:rFonts w:ascii="Fb Fontext" w:hAnsi="Fb Fontext"/>
          <w:rtl/>
        </w:rPr>
        <w:t xml:space="preserve"> ולא דרשי </w:t>
      </w:r>
      <w:r w:rsidRPr="00965611">
        <w:rPr>
          <w:rStyle w:val="affffa"/>
          <w:rtl/>
        </w:rPr>
        <w:t>יגאלנו,</w:t>
      </w:r>
      <w:r w:rsidRPr="00224C4C">
        <w:rPr>
          <w:rFonts w:ascii="Fb Fontext" w:hAnsi="Fb Fontext"/>
          <w:rtl/>
        </w:rPr>
        <w:t xml:space="preserve"> </w:t>
      </w:r>
      <w:r w:rsidRPr="00210DF6">
        <w:rPr>
          <w:rFonts w:ascii="Fb Fontext" w:hAnsi="Fb Fontext" w:cs="BA TM • Vilna Extra-Bold"/>
          <w:rtl/>
        </w:rPr>
        <w:t>או</w:t>
      </w:r>
      <w:r w:rsidR="00943179" w:rsidRPr="00210DF6">
        <w:rPr>
          <w:rFonts w:ascii="Fb Fontext" w:hAnsi="Fb Fontext" w:cs="BA TM • Vilna Extra-Bold" w:hint="cs"/>
          <w:rtl/>
        </w:rPr>
        <w:t xml:space="preserve"> </w:t>
      </w:r>
      <w:r w:rsidRPr="00943179">
        <w:rPr>
          <w:rStyle w:val="affffa"/>
          <w:rtl/>
        </w:rPr>
        <w:t>יגאלנו</w:t>
      </w:r>
      <w:r w:rsidRPr="00224C4C">
        <w:rPr>
          <w:rFonts w:ascii="Fb Fontext" w:hAnsi="Fb Fontext"/>
          <w:rtl/>
        </w:rPr>
        <w:t xml:space="preserve"> ולא לאחר?</w:t>
      </w:r>
    </w:p>
    <w:p w14:paraId="18A19F3F" w14:textId="1B85075D" w:rsidR="00A85AC8" w:rsidRPr="00E600D8" w:rsidRDefault="006E0774" w:rsidP="00943179">
      <w:pPr>
        <w:pStyle w:val="38"/>
        <w:framePr w:wrap="notBeside"/>
        <w:rPr>
          <w:rtl/>
        </w:rPr>
      </w:pPr>
      <w:r w:rsidRPr="00E600D8">
        <w:rPr>
          <w:rtl/>
        </w:rPr>
        <w:t>• ת"ש</w:t>
      </w:r>
      <w:r w:rsidR="00A85AC8" w:rsidRPr="00E600D8">
        <w:rPr>
          <w:rtl/>
        </w:rPr>
        <w:t>:</w:t>
      </w:r>
    </w:p>
    <w:p w14:paraId="2DECDC43" w14:textId="103D3EDF" w:rsidR="00943179" w:rsidRPr="00131640" w:rsidRDefault="006E0774" w:rsidP="003E59B4">
      <w:pPr>
        <w:rPr>
          <w:rtl/>
        </w:rPr>
      </w:pPr>
      <w:r w:rsidRPr="00224C4C">
        <w:rPr>
          <w:rStyle w:val="affffa"/>
          <w:rtl/>
        </w:rPr>
        <w:t>בכל גאולה תתנו</w:t>
      </w:r>
      <w:r w:rsidRPr="00224C4C">
        <w:rPr>
          <w:rFonts w:ascii="Fb Fontext" w:hAnsi="Fb Fontext"/>
          <w:rtl/>
        </w:rPr>
        <w:t xml:space="preserve"> - לרבות בתים וע"</w:t>
      </w:r>
      <w:r w:rsidRPr="00224C4C">
        <w:rPr>
          <w:rFonts w:ascii="Fb Fontext" w:hAnsi="Fb Fontext" w:hint="cs"/>
          <w:rtl/>
        </w:rPr>
        <w:t>ע</w:t>
      </w:r>
      <w:r w:rsidRPr="00224C4C">
        <w:rPr>
          <w:rFonts w:ascii="Fb Fontext" w:hAnsi="Fb Fontext"/>
          <w:rtl/>
        </w:rPr>
        <w:t>.</w:t>
      </w:r>
      <w:r w:rsidRPr="00224C4C">
        <w:rPr>
          <w:rFonts w:ascii="Fb Fontext" w:hAnsi="Fb Fontext" w:hint="cs"/>
          <w:rtl/>
        </w:rPr>
        <w:t xml:space="preserve"> אין מוכח דב</w:t>
      </w:r>
      <w:r w:rsidRPr="00224C4C">
        <w:rPr>
          <w:rFonts w:ascii="Fb Fontext" w:hAnsi="Fb Fontext"/>
          <w:rtl/>
        </w:rPr>
        <w:t>בתי ערי חומה וע"</w:t>
      </w:r>
      <w:r w:rsidRPr="00224C4C">
        <w:rPr>
          <w:rFonts w:ascii="Fb Fontext" w:hAnsi="Fb Fontext" w:hint="cs"/>
          <w:rtl/>
        </w:rPr>
        <w:t>ע</w:t>
      </w:r>
      <w:r w:rsidRPr="00224C4C">
        <w:rPr>
          <w:rFonts w:ascii="Fb Fontext" w:hAnsi="Fb Fontext"/>
          <w:rtl/>
        </w:rPr>
        <w:t xml:space="preserve"> הנמכר לישראל.</w:t>
      </w:r>
      <w:r w:rsidR="003E59B4">
        <w:rPr>
          <w:rFonts w:hint="cs"/>
          <w:rtl/>
        </w:rPr>
        <w:t xml:space="preserve"> - </w:t>
      </w:r>
      <w:r w:rsidRPr="00943179">
        <w:rPr>
          <w:rFonts w:hint="cs"/>
          <w:rtl/>
        </w:rPr>
        <w:t>דאפשר בע</w:t>
      </w:r>
      <w:r w:rsidRPr="00943179">
        <w:rPr>
          <w:rtl/>
        </w:rPr>
        <w:t>"</w:t>
      </w:r>
      <w:r w:rsidRPr="00943179">
        <w:rPr>
          <w:rFonts w:hint="cs"/>
          <w:rtl/>
        </w:rPr>
        <w:t>ע הנ</w:t>
      </w:r>
      <w:r w:rsidRPr="00943179">
        <w:rPr>
          <w:rtl/>
        </w:rPr>
        <w:t>מכר לעכו"ם</w:t>
      </w:r>
    </w:p>
    <w:p w14:paraId="7B9EFFEA" w14:textId="3B89C630" w:rsidR="00A85AC8" w:rsidRPr="00E600D8" w:rsidRDefault="00E600D8" w:rsidP="00943179">
      <w:pPr>
        <w:pStyle w:val="38"/>
        <w:framePr w:wrap="notBeside"/>
        <w:rPr>
          <w:rtl/>
        </w:rPr>
      </w:pPr>
      <w:r w:rsidRPr="00E600D8">
        <w:rPr>
          <w:rFonts w:hint="cs"/>
          <w:rtl/>
        </w:rPr>
        <w:t>-</w:t>
      </w:r>
    </w:p>
    <w:p w14:paraId="59B5C639" w14:textId="22002BDA" w:rsidR="006E0774" w:rsidRPr="00131640" w:rsidRDefault="006E0774" w:rsidP="005F18E0">
      <w:pPr>
        <w:spacing w:after="120"/>
        <w:rPr>
          <w:rtl/>
        </w:rPr>
      </w:pPr>
      <w:r w:rsidRPr="00943179">
        <w:rPr>
          <w:rFonts w:hint="cs"/>
          <w:rtl/>
        </w:rPr>
        <w:t>וא</w:t>
      </w:r>
      <w:r w:rsidR="003E59B4">
        <w:rPr>
          <w:rFonts w:hint="cs"/>
          <w:rtl/>
        </w:rPr>
        <w:t>ף</w:t>
      </w:r>
      <w:r>
        <w:rPr>
          <w:rFonts w:hint="cs"/>
          <w:rtl/>
        </w:rPr>
        <w:t xml:space="preserve"> דבהדיא כתיב '</w:t>
      </w:r>
      <w:r>
        <w:rPr>
          <w:rStyle w:val="affffa"/>
          <w:rFonts w:hint="cs"/>
          <w:rtl/>
          <w:rPrChange w:id="9006" w:author="מנוע פסוקים" w:date="2026-10-05T16:38:42Z">
            <w:rPr>
              <w:rFonts w:hint="cs"/>
              <w:rtl/>
            </w:rPr>
          </w:rPrChange>
        </w:rPr>
        <w:t xml:space="preserve">או דודו או בן דודו יגאלנו</w:t>
      </w:r>
      <w:r>
        <w:rPr>
          <w:rFonts w:hint="cs"/>
          <w:rtl/>
        </w:rPr>
        <w:t xml:space="preserve">' ההוא לקובעו חובה </w:t>
      </w:r>
      <w:r>
        <w:rPr>
          <w:rStyle w:val="afffff3"/>
          <w:rFonts w:hint="cs"/>
          <w:rtl/>
          <w:rPrChange w:id="9048" w:author="מנוע אמוראים" w:date="2026-10-05T16:42:07Z">
            <w:rPr>
              <w:rFonts w:hint="cs"/>
              <w:rtl/>
            </w:rPr>
          </w:rPrChange>
        </w:rPr>
        <w:t xml:space="preserve">וכר</w:t>
      </w:r>
      <w:r>
        <w:rPr>
          <w:rStyle w:val="afffff3"/>
          <w:rtl/>
          <w:rPrChange w:id="9049" w:author="מנוע אמוראים" w:date="2026-10-05T16:42:07Z">
            <w:rPr>
              <w:rtl/>
            </w:rPr>
          </w:rPrChange>
        </w:rPr>
        <w:t xml:space="preserve">"</w:t>
      </w:r>
      <w:r>
        <w:rPr>
          <w:rStyle w:val="afffff3"/>
          <w:rFonts w:hint="cs"/>
          <w:rtl/>
          <w:rPrChange w:id="9050" w:author="מנוע אמוראים" w:date="2026-10-05T16:42:07Z">
            <w:rPr>
              <w:rFonts w:hint="cs"/>
              <w:rtl/>
            </w:rPr>
          </w:rPrChange>
        </w:rPr>
        <w:t xml:space="preserve">י</w:t>
      </w:r>
      <w:r>
        <w:rPr>
          <w:rFonts w:hint="cs"/>
          <w:rtl/>
        </w:rPr>
        <w:t xml:space="preserve"> </w:t>
      </w:r>
      <w:r w:rsidRPr="00943179">
        <w:rPr>
          <w:rtl/>
        </w:rPr>
        <w:t>.</w:t>
      </w:r>
    </w:p>
    <w:p w14:paraId="778AD930" w14:textId="6B00D9CC" w:rsidR="00A85AC8" w:rsidRPr="00E600D8" w:rsidRDefault="006E0774" w:rsidP="003E59B4">
      <w:pPr>
        <w:pStyle w:val="38"/>
        <w:framePr w:wrap="notBeside"/>
        <w:rPr>
          <w:rtl/>
        </w:rPr>
      </w:pPr>
      <w:r w:rsidRPr="00E600D8">
        <w:rPr>
          <w:rtl/>
        </w:rPr>
        <w:t>ת"ש</w:t>
      </w:r>
      <w:r w:rsidR="00A85AC8" w:rsidRPr="00E600D8">
        <w:rPr>
          <w:rtl/>
        </w:rPr>
        <w:t>:</w:t>
      </w:r>
    </w:p>
    <w:p w14:paraId="2D826056" w14:textId="7E2BF60A" w:rsidR="006E0774" w:rsidRPr="00131640" w:rsidRDefault="006E0774" w:rsidP="006E0774">
      <w:pPr>
        <w:rPr>
          <w:rtl/>
        </w:rPr>
      </w:pPr>
      <w:r w:rsidRPr="00224C4C">
        <w:rPr>
          <w:rStyle w:val="affffa"/>
          <w:rtl/>
        </w:rPr>
        <w:t>'יגאלנו יגאלנו יגאלנו</w:t>
      </w:r>
      <w:r w:rsidRPr="00224C4C">
        <w:rPr>
          <w:rStyle w:val="affffa"/>
          <w:rFonts w:hint="cs"/>
          <w:rtl/>
        </w:rPr>
        <w:t>'</w:t>
      </w:r>
      <w:r w:rsidRPr="00224C4C">
        <w:rPr>
          <w:rStyle w:val="affffa"/>
          <w:rtl/>
        </w:rPr>
        <w:t xml:space="preserve"> </w:t>
      </w:r>
      <w:r w:rsidRPr="00224C4C">
        <w:rPr>
          <w:rFonts w:ascii="Fb Fontext" w:hAnsi="Fb Fontext"/>
          <w:sz w:val="32"/>
          <w:rtl/>
        </w:rPr>
        <w:t>ג' פעמים? לרבות כל הגאולות שנגאלות כסדר הזה.</w:t>
      </w:r>
    </w:p>
    <w:p w14:paraId="245315A0" w14:textId="4351D870" w:rsidR="00A85AC8" w:rsidRPr="00E600D8" w:rsidRDefault="006E0774" w:rsidP="003E59B4">
      <w:pPr>
        <w:pStyle w:val="38"/>
        <w:framePr w:wrap="notBeside"/>
        <w:rPr>
          <w:rtl/>
        </w:rPr>
      </w:pPr>
      <w:r w:rsidRPr="00E600D8">
        <w:rPr>
          <w:rFonts w:hint="cs"/>
          <w:rtl/>
        </w:rPr>
        <w:t>-</w:t>
      </w:r>
      <w:r w:rsidRPr="00E600D8">
        <w:rPr>
          <w:rFonts w:hint="cs"/>
          <w:rtl/>
        </w:rPr>
        <w:tab/>
      </w:r>
    </w:p>
    <w:p w14:paraId="7DB67EBB" w14:textId="2A629DF9" w:rsidR="006E0774" w:rsidRPr="00131640" w:rsidRDefault="006E0774" w:rsidP="006E0774">
      <w:pPr>
        <w:rPr>
          <w:rtl/>
        </w:rPr>
      </w:pPr>
      <w:r w:rsidRPr="00224C4C">
        <w:rPr>
          <w:rFonts w:ascii="Fb Fontext" w:hAnsi="Fb Fontext"/>
          <w:rtl/>
        </w:rPr>
        <w:t>מאי לאו בתי ערי חומה ועבד עברי הנמכר לישראל.</w:t>
      </w:r>
    </w:p>
    <w:p w14:paraId="30979DA0" w14:textId="77777777" w:rsidR="00A85AC8" w:rsidRPr="00E600D8" w:rsidRDefault="006E0774" w:rsidP="003E59B4">
      <w:pPr>
        <w:pStyle w:val="38"/>
        <w:framePr w:wrap="notBeside"/>
        <w:rPr>
          <w:rtl/>
        </w:rPr>
      </w:pPr>
      <w:r w:rsidRPr="00E600D8">
        <w:rPr>
          <w:rFonts w:hint="cs"/>
          <w:rtl/>
        </w:rPr>
        <w:t>ודחי'</w:t>
      </w:r>
      <w:r w:rsidR="00A85AC8" w:rsidRPr="00E600D8">
        <w:rPr>
          <w:rtl/>
        </w:rPr>
        <w:t>:</w:t>
      </w:r>
    </w:p>
    <w:p w14:paraId="5887B829" w14:textId="49788BCA" w:rsidR="009469D7" w:rsidRDefault="006E0774" w:rsidP="006E0774">
      <w:pPr>
        <w:rPr>
          <w:rFonts w:ascii="Fb Fontext" w:hAnsi="Fb Fontext"/>
          <w:rtl/>
        </w:rPr>
      </w:pPr>
      <w:r w:rsidRPr="00224C4C">
        <w:rPr>
          <w:rFonts w:ascii="Fb Fontext" w:hAnsi="Fb Fontext" w:hint="cs"/>
          <w:rtl/>
        </w:rPr>
        <w:t>ד</w:t>
      </w:r>
      <w:r w:rsidRPr="00224C4C">
        <w:rPr>
          <w:rFonts w:ascii="Fb Fontext" w:hAnsi="Fb Fontext"/>
          <w:rtl/>
        </w:rPr>
        <w:t>לא בתי חצרים ושדה אחוזה.</w:t>
      </w:r>
    </w:p>
    <w:p w14:paraId="535EAF48" w14:textId="77777777" w:rsidR="00A85AC8" w:rsidRPr="00E600D8" w:rsidRDefault="006E0774" w:rsidP="003E59B4">
      <w:pPr>
        <w:pStyle w:val="38"/>
        <w:framePr w:wrap="notBeside"/>
        <w:rPr>
          <w:rtl/>
        </w:rPr>
      </w:pPr>
      <w:r w:rsidRPr="00E600D8">
        <w:rPr>
          <w:rFonts w:hint="cs"/>
          <w:rtl/>
        </w:rPr>
        <w:t>והך</w:t>
      </w:r>
      <w:r w:rsidR="00A85AC8" w:rsidRPr="00E600D8">
        <w:rPr>
          <w:rtl/>
        </w:rPr>
        <w:t>:</w:t>
      </w:r>
    </w:p>
    <w:p w14:paraId="5D28D4AD" w14:textId="37585918" w:rsidR="006E0774" w:rsidRPr="00131640" w:rsidRDefault="006E0774" w:rsidP="006E0774">
      <w:pPr>
        <w:rPr>
          <w:rtl/>
        </w:rPr>
      </w:pPr>
      <w:r w:rsidRPr="00224C4C">
        <w:rPr>
          <w:rFonts w:ascii="Fb Fontext" w:hAnsi="Fb Fontext" w:hint="cs"/>
          <w:rtl/>
        </w:rPr>
        <w:t xml:space="preserve">דבתי חצרים כתיב בהו </w:t>
      </w:r>
      <w:r w:rsidRPr="003E59B4">
        <w:rPr>
          <w:rStyle w:val="afffff5"/>
          <w:rFonts w:hint="cs"/>
          <w:rtl/>
        </w:rPr>
        <w:t xml:space="preserve">[שדה הארץ] </w:t>
      </w:r>
      <w:r>
        <w:rPr>
          <w:rStyle w:val="afffff3"/>
          <w:rFonts w:ascii="Fb Fontext" w:hAnsi="Fb Fontext" w:hint="cs"/>
          <w:sz w:val="32"/>
          <w:rtl/>
          <w:rPrChange w:id="9051" w:author="מנוע אמוראים" w:date="2026-10-05T16:42:07Z">
            <w:rPr>
              <w:rFonts w:ascii="Fb Fontext" w:hAnsi="Fb Fontext" w:hint="cs"/>
              <w:sz w:val="32"/>
              <w:rtl/>
            </w:rPr>
          </w:rPrChange>
        </w:rPr>
        <w:t xml:space="preserve">כרנב</w:t>
      </w:r>
      <w:r>
        <w:rPr>
          <w:rStyle w:val="afffff3"/>
          <w:rFonts w:ascii="Fb Fontext" w:hAnsi="Fb Fontext"/>
          <w:sz w:val="32"/>
          <w:rtl/>
          <w:rPrChange w:id="9052" w:author="מנוע אמוראים" w:date="2026-10-05T16:42:07Z">
            <w:rPr>
              <w:rFonts w:ascii="Fb Fontext" w:hAnsi="Fb Fontext"/>
              <w:sz w:val="32"/>
              <w:rtl/>
            </w:rPr>
          </w:rPrChange>
        </w:rPr>
        <w:t xml:space="preserve">"</w:t>
      </w:r>
      <w:r>
        <w:rPr>
          <w:rStyle w:val="afffff3"/>
          <w:rFonts w:ascii="Fb Fontext" w:hAnsi="Fb Fontext" w:hint="cs"/>
          <w:sz w:val="32"/>
          <w:rtl/>
          <w:rPrChange w:id="9053" w:author="מנוע אמוראים" w:date="2026-10-05T16:42:07Z">
            <w:rPr>
              <w:rFonts w:ascii="Fb Fontext" w:hAnsi="Fb Fontext" w:hint="cs"/>
              <w:sz w:val="32"/>
              <w:rtl/>
            </w:rPr>
          </w:rPrChange>
        </w:rPr>
        <w:t xml:space="preserve">י</w:t>
      </w:r>
      <w:r>
        <w:rPr>
          <w:rFonts w:ascii="Fb Fontext" w:hAnsi="Fb Fontext" w:hint="cs"/>
          <w:sz w:val="32"/>
          <w:rtl/>
        </w:rPr>
        <w:t xml:space="preserve"> לקרוב קרוב קודם</w:t>
      </w:r>
    </w:p>
    <w:p w14:paraId="0273DDB9" w14:textId="77777777" w:rsidR="006E0774" w:rsidRPr="00131640" w:rsidRDefault="006E0774" w:rsidP="00841728">
      <w:pPr>
        <w:pStyle w:val="affb"/>
        <w:rPr>
          <w:rtl/>
        </w:rPr>
      </w:pPr>
      <w:r w:rsidRPr="00224C4C">
        <w:rPr>
          <w:rFonts w:hint="cs"/>
          <w:rtl/>
        </w:rPr>
        <w:t>׹</w:t>
      </w:r>
    </w:p>
    <w:p w14:paraId="320DB2C3" w14:textId="77777777" w:rsidR="006E0774" w:rsidRPr="00131640" w:rsidRDefault="006E0774" w:rsidP="0010529F">
      <w:pPr>
        <w:pStyle w:val="afff0"/>
        <w:framePr w:wrap="around"/>
        <w:rPr>
          <w:rtl/>
        </w:rPr>
      </w:pPr>
      <w:r w:rsidRPr="00224C4C">
        <w:rPr>
          <w:rFonts w:hint="cs"/>
          <w:rtl/>
        </w:rPr>
        <w:t>כא:</w:t>
      </w:r>
    </w:p>
    <w:p w14:paraId="528FB14B" w14:textId="77777777" w:rsidR="006E0774" w:rsidRPr="00131640" w:rsidRDefault="006E0774" w:rsidP="006E0774">
      <w:pPr>
        <w:rPr>
          <w:rtl/>
        </w:rPr>
      </w:pPr>
      <w:r w:rsidRPr="00210DF6">
        <w:rPr>
          <w:rStyle w:val="afffa"/>
          <w:rFonts w:ascii="Fb Fontext" w:hAnsi="Fb Fontext" w:cs="BA TM • Vilna Extra-Bold"/>
          <w:bCs w:val="0"/>
          <w:rtl/>
        </w:rPr>
        <w:t>והנרצע נקנה ברציעה</w:t>
      </w:r>
      <w:r w:rsidRPr="00224C4C">
        <w:rPr>
          <w:rFonts w:ascii="Fb Fontext" w:hAnsi="Fb Fontext" w:hint="cs"/>
          <w:sz w:val="32"/>
          <w:rtl/>
        </w:rPr>
        <w:t xml:space="preserve"> </w:t>
      </w:r>
      <w:r w:rsidRPr="00224C4C">
        <w:rPr>
          <w:rStyle w:val="affffa"/>
          <w:rtl/>
        </w:rPr>
        <w:t>ד</w:t>
      </w:r>
      <w:r w:rsidRPr="00224C4C">
        <w:rPr>
          <w:rStyle w:val="affffa"/>
          <w:rFonts w:hint="cs"/>
          <w:rtl/>
        </w:rPr>
        <w:t>'</w:t>
      </w:r>
      <w:r w:rsidRPr="00224C4C">
        <w:rPr>
          <w:rStyle w:val="affffa"/>
          <w:rtl/>
        </w:rPr>
        <w:t>ורצע אדוניו את אזנו במרצע וגו'.</w:t>
      </w:r>
    </w:p>
    <w:p w14:paraId="53E2791E" w14:textId="77777777" w:rsidR="00965611" w:rsidRPr="00131640" w:rsidRDefault="00965611" w:rsidP="00965611">
      <w:pPr>
        <w:pStyle w:val="affb"/>
        <w:rPr>
          <w:del w:id="90038" w:author="מנוע עיצוב" w:date="2026-10-08T11:01:28Z"/>
          <w:rtl/>
        </w:rPr>
      </w:pPr>
      <w:del w:id="90037" w:author="מנוע עיצוב" w:date="2026-10-08T11:01:28Z">
        <w:r w:rsidRPr="00224C4C">
          <w:rPr>
            <w:rFonts w:hint="cs"/>
            <w:rtl/>
          </w:rPr>
          <w:delText xml:space="preserve">׹</w:delText>
        </w:r>
      </w:del>
    </w:p>
    <w:p w14:paraId="6D915B8A" w14:textId="77777777" w:rsidR="006E0774" w:rsidRPr="00131640" w:rsidRDefault="006E0774" w:rsidP="00965611">
      <w:pPr>
        <w:pStyle w:val="afffd"/>
        <w:rPr>
          <w:rtl/>
        </w:rPr>
      </w:pPr>
      <w:ins w:id="9816" w:author="מספור קטעי משנה" w:date="2026-10-06T06:45:32Z">
        <w:r>
          <w:rPr>
            <w:rStyle w:val="MisparKeta"/>
          </w:rPr>
          <w:t xml:space="preserve">א. </w:t>
        </w:r>
      </w:ins>
      <w:r w:rsidRPr="00965611">
        <w:rPr>
          <w:rtl/>
        </w:rPr>
        <w:t>וקונה את עצמו ביובל ובמיתת האדון.</w:t>
      </w:r>
    </w:p>
    <w:p w14:paraId="7C71C067" w14:textId="77777777" w:rsidR="006E0774" w:rsidRPr="00E06F1B" w:rsidRDefault="006E0774" w:rsidP="006E0774">
      <w:pPr>
        <w:rPr>
          <w:spacing w:val="2"/>
          <w:rtl/>
        </w:rPr>
      </w:pPr>
      <w:r w:rsidRPr="00E06F1B">
        <w:rPr>
          <w:rStyle w:val="affffa"/>
          <w:rFonts w:hint="cs"/>
          <w:spacing w:val="2"/>
          <w:rtl/>
        </w:rPr>
        <w:t>ד'</w:t>
      </w:r>
      <w:r w:rsidRPr="00E06F1B">
        <w:rPr>
          <w:rStyle w:val="affffa"/>
          <w:spacing w:val="2"/>
          <w:rtl/>
        </w:rPr>
        <w:t>ועבדו</w:t>
      </w:r>
      <w:r w:rsidRPr="00E06F1B">
        <w:rPr>
          <w:rStyle w:val="affffa"/>
          <w:rFonts w:hint="cs"/>
          <w:spacing w:val="2"/>
          <w:rtl/>
        </w:rPr>
        <w:t>'</w:t>
      </w:r>
      <w:r w:rsidRPr="00E06F1B">
        <w:rPr>
          <w:rStyle w:val="affffa"/>
          <w:spacing w:val="2"/>
          <w:rtl/>
        </w:rPr>
        <w:t xml:space="preserve"> </w:t>
      </w:r>
      <w:r w:rsidRPr="00E06F1B">
        <w:rPr>
          <w:rFonts w:ascii="Fb Fontext" w:hAnsi="Fb Fontext"/>
          <w:spacing w:val="2"/>
          <w:rtl/>
        </w:rPr>
        <w:t>- ולא את הבן ולא את הבת,</w:t>
      </w:r>
      <w:r w:rsidRPr="00E06F1B">
        <w:rPr>
          <w:rStyle w:val="affffa"/>
          <w:spacing w:val="2"/>
          <w:rtl/>
        </w:rPr>
        <w:t xml:space="preserve"> </w:t>
      </w:r>
      <w:r w:rsidRPr="00E06F1B">
        <w:rPr>
          <w:rStyle w:val="affffa"/>
          <w:rFonts w:hint="cs"/>
          <w:spacing w:val="2"/>
          <w:rtl/>
        </w:rPr>
        <w:t>'</w:t>
      </w:r>
      <w:r w:rsidRPr="00E06F1B">
        <w:rPr>
          <w:rStyle w:val="affffa"/>
          <w:spacing w:val="2"/>
          <w:rtl/>
        </w:rPr>
        <w:t>לעולם</w:t>
      </w:r>
      <w:r w:rsidRPr="00E06F1B">
        <w:rPr>
          <w:rStyle w:val="affffa"/>
          <w:rFonts w:hint="cs"/>
          <w:spacing w:val="2"/>
          <w:rtl/>
        </w:rPr>
        <w:t>'</w:t>
      </w:r>
      <w:r w:rsidRPr="00E06F1B">
        <w:rPr>
          <w:rStyle w:val="affffa"/>
          <w:spacing w:val="2"/>
          <w:rtl/>
        </w:rPr>
        <w:t xml:space="preserve"> </w:t>
      </w:r>
      <w:r w:rsidRPr="00E06F1B">
        <w:rPr>
          <w:rFonts w:ascii="Fb Fontext" w:hAnsi="Fb Fontext"/>
          <w:spacing w:val="2"/>
          <w:rtl/>
        </w:rPr>
        <w:t>- לעולמו של יובל.</w:t>
      </w:r>
    </w:p>
    <w:p w14:paraId="350F6319" w14:textId="333DFC96" w:rsidR="007309FA" w:rsidRPr="00131640" w:rsidRDefault="007309FA" w:rsidP="007309FA">
      <w:pPr>
        <w:pStyle w:val="affffb"/>
        <w:rPr>
          <w:rtl/>
        </w:rPr>
      </w:pPr>
      <w:r w:rsidRPr="007309FA">
        <w:rPr>
          <w:rtl/>
        </w:rPr>
        <w:t>***</w:t>
      </w:r>
    </w:p>
    <w:p w14:paraId="32EF389D" w14:textId="093D8EE5" w:rsidR="006E0774" w:rsidRPr="00131640" w:rsidRDefault="00965611" w:rsidP="00F65F8B">
      <w:pPr>
        <w:pStyle w:val="affffb"/>
        <w:rPr>
          <w:rtl/>
        </w:rPr>
      </w:pPr>
      <w:r>
        <w:rPr>
          <w:rFonts w:hint="cs"/>
          <w:rtl/>
        </w:rPr>
        <w:t>המרצע</w:t>
      </w:r>
    </w:p>
    <w:p w14:paraId="10D20FC3" w14:textId="7AEFB77E" w:rsidR="00A85AC8" w:rsidRPr="00E600D8" w:rsidRDefault="00490F44" w:rsidP="00965611">
      <w:pPr>
        <w:pStyle w:val="38"/>
        <w:framePr w:wrap="notBeside"/>
        <w:rPr>
          <w:rtl/>
        </w:rPr>
      </w:pPr>
      <w:r>
        <w:rPr>
          <w:rtl/>
        </w:rPr>
        <w:t>ת"ר</w:t>
      </w:r>
      <w:r w:rsidR="00A85AC8" w:rsidRPr="00E600D8">
        <w:rPr>
          <w:rtl/>
        </w:rPr>
        <w:t>:</w:t>
      </w:r>
    </w:p>
    <w:p w14:paraId="1E5BA8FE" w14:textId="053657C7" w:rsidR="006E0774" w:rsidRPr="00131640" w:rsidRDefault="006E0774" w:rsidP="006E0774">
      <w:pPr>
        <w:rPr>
          <w:rtl/>
        </w:rPr>
      </w:pPr>
      <w:r w:rsidRPr="00224C4C">
        <w:rPr>
          <w:rStyle w:val="affffa"/>
          <w:rFonts w:hint="cs"/>
          <w:rtl/>
        </w:rPr>
        <w:t>'</w:t>
      </w:r>
      <w:r w:rsidRPr="00224C4C">
        <w:rPr>
          <w:rStyle w:val="affffa"/>
          <w:rtl/>
        </w:rPr>
        <w:t>מרצע</w:t>
      </w:r>
      <w:r w:rsidRPr="00224C4C">
        <w:rPr>
          <w:rStyle w:val="affffa"/>
          <w:rFonts w:hint="cs"/>
          <w:rtl/>
        </w:rPr>
        <w:t>'</w:t>
      </w:r>
      <w:r w:rsidRPr="00224C4C">
        <w:rPr>
          <w:rStyle w:val="affffa"/>
          <w:rtl/>
        </w:rPr>
        <w:t xml:space="preserve"> </w:t>
      </w:r>
      <w:r w:rsidRPr="00224C4C">
        <w:rPr>
          <w:rFonts w:ascii="Fb Fontext" w:hAnsi="Fb Fontext"/>
          <w:sz w:val="32"/>
          <w:rtl/>
        </w:rPr>
        <w:t xml:space="preserve">– </w:t>
      </w:r>
      <w:r w:rsidRPr="00224C4C">
        <w:rPr>
          <w:rFonts w:ascii="Fb Fontext" w:hAnsi="Fb Fontext" w:hint="cs"/>
          <w:sz w:val="32"/>
          <w:rtl/>
        </w:rPr>
        <w:t>דווקא</w:t>
      </w:r>
    </w:p>
    <w:p w14:paraId="799159C4" w14:textId="5FE87DB5" w:rsidR="00A85AC8" w:rsidRPr="00E600D8" w:rsidRDefault="006E0774" w:rsidP="003E59B4">
      <w:pPr>
        <w:pStyle w:val="38"/>
        <w:framePr w:wrap="notBeside"/>
        <w:rPr>
          <w:rtl/>
        </w:rPr>
      </w:pPr>
      <w:r w:rsidRPr="00E600D8">
        <w:rPr>
          <w:rFonts w:hint="cs"/>
          <w:rtl/>
        </w:rPr>
        <w:t>ריב</w:t>
      </w:r>
      <w:r w:rsidRPr="00E600D8">
        <w:rPr>
          <w:rtl/>
        </w:rPr>
        <w:t>"</w:t>
      </w:r>
      <w:r w:rsidRPr="00E600D8">
        <w:rPr>
          <w:rFonts w:hint="cs"/>
          <w:rtl/>
        </w:rPr>
        <w:t>י</w:t>
      </w:r>
      <w:r w:rsidR="00A85AC8" w:rsidRPr="00E600D8">
        <w:rPr>
          <w:rFonts w:hint="cs"/>
          <w:rtl/>
        </w:rPr>
        <w:t>:</w:t>
      </w:r>
    </w:p>
    <w:p w14:paraId="3D6ED677" w14:textId="2595A96C" w:rsidR="006E0774" w:rsidRPr="00131640" w:rsidRDefault="006E0774" w:rsidP="006E0774">
      <w:pPr>
        <w:rPr>
          <w:rtl/>
        </w:rPr>
      </w:pPr>
      <w:r w:rsidRPr="00965611">
        <w:rPr>
          <w:rStyle w:val="affffa"/>
          <w:rFonts w:hint="cs"/>
          <w:spacing w:val="2"/>
          <w:rtl/>
        </w:rPr>
        <w:t>'ולקחת'</w:t>
      </w:r>
      <w:r w:rsidR="00965611" w:rsidRPr="00965611">
        <w:rPr>
          <w:rStyle w:val="affffa"/>
          <w:rFonts w:hint="cs"/>
          <w:spacing w:val="2"/>
          <w:rtl/>
        </w:rPr>
        <w:t xml:space="preserve"> </w:t>
      </w:r>
      <w:r w:rsidRPr="00965611">
        <w:rPr>
          <w:rFonts w:ascii="Fb Fontext" w:hAnsi="Fb Fontext" w:hint="cs"/>
          <w:spacing w:val="2"/>
          <w:rtl/>
        </w:rPr>
        <w:t>כל דבר הניקח ביד -</w:t>
      </w:r>
      <w:r w:rsidRPr="00965611">
        <w:rPr>
          <w:rFonts w:ascii="Fb Fontext" w:hAnsi="Fb Fontext"/>
          <w:spacing w:val="2"/>
          <w:rtl/>
        </w:rPr>
        <w:t>סול, סירא, מחט, והמקדח, והמכתב</w:t>
      </w:r>
    </w:p>
    <w:p w14:paraId="613B3E1A" w14:textId="1D7AA6FF" w:rsidR="00A85AC8" w:rsidRPr="00E600D8" w:rsidRDefault="006E0774" w:rsidP="003E59B4">
      <w:pPr>
        <w:pStyle w:val="38"/>
        <w:framePr w:wrap="notBeside"/>
        <w:rPr>
          <w:rtl/>
        </w:rPr>
      </w:pPr>
      <w:r w:rsidRPr="00E600D8">
        <w:rPr>
          <w:rtl/>
        </w:rPr>
        <w:t>רבי</w:t>
      </w:r>
      <w:r w:rsidR="00A85AC8" w:rsidRPr="00E600D8">
        <w:rPr>
          <w:rtl/>
        </w:rPr>
        <w:t>:</w:t>
      </w:r>
    </w:p>
    <w:p w14:paraId="3BD46CFD" w14:textId="34FEF5F0" w:rsidR="006E0774" w:rsidRPr="00131640" w:rsidRDefault="00965611" w:rsidP="00B57962">
      <w:pPr>
        <w:rPr>
          <w:rtl/>
        </w:rPr>
      </w:pPr>
      <w:r w:rsidRPr="00B57962">
        <w:rPr>
          <w:rStyle w:val="afffff3"/>
          <w:rFonts w:hint="cs"/>
          <w:rtl/>
        </w:rPr>
        <w:t>א.</w:t>
      </w:r>
      <w:r w:rsidRPr="005F18E0">
        <w:rPr>
          <w:rFonts w:hint="cs"/>
          <w:rtl/>
        </w:rPr>
        <w:t xml:space="preserve"> </w:t>
      </w:r>
      <w:r w:rsidR="006E0774" w:rsidRPr="005F18E0">
        <w:rPr>
          <w:rtl/>
        </w:rPr>
        <w:t xml:space="preserve">מיוחד של מתכת, </w:t>
      </w:r>
      <w:r w:rsidRPr="00B57962">
        <w:rPr>
          <w:rStyle w:val="afffff3"/>
          <w:rFonts w:hint="cs"/>
          <w:rtl/>
        </w:rPr>
        <w:t>ב</w:t>
      </w:r>
      <w:r w:rsidR="00A85AC8" w:rsidRPr="00B57962">
        <w:rPr>
          <w:rStyle w:val="afffff3"/>
          <w:rFonts w:hint="cs"/>
          <w:rtl/>
        </w:rPr>
        <w:t>.</w:t>
      </w:r>
      <w:r w:rsidR="00B57962" w:rsidRPr="00B57962">
        <w:rPr>
          <w:rStyle w:val="afffff3"/>
          <w:rFonts w:hint="cs"/>
          <w:rtl/>
        </w:rPr>
        <w:t xml:space="preserve"> </w:t>
      </w:r>
      <w:r w:rsidR="006E0774" w:rsidRPr="00224C4C">
        <w:rPr>
          <w:rFonts w:ascii="Fb Fontext" w:hAnsi="Fb Fontext"/>
          <w:sz w:val="32"/>
          <w:rtl/>
        </w:rPr>
        <w:t>להביא המרצע הגדול.</w:t>
      </w:r>
    </w:p>
    <w:p w14:paraId="57E6FD3E" w14:textId="17C77AF8" w:rsidR="00A85AC8" w:rsidRPr="00E600D8" w:rsidRDefault="00B40C32" w:rsidP="003E59B4">
      <w:pPr>
        <w:pStyle w:val="38"/>
        <w:framePr w:wrap="notBeside"/>
        <w:rPr>
          <w:rtl/>
        </w:rPr>
      </w:pPr>
      <w:r w:rsidRPr="00E600D8">
        <w:rPr>
          <w:rFonts w:hint="cs"/>
          <w:rtl/>
        </w:rPr>
        <w:t xml:space="preserve">ג. </w:t>
      </w:r>
      <w:r w:rsidR="006E0774" w:rsidRPr="00E600D8">
        <w:rPr>
          <w:rFonts w:hint="cs"/>
          <w:rtl/>
        </w:rPr>
        <w:t>ר</w:t>
      </w:r>
      <w:r w:rsidR="006E0774" w:rsidRPr="00E600D8">
        <w:rPr>
          <w:rtl/>
        </w:rPr>
        <w:t>"</w:t>
      </w:r>
      <w:r w:rsidR="006E0774" w:rsidRPr="00E600D8">
        <w:rPr>
          <w:rFonts w:hint="cs"/>
          <w:rtl/>
        </w:rPr>
        <w:t>א</w:t>
      </w:r>
      <w:r w:rsidRPr="00E600D8">
        <w:rPr>
          <w:rFonts w:hint="cs"/>
          <w:rtl/>
        </w:rPr>
        <w:t xml:space="preserve"> מיב''ר</w:t>
      </w:r>
      <w:r w:rsidR="00A85AC8" w:rsidRPr="00E600D8">
        <w:rPr>
          <w:rFonts w:hint="cs"/>
          <w:rtl/>
        </w:rPr>
        <w:t>:</w:t>
      </w:r>
    </w:p>
    <w:p w14:paraId="5F660358" w14:textId="3163ACC0" w:rsidR="006E0774" w:rsidRPr="00131640" w:rsidRDefault="006E0774" w:rsidP="006E0774">
      <w:pPr>
        <w:rPr>
          <w:rtl/>
        </w:rPr>
      </w:pPr>
      <w:r w:rsidRPr="00224C4C">
        <w:rPr>
          <w:rFonts w:ascii="Fb Fontext" w:hAnsi="Fb Fontext"/>
          <w:rtl/>
        </w:rPr>
        <w:t xml:space="preserve">רוצעים </w:t>
      </w:r>
      <w:r w:rsidR="00695C52">
        <w:rPr>
          <w:rFonts w:ascii="Fb Fontext" w:hAnsi="Fb Fontext" w:hint="cs"/>
          <w:rtl/>
        </w:rPr>
        <w:t>רק ב</w:t>
      </w:r>
      <w:r w:rsidRPr="00224C4C">
        <w:rPr>
          <w:rFonts w:ascii="Fb Fontext" w:hAnsi="Fb Fontext" w:hint="cs"/>
          <w:rtl/>
        </w:rPr>
        <w:t>אלית האוזן</w:t>
      </w:r>
      <w:r w:rsidRPr="00224C4C">
        <w:rPr>
          <w:rFonts w:ascii="Fb Fontext" w:hAnsi="Fb Fontext"/>
          <w:rtl/>
        </w:rPr>
        <w:t>.</w:t>
      </w:r>
    </w:p>
    <w:p w14:paraId="4A06DD88" w14:textId="59968785" w:rsidR="00A85AC8" w:rsidRPr="00E600D8" w:rsidRDefault="006E0774" w:rsidP="003E59B4">
      <w:pPr>
        <w:pStyle w:val="38"/>
        <w:framePr w:wrap="notBeside"/>
        <w:rPr>
          <w:rtl/>
        </w:rPr>
      </w:pPr>
      <w:r w:rsidRPr="00E600D8">
        <w:rPr>
          <w:rtl/>
        </w:rPr>
        <w:t>וחכ"א</w:t>
      </w:r>
      <w:r w:rsidR="00A85AC8" w:rsidRPr="00E600D8">
        <w:rPr>
          <w:rtl/>
        </w:rPr>
        <w:t>:</w:t>
      </w:r>
    </w:p>
    <w:p w14:paraId="679B3436" w14:textId="34F8DB6E" w:rsidR="006E0774" w:rsidRPr="00131640" w:rsidRDefault="006E0774" w:rsidP="006E0774">
      <w:pPr>
        <w:rPr>
          <w:rtl/>
        </w:rPr>
      </w:pPr>
      <w:r w:rsidRPr="00224C4C">
        <w:rPr>
          <w:rFonts w:ascii="Fb Fontext" w:hAnsi="Fb Fontext"/>
          <w:rtl/>
        </w:rPr>
        <w:t>אין עבד עברי כהן נרצע, מפני שנעשה בעל מום.</w:t>
      </w:r>
    </w:p>
    <w:p w14:paraId="482EF560" w14:textId="7BDA687D" w:rsidR="006E0774" w:rsidRPr="00131640" w:rsidRDefault="006E0774" w:rsidP="00E606E3">
      <w:pPr>
        <w:spacing w:after="120"/>
        <w:rPr>
          <w:rtl/>
        </w:rPr>
      </w:pPr>
      <w:r w:rsidRPr="00224C4C">
        <w:rPr>
          <w:rFonts w:ascii="Fb Fontext" w:hAnsi="Fb Fontext"/>
          <w:rtl/>
        </w:rPr>
        <w:t>ו</w:t>
      </w:r>
      <w:r w:rsidRPr="00224C4C">
        <w:rPr>
          <w:rFonts w:ascii="Fb Fontext" w:hAnsi="Fb Fontext" w:hint="cs"/>
          <w:rtl/>
        </w:rPr>
        <w:t>אי רוצעים ב</w:t>
      </w:r>
      <w:r w:rsidR="00695C52">
        <w:rPr>
          <w:rFonts w:ascii="Fb Fontext" w:hAnsi="Fb Fontext" w:hint="cs"/>
          <w:rtl/>
        </w:rPr>
        <w:t>אליה</w:t>
      </w:r>
      <w:r w:rsidRPr="00224C4C">
        <w:rPr>
          <w:rFonts w:ascii="Fb Fontext" w:hAnsi="Fb Fontext" w:hint="cs"/>
          <w:rtl/>
        </w:rPr>
        <w:t xml:space="preserve"> </w:t>
      </w:r>
      <w:r w:rsidR="00695C52">
        <w:rPr>
          <w:rFonts w:ascii="Fb Fontext" w:hAnsi="Fb Fontext" w:hint="cs"/>
          <w:rtl/>
        </w:rPr>
        <w:t>אי</w:t>
      </w:r>
      <w:r w:rsidRPr="00224C4C">
        <w:rPr>
          <w:rFonts w:ascii="Fb Fontext" w:hAnsi="Fb Fontext" w:hint="cs"/>
          <w:rtl/>
        </w:rPr>
        <w:t>ך יעשה בעל מום הא נרצע בגובה של אוזן</w:t>
      </w:r>
    </w:p>
    <w:p w14:paraId="0B31FA59" w14:textId="085AD69E" w:rsidR="00A85AC8" w:rsidRPr="00E600D8" w:rsidRDefault="006E0774" w:rsidP="004F791D">
      <w:pPr>
        <w:pStyle w:val="38"/>
        <w:framePr w:wrap="notBeside"/>
        <w:rPr>
          <w:rtl/>
        </w:rPr>
      </w:pPr>
      <w:r w:rsidRPr="00E600D8">
        <w:rPr>
          <w:rtl/>
        </w:rPr>
        <w:t xml:space="preserve">• </w:t>
      </w:r>
      <w:r w:rsidRPr="00E600D8">
        <w:rPr>
          <w:rFonts w:hint="cs"/>
          <w:rtl/>
        </w:rPr>
        <w:t>ו</w:t>
      </w:r>
      <w:r w:rsidR="004F791D" w:rsidRPr="00E600D8">
        <w:rPr>
          <w:rFonts w:hint="cs"/>
          <w:rtl/>
        </w:rPr>
        <w:t>חלקו</w:t>
      </w:r>
      <w:r w:rsidR="00A85AC8" w:rsidRPr="00E600D8">
        <w:rPr>
          <w:rFonts w:hint="cs"/>
          <w:rtl/>
        </w:rPr>
        <w:t>:</w:t>
      </w:r>
    </w:p>
    <w:p w14:paraId="4C884415" w14:textId="1C1C77F0" w:rsidR="006E0774" w:rsidRPr="00131640" w:rsidRDefault="006E0774" w:rsidP="006E0774">
      <w:pPr>
        <w:rPr>
          <w:rtl/>
        </w:rPr>
      </w:pPr>
      <w:r w:rsidRPr="00210DF6">
        <w:rPr>
          <w:rStyle w:val="afffa"/>
          <w:rFonts w:ascii="Fb Fontext" w:hAnsi="Fb Fontext" w:cs="BA TM • Vilna Extra-Bold"/>
          <w:bCs w:val="0"/>
          <w:rtl/>
        </w:rPr>
        <w:t>דרבי דריש כלל ופרט.</w:t>
      </w:r>
    </w:p>
    <w:p w14:paraId="22A8BC29" w14:textId="77777777" w:rsidR="006E0774" w:rsidRPr="00131640" w:rsidRDefault="006E0774" w:rsidP="006E0774">
      <w:pPr>
        <w:rPr>
          <w:rtl/>
        </w:rPr>
      </w:pPr>
      <w:r w:rsidRPr="00224C4C">
        <w:rPr>
          <w:rStyle w:val="affffa"/>
          <w:rFonts w:hint="cs"/>
          <w:rtl/>
        </w:rPr>
        <w:t>'</w:t>
      </w:r>
      <w:r w:rsidRPr="00224C4C">
        <w:rPr>
          <w:rStyle w:val="affffa"/>
          <w:rtl/>
        </w:rPr>
        <w:t>ולקחת</w:t>
      </w:r>
      <w:r w:rsidRPr="00224C4C">
        <w:rPr>
          <w:rStyle w:val="affffa"/>
          <w:rFonts w:hint="cs"/>
          <w:rtl/>
        </w:rPr>
        <w:t>'</w:t>
      </w:r>
      <w:r w:rsidRPr="00224C4C">
        <w:rPr>
          <w:rStyle w:val="affffa"/>
          <w:rtl/>
        </w:rPr>
        <w:t xml:space="preserve"> </w:t>
      </w:r>
      <w:r w:rsidRPr="00224C4C">
        <w:rPr>
          <w:rFonts w:ascii="Fb Fontext" w:hAnsi="Fb Fontext"/>
          <w:rtl/>
        </w:rPr>
        <w:t>- כלל,</w:t>
      </w:r>
      <w:r w:rsidRPr="00224C4C">
        <w:rPr>
          <w:rStyle w:val="affffa"/>
          <w:rtl/>
        </w:rPr>
        <w:t xml:space="preserve"> </w:t>
      </w:r>
      <w:r w:rsidRPr="00224C4C">
        <w:rPr>
          <w:rStyle w:val="affffa"/>
          <w:rFonts w:hint="cs"/>
          <w:rtl/>
        </w:rPr>
        <w:t>'</w:t>
      </w:r>
      <w:r w:rsidRPr="00224C4C">
        <w:rPr>
          <w:rStyle w:val="affffa"/>
          <w:rtl/>
        </w:rPr>
        <w:t>מרצע</w:t>
      </w:r>
      <w:r w:rsidRPr="00224C4C">
        <w:rPr>
          <w:rStyle w:val="affffa"/>
          <w:rFonts w:hint="cs"/>
          <w:rtl/>
        </w:rPr>
        <w:t>'</w:t>
      </w:r>
      <w:r w:rsidRPr="00224C4C">
        <w:rPr>
          <w:rStyle w:val="affffa"/>
          <w:rtl/>
        </w:rPr>
        <w:t xml:space="preserve"> </w:t>
      </w:r>
      <w:r w:rsidRPr="00224C4C">
        <w:rPr>
          <w:rFonts w:ascii="Fb Fontext" w:hAnsi="Fb Fontext"/>
          <w:rtl/>
        </w:rPr>
        <w:t>- פרט, באזנו</w:t>
      </w:r>
      <w:r w:rsidRPr="00224C4C">
        <w:rPr>
          <w:rStyle w:val="affffa"/>
          <w:rtl/>
        </w:rPr>
        <w:t xml:space="preserve"> </w:t>
      </w:r>
      <w:r w:rsidRPr="00224C4C">
        <w:rPr>
          <w:rStyle w:val="affffa"/>
          <w:rFonts w:hint="cs"/>
          <w:rtl/>
        </w:rPr>
        <w:t>'</w:t>
      </w:r>
      <w:r w:rsidRPr="00224C4C">
        <w:rPr>
          <w:rStyle w:val="affffa"/>
          <w:rtl/>
        </w:rPr>
        <w:t>ובדלת</w:t>
      </w:r>
      <w:r w:rsidRPr="00224C4C">
        <w:rPr>
          <w:rStyle w:val="affffa"/>
          <w:rFonts w:hint="cs"/>
          <w:rtl/>
        </w:rPr>
        <w:t>'</w:t>
      </w:r>
      <w:r w:rsidRPr="00224C4C">
        <w:rPr>
          <w:rStyle w:val="affffa"/>
          <w:rtl/>
        </w:rPr>
        <w:t xml:space="preserve"> </w:t>
      </w:r>
      <w:r w:rsidRPr="00224C4C">
        <w:rPr>
          <w:rFonts w:ascii="Fb Fontext" w:hAnsi="Fb Fontext"/>
          <w:rtl/>
        </w:rPr>
        <w:t>- חזר וכלל,</w:t>
      </w:r>
    </w:p>
    <w:p w14:paraId="3E474544" w14:textId="39BD3291" w:rsidR="006E0774" w:rsidRPr="00131640" w:rsidRDefault="006E0774" w:rsidP="00E606E3">
      <w:pPr>
        <w:spacing w:after="120"/>
        <w:rPr>
          <w:rtl/>
        </w:rPr>
      </w:pPr>
      <w:r w:rsidRPr="00224C4C">
        <w:rPr>
          <w:rFonts w:ascii="Fb Fontext" w:hAnsi="Fb Fontext"/>
          <w:rtl/>
        </w:rPr>
        <w:t>כלל ופרט וכלל אי אתה דן אלא כעין הפרט, מפורש של מתכת,</w:t>
      </w:r>
    </w:p>
    <w:p w14:paraId="4F390969" w14:textId="38FA2AB8" w:rsidR="006E0774" w:rsidRPr="00131640" w:rsidRDefault="006E0774" w:rsidP="006E0774">
      <w:pPr>
        <w:rPr>
          <w:rtl/>
        </w:rPr>
      </w:pPr>
      <w:r w:rsidRPr="00210DF6">
        <w:rPr>
          <w:rStyle w:val="afffa"/>
          <w:rFonts w:ascii="Fb Fontext" w:hAnsi="Fb Fontext" w:cs="BA TM • Vilna Extra-Bold"/>
          <w:bCs w:val="0"/>
          <w:rtl/>
        </w:rPr>
        <w:t>ר' יוסי דרש ריבויי ומיעוטי.</w:t>
      </w:r>
    </w:p>
    <w:p w14:paraId="5A2AD477" w14:textId="77777777" w:rsidR="006E0774" w:rsidRPr="00131640" w:rsidRDefault="006E0774" w:rsidP="006E0774">
      <w:pPr>
        <w:rPr>
          <w:rtl/>
        </w:rPr>
      </w:pPr>
      <w:r w:rsidRPr="00224C4C">
        <w:rPr>
          <w:rStyle w:val="affffa"/>
          <w:rFonts w:hint="cs"/>
          <w:rtl/>
        </w:rPr>
        <w:t>'</w:t>
      </w:r>
      <w:r w:rsidRPr="00224C4C">
        <w:rPr>
          <w:rStyle w:val="affffa"/>
          <w:rtl/>
        </w:rPr>
        <w:t>ולקחת</w:t>
      </w:r>
      <w:r w:rsidRPr="00224C4C">
        <w:rPr>
          <w:rStyle w:val="affffa"/>
          <w:rFonts w:hint="cs"/>
          <w:rtl/>
        </w:rPr>
        <w:t>'</w:t>
      </w:r>
      <w:r w:rsidRPr="00224C4C">
        <w:rPr>
          <w:rStyle w:val="affffa"/>
          <w:rtl/>
        </w:rPr>
        <w:t xml:space="preserve"> </w:t>
      </w:r>
      <w:r w:rsidRPr="00224C4C">
        <w:rPr>
          <w:rFonts w:ascii="Fb Fontext" w:hAnsi="Fb Fontext"/>
          <w:rtl/>
        </w:rPr>
        <w:t>- ריבה,</w:t>
      </w:r>
      <w:r w:rsidRPr="00224C4C">
        <w:rPr>
          <w:rStyle w:val="affffa"/>
          <w:rtl/>
        </w:rPr>
        <w:t xml:space="preserve"> </w:t>
      </w:r>
      <w:r w:rsidRPr="00224C4C">
        <w:rPr>
          <w:rStyle w:val="affffa"/>
          <w:rFonts w:hint="cs"/>
          <w:rtl/>
        </w:rPr>
        <w:t>'</w:t>
      </w:r>
      <w:r w:rsidRPr="00224C4C">
        <w:rPr>
          <w:rStyle w:val="affffa"/>
          <w:rtl/>
        </w:rPr>
        <w:t>מרצע</w:t>
      </w:r>
      <w:r w:rsidRPr="00224C4C">
        <w:rPr>
          <w:rStyle w:val="affffa"/>
          <w:rFonts w:hint="cs"/>
          <w:rtl/>
        </w:rPr>
        <w:t>'</w:t>
      </w:r>
      <w:r w:rsidRPr="00224C4C">
        <w:rPr>
          <w:rStyle w:val="affffa"/>
          <w:rtl/>
        </w:rPr>
        <w:t xml:space="preserve"> </w:t>
      </w:r>
      <w:r w:rsidRPr="00224C4C">
        <w:rPr>
          <w:rFonts w:ascii="Fb Fontext" w:hAnsi="Fb Fontext"/>
          <w:rtl/>
        </w:rPr>
        <w:t>- מיעט,</w:t>
      </w:r>
      <w:r w:rsidRPr="00224C4C">
        <w:rPr>
          <w:rStyle w:val="affffa"/>
          <w:rtl/>
        </w:rPr>
        <w:t xml:space="preserve"> </w:t>
      </w:r>
      <w:r w:rsidRPr="00224C4C">
        <w:rPr>
          <w:rStyle w:val="affffa"/>
          <w:rFonts w:hint="cs"/>
          <w:rtl/>
        </w:rPr>
        <w:t>'</w:t>
      </w:r>
      <w:r w:rsidRPr="00224C4C">
        <w:rPr>
          <w:rStyle w:val="affffa"/>
          <w:rtl/>
        </w:rPr>
        <w:t>באזנו ובדלת</w:t>
      </w:r>
      <w:r w:rsidRPr="00224C4C">
        <w:rPr>
          <w:rStyle w:val="affffa"/>
          <w:rFonts w:hint="cs"/>
          <w:rtl/>
        </w:rPr>
        <w:t>'</w:t>
      </w:r>
      <w:r w:rsidRPr="00224C4C">
        <w:rPr>
          <w:rStyle w:val="affffa"/>
          <w:rtl/>
        </w:rPr>
        <w:t xml:space="preserve"> </w:t>
      </w:r>
      <w:r w:rsidRPr="00224C4C">
        <w:rPr>
          <w:rFonts w:ascii="Fb Fontext" w:hAnsi="Fb Fontext"/>
          <w:rtl/>
        </w:rPr>
        <w:t>- חזר וריבה,</w:t>
      </w:r>
    </w:p>
    <w:p w14:paraId="3825B279" w14:textId="77777777" w:rsidR="006E0774" w:rsidRPr="00131640" w:rsidRDefault="006E0774" w:rsidP="00965611">
      <w:pPr>
        <w:spacing w:after="120"/>
        <w:rPr>
          <w:rtl/>
        </w:rPr>
      </w:pPr>
      <w:r w:rsidRPr="00224C4C">
        <w:rPr>
          <w:rFonts w:ascii="Fb Fontext" w:hAnsi="Fb Fontext"/>
          <w:rtl/>
        </w:rPr>
        <w:t>ריבה ומיעט וריבה - ריבה הכל</w:t>
      </w:r>
      <w:r w:rsidRPr="00224C4C">
        <w:rPr>
          <w:rFonts w:ascii="Fb Fontext" w:hAnsi="Fb Fontext" w:hint="cs"/>
          <w:rtl/>
        </w:rPr>
        <w:t xml:space="preserve"> ומיעט סם</w:t>
      </w:r>
    </w:p>
    <w:p w14:paraId="193C8C40" w14:textId="77777777" w:rsidR="006E0774" w:rsidRPr="00131640" w:rsidRDefault="006E0774" w:rsidP="006E0774">
      <w:pPr>
        <w:rPr>
          <w:rtl/>
        </w:rPr>
      </w:pPr>
      <w:r w:rsidRPr="00224C4C">
        <w:rPr>
          <w:rStyle w:val="affffa"/>
          <w:rFonts w:hint="cs"/>
          <w:rtl/>
        </w:rPr>
        <w:t>'</w:t>
      </w:r>
      <w:r w:rsidRPr="00224C4C">
        <w:rPr>
          <w:rStyle w:val="affffa"/>
          <w:rtl/>
        </w:rPr>
        <w:t>המרצע</w:t>
      </w:r>
      <w:r w:rsidRPr="00224C4C">
        <w:rPr>
          <w:rStyle w:val="affffa"/>
          <w:rFonts w:hint="cs"/>
          <w:rtl/>
        </w:rPr>
        <w:t>'</w:t>
      </w:r>
      <w:r w:rsidRPr="00224C4C">
        <w:rPr>
          <w:rStyle w:val="affffa"/>
          <w:rtl/>
        </w:rPr>
        <w:t xml:space="preserve"> </w:t>
      </w:r>
      <w:r w:rsidRPr="00224C4C">
        <w:rPr>
          <w:rFonts w:ascii="Fb Fontext" w:hAnsi="Fb Fontext"/>
          <w:rtl/>
        </w:rPr>
        <w:t>- להביא מרצע הגדול.</w:t>
      </w:r>
    </w:p>
    <w:p w14:paraId="77206654" w14:textId="26824E39" w:rsidR="00A85AC8" w:rsidRPr="00E600D8" w:rsidRDefault="006E0774" w:rsidP="004F791D">
      <w:pPr>
        <w:pStyle w:val="38"/>
        <w:framePr w:wrap="notBeside"/>
        <w:rPr>
          <w:rtl/>
        </w:rPr>
      </w:pPr>
      <w:r w:rsidRPr="00E600D8">
        <w:rPr>
          <w:rFonts w:hint="cs"/>
          <w:rtl/>
        </w:rPr>
        <w:t>כ</w:t>
      </w:r>
      <w:r w:rsidRPr="00E600D8">
        <w:rPr>
          <w:rtl/>
        </w:rPr>
        <w:t>רבא</w:t>
      </w:r>
      <w:r w:rsidR="00A85AC8" w:rsidRPr="00E600D8">
        <w:rPr>
          <w:rtl/>
        </w:rPr>
        <w:t>:</w:t>
      </w:r>
    </w:p>
    <w:p w14:paraId="42DD20E2" w14:textId="5AF7FFE2" w:rsidR="006E0774" w:rsidRPr="00131640" w:rsidRDefault="006E0774" w:rsidP="006E0774">
      <w:pPr>
        <w:rPr>
          <w:rtl/>
        </w:rPr>
      </w:pPr>
      <w:r w:rsidRPr="00224C4C">
        <w:rPr>
          <w:rFonts w:ascii="Fb Fontext" w:hAnsi="Fb Fontext"/>
          <w:rtl/>
        </w:rPr>
        <w:t>הירך - המיומנת שבירך, ה"נ המרצע - מיוחד שבמרצעין.</w:t>
      </w:r>
    </w:p>
    <w:p w14:paraId="73A2020C" w14:textId="695E7A20" w:rsidR="007309FA" w:rsidRPr="00131640" w:rsidRDefault="007309FA" w:rsidP="007309FA">
      <w:pPr>
        <w:pStyle w:val="affffb"/>
        <w:rPr>
          <w:rtl/>
        </w:rPr>
      </w:pPr>
      <w:r w:rsidRPr="007309FA">
        <w:rPr>
          <w:rFonts w:hint="cs"/>
          <w:rtl/>
        </w:rPr>
        <w:t>***</w:t>
      </w:r>
    </w:p>
    <w:p w14:paraId="21023853" w14:textId="77777777" w:rsidR="00A85AC8" w:rsidRPr="00E600D8" w:rsidRDefault="006E0774" w:rsidP="0019050A">
      <w:pPr>
        <w:pStyle w:val="38"/>
        <w:framePr w:wrap="notBeside"/>
        <w:rPr>
          <w:rtl/>
        </w:rPr>
      </w:pPr>
      <w:r w:rsidRPr="00E600D8">
        <w:rPr>
          <w:rtl/>
        </w:rPr>
        <w:t>ר"</w:t>
      </w:r>
      <w:r w:rsidRPr="00E600D8">
        <w:rPr>
          <w:rFonts w:hint="cs"/>
          <w:rtl/>
        </w:rPr>
        <w:t>א</w:t>
      </w:r>
      <w:r w:rsidRPr="00E600D8">
        <w:rPr>
          <w:rtl/>
        </w:rPr>
        <w:t xml:space="preserve"> יודן בריבי</w:t>
      </w:r>
      <w:r w:rsidR="00A85AC8" w:rsidRPr="00E600D8">
        <w:rPr>
          <w:rtl/>
        </w:rPr>
        <w:t>:</w:t>
      </w:r>
    </w:p>
    <w:p w14:paraId="08610372" w14:textId="26D3A8DF" w:rsidR="006E0774" w:rsidRPr="00131640" w:rsidRDefault="006E0774" w:rsidP="00F65F8B">
      <w:pPr>
        <w:pStyle w:val="affffb"/>
        <w:rPr>
          <w:rtl/>
        </w:rPr>
      </w:pPr>
      <w:r w:rsidRPr="00224C4C">
        <w:rPr>
          <w:rStyle w:val="afffa"/>
          <w:rtl/>
        </w:rPr>
        <w:t xml:space="preserve">רוצעין, </w:t>
      </w:r>
      <w:r w:rsidR="0019050A">
        <w:rPr>
          <w:rStyle w:val="afffa"/>
          <w:rFonts w:hint="cs"/>
          <w:rtl/>
        </w:rPr>
        <w:t>רק</w:t>
      </w:r>
      <w:r w:rsidRPr="00224C4C">
        <w:rPr>
          <w:rStyle w:val="afffa"/>
          <w:rtl/>
        </w:rPr>
        <w:t xml:space="preserve"> ב</w:t>
      </w:r>
      <w:r w:rsidR="0000562D">
        <w:rPr>
          <w:rStyle w:val="afffa"/>
          <w:rFonts w:hint="cs"/>
          <w:rtl/>
        </w:rPr>
        <w:t>אליה</w:t>
      </w:r>
    </w:p>
    <w:p w14:paraId="603D1F70" w14:textId="3C884DDD" w:rsidR="00A85AC8" w:rsidRPr="00E600D8" w:rsidRDefault="006E0774" w:rsidP="0019050A">
      <w:pPr>
        <w:pStyle w:val="38"/>
        <w:framePr w:wrap="notBeside"/>
        <w:rPr>
          <w:rtl/>
        </w:rPr>
      </w:pPr>
      <w:r w:rsidRPr="00E600D8">
        <w:rPr>
          <w:rtl/>
        </w:rPr>
        <w:t>וחכ"א</w:t>
      </w:r>
      <w:r w:rsidR="00A85AC8" w:rsidRPr="00E600D8">
        <w:rPr>
          <w:rtl/>
        </w:rPr>
        <w:t>:</w:t>
      </w:r>
    </w:p>
    <w:p w14:paraId="49C7F946" w14:textId="4F433460" w:rsidR="009469D7" w:rsidRDefault="006E0774" w:rsidP="006E0774">
      <w:pPr>
        <w:rPr>
          <w:rFonts w:ascii="Fb Fontext" w:hAnsi="Fb Fontext"/>
          <w:rtl/>
        </w:rPr>
      </w:pPr>
      <w:r w:rsidRPr="00224C4C">
        <w:rPr>
          <w:rFonts w:ascii="Fb Fontext" w:hAnsi="Fb Fontext"/>
          <w:rtl/>
        </w:rPr>
        <w:t>אין עבד עברי כהן נרצע, מפני שנעשה בעל מום.</w:t>
      </w:r>
    </w:p>
    <w:p w14:paraId="741757D3" w14:textId="77777777" w:rsidR="00A85AC8" w:rsidRPr="00E600D8" w:rsidRDefault="006E0774" w:rsidP="00CA696B">
      <w:pPr>
        <w:pStyle w:val="38"/>
        <w:framePr w:wrap="notBeside"/>
        <w:rPr>
          <w:rtl/>
        </w:rPr>
      </w:pPr>
      <w:r w:rsidRPr="00E600D8">
        <w:rPr>
          <w:rFonts w:hint="cs"/>
          <w:rtl/>
        </w:rPr>
        <w:t>כרבא בר</w:t>
      </w:r>
      <w:r w:rsidRPr="00E600D8">
        <w:rPr>
          <w:rtl/>
        </w:rPr>
        <w:t>"</w:t>
      </w:r>
      <w:r w:rsidRPr="00E600D8">
        <w:rPr>
          <w:rFonts w:hint="cs"/>
          <w:rtl/>
        </w:rPr>
        <w:t>ש</w:t>
      </w:r>
      <w:r w:rsidR="00A85AC8" w:rsidRPr="00E600D8">
        <w:rPr>
          <w:rtl/>
        </w:rPr>
        <w:t>:</w:t>
      </w:r>
    </w:p>
    <w:p w14:paraId="0CCDDD6C" w14:textId="4BB183BA" w:rsidR="006E0774" w:rsidRDefault="006E0774" w:rsidP="006E0774">
      <w:pPr>
        <w:rPr>
          <w:rtl/>
        </w:rPr>
      </w:pPr>
      <w:r w:rsidRPr="00224C4C">
        <w:rPr>
          <w:rStyle w:val="affffa"/>
          <w:rFonts w:hint="cs"/>
          <w:rtl/>
        </w:rPr>
        <w:t>'</w:t>
      </w:r>
      <w:r w:rsidRPr="00224C4C">
        <w:rPr>
          <w:rStyle w:val="affffa"/>
          <w:rtl/>
        </w:rPr>
        <w:t>ושב אל משפחתו</w:t>
      </w:r>
      <w:r w:rsidRPr="00224C4C">
        <w:rPr>
          <w:rStyle w:val="affffa"/>
          <w:rFonts w:hint="cs"/>
          <w:rtl/>
        </w:rPr>
        <w:t>'</w:t>
      </w:r>
      <w:r w:rsidRPr="00224C4C">
        <w:rPr>
          <w:rStyle w:val="affffa"/>
          <w:rtl/>
        </w:rPr>
        <w:t xml:space="preserve"> </w:t>
      </w:r>
      <w:r w:rsidRPr="00224C4C">
        <w:rPr>
          <w:rFonts w:ascii="Fb Fontext" w:hAnsi="Fb Fontext"/>
          <w:rtl/>
        </w:rPr>
        <w:t>למוחזק שבמשפחתו.</w:t>
      </w:r>
    </w:p>
    <w:p w14:paraId="1D57D8ED" w14:textId="2325F46E" w:rsidR="007309FA" w:rsidRPr="00131640" w:rsidRDefault="007309FA" w:rsidP="007309FA">
      <w:pPr>
        <w:pStyle w:val="affffb"/>
        <w:rPr>
          <w:rtl/>
        </w:rPr>
      </w:pPr>
      <w:r w:rsidRPr="007309FA">
        <w:rPr>
          <w:rtl/>
        </w:rPr>
        <w:t>***</w:t>
      </w:r>
    </w:p>
    <w:p w14:paraId="29B1679C" w14:textId="77777777" w:rsidR="009469D7" w:rsidRDefault="006E0774" w:rsidP="00F65F8B">
      <w:pPr>
        <w:pStyle w:val="affffb"/>
        <w:rPr>
          <w:rtl/>
        </w:rPr>
      </w:pPr>
      <w:r w:rsidRPr="00224C4C">
        <w:rPr>
          <w:rtl/>
        </w:rPr>
        <w:t>איבעיא: עבד עברי כהן, מהו שימסור לו רבו שפחה כנענית?</w:t>
      </w:r>
    </w:p>
    <w:p w14:paraId="29CD0480" w14:textId="40CD93F1" w:rsidR="006E0774" w:rsidRPr="00131640" w:rsidRDefault="006E0774" w:rsidP="009F70EE">
      <w:pPr>
        <w:rPr>
          <w:rtl/>
        </w:rPr>
      </w:pPr>
      <w:r w:rsidRPr="009F70EE">
        <w:rPr>
          <w:rtl/>
        </w:rPr>
        <w:t>חידוש הוא, ל"</w:t>
      </w:r>
      <w:r w:rsidRPr="009F70EE">
        <w:rPr>
          <w:rFonts w:hint="cs"/>
          <w:rtl/>
        </w:rPr>
        <w:t>ש</w:t>
      </w:r>
      <w:r w:rsidRPr="009F70EE">
        <w:rPr>
          <w:rtl/>
        </w:rPr>
        <w:t xml:space="preserve"> כהנים ול"ש ישראל,</w:t>
      </w:r>
      <w:r w:rsidR="009F70EE">
        <w:rPr>
          <w:rFonts w:hint="cs"/>
          <w:rtl/>
        </w:rPr>
        <w:t xml:space="preserve"> או</w:t>
      </w:r>
      <w:r w:rsidRPr="00224C4C">
        <w:rPr>
          <w:rFonts w:ascii="Fb Fontext" w:hAnsi="Fb Fontext"/>
          <w:sz w:val="32"/>
          <w:rtl/>
        </w:rPr>
        <w:t>אני כהנים, הואיל וריבה בהן הכתוב מצות יתירות?</w:t>
      </w:r>
    </w:p>
    <w:p w14:paraId="60D0E6D7" w14:textId="6A32961F" w:rsidR="00A85AC8" w:rsidRPr="00E600D8" w:rsidRDefault="006E0774" w:rsidP="00CA696B">
      <w:pPr>
        <w:pStyle w:val="38"/>
        <w:framePr w:wrap="notBeside"/>
        <w:rPr>
          <w:rtl/>
        </w:rPr>
      </w:pPr>
      <w:r w:rsidRPr="00E600D8">
        <w:rPr>
          <w:rtl/>
        </w:rPr>
        <w:t>רב</w:t>
      </w:r>
      <w:r w:rsidR="00A85AC8" w:rsidRPr="00E600D8">
        <w:rPr>
          <w:rFonts w:hint="cs"/>
          <w:rtl/>
        </w:rPr>
        <w:t>:</w:t>
      </w:r>
    </w:p>
    <w:p w14:paraId="3932645D" w14:textId="4A84B998" w:rsidR="006E0774" w:rsidRPr="00131640" w:rsidRDefault="006E0774" w:rsidP="00CA696B">
      <w:pPr>
        <w:rPr>
          <w:rtl/>
        </w:rPr>
      </w:pPr>
      <w:r w:rsidRPr="00224C4C">
        <w:rPr>
          <w:rFonts w:ascii="Fb Fontext" w:hAnsi="Fb Fontext"/>
          <w:sz w:val="32"/>
          <w:rtl/>
        </w:rPr>
        <w:t xml:space="preserve">מותר, </w:t>
      </w:r>
      <w:r w:rsidRPr="00CA696B">
        <w:rPr>
          <w:rStyle w:val="afffff3"/>
          <w:rtl/>
        </w:rPr>
        <w:t>ושמואל</w:t>
      </w:r>
      <w:r w:rsidR="00CA696B" w:rsidRPr="00CA696B">
        <w:rPr>
          <w:rStyle w:val="afffff3"/>
          <w:rFonts w:hint="cs"/>
          <w:rtl/>
        </w:rPr>
        <w:t>:</w:t>
      </w:r>
      <w:r w:rsidR="00CA696B">
        <w:rPr>
          <w:rFonts w:ascii="Fb Fontext" w:hAnsi="Fb Fontext" w:hint="cs"/>
          <w:sz w:val="32"/>
          <w:rtl/>
        </w:rPr>
        <w:t xml:space="preserve"> </w:t>
      </w:r>
      <w:r w:rsidRPr="00224C4C">
        <w:rPr>
          <w:rFonts w:ascii="Fb Fontext" w:hAnsi="Fb Fontext"/>
          <w:sz w:val="32"/>
          <w:rtl/>
        </w:rPr>
        <w:t>אסור.</w:t>
      </w:r>
    </w:p>
    <w:p w14:paraId="2F0F8C9A" w14:textId="2F0ED0DC" w:rsidR="00A85AC8" w:rsidRPr="00E600D8" w:rsidRDefault="006E0774" w:rsidP="00CA696B">
      <w:pPr>
        <w:pStyle w:val="38"/>
        <w:framePr w:wrap="notBeside"/>
        <w:jc w:val="center"/>
        <w:rPr>
          <w:rtl/>
        </w:rPr>
      </w:pPr>
      <w:r w:rsidRPr="00E600D8">
        <w:rPr>
          <w:rFonts w:hint="cs"/>
          <w:rtl/>
        </w:rPr>
        <w:t xml:space="preserve"> ר'נ לר</w:t>
      </w:r>
      <w:r w:rsidRPr="00E600D8">
        <w:rPr>
          <w:rtl/>
        </w:rPr>
        <w:t>"</w:t>
      </w:r>
      <w:r w:rsidRPr="00E600D8">
        <w:rPr>
          <w:rFonts w:hint="cs"/>
          <w:rtl/>
        </w:rPr>
        <w:t>ע</w:t>
      </w:r>
      <w:r w:rsidR="00A85AC8" w:rsidRPr="00E600D8">
        <w:rPr>
          <w:rtl/>
        </w:rPr>
        <w:t>:</w:t>
      </w:r>
    </w:p>
    <w:p w14:paraId="5D4110A9" w14:textId="66A04F50" w:rsidR="006E0774" w:rsidRPr="00131640" w:rsidRDefault="004F4F3D" w:rsidP="006E0774">
      <w:pPr>
        <w:rPr>
          <w:rtl/>
        </w:rPr>
      </w:pPr>
      <w:r>
        <w:rPr>
          <w:rFonts w:ascii="Fb Fontext" w:hAnsi="Fb Fontext" w:hint="cs"/>
          <w:sz w:val="32"/>
          <w:rtl/>
        </w:rPr>
        <w:t>כש</w:t>
      </w:r>
      <w:r w:rsidR="00231E97">
        <w:rPr>
          <w:rFonts w:ascii="Fb Fontext" w:hAnsi="Fb Fontext" w:hint="cs"/>
          <w:sz w:val="32"/>
          <w:rtl/>
        </w:rPr>
        <w:t>שיחקתם</w:t>
      </w:r>
      <w:r>
        <w:rPr>
          <w:rFonts w:ascii="Fb Fontext" w:hAnsi="Fb Fontext" w:hint="cs"/>
          <w:sz w:val="32"/>
          <w:rtl/>
        </w:rPr>
        <w:t xml:space="preserve"> בבית </w:t>
      </w:r>
      <w:r w:rsidR="006E0774" w:rsidRPr="00224C4C">
        <w:rPr>
          <w:rFonts w:ascii="Fb Fontext" w:hAnsi="Fb Fontext"/>
          <w:sz w:val="32"/>
          <w:rtl/>
        </w:rPr>
        <w:t>שמואל, ב</w:t>
      </w:r>
      <w:r w:rsidR="00231E97">
        <w:rPr>
          <w:rFonts w:ascii="Fb Fontext" w:hAnsi="Fb Fontext" w:hint="cs"/>
          <w:sz w:val="32"/>
          <w:rtl/>
        </w:rPr>
        <w:t>פספסים</w:t>
      </w:r>
      <w:r w:rsidR="006E0774" w:rsidRPr="00224C4C">
        <w:rPr>
          <w:rFonts w:ascii="Fb Fontext" w:hAnsi="Fb Fontext"/>
          <w:sz w:val="32"/>
          <w:rtl/>
        </w:rPr>
        <w:t xml:space="preserve"> מ"ט לא </w:t>
      </w:r>
      <w:r w:rsidR="001D1EE5">
        <w:rPr>
          <w:rFonts w:ascii="Fb Fontext" w:hAnsi="Fb Fontext" w:hint="cs"/>
          <w:sz w:val="32"/>
          <w:rtl/>
        </w:rPr>
        <w:t>אמרתם לי</w:t>
      </w:r>
      <w:r w:rsidR="006E0774" w:rsidRPr="00224C4C">
        <w:rPr>
          <w:rFonts w:ascii="Fb Fontext" w:hAnsi="Fb Fontext"/>
          <w:sz w:val="32"/>
          <w:rtl/>
        </w:rPr>
        <w:t xml:space="preserve"> מהא,</w:t>
      </w:r>
    </w:p>
    <w:p w14:paraId="137E3594" w14:textId="77777777" w:rsidR="00A85AC8" w:rsidRPr="00E600D8" w:rsidRDefault="006E0774" w:rsidP="001D1EE5">
      <w:pPr>
        <w:pStyle w:val="38"/>
        <w:framePr w:wrap="notBeside"/>
        <w:rPr>
          <w:rtl/>
        </w:rPr>
      </w:pPr>
      <w:r w:rsidRPr="00E600D8">
        <w:rPr>
          <w:rFonts w:hint="cs"/>
          <w:rtl/>
        </w:rPr>
        <w:t>דהא לחכמים</w:t>
      </w:r>
      <w:r w:rsidR="00A85AC8" w:rsidRPr="00E600D8">
        <w:rPr>
          <w:rtl/>
        </w:rPr>
        <w:t>:</w:t>
      </w:r>
    </w:p>
    <w:p w14:paraId="24290B2C" w14:textId="5957AC6A" w:rsidR="006E0774" w:rsidRDefault="006E0774" w:rsidP="000D7D8C">
      <w:pPr>
        <w:spacing w:after="120"/>
        <w:rPr>
          <w:rtl/>
        </w:rPr>
      </w:pPr>
      <w:r w:rsidRPr="00224C4C">
        <w:rPr>
          <w:rFonts w:ascii="Fb Fontext" w:hAnsi="Fb Fontext" w:hint="cs"/>
          <w:rtl/>
        </w:rPr>
        <w:t>דע</w:t>
      </w:r>
      <w:r w:rsidRPr="00224C4C">
        <w:rPr>
          <w:rFonts w:ascii="Fb Fontext" w:hAnsi="Fb Fontext"/>
          <w:rtl/>
        </w:rPr>
        <w:t>"</w:t>
      </w:r>
      <w:r w:rsidRPr="00224C4C">
        <w:rPr>
          <w:rFonts w:ascii="Fb Fontext" w:hAnsi="Fb Fontext" w:hint="cs"/>
          <w:rtl/>
        </w:rPr>
        <w:t>ע נרצע מפני שזה מום</w:t>
      </w:r>
      <w:r w:rsidR="001D1EE5">
        <w:rPr>
          <w:rFonts w:ascii="Fb Fontext" w:hAnsi="Fb Fontext" w:hint="cs"/>
          <w:rtl/>
        </w:rPr>
        <w:t>,</w:t>
      </w:r>
      <w:r w:rsidRPr="00224C4C">
        <w:rPr>
          <w:rFonts w:ascii="Fb Fontext" w:hAnsi="Fb Fontext" w:hint="cs"/>
          <w:rtl/>
        </w:rPr>
        <w:t xml:space="preserve"> ה</w:t>
      </w:r>
      <w:r w:rsidR="001D1EE5">
        <w:rPr>
          <w:rFonts w:ascii="Fb Fontext" w:hAnsi="Fb Fontext" w:hint="cs"/>
          <w:rtl/>
        </w:rPr>
        <w:t>יה לו</w:t>
      </w:r>
      <w:r w:rsidRPr="00224C4C">
        <w:rPr>
          <w:rFonts w:ascii="Fb Fontext" w:hAnsi="Fb Fontext" w:hint="cs"/>
          <w:rtl/>
        </w:rPr>
        <w:t xml:space="preserve"> לומר דבעינא אהבתי את אשתי ו</w:t>
      </w:r>
      <w:r w:rsidR="00B35B36">
        <w:rPr>
          <w:rFonts w:ascii="Fb Fontext" w:hAnsi="Fb Fontext" w:hint="cs"/>
          <w:rtl/>
        </w:rPr>
        <w:t>אין</w:t>
      </w:r>
      <w:r w:rsidRPr="00224C4C">
        <w:rPr>
          <w:rFonts w:ascii="Fb Fontext" w:hAnsi="Fb Fontext" w:hint="cs"/>
          <w:rtl/>
        </w:rPr>
        <w:t>, בהכרח דמוסר לו</w:t>
      </w:r>
      <w:r w:rsidR="001D1EE5">
        <w:rPr>
          <w:rFonts w:ascii="Fb Fontext" w:hAnsi="Fb Fontext" w:hint="cs"/>
          <w:rtl/>
        </w:rPr>
        <w:t>,</w:t>
      </w:r>
    </w:p>
    <w:p w14:paraId="76D8C57F" w14:textId="75E3B6C9" w:rsidR="007309FA" w:rsidRPr="00131640" w:rsidRDefault="007309FA" w:rsidP="007309FA">
      <w:pPr>
        <w:pStyle w:val="affffb"/>
        <w:rPr>
          <w:rtl/>
        </w:rPr>
      </w:pPr>
      <w:r w:rsidRPr="007309FA">
        <w:rPr>
          <w:rtl/>
        </w:rPr>
        <w:t>***</w:t>
      </w:r>
    </w:p>
    <w:p w14:paraId="4347AF84" w14:textId="77777777" w:rsidR="009469D7" w:rsidRDefault="006E0774" w:rsidP="00F65F8B">
      <w:pPr>
        <w:pStyle w:val="affffb"/>
        <w:rPr>
          <w:rtl/>
        </w:rPr>
      </w:pPr>
      <w:r w:rsidRPr="00224C4C">
        <w:rPr>
          <w:rFonts w:hint="cs"/>
          <w:rtl/>
        </w:rPr>
        <w:t>א</w:t>
      </w:r>
      <w:r w:rsidRPr="00224C4C">
        <w:rPr>
          <w:rtl/>
        </w:rPr>
        <w:t>בעיא להו: כהן, מהו ביפת תואר?</w:t>
      </w:r>
    </w:p>
    <w:p w14:paraId="37E59CA6" w14:textId="4D8D5D78" w:rsidR="006E0774" w:rsidRPr="00131640" w:rsidRDefault="006E0774" w:rsidP="001D340C">
      <w:pPr>
        <w:pStyle w:val="afffff4"/>
        <w:rPr>
          <w:rtl/>
        </w:rPr>
      </w:pPr>
      <w:r w:rsidRPr="00224C4C">
        <w:rPr>
          <w:rtl/>
        </w:rPr>
        <w:t xml:space="preserve">חידוש הוא, </w:t>
      </w:r>
      <w:r w:rsidR="000D7D8C">
        <w:rPr>
          <w:rFonts w:hint="cs"/>
          <w:rtl/>
        </w:rPr>
        <w:t>ל''ש</w:t>
      </w:r>
      <w:r w:rsidRPr="00224C4C">
        <w:rPr>
          <w:rtl/>
        </w:rPr>
        <w:t xml:space="preserve"> כהן ול</w:t>
      </w:r>
      <w:r w:rsidR="000D7D8C">
        <w:rPr>
          <w:rFonts w:hint="cs"/>
          <w:rtl/>
        </w:rPr>
        <w:t>''ש</w:t>
      </w:r>
      <w:r w:rsidRPr="00224C4C">
        <w:rPr>
          <w:rtl/>
        </w:rPr>
        <w:t xml:space="preserve"> ישראל,</w:t>
      </w:r>
      <w:r w:rsidRPr="00224C4C">
        <w:rPr>
          <w:rtl/>
        </w:rPr>
        <w:tab/>
      </w:r>
      <w:r w:rsidR="001D340C">
        <w:rPr>
          <w:rFonts w:hint="cs"/>
          <w:rtl/>
        </w:rPr>
        <w:t xml:space="preserve"> </w:t>
      </w:r>
      <w:r w:rsidRPr="00210DF6">
        <w:rPr>
          <w:rStyle w:val="afffa"/>
          <w:rFonts w:cs="BA TM • Vilna Extra-Bold"/>
          <w:bCs w:val="0"/>
          <w:rtl/>
        </w:rPr>
        <w:t>או</w:t>
      </w:r>
      <w:r w:rsidRPr="00224C4C">
        <w:rPr>
          <w:rtl/>
        </w:rPr>
        <w:t xml:space="preserve"> שאני כהנים, </w:t>
      </w:r>
      <w:r w:rsidR="001D340C">
        <w:rPr>
          <w:rFonts w:hint="cs"/>
          <w:rtl/>
        </w:rPr>
        <w:t>ש</w:t>
      </w:r>
      <w:r w:rsidRPr="00224C4C">
        <w:rPr>
          <w:rtl/>
        </w:rPr>
        <w:t>ריבה בהן מצות יתרות?</w:t>
      </w:r>
    </w:p>
    <w:p w14:paraId="7EB7537C" w14:textId="237418AB" w:rsidR="006E0774" w:rsidRPr="00131640" w:rsidRDefault="006E0774" w:rsidP="006E0774">
      <w:pPr>
        <w:rPr>
          <w:rtl/>
        </w:rPr>
      </w:pPr>
      <w:r w:rsidRPr="00224C4C">
        <w:rPr>
          <w:rFonts w:ascii="Fb Fontext" w:hAnsi="Fb Fontext"/>
          <w:sz w:val="32"/>
          <w:rtl/>
        </w:rPr>
        <w:t xml:space="preserve">בביאה ראשונה </w:t>
      </w:r>
      <w:r w:rsidR="001F4D04" w:rsidRPr="001D340C">
        <w:rPr>
          <w:rStyle w:val="afffff3"/>
          <w:rFonts w:hint="cs"/>
          <w:rtl/>
        </w:rPr>
        <w:t>ל</w:t>
      </w:r>
      <w:r w:rsidRPr="001D340C">
        <w:rPr>
          <w:rStyle w:val="afffff3"/>
          <w:rtl/>
        </w:rPr>
        <w:t>כ"ע</w:t>
      </w:r>
      <w:r w:rsidRPr="00224C4C">
        <w:rPr>
          <w:rFonts w:ascii="Fb Fontext" w:hAnsi="Fb Fontext"/>
          <w:sz w:val="32"/>
          <w:rtl/>
        </w:rPr>
        <w:t xml:space="preserve"> דשרי, דלא דברה תורה אלא כנגד יצ</w:t>
      </w:r>
      <w:r w:rsidR="001F4D04">
        <w:rPr>
          <w:rFonts w:ascii="Fb Fontext" w:hAnsi="Fb Fontext" w:hint="cs"/>
          <w:sz w:val="32"/>
          <w:rtl/>
        </w:rPr>
        <w:t>ה''ר</w:t>
      </w:r>
      <w:r w:rsidRPr="00224C4C">
        <w:rPr>
          <w:rFonts w:ascii="Fb Fontext" w:hAnsi="Fb Fontext"/>
          <w:sz w:val="32"/>
          <w:rtl/>
        </w:rPr>
        <w:t>,</w:t>
      </w:r>
    </w:p>
    <w:p w14:paraId="5A0AAB50" w14:textId="0934D268" w:rsidR="006E0774" w:rsidRPr="00131640" w:rsidRDefault="001F4D04" w:rsidP="006E0774">
      <w:pPr>
        <w:rPr>
          <w:rtl/>
        </w:rPr>
      </w:pPr>
      <w:r>
        <w:rPr>
          <w:rFonts w:ascii="Fb Fontext" w:hAnsi="Fb Fontext" w:hint="cs"/>
          <w:rtl/>
        </w:rPr>
        <w:t>בביאה שניה חלקו</w:t>
      </w:r>
      <w:r w:rsidR="006E0774" w:rsidRPr="00224C4C">
        <w:rPr>
          <w:rFonts w:ascii="Fb Fontext" w:hAnsi="Fb Fontext" w:hint="cs"/>
          <w:rtl/>
        </w:rPr>
        <w:t xml:space="preserve"> </w:t>
      </w:r>
      <w:r w:rsidR="006E0774" w:rsidRPr="001F4D04">
        <w:rPr>
          <w:rStyle w:val="afffff3"/>
          <w:rFonts w:hint="cs"/>
          <w:rtl/>
        </w:rPr>
        <w:t>ל</w:t>
      </w:r>
      <w:r w:rsidR="006E0774" w:rsidRPr="001F4D04">
        <w:rPr>
          <w:rStyle w:val="afffff3"/>
          <w:rtl/>
        </w:rPr>
        <w:t>רב</w:t>
      </w:r>
      <w:r w:rsidR="006E0774" w:rsidRPr="001F4D04">
        <w:rPr>
          <w:rStyle w:val="afffff3"/>
          <w:rFonts w:hint="cs"/>
          <w:rtl/>
        </w:rPr>
        <w:t>:</w:t>
      </w:r>
      <w:r w:rsidR="006E0774" w:rsidRPr="00224C4C">
        <w:rPr>
          <w:rFonts w:ascii="Fb Fontext" w:hAnsi="Fb Fontext"/>
          <w:rtl/>
        </w:rPr>
        <w:t xml:space="preserve"> מותר, הואיל ואישתריא אישתרי.</w:t>
      </w:r>
    </w:p>
    <w:p w14:paraId="665B1239" w14:textId="24B08FA7" w:rsidR="006E0774" w:rsidRPr="00131640" w:rsidRDefault="006E0774" w:rsidP="001F4D04">
      <w:pPr>
        <w:ind w:left="678" w:firstLine="113"/>
        <w:rPr>
          <w:rtl/>
        </w:rPr>
      </w:pPr>
      <w:r w:rsidRPr="001F4D04">
        <w:rPr>
          <w:rStyle w:val="afffff3"/>
          <w:rtl/>
        </w:rPr>
        <w:t>ו</w:t>
      </w:r>
      <w:r w:rsidRPr="001F4D04">
        <w:rPr>
          <w:rStyle w:val="afffff3"/>
          <w:rFonts w:hint="cs"/>
          <w:rtl/>
        </w:rPr>
        <w:t>ל</w:t>
      </w:r>
      <w:r w:rsidRPr="001F4D04">
        <w:rPr>
          <w:rStyle w:val="afffff3"/>
          <w:rtl/>
        </w:rPr>
        <w:t>שמואל</w:t>
      </w:r>
      <w:r w:rsidRPr="001F4D04">
        <w:rPr>
          <w:rStyle w:val="afffff3"/>
          <w:rFonts w:hint="cs"/>
          <w:rtl/>
        </w:rPr>
        <w:t>:</w:t>
      </w:r>
      <w:r w:rsidRPr="00224C4C">
        <w:rPr>
          <w:rFonts w:ascii="Fb Fontext" w:hAnsi="Fb Fontext"/>
          <w:sz w:val="32"/>
          <w:rtl/>
        </w:rPr>
        <w:t xml:space="preserve"> אסור, ד</w:t>
      </w:r>
      <w:r w:rsidR="001F4D04">
        <w:rPr>
          <w:rFonts w:ascii="Fb Fontext" w:hAnsi="Fb Fontext" w:hint="cs"/>
          <w:sz w:val="32"/>
          <w:rtl/>
        </w:rPr>
        <w:t>גיורת לכהן לא חזי</w:t>
      </w:r>
    </w:p>
    <w:p w14:paraId="6D6CFDB4" w14:textId="56127509" w:rsidR="00A85AC8" w:rsidRPr="00E600D8" w:rsidRDefault="006E0774" w:rsidP="001F4D04">
      <w:pPr>
        <w:pStyle w:val="38"/>
        <w:framePr w:wrap="notBeside"/>
        <w:rPr>
          <w:rtl/>
        </w:rPr>
      </w:pPr>
      <w:r w:rsidRPr="00E600D8">
        <w:rPr>
          <w:rtl/>
        </w:rPr>
        <w:t>א"ד</w:t>
      </w:r>
      <w:r w:rsidR="00A85AC8" w:rsidRPr="00E600D8">
        <w:rPr>
          <w:rtl/>
        </w:rPr>
        <w:t>:</w:t>
      </w:r>
    </w:p>
    <w:p w14:paraId="4ED6FFB4" w14:textId="76FD45D5" w:rsidR="006E0774" w:rsidRPr="00131640" w:rsidRDefault="006E0774" w:rsidP="006E0774">
      <w:pPr>
        <w:rPr>
          <w:rtl/>
        </w:rPr>
      </w:pPr>
      <w:r w:rsidRPr="00224C4C">
        <w:rPr>
          <w:rFonts w:ascii="Fb Fontext" w:hAnsi="Fb Fontext"/>
          <w:sz w:val="32"/>
          <w:rtl/>
        </w:rPr>
        <w:t xml:space="preserve">בביאה שניה - </w:t>
      </w:r>
      <w:r w:rsidR="001F4D04" w:rsidRPr="001F4D04">
        <w:rPr>
          <w:rStyle w:val="afffff3"/>
          <w:rFonts w:hint="cs"/>
          <w:rtl/>
        </w:rPr>
        <w:t>ל</w:t>
      </w:r>
      <w:r w:rsidRPr="001F4D04">
        <w:rPr>
          <w:rStyle w:val="afffff3"/>
          <w:rtl/>
        </w:rPr>
        <w:t>כ"ע</w:t>
      </w:r>
      <w:r w:rsidR="001F4D04">
        <w:rPr>
          <w:rFonts w:ascii="Fb Fontext" w:hAnsi="Fb Fontext" w:hint="cs"/>
          <w:sz w:val="32"/>
          <w:rtl/>
        </w:rPr>
        <w:t xml:space="preserve"> </w:t>
      </w:r>
      <w:r w:rsidRPr="00224C4C">
        <w:rPr>
          <w:rFonts w:ascii="Fb Fontext" w:hAnsi="Fb Fontext"/>
          <w:sz w:val="32"/>
          <w:rtl/>
        </w:rPr>
        <w:t>אס</w:t>
      </w:r>
      <w:r w:rsidRPr="00224C4C">
        <w:rPr>
          <w:rFonts w:ascii="Fb Fontext" w:hAnsi="Fb Fontext" w:hint="cs"/>
          <w:sz w:val="32"/>
          <w:rtl/>
        </w:rPr>
        <w:t>ורה</w:t>
      </w:r>
      <w:r w:rsidRPr="00224C4C">
        <w:rPr>
          <w:rFonts w:ascii="Fb Fontext" w:hAnsi="Fb Fontext"/>
          <w:sz w:val="32"/>
          <w:rtl/>
        </w:rPr>
        <w:t>, דה</w:t>
      </w:r>
      <w:r w:rsidRPr="00224C4C">
        <w:rPr>
          <w:rFonts w:ascii="Fb Fontext" w:hAnsi="Fb Fontext" w:hint="cs"/>
          <w:sz w:val="32"/>
          <w:rtl/>
        </w:rPr>
        <w:t>ו"ל</w:t>
      </w:r>
      <w:r w:rsidRPr="00224C4C">
        <w:rPr>
          <w:rFonts w:ascii="Fb Fontext" w:hAnsi="Fb Fontext"/>
          <w:sz w:val="32"/>
          <w:rtl/>
        </w:rPr>
        <w:t xml:space="preserve"> גיורת,</w:t>
      </w:r>
    </w:p>
    <w:p w14:paraId="291C84EB" w14:textId="5422937C" w:rsidR="006E0774" w:rsidRPr="00131640" w:rsidRDefault="006E0774" w:rsidP="006E0774">
      <w:pPr>
        <w:rPr>
          <w:rtl/>
        </w:rPr>
      </w:pPr>
      <w:r w:rsidRPr="00224C4C">
        <w:rPr>
          <w:rFonts w:ascii="Fb Fontext" w:hAnsi="Fb Fontext"/>
          <w:rtl/>
        </w:rPr>
        <w:t xml:space="preserve">בביאה ראשונה, </w:t>
      </w:r>
      <w:r w:rsidRPr="001F4D04">
        <w:rPr>
          <w:rStyle w:val="afffff3"/>
          <w:rFonts w:hint="cs"/>
          <w:rtl/>
        </w:rPr>
        <w:t>ל</w:t>
      </w:r>
      <w:r w:rsidRPr="001F4D04">
        <w:rPr>
          <w:rStyle w:val="afffff3"/>
          <w:rtl/>
        </w:rPr>
        <w:t>רב:</w:t>
      </w:r>
      <w:r w:rsidRPr="00224C4C">
        <w:rPr>
          <w:rFonts w:ascii="Fb Fontext" w:hAnsi="Fb Fontext"/>
          <w:rtl/>
        </w:rPr>
        <w:t xml:space="preserve"> מותר, דדברה תורה כנגד יצר הרע.</w:t>
      </w:r>
    </w:p>
    <w:p w14:paraId="4623EDC2" w14:textId="5F874727" w:rsidR="006E0774" w:rsidRPr="00124FF5" w:rsidRDefault="006E0774" w:rsidP="006E0774">
      <w:pPr>
        <w:rPr>
          <w:spacing w:val="0"/>
          <w:rtl/>
        </w:rPr>
      </w:pPr>
      <w:r w:rsidRPr="00124FF5">
        <w:rPr>
          <w:rStyle w:val="afffff3"/>
          <w:spacing w:val="0"/>
          <w:rtl/>
        </w:rPr>
        <w:t>ו</w:t>
      </w:r>
      <w:r w:rsidRPr="00124FF5">
        <w:rPr>
          <w:rStyle w:val="afffff3"/>
          <w:rFonts w:hint="cs"/>
          <w:spacing w:val="0"/>
          <w:rtl/>
        </w:rPr>
        <w:t>ל</w:t>
      </w:r>
      <w:r w:rsidRPr="00124FF5">
        <w:rPr>
          <w:rStyle w:val="afffff3"/>
          <w:spacing w:val="0"/>
          <w:rtl/>
        </w:rPr>
        <w:t>שמואל:</w:t>
      </w:r>
      <w:r w:rsidRPr="00124FF5">
        <w:rPr>
          <w:rFonts w:ascii="Fb Fontext" w:hAnsi="Fb Fontext"/>
          <w:spacing w:val="0"/>
          <w:sz w:val="32"/>
          <w:rtl/>
        </w:rPr>
        <w:t xml:space="preserve"> אסור </w:t>
      </w:r>
      <w:r w:rsidRPr="00124FF5">
        <w:rPr>
          <w:rFonts w:ascii="Fb Fontext" w:hAnsi="Fb Fontext" w:hint="cs"/>
          <w:spacing w:val="0"/>
          <w:sz w:val="32"/>
          <w:rtl/>
        </w:rPr>
        <w:t>ד</w:t>
      </w:r>
      <w:r w:rsidR="001F4D04" w:rsidRPr="00124FF5">
        <w:rPr>
          <w:rFonts w:ascii="Fb Fontext" w:hAnsi="Fb Fontext" w:hint="cs"/>
          <w:spacing w:val="0"/>
          <w:sz w:val="32"/>
          <w:rtl/>
        </w:rPr>
        <w:t xml:space="preserve">כל </w:t>
      </w:r>
      <w:r w:rsidRPr="00124FF5">
        <w:rPr>
          <w:rStyle w:val="affffa"/>
          <w:rFonts w:hint="cs"/>
          <w:spacing w:val="0"/>
          <w:rtl/>
        </w:rPr>
        <w:t>'</w:t>
      </w:r>
      <w:r w:rsidRPr="00124FF5">
        <w:rPr>
          <w:rStyle w:val="affffa"/>
          <w:spacing w:val="0"/>
          <w:rtl/>
        </w:rPr>
        <w:t>והבאתה אל תוך ביתך</w:t>
      </w:r>
      <w:r w:rsidRPr="00124FF5">
        <w:rPr>
          <w:rStyle w:val="affffa"/>
          <w:rFonts w:hint="cs"/>
          <w:spacing w:val="0"/>
          <w:rtl/>
        </w:rPr>
        <w:t>'</w:t>
      </w:r>
      <w:r w:rsidRPr="00124FF5">
        <w:rPr>
          <w:rStyle w:val="affffa"/>
          <w:spacing w:val="0"/>
          <w:rtl/>
        </w:rPr>
        <w:t>,</w:t>
      </w:r>
      <w:r w:rsidRPr="00124FF5">
        <w:rPr>
          <w:rFonts w:ascii="Fb Fontext" w:hAnsi="Fb Fontext"/>
          <w:spacing w:val="0"/>
          <w:sz w:val="32"/>
          <w:rtl/>
        </w:rPr>
        <w:t xml:space="preserve"> קרינא</w:t>
      </w:r>
      <w:r w:rsidRPr="00124FF5">
        <w:rPr>
          <w:rStyle w:val="affffa"/>
          <w:spacing w:val="0"/>
          <w:rtl/>
        </w:rPr>
        <w:t xml:space="preserve"> </w:t>
      </w:r>
      <w:r w:rsidRPr="00124FF5">
        <w:rPr>
          <w:rStyle w:val="affffa"/>
          <w:rFonts w:hint="cs"/>
          <w:spacing w:val="0"/>
          <w:rtl/>
        </w:rPr>
        <w:t>'</w:t>
      </w:r>
      <w:r w:rsidRPr="00124FF5">
        <w:rPr>
          <w:rStyle w:val="affffa"/>
          <w:spacing w:val="0"/>
          <w:rtl/>
        </w:rPr>
        <w:t>וראית בשביה</w:t>
      </w:r>
      <w:r w:rsidRPr="00124FF5">
        <w:rPr>
          <w:rStyle w:val="affffa"/>
          <w:rFonts w:hint="cs"/>
          <w:spacing w:val="0"/>
          <w:rtl/>
        </w:rPr>
        <w:t>'</w:t>
      </w:r>
      <w:r w:rsidRPr="00124FF5">
        <w:rPr>
          <w:rStyle w:val="affffa"/>
          <w:spacing w:val="0"/>
          <w:rtl/>
        </w:rPr>
        <w:t>,</w:t>
      </w:r>
    </w:p>
    <w:p w14:paraId="6B6502C4" w14:textId="54BF1170" w:rsidR="006E0774" w:rsidRPr="00131640" w:rsidRDefault="001F4D04" w:rsidP="006E0774">
      <w:pPr>
        <w:rPr>
          <w:rtl/>
        </w:rPr>
      </w:pPr>
      <w:r w:rsidRPr="00124FF5">
        <w:rPr>
          <w:rFonts w:ascii="Fb Fontext" w:hAnsi="Fb Fontext" w:hint="cs"/>
          <w:spacing w:val="0"/>
          <w:sz w:val="32"/>
          <w:rtl/>
        </w:rPr>
        <w:t>וכש</w:t>
      </w:r>
      <w:r w:rsidR="006E0774" w:rsidRPr="00124FF5">
        <w:rPr>
          <w:rFonts w:ascii="Fb Fontext" w:hAnsi="Fb Fontext"/>
          <w:spacing w:val="0"/>
          <w:sz w:val="32"/>
          <w:rtl/>
        </w:rPr>
        <w:t>לא קרינא</w:t>
      </w:r>
      <w:r w:rsidR="006E0774" w:rsidRPr="00124FF5">
        <w:rPr>
          <w:rStyle w:val="affffa"/>
          <w:spacing w:val="0"/>
          <w:rtl/>
        </w:rPr>
        <w:t xml:space="preserve"> </w:t>
      </w:r>
      <w:r w:rsidR="006E0774" w:rsidRPr="00124FF5">
        <w:rPr>
          <w:rStyle w:val="affffa"/>
          <w:rFonts w:hint="cs"/>
          <w:spacing w:val="0"/>
          <w:rtl/>
        </w:rPr>
        <w:t>'</w:t>
      </w:r>
      <w:r w:rsidR="006E0774" w:rsidRPr="00124FF5">
        <w:rPr>
          <w:rStyle w:val="affffa"/>
          <w:spacing w:val="0"/>
          <w:rtl/>
        </w:rPr>
        <w:t>והבאתה אל תוך ביתך</w:t>
      </w:r>
      <w:r w:rsidR="006E0774" w:rsidRPr="00124FF5">
        <w:rPr>
          <w:rStyle w:val="affffa"/>
          <w:rFonts w:hint="cs"/>
          <w:spacing w:val="0"/>
          <w:rtl/>
        </w:rPr>
        <w:t>'</w:t>
      </w:r>
      <w:r w:rsidR="006E0774" w:rsidRPr="00124FF5">
        <w:rPr>
          <w:rStyle w:val="affffa"/>
          <w:spacing w:val="0"/>
          <w:rtl/>
        </w:rPr>
        <w:t>,</w:t>
      </w:r>
      <w:r w:rsidR="006E0774" w:rsidRPr="00124FF5">
        <w:rPr>
          <w:rFonts w:ascii="Fb Fontext" w:hAnsi="Fb Fontext"/>
          <w:spacing w:val="0"/>
          <w:sz w:val="32"/>
          <w:rtl/>
        </w:rPr>
        <w:t xml:space="preserve"> לא קרינא </w:t>
      </w:r>
      <w:r w:rsidR="006E0774" w:rsidRPr="00124FF5">
        <w:rPr>
          <w:rStyle w:val="affffa"/>
          <w:rFonts w:hint="cs"/>
          <w:spacing w:val="0"/>
          <w:rtl/>
        </w:rPr>
        <w:t>'</w:t>
      </w:r>
      <w:r w:rsidR="006E0774" w:rsidRPr="00124FF5">
        <w:rPr>
          <w:rStyle w:val="affffa"/>
          <w:spacing w:val="0"/>
          <w:rtl/>
        </w:rPr>
        <w:t>וראית בשביה</w:t>
      </w:r>
      <w:r w:rsidR="006E0774" w:rsidRPr="00124FF5">
        <w:rPr>
          <w:rStyle w:val="affffa"/>
          <w:rFonts w:hint="cs"/>
          <w:spacing w:val="0"/>
          <w:rtl/>
        </w:rPr>
        <w:t>'</w:t>
      </w:r>
      <w:r w:rsidR="006E0774" w:rsidRPr="00124FF5">
        <w:rPr>
          <w:rStyle w:val="affffa"/>
          <w:spacing w:val="0"/>
          <w:rtl/>
        </w:rPr>
        <w:t>.</w:t>
      </w:r>
    </w:p>
    <w:p w14:paraId="1D280A7F" w14:textId="77777777" w:rsidR="006E0774" w:rsidRPr="00131640" w:rsidRDefault="006E0774" w:rsidP="00841728">
      <w:pPr>
        <w:pStyle w:val="affffb"/>
        <w:rPr>
          <w:rtl/>
        </w:rPr>
        <w:pPrChange w:id="90081" w:author="קלוד" w:date="2026-10-08T12:07:40Z">
          <w:pPr>
            <w:pStyle w:val="affb"/>
          </w:pPr>
        </w:pPrChange>
      </w:pPr>
      <w:del w:id="90079" w:author="קלוד" w:date="2026-10-08T12:07:40Z">
        <w:r w:rsidRPr="00224C4C">
          <w:rPr>
            <w:rFonts w:hint="cs"/>
            <w:rtl/>
          </w:rPr>
          <w:delText xml:space="preserve">׹</w:delText>
        </w:r>
      </w:del>
      <w:ins w:id="90080" w:author="קלוד" w:date="2026-10-08T12:07:40Z">
        <w:r>
          <w:rPr>
            <w:color w:val="7B3F00"/>
          </w:rPr>
          <w:t xml:space="preserve">יפת תואר</w:t>
        </w:r>
      </w:ins>
    </w:p>
    <w:p w14:paraId="24277631" w14:textId="77777777" w:rsidR="006E0774" w:rsidRPr="00131640" w:rsidRDefault="006E0774" w:rsidP="0010529F">
      <w:pPr>
        <w:pStyle w:val="afff0"/>
        <w:framePr w:wrap="around"/>
        <w:rPr>
          <w:rtl/>
        </w:rPr>
      </w:pPr>
      <w:r w:rsidRPr="00224C4C">
        <w:rPr>
          <w:rFonts w:hint="cs"/>
          <w:rtl/>
        </w:rPr>
        <w:t>כב.</w:t>
      </w:r>
    </w:p>
    <w:p w14:paraId="7D5A202C" w14:textId="0985350A" w:rsidR="00A85AC8" w:rsidRPr="00E600D8" w:rsidRDefault="00FA3780" w:rsidP="00845DB1">
      <w:pPr>
        <w:pStyle w:val="38"/>
        <w:framePr w:wrap="notBeside"/>
        <w:rPr>
          <w:rtl/>
        </w:rPr>
      </w:pPr>
      <w:r w:rsidRPr="00E600D8">
        <w:rPr>
          <w:rFonts w:hint="cs"/>
          <w:rtl/>
        </w:rPr>
        <w:t>ת</w:t>
      </w:r>
      <w:r w:rsidR="006E0774" w:rsidRPr="00E600D8">
        <w:rPr>
          <w:rtl/>
        </w:rPr>
        <w:t>"ר</w:t>
      </w:r>
      <w:r w:rsidR="00A85AC8" w:rsidRPr="00E600D8">
        <w:rPr>
          <w:rtl/>
        </w:rPr>
        <w:t>:</w:t>
      </w:r>
    </w:p>
    <w:p w14:paraId="18EDF74A" w14:textId="5779F934" w:rsidR="006E0774" w:rsidRPr="00131640" w:rsidRDefault="006E0774" w:rsidP="006E0774">
      <w:pPr>
        <w:rPr>
          <w:rtl/>
        </w:rPr>
      </w:pPr>
      <w:r w:rsidRPr="00224C4C">
        <w:rPr>
          <w:rStyle w:val="affffa"/>
          <w:rFonts w:hint="cs"/>
          <w:rtl/>
        </w:rPr>
        <w:t>'</w:t>
      </w:r>
      <w:r w:rsidRPr="00224C4C">
        <w:rPr>
          <w:rStyle w:val="affffa"/>
          <w:rtl/>
        </w:rPr>
        <w:t>וראית בשביה</w:t>
      </w:r>
      <w:r w:rsidRPr="00224C4C">
        <w:rPr>
          <w:rStyle w:val="affffa"/>
          <w:rFonts w:hint="cs"/>
          <w:rtl/>
        </w:rPr>
        <w:t>'</w:t>
      </w:r>
      <w:r w:rsidR="00FA3780">
        <w:rPr>
          <w:rStyle w:val="affffa"/>
          <w:rFonts w:hint="cs"/>
          <w:rtl/>
        </w:rPr>
        <w:t>-</w:t>
      </w:r>
      <w:r w:rsidRPr="00224C4C">
        <w:rPr>
          <w:rFonts w:ascii="Fb Fontext" w:hAnsi="Fb Fontext"/>
          <w:sz w:val="32"/>
          <w:rtl/>
        </w:rPr>
        <w:t xml:space="preserve"> בשעת שביה,</w:t>
      </w:r>
      <w:r w:rsidRPr="00224C4C">
        <w:rPr>
          <w:rStyle w:val="affffa"/>
          <w:rtl/>
        </w:rPr>
        <w:t xml:space="preserve"> </w:t>
      </w:r>
      <w:r w:rsidRPr="00224C4C">
        <w:rPr>
          <w:rStyle w:val="affffa"/>
          <w:rFonts w:hint="cs"/>
          <w:rtl/>
        </w:rPr>
        <w:t>'</w:t>
      </w:r>
      <w:r w:rsidRPr="00224C4C">
        <w:rPr>
          <w:rStyle w:val="affffa"/>
          <w:rtl/>
        </w:rPr>
        <w:t>אשת</w:t>
      </w:r>
      <w:r w:rsidRPr="00224C4C">
        <w:rPr>
          <w:rStyle w:val="affffa"/>
          <w:rFonts w:hint="cs"/>
          <w:rtl/>
        </w:rPr>
        <w:t>'</w:t>
      </w:r>
      <w:r w:rsidRPr="00224C4C">
        <w:rPr>
          <w:rStyle w:val="affffa"/>
          <w:rtl/>
        </w:rPr>
        <w:t xml:space="preserve"> </w:t>
      </w:r>
      <w:r w:rsidR="00FA3780">
        <w:rPr>
          <w:rFonts w:ascii="Fb Fontext" w:hAnsi="Fb Fontext" w:hint="cs"/>
          <w:sz w:val="32"/>
          <w:rtl/>
        </w:rPr>
        <w:t xml:space="preserve">- </w:t>
      </w:r>
      <w:r w:rsidRPr="00224C4C">
        <w:rPr>
          <w:rFonts w:ascii="Fb Fontext" w:hAnsi="Fb Fontext"/>
          <w:sz w:val="32"/>
          <w:rtl/>
        </w:rPr>
        <w:t>ואפילו אשת איש,</w:t>
      </w:r>
    </w:p>
    <w:p w14:paraId="58C54D5E" w14:textId="77777777" w:rsidR="009469D7" w:rsidRDefault="006E0774" w:rsidP="006E0774">
      <w:pPr>
        <w:rPr>
          <w:rFonts w:ascii="Fb Fontext" w:hAnsi="Fb Fontext"/>
          <w:sz w:val="32"/>
          <w:rtl/>
        </w:rPr>
      </w:pPr>
      <w:r w:rsidRPr="00224C4C">
        <w:rPr>
          <w:rStyle w:val="affffa"/>
          <w:rFonts w:hint="cs"/>
          <w:rtl/>
        </w:rPr>
        <w:lastRenderedPageBreak/>
        <w:t>'</w:t>
      </w:r>
      <w:r w:rsidRPr="00224C4C">
        <w:rPr>
          <w:rStyle w:val="affffa"/>
          <w:rtl/>
        </w:rPr>
        <w:t>יפת תואר</w:t>
      </w:r>
      <w:r w:rsidRPr="00224C4C">
        <w:rPr>
          <w:rStyle w:val="affffa"/>
          <w:rFonts w:hint="cs"/>
          <w:rtl/>
        </w:rPr>
        <w:t>'</w:t>
      </w:r>
      <w:r w:rsidRPr="00224C4C">
        <w:rPr>
          <w:rStyle w:val="affffa"/>
          <w:rtl/>
        </w:rPr>
        <w:t xml:space="preserve"> </w:t>
      </w:r>
      <w:r w:rsidRPr="00224C4C">
        <w:rPr>
          <w:rFonts w:ascii="Fb Fontext" w:hAnsi="Fb Fontext"/>
          <w:rtl/>
        </w:rPr>
        <w:t>- דברה תורה כנגד יצר הרע, מוטב שיאכלו ישראל</w:t>
      </w:r>
      <w:r w:rsidR="00A109C3">
        <w:rPr>
          <w:rFonts w:ascii="Fb Fontext" w:hAnsi="Fb Fontext"/>
          <w:rtl/>
        </w:rPr>
        <w:br/>
      </w:r>
      <w:r w:rsidRPr="00224C4C">
        <w:rPr>
          <w:rFonts w:ascii="Fb Fontext" w:hAnsi="Fb Fontext"/>
          <w:rtl/>
        </w:rPr>
        <w:t xml:space="preserve"> </w:t>
      </w:r>
      <w:r w:rsidR="00A109C3">
        <w:rPr>
          <w:rFonts w:ascii="Fb Fontext" w:hAnsi="Fb Fontext"/>
          <w:rtl/>
        </w:rPr>
        <w:tab/>
      </w:r>
      <w:r w:rsidR="00A109C3">
        <w:rPr>
          <w:rFonts w:ascii="Fb Fontext" w:hAnsi="Fb Fontext"/>
          <w:rtl/>
        </w:rPr>
        <w:tab/>
      </w:r>
      <w:r w:rsidR="00A109C3">
        <w:rPr>
          <w:rFonts w:ascii="Fb Fontext" w:hAnsi="Fb Fontext"/>
          <w:rtl/>
        </w:rPr>
        <w:tab/>
      </w:r>
      <w:r w:rsidR="00A109C3">
        <w:rPr>
          <w:rFonts w:ascii="Fb Fontext" w:hAnsi="Fb Fontext"/>
          <w:rtl/>
        </w:rPr>
        <w:tab/>
      </w:r>
      <w:r w:rsidRPr="00224C4C">
        <w:rPr>
          <w:rFonts w:ascii="Fb Fontext" w:hAnsi="Fb Fontext"/>
          <w:rtl/>
        </w:rPr>
        <w:t>בשר תמותות שחוטות</w:t>
      </w:r>
      <w:r w:rsidRPr="00224C4C">
        <w:rPr>
          <w:rFonts w:ascii="Fb Fontext" w:hAnsi="Fb Fontext" w:hint="cs"/>
          <w:sz w:val="32"/>
          <w:rtl/>
        </w:rPr>
        <w:t xml:space="preserve"> </w:t>
      </w:r>
      <w:r w:rsidRPr="00224C4C">
        <w:rPr>
          <w:rFonts w:ascii="Fb Fontext" w:hAnsi="Fb Fontext"/>
          <w:sz w:val="32"/>
          <w:rtl/>
        </w:rPr>
        <w:t>ו</w:t>
      </w:r>
      <w:r w:rsidR="00845DB1">
        <w:rPr>
          <w:rFonts w:ascii="Fb Fontext" w:hAnsi="Fb Fontext" w:hint="cs"/>
          <w:sz w:val="32"/>
          <w:rtl/>
        </w:rPr>
        <w:t xml:space="preserve">לא </w:t>
      </w:r>
      <w:r w:rsidRPr="00224C4C">
        <w:rPr>
          <w:rFonts w:ascii="Fb Fontext" w:hAnsi="Fb Fontext"/>
          <w:sz w:val="32"/>
          <w:rtl/>
        </w:rPr>
        <w:t>יאכלו בשר תמותות נבילות,</w:t>
      </w:r>
    </w:p>
    <w:p w14:paraId="1FE13381" w14:textId="77777777" w:rsidR="009469D7" w:rsidRDefault="006E0774" w:rsidP="006E0774">
      <w:pPr>
        <w:rPr>
          <w:rStyle w:val="affffa"/>
          <w:rtl/>
        </w:rPr>
      </w:pPr>
      <w:r w:rsidRPr="00224C4C">
        <w:rPr>
          <w:rStyle w:val="affffa"/>
          <w:rFonts w:hint="cs"/>
          <w:rtl/>
        </w:rPr>
        <w:t>'</w:t>
      </w:r>
      <w:r w:rsidRPr="00224C4C">
        <w:rPr>
          <w:rStyle w:val="affffa"/>
          <w:rtl/>
        </w:rPr>
        <w:t>וחשקת</w:t>
      </w:r>
      <w:r w:rsidRPr="00224C4C">
        <w:rPr>
          <w:rStyle w:val="affffa"/>
          <w:rFonts w:hint="cs"/>
          <w:rtl/>
        </w:rPr>
        <w:t>'</w:t>
      </w:r>
      <w:r w:rsidRPr="00224C4C">
        <w:rPr>
          <w:rStyle w:val="affffa"/>
          <w:rtl/>
        </w:rPr>
        <w:t xml:space="preserve"> </w:t>
      </w:r>
      <w:r w:rsidRPr="00224C4C">
        <w:rPr>
          <w:rFonts w:ascii="Fb Fontext" w:hAnsi="Fb Fontext"/>
          <w:sz w:val="32"/>
          <w:rtl/>
        </w:rPr>
        <w:t>- אע"פ שאינה נאה,</w:t>
      </w:r>
      <w:r w:rsidRPr="00224C4C">
        <w:rPr>
          <w:rStyle w:val="affffa"/>
          <w:rtl/>
        </w:rPr>
        <w:t xml:space="preserve"> </w:t>
      </w:r>
      <w:r w:rsidRPr="00224C4C">
        <w:rPr>
          <w:rStyle w:val="affffa"/>
          <w:rFonts w:hint="cs"/>
          <w:rtl/>
        </w:rPr>
        <w:t>'</w:t>
      </w:r>
      <w:r w:rsidRPr="00224C4C">
        <w:rPr>
          <w:rStyle w:val="affffa"/>
          <w:rtl/>
        </w:rPr>
        <w:t>בה</w:t>
      </w:r>
      <w:r w:rsidRPr="00224C4C">
        <w:rPr>
          <w:rStyle w:val="affffa"/>
          <w:rFonts w:hint="cs"/>
          <w:rtl/>
        </w:rPr>
        <w:t>'</w:t>
      </w:r>
      <w:r w:rsidRPr="00224C4C">
        <w:rPr>
          <w:rStyle w:val="affffa"/>
          <w:rtl/>
        </w:rPr>
        <w:t xml:space="preserve"> </w:t>
      </w:r>
      <w:r w:rsidRPr="00224C4C">
        <w:rPr>
          <w:rFonts w:ascii="Fb Fontext" w:hAnsi="Fb Fontext"/>
          <w:sz w:val="32"/>
          <w:rtl/>
        </w:rPr>
        <w:t>- ולא בה ובחברתה,</w:t>
      </w:r>
    </w:p>
    <w:p w14:paraId="1D717B82" w14:textId="77777777" w:rsidR="009469D7" w:rsidRDefault="006E0774" w:rsidP="006E0774">
      <w:pPr>
        <w:rPr>
          <w:rFonts w:ascii="Fb Fontext" w:hAnsi="Fb Fontext"/>
          <w:rtl/>
        </w:rPr>
      </w:pPr>
      <w:r w:rsidRPr="00224C4C">
        <w:rPr>
          <w:rStyle w:val="affffa"/>
          <w:rFonts w:hint="cs"/>
          <w:rtl/>
        </w:rPr>
        <w:t>'</w:t>
      </w:r>
      <w:r w:rsidRPr="00224C4C">
        <w:rPr>
          <w:rStyle w:val="affffa"/>
          <w:rtl/>
        </w:rPr>
        <w:t>ולקחת</w:t>
      </w:r>
      <w:r w:rsidRPr="00224C4C">
        <w:rPr>
          <w:rStyle w:val="affffa"/>
          <w:rFonts w:hint="cs"/>
          <w:rtl/>
        </w:rPr>
        <w:t>'</w:t>
      </w:r>
      <w:r w:rsidRPr="00224C4C">
        <w:rPr>
          <w:rStyle w:val="affffa"/>
          <w:rtl/>
        </w:rPr>
        <w:t xml:space="preserve"> </w:t>
      </w:r>
      <w:r w:rsidRPr="00224C4C">
        <w:rPr>
          <w:rFonts w:ascii="Fb Fontext" w:hAnsi="Fb Fontext"/>
          <w:rtl/>
        </w:rPr>
        <w:t>- ליקוחין יש לך בה,</w:t>
      </w:r>
    </w:p>
    <w:p w14:paraId="63526715" w14:textId="77777777" w:rsidR="009469D7" w:rsidRDefault="006E0774" w:rsidP="006E0774">
      <w:pPr>
        <w:rPr>
          <w:rFonts w:ascii="Fb Fontext" w:hAnsi="Fb Fontext"/>
          <w:rtl/>
        </w:rPr>
      </w:pPr>
      <w:r w:rsidRPr="00224C4C">
        <w:rPr>
          <w:rStyle w:val="affffa"/>
          <w:rFonts w:hint="cs"/>
          <w:rtl/>
        </w:rPr>
        <w:t>'</w:t>
      </w:r>
      <w:r w:rsidRPr="00224C4C">
        <w:rPr>
          <w:rStyle w:val="affffa"/>
          <w:rtl/>
        </w:rPr>
        <w:t>לך לאשה</w:t>
      </w:r>
      <w:r w:rsidRPr="00224C4C">
        <w:rPr>
          <w:rStyle w:val="affffa"/>
          <w:rFonts w:hint="cs"/>
          <w:rtl/>
        </w:rPr>
        <w:t>'</w:t>
      </w:r>
      <w:r w:rsidRPr="00224C4C">
        <w:rPr>
          <w:rStyle w:val="affffa"/>
          <w:rtl/>
        </w:rPr>
        <w:t xml:space="preserve"> </w:t>
      </w:r>
      <w:r w:rsidRPr="00224C4C">
        <w:rPr>
          <w:rFonts w:ascii="Fb Fontext" w:hAnsi="Fb Fontext"/>
          <w:rtl/>
        </w:rPr>
        <w:t xml:space="preserve">- שלא יקח שתי נשים, לו </w:t>
      </w:r>
      <w:r w:rsidR="00845DB1">
        <w:rPr>
          <w:rFonts w:ascii="Fb Fontext" w:hAnsi="Fb Fontext" w:hint="cs"/>
          <w:rtl/>
        </w:rPr>
        <w:t>ו</w:t>
      </w:r>
      <w:r w:rsidRPr="00224C4C">
        <w:rPr>
          <w:rFonts w:ascii="Fb Fontext" w:hAnsi="Fb Fontext"/>
          <w:rtl/>
        </w:rPr>
        <w:t xml:space="preserve">לאביו, לו </w:t>
      </w:r>
      <w:r w:rsidR="00845DB1">
        <w:rPr>
          <w:rFonts w:ascii="Fb Fontext" w:hAnsi="Fb Fontext" w:hint="cs"/>
          <w:rtl/>
        </w:rPr>
        <w:t>ו</w:t>
      </w:r>
      <w:r w:rsidRPr="00224C4C">
        <w:rPr>
          <w:rFonts w:ascii="Fb Fontext" w:hAnsi="Fb Fontext"/>
          <w:rtl/>
        </w:rPr>
        <w:t>לבנו,</w:t>
      </w:r>
    </w:p>
    <w:p w14:paraId="7F48A4A9" w14:textId="15E0921F" w:rsidR="006E0774" w:rsidRPr="00131640" w:rsidRDefault="006E0774" w:rsidP="006E0774">
      <w:pPr>
        <w:rPr>
          <w:rtl/>
        </w:rPr>
      </w:pPr>
      <w:r w:rsidRPr="00224C4C">
        <w:rPr>
          <w:rStyle w:val="affffa"/>
          <w:rFonts w:hint="cs"/>
          <w:rtl/>
        </w:rPr>
        <w:t>'</w:t>
      </w:r>
      <w:r w:rsidRPr="00224C4C">
        <w:rPr>
          <w:rStyle w:val="affffa"/>
          <w:rtl/>
        </w:rPr>
        <w:t>והבאתה</w:t>
      </w:r>
      <w:r w:rsidRPr="00224C4C">
        <w:rPr>
          <w:rStyle w:val="affffa"/>
          <w:rFonts w:hint="cs"/>
          <w:rtl/>
        </w:rPr>
        <w:t>'</w:t>
      </w:r>
      <w:r w:rsidRPr="00224C4C">
        <w:rPr>
          <w:rStyle w:val="affffa"/>
          <w:rtl/>
        </w:rPr>
        <w:t xml:space="preserve"> </w:t>
      </w:r>
      <w:r w:rsidRPr="00224C4C">
        <w:rPr>
          <w:rFonts w:ascii="Fb Fontext" w:hAnsi="Fb Fontext"/>
          <w:rtl/>
        </w:rPr>
        <w:t>- מלמד שלא ילחצנה במלחמה.</w:t>
      </w:r>
    </w:p>
    <w:p w14:paraId="20E1EF3E" w14:textId="77777777" w:rsidR="006E0774" w:rsidRPr="00131640" w:rsidRDefault="006E0774" w:rsidP="00841728">
      <w:pPr>
        <w:pStyle w:val="affb"/>
        <w:rPr>
          <w:rtl/>
        </w:rPr>
      </w:pPr>
      <w:r w:rsidRPr="00224C4C">
        <w:rPr>
          <w:rFonts w:hint="cs"/>
          <w:rtl/>
        </w:rPr>
        <w:t>׹</w:t>
      </w:r>
    </w:p>
    <w:p w14:paraId="0E25E71A" w14:textId="37039CA9" w:rsidR="00A85AC8" w:rsidRPr="00E600D8" w:rsidRDefault="00490F44" w:rsidP="005D3BEF">
      <w:pPr>
        <w:pStyle w:val="38"/>
        <w:framePr w:wrap="notBeside"/>
        <w:rPr>
          <w:rtl/>
        </w:rPr>
      </w:pPr>
      <w:r>
        <w:rPr>
          <w:rtl/>
        </w:rPr>
        <w:t>ת"ר</w:t>
      </w:r>
      <w:r w:rsidR="00A85AC8" w:rsidRPr="00E600D8">
        <w:rPr>
          <w:rtl/>
        </w:rPr>
        <w:t>:</w:t>
      </w:r>
    </w:p>
    <w:p w14:paraId="16A3DD24" w14:textId="41CDC5B1" w:rsidR="006E0774" w:rsidRPr="00131640" w:rsidRDefault="006E0774" w:rsidP="006E0774">
      <w:pPr>
        <w:rPr>
          <w:rtl/>
        </w:rPr>
      </w:pPr>
      <w:r w:rsidRPr="00FA3780">
        <w:rPr>
          <w:rStyle w:val="affffa"/>
          <w:rFonts w:hint="cs"/>
          <w:rtl/>
        </w:rPr>
        <w:t>'</w:t>
      </w:r>
      <w:r w:rsidRPr="00FA3780">
        <w:rPr>
          <w:rStyle w:val="affffa"/>
          <w:rtl/>
        </w:rPr>
        <w:t>אם אמר יאמר</w:t>
      </w:r>
      <w:r w:rsidRPr="00FA3780">
        <w:rPr>
          <w:rtl/>
        </w:rPr>
        <w:t xml:space="preserve"> - עד שיאמר וישנה</w:t>
      </w:r>
      <w:r w:rsidRPr="00FA3780">
        <w:rPr>
          <w:rFonts w:hint="cs"/>
          <w:rtl/>
        </w:rPr>
        <w:t>'</w:t>
      </w:r>
      <w:r w:rsidRPr="00FA3780">
        <w:rPr>
          <w:rtl/>
        </w:rPr>
        <w:t>.</w:t>
      </w:r>
    </w:p>
    <w:p w14:paraId="276769B9" w14:textId="7AA8676A" w:rsidR="006E0774" w:rsidRPr="00131640" w:rsidRDefault="006E0774" w:rsidP="006E0774">
      <w:pPr>
        <w:rPr>
          <w:rtl/>
        </w:rPr>
      </w:pPr>
      <w:r w:rsidRPr="00FA3780">
        <w:rPr>
          <w:rStyle w:val="affffa"/>
          <w:rFonts w:hint="cs"/>
          <w:rtl/>
        </w:rPr>
        <w:t>לא אצא חפשי</w:t>
      </w:r>
      <w:r w:rsidRPr="00224C4C">
        <w:rPr>
          <w:rFonts w:ascii="Fb Fontext" w:hAnsi="Fb Fontext" w:hint="cs"/>
          <w:rtl/>
        </w:rPr>
        <w:t xml:space="preserve"> עד שיאמר בסוף שש היינו בסוף פרוטה אחרונה</w:t>
      </w:r>
    </w:p>
    <w:p w14:paraId="454FA829" w14:textId="4A935341" w:rsidR="006E0774" w:rsidRPr="00131640" w:rsidRDefault="006E0774" w:rsidP="006E0774">
      <w:pPr>
        <w:rPr>
          <w:rtl/>
        </w:rPr>
      </w:pPr>
      <w:r w:rsidRPr="00224C4C">
        <w:rPr>
          <w:rFonts w:ascii="Fb Fontext" w:hAnsi="Fb Fontext" w:hint="cs"/>
          <w:rtl/>
        </w:rPr>
        <w:t>'</w:t>
      </w:r>
      <w:r w:rsidRPr="00224C4C">
        <w:rPr>
          <w:rStyle w:val="affffa"/>
          <w:rtl/>
        </w:rPr>
        <w:t>אם אמר יאמר העבד</w:t>
      </w:r>
      <w:r w:rsidRPr="00224C4C">
        <w:rPr>
          <w:rStyle w:val="affffa"/>
          <w:rFonts w:hint="cs"/>
          <w:rtl/>
        </w:rPr>
        <w:t>'</w:t>
      </w:r>
      <w:r w:rsidRPr="00224C4C">
        <w:rPr>
          <w:rStyle w:val="affffa"/>
          <w:rtl/>
        </w:rPr>
        <w:t xml:space="preserve"> </w:t>
      </w:r>
      <w:r w:rsidRPr="00224C4C">
        <w:rPr>
          <w:rtl/>
        </w:rPr>
        <w:t>עד שיאמר כשהוא עבד</w:t>
      </w:r>
      <w:r w:rsidRPr="00224C4C">
        <w:rPr>
          <w:rFonts w:hint="cs"/>
          <w:rtl/>
        </w:rPr>
        <w:t xml:space="preserve"> </w:t>
      </w:r>
      <w:r w:rsidRPr="00224C4C">
        <w:rPr>
          <w:rFonts w:ascii="Fb Fontext" w:hAnsi="Fb Fontext" w:hint="cs"/>
          <w:rtl/>
        </w:rPr>
        <w:t>גם בתחילת שש היינו בתחילת פרוטה אחרונה</w:t>
      </w:r>
      <w:r w:rsidRPr="00224C4C">
        <w:rPr>
          <w:rFonts w:ascii="Fb Fontext" w:hAnsi="Fb Fontext"/>
          <w:rtl/>
        </w:rPr>
        <w:t>.</w:t>
      </w:r>
    </w:p>
    <w:p w14:paraId="1BF31173" w14:textId="1F60DDA1" w:rsidR="006E0774" w:rsidRPr="00131640" w:rsidRDefault="006E0774" w:rsidP="006E0774">
      <w:pPr>
        <w:rPr>
          <w:rtl/>
        </w:rPr>
      </w:pPr>
      <w:r w:rsidRPr="00224C4C">
        <w:rPr>
          <w:rFonts w:ascii="Fb Fontext" w:hAnsi="Fb Fontext"/>
          <w:rtl/>
        </w:rPr>
        <w:t xml:space="preserve">אמר בתחילת </w:t>
      </w:r>
      <w:r w:rsidRPr="00224C4C">
        <w:rPr>
          <w:rFonts w:ascii="Fb Fontext" w:hAnsi="Fb Fontext" w:hint="cs"/>
          <w:rtl/>
        </w:rPr>
        <w:t xml:space="preserve">פרוטה אחרונה </w:t>
      </w:r>
      <w:r w:rsidRPr="00224C4C">
        <w:rPr>
          <w:rFonts w:ascii="Fb Fontext" w:hAnsi="Fb Fontext"/>
          <w:rtl/>
        </w:rPr>
        <w:t xml:space="preserve">ולא אמר בסוף </w:t>
      </w:r>
      <w:r w:rsidRPr="00224C4C">
        <w:rPr>
          <w:rFonts w:ascii="Fb Fontext" w:hAnsi="Fb Fontext" w:hint="cs"/>
          <w:rtl/>
        </w:rPr>
        <w:t>פרוטה אחרונה</w:t>
      </w:r>
      <w:r w:rsidRPr="00224C4C">
        <w:rPr>
          <w:rFonts w:ascii="Fb Fontext" w:hAnsi="Fb Fontext"/>
          <w:rtl/>
        </w:rPr>
        <w:t xml:space="preserve"> - </w:t>
      </w:r>
      <w:r w:rsidR="00FE0C50">
        <w:rPr>
          <w:rFonts w:ascii="Fb Fontext" w:hAnsi="Fb Fontext" w:hint="cs"/>
          <w:rtl/>
        </w:rPr>
        <w:t>לא</w:t>
      </w:r>
      <w:r w:rsidRPr="00224C4C">
        <w:rPr>
          <w:rFonts w:ascii="Fb Fontext" w:hAnsi="Fb Fontext"/>
          <w:rtl/>
        </w:rPr>
        <w:t xml:space="preserve"> נרצע, </w:t>
      </w:r>
      <w:r w:rsidR="00FE0C50">
        <w:rPr>
          <w:rFonts w:ascii="Fb Fontext" w:hAnsi="Fb Fontext" w:hint="cs"/>
          <w:rtl/>
        </w:rPr>
        <w:t>ד</w:t>
      </w:r>
      <w:r w:rsidRPr="00224C4C">
        <w:rPr>
          <w:rStyle w:val="affffa"/>
          <w:rFonts w:hint="cs"/>
          <w:rtl/>
        </w:rPr>
        <w:t>'</w:t>
      </w:r>
      <w:r w:rsidRPr="00224C4C">
        <w:rPr>
          <w:rStyle w:val="affffa"/>
          <w:rtl/>
        </w:rPr>
        <w:t>לא אצא חפשי</w:t>
      </w:r>
      <w:r w:rsidRPr="00224C4C">
        <w:rPr>
          <w:rStyle w:val="affffa"/>
          <w:rFonts w:hint="cs"/>
          <w:rtl/>
        </w:rPr>
        <w:t>'</w:t>
      </w:r>
      <w:r w:rsidRPr="00224C4C">
        <w:rPr>
          <w:rStyle w:val="affffa"/>
          <w:rtl/>
        </w:rPr>
        <w:t>.</w:t>
      </w:r>
    </w:p>
    <w:p w14:paraId="56F13979" w14:textId="77777777" w:rsidR="006E0774" w:rsidRPr="00131640" w:rsidRDefault="006E0774" w:rsidP="00841728">
      <w:pPr>
        <w:pStyle w:val="affffb"/>
        <w:rPr>
          <w:rtl/>
        </w:rPr>
        <w:pPrChange w:id="90078" w:author="קלוד" w:date="2026-10-08T12:07:40Z">
          <w:pPr>
            <w:pStyle w:val="affb"/>
          </w:pPr>
        </w:pPrChange>
      </w:pPr>
      <w:del w:id="90076" w:author="קלוד" w:date="2026-10-08T12:07:40Z">
        <w:r w:rsidRPr="00224C4C">
          <w:rPr>
            <w:rFonts w:hint="cs"/>
            <w:rtl/>
          </w:rPr>
          <w:delText xml:space="preserve">׹</w:delText>
        </w:r>
      </w:del>
      <w:ins w:id="90077" w:author="קלוד" w:date="2026-10-08T12:07:40Z">
        <w:r>
          <w:rPr>
            <w:color w:val="7B3F00"/>
          </w:rPr>
          <w:t xml:space="preserve">תנאים לרציעה</w:t>
        </w:r>
      </w:ins>
    </w:p>
    <w:p w14:paraId="0FA2EDA5" w14:textId="07309A79" w:rsidR="00A85AC8" w:rsidRPr="00E600D8" w:rsidRDefault="006E0774" w:rsidP="00FE0C50">
      <w:pPr>
        <w:pStyle w:val="38"/>
        <w:framePr w:wrap="notBeside"/>
        <w:rPr>
          <w:rtl/>
        </w:rPr>
      </w:pPr>
      <w:r w:rsidRPr="00E600D8">
        <w:rPr>
          <w:rtl/>
        </w:rPr>
        <w:t>ת"ר</w:t>
      </w:r>
      <w:r w:rsidR="00A85AC8" w:rsidRPr="00E600D8">
        <w:rPr>
          <w:rtl/>
        </w:rPr>
        <w:t>:</w:t>
      </w:r>
    </w:p>
    <w:p w14:paraId="7F36C8D8" w14:textId="78091621" w:rsidR="006E0774" w:rsidRPr="00124FF5" w:rsidRDefault="006E0774" w:rsidP="006E0774">
      <w:pPr>
        <w:rPr>
          <w:spacing w:val="-2"/>
          <w:rtl/>
        </w:rPr>
      </w:pPr>
      <w:r w:rsidRPr="00124FF5">
        <w:rPr>
          <w:rStyle w:val="affffc"/>
          <w:spacing w:val="-2"/>
          <w:rtl/>
        </w:rPr>
        <w:t>לו אשה ובנים ולרבו אין אשה ובנים</w:t>
      </w:r>
      <w:r w:rsidRPr="00124FF5">
        <w:rPr>
          <w:rFonts w:ascii="Fb Fontext" w:hAnsi="Fb Fontext"/>
          <w:spacing w:val="-2"/>
          <w:sz w:val="32"/>
          <w:rtl/>
        </w:rPr>
        <w:t xml:space="preserve"> אינו נרצע, </w:t>
      </w:r>
      <w:r w:rsidRPr="00124FF5">
        <w:rPr>
          <w:rStyle w:val="affffa"/>
          <w:rFonts w:hint="cs"/>
          <w:spacing w:val="-2"/>
          <w:rtl/>
        </w:rPr>
        <w:t>'</w:t>
      </w:r>
      <w:r w:rsidRPr="00124FF5">
        <w:rPr>
          <w:rStyle w:val="affffa"/>
          <w:spacing w:val="-2"/>
          <w:rtl/>
        </w:rPr>
        <w:t>כי אהבך ואת ביתך</w:t>
      </w:r>
      <w:r w:rsidRPr="00124FF5">
        <w:rPr>
          <w:rStyle w:val="affffa"/>
          <w:rFonts w:hint="cs"/>
          <w:spacing w:val="-2"/>
          <w:rtl/>
        </w:rPr>
        <w:t>'</w:t>
      </w:r>
      <w:r w:rsidRPr="00124FF5">
        <w:rPr>
          <w:rStyle w:val="affffa"/>
          <w:spacing w:val="-2"/>
          <w:rtl/>
        </w:rPr>
        <w:t>,</w:t>
      </w:r>
    </w:p>
    <w:p w14:paraId="73C40A44" w14:textId="620116CF" w:rsidR="006E0774" w:rsidRPr="00131640" w:rsidRDefault="006E0774" w:rsidP="006E0774">
      <w:pPr>
        <w:rPr>
          <w:rtl/>
        </w:rPr>
      </w:pPr>
      <w:r w:rsidRPr="00224C4C">
        <w:rPr>
          <w:rFonts w:ascii="Fb Fontext" w:hAnsi="Fb Fontext"/>
          <w:rtl/>
        </w:rPr>
        <w:t xml:space="preserve">לרבו אשה ובנים ולו אין אשה ובנים אינו נרצע, </w:t>
      </w:r>
      <w:r w:rsidRPr="00224C4C">
        <w:rPr>
          <w:rStyle w:val="affffa"/>
          <w:rFonts w:hint="cs"/>
          <w:rtl/>
        </w:rPr>
        <w:t>'</w:t>
      </w:r>
      <w:r w:rsidRPr="00224C4C">
        <w:rPr>
          <w:rStyle w:val="affffa"/>
          <w:rtl/>
        </w:rPr>
        <w:t>אהבתי את אדוני את אשתי ואת בני</w:t>
      </w:r>
      <w:r w:rsidRPr="00224C4C">
        <w:rPr>
          <w:rStyle w:val="affffa"/>
          <w:rFonts w:hint="cs"/>
          <w:rtl/>
        </w:rPr>
        <w:t>'</w:t>
      </w:r>
      <w:r w:rsidRPr="00224C4C">
        <w:rPr>
          <w:rStyle w:val="affffa"/>
          <w:rtl/>
        </w:rPr>
        <w:t>.</w:t>
      </w:r>
    </w:p>
    <w:p w14:paraId="42CAC006" w14:textId="52F01893" w:rsidR="006E0774" w:rsidRPr="00131640" w:rsidRDefault="006E0774" w:rsidP="006E0774">
      <w:pPr>
        <w:rPr>
          <w:rtl/>
        </w:rPr>
      </w:pPr>
      <w:r w:rsidRPr="00224C4C">
        <w:rPr>
          <w:rFonts w:ascii="Fb Fontext" w:hAnsi="Fb Fontext"/>
          <w:rtl/>
        </w:rPr>
        <w:t>הוא אוהב את רבו ורבו אינו אוהבו אינו נרצע,</w:t>
      </w:r>
      <w:r w:rsidRPr="00224C4C">
        <w:rPr>
          <w:rStyle w:val="affffa"/>
          <w:rtl/>
        </w:rPr>
        <w:t xml:space="preserve"> </w:t>
      </w:r>
      <w:r w:rsidRPr="00224C4C">
        <w:rPr>
          <w:rStyle w:val="affffa"/>
          <w:rFonts w:hint="cs"/>
          <w:rtl/>
        </w:rPr>
        <w:t>'</w:t>
      </w:r>
      <w:r w:rsidRPr="00224C4C">
        <w:rPr>
          <w:rStyle w:val="affffa"/>
          <w:rtl/>
        </w:rPr>
        <w:t>כי טוב לו עמך</w:t>
      </w:r>
      <w:r w:rsidRPr="00224C4C">
        <w:rPr>
          <w:rStyle w:val="affffa"/>
          <w:rFonts w:hint="cs"/>
          <w:rtl/>
        </w:rPr>
        <w:t>'</w:t>
      </w:r>
      <w:r w:rsidRPr="00224C4C">
        <w:rPr>
          <w:rStyle w:val="affffa"/>
          <w:rtl/>
        </w:rPr>
        <w:t>.</w:t>
      </w:r>
    </w:p>
    <w:p w14:paraId="7735809D" w14:textId="77777777" w:rsidR="006E0774" w:rsidRPr="00131640" w:rsidRDefault="006E0774" w:rsidP="006E0774">
      <w:pPr>
        <w:rPr>
          <w:rtl/>
        </w:rPr>
      </w:pPr>
      <w:r w:rsidRPr="00224C4C">
        <w:rPr>
          <w:rFonts w:ascii="Fb Fontext" w:hAnsi="Fb Fontext"/>
          <w:rtl/>
        </w:rPr>
        <w:t>רבו אוהבו והוא אינו אוהב את רבו - אינו נרצע,</w:t>
      </w:r>
      <w:r w:rsidRPr="00224C4C">
        <w:rPr>
          <w:rStyle w:val="affffa"/>
          <w:rtl/>
        </w:rPr>
        <w:t xml:space="preserve"> </w:t>
      </w:r>
      <w:r w:rsidRPr="00224C4C">
        <w:rPr>
          <w:rStyle w:val="affffa"/>
          <w:rFonts w:hint="cs"/>
          <w:rtl/>
        </w:rPr>
        <w:t>'</w:t>
      </w:r>
      <w:r w:rsidRPr="00224C4C">
        <w:rPr>
          <w:rStyle w:val="affffa"/>
          <w:rtl/>
        </w:rPr>
        <w:t>כי אהבך</w:t>
      </w:r>
      <w:r w:rsidRPr="00224C4C">
        <w:rPr>
          <w:rStyle w:val="affffa"/>
          <w:rFonts w:hint="cs"/>
          <w:rtl/>
        </w:rPr>
        <w:t>'</w:t>
      </w:r>
      <w:r w:rsidRPr="00224C4C">
        <w:rPr>
          <w:rStyle w:val="affffa"/>
          <w:rtl/>
        </w:rPr>
        <w:t>.</w:t>
      </w:r>
    </w:p>
    <w:p w14:paraId="5A941074" w14:textId="77777777" w:rsidR="006E0774" w:rsidRPr="00131640" w:rsidRDefault="006E0774" w:rsidP="006E0774">
      <w:pPr>
        <w:rPr>
          <w:rtl/>
        </w:rPr>
      </w:pPr>
      <w:r w:rsidRPr="00224C4C">
        <w:rPr>
          <w:rFonts w:ascii="Fb Fontext" w:hAnsi="Fb Fontext"/>
          <w:rtl/>
        </w:rPr>
        <w:t>הוא חולה ורבו אינו חולה - אינו נרצע,</w:t>
      </w:r>
      <w:r w:rsidRPr="00224C4C">
        <w:rPr>
          <w:rStyle w:val="affffa"/>
          <w:rtl/>
        </w:rPr>
        <w:t xml:space="preserve"> </w:t>
      </w:r>
      <w:r w:rsidRPr="00224C4C">
        <w:rPr>
          <w:rStyle w:val="affffa"/>
          <w:rFonts w:hint="cs"/>
          <w:rtl/>
        </w:rPr>
        <w:t>'</w:t>
      </w:r>
      <w:r w:rsidRPr="00224C4C">
        <w:rPr>
          <w:rStyle w:val="affffa"/>
          <w:rtl/>
        </w:rPr>
        <w:t>כי טוב לו עמך</w:t>
      </w:r>
      <w:r w:rsidRPr="00224C4C">
        <w:rPr>
          <w:rStyle w:val="affffa"/>
          <w:rFonts w:hint="cs"/>
          <w:rtl/>
        </w:rPr>
        <w:t>'</w:t>
      </w:r>
      <w:r w:rsidRPr="00224C4C">
        <w:rPr>
          <w:rStyle w:val="affffa"/>
          <w:rtl/>
        </w:rPr>
        <w:t>.</w:t>
      </w:r>
    </w:p>
    <w:p w14:paraId="7D481112" w14:textId="77777777" w:rsidR="006E0774" w:rsidRPr="00131640" w:rsidRDefault="006E0774" w:rsidP="006E0774">
      <w:pPr>
        <w:rPr>
          <w:rtl/>
        </w:rPr>
      </w:pPr>
      <w:r w:rsidRPr="00224C4C">
        <w:rPr>
          <w:rFonts w:ascii="Fb Fontext" w:hAnsi="Fb Fontext"/>
          <w:rtl/>
        </w:rPr>
        <w:t>רבו חולה והוא אינו חולה - אינו נרצע,</w:t>
      </w:r>
      <w:r w:rsidRPr="00224C4C">
        <w:rPr>
          <w:rStyle w:val="affffa"/>
          <w:rFonts w:hint="cs"/>
          <w:rtl/>
        </w:rPr>
        <w:t xml:space="preserve"> '</w:t>
      </w:r>
      <w:r w:rsidRPr="00224C4C">
        <w:rPr>
          <w:rStyle w:val="affffa"/>
          <w:rtl/>
        </w:rPr>
        <w:t>עמך</w:t>
      </w:r>
      <w:r w:rsidRPr="00224C4C">
        <w:rPr>
          <w:rStyle w:val="affffa"/>
          <w:rFonts w:hint="cs"/>
          <w:rtl/>
        </w:rPr>
        <w:t>'</w:t>
      </w:r>
      <w:r w:rsidRPr="00224C4C">
        <w:rPr>
          <w:rStyle w:val="affffa"/>
          <w:rtl/>
        </w:rPr>
        <w:t>.</w:t>
      </w:r>
    </w:p>
    <w:p w14:paraId="4B8DD36F" w14:textId="05174441" w:rsidR="00A85AC8" w:rsidRPr="00E600D8" w:rsidRDefault="006E0774" w:rsidP="00A81DC3">
      <w:pPr>
        <w:pStyle w:val="38"/>
        <w:framePr w:wrap="notBeside"/>
        <w:rPr>
          <w:rtl/>
        </w:rPr>
      </w:pPr>
      <w:r w:rsidRPr="00E600D8">
        <w:rPr>
          <w:rtl/>
        </w:rPr>
        <w:t xml:space="preserve">• בעי </w:t>
      </w:r>
      <w:r w:rsidRPr="00E600D8">
        <w:rPr>
          <w:rFonts w:hint="cs"/>
          <w:rtl/>
        </w:rPr>
        <w:t>רבב</w:t>
      </w:r>
      <w:r w:rsidRPr="00E600D8">
        <w:rPr>
          <w:rtl/>
        </w:rPr>
        <w:t>"</w:t>
      </w:r>
      <w:r w:rsidRPr="00E600D8">
        <w:rPr>
          <w:rFonts w:hint="cs"/>
          <w:rtl/>
        </w:rPr>
        <w:t>א</w:t>
      </w:r>
      <w:r w:rsidR="00E600D8" w:rsidRPr="00E600D8">
        <w:rPr>
          <w:rFonts w:hint="cs"/>
          <w:rtl/>
        </w:rPr>
        <w:t>:</w:t>
      </w:r>
    </w:p>
    <w:p w14:paraId="50C3E510" w14:textId="3288F78E" w:rsidR="006E0774" w:rsidRPr="00131640" w:rsidRDefault="006E0774" w:rsidP="006E0774">
      <w:pPr>
        <w:rPr>
          <w:rtl/>
        </w:rPr>
      </w:pPr>
      <w:r w:rsidRPr="00224C4C">
        <w:rPr>
          <w:rFonts w:ascii="Fb Fontext" w:hAnsi="Fb Fontext"/>
          <w:rtl/>
        </w:rPr>
        <w:t xml:space="preserve">שניהם חולין, מאי? עמך בעינן והא </w:t>
      </w:r>
      <w:r w:rsidR="00B35B36">
        <w:rPr>
          <w:rFonts w:ascii="Fb Fontext" w:hAnsi="Fb Fontext"/>
          <w:rtl/>
        </w:rPr>
        <w:t>יש</w:t>
      </w:r>
      <w:r w:rsidRPr="00224C4C">
        <w:rPr>
          <w:rFonts w:ascii="Fb Fontext" w:hAnsi="Fb Fontext"/>
          <w:rtl/>
        </w:rPr>
        <w:t xml:space="preserve">, </w:t>
      </w:r>
      <w:r w:rsidRPr="00210DF6">
        <w:rPr>
          <w:rStyle w:val="afffa"/>
          <w:rFonts w:ascii="Fb Fontext" w:hAnsi="Fb Fontext" w:cs="BA TM • Vilna Extra-Bold"/>
          <w:bCs w:val="0"/>
          <w:rtl/>
        </w:rPr>
        <w:t>או"ד</w:t>
      </w:r>
      <w:r w:rsidRPr="00224C4C">
        <w:rPr>
          <w:rFonts w:ascii="Fb Fontext" w:hAnsi="Fb Fontext"/>
          <w:rtl/>
        </w:rPr>
        <w:t xml:space="preserve"> </w:t>
      </w:r>
      <w:r w:rsidRPr="00224C4C">
        <w:rPr>
          <w:rStyle w:val="affffa"/>
          <w:rFonts w:hint="cs"/>
          <w:rtl/>
        </w:rPr>
        <w:t>'</w:t>
      </w:r>
      <w:r w:rsidRPr="00224C4C">
        <w:rPr>
          <w:rStyle w:val="affffa"/>
          <w:rtl/>
        </w:rPr>
        <w:t>כי טוב לו עמך</w:t>
      </w:r>
      <w:r w:rsidRPr="00224C4C">
        <w:rPr>
          <w:rStyle w:val="affffa"/>
          <w:rFonts w:hint="cs"/>
          <w:rtl/>
        </w:rPr>
        <w:t>'</w:t>
      </w:r>
      <w:r w:rsidRPr="00224C4C">
        <w:rPr>
          <w:rFonts w:ascii="Fb Fontext" w:hAnsi="Fb Fontext"/>
          <w:rtl/>
        </w:rPr>
        <w:t xml:space="preserve"> בעינן והא </w:t>
      </w:r>
      <w:r w:rsidR="00B35B36">
        <w:rPr>
          <w:rFonts w:ascii="Fb Fontext" w:hAnsi="Fb Fontext"/>
          <w:rtl/>
        </w:rPr>
        <w:t>אין</w:t>
      </w:r>
      <w:r w:rsidRPr="00224C4C">
        <w:rPr>
          <w:rFonts w:ascii="Fb Fontext" w:hAnsi="Fb Fontext"/>
          <w:rtl/>
        </w:rPr>
        <w:t xml:space="preserve">? </w:t>
      </w:r>
      <w:r w:rsidRPr="00210DF6">
        <w:rPr>
          <w:rStyle w:val="afffa"/>
          <w:rFonts w:ascii="Fb Fontext" w:hAnsi="Fb Fontext" w:cs="BA TM • Vilna Extra-Bold"/>
          <w:bCs w:val="0"/>
          <w:rtl/>
        </w:rPr>
        <w:t>תיקו</w:t>
      </w:r>
      <w:r w:rsidRPr="00224C4C">
        <w:rPr>
          <w:rFonts w:ascii="Fb Fontext" w:hAnsi="Fb Fontext"/>
          <w:rtl/>
        </w:rPr>
        <w:t>.</w:t>
      </w:r>
    </w:p>
    <w:p w14:paraId="063764AB" w14:textId="77777777" w:rsidR="006E0774" w:rsidRPr="00131640" w:rsidRDefault="006E0774" w:rsidP="00841728">
      <w:pPr>
        <w:pStyle w:val="affb"/>
        <w:rPr>
          <w:rtl/>
        </w:rPr>
      </w:pPr>
      <w:r w:rsidRPr="00224C4C">
        <w:rPr>
          <w:rFonts w:hint="cs"/>
          <w:rtl/>
        </w:rPr>
        <w:t>׹</w:t>
      </w:r>
    </w:p>
    <w:p w14:paraId="43902A68" w14:textId="5F98A784" w:rsidR="00A85AC8" w:rsidRPr="00E600D8" w:rsidRDefault="00490F44" w:rsidP="00A81DC3">
      <w:pPr>
        <w:pStyle w:val="38"/>
        <w:framePr w:wrap="notBeside"/>
        <w:rPr>
          <w:rtl/>
        </w:rPr>
      </w:pPr>
      <w:r>
        <w:rPr>
          <w:rtl/>
        </w:rPr>
        <w:t>ת"ר</w:t>
      </w:r>
      <w:r w:rsidR="00A85AC8" w:rsidRPr="00E600D8">
        <w:rPr>
          <w:rtl/>
        </w:rPr>
        <w:t>:</w:t>
      </w:r>
    </w:p>
    <w:p w14:paraId="2184FCB7" w14:textId="62391965" w:rsidR="009469D7" w:rsidRDefault="006E0774" w:rsidP="006E0774">
      <w:pPr>
        <w:rPr>
          <w:rFonts w:ascii="Fb Fontext" w:hAnsi="Fb Fontext"/>
          <w:rtl/>
        </w:rPr>
      </w:pPr>
      <w:r w:rsidRPr="00224C4C">
        <w:rPr>
          <w:rStyle w:val="affffa"/>
          <w:rFonts w:hint="cs"/>
          <w:rtl/>
        </w:rPr>
        <w:t>'</w:t>
      </w:r>
      <w:r w:rsidRPr="00224C4C">
        <w:rPr>
          <w:rStyle w:val="affffa"/>
          <w:rtl/>
        </w:rPr>
        <w:t>כי טוב לו עמך</w:t>
      </w:r>
      <w:r w:rsidRPr="00224C4C">
        <w:rPr>
          <w:rStyle w:val="affffa"/>
          <w:rFonts w:hint="cs"/>
          <w:rtl/>
        </w:rPr>
        <w:t>'</w:t>
      </w:r>
      <w:r w:rsidRPr="00224C4C">
        <w:rPr>
          <w:rStyle w:val="affffa"/>
          <w:rtl/>
        </w:rPr>
        <w:t xml:space="preserve"> </w:t>
      </w:r>
      <w:r w:rsidRPr="00224C4C">
        <w:rPr>
          <w:rFonts w:ascii="Fb Fontext" w:hAnsi="Fb Fontext"/>
          <w:rtl/>
        </w:rPr>
        <w:t>עמך במאכל עמך במשתה,</w:t>
      </w:r>
    </w:p>
    <w:p w14:paraId="161D9D09" w14:textId="18E4EDD6" w:rsidR="006E0774" w:rsidRPr="00131640" w:rsidRDefault="006E0774" w:rsidP="006E0774">
      <w:pPr>
        <w:rPr>
          <w:rtl/>
        </w:rPr>
      </w:pPr>
      <w:r w:rsidRPr="00224C4C">
        <w:rPr>
          <w:rFonts w:ascii="Fb Fontext" w:hAnsi="Fb Fontext"/>
          <w:rtl/>
        </w:rPr>
        <w:t xml:space="preserve">שלא </w:t>
      </w:r>
      <w:r w:rsidR="002E3DBB">
        <w:rPr>
          <w:rFonts w:ascii="Fb Fontext" w:hAnsi="Fb Fontext" w:hint="cs"/>
          <w:rtl/>
        </w:rPr>
        <w:t>תאכל</w:t>
      </w:r>
      <w:r w:rsidRPr="00224C4C">
        <w:rPr>
          <w:rFonts w:ascii="Fb Fontext" w:hAnsi="Fb Fontext"/>
          <w:rtl/>
        </w:rPr>
        <w:t xml:space="preserve"> פת נקיה</w:t>
      </w:r>
      <w:r w:rsidR="002E3DBB">
        <w:rPr>
          <w:rFonts w:ascii="Fb Fontext" w:hAnsi="Fb Fontext" w:hint="cs"/>
          <w:rtl/>
        </w:rPr>
        <w:t>,</w:t>
      </w:r>
      <w:r w:rsidRPr="00224C4C">
        <w:rPr>
          <w:rFonts w:ascii="Fb Fontext" w:hAnsi="Fb Fontext"/>
          <w:rtl/>
        </w:rPr>
        <w:t xml:space="preserve"> </w:t>
      </w:r>
      <w:r w:rsidR="002E3DBB">
        <w:rPr>
          <w:rFonts w:ascii="Fb Fontext" w:hAnsi="Fb Fontext"/>
          <w:rtl/>
        </w:rPr>
        <w:tab/>
      </w:r>
      <w:r w:rsidRPr="00224C4C">
        <w:rPr>
          <w:rFonts w:ascii="Fb Fontext" w:hAnsi="Fb Fontext"/>
          <w:rtl/>
        </w:rPr>
        <w:t>והוא אוכל פת קיבר</w:t>
      </w:r>
      <w:r w:rsidRPr="00224C4C">
        <w:rPr>
          <w:rFonts w:ascii="Fb Fontext" w:hAnsi="Fb Fontext" w:hint="cs"/>
          <w:rtl/>
        </w:rPr>
        <w:t>,</w:t>
      </w:r>
    </w:p>
    <w:p w14:paraId="1FECA9AD" w14:textId="77777777" w:rsidR="009469D7" w:rsidRDefault="006E0774" w:rsidP="006E0774">
      <w:pPr>
        <w:rPr>
          <w:rFonts w:ascii="Fb Fontext" w:hAnsi="Fb Fontext"/>
          <w:sz w:val="32"/>
          <w:rtl/>
        </w:rPr>
      </w:pPr>
      <w:r w:rsidRPr="00224C4C">
        <w:rPr>
          <w:rFonts w:ascii="Fb Fontext" w:hAnsi="Fb Fontext"/>
          <w:sz w:val="32"/>
          <w:rtl/>
        </w:rPr>
        <w:t>אתה שותה יי</w:t>
      </w:r>
      <w:r w:rsidR="00D906A9">
        <w:rPr>
          <w:rFonts w:ascii="Fb Fontext" w:hAnsi="Fb Fontext" w:hint="cs"/>
          <w:sz w:val="32"/>
          <w:rtl/>
        </w:rPr>
        <w:t>ן</w:t>
      </w:r>
      <w:r w:rsidR="002E3DBB">
        <w:rPr>
          <w:rFonts w:ascii="Fb Fontext" w:hAnsi="Fb Fontext"/>
          <w:sz w:val="32"/>
          <w:rtl/>
        </w:rPr>
        <w:tab/>
      </w:r>
      <w:r w:rsidR="00D906A9">
        <w:rPr>
          <w:rFonts w:ascii="Fb Fontext" w:hAnsi="Fb Fontext" w:hint="cs"/>
          <w:sz w:val="32"/>
          <w:rtl/>
        </w:rPr>
        <w:t xml:space="preserve"> </w:t>
      </w:r>
      <w:r w:rsidRPr="00224C4C">
        <w:rPr>
          <w:rFonts w:ascii="Fb Fontext" w:hAnsi="Fb Fontext"/>
          <w:sz w:val="32"/>
          <w:rtl/>
        </w:rPr>
        <w:t xml:space="preserve">ישן </w:t>
      </w:r>
      <w:r w:rsidR="00D906A9">
        <w:rPr>
          <w:rFonts w:ascii="Fb Fontext" w:hAnsi="Fb Fontext"/>
          <w:sz w:val="32"/>
          <w:rtl/>
        </w:rPr>
        <w:tab/>
      </w:r>
      <w:r w:rsidR="00D906A9">
        <w:rPr>
          <w:rFonts w:ascii="Fb Fontext" w:hAnsi="Fb Fontext"/>
          <w:sz w:val="32"/>
          <w:rtl/>
        </w:rPr>
        <w:tab/>
      </w:r>
      <w:r w:rsidRPr="00224C4C">
        <w:rPr>
          <w:rFonts w:ascii="Fb Fontext" w:hAnsi="Fb Fontext"/>
          <w:sz w:val="32"/>
          <w:rtl/>
        </w:rPr>
        <w:t>והוא שותה יין חדש,</w:t>
      </w:r>
    </w:p>
    <w:p w14:paraId="091E1C7E" w14:textId="51DCD538" w:rsidR="006E0774" w:rsidRPr="00131640" w:rsidRDefault="006E0774" w:rsidP="006E0774">
      <w:pPr>
        <w:rPr>
          <w:rtl/>
        </w:rPr>
      </w:pPr>
      <w:r w:rsidRPr="00224C4C">
        <w:rPr>
          <w:rFonts w:ascii="Fb Fontext" w:hAnsi="Fb Fontext"/>
          <w:sz w:val="32"/>
          <w:rtl/>
        </w:rPr>
        <w:t>אתה ישן על גבי מוכין והוא ישן על גבי תבן,</w:t>
      </w:r>
    </w:p>
    <w:p w14:paraId="6337C66B" w14:textId="77777777" w:rsidR="006E0774" w:rsidRPr="00131640" w:rsidRDefault="006E0774" w:rsidP="006E0774">
      <w:pPr>
        <w:rPr>
          <w:rtl/>
        </w:rPr>
      </w:pPr>
      <w:r w:rsidRPr="00224C4C">
        <w:rPr>
          <w:rFonts w:ascii="Fb Fontext" w:hAnsi="Fb Fontext"/>
          <w:rtl/>
        </w:rPr>
        <w:t>מכאן אמרו: כל הקונה עבד עברי, כקונה אדון לעצמו.</w:t>
      </w:r>
    </w:p>
    <w:p w14:paraId="6DC3DCFF" w14:textId="77777777" w:rsidR="006E0774" w:rsidRPr="00131640" w:rsidRDefault="006E0774" w:rsidP="00841728">
      <w:pPr>
        <w:pStyle w:val="affb"/>
        <w:rPr>
          <w:rtl/>
        </w:rPr>
      </w:pPr>
      <w:r w:rsidRPr="00224C4C">
        <w:rPr>
          <w:rFonts w:hint="cs"/>
          <w:rtl/>
        </w:rPr>
        <w:t>׹</w:t>
      </w:r>
    </w:p>
    <w:p w14:paraId="0D97A53D" w14:textId="29A472D3" w:rsidR="00A85AC8" w:rsidRPr="00E600D8" w:rsidRDefault="00490F44" w:rsidP="00A81DC3">
      <w:pPr>
        <w:pStyle w:val="38"/>
        <w:framePr w:wrap="notBeside"/>
        <w:rPr>
          <w:rtl/>
        </w:rPr>
      </w:pPr>
      <w:r>
        <w:rPr>
          <w:rtl/>
        </w:rPr>
        <w:t>ת"ר</w:t>
      </w:r>
      <w:r w:rsidR="00A85AC8" w:rsidRPr="00E600D8">
        <w:rPr>
          <w:rtl/>
        </w:rPr>
        <w:t>:</w:t>
      </w:r>
    </w:p>
    <w:p w14:paraId="0E021295" w14:textId="4FBFD693" w:rsidR="006E0774" w:rsidRPr="00131640" w:rsidRDefault="006E0774" w:rsidP="006E0774">
      <w:pPr>
        <w:rPr>
          <w:rtl/>
        </w:rPr>
      </w:pPr>
      <w:r w:rsidRPr="00224C4C">
        <w:rPr>
          <w:rStyle w:val="affffa"/>
          <w:rFonts w:hint="cs"/>
          <w:rtl/>
        </w:rPr>
        <w:t>'</w:t>
      </w:r>
      <w:r w:rsidRPr="00224C4C">
        <w:rPr>
          <w:rStyle w:val="affffa"/>
          <w:rtl/>
        </w:rPr>
        <w:t>ויצא מעמך הוא ובניו עמו</w:t>
      </w:r>
      <w:r w:rsidRPr="00224C4C">
        <w:rPr>
          <w:rStyle w:val="affffa"/>
          <w:rFonts w:hint="cs"/>
          <w:rtl/>
        </w:rPr>
        <w:t>'</w:t>
      </w:r>
      <w:r w:rsidR="00A81DC3">
        <w:rPr>
          <w:rStyle w:val="affffa"/>
          <w:rFonts w:hint="cs"/>
          <w:rtl/>
        </w:rPr>
        <w:t xml:space="preserve"> </w:t>
      </w:r>
      <w:r w:rsidRPr="00A81DC3">
        <w:rPr>
          <w:rStyle w:val="afffff3"/>
          <w:rFonts w:hint="cs"/>
          <w:rtl/>
        </w:rPr>
        <w:t>- ר</w:t>
      </w:r>
      <w:r w:rsidRPr="00A81DC3">
        <w:rPr>
          <w:rStyle w:val="afffff3"/>
          <w:rtl/>
        </w:rPr>
        <w:t>"</w:t>
      </w:r>
      <w:r w:rsidRPr="00A81DC3">
        <w:rPr>
          <w:rStyle w:val="afffff3"/>
          <w:rFonts w:hint="cs"/>
          <w:rtl/>
        </w:rPr>
        <w:t>ש</w:t>
      </w:r>
      <w:r w:rsidRPr="00A81DC3">
        <w:rPr>
          <w:rStyle w:val="afffff3"/>
          <w:rtl/>
        </w:rPr>
        <w:t xml:space="preserve"> מכאן</w:t>
      </w:r>
      <w:r w:rsidRPr="00A81DC3">
        <w:rPr>
          <w:rStyle w:val="afffff3"/>
          <w:rFonts w:hint="cs"/>
          <w:rtl/>
        </w:rPr>
        <w:t>:</w:t>
      </w:r>
      <w:r w:rsidRPr="00224C4C">
        <w:rPr>
          <w:rFonts w:ascii="Fb Fontext" w:hAnsi="Fb Fontext"/>
          <w:sz w:val="32"/>
          <w:rtl/>
        </w:rPr>
        <w:t xml:space="preserve"> שרבו חייב במזונות בניו.</w:t>
      </w:r>
    </w:p>
    <w:p w14:paraId="3C756E22" w14:textId="77777777" w:rsidR="009469D7" w:rsidRDefault="006E0774" w:rsidP="006E0774">
      <w:pPr>
        <w:rPr>
          <w:rStyle w:val="affffa"/>
          <w:rtl/>
        </w:rPr>
      </w:pPr>
      <w:r w:rsidRPr="00117317">
        <w:rPr>
          <w:rStyle w:val="afffff3"/>
          <w:rtl/>
        </w:rPr>
        <w:t>כיוצ"</w:t>
      </w:r>
      <w:r w:rsidRPr="00117317">
        <w:rPr>
          <w:rStyle w:val="afffff3"/>
          <w:rFonts w:hint="cs"/>
          <w:rtl/>
        </w:rPr>
        <w:t>ב:</w:t>
      </w:r>
      <w:r w:rsidRPr="00224C4C">
        <w:rPr>
          <w:rStyle w:val="affffa"/>
          <w:rFonts w:hint="cs"/>
          <w:rtl/>
        </w:rPr>
        <w:t xml:space="preserve"> '</w:t>
      </w:r>
      <w:r w:rsidRPr="00224C4C">
        <w:rPr>
          <w:rStyle w:val="affffa"/>
          <w:rtl/>
        </w:rPr>
        <w:t>אם בעל אשה הוא ויצאה אשתו עמו</w:t>
      </w:r>
      <w:r w:rsidRPr="00224C4C">
        <w:rPr>
          <w:rStyle w:val="affffa"/>
          <w:rFonts w:hint="cs"/>
          <w:rtl/>
        </w:rPr>
        <w:t>'</w:t>
      </w:r>
    </w:p>
    <w:p w14:paraId="008F9FFF" w14:textId="7BD1D8C1" w:rsidR="006E0774" w:rsidRPr="00131640" w:rsidRDefault="006E0774" w:rsidP="006E0774">
      <w:pPr>
        <w:rPr>
          <w:rtl/>
        </w:rPr>
      </w:pPr>
      <w:r w:rsidRPr="00117317">
        <w:rPr>
          <w:rStyle w:val="afffff3"/>
          <w:rFonts w:hint="cs"/>
          <w:rtl/>
        </w:rPr>
        <w:t>- ר</w:t>
      </w:r>
      <w:r w:rsidRPr="00117317">
        <w:rPr>
          <w:rStyle w:val="afffff3"/>
          <w:rtl/>
        </w:rPr>
        <w:t>"</w:t>
      </w:r>
      <w:r w:rsidRPr="00117317">
        <w:rPr>
          <w:rStyle w:val="afffff3"/>
          <w:rFonts w:hint="cs"/>
          <w:rtl/>
        </w:rPr>
        <w:t>ש:</w:t>
      </w:r>
      <w:r w:rsidRPr="00224C4C">
        <w:rPr>
          <w:rFonts w:ascii="Fb Fontext" w:hAnsi="Fb Fontext"/>
          <w:rtl/>
        </w:rPr>
        <w:t xml:space="preserve"> מכאן, שרבו חייב במזונות אשתו.</w:t>
      </w:r>
    </w:p>
    <w:p w14:paraId="23328FD6" w14:textId="5401FB04" w:rsidR="00A85AC8" w:rsidRPr="00E600D8" w:rsidRDefault="006E0774" w:rsidP="00B33885">
      <w:pPr>
        <w:pStyle w:val="38"/>
        <w:framePr w:wrap="notBeside"/>
        <w:rPr>
          <w:rtl/>
        </w:rPr>
      </w:pPr>
      <w:r w:rsidRPr="00E600D8">
        <w:rPr>
          <w:rtl/>
        </w:rPr>
        <w:t>וצריכא</w:t>
      </w:r>
      <w:r w:rsidR="00A85AC8" w:rsidRPr="00E600D8">
        <w:rPr>
          <w:rtl/>
        </w:rPr>
        <w:t>.</w:t>
      </w:r>
    </w:p>
    <w:p w14:paraId="20F9A027" w14:textId="3E7ED808" w:rsidR="006E0774" w:rsidRPr="00131640" w:rsidRDefault="006E0774" w:rsidP="006E0774">
      <w:pPr>
        <w:rPr>
          <w:rtl/>
        </w:rPr>
      </w:pPr>
      <w:r w:rsidRPr="00210DF6">
        <w:rPr>
          <w:rStyle w:val="afffa"/>
          <w:rFonts w:ascii="Fb Fontext" w:hAnsi="Fb Fontext" w:cs="BA TM • Vilna Extra-Bold" w:hint="cs"/>
          <w:bCs w:val="0"/>
          <w:rtl/>
        </w:rPr>
        <w:t>אשתו</w:t>
      </w:r>
      <w:r w:rsidRPr="00224C4C">
        <w:rPr>
          <w:rFonts w:ascii="Fb Fontext" w:hAnsi="Fb Fontext" w:hint="cs"/>
          <w:rtl/>
        </w:rPr>
        <w:t xml:space="preserve"> אע</w:t>
      </w:r>
      <w:r w:rsidRPr="00224C4C">
        <w:rPr>
          <w:rFonts w:ascii="Fb Fontext" w:hAnsi="Fb Fontext"/>
          <w:rtl/>
        </w:rPr>
        <w:t>"</w:t>
      </w:r>
      <w:r w:rsidRPr="00224C4C">
        <w:rPr>
          <w:rFonts w:ascii="Fb Fontext" w:hAnsi="Fb Fontext" w:hint="cs"/>
          <w:rtl/>
        </w:rPr>
        <w:t>ג דבת מיכל ומיעבד היא,</w:t>
      </w:r>
      <w:r w:rsidRPr="00210DF6">
        <w:rPr>
          <w:rStyle w:val="afffa"/>
          <w:rFonts w:ascii="Fb Fontext" w:hAnsi="Fb Fontext" w:cs="BA TM • Vilna Extra-Bold" w:hint="cs"/>
          <w:bCs w:val="0"/>
          <w:rtl/>
        </w:rPr>
        <w:t xml:space="preserve"> וב</w:t>
      </w:r>
      <w:r w:rsidRPr="00210DF6">
        <w:rPr>
          <w:rStyle w:val="afffa"/>
          <w:rFonts w:ascii="Fb Fontext" w:hAnsi="Fb Fontext" w:cs="BA TM • Vilna Extra-Bold"/>
          <w:bCs w:val="0"/>
          <w:rtl/>
        </w:rPr>
        <w:t>ניו</w:t>
      </w:r>
      <w:r w:rsidRPr="00224C4C">
        <w:rPr>
          <w:rFonts w:ascii="Fb Fontext" w:hAnsi="Fb Fontext"/>
          <w:rtl/>
        </w:rPr>
        <w:t xml:space="preserve"> </w:t>
      </w:r>
      <w:r w:rsidRPr="00224C4C">
        <w:rPr>
          <w:rFonts w:ascii="Fb Fontext" w:hAnsi="Fb Fontext" w:hint="cs"/>
          <w:rtl/>
        </w:rPr>
        <w:t>אע</w:t>
      </w:r>
      <w:r w:rsidRPr="00224C4C">
        <w:rPr>
          <w:rFonts w:ascii="Fb Fontext" w:hAnsi="Fb Fontext"/>
          <w:rtl/>
        </w:rPr>
        <w:t>"</w:t>
      </w:r>
      <w:r w:rsidRPr="00224C4C">
        <w:rPr>
          <w:rFonts w:ascii="Fb Fontext" w:hAnsi="Fb Fontext" w:hint="cs"/>
          <w:rtl/>
        </w:rPr>
        <w:t xml:space="preserve">ג </w:t>
      </w:r>
      <w:r w:rsidRPr="00224C4C">
        <w:rPr>
          <w:rFonts w:ascii="Fb Fontext" w:hAnsi="Fb Fontext"/>
          <w:rtl/>
        </w:rPr>
        <w:t>ד</w:t>
      </w:r>
      <w:r w:rsidRPr="00224C4C">
        <w:rPr>
          <w:rFonts w:ascii="Fb Fontext" w:hAnsi="Fb Fontext" w:hint="cs"/>
          <w:rtl/>
        </w:rPr>
        <w:t>דרכם לחזר על הפתחים</w:t>
      </w:r>
      <w:r w:rsidRPr="00224C4C">
        <w:rPr>
          <w:rFonts w:ascii="Fb Fontext" w:hAnsi="Fb Fontext"/>
          <w:rtl/>
        </w:rPr>
        <w:t xml:space="preserve"> - אימא לא, צריכא.</w:t>
      </w:r>
    </w:p>
    <w:p w14:paraId="2381B995" w14:textId="77777777" w:rsidR="006E0774" w:rsidRPr="00131640" w:rsidRDefault="006E0774" w:rsidP="00841728">
      <w:pPr>
        <w:pStyle w:val="affffb"/>
        <w:rPr>
          <w:rtl/>
        </w:rPr>
        <w:pPrChange w:id="90075" w:author="קלוד" w:date="2026-10-08T12:07:40Z">
          <w:pPr>
            <w:pStyle w:val="affb"/>
          </w:pPr>
        </w:pPrChange>
      </w:pPr>
      <w:del w:id="90073" w:author="קלוד" w:date="2026-10-08T12:07:40Z">
        <w:r w:rsidRPr="00224C4C">
          <w:rPr>
            <w:rFonts w:hint="cs"/>
            <w:rtl/>
          </w:rPr>
          <w:delText xml:space="preserve">׹</w:delText>
        </w:r>
      </w:del>
      <w:ins w:id="90074" w:author="קלוד" w:date="2026-10-08T12:07:40Z">
        <w:r>
          <w:rPr>
            <w:color w:val="7B3F00"/>
          </w:rPr>
          <w:t xml:space="preserve">רציעה - "באזנו ובדלת"</w:t>
        </w:r>
      </w:ins>
    </w:p>
    <w:p w14:paraId="42B95E0F" w14:textId="77777777" w:rsidR="006E0774" w:rsidRPr="00131640" w:rsidRDefault="006E0774" w:rsidP="0010529F">
      <w:pPr>
        <w:pStyle w:val="afff0"/>
        <w:framePr w:wrap="around"/>
        <w:rPr>
          <w:rtl/>
        </w:rPr>
      </w:pPr>
      <w:r w:rsidRPr="00224C4C">
        <w:rPr>
          <w:rFonts w:hint="cs"/>
          <w:rtl/>
        </w:rPr>
        <w:t>כב:</w:t>
      </w:r>
    </w:p>
    <w:p w14:paraId="438F2952" w14:textId="3D2167B2" w:rsidR="00A85AC8" w:rsidRPr="00E600D8" w:rsidRDefault="006E0774" w:rsidP="000414AF">
      <w:pPr>
        <w:pStyle w:val="38"/>
        <w:framePr w:wrap="notBeside"/>
        <w:rPr>
          <w:rtl/>
        </w:rPr>
      </w:pPr>
      <w:r w:rsidRPr="00E600D8">
        <w:rPr>
          <w:rtl/>
        </w:rPr>
        <w:t>ת"ר</w:t>
      </w:r>
      <w:r w:rsidR="00A85AC8" w:rsidRPr="00E600D8">
        <w:rPr>
          <w:rtl/>
        </w:rPr>
        <w:t>:</w:t>
      </w:r>
    </w:p>
    <w:p w14:paraId="5C5A4E3C" w14:textId="0EB4A79F" w:rsidR="006E0774" w:rsidRPr="00131640" w:rsidRDefault="006E0774" w:rsidP="000414AF">
      <w:pPr>
        <w:rPr>
          <w:rtl/>
        </w:rPr>
      </w:pPr>
      <w:r w:rsidRPr="00224C4C">
        <w:rPr>
          <w:rStyle w:val="affffa"/>
          <w:rtl/>
        </w:rPr>
        <w:t xml:space="preserve"> </w:t>
      </w:r>
      <w:r w:rsidRPr="00224C4C">
        <w:rPr>
          <w:rStyle w:val="affffa"/>
          <w:rFonts w:hint="cs"/>
          <w:rtl/>
        </w:rPr>
        <w:t>'</w:t>
      </w:r>
      <w:r w:rsidRPr="00224C4C">
        <w:rPr>
          <w:rStyle w:val="affffa"/>
          <w:rtl/>
        </w:rPr>
        <w:t>באזנו ובדלת</w:t>
      </w:r>
      <w:r w:rsidRPr="00224C4C">
        <w:rPr>
          <w:rStyle w:val="affffa"/>
          <w:rFonts w:hint="cs"/>
          <w:rtl/>
        </w:rPr>
        <w:t>'</w:t>
      </w:r>
      <w:r w:rsidRPr="00224C4C">
        <w:rPr>
          <w:rStyle w:val="affffa"/>
          <w:rtl/>
        </w:rPr>
        <w:t>,</w:t>
      </w:r>
      <w:r w:rsidRPr="00224C4C">
        <w:rPr>
          <w:rFonts w:ascii="Fb Fontext" w:hAnsi="Fb Fontext"/>
          <w:sz w:val="32"/>
          <w:rtl/>
        </w:rPr>
        <w:t xml:space="preserve"> הא כיצד?</w:t>
      </w:r>
      <w:r w:rsidRPr="00224C4C">
        <w:rPr>
          <w:rFonts w:ascii="Fb Fontext" w:hAnsi="Fb Fontext" w:hint="cs"/>
          <w:sz w:val="32"/>
          <w:rtl/>
        </w:rPr>
        <w:t xml:space="preserve">- </w:t>
      </w:r>
      <w:r w:rsidRPr="00224C4C">
        <w:rPr>
          <w:rFonts w:ascii="Fb Fontext" w:hAnsi="Fb Fontext"/>
          <w:sz w:val="32"/>
          <w:rtl/>
        </w:rPr>
        <w:t xml:space="preserve"> דוקר והולך עד שמגיע אצל דלת.</w:t>
      </w:r>
    </w:p>
    <w:p w14:paraId="0F7841CB" w14:textId="77777777" w:rsidR="006E0774" w:rsidRPr="00131640" w:rsidRDefault="006E0774" w:rsidP="006E0774">
      <w:pPr>
        <w:rPr>
          <w:rtl/>
        </w:rPr>
      </w:pPr>
      <w:r w:rsidRPr="00224C4C">
        <w:rPr>
          <w:rStyle w:val="affffa"/>
          <w:rFonts w:hint="cs"/>
          <w:rtl/>
        </w:rPr>
        <w:t>'</w:t>
      </w:r>
      <w:r w:rsidRPr="00224C4C">
        <w:rPr>
          <w:rStyle w:val="affffa"/>
          <w:rtl/>
        </w:rPr>
        <w:t>דלת</w:t>
      </w:r>
      <w:r w:rsidRPr="00224C4C">
        <w:rPr>
          <w:rStyle w:val="affffa"/>
          <w:rFonts w:hint="cs"/>
          <w:rtl/>
        </w:rPr>
        <w:t>'</w:t>
      </w:r>
      <w:r w:rsidRPr="00224C4C">
        <w:rPr>
          <w:rFonts w:ascii="Fb Fontext" w:hAnsi="Fb Fontext"/>
          <w:rtl/>
        </w:rPr>
        <w:t xml:space="preserve"> – </w:t>
      </w:r>
      <w:r w:rsidRPr="00224C4C">
        <w:rPr>
          <w:rFonts w:ascii="Fb Fontext" w:hAnsi="Fb Fontext" w:hint="cs"/>
          <w:rtl/>
        </w:rPr>
        <w:t>מזוזה מה מזוזה מעומד אף דלת מעומד</w:t>
      </w:r>
    </w:p>
    <w:p w14:paraId="6ECEC097" w14:textId="77777777" w:rsidR="00A85AC8" w:rsidRPr="00E600D8" w:rsidRDefault="00965611" w:rsidP="000414AF">
      <w:pPr>
        <w:pStyle w:val="38"/>
        <w:framePr w:wrap="notBeside"/>
        <w:rPr>
          <w:rtl/>
        </w:rPr>
      </w:pPr>
      <w:r w:rsidRPr="00E600D8">
        <w:rPr>
          <w:rFonts w:hint="cs"/>
          <w:rtl/>
        </w:rPr>
        <w:t>א.</w:t>
      </w:r>
      <w:r w:rsidR="006E0774" w:rsidRPr="00E600D8">
        <w:rPr>
          <w:rtl/>
        </w:rPr>
        <w:t xml:space="preserve"> </w:t>
      </w:r>
      <w:r w:rsidR="006E0774" w:rsidRPr="00E600D8">
        <w:rPr>
          <w:rFonts w:hint="cs"/>
          <w:rtl/>
        </w:rPr>
        <w:t>ריב</w:t>
      </w:r>
      <w:r w:rsidR="006E0774" w:rsidRPr="00E600D8">
        <w:rPr>
          <w:rtl/>
        </w:rPr>
        <w:t>"</w:t>
      </w:r>
      <w:r w:rsidR="006E0774" w:rsidRPr="00E600D8">
        <w:rPr>
          <w:rFonts w:hint="cs"/>
          <w:rtl/>
        </w:rPr>
        <w:t>ז</w:t>
      </w:r>
      <w:r w:rsidR="00A85AC8" w:rsidRPr="00E600D8">
        <w:rPr>
          <w:rtl/>
        </w:rPr>
        <w:t>:</w:t>
      </w:r>
    </w:p>
    <w:p w14:paraId="1380D51A" w14:textId="430696AA" w:rsidR="006E0774" w:rsidRPr="00124FF5" w:rsidRDefault="006E0774" w:rsidP="006E0774">
      <w:pPr>
        <w:rPr>
          <w:spacing w:val="0"/>
          <w:rtl/>
        </w:rPr>
      </w:pPr>
      <w:r w:rsidRPr="00124FF5">
        <w:rPr>
          <w:rFonts w:ascii="Fb Fontext" w:hAnsi="Fb Fontext"/>
          <w:spacing w:val="0"/>
          <w:sz w:val="32"/>
          <w:rtl/>
        </w:rPr>
        <w:t>דורש המקרא הזה כמין חומר: מה נשתנה אזן מכל אברים שבגוף?</w:t>
      </w:r>
    </w:p>
    <w:p w14:paraId="507BFD71" w14:textId="15078817" w:rsidR="006E0774" w:rsidRPr="00131640" w:rsidRDefault="006E0774" w:rsidP="000414AF">
      <w:pPr>
        <w:rPr>
          <w:rtl/>
        </w:rPr>
      </w:pPr>
      <w:r w:rsidRPr="000414AF">
        <w:rPr>
          <w:rFonts w:hint="cs"/>
          <w:rtl/>
        </w:rPr>
        <w:t>אמר הקב</w:t>
      </w:r>
      <w:r w:rsidRPr="000414AF">
        <w:rPr>
          <w:rtl/>
        </w:rPr>
        <w:t>"</w:t>
      </w:r>
      <w:r w:rsidRPr="000414AF">
        <w:rPr>
          <w:rFonts w:hint="cs"/>
          <w:rtl/>
        </w:rPr>
        <w:t>ה</w:t>
      </w:r>
      <w:r w:rsidRPr="000414AF">
        <w:rPr>
          <w:rtl/>
        </w:rPr>
        <w:t xml:space="preserve">: אזן ששמעה קולי על הר סיני בשעה שאמרתי </w:t>
      </w:r>
      <w:r w:rsidRPr="000414AF">
        <w:rPr>
          <w:rStyle w:val="affffa"/>
          <w:rtl/>
        </w:rPr>
        <w:t>כי</w:t>
      </w:r>
      <w:r w:rsidR="000414AF" w:rsidRPr="000414AF">
        <w:rPr>
          <w:rStyle w:val="affffa"/>
          <w:rFonts w:hint="cs"/>
          <w:rtl/>
        </w:rPr>
        <w:t xml:space="preserve"> </w:t>
      </w:r>
      <w:r w:rsidRPr="000414AF">
        <w:rPr>
          <w:rStyle w:val="affffa"/>
          <w:rtl/>
        </w:rPr>
        <w:t>לי בני ישראל עבדים</w:t>
      </w:r>
      <w:r w:rsidRPr="000414AF">
        <w:rPr>
          <w:rStyle w:val="affffa"/>
          <w:rFonts w:hint="cs"/>
          <w:rtl/>
        </w:rPr>
        <w:t>'</w:t>
      </w:r>
      <w:r w:rsidRPr="000414AF">
        <w:rPr>
          <w:rtl/>
        </w:rPr>
        <w:t xml:space="preserve"> ולא עבדים לעבדים,</w:t>
      </w:r>
      <w:r w:rsidRPr="000414AF">
        <w:rPr>
          <w:rFonts w:hint="cs"/>
          <w:rtl/>
        </w:rPr>
        <w:t xml:space="preserve"> </w:t>
      </w:r>
      <w:r w:rsidRPr="000414AF">
        <w:rPr>
          <w:rtl/>
        </w:rPr>
        <w:t>והלך זה וקנה אדון לעצמו - ירצע.</w:t>
      </w:r>
    </w:p>
    <w:p w14:paraId="159404E1" w14:textId="77777777" w:rsidR="00A85AC8" w:rsidRPr="00E600D8" w:rsidRDefault="00965611" w:rsidP="000414AF">
      <w:pPr>
        <w:pStyle w:val="38"/>
        <w:framePr w:wrap="notBeside"/>
        <w:rPr>
          <w:rtl/>
        </w:rPr>
      </w:pPr>
      <w:r w:rsidRPr="00E600D8">
        <w:rPr>
          <w:rFonts w:hint="cs"/>
          <w:rtl/>
        </w:rPr>
        <w:t>ב.</w:t>
      </w:r>
      <w:r w:rsidR="006E0774" w:rsidRPr="00E600D8">
        <w:rPr>
          <w:rtl/>
        </w:rPr>
        <w:t xml:space="preserve"> ור"ש ב"ר</w:t>
      </w:r>
      <w:r w:rsidR="00A85AC8" w:rsidRPr="00E600D8">
        <w:rPr>
          <w:rtl/>
        </w:rPr>
        <w:t>:</w:t>
      </w:r>
    </w:p>
    <w:p w14:paraId="3FB6BE54" w14:textId="52DD79BC" w:rsidR="006E0774" w:rsidRPr="00131640" w:rsidRDefault="006E0774" w:rsidP="006E0774">
      <w:pPr>
        <w:rPr>
          <w:rtl/>
        </w:rPr>
      </w:pPr>
      <w:r w:rsidRPr="00224C4C">
        <w:rPr>
          <w:rFonts w:ascii="Fb Fontext" w:hAnsi="Fb Fontext"/>
          <w:sz w:val="32"/>
          <w:rtl/>
        </w:rPr>
        <w:t xml:space="preserve">דרש את המקרא הזה כמין חומר: מה נשתנה דלת ומזוזה מכל כלים שבבית? </w:t>
      </w:r>
      <w:r w:rsidRPr="000414AF">
        <w:rPr>
          <w:rStyle w:val="afffff3"/>
          <w:rtl/>
        </w:rPr>
        <w:t>אמר הק</w:t>
      </w:r>
      <w:r w:rsidRPr="000414AF">
        <w:rPr>
          <w:rStyle w:val="afffff3"/>
          <w:rFonts w:hint="cs"/>
          <w:rtl/>
        </w:rPr>
        <w:t>ב</w:t>
      </w:r>
      <w:r w:rsidRPr="000414AF">
        <w:rPr>
          <w:rStyle w:val="afffff3"/>
          <w:rtl/>
        </w:rPr>
        <w:t>"</w:t>
      </w:r>
      <w:r w:rsidRPr="000414AF">
        <w:rPr>
          <w:rStyle w:val="afffff3"/>
          <w:rFonts w:hint="cs"/>
          <w:rtl/>
        </w:rPr>
        <w:t>ה</w:t>
      </w:r>
      <w:r w:rsidRPr="000414AF">
        <w:rPr>
          <w:rStyle w:val="afffff3"/>
          <w:rtl/>
        </w:rPr>
        <w:t>:</w:t>
      </w:r>
      <w:r w:rsidRPr="00224C4C">
        <w:rPr>
          <w:rFonts w:ascii="Fb Fontext" w:hAnsi="Fb Fontext"/>
          <w:sz w:val="32"/>
          <w:rtl/>
        </w:rPr>
        <w:t xml:space="preserve"> דלת ומזוזה שהיו עדים במצרים, בשעה שפסחתי על המשקוף ועל שתי המזוזות ואמרתי</w:t>
      </w:r>
      <w:r w:rsidRPr="00224C4C">
        <w:rPr>
          <w:rStyle w:val="affffa"/>
          <w:rtl/>
        </w:rPr>
        <w:t xml:space="preserve"> </w:t>
      </w:r>
      <w:r w:rsidRPr="00224C4C">
        <w:rPr>
          <w:rStyle w:val="affffa"/>
          <w:rFonts w:hint="cs"/>
          <w:rtl/>
        </w:rPr>
        <w:t>'</w:t>
      </w:r>
      <w:r w:rsidRPr="00224C4C">
        <w:rPr>
          <w:rStyle w:val="affffa"/>
          <w:rtl/>
        </w:rPr>
        <w:t>כי לי בני ישראל עבדים</w:t>
      </w:r>
      <w:r w:rsidRPr="00224C4C">
        <w:rPr>
          <w:rStyle w:val="affffa"/>
          <w:rFonts w:hint="cs"/>
          <w:rtl/>
        </w:rPr>
        <w:t>'</w:t>
      </w:r>
      <w:r w:rsidRPr="00224C4C">
        <w:rPr>
          <w:rStyle w:val="affffa"/>
          <w:rtl/>
        </w:rPr>
        <w:t xml:space="preserve"> </w:t>
      </w:r>
      <w:r w:rsidRPr="00224C4C">
        <w:rPr>
          <w:rFonts w:ascii="Fb Fontext" w:hAnsi="Fb Fontext"/>
          <w:sz w:val="32"/>
          <w:rtl/>
        </w:rPr>
        <w:t>- ולא עבדים לעבדים, והוצאתים מעבדות לחירות, והלך זה וקנה אדון לעצמו - ירצע בפניהם.</w:t>
      </w:r>
    </w:p>
    <w:p w14:paraId="60B07408" w14:textId="77777777" w:rsidR="006E0774" w:rsidRPr="00131640" w:rsidRDefault="006E0774" w:rsidP="00841728">
      <w:pPr>
        <w:pStyle w:val="affb"/>
        <w:rPr>
          <w:rtl/>
        </w:rPr>
      </w:pPr>
      <w:r w:rsidRPr="00224C4C">
        <w:rPr>
          <w:rFonts w:hint="cs"/>
          <w:rtl/>
        </w:rPr>
        <w:t>׹</w:t>
      </w:r>
    </w:p>
    <w:p w14:paraId="63BCC93D" w14:textId="20AA54BF" w:rsidR="00A85AC8" w:rsidRPr="00E600D8" w:rsidRDefault="006E0774" w:rsidP="000414AF">
      <w:pPr>
        <w:pStyle w:val="38"/>
        <w:framePr w:wrap="notBeside"/>
        <w:rPr>
          <w:rtl/>
        </w:rPr>
      </w:pPr>
      <w:r w:rsidRPr="00E600D8">
        <w:rPr>
          <w:rtl/>
        </w:rPr>
        <w:t>מתני'</w:t>
      </w:r>
      <w:r w:rsidR="00A85AC8" w:rsidRPr="00E600D8">
        <w:rPr>
          <w:rtl/>
        </w:rPr>
        <w:t>.</w:t>
      </w:r>
    </w:p>
    <w:p>
      <w:pPr>
        <w:pStyle w:val="afffff8"/>
        <w:rPr>
          <w:ins w:id="20175" w:author="קלוד" w:date="2026-10-06T10:09:14Z"/>
        </w:rPr>
      </w:pPr>
      <w:ins w:id="20174" w:author="קלוד" w:date="2026-10-06T10:09:14Z">
        <w:r>
          <w:t xml:space="preserve">משנה ג</w:t>
        </w:r>
      </w:ins>
    </w:p>
    <w:p w14:paraId="4220D6B6" w14:textId="2CDE35A5" w:rsidR="006E0774" w:rsidRPr="00131640" w:rsidRDefault="000414AF" w:rsidP="00954D80">
      <w:pPr>
        <w:pStyle w:val="afff5"/>
        <w:spacing w:before="120"/>
        <w:rPr>
          <w:rtl/>
        </w:rPr>
        <w:pPrChange w:id="90003" w:author="קלוד" w:date="2026-10-08T12:08:16Z">
          <w:pPr>
            <w:pStyle w:val="afff5"/>
          </w:pPr>
        </w:pPrChange>
      </w:pPr>
      <w:r>
        <w:rPr>
          <w:rFonts w:hint="cs"/>
          <w:rtl/>
        </w:rPr>
        <w:t>ע</w:t>
      </w:r>
      <w:r w:rsidR="006E0774" w:rsidRPr="00224C4C">
        <w:rPr>
          <w:rtl/>
        </w:rPr>
        <w:t>בד כנעני נקנה בכסף ובשטר ובחזקה,</w:t>
      </w:r>
    </w:p>
    <w:p w14:paraId="00D9ED3F" w14:textId="687D2435" w:rsidR="006E0774" w:rsidRPr="00131640" w:rsidRDefault="006E0774" w:rsidP="00954D80">
      <w:pPr>
        <w:pStyle w:val="afff5"/>
        <w:rPr>
          <w:rtl/>
        </w:rPr>
      </w:pPr>
      <w:r w:rsidRPr="00224C4C">
        <w:rPr>
          <w:rtl/>
        </w:rPr>
        <w:t xml:space="preserve">וקונה עצמו </w:t>
      </w:r>
      <w:r w:rsidRPr="000414AF">
        <w:rPr>
          <w:rStyle w:val="TanaimMishna"/>
          <w:rFonts w:hint="cs"/>
          <w:rtl/>
          <w:rPrChange w:id="20005" w:author="קלוד" w:date="2026-10-06T10:09:14Z">
            <w:rPr>
              <w:rStyle w:val="afffff3"/>
              <w:rFonts w:hint="cs"/>
              <w:rtl/>
            </w:rPr>
          </w:rPrChange>
        </w:rPr>
        <w:t>לר</w:t>
      </w:r>
      <w:r w:rsidRPr="000414AF">
        <w:rPr>
          <w:rStyle w:val="TanaimMishna"/>
          <w:rtl/>
          <w:rPrChange w:id="20006" w:author="קלוד" w:date="2026-10-06T10:09:14Z">
            <w:rPr>
              <w:rStyle w:val="afffff3"/>
              <w:rtl/>
            </w:rPr>
          </w:rPrChange>
        </w:rPr>
        <w:t>"</w:t>
      </w:r>
      <w:r w:rsidRPr="000414AF">
        <w:rPr>
          <w:rStyle w:val="TanaimMishna"/>
          <w:rFonts w:hint="cs"/>
          <w:rtl/>
          <w:rPrChange w:id="20007" w:author="קלוד" w:date="2026-10-06T10:09:14Z">
            <w:rPr>
              <w:rStyle w:val="afffff3"/>
              <w:rFonts w:hint="cs"/>
              <w:rtl/>
            </w:rPr>
          </w:rPrChange>
        </w:rPr>
        <w:t>מ:</w:t>
      </w:r>
      <w:r w:rsidRPr="00224C4C">
        <w:rPr>
          <w:rFonts w:hint="cs"/>
          <w:rtl/>
        </w:rPr>
        <w:t xml:space="preserve"> </w:t>
      </w:r>
      <w:r w:rsidRPr="00224C4C">
        <w:rPr>
          <w:rtl/>
        </w:rPr>
        <w:t>בכסף על ידי אחרים, ובשטר על ידי עצמו,</w:t>
      </w:r>
    </w:p>
    <w:p w14:paraId="1CE68DDF" w14:textId="77777777" w:rsidR="009469D7" w:rsidRDefault="00965611" w:rsidP="00954D80">
      <w:pPr>
        <w:pStyle w:val="afff5"/>
        <w:rPr>
          <w:rtl/>
        </w:rPr>
      </w:pPr>
      <w:r>
        <w:rPr>
          <w:rStyle w:val="TanaimMishna"/>
          <w:rFonts w:hint="cs"/>
          <w:rtl/>
          <w:rPrChange w:id="20008" w:author="קלוד" w:date="2026-10-06T10:09:14Z">
            <w:rPr>
              <w:rStyle w:val="afffff3"/>
              <w:rFonts w:hint="cs"/>
              <w:rtl/>
            </w:rPr>
          </w:rPrChange>
        </w:rPr>
        <w:t xml:space="preserve"> </w:t>
      </w:r>
      <w:r>
        <w:rPr>
          <w:rStyle w:val="TanaimMishna"/>
          <w:rtl/>
          <w:rPrChange w:id="20009" w:author="קלוד" w:date="2026-10-06T10:09:14Z">
            <w:rPr>
              <w:rStyle w:val="afffff3"/>
              <w:rtl/>
            </w:rPr>
          </w:rPrChange>
        </w:rPr>
        <w:tab/>
      </w:r>
      <w:r>
        <w:rPr>
          <w:rStyle w:val="TanaimMishna"/>
          <w:rtl/>
          <w:rPrChange w:id="20010" w:author="קלוד" w:date="2026-10-06T10:09:14Z">
            <w:rPr>
              <w:rStyle w:val="afffff3"/>
              <w:rtl/>
            </w:rPr>
          </w:rPrChange>
        </w:rPr>
        <w:tab/>
      </w:r>
      <w:r>
        <w:rPr>
          <w:rStyle w:val="TanaimMishna"/>
          <w:rtl/>
          <w:rPrChange w:id="20011" w:author="קלוד" w:date="2026-10-06T10:09:14Z">
            <w:rPr>
              <w:rStyle w:val="afffff3"/>
              <w:rtl/>
            </w:rPr>
          </w:rPrChange>
        </w:rPr>
        <w:tab/>
      </w:r>
      <w:r>
        <w:rPr>
          <w:rStyle w:val="TanaimMishna"/>
          <w:rtl/>
          <w:rPrChange w:id="20012" w:author="קלוד" w:date="2026-10-06T10:09:14Z">
            <w:rPr>
              <w:rStyle w:val="afffff3"/>
              <w:rtl/>
            </w:rPr>
          </w:rPrChange>
        </w:rPr>
        <w:tab/>
      </w:r>
      <w:r>
        <w:rPr>
          <w:rStyle w:val="TanaimMishna"/>
          <w:rtl/>
          <w:rPrChange w:id="20013" w:author="קלוד" w:date="2026-10-06T10:09:14Z">
            <w:rPr>
              <w:rStyle w:val="afffff3"/>
              <w:rtl/>
            </w:rPr>
          </w:rPrChange>
        </w:rPr>
        <w:tab/>
      </w:r>
      <w:r>
        <w:rPr>
          <w:rStyle w:val="TanaimMishna"/>
          <w:rFonts w:hint="cs"/>
          <w:rtl/>
          <w:rPrChange w:id="20014" w:author="קלוד" w:date="2026-10-06T10:09:14Z">
            <w:rPr>
              <w:rStyle w:val="afffff3"/>
              <w:rFonts w:hint="cs"/>
              <w:rtl/>
            </w:rPr>
          </w:rPrChange>
        </w:rPr>
        <w:t xml:space="preserve">  </w:t>
      </w:r>
      <w:r w:rsidR="006E0774" w:rsidRPr="000414AF">
        <w:rPr>
          <w:rStyle w:val="TanaimMishna"/>
          <w:rtl/>
          <w:rPrChange w:id="20015" w:author="קלוד" w:date="2026-10-06T10:09:14Z">
            <w:rPr>
              <w:rStyle w:val="afffff3"/>
              <w:rtl/>
            </w:rPr>
          </w:rPrChange>
        </w:rPr>
        <w:t>וחכ"</w:t>
      </w:r>
      <w:r w:rsidR="006E0774" w:rsidRPr="000414AF">
        <w:rPr>
          <w:rStyle w:val="TanaimMishna"/>
          <w:rFonts w:hint="cs"/>
          <w:rtl/>
          <w:rPrChange w:id="20016" w:author="קלוד" w:date="2026-10-06T10:09:14Z">
            <w:rPr>
              <w:rStyle w:val="afffff3"/>
              <w:rFonts w:hint="cs"/>
              <w:rtl/>
            </w:rPr>
          </w:rPrChange>
        </w:rPr>
        <w:t>א</w:t>
      </w:r>
      <w:r w:rsidR="006E0774" w:rsidRPr="000414AF">
        <w:rPr>
          <w:rStyle w:val="TanaimMishna"/>
          <w:rtl/>
          <w:rPrChange w:id="20017" w:author="קלוד" w:date="2026-10-06T10:09:14Z">
            <w:rPr>
              <w:rStyle w:val="afffff3"/>
              <w:rtl/>
            </w:rPr>
          </w:rPrChange>
        </w:rPr>
        <w:t>:</w:t>
      </w:r>
      <w:r w:rsidR="006E0774" w:rsidRPr="00224C4C">
        <w:rPr>
          <w:rtl/>
        </w:rPr>
        <w:t xml:space="preserve"> בכסף ע"י עצמו, ובשטר ע"י אחרים,</w:t>
      </w:r>
    </w:p>
    <w:p w14:paraId="436F374B" w14:textId="0A6D446C" w:rsidR="006E0774" w:rsidRPr="00131640" w:rsidRDefault="00965611" w:rsidP="00965611">
      <w:pPr>
        <w:pStyle w:val="afff5"/>
        <w:rPr>
          <w:rtl/>
        </w:rPr>
      </w:pPr>
      <w:r>
        <w:rPr>
          <w:rFonts w:hint="cs"/>
          <w:rtl/>
        </w:rPr>
        <w:t xml:space="preserve"> </w:t>
      </w:r>
      <w:r>
        <w:rPr>
          <w:rtl/>
        </w:rPr>
        <w:tab/>
      </w:r>
      <w:r>
        <w:rPr>
          <w:rtl/>
        </w:rPr>
        <w:tab/>
      </w:r>
      <w:r>
        <w:rPr>
          <w:rtl/>
        </w:rPr>
        <w:tab/>
      </w:r>
      <w:r>
        <w:rPr>
          <w:rtl/>
        </w:rPr>
        <w:tab/>
      </w:r>
      <w:r>
        <w:rPr>
          <w:rtl/>
        </w:rPr>
        <w:tab/>
      </w:r>
      <w:r>
        <w:rPr>
          <w:rtl/>
        </w:rPr>
        <w:tab/>
      </w:r>
      <w:r>
        <w:rPr>
          <w:rFonts w:hint="cs"/>
          <w:rtl/>
        </w:rPr>
        <w:t xml:space="preserve"> </w:t>
      </w:r>
      <w:r w:rsidR="008812B2">
        <w:rPr>
          <w:rtl/>
        </w:rPr>
        <w:tab/>
      </w:r>
      <w:r w:rsidR="008812B2">
        <w:rPr>
          <w:rtl/>
        </w:rPr>
        <w:tab/>
      </w:r>
      <w:r>
        <w:rPr>
          <w:rFonts w:hint="cs"/>
          <w:rtl/>
        </w:rPr>
        <w:t xml:space="preserve"> </w:t>
      </w:r>
      <w:r w:rsidR="006E0774" w:rsidRPr="00224C4C">
        <w:rPr>
          <w:rtl/>
        </w:rPr>
        <w:t>ובלבד שיהא הכסף משל אחרים.</w:t>
      </w:r>
    </w:p>
    <w:p w14:paraId="1CA914F0" w14:textId="77777777" w:rsidR="006E0774" w:rsidRPr="00131640" w:rsidRDefault="006E0774" w:rsidP="00841728">
      <w:pPr>
        <w:pStyle w:val="affb"/>
        <w:rPr>
          <w:del w:id="90040" w:author="מנוע עיצוב" w:date="2026-10-08T11:01:28Z"/>
          <w:rtl/>
        </w:rPr>
      </w:pPr>
      <w:del w:id="90039" w:author="מנוע עיצוב" w:date="2026-10-08T11:01:28Z">
        <w:r w:rsidRPr="00224C4C">
          <w:rPr>
            <w:rFonts w:hint="cs"/>
            <w:rtl/>
          </w:rPr>
          <w:delText xml:space="preserve">׹</w:delText>
        </w:r>
      </w:del>
    </w:p>
    <w:p w14:paraId="1D94EE37" w14:textId="77777777" w:rsidR="006E0774" w:rsidRPr="00131640" w:rsidRDefault="006E0774" w:rsidP="00F10080">
      <w:pPr>
        <w:pStyle w:val="afffd"/>
        <w:rPr>
          <w:rtl/>
        </w:rPr>
      </w:pPr>
      <w:ins w:id="9818" w:author="מספור קטעי משנה" w:date="2026-10-06T06:45:32Z">
        <w:r>
          <w:rPr>
            <w:rStyle w:val="MisparKeta"/>
          </w:rPr>
          <w:t xml:space="preserve">א. </w:t>
        </w:r>
      </w:ins>
      <w:r w:rsidRPr="00F10080">
        <w:rPr>
          <w:rtl/>
        </w:rPr>
        <w:t>עבד כנעני נקנה בכסף ובשטר ובחזקה</w:t>
      </w:r>
    </w:p>
    <w:p w14:paraId="32D54DE5" w14:textId="77777777" w:rsidR="009469D7" w:rsidRDefault="006E0774" w:rsidP="006E0774">
      <w:pPr>
        <w:rPr>
          <w:rFonts w:ascii="Fb Fontext" w:hAnsi="Fb Fontext"/>
          <w:rtl/>
        </w:rPr>
      </w:pPr>
      <w:r w:rsidRPr="00224C4C">
        <w:rPr>
          <w:rStyle w:val="affffa"/>
          <w:rFonts w:hint="cs"/>
          <w:rtl/>
        </w:rPr>
        <w:t>'</w:t>
      </w:r>
      <w:r w:rsidRPr="00224C4C">
        <w:rPr>
          <w:rStyle w:val="affffa"/>
          <w:rtl/>
        </w:rPr>
        <w:t>והתנחלתם אותם לבניכם אחריכם לרשת אחוזה</w:t>
      </w:r>
      <w:r w:rsidRPr="00224C4C">
        <w:rPr>
          <w:rStyle w:val="affffa"/>
          <w:rFonts w:hint="cs"/>
          <w:rtl/>
        </w:rPr>
        <w:t>'</w:t>
      </w:r>
      <w:r w:rsidRPr="00224C4C">
        <w:rPr>
          <w:rStyle w:val="affffa"/>
          <w:rtl/>
        </w:rPr>
        <w:t>,</w:t>
      </w:r>
    </w:p>
    <w:p w14:paraId="75838234" w14:textId="4741653A" w:rsidR="006E0774" w:rsidRPr="00131640" w:rsidRDefault="006E0774" w:rsidP="006E0774">
      <w:pPr>
        <w:rPr>
          <w:rtl/>
        </w:rPr>
      </w:pPr>
      <w:r w:rsidRPr="00224C4C">
        <w:rPr>
          <w:rFonts w:ascii="Fb Fontext" w:hAnsi="Fb Fontext"/>
          <w:rtl/>
        </w:rPr>
        <w:t xml:space="preserve">הקישן לשדה אחוזה, </w:t>
      </w:r>
      <w:r w:rsidRPr="00224C4C">
        <w:rPr>
          <w:rFonts w:ascii="Fb Fontext" w:hAnsi="Fb Fontext" w:hint="cs"/>
          <w:rtl/>
        </w:rPr>
        <w:t>ד</w:t>
      </w:r>
      <w:r w:rsidRPr="00224C4C">
        <w:rPr>
          <w:rFonts w:ascii="Fb Fontext" w:hAnsi="Fb Fontext"/>
          <w:rtl/>
        </w:rPr>
        <w:t>נקנה בכסף, בשטר ובחזקה.</w:t>
      </w:r>
    </w:p>
    <w:p w14:paraId="5126F701" w14:textId="77777777" w:rsidR="006E0774" w:rsidRPr="00131640" w:rsidRDefault="006E0774" w:rsidP="006E0774">
      <w:pPr>
        <w:rPr>
          <w:rtl/>
        </w:rPr>
      </w:pPr>
      <w:r w:rsidRPr="00224C4C">
        <w:rPr>
          <w:rStyle w:val="affffa"/>
          <w:rFonts w:hint="cs"/>
          <w:rtl/>
        </w:rPr>
        <w:t>'</w:t>
      </w:r>
      <w:r w:rsidRPr="00224C4C">
        <w:rPr>
          <w:rStyle w:val="affffa"/>
          <w:rtl/>
        </w:rPr>
        <w:t>לעולם בהם תעבודו</w:t>
      </w:r>
      <w:r w:rsidRPr="00224C4C">
        <w:rPr>
          <w:rStyle w:val="affffa"/>
          <w:rFonts w:hint="cs"/>
          <w:rtl/>
        </w:rPr>
        <w:t>'</w:t>
      </w:r>
      <w:r w:rsidRPr="00224C4C">
        <w:rPr>
          <w:rFonts w:ascii="Fb Fontext" w:hAnsi="Fb Fontext" w:hint="cs"/>
          <w:rtl/>
        </w:rPr>
        <w:t xml:space="preserve"> דלא חוזר ביובל</w:t>
      </w:r>
      <w:r w:rsidRPr="00224C4C">
        <w:rPr>
          <w:rFonts w:ascii="Fb Fontext" w:hAnsi="Fb Fontext"/>
          <w:rtl/>
        </w:rPr>
        <w:t>.</w:t>
      </w:r>
    </w:p>
    <w:p w14:paraId="4758EF27" w14:textId="5887C951" w:rsidR="00A85AC8" w:rsidRPr="00E600D8" w:rsidRDefault="006E0774" w:rsidP="000414AF">
      <w:pPr>
        <w:pStyle w:val="38"/>
        <w:framePr w:wrap="notBeside"/>
        <w:rPr>
          <w:rtl/>
        </w:rPr>
      </w:pPr>
      <w:r w:rsidRPr="00E600D8">
        <w:rPr>
          <w:rtl/>
        </w:rPr>
        <w:t>תנא</w:t>
      </w:r>
      <w:r w:rsidR="00A85AC8" w:rsidRPr="00E600D8">
        <w:rPr>
          <w:rtl/>
        </w:rPr>
        <w:t>:</w:t>
      </w:r>
    </w:p>
    <w:p w14:paraId="5EDED3C7" w14:textId="14096449" w:rsidR="006E0774" w:rsidRPr="00131640" w:rsidRDefault="006E0774" w:rsidP="006E0774">
      <w:pPr>
        <w:rPr>
          <w:rtl/>
        </w:rPr>
      </w:pPr>
      <w:r w:rsidRPr="00224C4C">
        <w:rPr>
          <w:rFonts w:ascii="Fb Fontext" w:hAnsi="Fb Fontext"/>
          <w:rtl/>
        </w:rPr>
        <w:t>אף בחליפין.</w:t>
      </w:r>
    </w:p>
    <w:p w14:paraId="04FB1958" w14:textId="77777777" w:rsidR="00A85AC8" w:rsidRPr="00E600D8" w:rsidRDefault="006E0774" w:rsidP="000414AF">
      <w:pPr>
        <w:pStyle w:val="38"/>
        <w:framePr w:wrap="notBeside"/>
        <w:rPr>
          <w:rtl/>
        </w:rPr>
      </w:pPr>
      <w:r w:rsidRPr="00E600D8">
        <w:rPr>
          <w:rtl/>
        </w:rPr>
        <w:t>ותנא דידן?</w:t>
      </w:r>
      <w:r w:rsidR="00A85AC8" w:rsidRPr="00E600D8">
        <w:rPr>
          <w:rtl/>
        </w:rPr>
        <w:t>:</w:t>
      </w:r>
    </w:p>
    <w:p w14:paraId="256F6125" w14:textId="12A953A8" w:rsidR="006E0774" w:rsidRPr="00131640" w:rsidRDefault="000414AF" w:rsidP="006E0774">
      <w:pPr>
        <w:rPr>
          <w:rtl/>
        </w:rPr>
      </w:pPr>
      <w:r>
        <w:rPr>
          <w:rFonts w:ascii="Fb Fontext" w:hAnsi="Fb Fontext" w:hint="cs"/>
          <w:rtl/>
        </w:rPr>
        <w:t xml:space="preserve">דבר שאינו </w:t>
      </w:r>
      <w:r w:rsidR="006E0774" w:rsidRPr="00224C4C">
        <w:rPr>
          <w:rFonts w:ascii="Fb Fontext" w:hAnsi="Fb Fontext"/>
          <w:rtl/>
        </w:rPr>
        <w:t xml:space="preserve">במטלטלין תני, </w:t>
      </w:r>
      <w:r>
        <w:rPr>
          <w:rFonts w:ascii="Fb Fontext" w:hAnsi="Fb Fontext" w:hint="cs"/>
          <w:rtl/>
        </w:rPr>
        <w:t xml:space="preserve">שישנו </w:t>
      </w:r>
      <w:r w:rsidR="006E0774" w:rsidRPr="00224C4C">
        <w:rPr>
          <w:rFonts w:ascii="Fb Fontext" w:hAnsi="Fb Fontext"/>
          <w:rtl/>
        </w:rPr>
        <w:t>במטלטלין לא תני.</w:t>
      </w:r>
    </w:p>
    <w:p w14:paraId="3E3D58EC" w14:textId="0CF491F1" w:rsidR="007309FA" w:rsidRPr="00131640" w:rsidRDefault="007309FA" w:rsidP="007309FA">
      <w:pPr>
        <w:pStyle w:val="affffb"/>
        <w:rPr>
          <w:rtl/>
        </w:rPr>
      </w:pPr>
      <w:r w:rsidRPr="007309FA">
        <w:rPr>
          <w:rFonts w:hint="cs"/>
          <w:rtl/>
        </w:rPr>
        <w:t>***</w:t>
      </w:r>
    </w:p>
    <w:p w14:paraId="3C12F7A7" w14:textId="649D7B23" w:rsidR="00A85AC8" w:rsidRPr="00E600D8" w:rsidRDefault="006E0774" w:rsidP="004A6A67">
      <w:pPr>
        <w:pStyle w:val="38"/>
        <w:framePr w:wrap="notBeside"/>
        <w:rPr>
          <w:rtl/>
        </w:rPr>
      </w:pPr>
      <w:r w:rsidRPr="00E600D8">
        <w:rPr>
          <w:rtl/>
        </w:rPr>
        <w:lastRenderedPageBreak/>
        <w:t>שמואל</w:t>
      </w:r>
      <w:r w:rsidR="00A85AC8" w:rsidRPr="00E600D8">
        <w:rPr>
          <w:rtl/>
        </w:rPr>
        <w:t>:</w:t>
      </w:r>
    </w:p>
    <w:p w14:paraId="6C77EA2F" w14:textId="660A8165" w:rsidR="009469D7" w:rsidRDefault="006E0774" w:rsidP="00F65F8B">
      <w:pPr>
        <w:pStyle w:val="affffb"/>
        <w:rPr>
          <w:rtl/>
        </w:rPr>
      </w:pPr>
      <w:r w:rsidRPr="00224C4C">
        <w:rPr>
          <w:rtl/>
        </w:rPr>
        <w:t>עבד כנעני נקנה במשיכה,</w:t>
      </w:r>
    </w:p>
    <w:p w14:paraId="286A4620" w14:textId="44542E10" w:rsidR="006E0774" w:rsidRPr="00131640" w:rsidRDefault="006E0774" w:rsidP="006E0774">
      <w:pPr>
        <w:rPr>
          <w:rtl/>
        </w:rPr>
      </w:pPr>
      <w:r w:rsidRPr="00224C4C">
        <w:rPr>
          <w:rFonts w:ascii="Fb Fontext" w:hAnsi="Fb Fontext"/>
          <w:sz w:val="32"/>
          <w:rtl/>
        </w:rPr>
        <w:t>כיצד? תקפו ובא אצלו - קנאו, קראו ובא אצלו - לא קנאו.</w:t>
      </w:r>
    </w:p>
    <w:p w14:paraId="5ECFD110" w14:textId="2AECCAE9" w:rsidR="00A85AC8" w:rsidRPr="00E600D8" w:rsidRDefault="006E0774" w:rsidP="004A6A67">
      <w:pPr>
        <w:pStyle w:val="38"/>
        <w:framePr w:wrap="notBeside"/>
        <w:rPr>
          <w:rtl/>
        </w:rPr>
      </w:pPr>
      <w:r w:rsidRPr="00E600D8">
        <w:rPr>
          <w:rtl/>
        </w:rPr>
        <w:t>לתנא דידן</w:t>
      </w:r>
      <w:r w:rsidR="00A85AC8" w:rsidRPr="00E600D8">
        <w:rPr>
          <w:rFonts w:hint="cs"/>
          <w:rtl/>
        </w:rPr>
        <w:t>:</w:t>
      </w:r>
    </w:p>
    <w:p w14:paraId="1011012F" w14:textId="156BACC5" w:rsidR="006E0774" w:rsidRPr="00131640" w:rsidRDefault="004A6A67" w:rsidP="006E0774">
      <w:pPr>
        <w:rPr>
          <w:rtl/>
        </w:rPr>
      </w:pPr>
      <w:r>
        <w:rPr>
          <w:rFonts w:ascii="Fb Fontext" w:hAnsi="Fb Fontext" w:hint="cs"/>
          <w:rtl/>
        </w:rPr>
        <w:t>דבר שישנו</w:t>
      </w:r>
      <w:r w:rsidR="006E0774" w:rsidRPr="00224C4C">
        <w:rPr>
          <w:rFonts w:ascii="Fb Fontext" w:hAnsi="Fb Fontext"/>
          <w:rtl/>
        </w:rPr>
        <w:t xml:space="preserve"> במטלטלי לא תני, </w:t>
      </w:r>
      <w:r w:rsidR="00001FF7">
        <w:rPr>
          <w:rFonts w:ascii="Fb Fontext" w:hAnsi="Fb Fontext" w:hint="cs"/>
          <w:rtl/>
        </w:rPr>
        <w:t xml:space="preserve">שאינו </w:t>
      </w:r>
      <w:r w:rsidR="006E0774" w:rsidRPr="00224C4C">
        <w:rPr>
          <w:rFonts w:ascii="Fb Fontext" w:hAnsi="Fb Fontext"/>
          <w:rtl/>
        </w:rPr>
        <w:t>במטלטלי תני,</w:t>
      </w:r>
    </w:p>
    <w:p w14:paraId="77992DAE" w14:textId="77777777" w:rsidR="00A85AC8" w:rsidRPr="00E600D8" w:rsidRDefault="006E0774" w:rsidP="00001FF7">
      <w:pPr>
        <w:pStyle w:val="38"/>
        <w:framePr w:wrap="notBeside"/>
        <w:rPr>
          <w:rtl/>
        </w:rPr>
      </w:pPr>
      <w:r w:rsidRPr="00E600D8">
        <w:rPr>
          <w:rFonts w:hint="cs"/>
          <w:rtl/>
        </w:rPr>
        <w:t>ותנא ברא</w:t>
      </w:r>
      <w:r w:rsidR="00A85AC8" w:rsidRPr="00E600D8">
        <w:rPr>
          <w:rtl/>
        </w:rPr>
        <w:t>:</w:t>
      </w:r>
    </w:p>
    <w:p w14:paraId="2DAC1E62" w14:textId="033A88A7" w:rsidR="008C0849" w:rsidRPr="00131640" w:rsidRDefault="00001FF7" w:rsidP="006E0774">
      <w:pPr>
        <w:rPr>
          <w:rtl/>
        </w:rPr>
      </w:pPr>
      <w:r>
        <w:rPr>
          <w:rFonts w:ascii="Fb Fontext" w:hAnsi="Fb Fontext" w:hint="cs"/>
          <w:rtl/>
        </w:rPr>
        <w:t>דבר שישנו</w:t>
      </w:r>
      <w:r w:rsidR="006E0774" w:rsidRPr="00224C4C">
        <w:rPr>
          <w:rFonts w:ascii="Fb Fontext" w:hAnsi="Fb Fontext"/>
          <w:rtl/>
        </w:rPr>
        <w:t xml:space="preserve"> בין במקרקעי בין במטלטלי, </w:t>
      </w:r>
      <w:r w:rsidR="007D2342">
        <w:rPr>
          <w:rFonts w:ascii="Fb Fontext" w:hAnsi="Fb Fontext" w:hint="cs"/>
          <w:rtl/>
        </w:rPr>
        <w:t>-תני</w:t>
      </w:r>
    </w:p>
    <w:p w14:paraId="77672D74" w14:textId="010E6C56" w:rsidR="006E0774" w:rsidRPr="00131640" w:rsidRDefault="006E0774" w:rsidP="00F10080">
      <w:pPr>
        <w:spacing w:after="120"/>
        <w:rPr>
          <w:rtl/>
        </w:rPr>
      </w:pPr>
      <w:r w:rsidRPr="00224C4C">
        <w:rPr>
          <w:rFonts w:ascii="Fb Fontext" w:hAnsi="Fb Fontext"/>
          <w:rtl/>
        </w:rPr>
        <w:t xml:space="preserve">משיכה </w:t>
      </w:r>
      <w:r w:rsidR="00C332D3">
        <w:rPr>
          <w:rFonts w:ascii="Fb Fontext" w:hAnsi="Fb Fontext" w:hint="cs"/>
          <w:rtl/>
        </w:rPr>
        <w:t xml:space="preserve">שישנה </w:t>
      </w:r>
      <w:r w:rsidRPr="00224C4C">
        <w:rPr>
          <w:rFonts w:ascii="Fb Fontext" w:hAnsi="Fb Fontext"/>
          <w:rtl/>
        </w:rPr>
        <w:t>במטלטלי</w:t>
      </w:r>
      <w:r w:rsidR="00C332D3">
        <w:rPr>
          <w:rFonts w:ascii="Fb Fontext" w:hAnsi="Fb Fontext" w:hint="cs"/>
          <w:rtl/>
        </w:rPr>
        <w:t xml:space="preserve"> ולא </w:t>
      </w:r>
      <w:r w:rsidRPr="00224C4C">
        <w:rPr>
          <w:rFonts w:ascii="Fb Fontext" w:hAnsi="Fb Fontext"/>
          <w:rtl/>
        </w:rPr>
        <w:t xml:space="preserve">במקרקעי </w:t>
      </w:r>
      <w:r w:rsidR="00C332D3">
        <w:rPr>
          <w:rFonts w:ascii="Fb Fontext" w:hAnsi="Fb Fontext" w:hint="cs"/>
          <w:rtl/>
        </w:rPr>
        <w:t xml:space="preserve">- </w:t>
      </w:r>
      <w:r w:rsidRPr="00224C4C">
        <w:rPr>
          <w:rFonts w:ascii="Fb Fontext" w:hAnsi="Fb Fontext"/>
          <w:rtl/>
        </w:rPr>
        <w:t>לא תני.</w:t>
      </w:r>
    </w:p>
    <w:p w14:paraId="59AF070E" w14:textId="2A3B536A" w:rsidR="00A85AC8" w:rsidRPr="00E600D8" w:rsidRDefault="006E0774" w:rsidP="008C0849">
      <w:pPr>
        <w:pStyle w:val="38"/>
        <w:framePr w:wrap="notBeside"/>
        <w:rPr>
          <w:rtl/>
        </w:rPr>
      </w:pPr>
      <w:r w:rsidRPr="00E600D8">
        <w:rPr>
          <w:rtl/>
        </w:rPr>
        <w:t>• כיצד?</w:t>
      </w:r>
    </w:p>
    <w:p w14:paraId="44E5660E" w14:textId="2EB465B8" w:rsidR="009469D7" w:rsidRDefault="006E0774" w:rsidP="006E0774">
      <w:pPr>
        <w:rPr>
          <w:rFonts w:ascii="Fb Fontext" w:hAnsi="Fb Fontext"/>
          <w:rtl/>
        </w:rPr>
      </w:pPr>
      <w:r w:rsidRPr="00224C4C">
        <w:rPr>
          <w:rFonts w:ascii="Fb Fontext" w:hAnsi="Fb Fontext"/>
          <w:rtl/>
        </w:rPr>
        <w:t>תקפו ובא אצלו קנאו, קראו ובא אצלו לא קנאו.</w:t>
      </w:r>
    </w:p>
    <w:p w14:paraId="4C47C2FC" w14:textId="03829D9E" w:rsidR="006E0774" w:rsidRPr="00131640" w:rsidRDefault="008C0849" w:rsidP="006E0774">
      <w:pPr>
        <w:rPr>
          <w:rtl/>
        </w:rPr>
      </w:pPr>
      <w:r>
        <w:rPr>
          <w:rFonts w:ascii="Fb Fontext" w:hAnsi="Fb Fontext" w:hint="cs"/>
          <w:rtl/>
        </w:rPr>
        <w:t>דעל דעת עצמו</w:t>
      </w:r>
      <w:r w:rsidR="006E0774" w:rsidRPr="00224C4C">
        <w:rPr>
          <w:rFonts w:ascii="Fb Fontext" w:hAnsi="Fb Fontext" w:hint="cs"/>
          <w:rtl/>
        </w:rPr>
        <w:t xml:space="preserve"> הולך משא</w:t>
      </w:r>
      <w:r w:rsidR="006E0774" w:rsidRPr="00224C4C">
        <w:rPr>
          <w:rFonts w:ascii="Fb Fontext" w:hAnsi="Fb Fontext"/>
          <w:rtl/>
        </w:rPr>
        <w:t>"</w:t>
      </w:r>
      <w:r w:rsidR="006E0774" w:rsidRPr="00224C4C">
        <w:rPr>
          <w:rFonts w:ascii="Fb Fontext" w:hAnsi="Fb Fontext" w:hint="cs"/>
          <w:rtl/>
        </w:rPr>
        <w:t>כ בהמה</w:t>
      </w:r>
    </w:p>
    <w:p w14:paraId="70DEE222" w14:textId="4D3C791E" w:rsidR="00A85AC8" w:rsidRPr="00E600D8" w:rsidRDefault="006E0774" w:rsidP="008C0849">
      <w:pPr>
        <w:pStyle w:val="38"/>
        <w:framePr w:wrap="notBeside"/>
        <w:rPr>
          <w:rtl/>
        </w:rPr>
      </w:pPr>
      <w:r w:rsidRPr="00E600D8">
        <w:rPr>
          <w:rFonts w:hint="cs"/>
          <w:rtl/>
        </w:rPr>
        <w:t>ד</w:t>
      </w:r>
      <w:r w:rsidRPr="00E600D8">
        <w:rPr>
          <w:rtl/>
        </w:rPr>
        <w:t>תניא</w:t>
      </w:r>
      <w:r w:rsidR="00A85AC8" w:rsidRPr="00E600D8">
        <w:rPr>
          <w:rtl/>
        </w:rPr>
        <w:t>:</w:t>
      </w:r>
    </w:p>
    <w:p w14:paraId="1E2FADB0" w14:textId="2CFFEAC9" w:rsidR="006E0774" w:rsidRPr="00131640" w:rsidRDefault="006E0774" w:rsidP="008C0849">
      <w:pPr>
        <w:rPr>
          <w:rtl/>
        </w:rPr>
      </w:pPr>
      <w:r w:rsidRPr="007D2342">
        <w:rPr>
          <w:rStyle w:val="affffc"/>
          <w:rtl/>
        </w:rPr>
        <w:t>כיצד במסירה?</w:t>
      </w:r>
      <w:r w:rsidRPr="00224C4C">
        <w:rPr>
          <w:rFonts w:ascii="Fb Fontext" w:hAnsi="Fb Fontext"/>
          <w:sz w:val="32"/>
          <w:rtl/>
        </w:rPr>
        <w:t xml:space="preserve"> אחזה בטלפה, בשערה, באוכף שעליה, בשליף שעליה,</w:t>
      </w:r>
      <w:r w:rsidR="008C0849">
        <w:rPr>
          <w:rFonts w:ascii="Fb Fontext" w:hAnsi="Fb Fontext" w:hint="cs"/>
          <w:sz w:val="32"/>
          <w:rtl/>
        </w:rPr>
        <w:t xml:space="preserve"> </w:t>
      </w:r>
      <w:r w:rsidRPr="00224C4C">
        <w:rPr>
          <w:rFonts w:ascii="Fb Fontext" w:hAnsi="Fb Fontext"/>
          <w:sz w:val="32"/>
          <w:rtl/>
        </w:rPr>
        <w:t>בפרומביא שבפיה, ובזוג שבצוארה - קנאה.</w:t>
      </w:r>
    </w:p>
    <w:p w14:paraId="262702E5" w14:textId="60B90866" w:rsidR="006E0774" w:rsidRPr="00131640" w:rsidRDefault="006E0774" w:rsidP="006E0774">
      <w:pPr>
        <w:rPr>
          <w:rtl/>
        </w:rPr>
      </w:pPr>
      <w:r w:rsidRPr="007D2342">
        <w:rPr>
          <w:rStyle w:val="affffc"/>
          <w:rtl/>
        </w:rPr>
        <w:t>במשיכה?</w:t>
      </w:r>
      <w:r w:rsidRPr="00224C4C">
        <w:rPr>
          <w:rFonts w:ascii="Fb Fontext" w:hAnsi="Fb Fontext"/>
          <w:sz w:val="32"/>
          <w:rtl/>
        </w:rPr>
        <w:t xml:space="preserve"> קורא לה והיא באה, או שהכישה במקל ורצתה לפניו, כיון שעקרה יד ורגל קנאה.</w:t>
      </w:r>
    </w:p>
    <w:p w14:paraId="3E4298AE" w14:textId="12453522" w:rsidR="00A85AC8" w:rsidRPr="00E600D8" w:rsidRDefault="006E0774" w:rsidP="00497C34">
      <w:pPr>
        <w:pStyle w:val="38"/>
        <w:framePr w:wrap="notBeside"/>
        <w:rPr>
          <w:rtl/>
        </w:rPr>
      </w:pPr>
      <w:r w:rsidRPr="00E600D8">
        <w:rPr>
          <w:rFonts w:hint="cs"/>
          <w:rtl/>
        </w:rPr>
        <w:t>ר</w:t>
      </w:r>
      <w:r w:rsidRPr="00E600D8">
        <w:rPr>
          <w:rtl/>
        </w:rPr>
        <w:t>"</w:t>
      </w:r>
      <w:r w:rsidRPr="00E600D8">
        <w:rPr>
          <w:rFonts w:hint="cs"/>
          <w:rtl/>
        </w:rPr>
        <w:t>א</w:t>
      </w:r>
      <w:r w:rsidR="00A85AC8" w:rsidRPr="00E600D8">
        <w:rPr>
          <w:rtl/>
        </w:rPr>
        <w:t>:</w:t>
      </w:r>
    </w:p>
    <w:p w14:paraId="41A6C962" w14:textId="4FEC7B4A" w:rsidR="006E0774" w:rsidRPr="00131640" w:rsidRDefault="006E0774" w:rsidP="006E0774">
      <w:pPr>
        <w:rPr>
          <w:rtl/>
        </w:rPr>
      </w:pPr>
      <w:r w:rsidRPr="00224C4C">
        <w:rPr>
          <w:rFonts w:ascii="Fb Fontext" w:hAnsi="Fb Fontext"/>
          <w:rtl/>
        </w:rPr>
        <w:t xml:space="preserve">עד שתהלך לפניו מלא קומתה! </w:t>
      </w:r>
      <w:r w:rsidRPr="00224C4C">
        <w:rPr>
          <w:rFonts w:ascii="Fb Fontext" w:hAnsi="Fb Fontext" w:hint="cs"/>
          <w:rtl/>
        </w:rPr>
        <w:t>ד</w:t>
      </w:r>
      <w:r w:rsidRPr="00224C4C">
        <w:rPr>
          <w:rFonts w:ascii="Fb Fontext" w:hAnsi="Fb Fontext"/>
          <w:rtl/>
        </w:rPr>
        <w:t xml:space="preserve">בהמה אדעתא </w:t>
      </w:r>
      <w:r w:rsidRPr="00224C4C">
        <w:rPr>
          <w:rFonts w:ascii="Fb Fontext" w:hAnsi="Fb Fontext" w:hint="cs"/>
          <w:rtl/>
        </w:rPr>
        <w:t>בעליה</w:t>
      </w:r>
      <w:r w:rsidRPr="00224C4C">
        <w:rPr>
          <w:rFonts w:ascii="Fb Fontext" w:hAnsi="Fb Fontext"/>
          <w:rtl/>
        </w:rPr>
        <w:t xml:space="preserve"> </w:t>
      </w:r>
      <w:r w:rsidRPr="00224C4C">
        <w:rPr>
          <w:rFonts w:ascii="Fb Fontext" w:hAnsi="Fb Fontext" w:hint="cs"/>
          <w:rtl/>
        </w:rPr>
        <w:t>הלכה</w:t>
      </w:r>
      <w:r w:rsidRPr="00224C4C">
        <w:rPr>
          <w:rFonts w:ascii="Fb Fontext" w:hAnsi="Fb Fontext"/>
          <w:rtl/>
        </w:rPr>
        <w:t xml:space="preserve">, </w:t>
      </w:r>
      <w:r w:rsidRPr="00224C4C">
        <w:rPr>
          <w:rFonts w:ascii="Fb Fontext" w:hAnsi="Fb Fontext" w:hint="cs"/>
          <w:rtl/>
        </w:rPr>
        <w:t>משא'כ עבד ע</w:t>
      </w:r>
      <w:r w:rsidRPr="00224C4C">
        <w:rPr>
          <w:rFonts w:ascii="Fb Fontext" w:hAnsi="Fb Fontext"/>
          <w:rtl/>
        </w:rPr>
        <w:t>"</w:t>
      </w:r>
      <w:r w:rsidRPr="00224C4C">
        <w:rPr>
          <w:rFonts w:ascii="Fb Fontext" w:hAnsi="Fb Fontext" w:hint="cs"/>
          <w:rtl/>
        </w:rPr>
        <w:t>ד עצמו</w:t>
      </w:r>
    </w:p>
    <w:p w14:paraId="7F8D0F0B" w14:textId="0ED2C2FC" w:rsidR="00A85AC8" w:rsidRPr="00E600D8" w:rsidRDefault="006E0774" w:rsidP="00497C34">
      <w:pPr>
        <w:pStyle w:val="38"/>
        <w:framePr w:wrap="notBeside"/>
        <w:rPr>
          <w:rtl/>
        </w:rPr>
      </w:pPr>
      <w:r w:rsidRPr="00E600D8">
        <w:rPr>
          <w:rtl/>
        </w:rPr>
        <w:t xml:space="preserve"> רב אשי</w:t>
      </w:r>
      <w:r w:rsidR="00A85AC8" w:rsidRPr="00E600D8">
        <w:rPr>
          <w:rtl/>
        </w:rPr>
        <w:t>:</w:t>
      </w:r>
    </w:p>
    <w:p w14:paraId="3688854D" w14:textId="35B86F28" w:rsidR="006E0774" w:rsidRPr="00131640" w:rsidRDefault="006E0774" w:rsidP="006E0774">
      <w:pPr>
        <w:rPr>
          <w:rtl/>
        </w:rPr>
      </w:pPr>
      <w:r w:rsidRPr="00224C4C">
        <w:rPr>
          <w:rFonts w:ascii="Fb Fontext" w:hAnsi="Fb Fontext"/>
          <w:rtl/>
        </w:rPr>
        <w:t>עבד קטן כבהמה דמי.</w:t>
      </w:r>
    </w:p>
    <w:p w14:paraId="2E6EA680" w14:textId="77777777" w:rsidR="006E0774" w:rsidRPr="00131640" w:rsidRDefault="006E0774" w:rsidP="00841728">
      <w:pPr>
        <w:pStyle w:val="affffb"/>
        <w:rPr>
          <w:rtl/>
        </w:rPr>
        <w:pPrChange w:id="90072" w:author="קלוד" w:date="2026-10-08T12:07:40Z">
          <w:pPr>
            <w:pStyle w:val="affb"/>
          </w:pPr>
        </w:pPrChange>
      </w:pPr>
      <w:del w:id="90070" w:author="קלוד" w:date="2026-10-08T12:07:40Z">
        <w:r w:rsidRPr="00224C4C">
          <w:rPr>
            <w:rFonts w:hint="cs"/>
            <w:rtl/>
          </w:rPr>
          <w:delText xml:space="preserve">׹</w:delText>
        </w:r>
      </w:del>
      <w:ins w:id="90071" w:author="קלוד" w:date="2026-10-08T12:07:40Z">
        <w:r>
          <w:rPr>
            <w:color w:val="7B3F00"/>
          </w:rPr>
          <w:t xml:space="preserve">קנין בחזקה - מעשי שרות</w:t>
        </w:r>
      </w:ins>
    </w:p>
    <w:p w14:paraId="48E9EEC7" w14:textId="39902DC7" w:rsidR="00A85AC8" w:rsidRPr="00E600D8" w:rsidRDefault="00490F44" w:rsidP="007D2342">
      <w:pPr>
        <w:pStyle w:val="38"/>
        <w:framePr w:wrap="notBeside"/>
        <w:rPr>
          <w:rtl/>
        </w:rPr>
      </w:pPr>
      <w:r>
        <w:rPr>
          <w:rtl/>
        </w:rPr>
        <w:t>ת"ר</w:t>
      </w:r>
      <w:r w:rsidR="00A85AC8" w:rsidRPr="00E600D8">
        <w:rPr>
          <w:rtl/>
        </w:rPr>
        <w:t>:</w:t>
      </w:r>
    </w:p>
    <w:p w14:paraId="65F659EF" w14:textId="726FDFCF" w:rsidR="006E0774" w:rsidRPr="00124FF5" w:rsidRDefault="006E0774" w:rsidP="00E606E3">
      <w:pPr>
        <w:spacing w:after="120"/>
        <w:rPr>
          <w:spacing w:val="2"/>
          <w:rtl/>
        </w:rPr>
      </w:pPr>
      <w:r w:rsidRPr="00124FF5">
        <w:rPr>
          <w:rStyle w:val="affffc"/>
          <w:spacing w:val="2"/>
          <w:rtl/>
        </w:rPr>
        <w:t>כיצד בחזקה?</w:t>
      </w:r>
      <w:r w:rsidRPr="00124FF5">
        <w:rPr>
          <w:spacing w:val="2"/>
          <w:rtl/>
        </w:rPr>
        <w:t xml:space="preserve"> התיר לו מנעלו, או הוליך כליו אחריו לבית המרחץ, הפשיטו, הרחיצו, סכו,גרדו, הלבישו, הנעילו, הגביהו - קנאו.</w:t>
      </w:r>
    </w:p>
    <w:p w14:paraId="619333CB" w14:textId="471A9722" w:rsidR="00A85AC8" w:rsidRPr="00E600D8" w:rsidRDefault="006E0774" w:rsidP="00263948">
      <w:pPr>
        <w:pStyle w:val="38"/>
        <w:framePr w:wrap="notBeside"/>
        <w:rPr>
          <w:rtl/>
        </w:rPr>
      </w:pPr>
      <w:r w:rsidRPr="00E600D8">
        <w:rPr>
          <w:rtl/>
        </w:rPr>
        <w:t>• אר"</w:t>
      </w:r>
      <w:r w:rsidRPr="00E600D8">
        <w:rPr>
          <w:rFonts w:hint="cs"/>
          <w:rtl/>
        </w:rPr>
        <w:t>ש</w:t>
      </w:r>
      <w:r w:rsidR="00A85AC8" w:rsidRPr="00E600D8">
        <w:rPr>
          <w:rtl/>
        </w:rPr>
        <w:t>:</w:t>
      </w:r>
    </w:p>
    <w:p w14:paraId="36E51312" w14:textId="60882228" w:rsidR="006E0774" w:rsidRPr="00131640" w:rsidRDefault="006E0774" w:rsidP="006E0774">
      <w:pPr>
        <w:rPr>
          <w:rtl/>
        </w:rPr>
      </w:pPr>
      <w:r w:rsidRPr="00224C4C">
        <w:rPr>
          <w:rFonts w:ascii="Fb Fontext" w:hAnsi="Fb Fontext"/>
          <w:sz w:val="32"/>
          <w:rtl/>
        </w:rPr>
        <w:t>לא תהא חזקה גדולה מהגבהה, שהגבהה קונה בכל מקום.</w:t>
      </w:r>
    </w:p>
    <w:p w14:paraId="6414A344" w14:textId="3A19F460" w:rsidR="00A85AC8" w:rsidRPr="00E600D8" w:rsidRDefault="006E0774" w:rsidP="00263948">
      <w:pPr>
        <w:pStyle w:val="38"/>
        <w:framePr w:wrap="notBeside"/>
        <w:rPr>
          <w:rtl/>
        </w:rPr>
      </w:pPr>
      <w:r w:rsidRPr="00E600D8">
        <w:rPr>
          <w:rFonts w:hint="cs"/>
          <w:rtl/>
        </w:rPr>
        <w:t>כר</w:t>
      </w:r>
      <w:r w:rsidRPr="00E600D8">
        <w:rPr>
          <w:rtl/>
        </w:rPr>
        <w:t>"</w:t>
      </w:r>
      <w:r w:rsidRPr="00E600D8">
        <w:rPr>
          <w:rFonts w:hint="cs"/>
          <w:rtl/>
        </w:rPr>
        <w:t>א</w:t>
      </w:r>
      <w:r w:rsidR="00A85AC8" w:rsidRPr="00E600D8">
        <w:rPr>
          <w:rtl/>
        </w:rPr>
        <w:t>:</w:t>
      </w:r>
    </w:p>
    <w:p w14:paraId="0D196CF0" w14:textId="745E634E" w:rsidR="006E0774" w:rsidRPr="00131640" w:rsidRDefault="006E0774" w:rsidP="00E606E3">
      <w:pPr>
        <w:spacing w:after="120"/>
        <w:rPr>
          <w:rtl/>
        </w:rPr>
      </w:pPr>
      <w:r w:rsidRPr="00224C4C">
        <w:rPr>
          <w:rFonts w:ascii="Fb Fontext" w:hAnsi="Fb Fontext" w:hint="cs"/>
          <w:rtl/>
        </w:rPr>
        <w:t>ד</w:t>
      </w:r>
      <w:r w:rsidRPr="00224C4C">
        <w:rPr>
          <w:rFonts w:ascii="Fb Fontext" w:hAnsi="Fb Fontext"/>
          <w:rtl/>
        </w:rPr>
        <w:t>הגביהו הוא לרבו - קנאו, הגביהו רבו לו - לא קנאו,</w:t>
      </w:r>
    </w:p>
    <w:p w14:paraId="57A248BC" w14:textId="5414ABA8" w:rsidR="00A85AC8" w:rsidRPr="00E600D8" w:rsidRDefault="006E0774" w:rsidP="00263948">
      <w:pPr>
        <w:pStyle w:val="38"/>
        <w:framePr w:wrap="notBeside"/>
        <w:rPr>
          <w:rtl/>
        </w:rPr>
      </w:pPr>
      <w:r w:rsidRPr="00E600D8">
        <w:rPr>
          <w:rtl/>
        </w:rPr>
        <w:t>• אר"</w:t>
      </w:r>
      <w:r w:rsidRPr="00E600D8">
        <w:rPr>
          <w:rFonts w:hint="cs"/>
          <w:rtl/>
        </w:rPr>
        <w:t>ש</w:t>
      </w:r>
      <w:r w:rsidR="00A85AC8" w:rsidRPr="00E600D8">
        <w:rPr>
          <w:rtl/>
        </w:rPr>
        <w:t>:</w:t>
      </w:r>
    </w:p>
    <w:p w14:paraId="2374ED09" w14:textId="1CC54986" w:rsidR="006E0774" w:rsidRPr="00131640" w:rsidRDefault="006E0774" w:rsidP="006E0774">
      <w:pPr>
        <w:rPr>
          <w:rtl/>
        </w:rPr>
      </w:pPr>
      <w:r w:rsidRPr="00224C4C">
        <w:rPr>
          <w:rFonts w:ascii="Fb Fontext" w:hAnsi="Fb Fontext"/>
          <w:sz w:val="32"/>
          <w:rtl/>
        </w:rPr>
        <w:t>לא תהא חזקה גדולה מהגבהה, שהגבהה קונה בכל מקום.</w:t>
      </w:r>
    </w:p>
    <w:p w14:paraId="6ACEC195" w14:textId="77777777" w:rsidR="00A85AC8" w:rsidRPr="00E600D8" w:rsidRDefault="006E0774" w:rsidP="005448D4">
      <w:pPr>
        <w:pStyle w:val="38"/>
        <w:framePr w:wrap="notBeside"/>
        <w:rPr>
          <w:rtl/>
        </w:rPr>
      </w:pPr>
      <w:r w:rsidRPr="00E600D8">
        <w:rPr>
          <w:rFonts w:hint="cs"/>
          <w:rtl/>
        </w:rPr>
        <w:t>והך</w:t>
      </w:r>
      <w:r w:rsidR="00A85AC8" w:rsidRPr="00E600D8">
        <w:rPr>
          <w:rtl/>
        </w:rPr>
        <w:t>:</w:t>
      </w:r>
    </w:p>
    <w:p w14:paraId="57B62E70" w14:textId="0E01816C" w:rsidR="006E0774" w:rsidRPr="00131640" w:rsidRDefault="006E0774" w:rsidP="006E0774">
      <w:pPr>
        <w:rPr>
          <w:rtl/>
        </w:rPr>
      </w:pPr>
      <w:r w:rsidRPr="00224C4C">
        <w:rPr>
          <w:rFonts w:ascii="Fb Fontext" w:hAnsi="Fb Fontext" w:hint="cs"/>
          <w:rtl/>
        </w:rPr>
        <w:t>דהגביהו הוא לרבו קנאו</w:t>
      </w:r>
      <w:r w:rsidR="005448D4">
        <w:rPr>
          <w:rFonts w:ascii="Fb Fontext" w:hAnsi="Fb Fontext" w:hint="cs"/>
          <w:rtl/>
        </w:rPr>
        <w:t>,</w:t>
      </w:r>
      <w:r w:rsidRPr="00224C4C">
        <w:rPr>
          <w:rFonts w:ascii="Fb Fontext" w:hAnsi="Fb Fontext" w:hint="cs"/>
          <w:rtl/>
        </w:rPr>
        <w:t xml:space="preserve"> ומאידך שפ</w:t>
      </w:r>
      <w:r w:rsidRPr="00224C4C">
        <w:rPr>
          <w:rFonts w:ascii="Fb Fontext" w:hAnsi="Fb Fontext"/>
          <w:rtl/>
        </w:rPr>
        <w:t>"</w:t>
      </w:r>
      <w:r w:rsidRPr="00224C4C">
        <w:rPr>
          <w:rFonts w:ascii="Fb Fontext" w:hAnsi="Fb Fontext" w:hint="cs"/>
          <w:rtl/>
        </w:rPr>
        <w:t>כ לא נקנית בביאה זה וזה נהנה משא</w:t>
      </w:r>
      <w:r w:rsidRPr="00224C4C">
        <w:rPr>
          <w:rFonts w:ascii="Fb Fontext" w:hAnsi="Fb Fontext"/>
          <w:rtl/>
        </w:rPr>
        <w:t>"</w:t>
      </w:r>
      <w:r w:rsidRPr="00224C4C">
        <w:rPr>
          <w:rFonts w:ascii="Fb Fontext" w:hAnsi="Fb Fontext" w:hint="cs"/>
          <w:rtl/>
        </w:rPr>
        <w:t xml:space="preserve">כ </w:t>
      </w:r>
      <w:r w:rsidR="00B35B36">
        <w:rPr>
          <w:rFonts w:ascii="Fb Fontext" w:hAnsi="Fb Fontext" w:hint="cs"/>
          <w:rtl/>
        </w:rPr>
        <w:t>כאן</w:t>
      </w:r>
      <w:r w:rsidR="003878D2">
        <w:rPr>
          <w:rFonts w:ascii="Fb Fontext" w:hAnsi="Fb Fontext" w:hint="cs"/>
          <w:rtl/>
        </w:rPr>
        <w:t>.</w:t>
      </w:r>
    </w:p>
    <w:p w14:paraId="77FC7E65" w14:textId="7BF6642B" w:rsidR="00A85AC8" w:rsidRPr="00E600D8" w:rsidRDefault="006E0774" w:rsidP="005448D4">
      <w:pPr>
        <w:pStyle w:val="38"/>
        <w:framePr w:wrap="notBeside"/>
        <w:rPr>
          <w:rtl/>
        </w:rPr>
      </w:pPr>
      <w:r w:rsidRPr="00E600D8">
        <w:rPr>
          <w:rFonts w:hint="cs"/>
          <w:rtl/>
        </w:rPr>
        <w:t>וא</w:t>
      </w:r>
      <w:r w:rsidR="005448D4" w:rsidRPr="00E600D8">
        <w:rPr>
          <w:rFonts w:hint="cs"/>
          <w:rtl/>
        </w:rPr>
        <w:t>ף</w:t>
      </w:r>
      <w:r w:rsidR="00A85AC8" w:rsidRPr="00E600D8">
        <w:rPr>
          <w:rFonts w:hint="cs"/>
          <w:rtl/>
        </w:rPr>
        <w:t>:</w:t>
      </w:r>
    </w:p>
    <w:p w14:paraId="262A2743" w14:textId="4F75DF18" w:rsidR="009469D7" w:rsidRDefault="006E0774" w:rsidP="006E0774">
      <w:pPr>
        <w:rPr>
          <w:rFonts w:ascii="Fb Fontext" w:hAnsi="Fb Fontext"/>
          <w:rtl/>
        </w:rPr>
      </w:pPr>
      <w:r w:rsidRPr="00224C4C">
        <w:rPr>
          <w:rFonts w:ascii="Fb Fontext" w:hAnsi="Fb Fontext" w:hint="cs"/>
          <w:rtl/>
        </w:rPr>
        <w:t xml:space="preserve">בשלא כדרכה מאן לימא </w:t>
      </w:r>
      <w:r w:rsidR="005448D4">
        <w:rPr>
          <w:rFonts w:ascii="Fb Fontext" w:hAnsi="Fb Fontext" w:hint="cs"/>
          <w:rtl/>
        </w:rPr>
        <w:t>שאין</w:t>
      </w:r>
      <w:r w:rsidRPr="00224C4C">
        <w:rPr>
          <w:rFonts w:ascii="Fb Fontext" w:hAnsi="Fb Fontext" w:hint="cs"/>
          <w:rtl/>
        </w:rPr>
        <w:t xml:space="preserve"> הנאה </w:t>
      </w:r>
      <w:r w:rsidR="005448D4">
        <w:rPr>
          <w:rFonts w:ascii="Fb Fontext" w:hAnsi="Fb Fontext" w:hint="cs"/>
          <w:rtl/>
        </w:rPr>
        <w:t>לשניהם</w:t>
      </w:r>
    </w:p>
    <w:p w14:paraId="03205310" w14:textId="01B209AF" w:rsidR="006E0774" w:rsidRPr="00131640" w:rsidRDefault="006E0774" w:rsidP="006E0774">
      <w:pPr>
        <w:rPr>
          <w:rtl/>
        </w:rPr>
      </w:pPr>
      <w:r w:rsidRPr="00224C4C">
        <w:rPr>
          <w:rFonts w:ascii="Fb Fontext" w:hAnsi="Fb Fontext" w:hint="cs"/>
          <w:rtl/>
        </w:rPr>
        <w:t>ועוד דהוקש משכבי אשה לשלא כדרכה</w:t>
      </w:r>
    </w:p>
    <w:p w14:paraId="184016FD" w14:textId="2973C232" w:rsidR="00A85AC8" w:rsidRPr="00E600D8" w:rsidRDefault="006E0774" w:rsidP="003878D2">
      <w:pPr>
        <w:pStyle w:val="38"/>
        <w:framePr w:wrap="notBeside"/>
        <w:rPr>
          <w:rtl/>
        </w:rPr>
      </w:pPr>
      <w:r w:rsidRPr="00E600D8">
        <w:rPr>
          <w:rtl/>
        </w:rPr>
        <w:t>ר"</w:t>
      </w:r>
      <w:r w:rsidRPr="00E600D8">
        <w:rPr>
          <w:rFonts w:hint="cs"/>
          <w:rtl/>
        </w:rPr>
        <w:t>י</w:t>
      </w:r>
      <w:r w:rsidR="00A85AC8" w:rsidRPr="00E600D8">
        <w:rPr>
          <w:rFonts w:hint="cs"/>
          <w:rtl/>
        </w:rPr>
        <w:t>:</w:t>
      </w:r>
    </w:p>
    <w:p w14:paraId="0A1F2E29" w14:textId="07FD3753" w:rsidR="006E0774" w:rsidRPr="00131640" w:rsidRDefault="006E0774" w:rsidP="006E0774">
      <w:pPr>
        <w:rPr>
          <w:rtl/>
        </w:rPr>
      </w:pPr>
      <w:r w:rsidRPr="00224C4C">
        <w:rPr>
          <w:rFonts w:ascii="Fb Fontext" w:hAnsi="Fb Fontext" w:hint="cs"/>
          <w:rtl/>
        </w:rPr>
        <w:t xml:space="preserve">מכוש </w:t>
      </w:r>
      <w:r w:rsidRPr="00224C4C">
        <w:rPr>
          <w:rFonts w:ascii="Fb Fontext" w:hAnsi="Fb Fontext"/>
          <w:rtl/>
        </w:rPr>
        <w:t>גר שאין לו יורשין</w:t>
      </w:r>
      <w:r w:rsidR="003878D2">
        <w:rPr>
          <w:rFonts w:ascii="Fb Fontext" w:hAnsi="Fb Fontext" w:hint="cs"/>
          <w:rtl/>
        </w:rPr>
        <w:t>,</w:t>
      </w:r>
      <w:r w:rsidRPr="00224C4C">
        <w:rPr>
          <w:rFonts w:ascii="Fb Fontext" w:hAnsi="Fb Fontext"/>
          <w:rtl/>
        </w:rPr>
        <w:t xml:space="preserve"> </w:t>
      </w:r>
      <w:r w:rsidRPr="00AE3590">
        <w:rPr>
          <w:rStyle w:val="afffff3"/>
          <w:rFonts w:hint="cs"/>
          <w:rtl/>
        </w:rPr>
        <w:t>כש</w:t>
      </w:r>
      <w:r w:rsidRPr="00AE3590">
        <w:rPr>
          <w:rStyle w:val="afffff3"/>
          <w:rtl/>
        </w:rPr>
        <w:t>חלש על</w:t>
      </w:r>
      <w:r w:rsidRPr="00AE3590">
        <w:rPr>
          <w:rStyle w:val="afffff3"/>
          <w:rFonts w:hint="cs"/>
          <w:rtl/>
        </w:rPr>
        <w:t>ה</w:t>
      </w:r>
      <w:r w:rsidRPr="00AE3590">
        <w:rPr>
          <w:rStyle w:val="afffff3"/>
          <w:rtl/>
        </w:rPr>
        <w:t xml:space="preserve"> </w:t>
      </w:r>
      <w:r w:rsidRPr="00AE3590">
        <w:rPr>
          <w:rStyle w:val="afffff3"/>
          <w:rFonts w:hint="cs"/>
          <w:rtl/>
        </w:rPr>
        <w:t>מ</w:t>
      </w:r>
      <w:r w:rsidRPr="00AE3590">
        <w:rPr>
          <w:rStyle w:val="afffff3"/>
          <w:rtl/>
        </w:rPr>
        <w:t>"</w:t>
      </w:r>
      <w:r w:rsidRPr="00AE3590">
        <w:rPr>
          <w:rStyle w:val="afffff3"/>
          <w:rFonts w:hint="cs"/>
          <w:rtl/>
        </w:rPr>
        <w:t>ז לבקרו ראה שנוטה למות</w:t>
      </w:r>
      <w:r w:rsidRPr="00224C4C">
        <w:rPr>
          <w:rFonts w:ascii="Fb Fontext" w:hAnsi="Fb Fontext" w:hint="cs"/>
          <w:rtl/>
        </w:rPr>
        <w:t xml:space="preserve"> אמר לעבדו חלוץ מנעלי</w:t>
      </w:r>
      <w:r w:rsidR="00AE3590">
        <w:rPr>
          <w:rFonts w:ascii="Fb Fontext" w:hAnsi="Fb Fontext" w:hint="cs"/>
          <w:rtl/>
        </w:rPr>
        <w:t>,</w:t>
      </w:r>
      <w:r w:rsidRPr="00224C4C">
        <w:rPr>
          <w:rFonts w:ascii="Fb Fontext" w:hAnsi="Fb Fontext" w:hint="cs"/>
          <w:rtl/>
        </w:rPr>
        <w:t xml:space="preserve"> והביאו לבית</w:t>
      </w:r>
      <w:r w:rsidR="00AE3590">
        <w:rPr>
          <w:rFonts w:ascii="Fb Fontext" w:hAnsi="Fb Fontext" w:hint="cs"/>
          <w:rtl/>
        </w:rPr>
        <w:t>,</w:t>
      </w:r>
    </w:p>
    <w:p w14:paraId="518D275F" w14:textId="33E98134" w:rsidR="00A85AC8" w:rsidRPr="00E600D8" w:rsidRDefault="00B35B36" w:rsidP="003878D2">
      <w:pPr>
        <w:pStyle w:val="38"/>
        <w:framePr w:wrap="notBeside"/>
        <w:rPr>
          <w:rtl/>
        </w:rPr>
      </w:pPr>
      <w:r w:rsidRPr="00E600D8">
        <w:rPr>
          <w:rFonts w:hint="cs"/>
          <w:rtl/>
        </w:rPr>
        <w:t>יש</w:t>
      </w:r>
      <w:r w:rsidR="006E0774" w:rsidRPr="00E600D8">
        <w:rPr>
          <w:rFonts w:hint="cs"/>
          <w:rtl/>
        </w:rPr>
        <w:t xml:space="preserve"> דאמר</w:t>
      </w:r>
      <w:r w:rsidR="003878D2" w:rsidRPr="00E600D8">
        <w:rPr>
          <w:rFonts w:hint="cs"/>
          <w:rtl/>
        </w:rPr>
        <w:t>ו</w:t>
      </w:r>
      <w:r w:rsidR="00A85AC8" w:rsidRPr="00E600D8">
        <w:rPr>
          <w:rFonts w:hint="cs"/>
          <w:rtl/>
        </w:rPr>
        <w:t>:</w:t>
      </w:r>
    </w:p>
    <w:p w14:paraId="693A87DA" w14:textId="61A6A823" w:rsidR="006E0774" w:rsidRPr="00131640" w:rsidRDefault="006E0774" w:rsidP="006E0774">
      <w:pPr>
        <w:rPr>
          <w:rtl/>
        </w:rPr>
      </w:pPr>
      <w:r w:rsidRPr="00224C4C">
        <w:rPr>
          <w:rFonts w:ascii="Fb Fontext" w:hAnsi="Fb Fontext"/>
          <w:sz w:val="32"/>
          <w:rtl/>
        </w:rPr>
        <w:t>גדול ה</w:t>
      </w:r>
      <w:r w:rsidR="003878D2">
        <w:rPr>
          <w:rFonts w:ascii="Fb Fontext" w:hAnsi="Fb Fontext" w:hint="cs"/>
          <w:sz w:val="32"/>
          <w:rtl/>
        </w:rPr>
        <w:t>י</w:t>
      </w:r>
      <w:r w:rsidRPr="00224C4C">
        <w:rPr>
          <w:rFonts w:ascii="Fb Fontext" w:hAnsi="Fb Fontext"/>
          <w:sz w:val="32"/>
          <w:rtl/>
        </w:rPr>
        <w:t>ה, זה פירש למיתה וזה פירש לחיים.</w:t>
      </w:r>
    </w:p>
    <w:p w14:paraId="00919336" w14:textId="66DE9CC0" w:rsidR="00A85AC8" w:rsidRPr="00E600D8" w:rsidRDefault="006E0774" w:rsidP="003878D2">
      <w:pPr>
        <w:pStyle w:val="38"/>
        <w:framePr w:wrap="notBeside"/>
        <w:rPr>
          <w:rtl/>
        </w:rPr>
      </w:pPr>
      <w:r w:rsidRPr="00E600D8">
        <w:rPr>
          <w:rtl/>
        </w:rPr>
        <w:t>ו</w:t>
      </w:r>
      <w:r w:rsidR="00B35B36" w:rsidRPr="00E600D8">
        <w:rPr>
          <w:rtl/>
        </w:rPr>
        <w:t>יש</w:t>
      </w:r>
      <w:r w:rsidRPr="00E600D8">
        <w:rPr>
          <w:rtl/>
        </w:rPr>
        <w:t xml:space="preserve"> דאמר</w:t>
      </w:r>
      <w:r w:rsidR="003878D2" w:rsidRPr="00E600D8">
        <w:rPr>
          <w:rFonts w:hint="cs"/>
          <w:rtl/>
        </w:rPr>
        <w:t>ו</w:t>
      </w:r>
      <w:r w:rsidR="00A85AC8" w:rsidRPr="00E600D8">
        <w:rPr>
          <w:rtl/>
        </w:rPr>
        <w:t>:</w:t>
      </w:r>
    </w:p>
    <w:p w14:paraId="2114426E" w14:textId="588850D3" w:rsidR="00AE3590" w:rsidRPr="00131640" w:rsidRDefault="006E0774" w:rsidP="00AE3590">
      <w:pPr>
        <w:rPr>
          <w:rtl/>
        </w:rPr>
      </w:pPr>
      <w:r w:rsidRPr="00224C4C">
        <w:rPr>
          <w:rFonts w:ascii="Fb Fontext" w:hAnsi="Fb Fontext"/>
          <w:rtl/>
        </w:rPr>
        <w:t>קטן ה</w:t>
      </w:r>
      <w:r w:rsidR="003878D2">
        <w:rPr>
          <w:rFonts w:ascii="Fb Fontext" w:hAnsi="Fb Fontext" w:hint="cs"/>
          <w:rtl/>
        </w:rPr>
        <w:t>י</w:t>
      </w:r>
      <w:r w:rsidRPr="00224C4C">
        <w:rPr>
          <w:rFonts w:ascii="Fb Fontext" w:hAnsi="Fb Fontext"/>
          <w:rtl/>
        </w:rPr>
        <w:t xml:space="preserve">ה, </w:t>
      </w:r>
      <w:r w:rsidRPr="00AE3590">
        <w:rPr>
          <w:rStyle w:val="afffff3"/>
          <w:rtl/>
        </w:rPr>
        <w:t>ודלא כאבא שאול</w:t>
      </w:r>
      <w:r w:rsidR="00AE3590">
        <w:rPr>
          <w:rStyle w:val="afffff3"/>
          <w:rFonts w:hint="cs"/>
          <w:rtl/>
        </w:rPr>
        <w:t>.</w:t>
      </w:r>
      <w:r w:rsidR="00AE3590">
        <w:rPr>
          <w:rFonts w:ascii="Fb Fontext" w:hAnsi="Fb Fontext" w:hint="cs"/>
          <w:sz w:val="32"/>
          <w:rtl/>
        </w:rPr>
        <w:t xml:space="preserve"> </w:t>
      </w:r>
      <w:r w:rsidRPr="00224C4C">
        <w:rPr>
          <w:rFonts w:ascii="Fb Fontext" w:hAnsi="Fb Fontext" w:hint="cs"/>
          <w:sz w:val="32"/>
          <w:rtl/>
        </w:rPr>
        <w:t>ד</w:t>
      </w:r>
      <w:r w:rsidRPr="00224C4C">
        <w:rPr>
          <w:rFonts w:ascii="Fb Fontext" w:hAnsi="Fb Fontext"/>
          <w:sz w:val="32"/>
          <w:rtl/>
        </w:rPr>
        <w:t xml:space="preserve">גר שמת ובזבזו ישראל נכסיו, והיו בהן עבדים, גדולים </w:t>
      </w:r>
      <w:r w:rsidR="00AE3590">
        <w:rPr>
          <w:rFonts w:ascii="Fb Fontext" w:hAnsi="Fb Fontext" w:hint="cs"/>
          <w:sz w:val="32"/>
          <w:rtl/>
        </w:rPr>
        <w:t>ו</w:t>
      </w:r>
      <w:r w:rsidRPr="00224C4C">
        <w:rPr>
          <w:rFonts w:ascii="Fb Fontext" w:hAnsi="Fb Fontext"/>
          <w:sz w:val="32"/>
          <w:rtl/>
        </w:rPr>
        <w:t>קטנים - קנו עצמן בני חורין.</w:t>
      </w:r>
    </w:p>
    <w:p w14:paraId="79626969" w14:textId="2D291F7B" w:rsidR="00A85AC8" w:rsidRPr="00E600D8" w:rsidRDefault="006E0774" w:rsidP="00AE3590">
      <w:pPr>
        <w:pStyle w:val="38"/>
        <w:framePr w:wrap="notBeside"/>
        <w:rPr>
          <w:rtl/>
        </w:rPr>
      </w:pPr>
      <w:r w:rsidRPr="00E600D8">
        <w:rPr>
          <w:rtl/>
        </w:rPr>
        <w:t>אבא שאול אומר</w:t>
      </w:r>
      <w:r w:rsidR="00A85AC8" w:rsidRPr="00E600D8">
        <w:rPr>
          <w:rtl/>
        </w:rPr>
        <w:t>:</w:t>
      </w:r>
    </w:p>
    <w:p w14:paraId="01911511" w14:textId="4B222E98" w:rsidR="006E0774" w:rsidRPr="00131640" w:rsidRDefault="006E0774" w:rsidP="00AE3590">
      <w:pPr>
        <w:rPr>
          <w:rtl/>
        </w:rPr>
      </w:pPr>
      <w:r w:rsidRPr="00224C4C">
        <w:rPr>
          <w:rFonts w:ascii="Fb Fontext" w:hAnsi="Fb Fontext"/>
          <w:sz w:val="32"/>
          <w:rtl/>
        </w:rPr>
        <w:t xml:space="preserve">גדולים קנו עצמן בני חורין, </w:t>
      </w:r>
      <w:r w:rsidRPr="00210DF6">
        <w:rPr>
          <w:rStyle w:val="afffa"/>
          <w:rFonts w:ascii="Fb Fontext" w:hAnsi="Fb Fontext" w:cs="BA TM • Vilna Extra-Bold"/>
          <w:bCs w:val="0"/>
          <w:rtl/>
        </w:rPr>
        <w:t xml:space="preserve">קטנים - </w:t>
      </w:r>
      <w:r w:rsidRPr="00AE3590">
        <w:rPr>
          <w:rtl/>
        </w:rPr>
        <w:t>כל המחזיק בהן זכה בהן</w:t>
      </w:r>
      <w:r w:rsidRPr="00224C4C">
        <w:rPr>
          <w:rFonts w:ascii="Fb Fontext" w:hAnsi="Fb Fontext"/>
          <w:sz w:val="32"/>
          <w:rtl/>
        </w:rPr>
        <w:t>.</w:t>
      </w:r>
    </w:p>
    <w:p w14:paraId="35E1CEAB" w14:textId="77777777" w:rsidR="006E0774" w:rsidRPr="00131640" w:rsidRDefault="006E0774" w:rsidP="00841728">
      <w:pPr>
        <w:pStyle w:val="affb"/>
        <w:rPr>
          <w:del w:id="90042" w:author="מנוע עיצוב" w:date="2026-10-08T11:01:28Z"/>
          <w:rtl/>
        </w:rPr>
      </w:pPr>
      <w:del w:id="90041" w:author="מנוע עיצוב" w:date="2026-10-08T11:01:28Z">
        <w:r w:rsidRPr="00224C4C">
          <w:rPr>
            <w:rFonts w:hint="cs"/>
            <w:rtl/>
          </w:rPr>
          <w:delText xml:space="preserve">׹</w:delText>
        </w:r>
      </w:del>
    </w:p>
    <w:p w14:paraId="32C25761" w14:textId="77777777" w:rsidR="006E0774" w:rsidRPr="00131640" w:rsidRDefault="006E0774" w:rsidP="0010529F">
      <w:pPr>
        <w:pStyle w:val="afff0"/>
        <w:framePr w:wrap="around"/>
        <w:rPr>
          <w:rtl/>
        </w:rPr>
      </w:pPr>
      <w:r w:rsidRPr="00224C4C">
        <w:rPr>
          <w:rFonts w:hint="cs"/>
          <w:rtl/>
        </w:rPr>
        <w:t>כג.</w:t>
      </w:r>
    </w:p>
    <w:p w14:paraId="649F00B3" w14:textId="77777777" w:rsidR="006E0774" w:rsidRPr="00131640" w:rsidRDefault="006E0774" w:rsidP="00965611">
      <w:pPr>
        <w:pStyle w:val="afffd"/>
        <w:ind w:left="113"/>
        <w:rPr>
          <w:rtl/>
        </w:rPr>
      </w:pPr>
      <w:ins w:id="9819" w:author="מספור קטעי משנה" w:date="2026-10-06T06:45:32Z">
        <w:r>
          <w:rPr>
            <w:rStyle w:val="MisparKeta"/>
          </w:rPr>
          <w:t xml:space="preserve">א. </w:t>
        </w:r>
      </w:ins>
      <w:r w:rsidRPr="00965611">
        <w:rPr>
          <w:rtl/>
        </w:rPr>
        <w:t>וקונה את עצמו בכסף כו'.</w:t>
      </w:r>
    </w:p>
    <w:p w14:paraId="42EAB269" w14:textId="38629F50" w:rsidR="006E0774" w:rsidRPr="00131640" w:rsidRDefault="006E0774" w:rsidP="006E0774">
      <w:pPr>
        <w:rPr>
          <w:rtl/>
        </w:rPr>
      </w:pPr>
      <w:r w:rsidRPr="00224C4C">
        <w:rPr>
          <w:rFonts w:ascii="Fb Fontext" w:hAnsi="Fb Fontext"/>
          <w:sz w:val="32"/>
          <w:rtl/>
        </w:rPr>
        <w:t>בכסף ע"י אחרים, אבל לא על ידי עצמו,</w:t>
      </w:r>
    </w:p>
    <w:p w14:paraId="40CB48C0" w14:textId="54A9B828" w:rsidR="006E0774" w:rsidRPr="00131640" w:rsidRDefault="006E0774" w:rsidP="006E0774">
      <w:pPr>
        <w:rPr>
          <w:rtl/>
        </w:rPr>
      </w:pPr>
      <w:r w:rsidRPr="00224C4C">
        <w:rPr>
          <w:rFonts w:ascii="Fb Fontext" w:hAnsi="Fb Fontext" w:hint="cs"/>
          <w:sz w:val="32"/>
          <w:rtl/>
        </w:rPr>
        <w:t xml:space="preserve">לא בשלא מדעתו </w:t>
      </w:r>
      <w:r w:rsidR="00965611">
        <w:rPr>
          <w:rFonts w:ascii="Fb Fontext" w:hAnsi="Fb Fontext" w:hint="cs"/>
          <w:sz w:val="32"/>
          <w:rtl/>
        </w:rPr>
        <w:t xml:space="preserve">- </w:t>
      </w:r>
      <w:r w:rsidRPr="00224C4C">
        <w:rPr>
          <w:rFonts w:ascii="Fb Fontext" w:hAnsi="Fb Fontext" w:hint="cs"/>
          <w:sz w:val="32"/>
          <w:rtl/>
        </w:rPr>
        <w:t>דא</w:t>
      </w:r>
      <w:r w:rsidRPr="00224C4C">
        <w:rPr>
          <w:rFonts w:ascii="Fb Fontext" w:hAnsi="Fb Fontext"/>
          <w:sz w:val="32"/>
          <w:rtl/>
        </w:rPr>
        <w:t>"</w:t>
      </w:r>
      <w:r w:rsidRPr="00224C4C">
        <w:rPr>
          <w:rFonts w:ascii="Fb Fontext" w:hAnsi="Fb Fontext" w:hint="cs"/>
          <w:sz w:val="32"/>
          <w:rtl/>
        </w:rPr>
        <w:t>ה חוב הוא לו ואין חבין לו אלא בפניו</w:t>
      </w:r>
    </w:p>
    <w:p w14:paraId="51B2C916" w14:textId="4C9A73EC" w:rsidR="006E0774" w:rsidRPr="00131640" w:rsidRDefault="006E0774" w:rsidP="006E0774">
      <w:pPr>
        <w:rPr>
          <w:rtl/>
        </w:rPr>
      </w:pPr>
      <w:r w:rsidRPr="00224C4C">
        <w:rPr>
          <w:rFonts w:ascii="Fb Fontext" w:hAnsi="Fb Fontext" w:hint="cs"/>
          <w:sz w:val="32"/>
          <w:rtl/>
        </w:rPr>
        <w:t xml:space="preserve">ולא מדעתו </w:t>
      </w:r>
      <w:r w:rsidR="00965611">
        <w:rPr>
          <w:rFonts w:ascii="Fb Fontext" w:hAnsi="Fb Fontext" w:hint="cs"/>
          <w:sz w:val="32"/>
          <w:rtl/>
        </w:rPr>
        <w:t xml:space="preserve">- </w:t>
      </w:r>
      <w:r w:rsidRPr="00224C4C">
        <w:rPr>
          <w:rFonts w:ascii="Fb Fontext" w:hAnsi="Fb Fontext" w:hint="cs"/>
          <w:sz w:val="32"/>
          <w:rtl/>
        </w:rPr>
        <w:t>דא</w:t>
      </w:r>
      <w:r w:rsidRPr="00224C4C">
        <w:rPr>
          <w:rFonts w:ascii="Fb Fontext" w:hAnsi="Fb Fontext"/>
          <w:sz w:val="32"/>
          <w:rtl/>
        </w:rPr>
        <w:t>"</w:t>
      </w:r>
      <w:r w:rsidRPr="00224C4C">
        <w:rPr>
          <w:rFonts w:ascii="Fb Fontext" w:hAnsi="Fb Fontext" w:hint="cs"/>
          <w:sz w:val="32"/>
          <w:rtl/>
        </w:rPr>
        <w:t>ה ע</w:t>
      </w:r>
      <w:r w:rsidRPr="00224C4C">
        <w:rPr>
          <w:rFonts w:ascii="Fb Fontext" w:hAnsi="Fb Fontext"/>
          <w:sz w:val="32"/>
          <w:rtl/>
        </w:rPr>
        <w:t>"</w:t>
      </w:r>
      <w:r w:rsidRPr="00224C4C">
        <w:rPr>
          <w:rFonts w:ascii="Fb Fontext" w:hAnsi="Fb Fontext" w:hint="cs"/>
          <w:sz w:val="32"/>
          <w:rtl/>
        </w:rPr>
        <w:t>י עצמו ל</w:t>
      </w:r>
      <w:r w:rsidR="00965611">
        <w:rPr>
          <w:rFonts w:ascii="Fb Fontext" w:hAnsi="Fb Fontext" w:hint="cs"/>
          <w:sz w:val="32"/>
          <w:rtl/>
        </w:rPr>
        <w:t>א</w:t>
      </w:r>
      <w:r w:rsidRPr="00224C4C">
        <w:rPr>
          <w:rFonts w:ascii="Fb Fontext" w:hAnsi="Fb Fontext" w:hint="cs"/>
          <w:sz w:val="32"/>
          <w:rtl/>
        </w:rPr>
        <w:t xml:space="preserve"> דאין קנין לעבד בלא רבו</w:t>
      </w:r>
    </w:p>
    <w:p w14:paraId="6238F23D" w14:textId="77777777" w:rsidR="00A85AC8" w:rsidRPr="00E600D8" w:rsidRDefault="006E0774" w:rsidP="00AE3590">
      <w:pPr>
        <w:pStyle w:val="38"/>
        <w:framePr w:wrap="notBeside"/>
        <w:rPr>
          <w:rtl/>
        </w:rPr>
      </w:pPr>
      <w:r w:rsidRPr="00E600D8">
        <w:rPr>
          <w:rFonts w:hint="cs"/>
          <w:rtl/>
        </w:rPr>
        <w:t>ומאידך בסיפא</w:t>
      </w:r>
      <w:r w:rsidR="00A85AC8" w:rsidRPr="00E600D8">
        <w:rPr>
          <w:rtl/>
        </w:rPr>
        <w:t>:</w:t>
      </w:r>
    </w:p>
    <w:p w14:paraId="52D93AF1" w14:textId="26854872" w:rsidR="006E0774" w:rsidRPr="00131640" w:rsidRDefault="006E0774" w:rsidP="006E0774">
      <w:pPr>
        <w:rPr>
          <w:rtl/>
        </w:rPr>
      </w:pPr>
      <w:r w:rsidRPr="00224C4C">
        <w:rPr>
          <w:rFonts w:ascii="Fb Fontext" w:hAnsi="Fb Fontext" w:hint="cs"/>
          <w:sz w:val="32"/>
          <w:rtl/>
        </w:rPr>
        <w:t>בשטר ע</w:t>
      </w:r>
      <w:r w:rsidRPr="00224C4C">
        <w:rPr>
          <w:rFonts w:ascii="Fb Fontext" w:hAnsi="Fb Fontext"/>
          <w:sz w:val="32"/>
          <w:rtl/>
        </w:rPr>
        <w:t>"</w:t>
      </w:r>
      <w:r w:rsidRPr="00224C4C">
        <w:rPr>
          <w:rFonts w:ascii="Fb Fontext" w:hAnsi="Fb Fontext" w:hint="cs"/>
          <w:sz w:val="32"/>
          <w:rtl/>
        </w:rPr>
        <w:t>י עצמו, וא</w:t>
      </w:r>
      <w:r w:rsidRPr="00224C4C">
        <w:rPr>
          <w:rFonts w:ascii="Fb Fontext" w:hAnsi="Fb Fontext"/>
          <w:sz w:val="32"/>
          <w:rtl/>
        </w:rPr>
        <w:t>"</w:t>
      </w:r>
      <w:r w:rsidRPr="00224C4C">
        <w:rPr>
          <w:rFonts w:ascii="Fb Fontext" w:hAnsi="Fb Fontext" w:hint="cs"/>
          <w:sz w:val="32"/>
          <w:rtl/>
        </w:rPr>
        <w:t>ה אמאי להדיא כתיב דע'י אחרים לו,</w:t>
      </w:r>
    </w:p>
    <w:p w14:paraId="1F8BD9A2" w14:textId="08FEEC06" w:rsidR="00A85AC8" w:rsidRPr="00E600D8" w:rsidRDefault="006E0774" w:rsidP="00AE3590">
      <w:pPr>
        <w:pStyle w:val="38"/>
        <w:framePr w:wrap="notBeside"/>
        <w:rPr>
          <w:rtl/>
        </w:rPr>
      </w:pPr>
      <w:r w:rsidRPr="00E600D8">
        <w:rPr>
          <w:rFonts w:hint="cs"/>
          <w:rtl/>
        </w:rPr>
        <w:t xml:space="preserve">א. </w:t>
      </w:r>
      <w:r w:rsidRPr="00E600D8">
        <w:rPr>
          <w:rtl/>
        </w:rPr>
        <w:t>אביי</w:t>
      </w:r>
      <w:r w:rsidR="00A85AC8" w:rsidRPr="00E600D8">
        <w:rPr>
          <w:rtl/>
        </w:rPr>
        <w:t>:</w:t>
      </w:r>
    </w:p>
    <w:p w14:paraId="72B7033E" w14:textId="34C5B3B4" w:rsidR="006E0774" w:rsidRPr="00124FF5" w:rsidRDefault="006E0774" w:rsidP="006E0774">
      <w:pPr>
        <w:rPr>
          <w:spacing w:val="2"/>
          <w:rtl/>
        </w:rPr>
      </w:pPr>
      <w:r w:rsidRPr="00124FF5">
        <w:rPr>
          <w:rFonts w:ascii="Fb Fontext" w:hAnsi="Fb Fontext"/>
          <w:spacing w:val="2"/>
          <w:sz w:val="32"/>
          <w:rtl/>
        </w:rPr>
        <w:t xml:space="preserve">לעולם שלא מדעתו, ושאני כסף, הואיל וקני </w:t>
      </w:r>
      <w:r w:rsidRPr="00124FF5">
        <w:rPr>
          <w:rFonts w:ascii="Fb Fontext" w:hAnsi="Fb Fontext" w:hint="cs"/>
          <w:spacing w:val="2"/>
          <w:sz w:val="32"/>
          <w:rtl/>
        </w:rPr>
        <w:t>בע</w:t>
      </w:r>
      <w:r w:rsidRPr="00124FF5">
        <w:rPr>
          <w:rFonts w:ascii="Fb Fontext" w:hAnsi="Fb Fontext"/>
          <w:spacing w:val="2"/>
          <w:sz w:val="32"/>
          <w:rtl/>
        </w:rPr>
        <w:t>"</w:t>
      </w:r>
      <w:r w:rsidRPr="00124FF5">
        <w:rPr>
          <w:rFonts w:ascii="Fb Fontext" w:hAnsi="Fb Fontext" w:hint="cs"/>
          <w:spacing w:val="2"/>
          <w:sz w:val="32"/>
          <w:rtl/>
        </w:rPr>
        <w:t>כ ה</w:t>
      </w:r>
      <w:r w:rsidRPr="00124FF5">
        <w:rPr>
          <w:rFonts w:ascii="Fb Fontext" w:hAnsi="Fb Fontext"/>
          <w:spacing w:val="2"/>
          <w:sz w:val="32"/>
          <w:rtl/>
        </w:rPr>
        <w:t>"</w:t>
      </w:r>
      <w:r w:rsidRPr="00124FF5">
        <w:rPr>
          <w:rFonts w:ascii="Fb Fontext" w:hAnsi="Fb Fontext" w:hint="cs"/>
          <w:spacing w:val="2"/>
          <w:sz w:val="32"/>
          <w:rtl/>
        </w:rPr>
        <w:t>נ מקנה בע</w:t>
      </w:r>
      <w:r w:rsidRPr="00124FF5">
        <w:rPr>
          <w:rFonts w:ascii="Fb Fontext" w:hAnsi="Fb Fontext"/>
          <w:spacing w:val="2"/>
          <w:sz w:val="32"/>
          <w:rtl/>
        </w:rPr>
        <w:t>"</w:t>
      </w:r>
      <w:r w:rsidRPr="00124FF5">
        <w:rPr>
          <w:rFonts w:ascii="Fb Fontext" w:hAnsi="Fb Fontext" w:hint="cs"/>
          <w:spacing w:val="2"/>
          <w:sz w:val="32"/>
          <w:rtl/>
        </w:rPr>
        <w:t>כ</w:t>
      </w:r>
    </w:p>
    <w:p w14:paraId="72045D9A" w14:textId="541328CB" w:rsidR="006E0774" w:rsidRPr="00131640" w:rsidRDefault="006E0774" w:rsidP="00AE3590">
      <w:pPr>
        <w:rPr>
          <w:rtl/>
        </w:rPr>
      </w:pPr>
      <w:r w:rsidRPr="00224C4C">
        <w:rPr>
          <w:rFonts w:ascii="Fb Fontext" w:hAnsi="Fb Fontext" w:hint="cs"/>
          <w:sz w:val="32"/>
          <w:rtl/>
        </w:rPr>
        <w:t>משא</w:t>
      </w:r>
      <w:r w:rsidRPr="00224C4C">
        <w:rPr>
          <w:rFonts w:ascii="Fb Fontext" w:hAnsi="Fb Fontext"/>
          <w:sz w:val="32"/>
          <w:rtl/>
        </w:rPr>
        <w:t>"</w:t>
      </w:r>
      <w:r w:rsidRPr="00224C4C">
        <w:rPr>
          <w:rFonts w:ascii="Fb Fontext" w:hAnsi="Fb Fontext" w:hint="cs"/>
          <w:sz w:val="32"/>
          <w:rtl/>
        </w:rPr>
        <w:t xml:space="preserve">כ שטר </w:t>
      </w:r>
      <w:r w:rsidR="00AE3590">
        <w:rPr>
          <w:rFonts w:ascii="Fb Fontext" w:hAnsi="Fb Fontext" w:hint="cs"/>
          <w:sz w:val="32"/>
          <w:rtl/>
        </w:rPr>
        <w:t>זה</w:t>
      </w:r>
      <w:r w:rsidRPr="00224C4C">
        <w:rPr>
          <w:rFonts w:ascii="Fb Fontext" w:hAnsi="Fb Fontext" w:hint="cs"/>
          <w:sz w:val="32"/>
          <w:rtl/>
        </w:rPr>
        <w:t xml:space="preserve"> לחוד ו</w:t>
      </w:r>
      <w:r w:rsidR="00AE3590">
        <w:rPr>
          <w:rFonts w:ascii="Fb Fontext" w:hAnsi="Fb Fontext" w:hint="cs"/>
          <w:sz w:val="32"/>
          <w:rtl/>
        </w:rPr>
        <w:t xml:space="preserve">זה </w:t>
      </w:r>
      <w:r w:rsidRPr="00224C4C">
        <w:rPr>
          <w:rFonts w:ascii="Fb Fontext" w:hAnsi="Fb Fontext" w:hint="cs"/>
          <w:sz w:val="32"/>
          <w:rtl/>
        </w:rPr>
        <w:t>לחוד אבל כסף טיבעא מיהא חד הוא</w:t>
      </w:r>
    </w:p>
    <w:p w14:paraId="5E287AEA" w14:textId="4CCDF897" w:rsidR="00A85AC8" w:rsidRPr="00E600D8" w:rsidRDefault="006E0774" w:rsidP="00AE3590">
      <w:pPr>
        <w:pStyle w:val="38"/>
        <w:framePr w:wrap="notBeside"/>
        <w:rPr>
          <w:rtl/>
        </w:rPr>
      </w:pPr>
      <w:r w:rsidRPr="00E600D8">
        <w:rPr>
          <w:rFonts w:hint="cs"/>
          <w:rtl/>
        </w:rPr>
        <w:t xml:space="preserve">ב. </w:t>
      </w:r>
      <w:r w:rsidRPr="00E600D8">
        <w:rPr>
          <w:rtl/>
        </w:rPr>
        <w:t>רבא</w:t>
      </w:r>
      <w:r w:rsidR="00A85AC8" w:rsidRPr="00E600D8">
        <w:rPr>
          <w:rtl/>
        </w:rPr>
        <w:t>:</w:t>
      </w:r>
    </w:p>
    <w:p w14:paraId="2C87D55B" w14:textId="3EA51521" w:rsidR="006E0774" w:rsidRPr="00131640" w:rsidRDefault="006E0774" w:rsidP="006E0774">
      <w:pPr>
        <w:rPr>
          <w:rtl/>
        </w:rPr>
      </w:pPr>
      <w:r w:rsidRPr="00224C4C">
        <w:rPr>
          <w:rFonts w:ascii="Fb Fontext" w:hAnsi="Fb Fontext"/>
          <w:sz w:val="32"/>
          <w:rtl/>
        </w:rPr>
        <w:t>כסף - קבלת רבו גרמה לו, שטר - קבלת אחרים גרמה לו.</w:t>
      </w:r>
    </w:p>
    <w:p w14:paraId="7210DA00" w14:textId="77777777" w:rsidR="006E0774" w:rsidRPr="00131640" w:rsidRDefault="006E0774" w:rsidP="00841728">
      <w:pPr>
        <w:pStyle w:val="affb"/>
        <w:rPr>
          <w:del w:id="90044" w:author="מנוע עיצוב" w:date="2026-10-08T11:01:28Z"/>
          <w:rtl/>
        </w:rPr>
      </w:pPr>
      <w:del w:id="90043" w:author="מנוע עיצוב" w:date="2026-10-08T11:01:28Z">
        <w:r w:rsidRPr="00224C4C">
          <w:rPr>
            <w:rFonts w:hint="cs"/>
            <w:rtl/>
          </w:rPr>
          <w:delText xml:space="preserve">׹</w:delText>
        </w:r>
      </w:del>
    </w:p>
    <w:p w14:paraId="0B8818F4" w14:textId="77777777" w:rsidR="006E0774" w:rsidRPr="00131640" w:rsidRDefault="006E0774" w:rsidP="002A094E">
      <w:pPr>
        <w:pStyle w:val="afffd"/>
        <w:rPr>
          <w:rtl/>
        </w:rPr>
      </w:pPr>
      <w:ins w:id="9820" w:author="מספור קטעי משנה" w:date="2026-10-06T06:45:32Z">
        <w:r>
          <w:rPr>
            <w:rStyle w:val="MisparKeta"/>
          </w:rPr>
          <w:t xml:space="preserve">ב. </w:t>
        </w:r>
      </w:ins>
      <w:r w:rsidRPr="00224C4C">
        <w:rPr>
          <w:rStyle w:val="afffa"/>
          <w:rFonts w:ascii="Fb Fontext" w:hAnsi="Fb Fontext"/>
          <w:b/>
          <w:spacing w:val="4"/>
          <w:rtl/>
        </w:rPr>
        <w:t>וחכמים אומרים: בכסף ע"י עצמו.</w:t>
      </w:r>
    </w:p>
    <w:p w14:paraId="05BC9D27" w14:textId="77777777" w:rsidR="00A85AC8" w:rsidRPr="00E600D8" w:rsidRDefault="006E0774" w:rsidP="00362787">
      <w:pPr>
        <w:pStyle w:val="38"/>
        <w:framePr w:wrap="notBeside"/>
        <w:rPr>
          <w:rtl/>
        </w:rPr>
      </w:pPr>
      <w:r w:rsidRPr="00E600D8">
        <w:rPr>
          <w:rFonts w:hint="cs"/>
          <w:rtl/>
        </w:rPr>
        <w:t>אין לומר</w:t>
      </w:r>
      <w:r w:rsidR="00A85AC8" w:rsidRPr="00E600D8">
        <w:rPr>
          <w:rtl/>
        </w:rPr>
        <w:t>:</w:t>
      </w:r>
    </w:p>
    <w:p w14:paraId="4BB91A49" w14:textId="50C3E1DC" w:rsidR="009469D7" w:rsidRDefault="006E0774" w:rsidP="006E0774">
      <w:pPr>
        <w:rPr>
          <w:rFonts w:ascii="Fb Fontext" w:hAnsi="Fb Fontext"/>
          <w:rtl/>
        </w:rPr>
      </w:pPr>
      <w:r w:rsidRPr="00224C4C">
        <w:rPr>
          <w:rFonts w:ascii="Fb Fontext" w:hAnsi="Fb Fontext" w:hint="cs"/>
          <w:rtl/>
        </w:rPr>
        <w:t>דבכסף ע</w:t>
      </w:r>
      <w:r w:rsidRPr="00224C4C">
        <w:rPr>
          <w:rFonts w:ascii="Fb Fontext" w:hAnsi="Fb Fontext"/>
          <w:rtl/>
        </w:rPr>
        <w:t>"</w:t>
      </w:r>
      <w:r w:rsidRPr="00224C4C">
        <w:rPr>
          <w:rFonts w:ascii="Fb Fontext" w:hAnsi="Fb Fontext" w:hint="cs"/>
          <w:rtl/>
        </w:rPr>
        <w:t>י אחרים לא, דזכות הוא לרבנן</w:t>
      </w:r>
      <w:r w:rsidR="00362787">
        <w:rPr>
          <w:rFonts w:ascii="Fb Fontext" w:hAnsi="Fb Fontext" w:hint="cs"/>
          <w:rtl/>
        </w:rPr>
        <w:t>,</w:t>
      </w:r>
    </w:p>
    <w:p w14:paraId="2736D7BF" w14:textId="77777777" w:rsidR="00A85AC8" w:rsidRPr="00E600D8" w:rsidRDefault="006E0774" w:rsidP="00362787">
      <w:pPr>
        <w:pStyle w:val="38"/>
        <w:framePr w:wrap="notBeside"/>
        <w:rPr>
          <w:rtl/>
        </w:rPr>
      </w:pPr>
      <w:r w:rsidRPr="00E600D8">
        <w:rPr>
          <w:rFonts w:hint="cs"/>
          <w:rtl/>
        </w:rPr>
        <w:t>ואין לומר</w:t>
      </w:r>
      <w:r w:rsidR="00A85AC8" w:rsidRPr="00E600D8">
        <w:rPr>
          <w:rtl/>
        </w:rPr>
        <w:t>:</w:t>
      </w:r>
    </w:p>
    <w:p w14:paraId="3EF4B64A" w14:textId="0A598458" w:rsidR="006E0774" w:rsidRPr="00131640" w:rsidRDefault="006E0774" w:rsidP="00362787">
      <w:pPr>
        <w:rPr>
          <w:rtl/>
        </w:rPr>
      </w:pPr>
      <w:r w:rsidRPr="00224C4C">
        <w:rPr>
          <w:rFonts w:ascii="Fb Fontext" w:hAnsi="Fb Fontext" w:hint="cs"/>
          <w:rtl/>
        </w:rPr>
        <w:t>דאף ע</w:t>
      </w:r>
      <w:r w:rsidRPr="00224C4C">
        <w:rPr>
          <w:rFonts w:ascii="Fb Fontext" w:hAnsi="Fb Fontext"/>
          <w:rtl/>
        </w:rPr>
        <w:t>"</w:t>
      </w:r>
      <w:r w:rsidRPr="00224C4C">
        <w:rPr>
          <w:rFonts w:ascii="Fb Fontext" w:hAnsi="Fb Fontext" w:hint="cs"/>
          <w:rtl/>
        </w:rPr>
        <w:t xml:space="preserve">י עצמו. </w:t>
      </w:r>
      <w:r w:rsidR="00362787">
        <w:rPr>
          <w:rFonts w:ascii="Fb Fontext" w:hAnsi="Fb Fontext" w:hint="cs"/>
          <w:rtl/>
        </w:rPr>
        <w:t xml:space="preserve">- </w:t>
      </w:r>
      <w:r w:rsidRPr="00224C4C">
        <w:rPr>
          <w:rFonts w:ascii="Fb Fontext" w:hAnsi="Fb Fontext" w:hint="cs"/>
          <w:rtl/>
        </w:rPr>
        <w:t>דא</w:t>
      </w:r>
      <w:r w:rsidRPr="00224C4C">
        <w:rPr>
          <w:rFonts w:ascii="Fb Fontext" w:hAnsi="Fb Fontext"/>
          <w:rtl/>
        </w:rPr>
        <w:t>"</w:t>
      </w:r>
      <w:r w:rsidRPr="00224C4C">
        <w:rPr>
          <w:rFonts w:ascii="Fb Fontext" w:hAnsi="Fb Fontext" w:hint="cs"/>
          <w:rtl/>
        </w:rPr>
        <w:t>ה ה</w:t>
      </w:r>
      <w:r w:rsidRPr="00224C4C">
        <w:rPr>
          <w:rFonts w:ascii="Fb Fontext" w:hAnsi="Fb Fontext"/>
          <w:rtl/>
        </w:rPr>
        <w:t>"</w:t>
      </w:r>
      <w:r w:rsidRPr="00224C4C">
        <w:rPr>
          <w:rFonts w:ascii="Fb Fontext" w:hAnsi="Fb Fontext" w:hint="cs"/>
          <w:rtl/>
        </w:rPr>
        <w:t>נ סיפא ומאי לא ערבינהו ותנינהו דבכסף ובשטר בין ע</w:t>
      </w:r>
      <w:r w:rsidRPr="00224C4C">
        <w:rPr>
          <w:rFonts w:ascii="Fb Fontext" w:hAnsi="Fb Fontext"/>
          <w:rtl/>
        </w:rPr>
        <w:t>"</w:t>
      </w:r>
      <w:r w:rsidRPr="00224C4C">
        <w:rPr>
          <w:rFonts w:ascii="Fb Fontext" w:hAnsi="Fb Fontext" w:hint="cs"/>
          <w:rtl/>
        </w:rPr>
        <w:t>י אחרים בן ע</w:t>
      </w:r>
      <w:r w:rsidRPr="00224C4C">
        <w:rPr>
          <w:rFonts w:ascii="Fb Fontext" w:hAnsi="Fb Fontext"/>
          <w:rtl/>
        </w:rPr>
        <w:t>"</w:t>
      </w:r>
      <w:r w:rsidRPr="00224C4C">
        <w:rPr>
          <w:rFonts w:ascii="Fb Fontext" w:hAnsi="Fb Fontext" w:hint="cs"/>
          <w:rtl/>
        </w:rPr>
        <w:t>י עצמו</w:t>
      </w:r>
    </w:p>
    <w:p w14:paraId="268F4E1E" w14:textId="77777777" w:rsidR="00A85AC8" w:rsidRPr="00E600D8" w:rsidRDefault="006E0774" w:rsidP="00362787">
      <w:pPr>
        <w:pStyle w:val="38"/>
        <w:framePr w:wrap="notBeside"/>
        <w:rPr>
          <w:rtl/>
        </w:rPr>
      </w:pPr>
      <w:r w:rsidRPr="00E600D8">
        <w:rPr>
          <w:rtl/>
        </w:rPr>
        <w:t>אלא</w:t>
      </w:r>
      <w:r w:rsidR="00A85AC8" w:rsidRPr="00E600D8">
        <w:rPr>
          <w:rtl/>
        </w:rPr>
        <w:t>:</w:t>
      </w:r>
    </w:p>
    <w:p w14:paraId="6D683D8A" w14:textId="6AB7C1B6" w:rsidR="009469D7" w:rsidRDefault="006E0774" w:rsidP="006E0774">
      <w:pPr>
        <w:rPr>
          <w:rFonts w:ascii="Fb Fontext" w:hAnsi="Fb Fontext"/>
          <w:rtl/>
        </w:rPr>
      </w:pPr>
      <w:r w:rsidRPr="00224C4C">
        <w:rPr>
          <w:rFonts w:ascii="Fb Fontext" w:hAnsi="Fb Fontext"/>
          <w:rtl/>
        </w:rPr>
        <w:t>בכסף בין ע"י אחרים בין ע"י עצמו,</w:t>
      </w:r>
    </w:p>
    <w:p w14:paraId="3E957885" w14:textId="77777777" w:rsidR="009469D7" w:rsidRDefault="006E0774" w:rsidP="00362787">
      <w:pPr>
        <w:rPr>
          <w:rFonts w:ascii="Fb Fontext" w:hAnsi="Fb Fontext"/>
          <w:rtl/>
        </w:rPr>
      </w:pPr>
      <w:r w:rsidRPr="00224C4C">
        <w:rPr>
          <w:rFonts w:ascii="Fb Fontext" w:hAnsi="Fb Fontext"/>
          <w:rtl/>
        </w:rPr>
        <w:t>בשטר - ע"י אחרים ולא ע"י עצמו,</w:t>
      </w:r>
    </w:p>
    <w:p w14:paraId="3BCC4D38" w14:textId="216C6309" w:rsidR="00A85AC8" w:rsidRPr="00E600D8" w:rsidRDefault="00362787" w:rsidP="00362787">
      <w:pPr>
        <w:pStyle w:val="38"/>
        <w:framePr w:wrap="notBeside"/>
        <w:rPr>
          <w:rtl/>
        </w:rPr>
      </w:pPr>
      <w:r w:rsidRPr="00E600D8">
        <w:rPr>
          <w:rFonts w:hint="cs"/>
          <w:rtl/>
        </w:rPr>
        <w:t>וכ</w:t>
      </w:r>
      <w:r w:rsidR="006E0774" w:rsidRPr="00E600D8">
        <w:rPr>
          <w:rFonts w:hint="cs"/>
          <w:rtl/>
        </w:rPr>
        <w:t>רשב</w:t>
      </w:r>
      <w:r w:rsidR="006E0774" w:rsidRPr="00E600D8">
        <w:rPr>
          <w:rtl/>
        </w:rPr>
        <w:t>"</w:t>
      </w:r>
      <w:r w:rsidR="006E0774" w:rsidRPr="00E600D8">
        <w:rPr>
          <w:rFonts w:hint="cs"/>
          <w:rtl/>
        </w:rPr>
        <w:t>א</w:t>
      </w:r>
      <w:r w:rsidR="00A85AC8" w:rsidRPr="00E600D8">
        <w:rPr>
          <w:rFonts w:hint="cs"/>
          <w:rtl/>
        </w:rPr>
        <w:t>:</w:t>
      </w:r>
    </w:p>
    <w:p w14:paraId="641B13F2" w14:textId="2BCB92D2" w:rsidR="006E0774" w:rsidRPr="00131640" w:rsidRDefault="006E0774" w:rsidP="00362787">
      <w:pPr>
        <w:rPr>
          <w:rtl/>
        </w:rPr>
      </w:pPr>
      <w:r w:rsidRPr="00224C4C">
        <w:rPr>
          <w:rFonts w:ascii="Fb Fontext" w:hAnsi="Fb Fontext"/>
          <w:sz w:val="32"/>
          <w:rtl/>
        </w:rPr>
        <w:t>אף בשטר, על ידי אחרים ולא ע"י עצמו.</w:t>
      </w:r>
    </w:p>
    <w:p w14:paraId="7DD90E31" w14:textId="77777777" w:rsidR="006E0774" w:rsidRPr="00131640" w:rsidRDefault="006E0774" w:rsidP="006E0774">
      <w:pPr>
        <w:rPr>
          <w:rtl/>
        </w:rPr>
      </w:pPr>
      <w:r w:rsidRPr="00224C4C">
        <w:rPr>
          <w:rFonts w:ascii="Fb Fontext" w:hAnsi="Fb Fontext"/>
          <w:sz w:val="32"/>
          <w:rtl/>
        </w:rPr>
        <w:t>ושלש מחלוקות בדבר.</w:t>
      </w:r>
    </w:p>
    <w:p w14:paraId="30D56236" w14:textId="28980164" w:rsidR="00A85AC8" w:rsidRPr="00E600D8" w:rsidRDefault="006E0774" w:rsidP="006454D3">
      <w:pPr>
        <w:pStyle w:val="38"/>
        <w:framePr w:wrap="notBeside"/>
        <w:rPr>
          <w:rtl/>
        </w:rPr>
      </w:pPr>
      <w:r w:rsidRPr="00E600D8">
        <w:rPr>
          <w:rtl/>
        </w:rPr>
        <w:t xml:space="preserve">רבה: </w:t>
      </w:r>
      <w:r w:rsidRPr="00E600D8">
        <w:rPr>
          <w:rFonts w:hint="cs"/>
          <w:rtl/>
        </w:rPr>
        <w:t>טע</w:t>
      </w:r>
      <w:r w:rsidR="006454D3" w:rsidRPr="00E600D8">
        <w:rPr>
          <w:rFonts w:hint="cs"/>
          <w:rtl/>
        </w:rPr>
        <w:t xml:space="preserve">ם </w:t>
      </w:r>
      <w:r w:rsidRPr="00E600D8">
        <w:rPr>
          <w:rFonts w:hint="cs"/>
          <w:rtl/>
        </w:rPr>
        <w:t>דרשב</w:t>
      </w:r>
      <w:r w:rsidRPr="00E600D8">
        <w:rPr>
          <w:rtl/>
        </w:rPr>
        <w:t>"</w:t>
      </w:r>
      <w:r w:rsidRPr="00E600D8">
        <w:rPr>
          <w:rFonts w:hint="cs"/>
          <w:rtl/>
        </w:rPr>
        <w:t>א</w:t>
      </w:r>
      <w:r w:rsidR="00A85AC8" w:rsidRPr="00E600D8">
        <w:rPr>
          <w:rFonts w:hint="cs"/>
          <w:rtl/>
        </w:rPr>
        <w:t>:</w:t>
      </w:r>
    </w:p>
    <w:p w14:paraId="0B02617E" w14:textId="140577E6" w:rsidR="006E0774" w:rsidRPr="00131640" w:rsidRDefault="006E0774" w:rsidP="006E0774">
      <w:pPr>
        <w:rPr>
          <w:rtl/>
        </w:rPr>
      </w:pPr>
      <w:r w:rsidRPr="00224C4C">
        <w:rPr>
          <w:rFonts w:ascii="Fb Fontext" w:hAnsi="Fb Fontext"/>
          <w:rtl/>
        </w:rPr>
        <w:t>גמר לה לה מאשה, עד שיוציא גט לרשות שאינה שלו.</w:t>
      </w:r>
    </w:p>
    <w:p w14:paraId="2E600D9E" w14:textId="6F7B0C9C" w:rsidR="007309FA" w:rsidRPr="00131640" w:rsidRDefault="007309FA" w:rsidP="007309FA">
      <w:pPr>
        <w:pStyle w:val="affffb"/>
        <w:rPr>
          <w:rtl/>
        </w:rPr>
      </w:pPr>
      <w:r w:rsidRPr="007309FA">
        <w:rPr>
          <w:rFonts w:hint="cs"/>
          <w:rtl/>
        </w:rPr>
        <w:t>***</w:t>
      </w:r>
    </w:p>
    <w:p w14:paraId="6DC394EA" w14:textId="77777777" w:rsidR="006E0774" w:rsidRPr="00131640" w:rsidRDefault="006E0774" w:rsidP="0010529F">
      <w:pPr>
        <w:pStyle w:val="afff0"/>
        <w:framePr w:wrap="around"/>
        <w:rPr>
          <w:rtl/>
        </w:rPr>
      </w:pPr>
      <w:r w:rsidRPr="00224C4C">
        <w:rPr>
          <w:rFonts w:hint="cs"/>
          <w:rtl/>
        </w:rPr>
        <w:t>כג:</w:t>
      </w:r>
    </w:p>
    <w:p w14:paraId="7D29B10C" w14:textId="77777777" w:rsidR="009469D7" w:rsidRPr="00C44CFA" w:rsidRDefault="006E0774" w:rsidP="00F65F8B">
      <w:pPr>
        <w:pStyle w:val="affffb"/>
        <w:rPr>
          <w:spacing w:val="0"/>
          <w:rtl/>
        </w:rPr>
      </w:pPr>
      <w:r w:rsidRPr="00C44CFA">
        <w:rPr>
          <w:rStyle w:val="afffff3"/>
          <w:rFonts w:cs="BA TM • Vilna Extra-Bold"/>
          <w:b w:val="0"/>
          <w:bCs w:val="0"/>
          <w:spacing w:val="0"/>
          <w:rtl/>
        </w:rPr>
        <w:t xml:space="preserve">בעי רבה: </w:t>
      </w:r>
      <w:r w:rsidRPr="00C44CFA">
        <w:rPr>
          <w:rStyle w:val="afffff3"/>
          <w:rFonts w:cs="BA TM • Vilna Extra-Bold" w:hint="cs"/>
          <w:b w:val="0"/>
          <w:bCs w:val="0"/>
          <w:spacing w:val="0"/>
          <w:rtl/>
        </w:rPr>
        <w:t>לרשב</w:t>
      </w:r>
      <w:r w:rsidRPr="00C44CFA">
        <w:rPr>
          <w:rStyle w:val="afffff3"/>
          <w:rFonts w:cs="BA TM • Vilna Extra-Bold"/>
          <w:b w:val="0"/>
          <w:bCs w:val="0"/>
          <w:spacing w:val="0"/>
          <w:rtl/>
        </w:rPr>
        <w:t>"</w:t>
      </w:r>
      <w:r w:rsidRPr="00C44CFA">
        <w:rPr>
          <w:rStyle w:val="afffff3"/>
          <w:rFonts w:cs="BA TM • Vilna Extra-Bold" w:hint="cs"/>
          <w:b w:val="0"/>
          <w:bCs w:val="0"/>
          <w:spacing w:val="0"/>
          <w:rtl/>
        </w:rPr>
        <w:t>א</w:t>
      </w:r>
      <w:r w:rsidRPr="00C44CFA">
        <w:rPr>
          <w:spacing w:val="0"/>
          <w:rtl/>
        </w:rPr>
        <w:t xml:space="preserve"> עבד כנעני מהו שיעשה שליח לקבל גיטו מיד רבו?</w:t>
      </w:r>
    </w:p>
    <w:p w14:paraId="1D4BC5B6" w14:textId="27D3A33A" w:rsidR="006E0774" w:rsidRPr="00131640" w:rsidRDefault="006E0774" w:rsidP="00B1247B">
      <w:pPr>
        <w:pStyle w:val="afffff4"/>
        <w:rPr>
          <w:rtl/>
        </w:rPr>
      </w:pPr>
      <w:r w:rsidRPr="00224C4C">
        <w:rPr>
          <w:rtl/>
        </w:rPr>
        <w:t>כיון דגמר לה לה מאשה - כאשה,</w:t>
      </w:r>
      <w:r w:rsidR="00B1247B" w:rsidRPr="00210DF6">
        <w:rPr>
          <w:rFonts w:cs="BA TM • Vilna Extra-Bold" w:hint="cs"/>
          <w:rtl/>
        </w:rPr>
        <w:t xml:space="preserve"> </w:t>
      </w:r>
      <w:r w:rsidRPr="00210DF6">
        <w:rPr>
          <w:rFonts w:cs="BA TM • Vilna Extra-Bold"/>
          <w:rtl/>
        </w:rPr>
        <w:t>או"ד</w:t>
      </w:r>
      <w:r w:rsidRPr="00224C4C">
        <w:rPr>
          <w:rtl/>
        </w:rPr>
        <w:t xml:space="preserve">, </w:t>
      </w:r>
      <w:r w:rsidRPr="00224C4C">
        <w:rPr>
          <w:rFonts w:hint="cs"/>
          <w:rtl/>
        </w:rPr>
        <w:t xml:space="preserve">דוקא </w:t>
      </w:r>
      <w:r w:rsidRPr="00224C4C">
        <w:rPr>
          <w:rtl/>
        </w:rPr>
        <w:t>אשה מקבל</w:t>
      </w:r>
      <w:r w:rsidRPr="00224C4C">
        <w:rPr>
          <w:rFonts w:hint="cs"/>
          <w:rtl/>
        </w:rPr>
        <w:t>ה</w:t>
      </w:r>
      <w:r w:rsidRPr="00224C4C">
        <w:rPr>
          <w:rtl/>
        </w:rPr>
        <w:t xml:space="preserve"> </w:t>
      </w:r>
      <w:r w:rsidR="00B1247B">
        <w:rPr>
          <w:rFonts w:hint="cs"/>
          <w:rtl/>
        </w:rPr>
        <w:t>שולחת</w:t>
      </w:r>
      <w:r w:rsidRPr="00224C4C">
        <w:rPr>
          <w:rFonts w:hint="cs"/>
          <w:rtl/>
        </w:rPr>
        <w:t xml:space="preserve"> משא</w:t>
      </w:r>
      <w:r w:rsidRPr="00224C4C">
        <w:rPr>
          <w:rtl/>
        </w:rPr>
        <w:t>"</w:t>
      </w:r>
      <w:r w:rsidRPr="00224C4C">
        <w:rPr>
          <w:rFonts w:hint="cs"/>
          <w:rtl/>
        </w:rPr>
        <w:t>כ עבד</w:t>
      </w:r>
    </w:p>
    <w:p w14:paraId="0D8EEB6A" w14:textId="6C4932F5" w:rsidR="00A85AC8" w:rsidRPr="00E600D8" w:rsidRDefault="006E0774" w:rsidP="006454D3">
      <w:pPr>
        <w:pStyle w:val="38"/>
        <w:framePr w:wrap="notBeside"/>
        <w:rPr>
          <w:rtl/>
        </w:rPr>
      </w:pPr>
      <w:r w:rsidRPr="00E600D8">
        <w:rPr>
          <w:rtl/>
        </w:rPr>
        <w:t>אחר דבעיא הדר פשטא</w:t>
      </w:r>
      <w:r w:rsidR="00A85AC8" w:rsidRPr="00E600D8">
        <w:rPr>
          <w:rtl/>
        </w:rPr>
        <w:t>:</w:t>
      </w:r>
    </w:p>
    <w:p w14:paraId="7EEC9635" w14:textId="52727F6A" w:rsidR="006E0774" w:rsidRPr="00131640" w:rsidRDefault="006E0774" w:rsidP="006E0774">
      <w:pPr>
        <w:rPr>
          <w:rtl/>
        </w:rPr>
      </w:pPr>
      <w:r w:rsidRPr="006454D3">
        <w:rPr>
          <w:rStyle w:val="affffa"/>
          <w:rtl/>
        </w:rPr>
        <w:t>לה לה</w:t>
      </w:r>
      <w:r w:rsidRPr="00224C4C">
        <w:rPr>
          <w:rFonts w:ascii="Fb Fontext" w:hAnsi="Fb Fontext"/>
          <w:rtl/>
        </w:rPr>
        <w:t xml:space="preserve"> מאשה - כאשה.</w:t>
      </w:r>
    </w:p>
    <w:p w14:paraId="489CE7C4" w14:textId="3601D601" w:rsidR="00A85AC8" w:rsidRPr="00E600D8" w:rsidRDefault="006E0774" w:rsidP="00B1247B">
      <w:pPr>
        <w:pStyle w:val="38"/>
        <w:framePr w:wrap="notBeside"/>
        <w:rPr>
          <w:rtl/>
        </w:rPr>
      </w:pPr>
      <w:r w:rsidRPr="00E600D8">
        <w:rPr>
          <w:rFonts w:hint="cs"/>
          <w:rtl/>
        </w:rPr>
        <w:t>והא דרהבדר</w:t>
      </w:r>
      <w:r w:rsidRPr="00E600D8">
        <w:rPr>
          <w:rtl/>
        </w:rPr>
        <w:t>"</w:t>
      </w:r>
      <w:r w:rsidRPr="00E600D8">
        <w:rPr>
          <w:rFonts w:hint="cs"/>
          <w:rtl/>
        </w:rPr>
        <w:t>י</w:t>
      </w:r>
      <w:r w:rsidR="00A85AC8" w:rsidRPr="00E600D8">
        <w:rPr>
          <w:rtl/>
        </w:rPr>
        <w:t>:</w:t>
      </w:r>
    </w:p>
    <w:p w14:paraId="475C2B91" w14:textId="0DCE90FD" w:rsidR="006E0774" w:rsidRPr="00131640" w:rsidRDefault="006E0774" w:rsidP="00A362A1">
      <w:pPr>
        <w:rPr>
          <w:rtl/>
        </w:rPr>
      </w:pPr>
      <w:r w:rsidRPr="00224C4C">
        <w:rPr>
          <w:rFonts w:ascii="Fb Fontext" w:hAnsi="Fb Fontext" w:hint="cs"/>
          <w:sz w:val="32"/>
          <w:rtl/>
        </w:rPr>
        <w:t>ד</w:t>
      </w:r>
      <w:r w:rsidRPr="00224C4C">
        <w:rPr>
          <w:rFonts w:ascii="Fb Fontext" w:hAnsi="Fb Fontext"/>
          <w:sz w:val="32"/>
          <w:rtl/>
        </w:rPr>
        <w:t xml:space="preserve">כהני שלוחי דרחמנא </w:t>
      </w:r>
      <w:r w:rsidR="00B1247B">
        <w:rPr>
          <w:rFonts w:ascii="Fb Fontext" w:hAnsi="Fb Fontext" w:hint="cs"/>
          <w:sz w:val="32"/>
          <w:rtl/>
        </w:rPr>
        <w:t>הן</w:t>
      </w:r>
      <w:r w:rsidRPr="00224C4C">
        <w:rPr>
          <w:rFonts w:ascii="Fb Fontext" w:hAnsi="Fb Fontext"/>
          <w:sz w:val="32"/>
          <w:rtl/>
        </w:rPr>
        <w:t xml:space="preserve">, דאי </w:t>
      </w:r>
      <w:r w:rsidR="00A362A1">
        <w:rPr>
          <w:rFonts w:ascii="Fb Fontext" w:hAnsi="Fb Fontext" w:hint="cs"/>
          <w:sz w:val="32"/>
          <w:rtl/>
        </w:rPr>
        <w:t>שלנו,</w:t>
      </w:r>
      <w:r w:rsidRPr="00224C4C">
        <w:rPr>
          <w:rFonts w:ascii="Fb Fontext" w:hAnsi="Fb Fontext" w:hint="cs"/>
          <w:sz w:val="32"/>
          <w:rtl/>
        </w:rPr>
        <w:t xml:space="preserve"> מי </w:t>
      </w:r>
      <w:r w:rsidR="00B35B36">
        <w:rPr>
          <w:rFonts w:ascii="Fb Fontext" w:hAnsi="Fb Fontext" w:hint="cs"/>
          <w:sz w:val="32"/>
          <w:rtl/>
        </w:rPr>
        <w:t>יש</w:t>
      </w:r>
      <w:r w:rsidRPr="00224C4C">
        <w:rPr>
          <w:rFonts w:ascii="Fb Fontext" w:hAnsi="Fb Fontext" w:hint="cs"/>
          <w:sz w:val="32"/>
          <w:rtl/>
        </w:rPr>
        <w:t xml:space="preserve"> </w:t>
      </w:r>
      <w:r w:rsidR="00B1247B">
        <w:rPr>
          <w:rFonts w:ascii="Fb Fontext" w:hAnsi="Fb Fontext" w:hint="cs"/>
          <w:sz w:val="32"/>
          <w:rtl/>
        </w:rPr>
        <w:t xml:space="preserve">דבר </w:t>
      </w:r>
      <w:r w:rsidR="00A362A1">
        <w:rPr>
          <w:rFonts w:ascii="Fb Fontext" w:hAnsi="Fb Fontext" w:hint="cs"/>
          <w:sz w:val="32"/>
          <w:rtl/>
        </w:rPr>
        <w:t>ש</w:t>
      </w:r>
      <w:r w:rsidRPr="00224C4C">
        <w:rPr>
          <w:rFonts w:ascii="Fb Fontext" w:hAnsi="Fb Fontext" w:hint="cs"/>
          <w:sz w:val="32"/>
          <w:rtl/>
        </w:rPr>
        <w:t>אנ</w:t>
      </w:r>
      <w:r w:rsidR="00B1247B">
        <w:rPr>
          <w:rFonts w:ascii="Fb Fontext" w:hAnsi="Fb Fontext" w:hint="cs"/>
          <w:sz w:val="32"/>
          <w:rtl/>
        </w:rPr>
        <w:t>ו</w:t>
      </w:r>
      <w:r w:rsidRPr="00224C4C">
        <w:rPr>
          <w:rFonts w:ascii="Fb Fontext" w:hAnsi="Fb Fontext" w:hint="cs"/>
          <w:sz w:val="32"/>
          <w:rtl/>
        </w:rPr>
        <w:t xml:space="preserve"> לא </w:t>
      </w:r>
      <w:r w:rsidR="00A362A1">
        <w:rPr>
          <w:rFonts w:ascii="Fb Fontext" w:hAnsi="Fb Fontext" w:hint="cs"/>
          <w:sz w:val="32"/>
          <w:rtl/>
        </w:rPr>
        <w:t>יכולים לעשות והם כן?</w:t>
      </w:r>
      <w:r w:rsidR="00A362A1">
        <w:rPr>
          <w:rFonts w:ascii="Fb Fontext" w:hAnsi="Fb Fontext" w:hint="cs"/>
          <w:sz w:val="32"/>
        </w:rPr>
        <w:t xml:space="preserve"> </w:t>
      </w:r>
      <w:r w:rsidRPr="00224C4C">
        <w:rPr>
          <w:rFonts w:ascii="Fb Fontext" w:hAnsi="Fb Fontext"/>
          <w:rtl/>
        </w:rPr>
        <w:t xml:space="preserve">והא עבד לא </w:t>
      </w:r>
      <w:r w:rsidR="00A362A1">
        <w:rPr>
          <w:rFonts w:ascii="Fb Fontext" w:hAnsi="Fb Fontext" w:hint="cs"/>
          <w:rtl/>
        </w:rPr>
        <w:t>יכול ל</w:t>
      </w:r>
      <w:r w:rsidRPr="00224C4C">
        <w:rPr>
          <w:rFonts w:ascii="Fb Fontext" w:hAnsi="Fb Fontext"/>
          <w:rtl/>
        </w:rPr>
        <w:t>קבל גיטיה, ושליח מצי משוי</w:t>
      </w:r>
      <w:r w:rsidRPr="00224C4C">
        <w:rPr>
          <w:rFonts w:ascii="Fb Fontext" w:hAnsi="Fb Fontext" w:hint="cs"/>
          <w:rtl/>
        </w:rPr>
        <w:t>?</w:t>
      </w:r>
    </w:p>
    <w:p w14:paraId="40B5D8EC" w14:textId="77777777" w:rsidR="00A85AC8" w:rsidRPr="00E600D8" w:rsidRDefault="006E0774" w:rsidP="00A362A1">
      <w:pPr>
        <w:pStyle w:val="38"/>
        <w:framePr w:wrap="notBeside"/>
        <w:rPr>
          <w:rtl/>
        </w:rPr>
      </w:pPr>
      <w:r w:rsidRPr="00E600D8">
        <w:rPr>
          <w:rtl/>
        </w:rPr>
        <w:t>- ולא היא</w:t>
      </w:r>
      <w:r w:rsidR="00A85AC8" w:rsidRPr="00E600D8">
        <w:rPr>
          <w:rtl/>
        </w:rPr>
        <w:t>:</w:t>
      </w:r>
    </w:p>
    <w:p w14:paraId="36003C6F" w14:textId="2FF0B754" w:rsidR="006E0774" w:rsidRPr="00131640" w:rsidRDefault="006E0774" w:rsidP="00943179">
      <w:pPr>
        <w:rPr>
          <w:rtl/>
        </w:rPr>
      </w:pPr>
      <w:r w:rsidRPr="00943179">
        <w:rPr>
          <w:rFonts w:hint="cs"/>
          <w:rtl/>
        </w:rPr>
        <w:t>ד</w:t>
      </w:r>
      <w:r w:rsidRPr="00943179">
        <w:rPr>
          <w:rtl/>
        </w:rPr>
        <w:t>ישראל לא שייכי בתורת קרבנות כלל, עבד שייך בגיטין.</w:t>
      </w:r>
    </w:p>
    <w:p w14:paraId="68DC1C37" w14:textId="4A1438DD" w:rsidR="00A85AC8" w:rsidRPr="00E600D8" w:rsidRDefault="006E0774" w:rsidP="00A362A1">
      <w:pPr>
        <w:pStyle w:val="38"/>
        <w:framePr w:wrap="notBeside"/>
        <w:rPr>
          <w:rtl/>
        </w:rPr>
      </w:pPr>
      <w:r w:rsidRPr="00E600D8">
        <w:rPr>
          <w:rtl/>
        </w:rPr>
        <w:t>דתניא</w:t>
      </w:r>
      <w:r w:rsidR="005B1F10" w:rsidRPr="00E600D8">
        <w:rPr>
          <w:rFonts w:hint="cs"/>
          <w:rtl/>
        </w:rPr>
        <w:t xml:space="preserve"> נראין הדברים</w:t>
      </w:r>
      <w:r w:rsidR="00A85AC8" w:rsidRPr="00E600D8">
        <w:rPr>
          <w:rtl/>
        </w:rPr>
        <w:t>:</w:t>
      </w:r>
    </w:p>
    <w:p w14:paraId="421B313C" w14:textId="4E45DA7F" w:rsidR="006E0774" w:rsidRPr="00C44CFA" w:rsidRDefault="005B1F10" w:rsidP="006E0774">
      <w:pPr>
        <w:rPr>
          <w:spacing w:val="0"/>
          <w:rtl/>
        </w:rPr>
      </w:pPr>
      <w:r w:rsidRPr="00C44CFA">
        <w:rPr>
          <w:rFonts w:ascii="Fb Fontext" w:hAnsi="Fb Fontext" w:hint="cs"/>
          <w:spacing w:val="0"/>
          <w:sz w:val="32"/>
          <w:rtl/>
        </w:rPr>
        <w:t>ש</w:t>
      </w:r>
      <w:r w:rsidR="006E0774" w:rsidRPr="00C44CFA">
        <w:rPr>
          <w:rFonts w:ascii="Fb Fontext" w:hAnsi="Fb Fontext"/>
          <w:spacing w:val="0"/>
          <w:sz w:val="32"/>
          <w:rtl/>
        </w:rPr>
        <w:t xml:space="preserve">עבד מקבל </w:t>
      </w:r>
      <w:r w:rsidR="00A362A1" w:rsidRPr="00C44CFA">
        <w:rPr>
          <w:rFonts w:ascii="Fb Fontext" w:hAnsi="Fb Fontext" w:hint="cs"/>
          <w:spacing w:val="0"/>
          <w:sz w:val="32"/>
          <w:rtl/>
        </w:rPr>
        <w:t xml:space="preserve">גט </w:t>
      </w:r>
      <w:r w:rsidR="006E0774" w:rsidRPr="00C44CFA">
        <w:rPr>
          <w:rFonts w:ascii="Fb Fontext" w:hAnsi="Fb Fontext"/>
          <w:spacing w:val="0"/>
          <w:sz w:val="32"/>
          <w:rtl/>
        </w:rPr>
        <w:t>חבירו מיד רבו של חבירו, אבל לא מיד רבו שלו.</w:t>
      </w:r>
    </w:p>
    <w:p w14:paraId="283CAC81" w14:textId="77777777" w:rsidR="006E0774" w:rsidRPr="00131640" w:rsidRDefault="006E0774" w:rsidP="00841728">
      <w:pPr>
        <w:pStyle w:val="affb"/>
        <w:rPr>
          <w:del w:id="90046" w:author="מנוע עיצוב" w:date="2026-10-08T11:01:28Z"/>
          <w:rtl/>
        </w:rPr>
      </w:pPr>
      <w:del w:id="90045" w:author="מנוע עיצוב" w:date="2026-10-08T11:01:28Z">
        <w:r w:rsidRPr="00224C4C">
          <w:rPr>
            <w:rFonts w:hint="cs"/>
            <w:rtl/>
          </w:rPr>
          <w:delText xml:space="preserve">׹</w:delText>
        </w:r>
      </w:del>
    </w:p>
    <w:p w14:paraId="3AB2A54F" w14:textId="77777777" w:rsidR="006E0774" w:rsidRPr="00131640" w:rsidRDefault="006E0774" w:rsidP="002A094E">
      <w:pPr>
        <w:pStyle w:val="afffd"/>
        <w:rPr>
          <w:rtl/>
        </w:rPr>
      </w:pPr>
      <w:ins w:id="9821" w:author="מספור קטעי משנה" w:date="2026-10-06T06:45:32Z">
        <w:r>
          <w:rPr>
            <w:rStyle w:val="MisparKeta"/>
          </w:rPr>
          <w:t xml:space="preserve">א. </w:t>
        </w:r>
      </w:ins>
      <w:r w:rsidRPr="00224C4C">
        <w:rPr>
          <w:rStyle w:val="afffa"/>
          <w:rFonts w:ascii="Fb Fontext" w:hAnsi="Fb Fontext"/>
          <w:b/>
          <w:spacing w:val="4"/>
          <w:rtl/>
        </w:rPr>
        <w:lastRenderedPageBreak/>
        <w:t>ובלבד שיהא הכסף משל אחרים.</w:t>
      </w:r>
    </w:p>
    <w:p w14:paraId="0D66BE64" w14:textId="2C6AF1B2" w:rsidR="00A85AC8" w:rsidRPr="00E600D8" w:rsidRDefault="005B1F10" w:rsidP="005B1F10">
      <w:pPr>
        <w:pStyle w:val="38"/>
        <w:framePr w:wrap="notBeside"/>
        <w:rPr>
          <w:rtl/>
        </w:rPr>
      </w:pPr>
      <w:r w:rsidRPr="00E600D8">
        <w:rPr>
          <w:rFonts w:hint="cs"/>
          <w:rtl/>
        </w:rPr>
        <w:t>לכאו' חלקו דלר''מ</w:t>
      </w:r>
      <w:r w:rsidR="00A85AC8" w:rsidRPr="00E600D8">
        <w:rPr>
          <w:rtl/>
        </w:rPr>
        <w:t>:</w:t>
      </w:r>
    </w:p>
    <w:p w14:paraId="727C965F" w14:textId="6BED65C9" w:rsidR="006E0774" w:rsidRPr="00131640" w:rsidRDefault="006E0774" w:rsidP="006E0774">
      <w:pPr>
        <w:rPr>
          <w:rtl/>
        </w:rPr>
      </w:pPr>
      <w:r w:rsidRPr="00224C4C">
        <w:rPr>
          <w:rFonts w:ascii="Fb Fontext" w:hAnsi="Fb Fontext"/>
          <w:sz w:val="32"/>
          <w:rtl/>
        </w:rPr>
        <w:t>אין קנין לעבד בלא רבו, ואין קנין לאשה בלא בעלה.</w:t>
      </w:r>
    </w:p>
    <w:p w14:paraId="446F529D" w14:textId="77332554" w:rsidR="00A85AC8" w:rsidRPr="00E600D8" w:rsidRDefault="006E0774" w:rsidP="005B1F10">
      <w:pPr>
        <w:pStyle w:val="38"/>
        <w:framePr w:wrap="notBeside"/>
        <w:rPr>
          <w:rtl/>
        </w:rPr>
      </w:pPr>
      <w:r w:rsidRPr="00E600D8">
        <w:rPr>
          <w:rtl/>
        </w:rPr>
        <w:t>ו</w:t>
      </w:r>
      <w:r w:rsidR="005B1F10" w:rsidRPr="00E600D8">
        <w:rPr>
          <w:rFonts w:hint="cs"/>
          <w:rtl/>
        </w:rPr>
        <w:t>ל</w:t>
      </w:r>
      <w:r w:rsidRPr="00E600D8">
        <w:rPr>
          <w:rtl/>
        </w:rPr>
        <w:t>רבנן סברי</w:t>
      </w:r>
      <w:r w:rsidR="00A85AC8" w:rsidRPr="00E600D8">
        <w:rPr>
          <w:rtl/>
        </w:rPr>
        <w:t>:</w:t>
      </w:r>
    </w:p>
    <w:p w14:paraId="30A1B013" w14:textId="142AAE59" w:rsidR="006E0774" w:rsidRPr="00131640" w:rsidRDefault="006E0774" w:rsidP="006E0774">
      <w:pPr>
        <w:rPr>
          <w:rtl/>
        </w:rPr>
      </w:pPr>
      <w:r w:rsidRPr="00224C4C">
        <w:rPr>
          <w:rFonts w:ascii="Fb Fontext" w:hAnsi="Fb Fontext"/>
          <w:rtl/>
        </w:rPr>
        <w:t>יש קנין לעבד בלא רבו, ויש קנין לאשה בלא בעלה!</w:t>
      </w:r>
    </w:p>
    <w:p w14:paraId="0AE6D964" w14:textId="32C6BFE3" w:rsidR="00A85AC8" w:rsidRPr="00E600D8" w:rsidRDefault="006E0774" w:rsidP="005072BB">
      <w:pPr>
        <w:pStyle w:val="38"/>
        <w:framePr w:wrap="notBeside"/>
        <w:rPr>
          <w:rtl/>
        </w:rPr>
      </w:pPr>
      <w:r w:rsidRPr="00E600D8">
        <w:rPr>
          <w:rFonts w:hint="cs"/>
          <w:rtl/>
        </w:rPr>
        <w:t>רבה מר</w:t>
      </w:r>
      <w:r w:rsidRPr="00E600D8">
        <w:rPr>
          <w:rtl/>
        </w:rPr>
        <w:t>"</w:t>
      </w:r>
      <w:r w:rsidRPr="00E600D8">
        <w:rPr>
          <w:rFonts w:hint="cs"/>
          <w:rtl/>
        </w:rPr>
        <w:t>ש</w:t>
      </w:r>
      <w:r w:rsidR="00A85AC8" w:rsidRPr="00E600D8">
        <w:rPr>
          <w:rtl/>
        </w:rPr>
        <w:t>:</w:t>
      </w:r>
    </w:p>
    <w:p w14:paraId="45ECA297" w14:textId="1DA2D58A" w:rsidR="006E0774" w:rsidRPr="00131640" w:rsidRDefault="006E0774" w:rsidP="006E0774">
      <w:pPr>
        <w:rPr>
          <w:rtl/>
        </w:rPr>
      </w:pPr>
      <w:r w:rsidRPr="00224C4C">
        <w:rPr>
          <w:rFonts w:ascii="Fb Fontext" w:hAnsi="Fb Fontext"/>
          <w:sz w:val="32"/>
          <w:rtl/>
        </w:rPr>
        <w:t>ד</w:t>
      </w:r>
      <w:r w:rsidRPr="00224C4C">
        <w:rPr>
          <w:rFonts w:ascii="Fb Fontext" w:hAnsi="Fb Fontext" w:hint="cs"/>
          <w:sz w:val="32"/>
          <w:rtl/>
        </w:rPr>
        <w:t>כו</w:t>
      </w:r>
      <w:r w:rsidRPr="00224C4C">
        <w:rPr>
          <w:rFonts w:ascii="Fb Fontext" w:hAnsi="Fb Fontext"/>
          <w:sz w:val="32"/>
          <w:rtl/>
        </w:rPr>
        <w:t>"</w:t>
      </w:r>
      <w:r w:rsidRPr="00224C4C">
        <w:rPr>
          <w:rFonts w:ascii="Fb Fontext" w:hAnsi="Fb Fontext" w:hint="cs"/>
          <w:sz w:val="32"/>
          <w:rtl/>
        </w:rPr>
        <w:t xml:space="preserve">ע </w:t>
      </w:r>
      <w:r w:rsidRPr="00224C4C">
        <w:rPr>
          <w:rFonts w:ascii="Fb Fontext" w:hAnsi="Fb Fontext"/>
          <w:sz w:val="32"/>
          <w:rtl/>
        </w:rPr>
        <w:t>- אין קנין לעבד בלא רבו, ואין קנין לאשה בלא בעלה,</w:t>
      </w:r>
    </w:p>
    <w:p w14:paraId="222664F5" w14:textId="6D93FEBD" w:rsidR="006E0774" w:rsidRPr="00131640" w:rsidRDefault="006E0774" w:rsidP="005072BB">
      <w:pPr>
        <w:rPr>
          <w:rtl/>
        </w:rPr>
      </w:pPr>
      <w:r w:rsidRPr="00224C4C">
        <w:rPr>
          <w:rFonts w:ascii="Fb Fontext" w:hAnsi="Fb Fontext"/>
          <w:sz w:val="32"/>
          <w:rtl/>
        </w:rPr>
        <w:t>ו</w:t>
      </w:r>
      <w:r w:rsidR="00B35B36">
        <w:rPr>
          <w:rFonts w:ascii="Fb Fontext" w:hAnsi="Fb Fontext"/>
          <w:sz w:val="32"/>
          <w:rtl/>
        </w:rPr>
        <w:t>כאן</w:t>
      </w:r>
      <w:r w:rsidRPr="00224C4C">
        <w:rPr>
          <w:rFonts w:ascii="Fb Fontext" w:hAnsi="Fb Fontext"/>
          <w:sz w:val="32"/>
          <w:rtl/>
        </w:rPr>
        <w:t xml:space="preserve"> אקני ליה אחר מנה, ואמר ליה </w:t>
      </w:r>
      <w:r w:rsidRPr="00224C4C">
        <w:rPr>
          <w:rFonts w:ascii="Fb Fontext" w:hAnsi="Fb Fontext" w:hint="cs"/>
          <w:sz w:val="32"/>
          <w:rtl/>
        </w:rPr>
        <w:t>ע</w:t>
      </w:r>
      <w:r w:rsidRPr="00224C4C">
        <w:rPr>
          <w:rFonts w:ascii="Fb Fontext" w:hAnsi="Fb Fontext"/>
          <w:sz w:val="32"/>
          <w:rtl/>
        </w:rPr>
        <w:t>"</w:t>
      </w:r>
      <w:r w:rsidRPr="00224C4C">
        <w:rPr>
          <w:rFonts w:ascii="Fb Fontext" w:hAnsi="Fb Fontext" w:hint="cs"/>
          <w:sz w:val="32"/>
          <w:rtl/>
        </w:rPr>
        <w:t>מ</w:t>
      </w:r>
      <w:r w:rsidRPr="00224C4C">
        <w:rPr>
          <w:rFonts w:ascii="Fb Fontext" w:hAnsi="Fb Fontext"/>
          <w:sz w:val="32"/>
          <w:rtl/>
        </w:rPr>
        <w:t xml:space="preserve"> שאין לרבך רשות בו,</w:t>
      </w:r>
    </w:p>
    <w:p w14:paraId="7F85B43A" w14:textId="77777777" w:rsidR="00A85AC8" w:rsidRPr="00E600D8" w:rsidRDefault="006E0774" w:rsidP="005072BB">
      <w:pPr>
        <w:pStyle w:val="38"/>
        <w:framePr w:wrap="notBeside"/>
        <w:rPr>
          <w:rtl/>
        </w:rPr>
      </w:pPr>
      <w:r w:rsidRPr="00E600D8">
        <w:rPr>
          <w:rFonts w:hint="cs"/>
          <w:rtl/>
        </w:rPr>
        <w:t>דלר</w:t>
      </w:r>
      <w:r w:rsidRPr="00E600D8">
        <w:rPr>
          <w:rtl/>
        </w:rPr>
        <w:t>"</w:t>
      </w:r>
      <w:r w:rsidRPr="00E600D8">
        <w:rPr>
          <w:rFonts w:hint="cs"/>
          <w:rtl/>
        </w:rPr>
        <w:t>מ</w:t>
      </w:r>
      <w:r w:rsidR="00A85AC8" w:rsidRPr="00E600D8">
        <w:rPr>
          <w:rtl/>
        </w:rPr>
        <w:t>:</w:t>
      </w:r>
    </w:p>
    <w:p w14:paraId="35FBC646" w14:textId="75EC2649" w:rsidR="006E0774" w:rsidRPr="00131640" w:rsidRDefault="006E0774" w:rsidP="005072BB">
      <w:pPr>
        <w:rPr>
          <w:rtl/>
        </w:rPr>
      </w:pPr>
      <w:r w:rsidRPr="00224C4C">
        <w:rPr>
          <w:rStyle w:val="affffa"/>
          <w:rFonts w:hint="cs"/>
          <w:rtl/>
        </w:rPr>
        <w:t>ד'</w:t>
      </w:r>
      <w:r w:rsidRPr="00224C4C">
        <w:rPr>
          <w:rStyle w:val="affffa"/>
          <w:rtl/>
        </w:rPr>
        <w:t>על מנת</w:t>
      </w:r>
      <w:r w:rsidRPr="00224C4C">
        <w:rPr>
          <w:rStyle w:val="affffa"/>
          <w:rFonts w:hint="cs"/>
          <w:rtl/>
        </w:rPr>
        <w:t>'</w:t>
      </w:r>
      <w:r w:rsidRPr="00224C4C">
        <w:rPr>
          <w:rStyle w:val="affffa"/>
          <w:rtl/>
        </w:rPr>
        <w:t xml:space="preserve"> </w:t>
      </w:r>
      <w:r w:rsidRPr="00224C4C">
        <w:rPr>
          <w:rFonts w:ascii="Fb Fontext" w:hAnsi="Fb Fontext"/>
          <w:sz w:val="32"/>
          <w:rtl/>
        </w:rPr>
        <w:t>- לא כלום קאמר ליה.</w:t>
      </w:r>
    </w:p>
    <w:p w14:paraId="697E652A" w14:textId="087020ED" w:rsidR="00A85AC8" w:rsidRPr="00E600D8" w:rsidRDefault="006E0774" w:rsidP="005072BB">
      <w:pPr>
        <w:pStyle w:val="38"/>
        <w:framePr w:wrap="notBeside"/>
        <w:rPr>
          <w:rtl/>
        </w:rPr>
      </w:pPr>
      <w:r w:rsidRPr="00E600D8">
        <w:rPr>
          <w:rtl/>
        </w:rPr>
        <w:t xml:space="preserve">ורבנן </w:t>
      </w:r>
      <w:r w:rsidRPr="00E600D8">
        <w:rPr>
          <w:rFonts w:hint="cs"/>
          <w:rtl/>
        </w:rPr>
        <w:t>ס</w:t>
      </w:r>
      <w:r w:rsidRPr="00E600D8">
        <w:rPr>
          <w:rtl/>
        </w:rPr>
        <w:t>"</w:t>
      </w:r>
      <w:r w:rsidRPr="00E600D8">
        <w:rPr>
          <w:rFonts w:hint="cs"/>
          <w:rtl/>
        </w:rPr>
        <w:t>ל</w:t>
      </w:r>
      <w:r w:rsidR="00A85AC8" w:rsidRPr="00E600D8">
        <w:rPr>
          <w:rtl/>
        </w:rPr>
        <w:t>:</w:t>
      </w:r>
    </w:p>
    <w:p w14:paraId="16F238E9" w14:textId="4FD2EA96" w:rsidR="006E0774" w:rsidRPr="00131640" w:rsidRDefault="006E0774" w:rsidP="005072BB">
      <w:pPr>
        <w:rPr>
          <w:rtl/>
        </w:rPr>
      </w:pPr>
      <w:r w:rsidRPr="00224C4C">
        <w:rPr>
          <w:rFonts w:ascii="Fb Fontext" w:hAnsi="Fb Fontext"/>
          <w:sz w:val="32"/>
          <w:rtl/>
        </w:rPr>
        <w:t>כיון דאמר ליה על מנת - אהני ליה תנאיה.</w:t>
      </w:r>
    </w:p>
    <w:p w14:paraId="22BB9028" w14:textId="77777777" w:rsidR="00A85AC8" w:rsidRPr="00E600D8" w:rsidRDefault="006E0774" w:rsidP="005072BB">
      <w:pPr>
        <w:pStyle w:val="38"/>
        <w:framePr w:wrap="notBeside"/>
        <w:rPr>
          <w:rtl/>
        </w:rPr>
      </w:pPr>
      <w:r w:rsidRPr="00E600D8">
        <w:rPr>
          <w:rtl/>
        </w:rPr>
        <w:t xml:space="preserve">• </w:t>
      </w:r>
      <w:r w:rsidRPr="00E600D8">
        <w:rPr>
          <w:rFonts w:hint="cs"/>
          <w:rtl/>
        </w:rPr>
        <w:t>ור</w:t>
      </w:r>
      <w:r w:rsidRPr="00E600D8">
        <w:rPr>
          <w:rtl/>
        </w:rPr>
        <w:t>"</w:t>
      </w:r>
      <w:r w:rsidRPr="00E600D8">
        <w:rPr>
          <w:rFonts w:hint="cs"/>
          <w:rtl/>
        </w:rPr>
        <w:t>א ס</w:t>
      </w:r>
      <w:r w:rsidRPr="00E600D8">
        <w:rPr>
          <w:rtl/>
        </w:rPr>
        <w:t>"</w:t>
      </w:r>
      <w:r w:rsidRPr="00E600D8">
        <w:rPr>
          <w:rFonts w:hint="cs"/>
          <w:rtl/>
        </w:rPr>
        <w:t>ל</w:t>
      </w:r>
      <w:r w:rsidR="00A85AC8" w:rsidRPr="00E600D8">
        <w:rPr>
          <w:rtl/>
        </w:rPr>
        <w:t>:</w:t>
      </w:r>
    </w:p>
    <w:p w14:paraId="657DEF13" w14:textId="4A2C5B68" w:rsidR="006E0774" w:rsidRPr="00131640" w:rsidRDefault="006E0774" w:rsidP="006E0774">
      <w:pPr>
        <w:rPr>
          <w:rtl/>
        </w:rPr>
      </w:pPr>
      <w:r w:rsidRPr="00224C4C">
        <w:rPr>
          <w:rFonts w:ascii="Fb Fontext" w:hAnsi="Fb Fontext" w:hint="cs"/>
          <w:sz w:val="32"/>
          <w:rtl/>
        </w:rPr>
        <w:t>דבכה</w:t>
      </w:r>
      <w:r w:rsidRPr="00224C4C">
        <w:rPr>
          <w:rFonts w:ascii="Fb Fontext" w:hAnsi="Fb Fontext"/>
          <w:sz w:val="32"/>
          <w:rtl/>
        </w:rPr>
        <w:t>"</w:t>
      </w:r>
      <w:r w:rsidRPr="00224C4C">
        <w:rPr>
          <w:rFonts w:ascii="Fb Fontext" w:hAnsi="Fb Fontext" w:hint="cs"/>
          <w:sz w:val="32"/>
          <w:rtl/>
        </w:rPr>
        <w:t xml:space="preserve">ג </w:t>
      </w:r>
      <w:r w:rsidRPr="00210DF6">
        <w:rPr>
          <w:rFonts w:ascii="Fb Fontext" w:hAnsi="Fb Fontext" w:cs="BA TM • Vilna Extra-Bold" w:hint="cs"/>
          <w:sz w:val="32"/>
          <w:rtl/>
        </w:rPr>
        <w:t>לכו</w:t>
      </w:r>
      <w:r w:rsidRPr="00210DF6">
        <w:rPr>
          <w:rFonts w:ascii="Fb Fontext" w:hAnsi="Fb Fontext" w:cs="BA TM • Vilna Extra-Bold"/>
          <w:sz w:val="32"/>
          <w:rtl/>
        </w:rPr>
        <w:t>"</w:t>
      </w:r>
      <w:r w:rsidRPr="00210DF6">
        <w:rPr>
          <w:rFonts w:ascii="Fb Fontext" w:hAnsi="Fb Fontext" w:cs="BA TM • Vilna Extra-Bold" w:hint="cs"/>
          <w:sz w:val="32"/>
          <w:rtl/>
        </w:rPr>
        <w:t>ע</w:t>
      </w:r>
      <w:r w:rsidRPr="00224C4C">
        <w:rPr>
          <w:rFonts w:ascii="Fb Fontext" w:hAnsi="Fb Fontext" w:hint="cs"/>
          <w:sz w:val="32"/>
          <w:rtl/>
        </w:rPr>
        <w:t xml:space="preserve"> ע</w:t>
      </w:r>
      <w:r w:rsidRPr="00224C4C">
        <w:rPr>
          <w:rFonts w:ascii="Fb Fontext" w:hAnsi="Fb Fontext"/>
          <w:sz w:val="32"/>
          <w:rtl/>
        </w:rPr>
        <w:t>"</w:t>
      </w:r>
      <w:r w:rsidRPr="00224C4C">
        <w:rPr>
          <w:rFonts w:ascii="Fb Fontext" w:hAnsi="Fb Fontext" w:hint="cs"/>
          <w:sz w:val="32"/>
          <w:rtl/>
        </w:rPr>
        <w:t>מ לא מהני וכמאן דא</w:t>
      </w:r>
      <w:r w:rsidRPr="00224C4C">
        <w:rPr>
          <w:rFonts w:ascii="Fb Fontext" w:hAnsi="Fb Fontext"/>
          <w:sz w:val="32"/>
          <w:rtl/>
        </w:rPr>
        <w:t>"</w:t>
      </w:r>
      <w:r w:rsidRPr="00224C4C">
        <w:rPr>
          <w:rFonts w:ascii="Fb Fontext" w:hAnsi="Fb Fontext" w:hint="cs"/>
          <w:sz w:val="32"/>
          <w:rtl/>
        </w:rPr>
        <w:t>ל קנה אתה ורבך</w:t>
      </w:r>
    </w:p>
    <w:p w14:paraId="05BD83DB" w14:textId="77777777" w:rsidR="00A85AC8" w:rsidRPr="00E600D8" w:rsidRDefault="006E0774" w:rsidP="00F94213">
      <w:pPr>
        <w:pStyle w:val="38"/>
        <w:framePr w:wrap="notBeside"/>
        <w:rPr>
          <w:rtl/>
        </w:rPr>
      </w:pPr>
      <w:r w:rsidRPr="00E600D8">
        <w:rPr>
          <w:rFonts w:hint="cs"/>
          <w:rtl/>
        </w:rPr>
        <w:t>ו</w:t>
      </w:r>
      <w:r w:rsidR="00B35B36" w:rsidRPr="00E600D8">
        <w:rPr>
          <w:rFonts w:hint="cs"/>
          <w:rtl/>
        </w:rPr>
        <w:t>כאן</w:t>
      </w:r>
      <w:r w:rsidRPr="00E600D8">
        <w:rPr>
          <w:rFonts w:hint="cs"/>
          <w:rtl/>
        </w:rPr>
        <w:t xml:space="preserve"> מיירי</w:t>
      </w:r>
      <w:r w:rsidR="00A85AC8" w:rsidRPr="00E600D8">
        <w:rPr>
          <w:rtl/>
        </w:rPr>
        <w:t>:</w:t>
      </w:r>
    </w:p>
    <w:p w14:paraId="4F80A0BD" w14:textId="53913C27" w:rsidR="009469D7" w:rsidRDefault="006E0774" w:rsidP="006E0774">
      <w:pPr>
        <w:rPr>
          <w:rFonts w:ascii="Fb Fontext" w:hAnsi="Fb Fontext"/>
          <w:rtl/>
        </w:rPr>
      </w:pPr>
      <w:r w:rsidRPr="00224C4C">
        <w:rPr>
          <w:rFonts w:ascii="Fb Fontext" w:hAnsi="Fb Fontext" w:hint="cs"/>
          <w:rtl/>
        </w:rPr>
        <w:t>באקני לי אחר מנה וא</w:t>
      </w:r>
      <w:r w:rsidRPr="00224C4C">
        <w:rPr>
          <w:rFonts w:ascii="Fb Fontext" w:hAnsi="Fb Fontext"/>
          <w:rtl/>
        </w:rPr>
        <w:t>"</w:t>
      </w:r>
      <w:r w:rsidRPr="00224C4C">
        <w:rPr>
          <w:rFonts w:ascii="Fb Fontext" w:hAnsi="Fb Fontext" w:hint="cs"/>
          <w:rtl/>
        </w:rPr>
        <w:t>ל ע</w:t>
      </w:r>
      <w:r w:rsidRPr="00224C4C">
        <w:rPr>
          <w:rFonts w:ascii="Fb Fontext" w:hAnsi="Fb Fontext"/>
          <w:rtl/>
        </w:rPr>
        <w:t>"</w:t>
      </w:r>
      <w:r w:rsidRPr="00224C4C">
        <w:rPr>
          <w:rFonts w:ascii="Fb Fontext" w:hAnsi="Fb Fontext" w:hint="cs"/>
          <w:rtl/>
        </w:rPr>
        <w:t>מ שתצא בו לחירות</w:t>
      </w:r>
    </w:p>
    <w:p w14:paraId="03FC9B1E" w14:textId="6BF58E83" w:rsidR="00A85AC8" w:rsidRPr="00E600D8" w:rsidRDefault="006E0774" w:rsidP="00F94213">
      <w:pPr>
        <w:pStyle w:val="38"/>
        <w:framePr w:wrap="notBeside"/>
        <w:rPr>
          <w:rtl/>
        </w:rPr>
      </w:pPr>
      <w:r w:rsidRPr="00E600D8">
        <w:rPr>
          <w:rFonts w:hint="cs"/>
          <w:rtl/>
        </w:rPr>
        <w:t>לר</w:t>
      </w:r>
      <w:r w:rsidRPr="00E600D8">
        <w:rPr>
          <w:rtl/>
        </w:rPr>
        <w:t>"</w:t>
      </w:r>
      <w:r w:rsidRPr="00E600D8">
        <w:rPr>
          <w:rFonts w:hint="cs"/>
          <w:rtl/>
        </w:rPr>
        <w:t>מ</w:t>
      </w:r>
      <w:r w:rsidR="00A85AC8" w:rsidRPr="00E600D8">
        <w:rPr>
          <w:rFonts w:hint="cs"/>
          <w:rtl/>
        </w:rPr>
        <w:t>:</w:t>
      </w:r>
    </w:p>
    <w:p w14:paraId="42B5CC7E" w14:textId="7238B174" w:rsidR="006E0774" w:rsidRPr="00131640" w:rsidRDefault="006E0774" w:rsidP="006E0774">
      <w:pPr>
        <w:rPr>
          <w:rtl/>
        </w:rPr>
      </w:pPr>
      <w:r w:rsidRPr="00224C4C">
        <w:rPr>
          <w:rFonts w:ascii="Fb Fontext" w:hAnsi="Fb Fontext" w:hint="cs"/>
          <w:rtl/>
        </w:rPr>
        <w:t>ע</w:t>
      </w:r>
      <w:r w:rsidRPr="00224C4C">
        <w:rPr>
          <w:rFonts w:ascii="Fb Fontext" w:hAnsi="Fb Fontext"/>
          <w:rtl/>
        </w:rPr>
        <w:t>"</w:t>
      </w:r>
      <w:r w:rsidRPr="00224C4C">
        <w:rPr>
          <w:rFonts w:ascii="Fb Fontext" w:hAnsi="Fb Fontext" w:hint="cs"/>
          <w:rtl/>
        </w:rPr>
        <w:t>מ לא כלום הוא</w:t>
      </w:r>
    </w:p>
    <w:p w14:paraId="68D5081D" w14:textId="77777777" w:rsidR="00A85AC8" w:rsidRPr="00E600D8" w:rsidRDefault="006E0774" w:rsidP="00F94213">
      <w:pPr>
        <w:pStyle w:val="38"/>
        <w:framePr w:wrap="notBeside"/>
        <w:rPr>
          <w:rtl/>
        </w:rPr>
      </w:pPr>
      <w:r w:rsidRPr="00E600D8">
        <w:rPr>
          <w:rFonts w:hint="cs"/>
          <w:rtl/>
        </w:rPr>
        <w:t>ולרבנן</w:t>
      </w:r>
      <w:r w:rsidR="00A85AC8" w:rsidRPr="00E600D8">
        <w:rPr>
          <w:rtl/>
        </w:rPr>
        <w:t>:</w:t>
      </w:r>
    </w:p>
    <w:p w14:paraId="5372CF25" w14:textId="6C6B3B76" w:rsidR="006E0774" w:rsidRDefault="006E0774" w:rsidP="006E0774">
      <w:pPr>
        <w:rPr>
          <w:rFonts w:ascii="Fb Fontext" w:hAnsi="Fb Fontext"/>
          <w:rtl/>
        </w:rPr>
      </w:pPr>
      <w:r w:rsidRPr="00224C4C">
        <w:rPr>
          <w:rFonts w:ascii="Fb Fontext" w:hAnsi="Fb Fontext" w:hint="cs"/>
          <w:rtl/>
        </w:rPr>
        <w:t>גם לאדון לא הקנה שהרי לא אמר אלא ע</w:t>
      </w:r>
      <w:r w:rsidRPr="00224C4C">
        <w:rPr>
          <w:rFonts w:ascii="Fb Fontext" w:hAnsi="Fb Fontext"/>
          <w:rtl/>
        </w:rPr>
        <w:t>"</w:t>
      </w:r>
      <w:r w:rsidRPr="00224C4C">
        <w:rPr>
          <w:rFonts w:ascii="Fb Fontext" w:hAnsi="Fb Fontext" w:hint="cs"/>
          <w:rtl/>
        </w:rPr>
        <w:t>מ שתצא בו לחירות</w:t>
      </w:r>
    </w:p>
    <w:p w14:paraId="0543A6A4" w14:textId="15379918" w:rsidR="007309FA" w:rsidRPr="00131640" w:rsidRDefault="007309FA" w:rsidP="007309FA">
      <w:pPr>
        <w:pStyle w:val="affffb"/>
        <w:rPr>
          <w:rtl/>
        </w:rPr>
      </w:pPr>
      <w:r w:rsidRPr="007309FA">
        <w:rPr>
          <w:rtl/>
        </w:rPr>
        <w:t>***</w:t>
      </w:r>
    </w:p>
    <w:p w14:paraId="7681A251" w14:textId="77777777" w:rsidR="006E0774" w:rsidRPr="00131640" w:rsidRDefault="006E0774" w:rsidP="0010529F">
      <w:pPr>
        <w:pStyle w:val="afff0"/>
        <w:framePr w:wrap="around"/>
        <w:rPr>
          <w:rtl/>
        </w:rPr>
      </w:pPr>
      <w:r w:rsidRPr="00224C4C">
        <w:rPr>
          <w:rFonts w:hint="cs"/>
          <w:rtl/>
        </w:rPr>
        <w:t>כד.</w:t>
      </w:r>
    </w:p>
    <w:p w14:paraId="663D027F" w14:textId="77777777" w:rsidR="006E0774" w:rsidRPr="00131640" w:rsidRDefault="006E0774" w:rsidP="00F65F8B">
      <w:pPr>
        <w:pStyle w:val="affffb"/>
        <w:rPr>
          <w:rtl/>
        </w:rPr>
      </w:pPr>
      <w:r w:rsidRPr="00224C4C">
        <w:rPr>
          <w:rtl/>
        </w:rPr>
        <w:t>ורמי דר"</w:t>
      </w:r>
      <w:r w:rsidRPr="00224C4C">
        <w:rPr>
          <w:rFonts w:hint="cs"/>
          <w:rtl/>
        </w:rPr>
        <w:t>מ אדר</w:t>
      </w:r>
      <w:r w:rsidRPr="00224C4C">
        <w:rPr>
          <w:rtl/>
        </w:rPr>
        <w:t>"</w:t>
      </w:r>
      <w:r w:rsidRPr="00224C4C">
        <w:rPr>
          <w:rFonts w:hint="cs"/>
          <w:rtl/>
        </w:rPr>
        <w:t>מ ורבנן אדרבנן,</w:t>
      </w:r>
    </w:p>
    <w:p w14:paraId="612D3AAE" w14:textId="49EDC231" w:rsidR="00A85AC8" w:rsidRPr="00E600D8" w:rsidRDefault="006E0774" w:rsidP="00F94213">
      <w:pPr>
        <w:pStyle w:val="38"/>
        <w:framePr w:wrap="notBeside"/>
        <w:rPr>
          <w:rtl/>
        </w:rPr>
      </w:pPr>
      <w:r w:rsidRPr="00E600D8">
        <w:rPr>
          <w:rtl/>
        </w:rPr>
        <w:t>דתניא</w:t>
      </w:r>
      <w:r w:rsidR="00A85AC8" w:rsidRPr="00E600D8">
        <w:rPr>
          <w:rtl/>
        </w:rPr>
        <w:t>:</w:t>
      </w:r>
    </w:p>
    <w:p w14:paraId="4D95B2C1" w14:textId="18DFEA53" w:rsidR="006E0774" w:rsidRPr="00131640" w:rsidRDefault="006E0774" w:rsidP="009D7CFC">
      <w:pPr>
        <w:rPr>
          <w:rtl/>
        </w:rPr>
      </w:pPr>
      <w:r w:rsidRPr="00224C4C">
        <w:rPr>
          <w:rFonts w:ascii="Fb Fontext" w:hAnsi="Fb Fontext"/>
          <w:rtl/>
        </w:rPr>
        <w:t xml:space="preserve">אין אשה פודה מעשר שני בלא חומש, </w:t>
      </w:r>
      <w:r w:rsidR="00231D6D" w:rsidRPr="00231D6D">
        <w:rPr>
          <w:rStyle w:val="afffff3"/>
          <w:rFonts w:hint="cs"/>
          <w:rtl/>
        </w:rPr>
        <w:t>ולר''מ</w:t>
      </w:r>
      <w:r w:rsidR="00231D6D">
        <w:rPr>
          <w:rStyle w:val="afffff3"/>
          <w:rFonts w:hint="cs"/>
          <w:rtl/>
        </w:rPr>
        <w:t>:</w:t>
      </w:r>
      <w:r w:rsidR="00231D6D">
        <w:rPr>
          <w:rFonts w:ascii="Fb Fontext" w:hAnsi="Fb Fontext" w:hint="cs"/>
          <w:rtl/>
        </w:rPr>
        <w:t xml:space="preserve"> פודה</w:t>
      </w:r>
    </w:p>
    <w:p w14:paraId="038034D5" w14:textId="77777777" w:rsidR="00A85AC8" w:rsidRPr="00E600D8" w:rsidRDefault="006E0774" w:rsidP="00F94213">
      <w:pPr>
        <w:pStyle w:val="38"/>
        <w:framePr w:wrap="notBeside"/>
        <w:rPr>
          <w:rtl/>
        </w:rPr>
      </w:pPr>
      <w:r w:rsidRPr="00E600D8">
        <w:rPr>
          <w:rFonts w:hint="cs"/>
          <w:rtl/>
        </w:rPr>
        <w:t>ולא מיירי</w:t>
      </w:r>
      <w:r w:rsidR="00A85AC8" w:rsidRPr="00E600D8">
        <w:rPr>
          <w:rtl/>
        </w:rPr>
        <w:t>:</w:t>
      </w:r>
    </w:p>
    <w:p w14:paraId="02F7702E" w14:textId="2FEBC8B9" w:rsidR="006E0774" w:rsidRPr="00131640" w:rsidRDefault="006E0774" w:rsidP="00F94213">
      <w:pPr>
        <w:rPr>
          <w:rtl/>
        </w:rPr>
      </w:pPr>
      <w:r w:rsidRPr="00224C4C">
        <w:rPr>
          <w:rFonts w:ascii="Fb Fontext" w:hAnsi="Fb Fontext" w:hint="cs"/>
          <w:rtl/>
        </w:rPr>
        <w:t>בזוזי ומעשר דבעל</w:t>
      </w:r>
      <w:r w:rsidR="00F94213">
        <w:rPr>
          <w:rFonts w:ascii="Fb Fontext" w:hAnsi="Fb Fontext" w:hint="cs"/>
          <w:rtl/>
        </w:rPr>
        <w:t>,</w:t>
      </w:r>
      <w:r w:rsidRPr="00224C4C">
        <w:rPr>
          <w:rFonts w:ascii="Fb Fontext" w:hAnsi="Fb Fontext" w:hint="cs"/>
          <w:rtl/>
        </w:rPr>
        <w:t xml:space="preserve"> דהא </w:t>
      </w:r>
      <w:r w:rsidR="00F94213">
        <w:rPr>
          <w:rFonts w:ascii="Fb Fontext" w:hAnsi="Fb Fontext" w:hint="cs"/>
          <w:rtl/>
        </w:rPr>
        <w:t>היא עושה שליחות הבעל ,</w:t>
      </w:r>
    </w:p>
    <w:p w14:paraId="752083DD" w14:textId="40D9B912" w:rsidR="00A85AC8" w:rsidRPr="00E600D8" w:rsidRDefault="006E0774" w:rsidP="00F94213">
      <w:pPr>
        <w:pStyle w:val="38"/>
        <w:framePr w:wrap="notBeside"/>
        <w:rPr>
          <w:rtl/>
        </w:rPr>
      </w:pPr>
      <w:r w:rsidRPr="00E600D8">
        <w:rPr>
          <w:rFonts w:hint="cs"/>
          <w:rtl/>
        </w:rPr>
        <w:t>ולא</w:t>
      </w:r>
      <w:r w:rsidR="00A85AC8" w:rsidRPr="00E600D8">
        <w:rPr>
          <w:rFonts w:hint="cs"/>
          <w:rtl/>
        </w:rPr>
        <w:t>:</w:t>
      </w:r>
    </w:p>
    <w:p w14:paraId="699754EC" w14:textId="3EF5C201" w:rsidR="006E0774" w:rsidRPr="00131640" w:rsidRDefault="00F94213" w:rsidP="006E0774">
      <w:pPr>
        <w:rPr>
          <w:rtl/>
        </w:rPr>
      </w:pPr>
      <w:r>
        <w:rPr>
          <w:rFonts w:ascii="Fb Fontext" w:hAnsi="Fb Fontext" w:hint="cs"/>
          <w:rtl/>
        </w:rPr>
        <w:t xml:space="preserve">במעות שלה ומעשר שלו </w:t>
      </w:r>
      <w:r w:rsidR="006E0774" w:rsidRPr="00224C4C">
        <w:rPr>
          <w:rStyle w:val="affffa"/>
          <w:rFonts w:hint="cs"/>
          <w:rtl/>
        </w:rPr>
        <w:t xml:space="preserve">ד'איש' </w:t>
      </w:r>
      <w:r w:rsidR="006E0774" w:rsidRPr="00224C4C">
        <w:rPr>
          <w:rFonts w:ascii="Fb Fontext" w:hAnsi="Fb Fontext" w:hint="cs"/>
          <w:rtl/>
        </w:rPr>
        <w:t>ולא אשה</w:t>
      </w:r>
    </w:p>
    <w:p w14:paraId="56D8CF83" w14:textId="77777777" w:rsidR="00A85AC8" w:rsidRPr="00E600D8" w:rsidRDefault="006E0774" w:rsidP="009D7CFC">
      <w:pPr>
        <w:pStyle w:val="38"/>
        <w:framePr w:wrap="notBeside"/>
        <w:rPr>
          <w:rtl/>
        </w:rPr>
      </w:pPr>
      <w:r w:rsidRPr="00E600D8">
        <w:rPr>
          <w:rFonts w:hint="cs"/>
          <w:rtl/>
        </w:rPr>
        <w:t>אלא בכה</w:t>
      </w:r>
      <w:r w:rsidRPr="00E600D8">
        <w:rPr>
          <w:rtl/>
        </w:rPr>
        <w:t>"</w:t>
      </w:r>
      <w:r w:rsidRPr="00E600D8">
        <w:rPr>
          <w:rFonts w:hint="cs"/>
          <w:rtl/>
        </w:rPr>
        <w:t>ג</w:t>
      </w:r>
      <w:r w:rsidR="00A85AC8" w:rsidRPr="00E600D8">
        <w:rPr>
          <w:rtl/>
        </w:rPr>
        <w:t>:</w:t>
      </w:r>
    </w:p>
    <w:p w14:paraId="6DA1D520" w14:textId="519B88B8" w:rsidR="006E0774" w:rsidRPr="00131640" w:rsidRDefault="009D7CFC" w:rsidP="006E0774">
      <w:pPr>
        <w:rPr>
          <w:rtl/>
        </w:rPr>
      </w:pPr>
      <w:r>
        <w:rPr>
          <w:rFonts w:ascii="Fb Fontext" w:hAnsi="Fb Fontext" w:hint="cs"/>
          <w:rtl/>
        </w:rPr>
        <w:t>שהקנה</w:t>
      </w:r>
      <w:r w:rsidR="006E0774" w:rsidRPr="00224C4C">
        <w:rPr>
          <w:rFonts w:ascii="Fb Fontext" w:hAnsi="Fb Fontext"/>
          <w:rtl/>
        </w:rPr>
        <w:t xml:space="preserve"> לה אחר מנה, ואמר לה ע"מ שתפדי בו את המעשר, ואיפכא שמענא להו!</w:t>
      </w:r>
    </w:p>
    <w:p w14:paraId="50F24E2F" w14:textId="6FB14528" w:rsidR="00A85AC8" w:rsidRPr="00E600D8" w:rsidRDefault="006E0774" w:rsidP="009D7CFC">
      <w:pPr>
        <w:pStyle w:val="38"/>
        <w:framePr w:wrap="notBeside"/>
        <w:rPr>
          <w:rtl/>
        </w:rPr>
      </w:pPr>
      <w:r w:rsidRPr="00E600D8">
        <w:rPr>
          <w:rtl/>
        </w:rPr>
        <w:t>- אביי</w:t>
      </w:r>
      <w:r w:rsidR="00A85AC8" w:rsidRPr="00E600D8">
        <w:rPr>
          <w:rtl/>
        </w:rPr>
        <w:t>:</w:t>
      </w:r>
    </w:p>
    <w:p w14:paraId="747A12F9" w14:textId="0B3D7D08" w:rsidR="006E0774" w:rsidRPr="00131640" w:rsidRDefault="006E0774" w:rsidP="00943179">
      <w:pPr>
        <w:rPr>
          <w:rtl/>
        </w:rPr>
      </w:pPr>
      <w:r w:rsidRPr="00943179">
        <w:rPr>
          <w:rtl/>
        </w:rPr>
        <w:t>איפוך.</w:t>
      </w:r>
    </w:p>
    <w:p w14:paraId="174CF5AD" w14:textId="4C8517D7" w:rsidR="00A85AC8" w:rsidRPr="00E600D8" w:rsidRDefault="006E0774" w:rsidP="009D7CFC">
      <w:pPr>
        <w:pStyle w:val="38"/>
        <w:framePr w:wrap="notBeside"/>
        <w:rPr>
          <w:rtl/>
        </w:rPr>
      </w:pPr>
      <w:r w:rsidRPr="00E600D8">
        <w:rPr>
          <w:rtl/>
        </w:rPr>
        <w:t>- רבא</w:t>
      </w:r>
      <w:r w:rsidR="00A85AC8" w:rsidRPr="00E600D8">
        <w:rPr>
          <w:rFonts w:hint="cs"/>
          <w:rtl/>
        </w:rPr>
        <w:t>:</w:t>
      </w:r>
    </w:p>
    <w:p w14:paraId="0A36DF75" w14:textId="09EE5559" w:rsidR="006E0774" w:rsidRPr="00131640" w:rsidRDefault="006E0774" w:rsidP="00943179">
      <w:pPr>
        <w:rPr>
          <w:rtl/>
        </w:rPr>
      </w:pPr>
      <w:r w:rsidRPr="00943179">
        <w:rPr>
          <w:rtl/>
        </w:rPr>
        <w:t>לעולם לא תיפוך, ו</w:t>
      </w:r>
      <w:r w:rsidR="00B35B36" w:rsidRPr="00943179">
        <w:rPr>
          <w:rtl/>
        </w:rPr>
        <w:t>כאן</w:t>
      </w:r>
      <w:r w:rsidRPr="00943179">
        <w:rPr>
          <w:rtl/>
        </w:rPr>
        <w:t xml:space="preserve"> במעשר בא מבי נשא עסקינן,</w:t>
      </w:r>
    </w:p>
    <w:p w14:paraId="031906F2" w14:textId="77777777" w:rsidR="00A85AC8" w:rsidRPr="00E600D8" w:rsidRDefault="006E0774" w:rsidP="009D7CFC">
      <w:pPr>
        <w:pStyle w:val="38"/>
        <w:framePr w:wrap="notBeside"/>
        <w:rPr>
          <w:rtl/>
        </w:rPr>
      </w:pPr>
      <w:r w:rsidRPr="00E600D8">
        <w:rPr>
          <w:rtl/>
        </w:rPr>
        <w:t>ור"מ לטעמיה</w:t>
      </w:r>
      <w:r w:rsidR="00A85AC8" w:rsidRPr="00E600D8">
        <w:rPr>
          <w:rtl/>
        </w:rPr>
        <w:t>:</w:t>
      </w:r>
    </w:p>
    <w:p w14:paraId="76274EDD" w14:textId="7CF5F731" w:rsidR="006E0774" w:rsidRPr="00131640" w:rsidRDefault="006E0774" w:rsidP="009D7CFC">
      <w:pPr>
        <w:rPr>
          <w:rtl/>
        </w:rPr>
      </w:pPr>
      <w:r w:rsidRPr="00224C4C">
        <w:rPr>
          <w:rFonts w:ascii="Fb Fontext" w:hAnsi="Fb Fontext"/>
          <w:sz w:val="32"/>
          <w:rtl/>
        </w:rPr>
        <w:t>דמעשר - ממון הקדש הוא, ולא קני ליה בעל.</w:t>
      </w:r>
    </w:p>
    <w:p w14:paraId="15F8BFAF" w14:textId="77777777" w:rsidR="00A85AC8" w:rsidRPr="00E600D8" w:rsidRDefault="006E0774" w:rsidP="009D7CFC">
      <w:pPr>
        <w:pStyle w:val="38"/>
        <w:framePr w:wrap="notBeside"/>
        <w:rPr>
          <w:rtl/>
        </w:rPr>
      </w:pPr>
      <w:r w:rsidRPr="00E600D8">
        <w:rPr>
          <w:rtl/>
        </w:rPr>
        <w:t>ורבנן לטעמייהו</w:t>
      </w:r>
      <w:r w:rsidR="00A85AC8" w:rsidRPr="00E600D8">
        <w:rPr>
          <w:rtl/>
        </w:rPr>
        <w:t>:</w:t>
      </w:r>
    </w:p>
    <w:p w14:paraId="5D095970" w14:textId="7BE4DCD5" w:rsidR="006E0774" w:rsidRPr="00131640" w:rsidRDefault="006E0774" w:rsidP="009D7CFC">
      <w:pPr>
        <w:rPr>
          <w:rtl/>
        </w:rPr>
      </w:pPr>
      <w:r w:rsidRPr="00224C4C">
        <w:rPr>
          <w:rFonts w:ascii="Fb Fontext" w:hAnsi="Fb Fontext"/>
          <w:sz w:val="32"/>
          <w:rtl/>
        </w:rPr>
        <w:t xml:space="preserve">דממון הדיוט הוא, וקני ליה בעל, הילכך שליחות דבעל </w:t>
      </w:r>
      <w:r w:rsidR="009D7CFC">
        <w:rPr>
          <w:rFonts w:ascii="Fb Fontext" w:hAnsi="Fb Fontext" w:hint="cs"/>
          <w:sz w:val="32"/>
          <w:rtl/>
        </w:rPr>
        <w:t>עושה</w:t>
      </w:r>
    </w:p>
    <w:p w14:paraId="14625DF4" w14:textId="0DE845A6" w:rsidR="007309FA" w:rsidRPr="00131640" w:rsidRDefault="007309FA" w:rsidP="007309FA">
      <w:pPr>
        <w:pStyle w:val="affffb"/>
        <w:rPr>
          <w:rtl/>
        </w:rPr>
      </w:pPr>
      <w:r w:rsidRPr="007309FA">
        <w:rPr>
          <w:rFonts w:hint="cs"/>
          <w:rtl/>
        </w:rPr>
        <w:t>***</w:t>
      </w:r>
    </w:p>
    <w:p w14:paraId="363EB93B" w14:textId="77777777" w:rsidR="006E0774" w:rsidRPr="00131640" w:rsidRDefault="006E0774" w:rsidP="0010529F">
      <w:pPr>
        <w:pStyle w:val="afff0"/>
        <w:framePr w:wrap="around"/>
        <w:rPr>
          <w:rtl/>
        </w:rPr>
      </w:pPr>
      <w:r w:rsidRPr="00224C4C">
        <w:rPr>
          <w:rFonts w:hint="cs"/>
          <w:rtl/>
        </w:rPr>
        <w:t>כד:</w:t>
      </w:r>
    </w:p>
    <w:p w14:paraId="1F54E4A0" w14:textId="77777777" w:rsidR="006E0774" w:rsidRPr="00131640" w:rsidRDefault="006E0774" w:rsidP="00F65F8B">
      <w:pPr>
        <w:pStyle w:val="affffb"/>
        <w:rPr>
          <w:rtl/>
        </w:rPr>
      </w:pPr>
      <w:r w:rsidRPr="00224C4C">
        <w:rPr>
          <w:rStyle w:val="afffa"/>
          <w:rtl/>
        </w:rPr>
        <w:t>תנא: יוצא בשן ועין וראשי אברים שאינן חוזרים.</w:t>
      </w:r>
    </w:p>
    <w:p w14:paraId="16D39FF3" w14:textId="118556A9" w:rsidR="006E0774" w:rsidRPr="00131640" w:rsidRDefault="006E0774" w:rsidP="006E0774">
      <w:pPr>
        <w:rPr>
          <w:rtl/>
        </w:rPr>
      </w:pPr>
      <w:r w:rsidRPr="00224C4C">
        <w:rPr>
          <w:rFonts w:ascii="Fb Fontext" w:hAnsi="Fb Fontext" w:hint="cs"/>
          <w:sz w:val="32"/>
          <w:rtl/>
        </w:rPr>
        <w:t>כל ראשי אברים דומיא דשן ועין דמומין שבגלוי ואינן חוזרין</w:t>
      </w:r>
      <w:r w:rsidR="00774F19">
        <w:rPr>
          <w:rFonts w:ascii="Fb Fontext" w:hAnsi="Fb Fontext" w:hint="cs"/>
          <w:sz w:val="32"/>
          <w:rtl/>
        </w:rPr>
        <w:t>,</w:t>
      </w:r>
    </w:p>
    <w:p w14:paraId="21ECFAA3" w14:textId="77777777" w:rsidR="00A85AC8" w:rsidRPr="00E600D8" w:rsidRDefault="006E0774" w:rsidP="00EA04F6">
      <w:pPr>
        <w:pStyle w:val="38"/>
        <w:framePr w:wrap="notBeside"/>
        <w:rPr>
          <w:rtl/>
        </w:rPr>
      </w:pPr>
      <w:r w:rsidRPr="00E600D8">
        <w:rPr>
          <w:rFonts w:hint="cs"/>
          <w:rtl/>
        </w:rPr>
        <w:t>ולא</w:t>
      </w:r>
      <w:r w:rsidR="00A85AC8" w:rsidRPr="00E600D8">
        <w:rPr>
          <w:rtl/>
        </w:rPr>
        <w:t>:</w:t>
      </w:r>
    </w:p>
    <w:p w14:paraId="4FABEE3D" w14:textId="3C2CE8D5" w:rsidR="006E0774" w:rsidRPr="00131640" w:rsidRDefault="006E0774" w:rsidP="006E0774">
      <w:pPr>
        <w:rPr>
          <w:rtl/>
        </w:rPr>
      </w:pPr>
      <w:r w:rsidRPr="00224C4C">
        <w:rPr>
          <w:rFonts w:ascii="Fb Fontext" w:hAnsi="Fb Fontext" w:hint="cs"/>
          <w:sz w:val="32"/>
          <w:rtl/>
        </w:rPr>
        <w:t>ב' כתובים הבאין כאחד ואין מלמדין דצ</w:t>
      </w:r>
      <w:r w:rsidRPr="00224C4C">
        <w:rPr>
          <w:rFonts w:ascii="Fb Fontext" w:hAnsi="Fb Fontext"/>
          <w:sz w:val="32"/>
          <w:rtl/>
        </w:rPr>
        <w:t xml:space="preserve">ריכא, </w:t>
      </w:r>
      <w:r w:rsidRPr="00224C4C">
        <w:rPr>
          <w:rFonts w:ascii="Fb Fontext" w:hAnsi="Fb Fontext" w:hint="cs"/>
          <w:sz w:val="32"/>
          <w:rtl/>
        </w:rPr>
        <w:t>דשן דומיא דעין [ולא שן חלב ועין דומיא דשן [אפי' שלא נברא עמו]</w:t>
      </w:r>
    </w:p>
    <w:p w14:paraId="4A5CFDE8" w14:textId="77777777" w:rsidR="00A85AC8" w:rsidRPr="00E600D8" w:rsidRDefault="006E0774" w:rsidP="00EA04F6">
      <w:pPr>
        <w:pStyle w:val="38"/>
        <w:framePr w:wrap="notBeside"/>
        <w:rPr>
          <w:rtl/>
        </w:rPr>
      </w:pPr>
      <w:r w:rsidRPr="00E600D8">
        <w:rPr>
          <w:rFonts w:hint="cs"/>
          <w:rtl/>
        </w:rPr>
        <w:t>ולא אמרי ד</w:t>
      </w:r>
      <w:r w:rsidR="00A85AC8" w:rsidRPr="00E600D8">
        <w:rPr>
          <w:rtl/>
        </w:rPr>
        <w:t>:</w:t>
      </w:r>
    </w:p>
    <w:p w14:paraId="11DF8682" w14:textId="055C8B69" w:rsidR="006E0774" w:rsidRPr="00131640" w:rsidRDefault="006E0774" w:rsidP="006E0774">
      <w:pPr>
        <w:rPr>
          <w:rtl/>
        </w:rPr>
      </w:pPr>
      <w:r w:rsidRPr="00210DF6">
        <w:rPr>
          <w:rStyle w:val="afffa"/>
          <w:rFonts w:ascii="Fb Fontext" w:hAnsi="Fb Fontext" w:cs="BA TM • Vilna Extra-Bold" w:hint="cs"/>
          <w:bCs w:val="0"/>
          <w:rtl/>
        </w:rPr>
        <w:t>כלל</w:t>
      </w:r>
      <w:r w:rsidRPr="00224C4C">
        <w:rPr>
          <w:rFonts w:ascii="Fb Fontext" w:hAnsi="Fb Fontext" w:hint="cs"/>
          <w:sz w:val="32"/>
          <w:rtl/>
        </w:rPr>
        <w:t>-</w:t>
      </w:r>
      <w:r w:rsidRPr="00224C4C">
        <w:rPr>
          <w:rStyle w:val="affffa"/>
          <w:rFonts w:hint="cs"/>
          <w:rtl/>
        </w:rPr>
        <w:t xml:space="preserve"> 'כי יכה',</w:t>
      </w:r>
      <w:r w:rsidRPr="00224C4C">
        <w:rPr>
          <w:rFonts w:ascii="Fb Fontext" w:hAnsi="Fb Fontext" w:hint="cs"/>
          <w:sz w:val="32"/>
          <w:rtl/>
        </w:rPr>
        <w:t xml:space="preserve"> </w:t>
      </w:r>
      <w:r w:rsidRPr="00210DF6">
        <w:rPr>
          <w:rStyle w:val="afffa"/>
          <w:rFonts w:ascii="Fb Fontext" w:hAnsi="Fb Fontext" w:cs="BA TM • Vilna Extra-Bold" w:hint="cs"/>
          <w:bCs w:val="0"/>
          <w:rtl/>
        </w:rPr>
        <w:t>ופרט</w:t>
      </w:r>
      <w:r w:rsidRPr="00224C4C">
        <w:rPr>
          <w:rStyle w:val="affffa"/>
          <w:rFonts w:hint="cs"/>
          <w:rtl/>
        </w:rPr>
        <w:t xml:space="preserve"> 'שן ועין',</w:t>
      </w:r>
      <w:r w:rsidRPr="00224C4C">
        <w:rPr>
          <w:rFonts w:ascii="Fb Fontext" w:hAnsi="Fb Fontext" w:hint="cs"/>
          <w:sz w:val="32"/>
          <w:rtl/>
        </w:rPr>
        <w:t xml:space="preserve"> דאין בכלל אלא מה שבפרט.</w:t>
      </w:r>
    </w:p>
    <w:p w14:paraId="4737F5BA" w14:textId="77777777" w:rsidR="006E0774" w:rsidRPr="00131640" w:rsidRDefault="006E0774" w:rsidP="006E0774">
      <w:pPr>
        <w:rPr>
          <w:rtl/>
        </w:rPr>
      </w:pPr>
      <w:r w:rsidRPr="00210DF6">
        <w:rPr>
          <w:rStyle w:val="afffa"/>
          <w:rFonts w:ascii="Fb Fontext" w:hAnsi="Fb Fontext" w:cs="BA TM • Vilna Extra-Bold" w:hint="cs"/>
          <w:bCs w:val="0"/>
          <w:rtl/>
        </w:rPr>
        <w:t>דחזר וכלל</w:t>
      </w:r>
      <w:r w:rsidRPr="00224C4C">
        <w:rPr>
          <w:rStyle w:val="affffa"/>
          <w:rFonts w:hint="cs"/>
          <w:rtl/>
        </w:rPr>
        <w:t xml:space="preserve"> 'לחפשי ישלחנו' </w:t>
      </w:r>
      <w:r w:rsidRPr="00224C4C">
        <w:rPr>
          <w:rFonts w:ascii="Fb Fontext" w:hAnsi="Fb Fontext" w:hint="cs"/>
          <w:rtl/>
        </w:rPr>
        <w:t>דאתה דן כעין הפרט דמום שבגלוי ואינן חוזרין</w:t>
      </w:r>
    </w:p>
    <w:p w14:paraId="0DC396A8" w14:textId="77777777" w:rsidR="00A85AC8" w:rsidRPr="00E600D8" w:rsidRDefault="006E0774" w:rsidP="00CA7902">
      <w:pPr>
        <w:pStyle w:val="38"/>
        <w:framePr w:wrap="notBeside"/>
        <w:rPr>
          <w:rtl/>
        </w:rPr>
      </w:pPr>
      <w:r w:rsidRPr="00E600D8">
        <w:rPr>
          <w:rFonts w:hint="cs"/>
          <w:rtl/>
        </w:rPr>
        <w:t>ולא מרבי'</w:t>
      </w:r>
      <w:r w:rsidR="00A85AC8" w:rsidRPr="00E600D8">
        <w:rPr>
          <w:rtl/>
        </w:rPr>
        <w:t>:</w:t>
      </w:r>
    </w:p>
    <w:p w14:paraId="48DACBDE" w14:textId="26470626" w:rsidR="006E0774" w:rsidRPr="00131640" w:rsidRDefault="006E0774" w:rsidP="006E0774">
      <w:pPr>
        <w:rPr>
          <w:rtl/>
        </w:rPr>
      </w:pPr>
      <w:r w:rsidRPr="00224C4C">
        <w:rPr>
          <w:rFonts w:ascii="Fb Fontext" w:hAnsi="Fb Fontext" w:hint="cs"/>
          <w:sz w:val="32"/>
          <w:rtl/>
        </w:rPr>
        <w:t xml:space="preserve">מום שאינו חוזר ובטל ממלאכתו </w:t>
      </w:r>
      <w:r w:rsidRPr="00224C4C">
        <w:rPr>
          <w:rStyle w:val="affffa"/>
          <w:rFonts w:hint="cs"/>
          <w:rtl/>
        </w:rPr>
        <w:t xml:space="preserve">ד'לחפשי ישלחנו' </w:t>
      </w:r>
      <w:r w:rsidRPr="00224C4C">
        <w:rPr>
          <w:rFonts w:ascii="Fb Fontext" w:hAnsi="Fb Fontext" w:hint="cs"/>
          <w:sz w:val="32"/>
          <w:rtl/>
        </w:rPr>
        <w:t>ריבוי הוא</w:t>
      </w:r>
    </w:p>
    <w:p w14:paraId="04876016" w14:textId="77777777" w:rsidR="00A85AC8" w:rsidRPr="00E600D8" w:rsidRDefault="006E0774" w:rsidP="00CA7902">
      <w:pPr>
        <w:pStyle w:val="38"/>
        <w:framePr w:wrap="notBeside"/>
        <w:rPr>
          <w:rtl/>
        </w:rPr>
      </w:pPr>
      <w:r w:rsidRPr="00E600D8">
        <w:rPr>
          <w:rFonts w:hint="cs"/>
          <w:rtl/>
        </w:rPr>
        <w:t>ול</w:t>
      </w:r>
      <w:r w:rsidR="00774F19" w:rsidRPr="00E600D8">
        <w:rPr>
          <w:rFonts w:hint="cs"/>
          <w:rtl/>
        </w:rPr>
        <w:t>כך</w:t>
      </w:r>
      <w:r w:rsidR="00A85AC8" w:rsidRPr="00E600D8">
        <w:rPr>
          <w:rtl/>
        </w:rPr>
        <w:t>:</w:t>
      </w:r>
    </w:p>
    <w:p w14:paraId="0CCBE1B0" w14:textId="3ED17522" w:rsidR="006E0774" w:rsidRPr="00131640" w:rsidRDefault="006E0774" w:rsidP="006E0774">
      <w:pPr>
        <w:rPr>
          <w:rtl/>
        </w:rPr>
      </w:pPr>
      <w:r w:rsidRPr="00224C4C">
        <w:rPr>
          <w:rFonts w:ascii="Fb Fontext" w:hAnsi="Fb Fontext" w:hint="cs"/>
          <w:rtl/>
        </w:rPr>
        <w:t>תלש בזקנו ודילדל בו עצם עבד יוצא בהם לחירות.</w:t>
      </w:r>
    </w:p>
    <w:p w14:paraId="4EAB89AF" w14:textId="77777777" w:rsidR="00A85AC8" w:rsidRPr="00E600D8" w:rsidRDefault="006E0774" w:rsidP="00CA7902">
      <w:pPr>
        <w:pStyle w:val="38"/>
        <w:framePr w:wrap="notBeside"/>
        <w:rPr>
          <w:rtl/>
        </w:rPr>
      </w:pPr>
      <w:r w:rsidRPr="00E600D8">
        <w:rPr>
          <w:rFonts w:hint="cs"/>
          <w:rtl/>
        </w:rPr>
        <w:t>והא</w:t>
      </w:r>
      <w:r w:rsidR="00A85AC8" w:rsidRPr="00E600D8">
        <w:rPr>
          <w:rtl/>
        </w:rPr>
        <w:t>:</w:t>
      </w:r>
    </w:p>
    <w:p w14:paraId="049DCED8" w14:textId="332FDFDA" w:rsidR="006E0774" w:rsidRPr="00131640" w:rsidRDefault="006E0774" w:rsidP="006E0774">
      <w:pPr>
        <w:rPr>
          <w:rtl/>
        </w:rPr>
      </w:pPr>
      <w:r w:rsidRPr="00224C4C">
        <w:rPr>
          <w:rStyle w:val="affffa"/>
          <w:rFonts w:hint="cs"/>
          <w:rtl/>
        </w:rPr>
        <w:t xml:space="preserve">ד'הכהו על ידו וצמתה וסופה לחזור' </w:t>
      </w:r>
      <w:r w:rsidRPr="00224C4C">
        <w:rPr>
          <w:rFonts w:ascii="Fb Fontext" w:hAnsi="Fb Fontext" w:hint="cs"/>
          <w:rtl/>
        </w:rPr>
        <w:t>אין עבד יוצא לחירות</w:t>
      </w:r>
    </w:p>
    <w:p w14:paraId="3514E6E6" w14:textId="77777777" w:rsidR="006E0774" w:rsidRPr="00131640" w:rsidRDefault="006E0774" w:rsidP="006E0774">
      <w:pPr>
        <w:rPr>
          <w:rtl/>
        </w:rPr>
      </w:pPr>
      <w:r w:rsidRPr="00224C4C">
        <w:rPr>
          <w:rFonts w:ascii="Fb Fontext" w:hAnsi="Fb Fontext" w:hint="cs"/>
          <w:rtl/>
        </w:rPr>
        <w:t>דהיא גופא קמ</w:t>
      </w:r>
      <w:r w:rsidRPr="00224C4C">
        <w:rPr>
          <w:rFonts w:ascii="Fb Fontext" w:hAnsi="Fb Fontext"/>
          <w:rtl/>
        </w:rPr>
        <w:t>"</w:t>
      </w:r>
      <w:r w:rsidRPr="00224C4C">
        <w:rPr>
          <w:rFonts w:ascii="Fb Fontext" w:hAnsi="Fb Fontext" w:hint="cs"/>
          <w:rtl/>
        </w:rPr>
        <w:t>ל בשן ועין דווקא דבר שלא עתיד לחזור</w:t>
      </w:r>
    </w:p>
    <w:p w14:paraId="7DEAC265" w14:textId="2894D35E" w:rsidR="006E0774" w:rsidRPr="006D062D" w:rsidRDefault="006D062D" w:rsidP="006D062D">
      <w:pPr>
        <w:pStyle w:val="affffb"/>
        <w:rPr>
          <w:rtl/>
        </w:rPr>
      </w:pPr>
      <w:r w:rsidRPr="006D062D">
        <w:rPr>
          <w:rFonts w:hint="cs"/>
          <w:rtl/>
        </w:rPr>
        <w:t>***</w:t>
      </w:r>
    </w:p>
    <w:p w14:paraId="4D8C7F2A" w14:textId="2CDAB734" w:rsidR="00A85AC8" w:rsidRPr="00E600D8" w:rsidRDefault="006E0774" w:rsidP="00CA7902">
      <w:pPr>
        <w:pStyle w:val="38"/>
        <w:framePr w:wrap="notBeside"/>
        <w:rPr>
          <w:rtl/>
        </w:rPr>
      </w:pPr>
      <w:r w:rsidRPr="00E600D8">
        <w:rPr>
          <w:rtl/>
        </w:rPr>
        <w:t>ת"ר</w:t>
      </w:r>
      <w:r w:rsidR="00A85AC8" w:rsidRPr="00E600D8">
        <w:rPr>
          <w:rtl/>
        </w:rPr>
        <w:t>:</w:t>
      </w:r>
    </w:p>
    <w:p w14:paraId="46F0CCB4" w14:textId="35C7D03D" w:rsidR="009469D7" w:rsidRDefault="006E0774" w:rsidP="00F65F8B">
      <w:pPr>
        <w:pStyle w:val="affffb"/>
        <w:rPr>
          <w:rtl/>
        </w:rPr>
      </w:pPr>
      <w:r w:rsidRPr="00224C4C">
        <w:rPr>
          <w:rtl/>
        </w:rPr>
        <w:t>בכולם עבד יוצא בהם לחירות,</w:t>
      </w:r>
    </w:p>
    <w:p w14:paraId="3230896A" w14:textId="4CD29D7E" w:rsidR="006E0774" w:rsidRPr="00131640" w:rsidRDefault="006E0774" w:rsidP="006E0774">
      <w:pPr>
        <w:rPr>
          <w:rtl/>
        </w:rPr>
      </w:pPr>
      <w:r w:rsidRPr="008F1BE3">
        <w:rPr>
          <w:rStyle w:val="afffff3"/>
          <w:rtl/>
        </w:rPr>
        <w:t>ו</w:t>
      </w:r>
      <w:r w:rsidRPr="008F1BE3">
        <w:rPr>
          <w:rStyle w:val="afffff3"/>
          <w:rFonts w:hint="cs"/>
          <w:rtl/>
        </w:rPr>
        <w:t>לר</w:t>
      </w:r>
      <w:r w:rsidRPr="008F1BE3">
        <w:rPr>
          <w:rStyle w:val="afffff3"/>
          <w:rtl/>
        </w:rPr>
        <w:t>"</w:t>
      </w:r>
      <w:r w:rsidRPr="008F1BE3">
        <w:rPr>
          <w:rStyle w:val="afffff3"/>
          <w:rFonts w:hint="cs"/>
          <w:rtl/>
        </w:rPr>
        <w:t>ש ולר</w:t>
      </w:r>
      <w:r w:rsidRPr="008F1BE3">
        <w:rPr>
          <w:rStyle w:val="afffff3"/>
          <w:rtl/>
        </w:rPr>
        <w:t>"</w:t>
      </w:r>
      <w:r w:rsidRPr="008F1BE3">
        <w:rPr>
          <w:rStyle w:val="afffff3"/>
          <w:rFonts w:hint="cs"/>
          <w:rtl/>
        </w:rPr>
        <w:t>א ולר</w:t>
      </w:r>
      <w:r w:rsidRPr="008F1BE3">
        <w:rPr>
          <w:rStyle w:val="afffff3"/>
          <w:rtl/>
        </w:rPr>
        <w:t>"</w:t>
      </w:r>
      <w:r w:rsidRPr="008F1BE3">
        <w:rPr>
          <w:rStyle w:val="afffff3"/>
          <w:rFonts w:hint="cs"/>
          <w:rtl/>
        </w:rPr>
        <w:t>ע</w:t>
      </w:r>
      <w:r w:rsidRPr="00224C4C">
        <w:rPr>
          <w:rFonts w:ascii="Fb Fontext" w:hAnsi="Fb Fontext" w:hint="cs"/>
          <w:rtl/>
        </w:rPr>
        <w:t xml:space="preserve"> </w:t>
      </w:r>
      <w:r w:rsidRPr="00224C4C">
        <w:rPr>
          <w:rFonts w:ascii="Fb Fontext" w:hAnsi="Fb Fontext"/>
          <w:rtl/>
        </w:rPr>
        <w:t xml:space="preserve">צריך גט שחרור, </w:t>
      </w:r>
      <w:r w:rsidRPr="008F1BE3">
        <w:rPr>
          <w:rStyle w:val="afffff3"/>
          <w:rFonts w:hint="cs"/>
          <w:rtl/>
        </w:rPr>
        <w:t>לר</w:t>
      </w:r>
      <w:r w:rsidRPr="008F1BE3">
        <w:rPr>
          <w:rStyle w:val="afffff3"/>
          <w:rtl/>
        </w:rPr>
        <w:t>"</w:t>
      </w:r>
      <w:r w:rsidRPr="008F1BE3">
        <w:rPr>
          <w:rStyle w:val="afffff3"/>
          <w:rFonts w:hint="cs"/>
          <w:rtl/>
        </w:rPr>
        <w:t>מ</w:t>
      </w:r>
      <w:r w:rsidRPr="008F1BE3">
        <w:rPr>
          <w:rStyle w:val="afffff3"/>
          <w:rtl/>
        </w:rPr>
        <w:t xml:space="preserve"> </w:t>
      </w:r>
      <w:r w:rsidRPr="008F1BE3">
        <w:rPr>
          <w:rStyle w:val="afffff3"/>
          <w:rFonts w:hint="cs"/>
          <w:rtl/>
        </w:rPr>
        <w:t>ור</w:t>
      </w:r>
      <w:r w:rsidRPr="008F1BE3">
        <w:rPr>
          <w:rStyle w:val="afffff3"/>
          <w:rtl/>
        </w:rPr>
        <w:t>"</w:t>
      </w:r>
      <w:r w:rsidRPr="008F1BE3">
        <w:rPr>
          <w:rStyle w:val="afffff3"/>
          <w:rFonts w:hint="cs"/>
          <w:rtl/>
        </w:rPr>
        <w:t>ט</w:t>
      </w:r>
      <w:r w:rsidRPr="00224C4C">
        <w:rPr>
          <w:rFonts w:ascii="Fb Fontext" w:hAnsi="Fb Fontext" w:hint="cs"/>
          <w:rtl/>
        </w:rPr>
        <w:t xml:space="preserve"> </w:t>
      </w:r>
      <w:r w:rsidRPr="00224C4C">
        <w:rPr>
          <w:rFonts w:ascii="Fb Fontext" w:hAnsi="Fb Fontext"/>
          <w:rtl/>
        </w:rPr>
        <w:t>אינו צריך,</w:t>
      </w:r>
    </w:p>
    <w:p w14:paraId="1CCFA9A4" w14:textId="3C4255B1" w:rsidR="00A85AC8" w:rsidRPr="00E600D8" w:rsidRDefault="006E0774" w:rsidP="00D544A3">
      <w:pPr>
        <w:pStyle w:val="38"/>
        <w:framePr w:wrap="notBeside"/>
        <w:rPr>
          <w:rtl/>
        </w:rPr>
      </w:pPr>
      <w:r w:rsidRPr="00E600D8">
        <w:rPr>
          <w:rtl/>
        </w:rPr>
        <w:t>המכריעים לפני חכמים</w:t>
      </w:r>
      <w:r w:rsidR="00A85AC8" w:rsidRPr="00E600D8">
        <w:rPr>
          <w:rtl/>
        </w:rPr>
        <w:t>:</w:t>
      </w:r>
    </w:p>
    <w:p w14:paraId="0B147091" w14:textId="25D5F974" w:rsidR="006E0774" w:rsidRPr="00131640" w:rsidRDefault="006E0774" w:rsidP="006E0774">
      <w:pPr>
        <w:rPr>
          <w:rtl/>
        </w:rPr>
      </w:pPr>
      <w:r w:rsidRPr="008F1BE3">
        <w:rPr>
          <w:rStyle w:val="afffff3"/>
          <w:rtl/>
        </w:rPr>
        <w:t>נראין דברי ר"ט</w:t>
      </w:r>
      <w:r w:rsidRPr="00224C4C">
        <w:rPr>
          <w:rFonts w:ascii="Fb Fontext" w:hAnsi="Fb Fontext"/>
          <w:sz w:val="32"/>
          <w:rtl/>
        </w:rPr>
        <w:t xml:space="preserve"> </w:t>
      </w:r>
      <w:r w:rsidRPr="00224C4C">
        <w:rPr>
          <w:rFonts w:ascii="Fb Fontext" w:hAnsi="Fb Fontext" w:hint="cs"/>
          <w:sz w:val="32"/>
          <w:rtl/>
        </w:rPr>
        <w:t>דא</w:t>
      </w:r>
      <w:r w:rsidRPr="00224C4C">
        <w:rPr>
          <w:rFonts w:ascii="Fb Fontext" w:hAnsi="Fb Fontext"/>
          <w:sz w:val="32"/>
          <w:rtl/>
        </w:rPr>
        <w:t>"</w:t>
      </w:r>
      <w:r w:rsidRPr="00224C4C">
        <w:rPr>
          <w:rFonts w:ascii="Fb Fontext" w:hAnsi="Fb Fontext" w:hint="cs"/>
          <w:sz w:val="32"/>
          <w:rtl/>
        </w:rPr>
        <w:t xml:space="preserve">צ </w:t>
      </w:r>
      <w:r w:rsidRPr="00224C4C">
        <w:rPr>
          <w:rFonts w:ascii="Fb Fontext" w:hAnsi="Fb Fontext"/>
          <w:sz w:val="32"/>
          <w:rtl/>
        </w:rPr>
        <w:t>- בשן ועין, שהתורה זכתה לו,</w:t>
      </w:r>
    </w:p>
    <w:p w14:paraId="2A2F21F9" w14:textId="6CAFB54E" w:rsidR="006E0774" w:rsidRPr="00131640" w:rsidRDefault="006E0774" w:rsidP="006E0774">
      <w:pPr>
        <w:rPr>
          <w:rtl/>
        </w:rPr>
      </w:pPr>
      <w:r w:rsidRPr="00224C4C">
        <w:rPr>
          <w:rFonts w:ascii="Fb Fontext" w:hAnsi="Fb Fontext" w:hint="cs"/>
          <w:rtl/>
        </w:rPr>
        <w:t xml:space="preserve"> </w:t>
      </w:r>
      <w:r w:rsidR="00D544A3">
        <w:rPr>
          <w:rStyle w:val="afffff3"/>
          <w:rtl/>
        </w:rPr>
        <w:tab/>
      </w:r>
      <w:r w:rsidR="00D544A3">
        <w:rPr>
          <w:rStyle w:val="afffff3"/>
          <w:rtl/>
        </w:rPr>
        <w:tab/>
      </w:r>
      <w:r w:rsidRPr="00D544A3">
        <w:rPr>
          <w:rStyle w:val="afffff3"/>
          <w:rFonts w:hint="cs"/>
          <w:rtl/>
        </w:rPr>
        <w:t xml:space="preserve"> </w:t>
      </w:r>
      <w:r w:rsidRPr="00D544A3">
        <w:rPr>
          <w:rStyle w:val="afffff3"/>
          <w:rtl/>
        </w:rPr>
        <w:t>ודברי ר"ע</w:t>
      </w:r>
      <w:r w:rsidR="00B06329">
        <w:rPr>
          <w:rFonts w:ascii="Fb Fontext" w:hAnsi="Fb Fontext" w:hint="cs"/>
          <w:rtl/>
        </w:rPr>
        <w:t>:</w:t>
      </w:r>
      <w:r w:rsidRPr="00224C4C">
        <w:rPr>
          <w:rFonts w:ascii="Fb Fontext" w:hAnsi="Fb Fontext"/>
          <w:rtl/>
        </w:rPr>
        <w:t xml:space="preserve"> בשאר אברים, </w:t>
      </w:r>
      <w:r w:rsidRPr="00224C4C">
        <w:rPr>
          <w:rFonts w:ascii="Fb Fontext" w:hAnsi="Fb Fontext" w:hint="cs"/>
          <w:rtl/>
        </w:rPr>
        <w:t xml:space="preserve">הואיל </w:t>
      </w:r>
      <w:r w:rsidRPr="00210DF6">
        <w:rPr>
          <w:rStyle w:val="afffa"/>
          <w:rFonts w:ascii="Fb Fontext" w:hAnsi="Fb Fontext" w:cs="BA TM • Vilna Extra-Bold" w:hint="cs"/>
          <w:bCs w:val="0"/>
          <w:rtl/>
        </w:rPr>
        <w:t>ומדרש</w:t>
      </w:r>
      <w:r w:rsidRPr="00224C4C">
        <w:rPr>
          <w:rFonts w:ascii="Fb Fontext" w:hAnsi="Fb Fontext"/>
          <w:rtl/>
        </w:rPr>
        <w:t xml:space="preserve"> חכמים הוא.</w:t>
      </w:r>
    </w:p>
    <w:p w14:paraId="51665674" w14:textId="77777777" w:rsidR="00A85AC8" w:rsidRPr="00E600D8" w:rsidRDefault="006E0774" w:rsidP="00B06329">
      <w:pPr>
        <w:pStyle w:val="38"/>
        <w:framePr w:wrap="notBeside"/>
        <w:rPr>
          <w:rtl/>
        </w:rPr>
      </w:pPr>
      <w:r w:rsidRPr="00E600D8">
        <w:rPr>
          <w:rFonts w:hint="cs"/>
          <w:rtl/>
        </w:rPr>
        <w:t>טע</w:t>
      </w:r>
      <w:r w:rsidR="00B06329" w:rsidRPr="00E600D8">
        <w:rPr>
          <w:rFonts w:hint="cs"/>
          <w:rtl/>
        </w:rPr>
        <w:t>ם</w:t>
      </w:r>
      <w:r w:rsidRPr="00E600D8">
        <w:rPr>
          <w:rFonts w:hint="cs"/>
          <w:rtl/>
        </w:rPr>
        <w:t xml:space="preserve"> דר</w:t>
      </w:r>
      <w:r w:rsidRPr="00E600D8">
        <w:rPr>
          <w:rtl/>
        </w:rPr>
        <w:t>"</w:t>
      </w:r>
      <w:r w:rsidRPr="00E600D8">
        <w:rPr>
          <w:rFonts w:hint="cs"/>
          <w:rtl/>
        </w:rPr>
        <w:t>ש</w:t>
      </w:r>
      <w:r w:rsidR="00A85AC8" w:rsidRPr="00E600D8">
        <w:rPr>
          <w:rtl/>
        </w:rPr>
        <w:t>:</w:t>
      </w:r>
    </w:p>
    <w:p w14:paraId="6D37293E" w14:textId="082A14A3" w:rsidR="006E0774" w:rsidRPr="00131640" w:rsidRDefault="006E0774" w:rsidP="006E0774">
      <w:pPr>
        <w:rPr>
          <w:rtl/>
        </w:rPr>
      </w:pPr>
      <w:r w:rsidRPr="00B06329">
        <w:rPr>
          <w:rStyle w:val="affffa"/>
          <w:rtl/>
        </w:rPr>
        <w:t>שילוח שילוח</w:t>
      </w:r>
      <w:r w:rsidRPr="00224C4C">
        <w:rPr>
          <w:rFonts w:ascii="Fb Fontext" w:hAnsi="Fb Fontext"/>
          <w:sz w:val="32"/>
          <w:rtl/>
        </w:rPr>
        <w:t xml:space="preserve"> מאשה, </w:t>
      </w:r>
      <w:r w:rsidR="00B06329">
        <w:rPr>
          <w:rFonts w:ascii="Fb Fontext" w:hAnsi="Fb Fontext" w:hint="cs"/>
          <w:sz w:val="32"/>
          <w:rtl/>
        </w:rPr>
        <w:t>ד</w:t>
      </w:r>
      <w:r w:rsidRPr="00224C4C">
        <w:rPr>
          <w:rFonts w:ascii="Fb Fontext" w:hAnsi="Fb Fontext"/>
          <w:sz w:val="32"/>
          <w:rtl/>
        </w:rPr>
        <w:t>בשטר.</w:t>
      </w:r>
    </w:p>
    <w:p w14:paraId="62AFE217" w14:textId="1939C30A" w:rsidR="00A85AC8" w:rsidRPr="00E600D8" w:rsidRDefault="006E0774" w:rsidP="00B06329">
      <w:pPr>
        <w:pStyle w:val="38"/>
        <w:framePr w:wrap="notBeside"/>
        <w:rPr>
          <w:rtl/>
        </w:rPr>
      </w:pPr>
      <w:r w:rsidRPr="00E600D8">
        <w:rPr>
          <w:rtl/>
        </w:rPr>
        <w:t>ור"מ</w:t>
      </w:r>
      <w:r w:rsidR="00E600D8" w:rsidRPr="00E600D8">
        <w:rPr>
          <w:rFonts w:hint="cs"/>
          <w:rtl/>
        </w:rPr>
        <w:t>-</w:t>
      </w:r>
    </w:p>
    <w:p w14:paraId="78361CEA" w14:textId="4316F488" w:rsidR="006E0774" w:rsidRPr="00131640" w:rsidRDefault="006E0774" w:rsidP="006E0774">
      <w:pPr>
        <w:rPr>
          <w:rtl/>
        </w:rPr>
      </w:pPr>
      <w:r w:rsidRPr="00224C4C">
        <w:rPr>
          <w:rFonts w:ascii="Fb Fontext" w:hAnsi="Fb Fontext"/>
          <w:rtl/>
        </w:rPr>
        <w:t>אי כתב</w:t>
      </w:r>
      <w:r w:rsidRPr="00224C4C">
        <w:rPr>
          <w:rStyle w:val="affffa"/>
          <w:rtl/>
        </w:rPr>
        <w:t xml:space="preserve"> </w:t>
      </w:r>
      <w:r w:rsidRPr="00224C4C">
        <w:rPr>
          <w:rStyle w:val="affffa"/>
          <w:rFonts w:hint="cs"/>
          <w:rtl/>
        </w:rPr>
        <w:t>'</w:t>
      </w:r>
      <w:r w:rsidRPr="00224C4C">
        <w:rPr>
          <w:rStyle w:val="affffa"/>
          <w:rtl/>
        </w:rPr>
        <w:t>חפשי</w:t>
      </w:r>
      <w:r w:rsidRPr="00224C4C">
        <w:rPr>
          <w:rStyle w:val="affffa"/>
          <w:rFonts w:hint="cs"/>
          <w:rtl/>
        </w:rPr>
        <w:t>'</w:t>
      </w:r>
      <w:r w:rsidRPr="00224C4C">
        <w:rPr>
          <w:rStyle w:val="affffa"/>
          <w:rtl/>
        </w:rPr>
        <w:t xml:space="preserve"> </w:t>
      </w:r>
      <w:r w:rsidRPr="00224C4C">
        <w:rPr>
          <w:rFonts w:ascii="Fb Fontext" w:hAnsi="Fb Fontext"/>
          <w:rtl/>
        </w:rPr>
        <w:t>לבסוף כדאמרת, השתא דכתב</w:t>
      </w:r>
      <w:r w:rsidRPr="00224C4C">
        <w:rPr>
          <w:rStyle w:val="affffa"/>
          <w:rtl/>
        </w:rPr>
        <w:t xml:space="preserve"> </w:t>
      </w:r>
      <w:r w:rsidRPr="00224C4C">
        <w:rPr>
          <w:rStyle w:val="affffa"/>
          <w:rFonts w:hint="cs"/>
          <w:rtl/>
        </w:rPr>
        <w:t>'</w:t>
      </w:r>
      <w:r w:rsidRPr="00224C4C">
        <w:rPr>
          <w:rStyle w:val="affffa"/>
          <w:rtl/>
        </w:rPr>
        <w:t>לחפשי ישלחנו</w:t>
      </w:r>
      <w:r w:rsidRPr="00224C4C">
        <w:rPr>
          <w:rStyle w:val="affffa"/>
          <w:rFonts w:hint="cs"/>
          <w:rtl/>
        </w:rPr>
        <w:t>'</w:t>
      </w:r>
      <w:r w:rsidRPr="00224C4C">
        <w:rPr>
          <w:rStyle w:val="affffa"/>
          <w:rtl/>
        </w:rPr>
        <w:t>,</w:t>
      </w:r>
      <w:r w:rsidRPr="00224C4C">
        <w:rPr>
          <w:rFonts w:ascii="Fb Fontext" w:hAnsi="Fb Fontext"/>
          <w:rtl/>
        </w:rPr>
        <w:t xml:space="preserve"> הוה ליה חפשי מעיקרא.</w:t>
      </w:r>
    </w:p>
    <w:p w14:paraId="4F0044B4" w14:textId="37CD49F3" w:rsidR="006E0774" w:rsidRPr="00131640" w:rsidRDefault="006D062D" w:rsidP="006D062D">
      <w:pPr>
        <w:pStyle w:val="affffb"/>
        <w:rPr>
          <w:rtl/>
        </w:rPr>
      </w:pPr>
      <w:r>
        <w:rPr>
          <w:rFonts w:hint="cs"/>
          <w:rtl/>
        </w:rPr>
        <w:t>***</w:t>
      </w:r>
    </w:p>
    <w:p w14:paraId="5FFBE227" w14:textId="04A0C560" w:rsidR="00A85AC8" w:rsidRPr="00E600D8" w:rsidRDefault="00490F44" w:rsidP="00B06329">
      <w:pPr>
        <w:pStyle w:val="38"/>
        <w:framePr w:wrap="notBeside"/>
        <w:rPr>
          <w:rtl/>
        </w:rPr>
      </w:pPr>
      <w:r>
        <w:rPr>
          <w:rtl/>
        </w:rPr>
        <w:t>ת"ר</w:t>
      </w:r>
      <w:r w:rsidR="00A85AC8" w:rsidRPr="00E600D8">
        <w:rPr>
          <w:rtl/>
        </w:rPr>
        <w:t>:</w:t>
      </w:r>
    </w:p>
    <w:p w14:paraId="5858856E" w14:textId="1C46B78A" w:rsidR="006E0774" w:rsidRPr="00131640" w:rsidRDefault="006E0774" w:rsidP="006E0774">
      <w:pPr>
        <w:rPr>
          <w:rtl/>
        </w:rPr>
      </w:pPr>
      <w:r w:rsidRPr="00210DF6">
        <w:rPr>
          <w:rFonts w:ascii="Fb Fontext" w:hAnsi="Fb Fontext" w:cs="BA TM • Vilna Extra-Bold"/>
          <w:sz w:val="32"/>
          <w:rtl/>
        </w:rPr>
        <w:t>הכהו על עינו וסמאה,</w:t>
      </w:r>
      <w:r w:rsidRPr="00224C4C">
        <w:rPr>
          <w:rFonts w:ascii="Fb Fontext" w:hAnsi="Fb Fontext"/>
          <w:sz w:val="32"/>
          <w:rtl/>
        </w:rPr>
        <w:t xml:space="preserve"> על אזנו - וחרשה, עבד יוצא בהן לחירות.</w:t>
      </w:r>
    </w:p>
    <w:p w14:paraId="5703B735" w14:textId="49C14638" w:rsidR="006E0774" w:rsidRPr="00C44CFA" w:rsidRDefault="006E0774" w:rsidP="006E0774">
      <w:pPr>
        <w:rPr>
          <w:spacing w:val="0"/>
          <w:rtl/>
        </w:rPr>
      </w:pPr>
      <w:r w:rsidRPr="00C44CFA">
        <w:rPr>
          <w:rStyle w:val="affffa"/>
          <w:spacing w:val="0"/>
          <w:rtl/>
        </w:rPr>
        <w:t>נגד עינו</w:t>
      </w:r>
      <w:r w:rsidRPr="00C44CFA">
        <w:rPr>
          <w:rFonts w:ascii="Fb Fontext" w:hAnsi="Fb Fontext"/>
          <w:spacing w:val="0"/>
          <w:rtl/>
        </w:rPr>
        <w:t xml:space="preserve"> ואינו רואה, נגד אזנו ואינו שומע, אין עבד יוצא בהן לחירות.</w:t>
      </w:r>
    </w:p>
    <w:p w14:paraId="3EB46F5D" w14:textId="77777777" w:rsidR="00A85AC8" w:rsidRPr="00E600D8" w:rsidRDefault="006E0774" w:rsidP="00B06329">
      <w:pPr>
        <w:pStyle w:val="38"/>
        <w:framePr w:wrap="notBeside"/>
        <w:rPr>
          <w:rtl/>
        </w:rPr>
      </w:pPr>
      <w:r w:rsidRPr="00E600D8">
        <w:rPr>
          <w:rFonts w:hint="cs"/>
          <w:rtl/>
        </w:rPr>
        <w:t>והא דחזי' מרב</w:t>
      </w:r>
      <w:r w:rsidRPr="00E600D8">
        <w:rPr>
          <w:rtl/>
        </w:rPr>
        <w:t>"</w:t>
      </w:r>
      <w:r w:rsidRPr="00E600D8">
        <w:rPr>
          <w:rFonts w:hint="cs"/>
          <w:rtl/>
        </w:rPr>
        <w:t>י</w:t>
      </w:r>
      <w:r w:rsidR="00A85AC8" w:rsidRPr="00E600D8">
        <w:rPr>
          <w:rtl/>
        </w:rPr>
        <w:t>:</w:t>
      </w:r>
    </w:p>
    <w:p w14:paraId="44985BD2" w14:textId="131599A8" w:rsidR="006E0774" w:rsidRPr="00131640" w:rsidRDefault="006E0774" w:rsidP="006E0774">
      <w:pPr>
        <w:rPr>
          <w:rtl/>
        </w:rPr>
      </w:pPr>
      <w:r w:rsidRPr="00224C4C">
        <w:rPr>
          <w:rFonts w:ascii="Fb Fontext" w:hAnsi="Fb Fontext" w:hint="cs"/>
          <w:rtl/>
        </w:rPr>
        <w:t>ד</w:t>
      </w:r>
      <w:r w:rsidRPr="00224C4C">
        <w:rPr>
          <w:rFonts w:ascii="Fb Fontext" w:hAnsi="Fb Fontext"/>
          <w:rtl/>
        </w:rPr>
        <w:t>תרנגול שהושיט ראשו לאויר כלי זכוכית ותקע בו ושברו משלם נזק שלם!</w:t>
      </w:r>
    </w:p>
    <w:p w14:paraId="6EAA8F92" w14:textId="72C59791" w:rsidR="00A85AC8" w:rsidRPr="00E600D8" w:rsidRDefault="00B06329" w:rsidP="00B06329">
      <w:pPr>
        <w:pStyle w:val="38"/>
        <w:framePr w:wrap="notBeside"/>
        <w:rPr>
          <w:rtl/>
        </w:rPr>
      </w:pPr>
      <w:r w:rsidRPr="00E600D8">
        <w:rPr>
          <w:rFonts w:hint="cs"/>
          <w:rtl/>
        </w:rPr>
        <w:t>רב יוסף מרב</w:t>
      </w:r>
      <w:r w:rsidR="00A85AC8" w:rsidRPr="00E600D8">
        <w:rPr>
          <w:rFonts w:hint="cs"/>
          <w:rtl/>
        </w:rPr>
        <w:t>:</w:t>
      </w:r>
    </w:p>
    <w:p w14:paraId="240772E3" w14:textId="6F356683" w:rsidR="006E0774" w:rsidRPr="00022620" w:rsidRDefault="00B06329" w:rsidP="006E0774">
      <w:pPr>
        <w:rPr>
          <w:spacing w:val="2"/>
          <w:rtl/>
        </w:rPr>
      </w:pPr>
      <w:r w:rsidRPr="00022620">
        <w:rPr>
          <w:rFonts w:ascii="Fb Fontext" w:hAnsi="Fb Fontext" w:hint="cs"/>
          <w:spacing w:val="2"/>
          <w:rtl/>
        </w:rPr>
        <w:t>ס</w:t>
      </w:r>
      <w:r w:rsidR="006E0774" w:rsidRPr="00022620">
        <w:rPr>
          <w:rFonts w:ascii="Fb Fontext" w:hAnsi="Fb Fontext"/>
          <w:spacing w:val="2"/>
          <w:rtl/>
        </w:rPr>
        <w:t>וס שצנף, וחמור שנער, ושברו כלים בתוך הבית - משלמים ח"</w:t>
      </w:r>
      <w:r w:rsidR="006E0774" w:rsidRPr="00022620">
        <w:rPr>
          <w:rFonts w:ascii="Fb Fontext" w:hAnsi="Fb Fontext" w:hint="cs"/>
          <w:spacing w:val="2"/>
          <w:rtl/>
        </w:rPr>
        <w:t>נ</w:t>
      </w:r>
    </w:p>
    <w:p w14:paraId="5CB179DA" w14:textId="454027E6" w:rsidR="00A85AC8" w:rsidRPr="00E600D8" w:rsidRDefault="006E0774" w:rsidP="00B06329">
      <w:pPr>
        <w:pStyle w:val="38"/>
        <w:framePr w:wrap="notBeside"/>
        <w:rPr>
          <w:rtl/>
        </w:rPr>
      </w:pPr>
      <w:r w:rsidRPr="00E600D8">
        <w:rPr>
          <w:rtl/>
        </w:rPr>
        <w:t>- א"ל</w:t>
      </w:r>
      <w:r w:rsidR="00A85AC8" w:rsidRPr="00E600D8">
        <w:rPr>
          <w:rtl/>
        </w:rPr>
        <w:t>:</w:t>
      </w:r>
    </w:p>
    <w:p w14:paraId="5CC7456A" w14:textId="2544D524" w:rsidR="009469D7" w:rsidRDefault="006E0774" w:rsidP="00943179">
      <w:pPr>
        <w:rPr>
          <w:rtl/>
        </w:rPr>
      </w:pPr>
      <w:r w:rsidRPr="00943179">
        <w:rPr>
          <w:rtl/>
        </w:rPr>
        <w:t xml:space="preserve">שאני אדם, דכיון דבר דעת הוא, </w:t>
      </w:r>
      <w:r w:rsidRPr="00943179">
        <w:rPr>
          <w:rFonts w:hint="cs"/>
          <w:rtl/>
        </w:rPr>
        <w:t>הוא שהבעית עצמו</w:t>
      </w:r>
      <w:r w:rsidRPr="00943179">
        <w:rPr>
          <w:rtl/>
        </w:rPr>
        <w:t>.</w:t>
      </w:r>
    </w:p>
    <w:p w14:paraId="18640B1B" w14:textId="569B9EF1" w:rsidR="00A85AC8" w:rsidRPr="00E600D8" w:rsidRDefault="006E0774" w:rsidP="00B06329">
      <w:pPr>
        <w:pStyle w:val="38"/>
        <w:framePr w:wrap="notBeside"/>
        <w:rPr>
          <w:rtl/>
        </w:rPr>
      </w:pPr>
      <w:r w:rsidRPr="00E600D8">
        <w:rPr>
          <w:rtl/>
        </w:rPr>
        <w:t>כדתניא</w:t>
      </w:r>
      <w:r w:rsidR="00A85AC8" w:rsidRPr="00E600D8">
        <w:rPr>
          <w:rtl/>
        </w:rPr>
        <w:t>:</w:t>
      </w:r>
    </w:p>
    <w:p w14:paraId="080561AF" w14:textId="31D6CC30" w:rsidR="009469D7" w:rsidRDefault="006E0774" w:rsidP="00943179">
      <w:pPr>
        <w:rPr>
          <w:rtl/>
        </w:rPr>
      </w:pPr>
      <w:r w:rsidRPr="00943179">
        <w:rPr>
          <w:rtl/>
        </w:rPr>
        <w:t>המבעית את חבירו - פטור מדיני אדם וחייב בדיני שמים,</w:t>
      </w:r>
    </w:p>
    <w:p w14:paraId="462434DF" w14:textId="512B5FC1" w:rsidR="006E0774" w:rsidRPr="00022620" w:rsidRDefault="006E0774" w:rsidP="00943179">
      <w:pPr>
        <w:rPr>
          <w:spacing w:val="0"/>
          <w:rtl/>
        </w:rPr>
      </w:pPr>
      <w:r w:rsidRPr="00022620">
        <w:rPr>
          <w:spacing w:val="0"/>
          <w:rtl/>
        </w:rPr>
        <w:t>כיצד? תקע באזנו</w:t>
      </w:r>
      <w:r w:rsidRPr="00022620">
        <w:rPr>
          <w:rFonts w:hint="cs"/>
          <w:spacing w:val="0"/>
          <w:rtl/>
        </w:rPr>
        <w:t xml:space="preserve">  </w:t>
      </w:r>
      <w:r w:rsidRPr="00022620">
        <w:rPr>
          <w:spacing w:val="0"/>
          <w:rtl/>
        </w:rPr>
        <w:t>וחרשו - פטור, אחזהו ותקע באזנו וחרשו - חייב.</w:t>
      </w:r>
    </w:p>
    <w:p w14:paraId="760D294C" w14:textId="2889B779" w:rsidR="006E0774" w:rsidRPr="00131640" w:rsidRDefault="006D062D" w:rsidP="006D062D">
      <w:pPr>
        <w:pStyle w:val="affffb"/>
        <w:rPr>
          <w:rtl/>
        </w:rPr>
      </w:pPr>
      <w:r>
        <w:rPr>
          <w:rFonts w:hint="cs"/>
          <w:rtl/>
        </w:rPr>
        <w:t>***</w:t>
      </w:r>
    </w:p>
    <w:p w14:paraId="4E099DEB" w14:textId="054803CF" w:rsidR="00A85AC8" w:rsidRPr="00E600D8" w:rsidRDefault="006E0774" w:rsidP="00B06329">
      <w:pPr>
        <w:pStyle w:val="38"/>
        <w:framePr w:wrap="notBeside"/>
        <w:rPr>
          <w:rtl/>
        </w:rPr>
      </w:pPr>
      <w:r w:rsidRPr="00E600D8">
        <w:rPr>
          <w:rtl/>
        </w:rPr>
        <w:t>ת"ר</w:t>
      </w:r>
      <w:r w:rsidR="00A85AC8" w:rsidRPr="00E600D8">
        <w:rPr>
          <w:rtl/>
        </w:rPr>
        <w:t>:</w:t>
      </w:r>
    </w:p>
    <w:p w14:paraId="0F9F0D63" w14:textId="6A40ABBF" w:rsidR="006E0774" w:rsidRPr="00131640" w:rsidRDefault="006E0774" w:rsidP="00B06329">
      <w:pPr>
        <w:rPr>
          <w:rtl/>
        </w:rPr>
      </w:pPr>
      <w:r w:rsidRPr="00210DF6">
        <w:rPr>
          <w:rFonts w:ascii="Fb Fontext" w:hAnsi="Fb Fontext" w:cs="BA TM • Vilna Extra-Bold"/>
          <w:sz w:val="32"/>
          <w:rtl/>
        </w:rPr>
        <w:t>הכהו על עינו וכהתה,</w:t>
      </w:r>
      <w:r w:rsidRPr="00224C4C">
        <w:rPr>
          <w:rFonts w:ascii="Fb Fontext" w:hAnsi="Fb Fontext"/>
          <w:sz w:val="32"/>
          <w:rtl/>
        </w:rPr>
        <w:t xml:space="preserve"> על שינו - ונדדה, אם יכול להשתמש בהן </w:t>
      </w:r>
      <w:r w:rsidRPr="00022620">
        <w:rPr>
          <w:rFonts w:ascii="Fb Fontext" w:hAnsi="Fb Fontext"/>
          <w:spacing w:val="0"/>
          <w:sz w:val="32"/>
          <w:rtl/>
        </w:rPr>
        <w:t>עכשיו אין עבד יוצא בהן לחירות,</w:t>
      </w:r>
      <w:r w:rsidRPr="00022620">
        <w:rPr>
          <w:rFonts w:ascii="Fb Fontext" w:hAnsi="Fb Fontext" w:cs="BA TM • Vilna Extra-Bold"/>
          <w:spacing w:val="0"/>
          <w:rtl/>
        </w:rPr>
        <w:tab/>
      </w:r>
      <w:r w:rsidRPr="00022620">
        <w:rPr>
          <w:rFonts w:ascii="Fb Fontext" w:hAnsi="Fb Fontext"/>
          <w:spacing w:val="0"/>
          <w:sz w:val="32"/>
          <w:rtl/>
        </w:rPr>
        <w:t>ואם לאו עבד יוצא בהן לחירות.</w:t>
      </w:r>
    </w:p>
    <w:p w14:paraId="3E68DC18" w14:textId="77777777" w:rsidR="00A85AC8" w:rsidRPr="00E600D8" w:rsidRDefault="006E0774" w:rsidP="00B06329">
      <w:pPr>
        <w:pStyle w:val="38"/>
        <w:framePr w:wrap="notBeside"/>
        <w:rPr>
          <w:rtl/>
        </w:rPr>
      </w:pPr>
      <w:r w:rsidRPr="00E600D8">
        <w:rPr>
          <w:rFonts w:hint="cs"/>
          <w:rtl/>
        </w:rPr>
        <w:t>ומאידך</w:t>
      </w:r>
      <w:r w:rsidR="00A85AC8" w:rsidRPr="00E600D8">
        <w:rPr>
          <w:rtl/>
        </w:rPr>
        <w:t>:</w:t>
      </w:r>
    </w:p>
    <w:p w14:paraId="37E1F16B" w14:textId="05C05426" w:rsidR="009469D7" w:rsidRDefault="006E0774" w:rsidP="006E0774">
      <w:pPr>
        <w:rPr>
          <w:rFonts w:ascii="Fb Fontext" w:hAnsi="Fb Fontext"/>
          <w:sz w:val="32"/>
          <w:rtl/>
        </w:rPr>
      </w:pPr>
      <w:r w:rsidRPr="00224C4C">
        <w:rPr>
          <w:rFonts w:ascii="Fb Fontext" w:hAnsi="Fb Fontext"/>
          <w:sz w:val="32"/>
          <w:rtl/>
        </w:rPr>
        <w:t>היתה עינו כהויה וסמאה, שינו נדודה והפילה, אם יכול להשתמש בהן כבר</w:t>
      </w:r>
      <w:r w:rsidRPr="00224C4C">
        <w:rPr>
          <w:rFonts w:ascii="Fb Fontext" w:hAnsi="Fb Fontext" w:hint="cs"/>
          <w:sz w:val="32"/>
          <w:rtl/>
        </w:rPr>
        <w:t xml:space="preserve"> </w:t>
      </w:r>
      <w:r w:rsidRPr="00224C4C">
        <w:rPr>
          <w:rFonts w:ascii="Fb Fontext" w:hAnsi="Fb Fontext"/>
          <w:sz w:val="32"/>
          <w:rtl/>
        </w:rPr>
        <w:t>יוצא בהן לחירות,</w:t>
      </w:r>
    </w:p>
    <w:p w14:paraId="6C8A4AC2" w14:textId="6F33F8F0" w:rsidR="006E0774" w:rsidRPr="00131640" w:rsidRDefault="006E0774" w:rsidP="006E0774">
      <w:pPr>
        <w:rPr>
          <w:rtl/>
        </w:rPr>
      </w:pPr>
      <w:r w:rsidRPr="00224C4C">
        <w:rPr>
          <w:rFonts w:ascii="Fb Fontext" w:hAnsi="Fb Fontext"/>
          <w:sz w:val="32"/>
          <w:rtl/>
        </w:rPr>
        <w:t>ואם לאו - אין עבד יוצא בהן לחירות.</w:t>
      </w:r>
    </w:p>
    <w:p w14:paraId="4842A989" w14:textId="2E759E70" w:rsidR="00A85AC8" w:rsidRPr="00E600D8" w:rsidRDefault="006E0774" w:rsidP="00B06329">
      <w:pPr>
        <w:pStyle w:val="38"/>
        <w:framePr w:wrap="notBeside"/>
        <w:rPr>
          <w:rtl/>
        </w:rPr>
      </w:pPr>
      <w:r w:rsidRPr="00E600D8">
        <w:rPr>
          <w:rtl/>
        </w:rPr>
        <w:t>וצריכא</w:t>
      </w:r>
      <w:r w:rsidR="00A85AC8" w:rsidRPr="00E600D8">
        <w:rPr>
          <w:rtl/>
        </w:rPr>
        <w:t>.</w:t>
      </w:r>
    </w:p>
    <w:p w14:paraId="1062DA28" w14:textId="665AE651" w:rsidR="0083579C" w:rsidRPr="00022620" w:rsidRDefault="006E0774" w:rsidP="0083579C">
      <w:pPr>
        <w:rPr>
          <w:spacing w:val="0"/>
          <w:rtl/>
        </w:rPr>
      </w:pPr>
      <w:r w:rsidRPr="00022620">
        <w:rPr>
          <w:rStyle w:val="afffa"/>
          <w:rFonts w:ascii="Fb Fontext" w:hAnsi="Fb Fontext" w:cs="BA TM • Vilna Extra-Bold" w:hint="cs"/>
          <w:bCs w:val="0"/>
          <w:spacing w:val="0"/>
          <w:rtl/>
        </w:rPr>
        <w:t>קמייתא</w:t>
      </w:r>
      <w:r w:rsidRPr="00022620">
        <w:rPr>
          <w:rFonts w:ascii="Fb Fontext" w:hAnsi="Fb Fontext" w:hint="cs"/>
          <w:spacing w:val="0"/>
          <w:rtl/>
        </w:rPr>
        <w:t xml:space="preserve"> אפי' דלא סמיא לגמרי,  </w:t>
      </w:r>
      <w:r w:rsidRPr="00022620">
        <w:rPr>
          <w:rStyle w:val="afffa"/>
          <w:rFonts w:ascii="Fb Fontext" w:hAnsi="Fb Fontext" w:cs="BA TM • Vilna Extra-Bold" w:hint="cs"/>
          <w:bCs w:val="0"/>
          <w:spacing w:val="0"/>
          <w:rtl/>
        </w:rPr>
        <w:t>וסיפא</w:t>
      </w:r>
      <w:r w:rsidRPr="00022620">
        <w:rPr>
          <w:rFonts w:ascii="Fb Fontext" w:hAnsi="Fb Fontext" w:hint="cs"/>
          <w:spacing w:val="0"/>
          <w:rtl/>
        </w:rPr>
        <w:t xml:space="preserve"> </w:t>
      </w:r>
      <w:r w:rsidR="00B06329" w:rsidRPr="00022620">
        <w:rPr>
          <w:rFonts w:ascii="Fb Fontext" w:hAnsi="Fb Fontext" w:hint="cs"/>
          <w:spacing w:val="0"/>
          <w:rtl/>
        </w:rPr>
        <w:t>אף כ</w:t>
      </w:r>
      <w:r w:rsidRPr="00022620">
        <w:rPr>
          <w:rFonts w:ascii="Fb Fontext" w:hAnsi="Fb Fontext" w:hint="cs"/>
          <w:spacing w:val="0"/>
          <w:rtl/>
        </w:rPr>
        <w:t>שמעיקרא נהורא בריא</w:t>
      </w:r>
    </w:p>
    <w:p w14:paraId="6266A62B" w14:textId="0EACF847" w:rsidR="0083579C" w:rsidRPr="00131640" w:rsidRDefault="0083579C" w:rsidP="007309FA">
      <w:pPr>
        <w:pStyle w:val="affffb"/>
        <w:rPr>
          <w:rtl/>
        </w:rPr>
      </w:pPr>
      <w:r w:rsidRPr="007309FA">
        <w:rPr>
          <w:rFonts w:hint="cs"/>
          <w:rtl/>
        </w:rPr>
        <w:t>***</w:t>
      </w:r>
    </w:p>
    <w:p w14:paraId="45043E4A" w14:textId="457F94C9" w:rsidR="00A85AC8" w:rsidRPr="00E600D8" w:rsidRDefault="00490F44" w:rsidP="00B06329">
      <w:pPr>
        <w:pStyle w:val="38"/>
        <w:framePr w:wrap="notBeside"/>
        <w:rPr>
          <w:rtl/>
        </w:rPr>
      </w:pPr>
      <w:r>
        <w:rPr>
          <w:rtl/>
        </w:rPr>
        <w:t>ת"ר</w:t>
      </w:r>
      <w:r w:rsidR="00A85AC8" w:rsidRPr="00E600D8">
        <w:rPr>
          <w:rtl/>
        </w:rPr>
        <w:t>:</w:t>
      </w:r>
    </w:p>
    <w:p w14:paraId="084C248E" w14:textId="69C1A5D8" w:rsidR="009469D7" w:rsidRDefault="006E0774" w:rsidP="00F65F8B">
      <w:pPr>
        <w:pStyle w:val="affffb"/>
        <w:rPr>
          <w:rtl/>
        </w:rPr>
      </w:pPr>
      <w:r w:rsidRPr="00210DF6">
        <w:rPr>
          <w:rtl/>
        </w:rPr>
        <w:t>היה רבו רופא</w:t>
      </w:r>
      <w:r w:rsidRPr="00224C4C">
        <w:rPr>
          <w:rtl/>
        </w:rPr>
        <w:t>, ואמר לו לכחול לו עינו וסמאה,</w:t>
      </w:r>
    </w:p>
    <w:p w14:paraId="38A19211" w14:textId="05E39EB4" w:rsidR="006E0774" w:rsidRPr="00131640" w:rsidRDefault="006E0774" w:rsidP="006E0774">
      <w:pPr>
        <w:rPr>
          <w:rtl/>
        </w:rPr>
      </w:pPr>
      <w:r w:rsidRPr="00224C4C">
        <w:rPr>
          <w:rFonts w:ascii="Fb Fontext" w:hAnsi="Fb Fontext"/>
          <w:rtl/>
        </w:rPr>
        <w:lastRenderedPageBreak/>
        <w:t>לחתור לו שינו והפילה - שיחק באדון ויצא לחירות</w:t>
      </w:r>
    </w:p>
    <w:p w14:paraId="1EA46084" w14:textId="055CFADA" w:rsidR="00A85AC8" w:rsidRPr="00E600D8" w:rsidRDefault="006E0774" w:rsidP="00B06329">
      <w:pPr>
        <w:pStyle w:val="38"/>
        <w:framePr w:wrap="notBeside"/>
        <w:rPr>
          <w:rtl/>
        </w:rPr>
      </w:pPr>
      <w:r w:rsidRPr="00E600D8">
        <w:rPr>
          <w:rtl/>
        </w:rPr>
        <w:t>רשב"ג</w:t>
      </w:r>
      <w:r w:rsidR="00A85AC8" w:rsidRPr="00E600D8">
        <w:rPr>
          <w:rtl/>
        </w:rPr>
        <w:t>:</w:t>
      </w:r>
    </w:p>
    <w:p w14:paraId="296D751D" w14:textId="4B1C7AEB" w:rsidR="006E0774" w:rsidRPr="00131640" w:rsidRDefault="006E0774" w:rsidP="006E0774">
      <w:pPr>
        <w:rPr>
          <w:rtl/>
        </w:rPr>
      </w:pPr>
      <w:r w:rsidRPr="00224C4C">
        <w:rPr>
          <w:rStyle w:val="affffa"/>
          <w:rFonts w:hint="cs"/>
          <w:rtl/>
        </w:rPr>
        <w:t>'</w:t>
      </w:r>
      <w:r w:rsidRPr="00224C4C">
        <w:rPr>
          <w:rStyle w:val="affffa"/>
          <w:rtl/>
        </w:rPr>
        <w:t>ושחתה</w:t>
      </w:r>
      <w:r w:rsidRPr="00224C4C">
        <w:rPr>
          <w:rStyle w:val="affffa"/>
          <w:rFonts w:hint="cs"/>
          <w:rtl/>
        </w:rPr>
        <w:t>'</w:t>
      </w:r>
      <w:r w:rsidRPr="00224C4C">
        <w:rPr>
          <w:rStyle w:val="affffa"/>
          <w:rtl/>
        </w:rPr>
        <w:t xml:space="preserve"> </w:t>
      </w:r>
      <w:r w:rsidRPr="00224C4C">
        <w:rPr>
          <w:rFonts w:ascii="Fb Fontext" w:hAnsi="Fb Fontext"/>
          <w:sz w:val="32"/>
          <w:rtl/>
        </w:rPr>
        <w:t>- עד שיתכוין לשחתה.</w:t>
      </w:r>
    </w:p>
    <w:p w14:paraId="6B95BE7F" w14:textId="77777777" w:rsidR="00A85AC8" w:rsidRPr="00E600D8" w:rsidRDefault="006E0774" w:rsidP="00B06329">
      <w:pPr>
        <w:pStyle w:val="38"/>
        <w:framePr w:wrap="notBeside"/>
        <w:rPr>
          <w:rtl/>
        </w:rPr>
      </w:pPr>
      <w:r w:rsidRPr="00E600D8">
        <w:rPr>
          <w:rtl/>
        </w:rPr>
        <w:t>ורבנן</w:t>
      </w:r>
      <w:r w:rsidR="00A85AC8" w:rsidRPr="00E600D8">
        <w:rPr>
          <w:rtl/>
        </w:rPr>
        <w:t>:</w:t>
      </w:r>
    </w:p>
    <w:p w14:paraId="67329254" w14:textId="75AB94FD" w:rsidR="006E0774" w:rsidRPr="00022620" w:rsidRDefault="006E0774" w:rsidP="006E0774">
      <w:pPr>
        <w:rPr>
          <w:spacing w:val="0"/>
          <w:rtl/>
        </w:rPr>
      </w:pPr>
      <w:r w:rsidRPr="00022620">
        <w:rPr>
          <w:rStyle w:val="affffa"/>
          <w:rFonts w:hint="cs"/>
          <w:spacing w:val="0"/>
          <w:rtl/>
        </w:rPr>
        <w:t>'</w:t>
      </w:r>
      <w:r w:rsidRPr="00022620">
        <w:rPr>
          <w:rStyle w:val="affffa"/>
          <w:spacing w:val="0"/>
          <w:rtl/>
        </w:rPr>
        <w:t>ושחתה</w:t>
      </w:r>
      <w:r w:rsidRPr="00022620">
        <w:rPr>
          <w:rStyle w:val="affffa"/>
          <w:rFonts w:hint="cs"/>
          <w:spacing w:val="0"/>
          <w:rtl/>
        </w:rPr>
        <w:t>'</w:t>
      </w:r>
      <w:r w:rsidRPr="00022620">
        <w:rPr>
          <w:rStyle w:val="affffa"/>
          <w:spacing w:val="0"/>
          <w:rtl/>
        </w:rPr>
        <w:t xml:space="preserve"> </w:t>
      </w:r>
      <w:r w:rsidRPr="00E233BF">
        <w:rPr>
          <w:rStyle w:val="afffff3"/>
          <w:rFonts w:hint="cs"/>
          <w:spacing w:val="-2"/>
          <w:rtl/>
        </w:rPr>
        <w:t>כר</w:t>
      </w:r>
      <w:r w:rsidRPr="00E233BF">
        <w:rPr>
          <w:rStyle w:val="afffff3"/>
          <w:spacing w:val="-2"/>
          <w:rtl/>
        </w:rPr>
        <w:t>"</w:t>
      </w:r>
      <w:r w:rsidRPr="00E233BF">
        <w:rPr>
          <w:rStyle w:val="afffff3"/>
          <w:rFonts w:hint="cs"/>
          <w:spacing w:val="-2"/>
          <w:rtl/>
        </w:rPr>
        <w:t>א</w:t>
      </w:r>
      <w:r w:rsidRPr="00E233BF">
        <w:rPr>
          <w:rStyle w:val="afffff3"/>
          <w:spacing w:val="-2"/>
          <w:rtl/>
        </w:rPr>
        <w:t>:</w:t>
      </w:r>
      <w:r w:rsidRPr="00E233BF">
        <w:rPr>
          <w:rFonts w:ascii="Fb Fontext" w:hAnsi="Fb Fontext"/>
          <w:spacing w:val="-2"/>
          <w:rtl/>
        </w:rPr>
        <w:t xml:space="preserve"> </w:t>
      </w:r>
      <w:r w:rsidRPr="00022620">
        <w:rPr>
          <w:rFonts w:ascii="Fb Fontext" w:hAnsi="Fb Fontext"/>
          <w:spacing w:val="0"/>
          <w:rtl/>
        </w:rPr>
        <w:t>שהושיט ידו למעי שפחתו וסימא עובר שבמעיה פטור</w:t>
      </w:r>
    </w:p>
    <w:p w14:paraId="5E653C98" w14:textId="77777777" w:rsidR="00A85AC8" w:rsidRPr="00E600D8" w:rsidRDefault="006E0774" w:rsidP="003E3E26">
      <w:pPr>
        <w:pStyle w:val="38"/>
        <w:framePr w:wrap="notBeside"/>
        <w:rPr>
          <w:rtl/>
        </w:rPr>
      </w:pPr>
      <w:r w:rsidRPr="00E600D8">
        <w:rPr>
          <w:rtl/>
        </w:rPr>
        <w:t>ואידך?</w:t>
      </w:r>
      <w:r w:rsidR="00A85AC8" w:rsidRPr="00E600D8">
        <w:rPr>
          <w:rtl/>
        </w:rPr>
        <w:t>:</w:t>
      </w:r>
    </w:p>
    <w:p w14:paraId="0864D978" w14:textId="4ADB6958" w:rsidR="006E0774" w:rsidRPr="00131640" w:rsidRDefault="006E0774" w:rsidP="003E3E26">
      <w:pPr>
        <w:rPr>
          <w:rtl/>
        </w:rPr>
      </w:pPr>
      <w:r w:rsidRPr="00224C4C">
        <w:rPr>
          <w:rFonts w:ascii="Fb Fontext" w:hAnsi="Fb Fontext"/>
          <w:rtl/>
        </w:rPr>
        <w:t>מושחת שחתה נפקא.</w:t>
      </w:r>
      <w:r w:rsidR="003E3E26">
        <w:rPr>
          <w:rFonts w:ascii="Fb Fontext" w:hAnsi="Fb Fontext"/>
          <w:rtl/>
        </w:rPr>
        <w:tab/>
      </w:r>
      <w:r w:rsidRPr="003E3E26">
        <w:rPr>
          <w:rStyle w:val="afffff3"/>
          <w:rtl/>
        </w:rPr>
        <w:t>ואידך?</w:t>
      </w:r>
      <w:r w:rsidRPr="00224C4C">
        <w:rPr>
          <w:rFonts w:ascii="Fb Fontext" w:hAnsi="Fb Fontext"/>
          <w:rtl/>
        </w:rPr>
        <w:t xml:space="preserve"> שחת שחתה לא דריש.</w:t>
      </w:r>
    </w:p>
    <w:p w14:paraId="53C27A75" w14:textId="16DD4B86" w:rsidR="00A85AC8" w:rsidRPr="00E600D8" w:rsidRDefault="006E0774" w:rsidP="003E3E26">
      <w:pPr>
        <w:pStyle w:val="38"/>
        <w:framePr w:wrap="notBeside"/>
        <w:rPr>
          <w:rtl/>
        </w:rPr>
      </w:pPr>
      <w:r w:rsidRPr="00E600D8">
        <w:rPr>
          <w:rtl/>
        </w:rPr>
        <w:t xml:space="preserve">• </w:t>
      </w:r>
      <w:r w:rsidRPr="00E600D8">
        <w:rPr>
          <w:rFonts w:hint="cs"/>
          <w:rtl/>
        </w:rPr>
        <w:t>ר</w:t>
      </w:r>
      <w:r w:rsidRPr="00E600D8">
        <w:rPr>
          <w:rtl/>
        </w:rPr>
        <w:t>"</w:t>
      </w:r>
      <w:r w:rsidRPr="00E600D8">
        <w:rPr>
          <w:rFonts w:hint="cs"/>
          <w:rtl/>
        </w:rPr>
        <w:t>ש</w:t>
      </w:r>
      <w:r w:rsidR="00A85AC8" w:rsidRPr="00E600D8">
        <w:rPr>
          <w:rtl/>
        </w:rPr>
        <w:t>:</w:t>
      </w:r>
    </w:p>
    <w:p w14:paraId="1FF7930F" w14:textId="622F8306" w:rsidR="006E0774" w:rsidRPr="00E233BF" w:rsidRDefault="006E0774" w:rsidP="006E0774">
      <w:pPr>
        <w:rPr>
          <w:spacing w:val="0"/>
          <w:rtl/>
        </w:rPr>
      </w:pPr>
      <w:r w:rsidRPr="00E233BF">
        <w:rPr>
          <w:rFonts w:ascii="Fb Fontext" w:hAnsi="Fb Fontext"/>
          <w:spacing w:val="0"/>
          <w:sz w:val="32"/>
          <w:rtl/>
        </w:rPr>
        <w:t>היתה עינו סמויה וחטטה עבד יוצא בהן לחירות,</w:t>
      </w:r>
      <w:r w:rsidRPr="00E233BF">
        <w:rPr>
          <w:rFonts w:ascii="Fb Fontext" w:hAnsi="Fb Fontext" w:hint="cs"/>
          <w:spacing w:val="0"/>
          <w:sz w:val="32"/>
          <w:rtl/>
        </w:rPr>
        <w:t>-ד</w:t>
      </w:r>
      <w:r w:rsidRPr="00E233BF">
        <w:rPr>
          <w:rFonts w:ascii="Fb Fontext" w:hAnsi="Fb Fontext"/>
          <w:spacing w:val="0"/>
          <w:sz w:val="32"/>
          <w:rtl/>
        </w:rPr>
        <w:t>מחוסר אבר הוא.</w:t>
      </w:r>
    </w:p>
    <w:p w14:paraId="4D4E4A50" w14:textId="1B8869B1" w:rsidR="00A85AC8" w:rsidRPr="00E600D8" w:rsidRDefault="006E0774" w:rsidP="00702BD1">
      <w:pPr>
        <w:pStyle w:val="38"/>
        <w:framePr w:wrap="notBeside"/>
        <w:rPr>
          <w:rtl/>
        </w:rPr>
      </w:pPr>
      <w:r w:rsidRPr="00E600D8">
        <w:rPr>
          <w:rtl/>
        </w:rPr>
        <w:t>ותנא תונא</w:t>
      </w:r>
      <w:r w:rsidR="00A85AC8" w:rsidRPr="00E600D8">
        <w:rPr>
          <w:rtl/>
        </w:rPr>
        <w:t>:</w:t>
      </w:r>
    </w:p>
    <w:p w14:paraId="361D4324" w14:textId="5A14069B" w:rsidR="006E0774" w:rsidRPr="00131640" w:rsidRDefault="006E0774" w:rsidP="00702BD1">
      <w:pPr>
        <w:rPr>
          <w:rtl/>
        </w:rPr>
      </w:pPr>
      <w:r w:rsidRPr="00224C4C">
        <w:rPr>
          <w:rFonts w:ascii="Fb Fontext" w:hAnsi="Fb Fontext"/>
          <w:sz w:val="32"/>
          <w:rtl/>
        </w:rPr>
        <w:t>תמות וזכרות בבהמה, ו</w:t>
      </w:r>
      <w:r w:rsidR="00702BD1">
        <w:rPr>
          <w:rFonts w:ascii="Fb Fontext" w:hAnsi="Fb Fontext" w:hint="cs"/>
          <w:sz w:val="32"/>
          <w:rtl/>
        </w:rPr>
        <w:t>לא</w:t>
      </w:r>
      <w:r w:rsidRPr="00224C4C">
        <w:rPr>
          <w:rFonts w:ascii="Fb Fontext" w:hAnsi="Fb Fontext"/>
          <w:sz w:val="32"/>
          <w:rtl/>
        </w:rPr>
        <w:t xml:space="preserve"> בעופות.</w:t>
      </w:r>
      <w:r w:rsidR="00702BD1">
        <w:rPr>
          <w:rFonts w:ascii="Fb Fontext" w:hAnsi="Fb Fontext" w:hint="cs"/>
          <w:sz w:val="32"/>
          <w:rtl/>
        </w:rPr>
        <w:t xml:space="preserve"> </w:t>
      </w:r>
      <w:r w:rsidRPr="00224C4C">
        <w:rPr>
          <w:rFonts w:ascii="Fb Fontext" w:hAnsi="Fb Fontext"/>
          <w:sz w:val="32"/>
          <w:rtl/>
        </w:rPr>
        <w:t xml:space="preserve">יכול יבשה גפה, נקטעה רגלה, נחטטה עינה? </w:t>
      </w:r>
      <w:r w:rsidRPr="00702BD1">
        <w:rPr>
          <w:rStyle w:val="afffff3"/>
          <w:rtl/>
        </w:rPr>
        <w:t>ת"ל:</w:t>
      </w:r>
      <w:r w:rsidRPr="00224C4C">
        <w:rPr>
          <w:rStyle w:val="affffa"/>
          <w:rtl/>
        </w:rPr>
        <w:t xml:space="preserve"> </w:t>
      </w:r>
      <w:r w:rsidRPr="00224C4C">
        <w:rPr>
          <w:rStyle w:val="affffa"/>
          <w:rFonts w:hint="cs"/>
          <w:rtl/>
        </w:rPr>
        <w:t>'</w:t>
      </w:r>
      <w:r w:rsidRPr="00224C4C">
        <w:rPr>
          <w:rStyle w:val="affffa"/>
          <w:rtl/>
        </w:rPr>
        <w:t>מן העוף</w:t>
      </w:r>
      <w:r w:rsidRPr="00224C4C">
        <w:rPr>
          <w:rStyle w:val="affffa"/>
          <w:rFonts w:hint="cs"/>
          <w:rtl/>
        </w:rPr>
        <w:t>'</w:t>
      </w:r>
      <w:r w:rsidRPr="00224C4C">
        <w:rPr>
          <w:rStyle w:val="affffa"/>
          <w:rtl/>
        </w:rPr>
        <w:t xml:space="preserve"> </w:t>
      </w:r>
      <w:r w:rsidRPr="00224C4C">
        <w:rPr>
          <w:rFonts w:ascii="Fb Fontext" w:hAnsi="Fb Fontext"/>
          <w:sz w:val="32"/>
          <w:rtl/>
        </w:rPr>
        <w:t>- ולא כל העוף.</w:t>
      </w:r>
    </w:p>
    <w:p w14:paraId="74114CF0" w14:textId="759C88AB" w:rsidR="00A85AC8" w:rsidRPr="00E600D8" w:rsidRDefault="006E0774" w:rsidP="00702BD1">
      <w:pPr>
        <w:pStyle w:val="38"/>
        <w:framePr w:wrap="notBeside"/>
        <w:rPr>
          <w:rtl/>
        </w:rPr>
      </w:pPr>
      <w:r w:rsidRPr="00E600D8">
        <w:rPr>
          <w:rFonts w:hint="cs"/>
          <w:rtl/>
        </w:rPr>
        <w:t>רחב</w:t>
      </w:r>
      <w:r w:rsidRPr="00E600D8">
        <w:rPr>
          <w:rtl/>
        </w:rPr>
        <w:t>"</w:t>
      </w:r>
      <w:r w:rsidRPr="00E600D8">
        <w:rPr>
          <w:rFonts w:hint="cs"/>
          <w:rtl/>
        </w:rPr>
        <w:t>א מרב</w:t>
      </w:r>
      <w:r w:rsidR="00A85AC8" w:rsidRPr="00E600D8">
        <w:rPr>
          <w:rtl/>
        </w:rPr>
        <w:t>:</w:t>
      </w:r>
    </w:p>
    <w:p w14:paraId="1BA58895" w14:textId="31325C72" w:rsidR="006E0774" w:rsidRPr="00131640" w:rsidRDefault="006E0774" w:rsidP="006E0774">
      <w:pPr>
        <w:rPr>
          <w:rtl/>
        </w:rPr>
      </w:pPr>
      <w:r w:rsidRPr="00224C4C">
        <w:rPr>
          <w:rFonts w:ascii="Fb Fontext" w:hAnsi="Fb Fontext"/>
          <w:sz w:val="32"/>
          <w:rtl/>
        </w:rPr>
        <w:t>היתה לו יתרת וחתכה - עבד יוצא בהן לחירות.</w:t>
      </w:r>
    </w:p>
    <w:p w14:paraId="7B1CB02C" w14:textId="13B1AF98" w:rsidR="00A85AC8" w:rsidRPr="00E600D8" w:rsidRDefault="006E0774" w:rsidP="00702BD1">
      <w:pPr>
        <w:pStyle w:val="38"/>
        <w:framePr w:wrap="notBeside"/>
        <w:rPr>
          <w:rtl/>
        </w:rPr>
      </w:pPr>
      <w:r w:rsidRPr="00E600D8">
        <w:rPr>
          <w:rFonts w:hint="cs"/>
          <w:rtl/>
        </w:rPr>
        <w:t>ר</w:t>
      </w:r>
      <w:r w:rsidRPr="00E600D8">
        <w:rPr>
          <w:rtl/>
        </w:rPr>
        <w:t>"</w:t>
      </w:r>
      <w:r w:rsidRPr="00E600D8">
        <w:rPr>
          <w:rFonts w:hint="cs"/>
          <w:rtl/>
        </w:rPr>
        <w:t>ה</w:t>
      </w:r>
      <w:r w:rsidR="00A85AC8" w:rsidRPr="00E600D8">
        <w:rPr>
          <w:rtl/>
        </w:rPr>
        <w:t>:</w:t>
      </w:r>
    </w:p>
    <w:p w14:paraId="38758110" w14:textId="7674D502" w:rsidR="006E0774" w:rsidRPr="00131640" w:rsidRDefault="006E0774" w:rsidP="006E0774">
      <w:pPr>
        <w:rPr>
          <w:rtl/>
        </w:rPr>
      </w:pPr>
      <w:r w:rsidRPr="00224C4C">
        <w:rPr>
          <w:rFonts w:ascii="Fb Fontext" w:hAnsi="Fb Fontext"/>
          <w:rtl/>
        </w:rPr>
        <w:t>והוא, שנספרת על גב היד</w:t>
      </w:r>
      <w:r w:rsidRPr="00224C4C">
        <w:rPr>
          <w:rFonts w:ascii="Fb Fontext" w:hAnsi="Fb Fontext" w:hint="cs"/>
          <w:rtl/>
        </w:rPr>
        <w:t xml:space="preserve"> </w:t>
      </w:r>
      <w:r w:rsidRPr="00506502">
        <w:rPr>
          <w:rStyle w:val="afffff5"/>
          <w:rFonts w:hint="cs"/>
          <w:rtl/>
        </w:rPr>
        <w:t>[בשורת שאר האצבעות]</w:t>
      </w:r>
    </w:p>
    <w:p w14:paraId="0EE520DA" w14:textId="77777777" w:rsidR="006E0774" w:rsidRPr="00131640" w:rsidRDefault="006E0774" w:rsidP="00841728">
      <w:pPr>
        <w:pStyle w:val="affffb"/>
        <w:rPr>
          <w:rtl/>
        </w:rPr>
        <w:pPrChange w:id="90069" w:author="קלוד" w:date="2026-10-08T12:07:40Z">
          <w:pPr>
            <w:pStyle w:val="affb"/>
          </w:pPr>
        </w:pPrChange>
      </w:pPr>
      <w:del w:id="90067" w:author="קלוד" w:date="2026-10-08T12:07:40Z">
        <w:r w:rsidRPr="00224C4C">
          <w:rPr>
            <w:rFonts w:hint="cs"/>
            <w:rtl/>
          </w:rPr>
          <w:delText xml:space="preserve">׹</w:delText>
        </w:r>
      </w:del>
      <w:ins w:id="90068" w:author="קלוד" w:date="2026-10-08T12:07:40Z">
        <w:r>
          <w:rPr>
            <w:color w:val="7B3F00"/>
          </w:rPr>
          <w:t xml:space="preserve">עבד שסרסו רבו - יוצא לחרות</w:t>
        </w:r>
      </w:ins>
    </w:p>
    <w:p w14:paraId="0485D1DF" w14:textId="16DA2A1E" w:rsidR="009576D8" w:rsidRPr="00131640" w:rsidRDefault="009576D8" w:rsidP="00841728">
      <w:pPr>
        <w:pStyle w:val="affb"/>
        <w:rPr>
          <w:rtl/>
        </w:rPr>
      </w:pPr>
      <w:r w:rsidRPr="00744CA8">
        <w:rPr>
          <w:rStyle w:val="affffc"/>
          <w:rtl/>
        </w:rPr>
        <w:t>עבד שסרסו רבו בבצים</w:t>
      </w:r>
      <w:r w:rsidRPr="00224C4C">
        <w:rPr>
          <w:rFonts w:ascii="Fb Fontext" w:hAnsi="Fb Fontext"/>
          <w:rtl/>
        </w:rPr>
        <w:t>,</w:t>
      </w:r>
    </w:p>
    <w:p w14:paraId="0729FD1A" w14:textId="77777777" w:rsidR="006E0774" w:rsidRPr="00131640" w:rsidRDefault="006E0774" w:rsidP="0010529F">
      <w:pPr>
        <w:pStyle w:val="afff0"/>
        <w:framePr w:wrap="around"/>
        <w:rPr>
          <w:rtl/>
        </w:rPr>
      </w:pPr>
      <w:r w:rsidRPr="00224C4C">
        <w:rPr>
          <w:rFonts w:hint="cs"/>
          <w:rtl/>
        </w:rPr>
        <w:t>כה.</w:t>
      </w:r>
    </w:p>
    <w:p w14:paraId="7EEAA79B" w14:textId="77777777" w:rsidR="009469D7" w:rsidRDefault="006E0774" w:rsidP="006E0774">
      <w:pPr>
        <w:rPr>
          <w:rFonts w:ascii="Fb Fontext" w:hAnsi="Fb Fontext"/>
          <w:sz w:val="32"/>
          <w:rtl/>
        </w:rPr>
      </w:pPr>
      <w:r w:rsidRPr="009576D8">
        <w:rPr>
          <w:rStyle w:val="afffff3"/>
          <w:rtl/>
        </w:rPr>
        <w:t>סבי דנזוניא</w:t>
      </w:r>
      <w:r w:rsidRPr="00224C4C">
        <w:rPr>
          <w:rFonts w:ascii="Fb Fontext" w:hAnsi="Fb Fontext"/>
          <w:sz w:val="32"/>
          <w:rtl/>
        </w:rPr>
        <w:t xml:space="preserve"> לא </w:t>
      </w:r>
      <w:r w:rsidR="00AE35C8">
        <w:rPr>
          <w:rFonts w:ascii="Fb Fontext" w:hAnsi="Fb Fontext" w:hint="cs"/>
          <w:sz w:val="32"/>
          <w:rtl/>
        </w:rPr>
        <w:t>בא</w:t>
      </w:r>
      <w:r w:rsidRPr="00224C4C">
        <w:rPr>
          <w:rFonts w:ascii="Fb Fontext" w:hAnsi="Fb Fontext" w:hint="cs"/>
          <w:sz w:val="32"/>
          <w:rtl/>
        </w:rPr>
        <w:t xml:space="preserve"> </w:t>
      </w:r>
      <w:r w:rsidRPr="001C37B3">
        <w:rPr>
          <w:rStyle w:val="afffff3"/>
          <w:rFonts w:hint="cs"/>
          <w:rtl/>
        </w:rPr>
        <w:t>לפרקיה דר</w:t>
      </w:r>
      <w:r w:rsidRPr="001C37B3">
        <w:rPr>
          <w:rStyle w:val="afffff3"/>
          <w:rtl/>
        </w:rPr>
        <w:t>"</w:t>
      </w:r>
      <w:r w:rsidRPr="001C37B3">
        <w:rPr>
          <w:rStyle w:val="afffff3"/>
          <w:rFonts w:hint="cs"/>
          <w:rtl/>
        </w:rPr>
        <w:t>ח</w:t>
      </w:r>
      <w:r w:rsidR="001C37B3">
        <w:rPr>
          <w:rStyle w:val="afffff3"/>
          <w:rFonts w:hint="cs"/>
          <w:rtl/>
        </w:rPr>
        <w:t>,</w:t>
      </w:r>
      <w:r w:rsidRPr="001C37B3">
        <w:rPr>
          <w:rStyle w:val="afffff3"/>
          <w:rFonts w:hint="cs"/>
          <w:rtl/>
        </w:rPr>
        <w:t xml:space="preserve"> א</w:t>
      </w:r>
      <w:r w:rsidRPr="001C37B3">
        <w:rPr>
          <w:rStyle w:val="afffff3"/>
          <w:rtl/>
        </w:rPr>
        <w:t>"</w:t>
      </w:r>
      <w:r w:rsidRPr="001C37B3">
        <w:rPr>
          <w:rStyle w:val="afffff3"/>
          <w:rFonts w:hint="cs"/>
          <w:rtl/>
        </w:rPr>
        <w:t>ל רב המנונא</w:t>
      </w:r>
      <w:r w:rsidRPr="00224C4C">
        <w:rPr>
          <w:rFonts w:ascii="Fb Fontext" w:hAnsi="Fb Fontext" w:hint="cs"/>
          <w:sz w:val="32"/>
          <w:rtl/>
        </w:rPr>
        <w:t xml:space="preserve"> שיחפשם וינדם </w:t>
      </w:r>
      <w:r w:rsidRPr="00E233BF">
        <w:rPr>
          <w:rFonts w:ascii="Fb Fontext" w:hAnsi="Fb Fontext" w:hint="cs"/>
          <w:spacing w:val="0"/>
          <w:sz w:val="32"/>
          <w:rtl/>
        </w:rPr>
        <w:t xml:space="preserve">משמצאו שאלו מדוע לא הגיע </w:t>
      </w:r>
      <w:r w:rsidRPr="00E233BF">
        <w:rPr>
          <w:rStyle w:val="afffff3"/>
          <w:rFonts w:hint="cs"/>
          <w:spacing w:val="0"/>
          <w:rtl/>
        </w:rPr>
        <w:t>א</w:t>
      </w:r>
      <w:r w:rsidRPr="00E233BF">
        <w:rPr>
          <w:rStyle w:val="afffff3"/>
          <w:spacing w:val="0"/>
          <w:rtl/>
        </w:rPr>
        <w:t>"</w:t>
      </w:r>
      <w:r w:rsidRPr="00E233BF">
        <w:rPr>
          <w:rStyle w:val="afffff3"/>
          <w:rFonts w:hint="cs"/>
          <w:spacing w:val="0"/>
          <w:rtl/>
        </w:rPr>
        <w:t>ל</w:t>
      </w:r>
      <w:r w:rsidRPr="00E233BF">
        <w:rPr>
          <w:rFonts w:ascii="Fb Fontext" w:hAnsi="Fb Fontext" w:hint="cs"/>
          <w:spacing w:val="0"/>
          <w:sz w:val="32"/>
          <w:rtl/>
        </w:rPr>
        <w:t xml:space="preserve"> למה שיגיע אם שאל ולא פשט,</w:t>
      </w:r>
    </w:p>
    <w:p w14:paraId="69E5072A" w14:textId="77777777" w:rsidR="00A85AC8" w:rsidRPr="00E600D8" w:rsidRDefault="006E0774" w:rsidP="00AE35C8">
      <w:pPr>
        <w:pStyle w:val="38"/>
        <w:framePr w:wrap="notBeside"/>
        <w:rPr>
          <w:rtl/>
        </w:rPr>
      </w:pPr>
      <w:r w:rsidRPr="00E600D8">
        <w:rPr>
          <w:rFonts w:hint="cs"/>
          <w:rtl/>
        </w:rPr>
        <w:t>וסיפרו</w:t>
      </w:r>
      <w:r w:rsidR="00A85AC8" w:rsidRPr="00E600D8">
        <w:rPr>
          <w:rtl/>
        </w:rPr>
        <w:t>:</w:t>
      </w:r>
    </w:p>
    <w:p w14:paraId="495FCE37" w14:textId="7A034117" w:rsidR="006E0774" w:rsidRPr="00131640" w:rsidRDefault="006E0774" w:rsidP="00AE35C8">
      <w:pPr>
        <w:rPr>
          <w:rtl/>
        </w:rPr>
      </w:pPr>
      <w:r w:rsidRPr="00AE35C8">
        <w:rPr>
          <w:rFonts w:ascii="Fb Fontext" w:hAnsi="Fb Fontext" w:hint="cs"/>
          <w:spacing w:val="2"/>
          <w:sz w:val="32"/>
          <w:rtl/>
        </w:rPr>
        <w:t xml:space="preserve">ששאל על </w:t>
      </w:r>
      <w:r w:rsidRPr="00AE35C8">
        <w:rPr>
          <w:rStyle w:val="affffc"/>
          <w:spacing w:val="2"/>
          <w:rtl/>
        </w:rPr>
        <w:t>עבד שסרסו רבו בבצים</w:t>
      </w:r>
      <w:r w:rsidRPr="00AE35C8">
        <w:rPr>
          <w:rFonts w:ascii="Fb Fontext" w:hAnsi="Fb Fontext"/>
          <w:spacing w:val="2"/>
          <w:sz w:val="32"/>
          <w:rtl/>
        </w:rPr>
        <w:t>,</w:t>
      </w:r>
      <w:r w:rsidR="00AE35C8" w:rsidRPr="00AE35C8">
        <w:rPr>
          <w:rFonts w:ascii="Fb Fontext" w:hAnsi="Fb Fontext" w:hint="cs"/>
          <w:spacing w:val="2"/>
          <w:sz w:val="32"/>
          <w:rtl/>
        </w:rPr>
        <w:t xml:space="preserve"> אם כמום שבגלוי הוא ולא ידע</w:t>
      </w:r>
    </w:p>
    <w:p w14:paraId="6D1E805D" w14:textId="7043DE30" w:rsidR="00A85AC8" w:rsidRPr="00E600D8" w:rsidRDefault="006E0774" w:rsidP="001C37B3">
      <w:pPr>
        <w:pStyle w:val="38"/>
        <w:framePr w:wrap="notBeside"/>
        <w:rPr>
          <w:rtl/>
        </w:rPr>
      </w:pPr>
      <w:r w:rsidRPr="00E600D8">
        <w:rPr>
          <w:rtl/>
        </w:rPr>
        <w:t>אמרו לו</w:t>
      </w:r>
      <w:r w:rsidR="00A85AC8" w:rsidRPr="00E600D8">
        <w:rPr>
          <w:rtl/>
        </w:rPr>
        <w:t>:</w:t>
      </w:r>
    </w:p>
    <w:p w14:paraId="7B7700B3" w14:textId="2FB9271E" w:rsidR="006E0774" w:rsidRPr="00131640" w:rsidRDefault="006E0774" w:rsidP="006E0774">
      <w:pPr>
        <w:rPr>
          <w:rtl/>
        </w:rPr>
      </w:pPr>
      <w:r w:rsidRPr="00224C4C">
        <w:rPr>
          <w:rFonts w:ascii="Fb Fontext" w:hAnsi="Fb Fontext"/>
          <w:rtl/>
        </w:rPr>
        <w:t xml:space="preserve">מה שמך? </w:t>
      </w:r>
      <w:r w:rsidRPr="001C37B3">
        <w:rPr>
          <w:rStyle w:val="afffff3"/>
          <w:rtl/>
        </w:rPr>
        <w:t>א</w:t>
      </w:r>
      <w:r w:rsidR="001C37B3" w:rsidRPr="001C37B3">
        <w:rPr>
          <w:rStyle w:val="afffff3"/>
          <w:rFonts w:hint="cs"/>
          <w:rtl/>
        </w:rPr>
        <w:t>"ל</w:t>
      </w:r>
      <w:r w:rsidRPr="001C37B3">
        <w:rPr>
          <w:rStyle w:val="afffff3"/>
          <w:rtl/>
        </w:rPr>
        <w:t>:</w:t>
      </w:r>
      <w:r w:rsidRPr="00224C4C">
        <w:rPr>
          <w:rFonts w:ascii="Fb Fontext" w:hAnsi="Fb Fontext"/>
          <w:rtl/>
        </w:rPr>
        <w:t xml:space="preserve"> המנונא, </w:t>
      </w:r>
      <w:r w:rsidRPr="001C37B3">
        <w:rPr>
          <w:rStyle w:val="afffff3"/>
          <w:rtl/>
        </w:rPr>
        <w:t>אמרו ל</w:t>
      </w:r>
      <w:r w:rsidR="001C37B3" w:rsidRPr="001C37B3">
        <w:rPr>
          <w:rStyle w:val="afffff3"/>
          <w:rFonts w:hint="cs"/>
          <w:rtl/>
        </w:rPr>
        <w:t>ו</w:t>
      </w:r>
      <w:r w:rsidRPr="001C37B3">
        <w:rPr>
          <w:rStyle w:val="afffff3"/>
          <w:rtl/>
        </w:rPr>
        <w:t>:</w:t>
      </w:r>
      <w:r w:rsidRPr="00224C4C">
        <w:rPr>
          <w:rFonts w:ascii="Fb Fontext" w:hAnsi="Fb Fontext"/>
          <w:rtl/>
        </w:rPr>
        <w:t xml:space="preserve"> לא המנונא אלא קרנונא.</w:t>
      </w:r>
    </w:p>
    <w:p w14:paraId="4F5F7549" w14:textId="77777777" w:rsidR="00A85AC8" w:rsidRPr="00E600D8" w:rsidRDefault="001C37B3" w:rsidP="001C37B3">
      <w:pPr>
        <w:pStyle w:val="38"/>
        <w:framePr w:wrap="notBeside"/>
        <w:rPr>
          <w:rtl/>
        </w:rPr>
      </w:pPr>
      <w:r w:rsidRPr="00E600D8">
        <w:rPr>
          <w:rFonts w:hint="cs"/>
          <w:rtl/>
        </w:rPr>
        <w:t xml:space="preserve">בא </w:t>
      </w:r>
      <w:r w:rsidR="006E0774" w:rsidRPr="00E600D8">
        <w:rPr>
          <w:rFonts w:hint="cs"/>
          <w:rtl/>
        </w:rPr>
        <w:t>לר</w:t>
      </w:r>
      <w:r w:rsidR="006E0774" w:rsidRPr="00E600D8">
        <w:rPr>
          <w:rtl/>
        </w:rPr>
        <w:t>"</w:t>
      </w:r>
      <w:r w:rsidR="006E0774" w:rsidRPr="00E600D8">
        <w:rPr>
          <w:rFonts w:hint="cs"/>
          <w:rtl/>
        </w:rPr>
        <w:t>ח</w:t>
      </w:r>
      <w:r w:rsidR="00A85AC8" w:rsidRPr="00E600D8">
        <w:rPr>
          <w:rtl/>
        </w:rPr>
        <w:t>:</w:t>
      </w:r>
    </w:p>
    <w:p w14:paraId="1F62C260" w14:textId="2B113D0A" w:rsidR="006E0774" w:rsidRPr="00131640" w:rsidRDefault="006E0774" w:rsidP="006E0774">
      <w:pPr>
        <w:rPr>
          <w:rtl/>
        </w:rPr>
      </w:pPr>
      <w:r w:rsidRPr="00224C4C">
        <w:rPr>
          <w:rFonts w:ascii="Fb Fontext" w:hAnsi="Fb Fontext" w:hint="cs"/>
          <w:sz w:val="32"/>
          <w:rtl/>
        </w:rPr>
        <w:t>א</w:t>
      </w:r>
      <w:r w:rsidRPr="00224C4C">
        <w:rPr>
          <w:rFonts w:ascii="Fb Fontext" w:hAnsi="Fb Fontext"/>
          <w:sz w:val="32"/>
          <w:rtl/>
        </w:rPr>
        <w:t>"</w:t>
      </w:r>
      <w:r w:rsidRPr="00224C4C">
        <w:rPr>
          <w:rFonts w:ascii="Fb Fontext" w:hAnsi="Fb Fontext" w:hint="cs"/>
          <w:sz w:val="32"/>
          <w:rtl/>
        </w:rPr>
        <w:t>א ששאלו משנה דכ</w:t>
      </w:r>
      <w:r w:rsidRPr="00224C4C">
        <w:rPr>
          <w:rFonts w:ascii="Fb Fontext" w:hAnsi="Fb Fontext"/>
          <w:sz w:val="32"/>
          <w:rtl/>
        </w:rPr>
        <w:t>"</w:t>
      </w:r>
      <w:r w:rsidRPr="00224C4C">
        <w:rPr>
          <w:rFonts w:ascii="Fb Fontext" w:hAnsi="Fb Fontext" w:hint="cs"/>
          <w:sz w:val="32"/>
          <w:rtl/>
        </w:rPr>
        <w:t>ד אברים</w:t>
      </w:r>
      <w:r w:rsidRPr="00224C4C">
        <w:rPr>
          <w:rFonts w:ascii="Fb Fontext" w:hAnsi="Fb Fontext"/>
          <w:sz w:val="32"/>
          <w:rtl/>
        </w:rPr>
        <w:t xml:space="preserve"> ראשי אברים שבאדם, כולם אין מטמאין משום מחיה,</w:t>
      </w:r>
    </w:p>
    <w:p w14:paraId="2FD8718B" w14:textId="511BF554" w:rsidR="00A85AC8" w:rsidRPr="00E600D8" w:rsidRDefault="006E0774" w:rsidP="00B947FA">
      <w:pPr>
        <w:pStyle w:val="38"/>
        <w:framePr w:wrap="notBeside"/>
        <w:rPr>
          <w:rtl/>
        </w:rPr>
      </w:pPr>
      <w:r w:rsidRPr="00E600D8">
        <w:rPr>
          <w:rtl/>
        </w:rPr>
        <w:t>ואלו הם</w:t>
      </w:r>
      <w:r w:rsidR="00A85AC8" w:rsidRPr="00E600D8">
        <w:rPr>
          <w:rtl/>
        </w:rPr>
        <w:t>:</w:t>
      </w:r>
    </w:p>
    <w:p w14:paraId="4486A38A" w14:textId="723D2C46" w:rsidR="006E0774" w:rsidRPr="00131640" w:rsidRDefault="006E0774" w:rsidP="00B947FA">
      <w:pPr>
        <w:rPr>
          <w:rtl/>
        </w:rPr>
      </w:pPr>
      <w:r w:rsidRPr="00224C4C">
        <w:rPr>
          <w:rFonts w:ascii="Fb Fontext" w:hAnsi="Fb Fontext"/>
          <w:rtl/>
        </w:rPr>
        <w:t>ראשי אצבעות ידים ורגלים, וראשי אזנים, וראש החוטם, וראש הגוייה, וראשי דדים שבאשה,</w:t>
      </w:r>
      <w:r w:rsidR="00B947FA">
        <w:rPr>
          <w:rFonts w:ascii="Fb Fontext" w:hAnsi="Fb Fontext" w:hint="cs"/>
          <w:sz w:val="32"/>
          <w:rtl/>
        </w:rPr>
        <w:t xml:space="preserve"> </w:t>
      </w:r>
      <w:r w:rsidRPr="00224C4C">
        <w:rPr>
          <w:rFonts w:ascii="Fb Fontext" w:hAnsi="Fb Fontext" w:hint="cs"/>
          <w:sz w:val="32"/>
          <w:rtl/>
        </w:rPr>
        <w:t xml:space="preserve"> </w:t>
      </w:r>
      <w:r w:rsidRPr="00B947FA">
        <w:rPr>
          <w:rStyle w:val="afffff3"/>
          <w:rFonts w:hint="cs"/>
          <w:rtl/>
        </w:rPr>
        <w:t>ר</w:t>
      </w:r>
      <w:r w:rsidRPr="00B947FA">
        <w:rPr>
          <w:rStyle w:val="afffff3"/>
          <w:rtl/>
        </w:rPr>
        <w:t>"</w:t>
      </w:r>
      <w:r w:rsidRPr="00B947FA">
        <w:rPr>
          <w:rStyle w:val="afffff3"/>
          <w:rFonts w:hint="cs"/>
          <w:rtl/>
        </w:rPr>
        <w:t>י</w:t>
      </w:r>
      <w:r w:rsidRPr="00B947FA">
        <w:rPr>
          <w:rStyle w:val="afffff3"/>
          <w:rtl/>
        </w:rPr>
        <w:t>:</w:t>
      </w:r>
      <w:r w:rsidRPr="00224C4C">
        <w:rPr>
          <w:rFonts w:ascii="Fb Fontext" w:hAnsi="Fb Fontext"/>
          <w:sz w:val="32"/>
          <w:rtl/>
        </w:rPr>
        <w:t xml:space="preserve"> אף שבאיש,</w:t>
      </w:r>
    </w:p>
    <w:p w14:paraId="35B13E4F" w14:textId="5AAC609F" w:rsidR="00A85AC8" w:rsidRPr="00E600D8" w:rsidRDefault="006E0774" w:rsidP="00B947FA">
      <w:pPr>
        <w:pStyle w:val="38"/>
        <w:framePr w:wrap="notBeside"/>
        <w:rPr>
          <w:rtl/>
        </w:rPr>
      </w:pPr>
      <w:r w:rsidRPr="00E600D8">
        <w:rPr>
          <w:rtl/>
        </w:rPr>
        <w:t>ותני עלה</w:t>
      </w:r>
      <w:r w:rsidR="00A85AC8" w:rsidRPr="00E600D8">
        <w:rPr>
          <w:rtl/>
        </w:rPr>
        <w:t>:</w:t>
      </w:r>
    </w:p>
    <w:p w14:paraId="7C3CC9E8" w14:textId="4708BFC2" w:rsidR="006E0774" w:rsidRPr="00E233BF" w:rsidRDefault="006E0774" w:rsidP="00B947E1">
      <w:pPr>
        <w:rPr>
          <w:spacing w:val="2"/>
          <w:rtl/>
        </w:rPr>
      </w:pPr>
      <w:r w:rsidRPr="00E233BF">
        <w:rPr>
          <w:rFonts w:ascii="Fb Fontext" w:hAnsi="Fb Fontext"/>
          <w:spacing w:val="2"/>
          <w:sz w:val="32"/>
          <w:rtl/>
        </w:rPr>
        <w:t xml:space="preserve">בכולם עבד יוצא בהם לחירות, </w:t>
      </w:r>
      <w:r w:rsidRPr="00E233BF">
        <w:rPr>
          <w:rStyle w:val="afffff3"/>
          <w:spacing w:val="2"/>
          <w:rtl/>
        </w:rPr>
        <w:t>רבי</w:t>
      </w:r>
      <w:r w:rsidR="00B947FA" w:rsidRPr="00E233BF">
        <w:rPr>
          <w:rStyle w:val="afffff3"/>
          <w:rFonts w:hint="cs"/>
          <w:spacing w:val="2"/>
          <w:rtl/>
        </w:rPr>
        <w:t>:</w:t>
      </w:r>
      <w:r w:rsidRPr="00E233BF">
        <w:rPr>
          <w:rFonts w:ascii="Fb Fontext" w:hAnsi="Fb Fontext"/>
          <w:spacing w:val="2"/>
          <w:sz w:val="32"/>
          <w:rtl/>
        </w:rPr>
        <w:t xml:space="preserve"> אף הסירוס, </w:t>
      </w:r>
      <w:r w:rsidRPr="00E233BF">
        <w:rPr>
          <w:rStyle w:val="afffff3"/>
          <w:spacing w:val="2"/>
          <w:rtl/>
        </w:rPr>
        <w:t>בן עזאי</w:t>
      </w:r>
      <w:r w:rsidR="00B947FA" w:rsidRPr="00E233BF">
        <w:rPr>
          <w:rStyle w:val="afffff3"/>
          <w:rFonts w:hint="cs"/>
          <w:spacing w:val="2"/>
          <w:rtl/>
        </w:rPr>
        <w:t>:</w:t>
      </w:r>
      <w:r w:rsidRPr="00E233BF">
        <w:rPr>
          <w:rStyle w:val="afffff3"/>
          <w:spacing w:val="2"/>
          <w:rtl/>
        </w:rPr>
        <w:t xml:space="preserve"> </w:t>
      </w:r>
      <w:r w:rsidRPr="00E233BF">
        <w:rPr>
          <w:rFonts w:ascii="Fb Fontext" w:hAnsi="Fb Fontext"/>
          <w:spacing w:val="2"/>
          <w:sz w:val="32"/>
          <w:rtl/>
        </w:rPr>
        <w:t>אף הלשון.</w:t>
      </w:r>
    </w:p>
    <w:p w14:paraId="03B0544C" w14:textId="77777777" w:rsidR="00C636C3" w:rsidRPr="00131640" w:rsidRDefault="00C636C3" w:rsidP="00C636C3">
      <w:pPr>
        <w:pStyle w:val="affffb"/>
        <w:rPr>
          <w:rtl/>
        </w:rPr>
        <w:pPrChange w:id="90066" w:author="קלוד" w:date="2026-10-08T12:07:40Z">
          <w:pPr>
            <w:pStyle w:val="affb"/>
          </w:pPr>
        </w:pPrChange>
      </w:pPr>
      <w:del w:id="90064" w:author="קלוד" w:date="2026-10-08T12:07:40Z">
        <w:r w:rsidRPr="00224C4C">
          <w:rPr>
            <w:rFonts w:hint="cs"/>
            <w:rtl/>
          </w:rPr>
          <w:delText xml:space="preserve">׹</w:delText>
        </w:r>
      </w:del>
      <w:ins w:id="90065" w:author="קלוד" w:date="2026-10-08T12:07:40Z">
        <w:r>
          <w:rPr>
            <w:color w:val="7B3F00"/>
          </w:rPr>
          <w:t xml:space="preserve">סירוס ולשון בחרות</w:t>
        </w:r>
      </w:ins>
    </w:p>
    <w:p w14:paraId="17066DCF" w14:textId="002ABE4A" w:rsidR="00A85AC8" w:rsidRPr="00E600D8" w:rsidRDefault="006E0774" w:rsidP="00B947E1">
      <w:pPr>
        <w:pStyle w:val="38"/>
        <w:framePr w:wrap="notBeside"/>
        <w:jc w:val="center"/>
        <w:rPr>
          <w:rtl/>
        </w:rPr>
      </w:pPr>
      <w:r w:rsidRPr="00E600D8">
        <w:rPr>
          <w:rtl/>
        </w:rPr>
        <w:t xml:space="preserve"> רבי אומר</w:t>
      </w:r>
      <w:r w:rsidR="00A85AC8" w:rsidRPr="00E600D8">
        <w:rPr>
          <w:rtl/>
        </w:rPr>
        <w:t>:</w:t>
      </w:r>
    </w:p>
    <w:p w14:paraId="431AD53F" w14:textId="27B2F24E" w:rsidR="006E0774" w:rsidRPr="00131640" w:rsidRDefault="006E0774" w:rsidP="00B947E1">
      <w:pPr>
        <w:rPr>
          <w:rtl/>
        </w:rPr>
      </w:pPr>
      <w:r w:rsidRPr="00224C4C">
        <w:rPr>
          <w:rFonts w:ascii="Fb Fontext" w:hAnsi="Fb Fontext"/>
          <w:rtl/>
        </w:rPr>
        <w:t xml:space="preserve">אף הסירוס, </w:t>
      </w:r>
      <w:r w:rsidRPr="00224C4C">
        <w:rPr>
          <w:rFonts w:ascii="Fb Fontext" w:hAnsi="Fb Fontext" w:hint="cs"/>
          <w:rtl/>
        </w:rPr>
        <w:t>לא דגיד דהיינו גוויה אלא בהכרח סירוס דביצים</w:t>
      </w:r>
    </w:p>
    <w:p w14:paraId="260FC013" w14:textId="6D53A24C" w:rsidR="00A85AC8" w:rsidRPr="00E600D8" w:rsidRDefault="006E0774" w:rsidP="00EE22F2">
      <w:pPr>
        <w:pStyle w:val="38"/>
        <w:framePr w:wrap="notBeside"/>
        <w:rPr>
          <w:rtl/>
        </w:rPr>
      </w:pPr>
      <w:r w:rsidRPr="00E600D8">
        <w:rPr>
          <w:rtl/>
        </w:rPr>
        <w:t>רבי אומר</w:t>
      </w:r>
      <w:r w:rsidR="00A85AC8" w:rsidRPr="00E600D8">
        <w:rPr>
          <w:rtl/>
        </w:rPr>
        <w:t>:</w:t>
      </w:r>
    </w:p>
    <w:p w14:paraId="7773B769" w14:textId="18D1073F" w:rsidR="006E0774" w:rsidRPr="00131640" w:rsidRDefault="006E0774" w:rsidP="006E0774">
      <w:pPr>
        <w:rPr>
          <w:rtl/>
        </w:rPr>
      </w:pPr>
      <w:r w:rsidRPr="00224C4C">
        <w:rPr>
          <w:rFonts w:ascii="Fb Fontext" w:hAnsi="Fb Fontext"/>
          <w:rtl/>
        </w:rPr>
        <w:t>אף הסירוס.</w:t>
      </w:r>
      <w:r w:rsidRPr="00224C4C">
        <w:rPr>
          <w:rFonts w:ascii="Fb Fontext" w:hAnsi="Fb Fontext" w:hint="cs"/>
          <w:rtl/>
        </w:rPr>
        <w:t xml:space="preserve"> ולא מיבעי לשון</w:t>
      </w:r>
    </w:p>
    <w:p w14:paraId="2D503C12" w14:textId="6CC99DB9" w:rsidR="006E0774" w:rsidRPr="00131640" w:rsidRDefault="006E0774" w:rsidP="00EE22F2">
      <w:pPr>
        <w:pStyle w:val="afffff4"/>
        <w:rPr>
          <w:rtl/>
        </w:rPr>
      </w:pPr>
      <w:r w:rsidRPr="00224C4C">
        <w:rPr>
          <w:rFonts w:hint="cs"/>
          <w:rtl/>
        </w:rPr>
        <w:t>[דאי לשון לא הרי מזה ונתזה הזאה על פיו לרבי</w:t>
      </w:r>
      <w:r w:rsidR="00EE22F2">
        <w:rPr>
          <w:rFonts w:hint="cs"/>
          <w:rtl/>
        </w:rPr>
        <w:t>:</w:t>
      </w:r>
      <w:r w:rsidRPr="00224C4C">
        <w:rPr>
          <w:rFonts w:hint="cs"/>
          <w:rtl/>
        </w:rPr>
        <w:t xml:space="preserve"> היזה</w:t>
      </w:r>
      <w:r w:rsidR="00EE22F2">
        <w:rPr>
          <w:rFonts w:hint="cs"/>
          <w:rtl/>
        </w:rPr>
        <w:t>,</w:t>
      </w:r>
      <w:r w:rsidRPr="00224C4C">
        <w:rPr>
          <w:rFonts w:hint="cs"/>
          <w:rtl/>
        </w:rPr>
        <w:t xml:space="preserve"> </w:t>
      </w:r>
      <w:r w:rsidRPr="00EE22F2">
        <w:rPr>
          <w:rStyle w:val="afffff3"/>
          <w:rFonts w:hint="cs"/>
          <w:rtl/>
        </w:rPr>
        <w:t>ולחכמים</w:t>
      </w:r>
      <w:r w:rsidR="00EE22F2">
        <w:rPr>
          <w:rStyle w:val="afffff3"/>
          <w:rFonts w:hint="cs"/>
          <w:rtl/>
        </w:rPr>
        <w:t>:</w:t>
      </w:r>
      <w:r w:rsidRPr="00224C4C">
        <w:rPr>
          <w:rFonts w:hint="cs"/>
          <w:rtl/>
        </w:rPr>
        <w:t xml:space="preserve"> לא היזה</w:t>
      </w:r>
    </w:p>
    <w:p w14:paraId="7A1D3B01" w14:textId="24B61F72" w:rsidR="006E0774" w:rsidRPr="00131640" w:rsidRDefault="006E0774" w:rsidP="00EE22F2">
      <w:pPr>
        <w:pStyle w:val="afffff4"/>
        <w:rPr>
          <w:rtl/>
        </w:rPr>
      </w:pPr>
      <w:r w:rsidRPr="00224C4C">
        <w:rPr>
          <w:rFonts w:hint="cs"/>
          <w:rtl/>
        </w:rPr>
        <w:t>וא</w:t>
      </w:r>
      <w:r w:rsidRPr="00224C4C">
        <w:rPr>
          <w:rtl/>
        </w:rPr>
        <w:t>"</w:t>
      </w:r>
      <w:r w:rsidRPr="00224C4C">
        <w:rPr>
          <w:rFonts w:hint="cs"/>
          <w:rtl/>
        </w:rPr>
        <w:t>ל דהיינו על שפתיו וקמ</w:t>
      </w:r>
      <w:r w:rsidRPr="00224C4C">
        <w:rPr>
          <w:rtl/>
        </w:rPr>
        <w:t>"</w:t>
      </w:r>
      <w:r w:rsidRPr="00224C4C">
        <w:rPr>
          <w:rFonts w:hint="cs"/>
          <w:rtl/>
        </w:rPr>
        <w:t>ל אע</w:t>
      </w:r>
      <w:r w:rsidRPr="00224C4C">
        <w:rPr>
          <w:rtl/>
        </w:rPr>
        <w:t>"</w:t>
      </w:r>
      <w:r w:rsidRPr="00224C4C">
        <w:rPr>
          <w:rFonts w:hint="cs"/>
          <w:rtl/>
        </w:rPr>
        <w:t>ג דפעמים שפתיו דבוקות</w:t>
      </w:r>
      <w:r w:rsidR="00EE22F2">
        <w:rPr>
          <w:rFonts w:hint="cs"/>
          <w:rtl/>
        </w:rPr>
        <w:t>,</w:t>
      </w:r>
    </w:p>
    <w:p w14:paraId="4E6D859B" w14:textId="566E15B8" w:rsidR="006E0774" w:rsidRPr="00E233BF" w:rsidRDefault="006E0774" w:rsidP="00EE22F2">
      <w:pPr>
        <w:pStyle w:val="afffff4"/>
        <w:rPr>
          <w:spacing w:val="2"/>
          <w:rtl/>
        </w:rPr>
      </w:pPr>
      <w:r w:rsidRPr="00E233BF">
        <w:rPr>
          <w:rFonts w:hint="cs"/>
          <w:spacing w:val="2"/>
          <w:rtl/>
        </w:rPr>
        <w:t xml:space="preserve">דלהדיא איתא על לשונו </w:t>
      </w:r>
      <w:r w:rsidRPr="00E233BF">
        <w:rPr>
          <w:rStyle w:val="afffff3"/>
          <w:rFonts w:hint="cs"/>
          <w:spacing w:val="2"/>
          <w:rtl/>
        </w:rPr>
        <w:t>ועוד תניא</w:t>
      </w:r>
      <w:r w:rsidRPr="00E233BF">
        <w:rPr>
          <w:rFonts w:hint="cs"/>
          <w:spacing w:val="2"/>
          <w:rtl/>
        </w:rPr>
        <w:t xml:space="preserve"> ו</w:t>
      </w:r>
      <w:r w:rsidRPr="00E233BF">
        <w:rPr>
          <w:spacing w:val="2"/>
          <w:rtl/>
        </w:rPr>
        <w:t xml:space="preserve">שניטל רוב הלשון, </w:t>
      </w:r>
      <w:r w:rsidRPr="00E233BF">
        <w:rPr>
          <w:rStyle w:val="afffff3"/>
          <w:rFonts w:hint="cs"/>
          <w:spacing w:val="2"/>
          <w:rtl/>
        </w:rPr>
        <w:t>ל</w:t>
      </w:r>
      <w:r w:rsidRPr="00E233BF">
        <w:rPr>
          <w:rStyle w:val="afffff3"/>
          <w:spacing w:val="2"/>
          <w:rtl/>
        </w:rPr>
        <w:t>רבי:</w:t>
      </w:r>
      <w:r w:rsidRPr="00E233BF">
        <w:rPr>
          <w:spacing w:val="2"/>
          <w:rtl/>
        </w:rPr>
        <w:t xml:space="preserve"> רוב המדבר שבלשונו</w:t>
      </w:r>
      <w:r w:rsidRPr="00E233BF">
        <w:rPr>
          <w:rFonts w:hint="cs"/>
          <w:spacing w:val="2"/>
          <w:rtl/>
        </w:rPr>
        <w:t>]</w:t>
      </w:r>
    </w:p>
    <w:p w14:paraId="1AEC7FEA" w14:textId="0553EF7E" w:rsidR="00A85AC8" w:rsidRPr="00E600D8" w:rsidRDefault="006E0774" w:rsidP="00901174">
      <w:pPr>
        <w:pStyle w:val="38"/>
        <w:framePr w:wrap="notBeside"/>
        <w:rPr>
          <w:rtl/>
        </w:rPr>
      </w:pPr>
      <w:r w:rsidRPr="00E600D8">
        <w:rPr>
          <w:rtl/>
        </w:rPr>
        <w:t>בן עזאי</w:t>
      </w:r>
      <w:r w:rsidR="00A85AC8" w:rsidRPr="00E600D8">
        <w:rPr>
          <w:rtl/>
        </w:rPr>
        <w:t>:</w:t>
      </w:r>
    </w:p>
    <w:p w14:paraId="5AAB690B" w14:textId="1A9D2DA3" w:rsidR="006E0774" w:rsidRPr="00131640" w:rsidRDefault="006E0774" w:rsidP="006E0774">
      <w:pPr>
        <w:rPr>
          <w:rtl/>
        </w:rPr>
      </w:pPr>
      <w:r w:rsidRPr="00224C4C">
        <w:rPr>
          <w:rFonts w:ascii="Fb Fontext" w:hAnsi="Fb Fontext" w:hint="cs"/>
          <w:sz w:val="32"/>
          <w:rtl/>
        </w:rPr>
        <w:t>אף ב</w:t>
      </w:r>
      <w:r w:rsidRPr="00224C4C">
        <w:rPr>
          <w:rFonts w:ascii="Fb Fontext" w:hAnsi="Fb Fontext"/>
          <w:sz w:val="32"/>
          <w:rtl/>
        </w:rPr>
        <w:t>לשון</w:t>
      </w:r>
      <w:r w:rsidRPr="00224C4C">
        <w:rPr>
          <w:rFonts w:ascii="Fb Fontext" w:hAnsi="Fb Fontext" w:hint="cs"/>
          <w:sz w:val="32"/>
          <w:rtl/>
        </w:rPr>
        <w:t xml:space="preserve"> יוצא אבל לא בס</w:t>
      </w:r>
      <w:r w:rsidRPr="00224C4C">
        <w:rPr>
          <w:rFonts w:ascii="Fb Fontext" w:hAnsi="Fb Fontext"/>
          <w:sz w:val="32"/>
          <w:rtl/>
        </w:rPr>
        <w:t>ירוס</w:t>
      </w:r>
    </w:p>
    <w:p w14:paraId="0D1FB2D5" w14:textId="77777777" w:rsidR="00A85AC8" w:rsidRPr="00E600D8" w:rsidRDefault="006E0774" w:rsidP="00901174">
      <w:pPr>
        <w:pStyle w:val="38"/>
        <w:framePr w:wrap="notBeside"/>
        <w:rPr>
          <w:rtl/>
        </w:rPr>
      </w:pPr>
      <w:r w:rsidRPr="00E600D8">
        <w:rPr>
          <w:rFonts w:hint="cs"/>
          <w:rtl/>
        </w:rPr>
        <w:t>והך</w:t>
      </w:r>
      <w:r w:rsidR="00A85AC8" w:rsidRPr="00E600D8">
        <w:rPr>
          <w:rtl/>
        </w:rPr>
        <w:t>:</w:t>
      </w:r>
    </w:p>
    <w:p w14:paraId="20DB6DB3" w14:textId="467EE4E3" w:rsidR="009469D7" w:rsidRDefault="006E0774" w:rsidP="006E0774">
      <w:pPr>
        <w:rPr>
          <w:rFonts w:ascii="Fb Fontext" w:hAnsi="Fb Fontext"/>
          <w:rtl/>
        </w:rPr>
      </w:pPr>
      <w:r w:rsidRPr="00224C4C">
        <w:rPr>
          <w:rFonts w:ascii="Fb Fontext" w:hAnsi="Fb Fontext" w:hint="cs"/>
          <w:rtl/>
        </w:rPr>
        <w:t>דלא הקדים לבן עזאי ברישא</w:t>
      </w:r>
      <w:r w:rsidR="00901174">
        <w:rPr>
          <w:rFonts w:ascii="Fb Fontext" w:hAnsi="Fb Fontext" w:hint="cs"/>
          <w:rtl/>
        </w:rPr>
        <w:t>,</w:t>
      </w:r>
    </w:p>
    <w:p w14:paraId="071825F7" w14:textId="7D670B75" w:rsidR="00A85AC8" w:rsidRPr="00E600D8" w:rsidRDefault="00E600D8" w:rsidP="00901174">
      <w:pPr>
        <w:pStyle w:val="38"/>
        <w:framePr w:wrap="notBeside"/>
        <w:rPr>
          <w:rtl/>
        </w:rPr>
      </w:pPr>
      <w:r w:rsidRPr="00E600D8">
        <w:rPr>
          <w:rFonts w:hint="cs"/>
          <w:rtl/>
        </w:rPr>
        <w:t>-</w:t>
      </w:r>
    </w:p>
    <w:p w14:paraId="7CE9ADC0" w14:textId="6A485508" w:rsidR="006E0774" w:rsidRPr="00E233BF" w:rsidRDefault="00D93037" w:rsidP="00E233BF">
      <w:pPr>
        <w:spacing w:after="120"/>
        <w:rPr>
          <w:spacing w:val="-2"/>
          <w:rtl/>
        </w:rPr>
      </w:pPr>
      <w:r w:rsidRPr="00E233BF">
        <w:rPr>
          <w:rFonts w:ascii="Fb Fontext" w:hAnsi="Fb Fontext" w:hint="cs"/>
          <w:spacing w:val="-2"/>
          <w:rtl/>
        </w:rPr>
        <w:t>ש</w:t>
      </w:r>
      <w:r w:rsidR="00901174" w:rsidRPr="00E233BF">
        <w:rPr>
          <w:rFonts w:ascii="Fb Fontext" w:hAnsi="Fb Fontext" w:hint="cs"/>
          <w:spacing w:val="-2"/>
          <w:rtl/>
        </w:rPr>
        <w:t>ה</w:t>
      </w:r>
      <w:r w:rsidR="006E0774" w:rsidRPr="00E233BF">
        <w:rPr>
          <w:rFonts w:ascii="Fb Fontext" w:hAnsi="Fb Fontext"/>
          <w:spacing w:val="-2"/>
          <w:rtl/>
        </w:rPr>
        <w:t xml:space="preserve">תנא שמעה </w:t>
      </w:r>
      <w:r w:rsidR="006E0774" w:rsidRPr="00E233BF">
        <w:rPr>
          <w:rStyle w:val="afffff3"/>
          <w:spacing w:val="-2"/>
          <w:rtl/>
        </w:rPr>
        <w:t xml:space="preserve">לרבי </w:t>
      </w:r>
      <w:r w:rsidR="006E0774" w:rsidRPr="00E233BF">
        <w:rPr>
          <w:rFonts w:ascii="Fb Fontext" w:hAnsi="Fb Fontext"/>
          <w:spacing w:val="-2"/>
          <w:rtl/>
        </w:rPr>
        <w:t xml:space="preserve">וקבעה, ושמעה </w:t>
      </w:r>
      <w:r w:rsidR="006E0774" w:rsidRPr="00E233BF">
        <w:rPr>
          <w:rStyle w:val="afffff3"/>
          <w:spacing w:val="-2"/>
          <w:rtl/>
        </w:rPr>
        <w:t>ל</w:t>
      </w:r>
      <w:r w:rsidR="006E0774" w:rsidRPr="00E233BF">
        <w:rPr>
          <w:rStyle w:val="afffff3"/>
          <w:rFonts w:hint="cs"/>
          <w:spacing w:val="-2"/>
          <w:rtl/>
        </w:rPr>
        <w:t>ב</w:t>
      </w:r>
      <w:r w:rsidR="006E0774" w:rsidRPr="00E233BF">
        <w:rPr>
          <w:rStyle w:val="afffff3"/>
          <w:spacing w:val="-2"/>
          <w:rtl/>
        </w:rPr>
        <w:t>"</w:t>
      </w:r>
      <w:r w:rsidR="006E0774" w:rsidRPr="00E233BF">
        <w:rPr>
          <w:rStyle w:val="afffff3"/>
          <w:rFonts w:hint="cs"/>
          <w:spacing w:val="-2"/>
          <w:rtl/>
        </w:rPr>
        <w:t>ע</w:t>
      </w:r>
      <w:r w:rsidR="006E0774" w:rsidRPr="00E233BF">
        <w:rPr>
          <w:rFonts w:ascii="Fb Fontext" w:hAnsi="Fb Fontext"/>
          <w:spacing w:val="-2"/>
          <w:rtl/>
        </w:rPr>
        <w:t xml:space="preserve"> ותני, ומשנה לא זזה ממקומה.</w:t>
      </w:r>
    </w:p>
    <w:p w14:paraId="07140011" w14:textId="1ED03C5D" w:rsidR="00A85AC8" w:rsidRPr="00E600D8" w:rsidRDefault="006E0774" w:rsidP="00D93037">
      <w:pPr>
        <w:pStyle w:val="38"/>
        <w:framePr w:wrap="notBeside"/>
        <w:rPr>
          <w:rtl/>
        </w:rPr>
      </w:pPr>
      <w:r w:rsidRPr="00E600D8">
        <w:rPr>
          <w:rtl/>
        </w:rPr>
        <w:t>• עולא</w:t>
      </w:r>
      <w:r w:rsidR="00A85AC8" w:rsidRPr="00E600D8">
        <w:rPr>
          <w:rtl/>
        </w:rPr>
        <w:t>:</w:t>
      </w:r>
    </w:p>
    <w:p w14:paraId="2BBB8807" w14:textId="67FD9A44" w:rsidR="006E0774" w:rsidRPr="00131640" w:rsidRDefault="006E0774" w:rsidP="006E0774">
      <w:pPr>
        <w:rPr>
          <w:rtl/>
        </w:rPr>
      </w:pPr>
      <w:r w:rsidRPr="00210DF6">
        <w:rPr>
          <w:rFonts w:ascii="Fb Fontext" w:hAnsi="Fb Fontext" w:cs="BA TM • Vilna Extra-Bold"/>
          <w:rtl/>
        </w:rPr>
        <w:t>הכל מודים</w:t>
      </w:r>
      <w:r w:rsidRPr="00224C4C">
        <w:rPr>
          <w:rFonts w:ascii="Fb Fontext" w:hAnsi="Fb Fontext"/>
          <w:rtl/>
        </w:rPr>
        <w:t xml:space="preserve"> בלשון לענין טומאה דגלוי הוא אצל השרץ,</w:t>
      </w:r>
      <w:r w:rsidRPr="00224C4C">
        <w:rPr>
          <w:rFonts w:ascii="Fb Fontext" w:hAnsi="Fb Fontext" w:hint="cs"/>
          <w:rtl/>
        </w:rPr>
        <w:t xml:space="preserve"> </w:t>
      </w:r>
      <w:r w:rsidRPr="00224C4C">
        <w:rPr>
          <w:rStyle w:val="affffa"/>
          <w:rFonts w:hint="cs"/>
          <w:rtl/>
        </w:rPr>
        <w:t>ד'</w:t>
      </w:r>
      <w:r w:rsidRPr="00224C4C">
        <w:rPr>
          <w:rStyle w:val="affffa"/>
          <w:rtl/>
        </w:rPr>
        <w:t>אשר יגע בו</w:t>
      </w:r>
      <w:r w:rsidRPr="00224C4C">
        <w:rPr>
          <w:rStyle w:val="affffa"/>
          <w:rFonts w:hint="cs"/>
          <w:rtl/>
        </w:rPr>
        <w:t>'</w:t>
      </w:r>
      <w:r w:rsidRPr="00224C4C">
        <w:rPr>
          <w:rStyle w:val="affffa"/>
          <w:rtl/>
        </w:rPr>
        <w:t>,</w:t>
      </w:r>
      <w:r w:rsidRPr="00224C4C">
        <w:rPr>
          <w:rFonts w:ascii="Fb Fontext" w:hAnsi="Fb Fontext"/>
          <w:rtl/>
        </w:rPr>
        <w:t xml:space="preserve"> והאי </w:t>
      </w:r>
      <w:r w:rsidR="00B35B36">
        <w:rPr>
          <w:rFonts w:ascii="Fb Fontext" w:hAnsi="Fb Fontext"/>
          <w:rtl/>
        </w:rPr>
        <w:t>גם</w:t>
      </w:r>
      <w:r w:rsidRPr="00224C4C">
        <w:rPr>
          <w:rFonts w:ascii="Fb Fontext" w:hAnsi="Fb Fontext"/>
          <w:rtl/>
        </w:rPr>
        <w:t xml:space="preserve"> בר נגיעה הוא.</w:t>
      </w:r>
    </w:p>
    <w:p w14:paraId="545E2FF6" w14:textId="77777777" w:rsidR="006E0774" w:rsidRPr="00131640" w:rsidRDefault="006E0774" w:rsidP="006E0774">
      <w:pPr>
        <w:rPr>
          <w:rtl/>
        </w:rPr>
      </w:pPr>
      <w:r w:rsidRPr="00224C4C">
        <w:rPr>
          <w:rFonts w:ascii="Fb Fontext" w:hAnsi="Fb Fontext"/>
          <w:sz w:val="32"/>
          <w:rtl/>
        </w:rPr>
        <w:t xml:space="preserve">לענין טבילה - כטמון דמי, </w:t>
      </w:r>
      <w:r w:rsidRPr="00224C4C">
        <w:rPr>
          <w:rStyle w:val="affffa"/>
          <w:rFonts w:hint="cs"/>
          <w:rtl/>
        </w:rPr>
        <w:t>ד'</w:t>
      </w:r>
      <w:r w:rsidRPr="00224C4C">
        <w:rPr>
          <w:rStyle w:val="affffa"/>
          <w:rtl/>
        </w:rPr>
        <w:t>ורחץ בשרו במים</w:t>
      </w:r>
      <w:r w:rsidRPr="00224C4C">
        <w:rPr>
          <w:rStyle w:val="affffa"/>
          <w:rFonts w:hint="cs"/>
          <w:rtl/>
        </w:rPr>
        <w:t>'</w:t>
      </w:r>
      <w:r w:rsidRPr="00224C4C">
        <w:rPr>
          <w:rStyle w:val="affffa"/>
          <w:rtl/>
        </w:rPr>
        <w:t>,</w:t>
      </w:r>
      <w:r w:rsidRPr="00224C4C">
        <w:rPr>
          <w:rFonts w:ascii="Fb Fontext" w:hAnsi="Fb Fontext"/>
          <w:sz w:val="32"/>
          <w:rtl/>
        </w:rPr>
        <w:t xml:space="preserve"> מה בשרו מ</w:t>
      </w:r>
      <w:r w:rsidRPr="00224C4C">
        <w:rPr>
          <w:rFonts w:ascii="Fb Fontext" w:hAnsi="Fb Fontext" w:hint="cs"/>
          <w:sz w:val="32"/>
          <w:rtl/>
        </w:rPr>
        <w:t>בחוץ</w:t>
      </w:r>
      <w:r w:rsidRPr="00224C4C">
        <w:rPr>
          <w:rFonts w:ascii="Fb Fontext" w:hAnsi="Fb Fontext"/>
          <w:sz w:val="32"/>
          <w:rtl/>
        </w:rPr>
        <w:t xml:space="preserve"> אף כל מ</w:t>
      </w:r>
      <w:r w:rsidRPr="00224C4C">
        <w:rPr>
          <w:rFonts w:ascii="Fb Fontext" w:hAnsi="Fb Fontext" w:hint="cs"/>
          <w:sz w:val="32"/>
          <w:rtl/>
        </w:rPr>
        <w:t>בחוץ</w:t>
      </w:r>
      <w:r w:rsidRPr="00224C4C">
        <w:rPr>
          <w:rFonts w:ascii="Fb Fontext" w:hAnsi="Fb Fontext"/>
          <w:sz w:val="32"/>
          <w:rtl/>
        </w:rPr>
        <w:t>,</w:t>
      </w:r>
    </w:p>
    <w:p w14:paraId="08A8F386" w14:textId="77777777" w:rsidR="00A85AC8" w:rsidRPr="00E600D8" w:rsidRDefault="006E0774" w:rsidP="00D93037">
      <w:pPr>
        <w:pStyle w:val="38"/>
        <w:framePr w:wrap="notBeside"/>
        <w:rPr>
          <w:rtl/>
        </w:rPr>
      </w:pPr>
      <w:r w:rsidRPr="00E600D8">
        <w:rPr>
          <w:rtl/>
        </w:rPr>
        <w:t>לא נחלקו</w:t>
      </w:r>
      <w:r w:rsidR="00A85AC8" w:rsidRPr="00E600D8">
        <w:rPr>
          <w:rtl/>
        </w:rPr>
        <w:t>:</w:t>
      </w:r>
    </w:p>
    <w:p w14:paraId="3C62CBC8" w14:textId="5C717BD8" w:rsidR="006E0774" w:rsidRPr="00131640" w:rsidRDefault="006E0774" w:rsidP="00547BB4">
      <w:pPr>
        <w:spacing w:after="120"/>
        <w:rPr>
          <w:rtl/>
        </w:rPr>
      </w:pPr>
      <w:r w:rsidRPr="00224C4C">
        <w:rPr>
          <w:rFonts w:ascii="Fb Fontext" w:hAnsi="Fb Fontext"/>
          <w:rtl/>
        </w:rPr>
        <w:t xml:space="preserve">אלא לענין הזאה, </w:t>
      </w:r>
      <w:r w:rsidRPr="00D93037">
        <w:rPr>
          <w:rStyle w:val="afffff3"/>
          <w:rtl/>
        </w:rPr>
        <w:t xml:space="preserve">רבי </w:t>
      </w:r>
      <w:r w:rsidRPr="00224C4C">
        <w:rPr>
          <w:rFonts w:ascii="Fb Fontext" w:hAnsi="Fb Fontext"/>
          <w:rtl/>
        </w:rPr>
        <w:t xml:space="preserve">מדמי לטומאה, </w:t>
      </w:r>
      <w:r w:rsidRPr="00D93037">
        <w:rPr>
          <w:rStyle w:val="afffff3"/>
          <w:rtl/>
        </w:rPr>
        <w:t>ורבנן</w:t>
      </w:r>
      <w:r w:rsidRPr="00224C4C">
        <w:rPr>
          <w:rFonts w:ascii="Fb Fontext" w:hAnsi="Fb Fontext"/>
          <w:rtl/>
        </w:rPr>
        <w:t xml:space="preserve"> מדמו לטבילה,</w:t>
      </w:r>
    </w:p>
    <w:p w14:paraId="59131057" w14:textId="77777777" w:rsidR="00A85AC8" w:rsidRPr="00E600D8" w:rsidRDefault="006E0774" w:rsidP="00D93037">
      <w:pPr>
        <w:pStyle w:val="38"/>
        <w:framePr w:wrap="notBeside"/>
        <w:rPr>
          <w:rtl/>
        </w:rPr>
      </w:pPr>
      <w:r w:rsidRPr="00E600D8">
        <w:rPr>
          <w:rFonts w:hint="cs"/>
          <w:rtl/>
        </w:rPr>
        <w:t>ו</w:t>
      </w:r>
      <w:r w:rsidR="00D93037" w:rsidRPr="00E600D8">
        <w:rPr>
          <w:rFonts w:hint="cs"/>
          <w:rtl/>
        </w:rPr>
        <w:t>חלקו</w:t>
      </w:r>
      <w:r w:rsidR="00A85AC8" w:rsidRPr="00E600D8">
        <w:rPr>
          <w:rtl/>
        </w:rPr>
        <w:t>:</w:t>
      </w:r>
    </w:p>
    <w:p w14:paraId="3C07599F" w14:textId="69E38931" w:rsidR="009469D7" w:rsidRDefault="00D93037" w:rsidP="00D93037">
      <w:pPr>
        <w:rPr>
          <w:rStyle w:val="affffa"/>
          <w:rtl/>
        </w:rPr>
      </w:pPr>
      <w:r>
        <w:rPr>
          <w:rFonts w:ascii="Fb Fontext" w:hAnsi="Fb Fontext" w:hint="cs"/>
          <w:rtl/>
        </w:rPr>
        <w:t>ב</w:t>
      </w:r>
      <w:r w:rsidR="006E0774" w:rsidRPr="00224C4C">
        <w:rPr>
          <w:rStyle w:val="affffa"/>
          <w:rFonts w:hint="cs"/>
          <w:rtl/>
        </w:rPr>
        <w:t>'</w:t>
      </w:r>
      <w:r w:rsidR="006E0774" w:rsidRPr="00224C4C">
        <w:rPr>
          <w:rStyle w:val="affffa"/>
          <w:rtl/>
        </w:rPr>
        <w:t>והזה הטהור על הטמא וגו'</w:t>
      </w:r>
    </w:p>
    <w:p w14:paraId="620C3627" w14:textId="193A22BB" w:rsidR="00A85AC8" w:rsidRPr="00E600D8" w:rsidRDefault="006E0774" w:rsidP="00D93037">
      <w:pPr>
        <w:pStyle w:val="38"/>
        <w:framePr w:wrap="notBeside"/>
        <w:rPr>
          <w:rtl/>
        </w:rPr>
      </w:pPr>
      <w:r w:rsidRPr="00E600D8">
        <w:rPr>
          <w:rFonts w:hint="cs"/>
          <w:rtl/>
        </w:rPr>
        <w:t>לרבי</w:t>
      </w:r>
      <w:r w:rsidR="00A85AC8" w:rsidRPr="00E600D8">
        <w:rPr>
          <w:rFonts w:hint="cs"/>
          <w:rtl/>
        </w:rPr>
        <w:t>:</w:t>
      </w:r>
    </w:p>
    <w:p w14:paraId="21002131" w14:textId="48A7A25A" w:rsidR="006E0774" w:rsidRPr="00131640" w:rsidRDefault="006E0774" w:rsidP="00D93037">
      <w:pPr>
        <w:rPr>
          <w:rtl/>
        </w:rPr>
      </w:pPr>
      <w:r w:rsidRPr="00224C4C">
        <w:rPr>
          <w:rFonts w:ascii="Fb Fontext" w:hAnsi="Fb Fontext" w:hint="cs"/>
          <w:sz w:val="32"/>
          <w:rtl/>
        </w:rPr>
        <w:t xml:space="preserve">ולא ילפי מטבילה </w:t>
      </w:r>
      <w:r w:rsidRPr="00224C4C">
        <w:rPr>
          <w:rStyle w:val="affffa"/>
          <w:rFonts w:hint="cs"/>
          <w:rtl/>
        </w:rPr>
        <w:t xml:space="preserve">ד'כבס בגדיו' </w:t>
      </w:r>
      <w:r w:rsidRPr="00224C4C">
        <w:rPr>
          <w:rFonts w:ascii="Fb Fontext" w:hAnsi="Fb Fontext" w:hint="cs"/>
          <w:sz w:val="32"/>
          <w:rtl/>
        </w:rPr>
        <w:t>הפסיק הענין</w:t>
      </w:r>
    </w:p>
    <w:p w14:paraId="328E2639" w14:textId="2D9FD748" w:rsidR="00A85AC8" w:rsidRPr="00E600D8" w:rsidRDefault="006E0774" w:rsidP="00D93037">
      <w:pPr>
        <w:pStyle w:val="38"/>
        <w:framePr w:wrap="notBeside"/>
        <w:rPr>
          <w:rtl/>
        </w:rPr>
      </w:pPr>
      <w:r w:rsidRPr="00E600D8">
        <w:rPr>
          <w:rFonts w:hint="cs"/>
          <w:rtl/>
        </w:rPr>
        <w:t>ול</w:t>
      </w:r>
      <w:r w:rsidRPr="00E600D8">
        <w:rPr>
          <w:rtl/>
        </w:rPr>
        <w:t>רבנן</w:t>
      </w:r>
      <w:r w:rsidR="00A85AC8" w:rsidRPr="00E600D8">
        <w:rPr>
          <w:rtl/>
        </w:rPr>
        <w:t>:</w:t>
      </w:r>
    </w:p>
    <w:p w14:paraId="2BFD61AC" w14:textId="2A9BB57C" w:rsidR="009469D7" w:rsidRDefault="006E0774" w:rsidP="006E0774">
      <w:pPr>
        <w:rPr>
          <w:rFonts w:ascii="Fb Fontext" w:hAnsi="Fb Fontext"/>
          <w:rtl/>
        </w:rPr>
      </w:pPr>
      <w:r w:rsidRPr="00D93037">
        <w:rPr>
          <w:rStyle w:val="affffa"/>
          <w:rFonts w:hint="cs"/>
          <w:rtl/>
        </w:rPr>
        <w:t>'</w:t>
      </w:r>
      <w:r w:rsidRPr="00D93037">
        <w:rPr>
          <w:rStyle w:val="affffa"/>
          <w:rtl/>
        </w:rPr>
        <w:t>וחטאו ביום השביעי וכבס בגדיו ורחץ במים</w:t>
      </w:r>
      <w:r w:rsidRPr="00D93037">
        <w:rPr>
          <w:rStyle w:val="affffa"/>
          <w:rFonts w:hint="cs"/>
          <w:rtl/>
        </w:rPr>
        <w:t>'</w:t>
      </w:r>
      <w:r w:rsidRPr="00D93037">
        <w:rPr>
          <w:rStyle w:val="affffa"/>
          <w:rtl/>
        </w:rPr>
        <w:t>.</w:t>
      </w:r>
    </w:p>
    <w:p w14:paraId="1D062AE5" w14:textId="673D0BDF" w:rsidR="006E0774" w:rsidRPr="00131640" w:rsidRDefault="006E0774" w:rsidP="006E0774">
      <w:pPr>
        <w:rPr>
          <w:rtl/>
        </w:rPr>
      </w:pPr>
      <w:r w:rsidRPr="00224C4C">
        <w:rPr>
          <w:rFonts w:ascii="Fb Fontext" w:hAnsi="Fb Fontext" w:hint="cs"/>
          <w:rtl/>
        </w:rPr>
        <w:t>ולא מדמי' לטומאה דטהרה מטהרה ילפי</w:t>
      </w:r>
    </w:p>
    <w:p w14:paraId="6F0563AB" w14:textId="77777777" w:rsidR="00A85AC8" w:rsidRPr="00E600D8" w:rsidRDefault="006E0774" w:rsidP="00D93037">
      <w:pPr>
        <w:pStyle w:val="38"/>
        <w:framePr w:wrap="notBeside"/>
        <w:rPr>
          <w:rtl/>
        </w:rPr>
      </w:pPr>
      <w:r w:rsidRPr="00E600D8">
        <w:rPr>
          <w:rFonts w:hint="cs"/>
          <w:rtl/>
        </w:rPr>
        <w:t>והא</w:t>
      </w:r>
      <w:r w:rsidR="00A85AC8" w:rsidRPr="00E600D8">
        <w:rPr>
          <w:rtl/>
        </w:rPr>
        <w:t>:</w:t>
      </w:r>
    </w:p>
    <w:p w14:paraId="10A861B8" w14:textId="19731550"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מעשה בשפחה של בית רבי, שטבלה ועלתה ונמצא עצם בין שיניה, והצריכה רבי טבילה אחרת!</w:t>
      </w:r>
    </w:p>
    <w:p w14:paraId="11C5FDA9" w14:textId="3BE33796" w:rsidR="00A85AC8" w:rsidRPr="00E600D8" w:rsidRDefault="00E600D8" w:rsidP="00585574">
      <w:pPr>
        <w:pStyle w:val="38"/>
        <w:framePr w:wrap="notBeside"/>
        <w:rPr>
          <w:rtl/>
        </w:rPr>
      </w:pPr>
      <w:r w:rsidRPr="00E600D8">
        <w:rPr>
          <w:rFonts w:hint="cs"/>
          <w:rtl/>
        </w:rPr>
        <w:t>-</w:t>
      </w:r>
    </w:p>
    <w:p w14:paraId="26C9A410" w14:textId="73DD745D" w:rsidR="009469D7" w:rsidRDefault="00585574" w:rsidP="006E0774">
      <w:pPr>
        <w:rPr>
          <w:rtl/>
        </w:rPr>
      </w:pPr>
      <w:r>
        <w:rPr>
          <w:rFonts w:hint="cs"/>
          <w:rtl/>
        </w:rPr>
        <w:t>נ</w:t>
      </w:r>
      <w:r w:rsidR="006E0774" w:rsidRPr="00224C4C">
        <w:rPr>
          <w:rtl/>
        </w:rPr>
        <w:t xml:space="preserve">הי דביאת מים לא בעינן, מקום </w:t>
      </w:r>
      <w:r w:rsidR="006E0774" w:rsidRPr="00210DF6">
        <w:rPr>
          <w:rStyle w:val="afffa"/>
          <w:rFonts w:cs="BA TM • Vilna Extra-Bold"/>
          <w:bCs w:val="0"/>
          <w:rtl/>
        </w:rPr>
        <w:t>הראוי</w:t>
      </w:r>
      <w:r w:rsidR="006E0774" w:rsidRPr="00224C4C">
        <w:rPr>
          <w:rtl/>
        </w:rPr>
        <w:t xml:space="preserve"> לבוא בו מים בעינן.</w:t>
      </w:r>
    </w:p>
    <w:p w14:paraId="26B9911C" w14:textId="2705DBB0" w:rsidR="006E0774" w:rsidRPr="00131640" w:rsidRDefault="006E0774" w:rsidP="006E0774">
      <w:pPr>
        <w:rPr>
          <w:rtl/>
        </w:rPr>
      </w:pPr>
      <w:r w:rsidRPr="00224C4C">
        <w:rPr>
          <w:rFonts w:hint="cs"/>
          <w:rtl/>
        </w:rPr>
        <w:t>אבל לענין טבילה כטמון דמי.</w:t>
      </w:r>
    </w:p>
    <w:p w14:paraId="5747077D" w14:textId="4A1CFE96" w:rsidR="00A85AC8" w:rsidRPr="00E600D8" w:rsidRDefault="006E0774" w:rsidP="00585574">
      <w:pPr>
        <w:pStyle w:val="38"/>
        <w:framePr w:wrap="notBeside"/>
        <w:rPr>
          <w:rtl/>
        </w:rPr>
      </w:pPr>
      <w:r w:rsidRPr="00E600D8">
        <w:rPr>
          <w:rtl/>
        </w:rPr>
        <w:t>כר"</w:t>
      </w:r>
      <w:r w:rsidRPr="00E600D8">
        <w:rPr>
          <w:rFonts w:hint="cs"/>
          <w:rtl/>
        </w:rPr>
        <w:t>ז</w:t>
      </w:r>
      <w:r w:rsidR="00A85AC8" w:rsidRPr="00E600D8">
        <w:rPr>
          <w:rtl/>
        </w:rPr>
        <w:t>:</w:t>
      </w:r>
    </w:p>
    <w:p w14:paraId="38009AAA" w14:textId="5BA15502" w:rsidR="006E0774" w:rsidRPr="00131640" w:rsidRDefault="006E0774" w:rsidP="006E0774">
      <w:pPr>
        <w:rPr>
          <w:rtl/>
        </w:rPr>
      </w:pPr>
      <w:r w:rsidRPr="00224C4C">
        <w:rPr>
          <w:rFonts w:ascii="Fb Fontext" w:hAnsi="Fb Fontext"/>
          <w:rtl/>
        </w:rPr>
        <w:t>כל הראוי לבילה אין בילה מעכבת בו, ושאי</w:t>
      </w:r>
      <w:r w:rsidR="00585574">
        <w:rPr>
          <w:rFonts w:ascii="Fb Fontext" w:hAnsi="Fb Fontext" w:hint="cs"/>
          <w:rtl/>
        </w:rPr>
        <w:t>ן</w:t>
      </w:r>
      <w:r w:rsidRPr="00224C4C">
        <w:rPr>
          <w:rFonts w:ascii="Fb Fontext" w:hAnsi="Fb Fontext"/>
          <w:rtl/>
        </w:rPr>
        <w:t xml:space="preserve"> ראוי לבילה בילה מעכבת בו.</w:t>
      </w:r>
    </w:p>
    <w:p w14:paraId="415BFBB5" w14:textId="5076D7A0" w:rsidR="00A85AC8" w:rsidRPr="00E600D8" w:rsidRDefault="006E0774" w:rsidP="00585574">
      <w:pPr>
        <w:pStyle w:val="38"/>
        <w:framePr w:wrap="notBeside"/>
        <w:rPr>
          <w:rtl/>
        </w:rPr>
      </w:pPr>
      <w:r w:rsidRPr="00E600D8">
        <w:rPr>
          <w:rtl/>
        </w:rPr>
        <w:t>כתנאי</w:t>
      </w:r>
      <w:r w:rsidR="00A85AC8" w:rsidRPr="00E600D8">
        <w:rPr>
          <w:rtl/>
        </w:rPr>
        <w:t>:</w:t>
      </w:r>
    </w:p>
    <w:p w14:paraId="1F435D46" w14:textId="0DB0593C" w:rsidR="009469D7" w:rsidRDefault="006E0774" w:rsidP="006E0774">
      <w:pPr>
        <w:rPr>
          <w:rFonts w:ascii="Fb Fontext" w:hAnsi="Fb Fontext"/>
          <w:sz w:val="32"/>
          <w:rtl/>
        </w:rPr>
      </w:pPr>
      <w:r w:rsidRPr="00585574">
        <w:rPr>
          <w:rStyle w:val="affffa"/>
          <w:rtl/>
        </w:rPr>
        <w:t>ומעוך וכתות ונתוק וכרות</w:t>
      </w:r>
    </w:p>
    <w:p w14:paraId="58250448" w14:textId="77777777" w:rsidR="00A85AC8" w:rsidRPr="00E600D8" w:rsidRDefault="006E0774" w:rsidP="003B29FE">
      <w:pPr>
        <w:pStyle w:val="38"/>
        <w:framePr w:wrap="notBeside"/>
        <w:rPr>
          <w:rtl/>
        </w:rPr>
      </w:pPr>
      <w:r w:rsidRPr="00E600D8">
        <w:rPr>
          <w:rFonts w:hint="cs"/>
          <w:rtl/>
        </w:rPr>
        <w:t>לר</w:t>
      </w:r>
      <w:r w:rsidRPr="00E600D8">
        <w:rPr>
          <w:rtl/>
        </w:rPr>
        <w:t>"</w:t>
      </w:r>
      <w:r w:rsidRPr="00E600D8">
        <w:rPr>
          <w:rFonts w:hint="cs"/>
          <w:rtl/>
        </w:rPr>
        <w:t>י</w:t>
      </w:r>
      <w:r w:rsidR="00A85AC8" w:rsidRPr="00E600D8">
        <w:rPr>
          <w:rtl/>
        </w:rPr>
        <w:t>:</w:t>
      </w:r>
    </w:p>
    <w:p w14:paraId="79D48182" w14:textId="2489DE61" w:rsidR="006E0774" w:rsidRPr="00131640" w:rsidRDefault="006E0774" w:rsidP="00585574">
      <w:pPr>
        <w:rPr>
          <w:rtl/>
        </w:rPr>
      </w:pPr>
      <w:r w:rsidRPr="00224C4C">
        <w:rPr>
          <w:rFonts w:ascii="Fb Fontext" w:hAnsi="Fb Fontext"/>
          <w:sz w:val="32"/>
          <w:rtl/>
        </w:rPr>
        <w:t xml:space="preserve">כולן </w:t>
      </w:r>
      <w:r w:rsidRPr="00210DF6">
        <w:rPr>
          <w:rStyle w:val="afffa"/>
          <w:rFonts w:ascii="Fb Fontext" w:hAnsi="Fb Fontext" w:cs="BA TM • Vilna Extra-Bold" w:hint="cs"/>
          <w:bCs w:val="0"/>
          <w:rtl/>
        </w:rPr>
        <w:t>אף</w:t>
      </w:r>
      <w:r w:rsidRPr="00224C4C">
        <w:rPr>
          <w:rFonts w:ascii="Fb Fontext" w:hAnsi="Fb Fontext" w:hint="cs"/>
          <w:sz w:val="32"/>
          <w:rtl/>
        </w:rPr>
        <w:t xml:space="preserve"> </w:t>
      </w:r>
      <w:r w:rsidRPr="00224C4C">
        <w:rPr>
          <w:rFonts w:ascii="Fb Fontext" w:hAnsi="Fb Fontext"/>
          <w:sz w:val="32"/>
          <w:rtl/>
        </w:rPr>
        <w:t>בביצים,</w:t>
      </w:r>
      <w:r w:rsidR="00585574">
        <w:rPr>
          <w:rFonts w:ascii="Fb Fontext" w:hAnsi="Fb Fontext" w:hint="cs"/>
          <w:sz w:val="32"/>
          <w:rtl/>
        </w:rPr>
        <w:t xml:space="preserve"> </w:t>
      </w:r>
      <w:r w:rsidRPr="003B29FE">
        <w:rPr>
          <w:rStyle w:val="afffff3"/>
          <w:rFonts w:hint="cs"/>
          <w:rtl/>
        </w:rPr>
        <w:t>ראב</w:t>
      </w:r>
      <w:r w:rsidRPr="003B29FE">
        <w:rPr>
          <w:rStyle w:val="afffff3"/>
          <w:rtl/>
        </w:rPr>
        <w:t>"</w:t>
      </w:r>
      <w:r w:rsidRPr="003B29FE">
        <w:rPr>
          <w:rStyle w:val="afffff3"/>
          <w:rFonts w:hint="cs"/>
          <w:rtl/>
        </w:rPr>
        <w:t>י</w:t>
      </w:r>
      <w:r w:rsidRPr="003B29FE">
        <w:rPr>
          <w:rStyle w:val="afffff3"/>
          <w:rtl/>
        </w:rPr>
        <w:t xml:space="preserve">: </w:t>
      </w:r>
      <w:r w:rsidRPr="00224C4C">
        <w:rPr>
          <w:rFonts w:ascii="Fb Fontext" w:hAnsi="Fb Fontext"/>
          <w:sz w:val="32"/>
          <w:rtl/>
        </w:rPr>
        <w:t>כולם בגיד</w:t>
      </w:r>
      <w:r w:rsidRPr="00224C4C">
        <w:rPr>
          <w:rFonts w:ascii="Fb Fontext" w:hAnsi="Fb Fontext" w:hint="cs"/>
          <w:sz w:val="32"/>
          <w:rtl/>
        </w:rPr>
        <w:t>.</w:t>
      </w:r>
    </w:p>
    <w:p w14:paraId="6181EC69" w14:textId="453E4540" w:rsidR="00A85AC8" w:rsidRPr="00E600D8" w:rsidRDefault="006E0774" w:rsidP="003B29FE">
      <w:pPr>
        <w:pStyle w:val="38"/>
        <w:framePr w:wrap="notBeside"/>
        <w:rPr>
          <w:rtl/>
        </w:rPr>
      </w:pPr>
      <w:r w:rsidRPr="00E600D8">
        <w:rPr>
          <w:rtl/>
        </w:rPr>
        <w:t>רבי יוסי</w:t>
      </w:r>
      <w:r w:rsidR="00A85AC8" w:rsidRPr="00E600D8">
        <w:rPr>
          <w:rtl/>
        </w:rPr>
        <w:t>:</w:t>
      </w:r>
    </w:p>
    <w:p w14:paraId="68794E89" w14:textId="1665FC04" w:rsidR="006E0774" w:rsidRPr="00131640" w:rsidRDefault="006E0774" w:rsidP="006E0774">
      <w:pPr>
        <w:rPr>
          <w:rtl/>
        </w:rPr>
      </w:pPr>
      <w:r w:rsidRPr="003B29FE">
        <w:rPr>
          <w:rStyle w:val="affffa"/>
          <w:rtl/>
        </w:rPr>
        <w:t>מעוך וכתות</w:t>
      </w:r>
      <w:r w:rsidRPr="00224C4C">
        <w:rPr>
          <w:rFonts w:ascii="Fb Fontext" w:hAnsi="Fb Fontext"/>
          <w:sz w:val="32"/>
          <w:rtl/>
        </w:rPr>
        <w:t xml:space="preserve"> - אף בביצים, </w:t>
      </w:r>
      <w:r w:rsidRPr="003B29FE">
        <w:rPr>
          <w:rStyle w:val="affffa"/>
          <w:rtl/>
        </w:rPr>
        <w:t>נתוק וכרות</w:t>
      </w:r>
      <w:r w:rsidRPr="00224C4C">
        <w:rPr>
          <w:rFonts w:ascii="Fb Fontext" w:hAnsi="Fb Fontext"/>
          <w:sz w:val="32"/>
          <w:rtl/>
        </w:rPr>
        <w:t xml:space="preserve"> </w:t>
      </w:r>
      <w:r w:rsidR="003B29FE">
        <w:rPr>
          <w:rFonts w:ascii="Fb Fontext" w:hAnsi="Fb Fontext"/>
          <w:sz w:val="32"/>
          <w:rtl/>
        </w:rPr>
        <w:t>–</w:t>
      </w:r>
      <w:r w:rsidRPr="00224C4C">
        <w:rPr>
          <w:rFonts w:ascii="Fb Fontext" w:hAnsi="Fb Fontext"/>
          <w:sz w:val="32"/>
          <w:rtl/>
        </w:rPr>
        <w:t xml:space="preserve"> בגיד</w:t>
      </w:r>
      <w:r w:rsidR="003B29FE">
        <w:rPr>
          <w:rFonts w:ascii="Fb Fontext" w:hAnsi="Fb Fontext" w:hint="cs"/>
          <w:sz w:val="32"/>
          <w:rtl/>
        </w:rPr>
        <w:t xml:space="preserve"> ולא בביצים</w:t>
      </w:r>
      <w:r w:rsidRPr="00224C4C">
        <w:rPr>
          <w:rFonts w:ascii="Fb Fontext" w:hAnsi="Fb Fontext"/>
          <w:sz w:val="32"/>
          <w:rtl/>
        </w:rPr>
        <w:t>.</w:t>
      </w:r>
    </w:p>
    <w:p w14:paraId="10C6D6C8" w14:textId="77777777" w:rsidR="006E0774" w:rsidRPr="00131640" w:rsidRDefault="006E0774" w:rsidP="00841728">
      <w:pPr>
        <w:pStyle w:val="affb"/>
        <w:rPr>
          <w:rtl/>
        </w:rPr>
      </w:pPr>
      <w:r w:rsidRPr="00224C4C">
        <w:rPr>
          <w:rFonts w:hint="cs"/>
          <w:rtl/>
        </w:rPr>
        <w:t>׹</w:t>
      </w:r>
    </w:p>
    <w:p w14:paraId="372A778C" w14:textId="77777777" w:rsidR="006E0774" w:rsidRPr="00131640" w:rsidRDefault="006E0774" w:rsidP="009D66E0">
      <w:pPr>
        <w:pStyle w:val="afffff8"/>
        <w:framePr w:wrap="around"/>
        <w:rPr>
          <w:rtl/>
        </w:rPr>
      </w:pPr>
      <w:del w:id="20090" w:author="קלוד" w:date="2026-10-06T10:09:14Z">
        <w:r>
          <w:rPr>
            <w:rtl/>
          </w:rPr>
          <w:delText xml:space="preserve">מתני'.</w:delText>
        </w:r>
      </w:del>
      <w:ins w:id="20091" w:author="קלוד" w:date="2026-10-06T10:09:14Z">
        <w:r>
          <w:rPr>
            <w:rtl/>
          </w:rPr>
          <w:t xml:space="preserve">משנה ד</w:t>
        </w:r>
      </w:ins>
    </w:p>
    <w:p w14:paraId="32328018" w14:textId="77777777" w:rsidR="009469D7" w:rsidRDefault="006E0774" w:rsidP="00954D80">
      <w:pPr>
        <w:pStyle w:val="afff5"/>
        <w:spacing w:before="120"/>
        <w:rPr>
          <w:rtl/>
        </w:rPr>
        <w:pPrChange w:id="90004" w:author="קלוד" w:date="2026-10-08T12:08:16Z">
          <w:pPr>
            <w:pStyle w:val="afff5"/>
          </w:pPr>
        </w:pPrChange>
      </w:pPr>
      <w:r w:rsidRPr="00224C4C">
        <w:rPr>
          <w:rtl/>
        </w:rPr>
        <w:t xml:space="preserve">בהמה גסה </w:t>
      </w:r>
      <w:r w:rsidR="00A01BFB">
        <w:rPr>
          <w:rFonts w:hint="cs"/>
          <w:rtl/>
        </w:rPr>
        <w:t xml:space="preserve">- </w:t>
      </w:r>
      <w:r w:rsidRPr="00224C4C">
        <w:rPr>
          <w:rtl/>
        </w:rPr>
        <w:t>נקנית במסירה,</w:t>
      </w:r>
    </w:p>
    <w:p w14:paraId="6B1705FF" w14:textId="06CAEEA9" w:rsidR="006E0774" w:rsidRPr="00131640" w:rsidRDefault="00A01BFB" w:rsidP="00A01BFB">
      <w:pPr>
        <w:pStyle w:val="afff5"/>
        <w:rPr>
          <w:rtl/>
        </w:rPr>
      </w:pPr>
      <w:r>
        <w:rPr>
          <w:rFonts w:hint="cs"/>
          <w:rtl/>
        </w:rPr>
        <w:t xml:space="preserve">בהמה </w:t>
      </w:r>
      <w:r w:rsidR="006E0774" w:rsidRPr="00224C4C">
        <w:rPr>
          <w:rtl/>
        </w:rPr>
        <w:t xml:space="preserve">דקה – </w:t>
      </w:r>
      <w:r w:rsidR="006E0774" w:rsidRPr="00A01BFB">
        <w:rPr>
          <w:rStyle w:val="TanaimMishna"/>
          <w:rFonts w:hint="cs"/>
          <w:rtl/>
          <w:rPrChange w:id="20018" w:author="קלוד" w:date="2026-10-06T10:09:14Z">
            <w:rPr>
              <w:rStyle w:val="afffff3"/>
              <w:rFonts w:hint="cs"/>
              <w:rtl/>
            </w:rPr>
          </w:rPrChange>
        </w:rPr>
        <w:t>לר</w:t>
      </w:r>
      <w:r w:rsidR="006E0774" w:rsidRPr="00A01BFB">
        <w:rPr>
          <w:rStyle w:val="TanaimMishna"/>
          <w:rtl/>
          <w:rPrChange w:id="20019" w:author="קלוד" w:date="2026-10-06T10:09:14Z">
            <w:rPr>
              <w:rStyle w:val="afffff3"/>
              <w:rtl/>
            </w:rPr>
          </w:rPrChange>
        </w:rPr>
        <w:t>"</w:t>
      </w:r>
      <w:r w:rsidR="006E0774" w:rsidRPr="00A01BFB">
        <w:rPr>
          <w:rStyle w:val="TanaimMishna"/>
          <w:rFonts w:hint="cs"/>
          <w:rtl/>
          <w:rPrChange w:id="20020" w:author="קלוד" w:date="2026-10-06T10:09:14Z">
            <w:rPr>
              <w:rStyle w:val="afffff3"/>
              <w:rFonts w:hint="cs"/>
              <w:rtl/>
            </w:rPr>
          </w:rPrChange>
        </w:rPr>
        <w:t>מ ור</w:t>
      </w:r>
      <w:r w:rsidR="006E0774" w:rsidRPr="00A01BFB">
        <w:rPr>
          <w:rStyle w:val="TanaimMishna"/>
          <w:rtl/>
          <w:rPrChange w:id="20021" w:author="קלוד" w:date="2026-10-06T10:09:14Z">
            <w:rPr>
              <w:rStyle w:val="afffff3"/>
              <w:rtl/>
            </w:rPr>
          </w:rPrChange>
        </w:rPr>
        <w:t>"</w:t>
      </w:r>
      <w:r w:rsidR="006E0774" w:rsidRPr="00A01BFB">
        <w:rPr>
          <w:rStyle w:val="TanaimMishna"/>
          <w:rFonts w:hint="cs"/>
          <w:rtl/>
          <w:rPrChange w:id="20022" w:author="קלוד" w:date="2026-10-06T10:09:14Z">
            <w:rPr>
              <w:rStyle w:val="afffff3"/>
              <w:rFonts w:hint="cs"/>
              <w:rtl/>
            </w:rPr>
          </w:rPrChange>
        </w:rPr>
        <w:t>א:</w:t>
      </w:r>
      <w:r w:rsidR="006E0774" w:rsidRPr="00224C4C">
        <w:rPr>
          <w:rFonts w:hint="cs"/>
          <w:rtl/>
        </w:rPr>
        <w:t xml:space="preserve"> </w:t>
      </w:r>
      <w:r w:rsidR="006E0774" w:rsidRPr="00224C4C">
        <w:rPr>
          <w:rtl/>
        </w:rPr>
        <w:t>בהגבהה,</w:t>
      </w:r>
      <w:r>
        <w:rPr>
          <w:rFonts w:hint="cs"/>
          <w:rtl/>
        </w:rPr>
        <w:t xml:space="preserve"> </w:t>
      </w:r>
      <w:r w:rsidR="006E0774" w:rsidRPr="00A01BFB">
        <w:rPr>
          <w:rStyle w:val="TanaimMishna"/>
          <w:rtl/>
          <w:rPrChange w:id="20023" w:author="קלוד" w:date="2026-10-06T10:09:14Z">
            <w:rPr>
              <w:rStyle w:val="afffff3"/>
              <w:rtl/>
            </w:rPr>
          </w:rPrChange>
        </w:rPr>
        <w:t>וחכ"א:</w:t>
      </w:r>
      <w:r w:rsidR="006E0774" w:rsidRPr="00224C4C">
        <w:rPr>
          <w:rtl/>
        </w:rPr>
        <w:t xml:space="preserve"> במשיכה.</w:t>
      </w:r>
    </w:p>
    <w:p w14:paraId="42D5B939" w14:textId="3E82823D" w:rsidR="007309FA" w:rsidRPr="00131640" w:rsidRDefault="007309FA" w:rsidP="007309FA">
      <w:pPr>
        <w:pStyle w:val="affffb"/>
        <w:rPr>
          <w:rtl/>
        </w:rPr>
      </w:pPr>
      <w:r w:rsidRPr="007309FA">
        <w:rPr>
          <w:rFonts w:hint="cs"/>
          <w:rtl/>
        </w:rPr>
        <w:t>***</w:t>
      </w:r>
    </w:p>
    <w:p w14:paraId="19B8E6F2" w14:textId="1A8D2A1D" w:rsidR="00A85AC8" w:rsidRPr="00E600D8" w:rsidRDefault="006E0774" w:rsidP="00D73BD7">
      <w:pPr>
        <w:pStyle w:val="38"/>
        <w:framePr w:wrap="notBeside"/>
        <w:rPr>
          <w:rtl/>
        </w:rPr>
      </w:pPr>
      <w:r w:rsidRPr="00E600D8">
        <w:rPr>
          <w:rtl/>
        </w:rPr>
        <w:t>רב בקימחוניא</w:t>
      </w:r>
      <w:r w:rsidR="00A85AC8" w:rsidRPr="00E600D8">
        <w:rPr>
          <w:rtl/>
        </w:rPr>
        <w:t>:</w:t>
      </w:r>
    </w:p>
    <w:p w14:paraId="625F3994" w14:textId="7CDBDCF7" w:rsidR="006E0774" w:rsidRPr="00131640" w:rsidRDefault="006E0774" w:rsidP="00F65F8B">
      <w:pPr>
        <w:pStyle w:val="affffb"/>
        <w:rPr>
          <w:rtl/>
        </w:rPr>
      </w:pPr>
      <w:r w:rsidRPr="00224C4C">
        <w:rPr>
          <w:rtl/>
        </w:rPr>
        <w:t>בהמה גסה במשיכה.</w:t>
      </w:r>
    </w:p>
    <w:p w14:paraId="4E20B5BE" w14:textId="616E08C6" w:rsidR="00A85AC8" w:rsidRPr="00E600D8" w:rsidRDefault="006E0774" w:rsidP="00D73BD7">
      <w:pPr>
        <w:pStyle w:val="38"/>
        <w:framePr w:wrap="notBeside"/>
        <w:rPr>
          <w:rtl/>
        </w:rPr>
      </w:pPr>
      <w:r w:rsidRPr="00E600D8">
        <w:rPr>
          <w:rFonts w:hint="cs"/>
          <w:rtl/>
        </w:rPr>
        <w:t>כחכ</w:t>
      </w:r>
      <w:r w:rsidRPr="00E600D8">
        <w:rPr>
          <w:rtl/>
        </w:rPr>
        <w:t>"</w:t>
      </w:r>
      <w:r w:rsidRPr="00E600D8">
        <w:rPr>
          <w:rFonts w:hint="cs"/>
          <w:rtl/>
        </w:rPr>
        <w:t>א</w:t>
      </w:r>
      <w:r w:rsidR="00A85AC8" w:rsidRPr="00E600D8">
        <w:rPr>
          <w:rFonts w:hint="cs"/>
          <w:rtl/>
        </w:rPr>
        <w:t>:</w:t>
      </w:r>
    </w:p>
    <w:p w14:paraId="7A30D6AD" w14:textId="2ABA74D4" w:rsidR="006E0774" w:rsidRDefault="006E0774" w:rsidP="006E0774">
      <w:pPr>
        <w:rPr>
          <w:rtl/>
        </w:rPr>
      </w:pPr>
      <w:r w:rsidRPr="00224C4C">
        <w:rPr>
          <w:rFonts w:ascii="Fb Fontext" w:hAnsi="Fb Fontext" w:hint="cs"/>
          <w:rtl/>
        </w:rPr>
        <w:t>דזו וזו נקנית במשיכה</w:t>
      </w:r>
      <w:r w:rsidRPr="008B69F2">
        <w:rPr>
          <w:rStyle w:val="afffff3"/>
          <w:rFonts w:hint="cs"/>
          <w:rtl/>
        </w:rPr>
        <w:t xml:space="preserve"> ו</w:t>
      </w:r>
      <w:r w:rsidR="008B69F2">
        <w:rPr>
          <w:rStyle w:val="afffff3"/>
          <w:rFonts w:hint="cs"/>
          <w:rtl/>
        </w:rPr>
        <w:t>ל</w:t>
      </w:r>
      <w:r w:rsidRPr="008B69F2">
        <w:rPr>
          <w:rStyle w:val="afffff3"/>
          <w:rFonts w:hint="cs"/>
          <w:rtl/>
        </w:rPr>
        <w:t>ר</w:t>
      </w:r>
      <w:r w:rsidRPr="008B69F2">
        <w:rPr>
          <w:rStyle w:val="afffff3"/>
          <w:rtl/>
        </w:rPr>
        <w:t>"</w:t>
      </w:r>
      <w:r w:rsidRPr="008B69F2">
        <w:rPr>
          <w:rStyle w:val="afffff3"/>
          <w:rFonts w:hint="cs"/>
          <w:rtl/>
        </w:rPr>
        <w:t>ש</w:t>
      </w:r>
      <w:r w:rsidR="008B69F2">
        <w:rPr>
          <w:rStyle w:val="afffff3"/>
          <w:rFonts w:hint="cs"/>
          <w:rtl/>
        </w:rPr>
        <w:t>:</w:t>
      </w:r>
      <w:r w:rsidRPr="00224C4C">
        <w:rPr>
          <w:rFonts w:ascii="Fb Fontext" w:hAnsi="Fb Fontext" w:hint="cs"/>
          <w:rtl/>
        </w:rPr>
        <w:t xml:space="preserve"> זו וזו בהגבהה</w:t>
      </w:r>
    </w:p>
    <w:p w14:paraId="5C9CEB99" w14:textId="3617EABF" w:rsidR="007309FA" w:rsidRPr="00131640" w:rsidRDefault="007309FA" w:rsidP="007309FA">
      <w:pPr>
        <w:pStyle w:val="affffb"/>
        <w:rPr>
          <w:rtl/>
        </w:rPr>
      </w:pPr>
      <w:r w:rsidRPr="007309FA">
        <w:rPr>
          <w:rtl/>
        </w:rPr>
        <w:t>***</w:t>
      </w:r>
    </w:p>
    <w:p w14:paraId="19B55FD2" w14:textId="77777777" w:rsidR="009469D7" w:rsidRDefault="006E0774" w:rsidP="00F65F8B">
      <w:pPr>
        <w:pStyle w:val="affffb"/>
        <w:rPr>
          <w:rtl/>
        </w:rPr>
      </w:pPr>
      <w:r w:rsidRPr="00224C4C">
        <w:rPr>
          <w:rFonts w:hint="cs"/>
          <w:rtl/>
        </w:rPr>
        <w:t>ואי רוצה לקנות פיל</w:t>
      </w:r>
    </w:p>
    <w:p w14:paraId="7AFC629D" w14:textId="01B30626" w:rsidR="00A85AC8" w:rsidRPr="00E600D8" w:rsidRDefault="006E0774" w:rsidP="00D73BD7">
      <w:pPr>
        <w:pStyle w:val="38"/>
        <w:framePr w:wrap="notBeside"/>
        <w:rPr>
          <w:rtl/>
        </w:rPr>
      </w:pPr>
      <w:r w:rsidRPr="00E600D8">
        <w:rPr>
          <w:rFonts w:hint="cs"/>
          <w:rtl/>
        </w:rPr>
        <w:t>ל</w:t>
      </w:r>
      <w:r w:rsidRPr="00E600D8">
        <w:rPr>
          <w:rtl/>
        </w:rPr>
        <w:t>אביי</w:t>
      </w:r>
      <w:r w:rsidR="00A85AC8" w:rsidRPr="00E600D8">
        <w:rPr>
          <w:rtl/>
        </w:rPr>
        <w:t>:</w:t>
      </w:r>
    </w:p>
    <w:p w14:paraId="3EA8AAFA" w14:textId="647F1959" w:rsidR="006E0774" w:rsidRPr="00131640" w:rsidRDefault="00D73BD7" w:rsidP="00D73BD7">
      <w:pPr>
        <w:rPr>
          <w:rtl/>
        </w:rPr>
      </w:pPr>
      <w:r>
        <w:rPr>
          <w:rFonts w:ascii="Fb Fontext" w:hAnsi="Fb Fontext" w:hint="cs"/>
          <w:sz w:val="32"/>
          <w:rtl/>
        </w:rPr>
        <w:t>ב</w:t>
      </w:r>
      <w:r w:rsidR="006E0774" w:rsidRPr="00224C4C">
        <w:rPr>
          <w:rFonts w:ascii="Fb Fontext" w:hAnsi="Fb Fontext"/>
          <w:sz w:val="32"/>
          <w:rtl/>
        </w:rPr>
        <w:t>חליפין</w:t>
      </w:r>
      <w:r w:rsidR="006E0774" w:rsidRPr="00224C4C">
        <w:rPr>
          <w:rFonts w:ascii="Fb Fontext" w:hAnsi="Fb Fontext" w:hint="cs"/>
          <w:sz w:val="32"/>
          <w:rtl/>
        </w:rPr>
        <w:t xml:space="preserve">, </w:t>
      </w:r>
      <w:r w:rsidR="006E0774" w:rsidRPr="00210DF6">
        <w:rPr>
          <w:rFonts w:ascii="Fb Fontext" w:hAnsi="Fb Fontext" w:cs="BA TM • Vilna Extra-Bold" w:hint="cs"/>
          <w:sz w:val="32"/>
          <w:rtl/>
        </w:rPr>
        <w:t>א</w:t>
      </w:r>
      <w:r w:rsidR="006E0774" w:rsidRPr="00210DF6">
        <w:rPr>
          <w:rFonts w:ascii="Fb Fontext" w:hAnsi="Fb Fontext" w:cs="BA TM • Vilna Extra-Bold"/>
          <w:sz w:val="32"/>
          <w:rtl/>
        </w:rPr>
        <w:t>"</w:t>
      </w:r>
      <w:r w:rsidR="006E0774" w:rsidRPr="00210DF6">
        <w:rPr>
          <w:rFonts w:ascii="Fb Fontext" w:hAnsi="Fb Fontext" w:cs="BA TM • Vilna Extra-Bold" w:hint="cs"/>
          <w:sz w:val="32"/>
          <w:rtl/>
        </w:rPr>
        <w:t>נ</w:t>
      </w:r>
      <w:r w:rsidR="006E0774" w:rsidRPr="00224C4C">
        <w:rPr>
          <w:rFonts w:ascii="Fb Fontext" w:hAnsi="Fb Fontext" w:hint="cs"/>
          <w:sz w:val="32"/>
          <w:rtl/>
        </w:rPr>
        <w:t xml:space="preserve"> בשוכר את מקומו</w:t>
      </w:r>
    </w:p>
    <w:p w14:paraId="7ECE8586" w14:textId="2591508A" w:rsidR="00A85AC8" w:rsidRPr="00E600D8" w:rsidRDefault="006E0774" w:rsidP="00D73BD7">
      <w:pPr>
        <w:pStyle w:val="38"/>
        <w:framePr w:wrap="notBeside"/>
        <w:rPr>
          <w:rtl/>
        </w:rPr>
      </w:pPr>
      <w:r w:rsidRPr="00E600D8">
        <w:rPr>
          <w:rFonts w:hint="cs"/>
          <w:rtl/>
        </w:rPr>
        <w:t>לר</w:t>
      </w:r>
      <w:r w:rsidRPr="00E600D8">
        <w:rPr>
          <w:rtl/>
        </w:rPr>
        <w:t>"</w:t>
      </w:r>
      <w:r w:rsidRPr="00E600D8">
        <w:rPr>
          <w:rFonts w:hint="cs"/>
          <w:rtl/>
        </w:rPr>
        <w:t>ז</w:t>
      </w:r>
      <w:r w:rsidR="00A85AC8" w:rsidRPr="00E600D8">
        <w:rPr>
          <w:rtl/>
        </w:rPr>
        <w:t>:</w:t>
      </w:r>
    </w:p>
    <w:p w14:paraId="67B403AC" w14:textId="7692F504" w:rsidR="006E0774" w:rsidRPr="00131640" w:rsidRDefault="006E0774" w:rsidP="00D73BD7">
      <w:pPr>
        <w:rPr>
          <w:rtl/>
        </w:rPr>
      </w:pPr>
      <w:r w:rsidRPr="00224C4C">
        <w:rPr>
          <w:rFonts w:ascii="Fb Fontext" w:hAnsi="Fb Fontext"/>
          <w:sz w:val="32"/>
          <w:rtl/>
        </w:rPr>
        <w:t>מביא ארבעה כלים ומניחן תחת רגליו.</w:t>
      </w:r>
    </w:p>
    <w:p w14:paraId="549FA5E4" w14:textId="676C9ECF" w:rsidR="00A85AC8" w:rsidRPr="00E600D8" w:rsidRDefault="006E0774" w:rsidP="00D73BD7">
      <w:pPr>
        <w:pStyle w:val="38"/>
        <w:framePr w:wrap="notBeside"/>
        <w:rPr>
          <w:rtl/>
        </w:rPr>
      </w:pPr>
      <w:r w:rsidRPr="00E600D8">
        <w:rPr>
          <w:rtl/>
        </w:rPr>
        <w:t>ש"</w:t>
      </w:r>
      <w:r w:rsidRPr="00E600D8">
        <w:rPr>
          <w:rFonts w:hint="cs"/>
          <w:rtl/>
        </w:rPr>
        <w:t>מ</w:t>
      </w:r>
      <w:r w:rsidR="00A85AC8" w:rsidRPr="00E600D8">
        <w:rPr>
          <w:rtl/>
        </w:rPr>
        <w:t>:</w:t>
      </w:r>
    </w:p>
    <w:p w14:paraId="7F1FD055" w14:textId="5DBA7176" w:rsidR="009469D7" w:rsidRDefault="00D73BD7" w:rsidP="006E0774">
      <w:pPr>
        <w:rPr>
          <w:rFonts w:ascii="Fb Fontext" w:hAnsi="Fb Fontext"/>
          <w:sz w:val="32"/>
          <w:rtl/>
        </w:rPr>
      </w:pPr>
      <w:r>
        <w:rPr>
          <w:rFonts w:ascii="Fb Fontext" w:hAnsi="Fb Fontext" w:hint="cs"/>
          <w:sz w:val="32"/>
          <w:rtl/>
        </w:rPr>
        <w:t>כ</w:t>
      </w:r>
      <w:r w:rsidR="006E0774" w:rsidRPr="00224C4C">
        <w:rPr>
          <w:rFonts w:ascii="Fb Fontext" w:hAnsi="Fb Fontext"/>
          <w:sz w:val="32"/>
          <w:rtl/>
        </w:rPr>
        <w:t>ליו של לוקח ברשות מוכר - קנה לוקח!</w:t>
      </w:r>
    </w:p>
    <w:p w14:paraId="0CAF122D" w14:textId="77777777" w:rsidR="00A85AC8" w:rsidRPr="00E600D8" w:rsidRDefault="00D73BD7" w:rsidP="00D73BD7">
      <w:pPr>
        <w:pStyle w:val="38"/>
        <w:framePr w:wrap="notBeside"/>
        <w:rPr>
          <w:rtl/>
        </w:rPr>
      </w:pPr>
      <w:r w:rsidRPr="00E600D8">
        <w:rPr>
          <w:rFonts w:hint="cs"/>
          <w:rtl/>
        </w:rPr>
        <w:t>-</w:t>
      </w:r>
      <w:r w:rsidR="006E0774" w:rsidRPr="00E600D8">
        <w:rPr>
          <w:rtl/>
        </w:rPr>
        <w:t>ה</w:t>
      </w:r>
      <w:r w:rsidR="006E0774" w:rsidRPr="00E600D8">
        <w:rPr>
          <w:rFonts w:hint="cs"/>
          <w:rtl/>
        </w:rPr>
        <w:t>ב</w:t>
      </w:r>
      <w:r w:rsidR="006E0774" w:rsidRPr="00E600D8">
        <w:rPr>
          <w:rtl/>
        </w:rPr>
        <w:t>"</w:t>
      </w:r>
      <w:r w:rsidR="006E0774" w:rsidRPr="00E600D8">
        <w:rPr>
          <w:rFonts w:hint="cs"/>
          <w:rtl/>
        </w:rPr>
        <w:t>ע</w:t>
      </w:r>
      <w:r w:rsidR="00A85AC8" w:rsidRPr="00E600D8">
        <w:rPr>
          <w:rtl/>
        </w:rPr>
        <w:t>:</w:t>
      </w:r>
    </w:p>
    <w:p w14:paraId="7FFDC8EE" w14:textId="52D33BEF" w:rsidR="006E0774" w:rsidRPr="00131640" w:rsidRDefault="00D73BD7" w:rsidP="006E0774">
      <w:pPr>
        <w:rPr>
          <w:rtl/>
        </w:rPr>
      </w:pPr>
      <w:r w:rsidRPr="00D73BD7">
        <w:rPr>
          <w:rStyle w:val="afffff3"/>
          <w:rFonts w:hint="cs"/>
          <w:rtl/>
        </w:rPr>
        <w:t>א.</w:t>
      </w:r>
      <w:r>
        <w:rPr>
          <w:rFonts w:ascii="Fb Fontext" w:hAnsi="Fb Fontext" w:hint="cs"/>
          <w:sz w:val="32"/>
          <w:rtl/>
        </w:rPr>
        <w:t xml:space="preserve"> </w:t>
      </w:r>
      <w:r w:rsidR="006E0774" w:rsidRPr="00224C4C">
        <w:rPr>
          <w:rFonts w:ascii="Fb Fontext" w:hAnsi="Fb Fontext"/>
          <w:sz w:val="32"/>
          <w:rtl/>
        </w:rPr>
        <w:t>בסימטא.</w:t>
      </w:r>
      <w:r w:rsidR="006E0774" w:rsidRPr="00224C4C">
        <w:rPr>
          <w:rFonts w:ascii="Fb Fontext" w:hAnsi="Fb Fontext" w:cs="Guttman Vilna" w:hint="cs"/>
          <w:b/>
          <w:bCs/>
          <w:sz w:val="32"/>
          <w:rtl/>
        </w:rPr>
        <w:t xml:space="preserve"> </w:t>
      </w:r>
      <w:r w:rsidR="006E0774" w:rsidRPr="00224C4C">
        <w:rPr>
          <w:rFonts w:ascii="Fb Fontext" w:hAnsi="Fb Fontext" w:cs="Guttman Vilna"/>
          <w:b/>
          <w:bCs/>
          <w:sz w:val="32"/>
          <w:rtl/>
        </w:rPr>
        <w:tab/>
      </w:r>
      <w:r w:rsidRPr="00D73BD7">
        <w:rPr>
          <w:rStyle w:val="afffff3"/>
          <w:rFonts w:hint="cs"/>
          <w:rtl/>
        </w:rPr>
        <w:t>ב.</w:t>
      </w:r>
      <w:r w:rsidR="008D25D7">
        <w:rPr>
          <w:rStyle w:val="afffff3"/>
          <w:rFonts w:hint="cs"/>
          <w:rtl/>
        </w:rPr>
        <w:t xml:space="preserve"> </w:t>
      </w:r>
      <w:r w:rsidR="006E0774" w:rsidRPr="00224C4C">
        <w:rPr>
          <w:rFonts w:ascii="Fb Fontext" w:hAnsi="Fb Fontext"/>
          <w:sz w:val="32"/>
          <w:rtl/>
        </w:rPr>
        <w:t>בחבילי זמורות.</w:t>
      </w:r>
    </w:p>
    <w:p w14:paraId="46123E6F" w14:textId="77777777" w:rsidR="006E0774" w:rsidRPr="00131640" w:rsidRDefault="006E0774" w:rsidP="00841728">
      <w:pPr>
        <w:pStyle w:val="affb"/>
        <w:rPr>
          <w:rtl/>
        </w:rPr>
      </w:pPr>
      <w:r w:rsidRPr="00224C4C">
        <w:rPr>
          <w:rFonts w:hint="cs"/>
          <w:rtl/>
        </w:rPr>
        <w:t>׹</w:t>
      </w:r>
    </w:p>
    <w:p w14:paraId="44F1F86C" w14:textId="77777777" w:rsidR="006E0774" w:rsidRPr="00131640" w:rsidRDefault="006E0774" w:rsidP="0010529F">
      <w:pPr>
        <w:pStyle w:val="afff0"/>
        <w:framePr w:wrap="around"/>
        <w:rPr>
          <w:rtl/>
        </w:rPr>
      </w:pPr>
      <w:r w:rsidRPr="00224C4C">
        <w:rPr>
          <w:rFonts w:hint="cs"/>
          <w:rtl/>
        </w:rPr>
        <w:lastRenderedPageBreak/>
        <w:t>כו.</w:t>
      </w:r>
    </w:p>
    <w:p w14:paraId="11D427BF" w14:textId="77777777" w:rsidR="006E0774" w:rsidRPr="00131640" w:rsidRDefault="006E0774" w:rsidP="009D66E0">
      <w:pPr>
        <w:pStyle w:val="afffff8"/>
        <w:framePr w:wrap="around"/>
        <w:rPr>
          <w:rtl/>
        </w:rPr>
      </w:pPr>
      <w:del w:id="20092" w:author="קלוד" w:date="2026-10-06T10:09:14Z">
        <w:r>
          <w:rPr>
            <w:rtl/>
          </w:rPr>
          <w:delText xml:space="preserve">מתני'.</w:delText>
        </w:r>
      </w:del>
      <w:ins w:id="20093" w:author="קלוד" w:date="2026-10-06T10:09:14Z">
        <w:r>
          <w:rPr>
            <w:rtl/>
          </w:rPr>
          <w:t xml:space="preserve">משנה ה</w:t>
        </w:r>
      </w:ins>
    </w:p>
    <w:p w14:paraId="13057C11" w14:textId="3B39C9ED" w:rsidR="006E0774" w:rsidRPr="00131640" w:rsidRDefault="006E0774" w:rsidP="00954D80">
      <w:pPr>
        <w:pStyle w:val="afff5"/>
        <w:spacing w:before="120"/>
        <w:rPr>
          <w:rtl/>
        </w:rPr>
        <w:pPrChange w:id="90005" w:author="קלוד" w:date="2026-10-08T12:08:16Z">
          <w:pPr>
            <w:pStyle w:val="afff5"/>
          </w:pPr>
        </w:pPrChange>
      </w:pPr>
      <w:r w:rsidRPr="00224C4C">
        <w:rPr>
          <w:rtl/>
        </w:rPr>
        <w:t>נכסים שיש להם אחריות נקנין בכסף ובשטר ובחזקה,</w:t>
      </w:r>
    </w:p>
    <w:p w14:paraId="54755C0F" w14:textId="77777777" w:rsidR="006E0774" w:rsidRPr="00131640" w:rsidRDefault="006E0774" w:rsidP="00954D80">
      <w:pPr>
        <w:pStyle w:val="afff5"/>
        <w:rPr>
          <w:rtl/>
        </w:rPr>
      </w:pPr>
      <w:r w:rsidRPr="00224C4C">
        <w:rPr>
          <w:rtl/>
        </w:rPr>
        <w:t>שאין להם אחריות - אין נקנין אלא במשיכה.</w:t>
      </w:r>
    </w:p>
    <w:p w14:paraId="35599B05" w14:textId="77777777" w:rsidR="006E0774" w:rsidRPr="00131640" w:rsidRDefault="006E0774" w:rsidP="00954D80">
      <w:pPr>
        <w:pStyle w:val="afff5"/>
        <w:rPr>
          <w:rtl/>
        </w:rPr>
      </w:pPr>
      <w:r w:rsidRPr="00224C4C">
        <w:rPr>
          <w:rtl/>
        </w:rPr>
        <w:t>נכסים שאין להם אחריות נקנין עם נכסים שיש</w:t>
      </w:r>
      <w:r w:rsidRPr="00224C4C">
        <w:rPr>
          <w:rFonts w:hint="cs"/>
          <w:rtl/>
        </w:rPr>
        <w:t xml:space="preserve"> </w:t>
      </w:r>
      <w:r w:rsidR="00ED6E2D" w:rsidRPr="00224C4C">
        <w:rPr>
          <w:rtl/>
        </w:rPr>
        <w:t>להם אחריות</w:t>
      </w:r>
      <w:r w:rsidR="00ED6E2D" w:rsidRPr="00224C4C">
        <w:rPr>
          <w:rFonts w:hint="cs"/>
          <w:rtl/>
        </w:rPr>
        <w:t xml:space="preserve"> </w:t>
      </w:r>
      <w:r w:rsidR="00ED6E2D" w:rsidRPr="00224C4C">
        <w:rPr>
          <w:rtl/>
        </w:rPr>
        <w:t>בכסף, ובשטר, ובחזקה</w:t>
      </w:r>
    </w:p>
    <w:p w14:paraId="499CD40D" w14:textId="77777777" w:rsidR="006E0774" w:rsidRPr="00131640" w:rsidRDefault="006E0774" w:rsidP="00954D80">
      <w:pPr>
        <w:pStyle w:val="afff5"/>
        <w:rPr>
          <w:rtl/>
        </w:rPr>
      </w:pPr>
      <w:r w:rsidRPr="00224C4C">
        <w:rPr>
          <w:rtl/>
        </w:rPr>
        <w:t>וזוקקין את הנכסים שיש להם אחריות לישבע עליהן.</w:t>
      </w:r>
    </w:p>
    <w:p w14:paraId="207FCA45" w14:textId="77777777" w:rsidR="006E0774" w:rsidRPr="00131640" w:rsidRDefault="006E0774" w:rsidP="00841728">
      <w:pPr>
        <w:pStyle w:val="affb"/>
        <w:rPr>
          <w:rtl/>
        </w:rPr>
      </w:pPr>
      <w:r w:rsidRPr="00224C4C">
        <w:rPr>
          <w:rFonts w:hint="cs"/>
          <w:rtl/>
        </w:rPr>
        <w:t>׹</w:t>
      </w:r>
    </w:p>
    <w:p w14:paraId="617F80D9" w14:textId="77777777" w:rsidR="006E0774" w:rsidRPr="00131640" w:rsidRDefault="006E0774" w:rsidP="006E0774">
      <w:pPr>
        <w:rPr>
          <w:rtl/>
        </w:rPr>
      </w:pPr>
      <w:r w:rsidRPr="00210DF6">
        <w:rPr>
          <w:rStyle w:val="afffa"/>
          <w:rFonts w:ascii="Fb Fontext" w:hAnsi="Fb Fontext" w:cs="BA TM • Vilna Extra-Bold"/>
          <w:bCs w:val="0"/>
          <w:rtl/>
        </w:rPr>
        <w:t>בכסף</w:t>
      </w:r>
      <w:r w:rsidRPr="00224C4C">
        <w:rPr>
          <w:rFonts w:ascii="Fb Fontext" w:hAnsi="Fb Fontext"/>
          <w:sz w:val="32"/>
          <w:rtl/>
        </w:rPr>
        <w:t xml:space="preserve"> </w:t>
      </w:r>
      <w:r w:rsidRPr="00224C4C">
        <w:rPr>
          <w:rFonts w:ascii="Fb Fontext" w:hAnsi="Fb Fontext" w:hint="cs"/>
          <w:sz w:val="32"/>
          <w:rtl/>
        </w:rPr>
        <w:t>-</w:t>
      </w:r>
      <w:r w:rsidRPr="00224C4C">
        <w:rPr>
          <w:rFonts w:ascii="Fb Fontext" w:hAnsi="Fb Fontext"/>
          <w:sz w:val="32"/>
          <w:rtl/>
        </w:rPr>
        <w:t xml:space="preserve"> </w:t>
      </w:r>
      <w:r w:rsidRPr="00483E51">
        <w:rPr>
          <w:rStyle w:val="afffff3"/>
          <w:rtl/>
        </w:rPr>
        <w:t>חזקיה,</w:t>
      </w:r>
      <w:r w:rsidRPr="00224C4C">
        <w:rPr>
          <w:rFonts w:ascii="Fb Fontext" w:hAnsi="Fb Fontext"/>
          <w:sz w:val="32"/>
          <w:rtl/>
        </w:rPr>
        <w:t xml:space="preserve"> </w:t>
      </w:r>
      <w:r w:rsidRPr="00224C4C">
        <w:rPr>
          <w:rFonts w:ascii="Fb Fontext" w:hAnsi="Fb Fontext" w:hint="cs"/>
          <w:sz w:val="32"/>
          <w:rtl/>
        </w:rPr>
        <w:t>מ</w:t>
      </w:r>
      <w:r w:rsidRPr="00224C4C">
        <w:rPr>
          <w:rFonts w:ascii="Fb Fontext" w:hAnsi="Fb Fontext"/>
          <w:sz w:val="32"/>
          <w:rtl/>
        </w:rPr>
        <w:t>קרא:</w:t>
      </w:r>
      <w:r w:rsidRPr="00224C4C">
        <w:rPr>
          <w:rStyle w:val="affffa"/>
          <w:rtl/>
        </w:rPr>
        <w:t xml:space="preserve"> </w:t>
      </w:r>
      <w:r w:rsidRPr="00224C4C">
        <w:rPr>
          <w:rStyle w:val="affffa"/>
          <w:rFonts w:hint="cs"/>
          <w:rtl/>
        </w:rPr>
        <w:t>'</w:t>
      </w:r>
      <w:r w:rsidRPr="00224C4C">
        <w:rPr>
          <w:rStyle w:val="affffa"/>
          <w:rtl/>
        </w:rPr>
        <w:t>שדות בכסף יקנו</w:t>
      </w:r>
      <w:r w:rsidRPr="00224C4C">
        <w:rPr>
          <w:rStyle w:val="affffa"/>
          <w:rFonts w:hint="cs"/>
          <w:rtl/>
        </w:rPr>
        <w:t>'</w:t>
      </w:r>
      <w:r w:rsidRPr="00224C4C">
        <w:rPr>
          <w:rStyle w:val="affffa"/>
          <w:rtl/>
        </w:rPr>
        <w:t>.</w:t>
      </w:r>
    </w:p>
    <w:p w14:paraId="737EDF1E" w14:textId="77777777" w:rsidR="006E0774" w:rsidRPr="00131640" w:rsidRDefault="006E0774" w:rsidP="006E0774">
      <w:pPr>
        <w:rPr>
          <w:rtl/>
        </w:rPr>
      </w:pPr>
      <w:r w:rsidRPr="00224C4C">
        <w:rPr>
          <w:rFonts w:ascii="Fb Fontext" w:hAnsi="Fb Fontext" w:hint="cs"/>
          <w:rtl/>
        </w:rPr>
        <w:t xml:space="preserve">ולא בשטר </w:t>
      </w:r>
      <w:r w:rsidRPr="00224C4C">
        <w:rPr>
          <w:rStyle w:val="affffa"/>
          <w:rFonts w:hint="cs"/>
          <w:rtl/>
        </w:rPr>
        <w:t xml:space="preserve">מ'וכתוב בספר וחתום' </w:t>
      </w:r>
      <w:r w:rsidRPr="00224C4C">
        <w:rPr>
          <w:rFonts w:ascii="Fb Fontext" w:hAnsi="Fb Fontext" w:hint="cs"/>
          <w:rtl/>
        </w:rPr>
        <w:t>-דיקנו מעיקרא משמע דקני, ושטר ראייה בעלמא הוא.</w:t>
      </w:r>
    </w:p>
    <w:p w14:paraId="52078796" w14:textId="463CA8D4" w:rsidR="00A85AC8" w:rsidRPr="00E600D8" w:rsidRDefault="006E0774" w:rsidP="00B9393B">
      <w:pPr>
        <w:pStyle w:val="38"/>
        <w:framePr w:wrap="notBeside"/>
        <w:rPr>
          <w:rtl/>
        </w:rPr>
      </w:pPr>
      <w:r w:rsidRPr="00E600D8">
        <w:rPr>
          <w:rtl/>
        </w:rPr>
        <w:t>רב</w:t>
      </w:r>
      <w:r w:rsidR="00A85AC8" w:rsidRPr="00E600D8">
        <w:rPr>
          <w:rtl/>
        </w:rPr>
        <w:t>:</w:t>
      </w:r>
    </w:p>
    <w:p w14:paraId="3152152B" w14:textId="36F437A5" w:rsidR="009469D7" w:rsidRDefault="00C55277" w:rsidP="006E0774">
      <w:pPr>
        <w:rPr>
          <w:rFonts w:ascii="Fb Fontext" w:hAnsi="Fb Fontext"/>
          <w:rtl/>
        </w:rPr>
      </w:pPr>
      <w:r>
        <w:rPr>
          <w:rFonts w:ascii="Fb Fontext" w:hAnsi="Fb Fontext" w:hint="cs"/>
          <w:rtl/>
        </w:rPr>
        <w:t>רק</w:t>
      </w:r>
      <w:r w:rsidR="006E0774" w:rsidRPr="00224C4C">
        <w:rPr>
          <w:rFonts w:ascii="Fb Fontext" w:hAnsi="Fb Fontext"/>
          <w:rtl/>
        </w:rPr>
        <w:t xml:space="preserve"> במקום שאין כותבין את השטר,</w:t>
      </w:r>
    </w:p>
    <w:p w14:paraId="65427D61" w14:textId="19E996FD" w:rsidR="006E0774" w:rsidRPr="00131640" w:rsidRDefault="006E0774" w:rsidP="006E0774">
      <w:pPr>
        <w:rPr>
          <w:rtl/>
        </w:rPr>
      </w:pPr>
      <w:r w:rsidRPr="00224C4C">
        <w:rPr>
          <w:rFonts w:ascii="Fb Fontext" w:hAnsi="Fb Fontext"/>
          <w:rtl/>
        </w:rPr>
        <w:t xml:space="preserve">אבל במקום שכותבין השטר - לא קנה, ואי פריש </w:t>
      </w:r>
      <w:r w:rsidRPr="00224C4C">
        <w:rPr>
          <w:rFonts w:ascii="Fb Fontext" w:hAnsi="Fb Fontext" w:hint="cs"/>
          <w:rtl/>
        </w:rPr>
        <w:t xml:space="preserve">- </w:t>
      </w:r>
      <w:r w:rsidRPr="00224C4C">
        <w:rPr>
          <w:rFonts w:ascii="Fb Fontext" w:hAnsi="Fb Fontext"/>
          <w:rtl/>
        </w:rPr>
        <w:t>פריש.</w:t>
      </w:r>
    </w:p>
    <w:p w14:paraId="23A1948F" w14:textId="77777777" w:rsidR="00A85AC8" w:rsidRPr="00E600D8" w:rsidRDefault="00B9393B" w:rsidP="00B9393B">
      <w:pPr>
        <w:pStyle w:val="38"/>
        <w:framePr w:wrap="notBeside"/>
        <w:rPr>
          <w:rtl/>
        </w:rPr>
      </w:pPr>
      <w:r w:rsidRPr="00E600D8">
        <w:rPr>
          <w:rFonts w:hint="cs"/>
          <w:rtl/>
        </w:rPr>
        <w:t>כ</w:t>
      </w:r>
      <w:r w:rsidR="006E0774" w:rsidRPr="00E600D8">
        <w:rPr>
          <w:rtl/>
        </w:rPr>
        <w:t>ר</w:t>
      </w:r>
      <w:r w:rsidR="006E0774" w:rsidRPr="00E600D8">
        <w:rPr>
          <w:rFonts w:hint="cs"/>
          <w:rtl/>
        </w:rPr>
        <w:t>אב</w:t>
      </w:r>
      <w:r w:rsidR="006E0774" w:rsidRPr="00E600D8">
        <w:rPr>
          <w:rtl/>
        </w:rPr>
        <w:t>"</w:t>
      </w:r>
      <w:r w:rsidR="006E0774" w:rsidRPr="00E600D8">
        <w:rPr>
          <w:rFonts w:hint="cs"/>
          <w:rtl/>
        </w:rPr>
        <w:t>א</w:t>
      </w:r>
      <w:r w:rsidR="00A85AC8" w:rsidRPr="00E600D8">
        <w:rPr>
          <w:rtl/>
        </w:rPr>
        <w:t>:</w:t>
      </w:r>
    </w:p>
    <w:p w14:paraId="42D0D944" w14:textId="2A19320B" w:rsidR="006E0774" w:rsidRPr="00131640" w:rsidRDefault="00C55277" w:rsidP="006E0774">
      <w:pPr>
        <w:rPr>
          <w:rtl/>
        </w:rPr>
      </w:pPr>
      <w:r>
        <w:rPr>
          <w:rFonts w:ascii="Fb Fontext" w:hAnsi="Fb Fontext" w:hint="cs"/>
          <w:sz w:val="32"/>
          <w:rtl/>
        </w:rPr>
        <w:t>מכר קרקע</w:t>
      </w:r>
      <w:r w:rsidR="006E0774" w:rsidRPr="00224C4C">
        <w:rPr>
          <w:rFonts w:ascii="Fb Fontext" w:hAnsi="Fb Fontext"/>
          <w:sz w:val="32"/>
          <w:rtl/>
        </w:rPr>
        <w:t xml:space="preserve"> אמר: אי בעינא בכספא איקני, </w:t>
      </w:r>
      <w:r w:rsidR="006E0774" w:rsidRPr="00224C4C">
        <w:rPr>
          <w:rFonts w:ascii="Fb Fontext" w:hAnsi="Fb Fontext" w:hint="cs"/>
          <w:sz w:val="32"/>
          <w:rtl/>
        </w:rPr>
        <w:t>שאם תרצו לחזור בכם לא תוכלו</w:t>
      </w:r>
    </w:p>
    <w:p w14:paraId="612BD62D" w14:textId="5FE419E8" w:rsidR="006E0774" w:rsidRPr="00131640" w:rsidRDefault="006E0774" w:rsidP="006E0774">
      <w:pPr>
        <w:rPr>
          <w:rtl/>
        </w:rPr>
      </w:pPr>
      <w:r w:rsidRPr="00224C4C">
        <w:rPr>
          <w:rFonts w:ascii="Fb Fontext" w:hAnsi="Fb Fontext"/>
          <w:sz w:val="32"/>
          <w:rtl/>
        </w:rPr>
        <w:t xml:space="preserve">ואי </w:t>
      </w:r>
      <w:r w:rsidR="00C55277">
        <w:rPr>
          <w:rFonts w:ascii="Fb Fontext" w:hAnsi="Fb Fontext" w:hint="cs"/>
          <w:sz w:val="32"/>
          <w:rtl/>
        </w:rPr>
        <w:t xml:space="preserve">ארצה </w:t>
      </w:r>
      <w:r w:rsidRPr="00224C4C">
        <w:rPr>
          <w:rFonts w:ascii="Fb Fontext" w:hAnsi="Fb Fontext"/>
          <w:sz w:val="32"/>
          <w:rtl/>
        </w:rPr>
        <w:t xml:space="preserve">בשטרא איקני, </w:t>
      </w:r>
      <w:r w:rsidRPr="00224C4C">
        <w:rPr>
          <w:rFonts w:ascii="Fb Fontext" w:hAnsi="Fb Fontext" w:hint="cs"/>
          <w:sz w:val="32"/>
          <w:rtl/>
        </w:rPr>
        <w:t>שאם ארצה לחזור בי אוכל</w:t>
      </w:r>
    </w:p>
    <w:p w14:paraId="69C45955" w14:textId="77777777" w:rsidR="006E0774" w:rsidRPr="00131640" w:rsidRDefault="006E0774" w:rsidP="00841728">
      <w:pPr>
        <w:pStyle w:val="affb"/>
        <w:rPr>
          <w:del w:id="90048" w:author="מנוע עיצוב" w:date="2026-10-08T11:01:28Z"/>
          <w:rtl/>
        </w:rPr>
      </w:pPr>
      <w:del w:id="90047" w:author="מנוע עיצוב" w:date="2026-10-08T11:01:28Z">
        <w:r w:rsidRPr="00224C4C">
          <w:rPr>
            <w:rFonts w:hint="cs"/>
            <w:rtl/>
          </w:rPr>
          <w:delText xml:space="preserve">׹</w:delText>
        </w:r>
      </w:del>
    </w:p>
    <w:p w14:paraId="2CA3FBAE" w14:textId="77777777" w:rsidR="006E0774" w:rsidRPr="00131640" w:rsidRDefault="006E0774" w:rsidP="002A094E">
      <w:pPr>
        <w:pStyle w:val="afffd"/>
        <w:rPr>
          <w:rtl/>
        </w:rPr>
      </w:pPr>
      <w:ins w:id="9823" w:author="מספור קטעי משנה" w:date="2026-10-06T06:45:32Z">
        <w:r>
          <w:rPr>
            <w:rStyle w:val="MisparKeta"/>
          </w:rPr>
          <w:t xml:space="preserve">ב. </w:t>
        </w:r>
      </w:ins>
      <w:r w:rsidRPr="00224C4C">
        <w:rPr>
          <w:rStyle w:val="afffa"/>
          <w:spacing w:val="4"/>
          <w:rtl/>
        </w:rPr>
        <w:t>ובשטר.</w:t>
      </w:r>
    </w:p>
    <w:p w14:paraId="29FB07F9" w14:textId="77777777" w:rsidR="006E0774" w:rsidRPr="00131640" w:rsidRDefault="006E0774" w:rsidP="006E0774">
      <w:pPr>
        <w:rPr>
          <w:rtl/>
        </w:rPr>
      </w:pPr>
      <w:r w:rsidRPr="00224C4C">
        <w:rPr>
          <w:rStyle w:val="affffa"/>
          <w:rFonts w:hint="cs"/>
          <w:rtl/>
        </w:rPr>
        <w:t>מ'</w:t>
      </w:r>
      <w:r w:rsidRPr="00224C4C">
        <w:rPr>
          <w:rStyle w:val="affffa"/>
          <w:rtl/>
        </w:rPr>
        <w:t>ואקח את ספר המקנה</w:t>
      </w:r>
      <w:r w:rsidRPr="00224C4C">
        <w:rPr>
          <w:rStyle w:val="affffa"/>
          <w:rFonts w:hint="cs"/>
          <w:rtl/>
        </w:rPr>
        <w:t>'</w:t>
      </w:r>
      <w:r w:rsidRPr="00224C4C">
        <w:rPr>
          <w:rStyle w:val="affffa"/>
          <w:rtl/>
        </w:rPr>
        <w:t>.</w:t>
      </w:r>
      <w:r w:rsidRPr="00224C4C">
        <w:rPr>
          <w:rFonts w:ascii="Fb Fontext" w:hAnsi="Fb Fontext" w:hint="cs"/>
          <w:rtl/>
        </w:rPr>
        <w:t xml:space="preserve"> ולא </w:t>
      </w:r>
      <w:r w:rsidRPr="00224C4C">
        <w:rPr>
          <w:rStyle w:val="affffa"/>
          <w:rFonts w:hint="cs"/>
          <w:rtl/>
        </w:rPr>
        <w:t xml:space="preserve">מ'וכתוב בספר וחתום' </w:t>
      </w:r>
      <w:r w:rsidRPr="00224C4C">
        <w:rPr>
          <w:rFonts w:ascii="Fb Fontext" w:hAnsi="Fb Fontext" w:hint="cs"/>
          <w:rtl/>
        </w:rPr>
        <w:t>דההוא לראייה בעלמא</w:t>
      </w:r>
    </w:p>
    <w:p w14:paraId="1DF6239E" w14:textId="5E7F1CBD" w:rsidR="00A85AC8" w:rsidRPr="00E600D8" w:rsidRDefault="006E0774" w:rsidP="00C55277">
      <w:pPr>
        <w:pStyle w:val="38"/>
        <w:framePr w:wrap="notBeside"/>
        <w:rPr>
          <w:rtl/>
        </w:rPr>
      </w:pPr>
      <w:r w:rsidRPr="00E600D8">
        <w:rPr>
          <w:rtl/>
        </w:rPr>
        <w:t>שמואל</w:t>
      </w:r>
      <w:r w:rsidR="00A85AC8" w:rsidRPr="00E600D8">
        <w:rPr>
          <w:rtl/>
        </w:rPr>
        <w:t>:</w:t>
      </w:r>
    </w:p>
    <w:p w14:paraId="1E6D930E" w14:textId="2FBDC332" w:rsidR="006E0774" w:rsidRPr="00131640" w:rsidRDefault="006E0774" w:rsidP="006E0774">
      <w:pPr>
        <w:rPr>
          <w:rtl/>
        </w:rPr>
      </w:pPr>
      <w:r w:rsidRPr="00224C4C">
        <w:rPr>
          <w:rFonts w:ascii="Fb Fontext" w:hAnsi="Fb Fontext"/>
          <w:rtl/>
        </w:rPr>
        <w:t>דווקא בשטר מתנה, אבל במכר - לא קנה עד שיתן לו דמים.</w:t>
      </w:r>
    </w:p>
    <w:p w14:paraId="6CAF5161" w14:textId="77777777" w:rsidR="006E0774" w:rsidRPr="00131640" w:rsidRDefault="006E0774" w:rsidP="006E0774">
      <w:pPr>
        <w:rPr>
          <w:rtl/>
        </w:rPr>
      </w:pPr>
      <w:r w:rsidRPr="00224C4C">
        <w:rPr>
          <w:rFonts w:ascii="Fb Fontext" w:hAnsi="Fb Fontext" w:hint="cs"/>
          <w:rtl/>
        </w:rPr>
        <w:t>והא ד</w:t>
      </w:r>
      <w:r w:rsidRPr="00224C4C">
        <w:rPr>
          <w:rFonts w:ascii="Fb Fontext" w:hAnsi="Fb Fontext"/>
          <w:rtl/>
        </w:rPr>
        <w:t>כתב לו על הנייר או על החרס אע"פ שאין בהם שו"</w:t>
      </w:r>
      <w:r w:rsidRPr="00224C4C">
        <w:rPr>
          <w:rFonts w:ascii="Fb Fontext" w:hAnsi="Fb Fontext" w:hint="cs"/>
          <w:rtl/>
        </w:rPr>
        <w:t>פ</w:t>
      </w:r>
      <w:r w:rsidRPr="00224C4C">
        <w:rPr>
          <w:rFonts w:ascii="Fb Fontext" w:hAnsi="Fb Fontext"/>
          <w:rtl/>
        </w:rPr>
        <w:t xml:space="preserve"> שדי מכורה לך </w:t>
      </w:r>
      <w:r w:rsidRPr="00224C4C">
        <w:rPr>
          <w:rFonts w:ascii="Fb Fontext" w:hAnsi="Fb Fontext" w:hint="cs"/>
          <w:rtl/>
        </w:rPr>
        <w:t xml:space="preserve">או </w:t>
      </w:r>
      <w:r w:rsidRPr="00224C4C">
        <w:rPr>
          <w:rFonts w:ascii="Fb Fontext" w:hAnsi="Fb Fontext"/>
          <w:rtl/>
        </w:rPr>
        <w:t>נתונה לך ה</w:t>
      </w:r>
      <w:r w:rsidRPr="00224C4C">
        <w:rPr>
          <w:rFonts w:ascii="Fb Fontext" w:hAnsi="Fb Fontext" w:hint="cs"/>
          <w:rtl/>
        </w:rPr>
        <w:t>ר"ז</w:t>
      </w:r>
      <w:r w:rsidRPr="00224C4C">
        <w:rPr>
          <w:rFonts w:ascii="Fb Fontext" w:hAnsi="Fb Fontext"/>
          <w:rtl/>
        </w:rPr>
        <w:t xml:space="preserve"> מכורה ונתונה</w:t>
      </w:r>
      <w:r w:rsidRPr="00224C4C">
        <w:rPr>
          <w:rFonts w:ascii="Fb Fontext" w:hAnsi="Fb Fontext" w:hint="cs"/>
          <w:rtl/>
        </w:rPr>
        <w:t>,</w:t>
      </w:r>
    </w:p>
    <w:p w14:paraId="1CD1F984" w14:textId="4977CB54" w:rsidR="006E0774" w:rsidRPr="00131640" w:rsidRDefault="006E0774" w:rsidP="00943179">
      <w:pPr>
        <w:rPr>
          <w:rtl/>
        </w:rPr>
      </w:pPr>
      <w:r w:rsidRPr="00943179">
        <w:rPr>
          <w:rtl/>
        </w:rPr>
        <w:t xml:space="preserve">- </w:t>
      </w:r>
      <w:r w:rsidRPr="00943179">
        <w:rPr>
          <w:rFonts w:hint="cs"/>
          <w:rtl/>
        </w:rPr>
        <w:t xml:space="preserve">דווקא </w:t>
      </w:r>
      <w:r w:rsidR="00B35B36" w:rsidRPr="00943179">
        <w:rPr>
          <w:rFonts w:hint="cs"/>
          <w:rtl/>
        </w:rPr>
        <w:t>שם</w:t>
      </w:r>
      <w:r w:rsidRPr="00943179">
        <w:rPr>
          <w:rtl/>
        </w:rPr>
        <w:t xml:space="preserve"> במוכר שדהו מפני רעתה.</w:t>
      </w:r>
    </w:p>
    <w:p w14:paraId="2C5A356E" w14:textId="063DB3D6" w:rsidR="00A85AC8" w:rsidRPr="00E600D8" w:rsidRDefault="006E0774" w:rsidP="00C55277">
      <w:pPr>
        <w:pStyle w:val="38"/>
        <w:framePr w:wrap="notBeside"/>
        <w:rPr>
          <w:rtl/>
        </w:rPr>
      </w:pPr>
      <w:r w:rsidRPr="00E600D8">
        <w:rPr>
          <w:rFonts w:hint="cs"/>
          <w:rtl/>
        </w:rPr>
        <w:t xml:space="preserve">-    </w:t>
      </w:r>
      <w:r w:rsidRPr="00E600D8">
        <w:rPr>
          <w:rtl/>
        </w:rPr>
        <w:t>רב אשי</w:t>
      </w:r>
      <w:r w:rsidR="00A85AC8" w:rsidRPr="00E600D8">
        <w:rPr>
          <w:rtl/>
        </w:rPr>
        <w:t>:</w:t>
      </w:r>
    </w:p>
    <w:p w14:paraId="3E5DF96C" w14:textId="15384FCD" w:rsidR="006E0774" w:rsidRPr="00131640" w:rsidRDefault="006E0774" w:rsidP="006E0774">
      <w:pPr>
        <w:rPr>
          <w:rtl/>
        </w:rPr>
      </w:pPr>
      <w:r w:rsidRPr="00224C4C">
        <w:rPr>
          <w:rFonts w:ascii="Fb Fontext" w:hAnsi="Fb Fontext"/>
          <w:sz w:val="32"/>
          <w:rtl/>
        </w:rPr>
        <w:t xml:space="preserve">במתנה ביקש ליתנה לו, וכתב </w:t>
      </w:r>
      <w:r w:rsidR="0010529F">
        <w:rPr>
          <w:rFonts w:ascii="Fb Fontext" w:hAnsi="Fb Fontext" w:hint="cs"/>
          <w:sz w:val="32"/>
          <w:rtl/>
        </w:rPr>
        <w:t>ב</w:t>
      </w:r>
      <w:r w:rsidRPr="00224C4C">
        <w:rPr>
          <w:rFonts w:ascii="Fb Fontext" w:hAnsi="Fb Fontext"/>
          <w:sz w:val="32"/>
          <w:rtl/>
        </w:rPr>
        <w:t>לשון מכר</w:t>
      </w:r>
      <w:r w:rsidR="0010529F">
        <w:rPr>
          <w:rFonts w:ascii="Fb Fontext" w:hAnsi="Fb Fontext" w:hint="cs"/>
          <w:sz w:val="32"/>
          <w:rtl/>
        </w:rPr>
        <w:t>-</w:t>
      </w:r>
      <w:r w:rsidRPr="00224C4C">
        <w:rPr>
          <w:rFonts w:ascii="Fb Fontext" w:hAnsi="Fb Fontext"/>
          <w:sz w:val="32"/>
          <w:rtl/>
        </w:rPr>
        <w:t xml:space="preserve"> כדי ליפות את כוחו.</w:t>
      </w:r>
    </w:p>
    <w:p w14:paraId="36366E1D" w14:textId="77777777" w:rsidR="006E0774" w:rsidRPr="00131640" w:rsidRDefault="006E0774" w:rsidP="00841728">
      <w:pPr>
        <w:pStyle w:val="affb"/>
        <w:rPr>
          <w:del w:id="90050" w:author="מנוע עיצוב" w:date="2026-10-08T11:01:28Z"/>
          <w:rtl/>
        </w:rPr>
      </w:pPr>
      <w:del w:id="90049" w:author="מנוע עיצוב" w:date="2026-10-08T11:01:28Z">
        <w:r w:rsidRPr="00224C4C">
          <w:rPr>
            <w:rFonts w:hint="cs"/>
            <w:rtl/>
          </w:rPr>
          <w:delText xml:space="preserve">׹</w:delText>
        </w:r>
      </w:del>
    </w:p>
    <w:p w14:paraId="612B2C1E" w14:textId="77777777" w:rsidR="006E0774" w:rsidRPr="00131640" w:rsidRDefault="006E0774" w:rsidP="002A094E">
      <w:pPr>
        <w:pStyle w:val="afffd"/>
        <w:rPr>
          <w:rtl/>
        </w:rPr>
      </w:pPr>
      <w:ins w:id="9824" w:author="מספור קטעי משנה" w:date="2026-10-06T06:45:32Z">
        <w:r>
          <w:rPr>
            <w:rStyle w:val="MisparKeta"/>
          </w:rPr>
          <w:t xml:space="preserve">ב. </w:t>
        </w:r>
      </w:ins>
      <w:r w:rsidRPr="00224C4C">
        <w:rPr>
          <w:rStyle w:val="afffa"/>
          <w:spacing w:val="4"/>
          <w:rtl/>
        </w:rPr>
        <w:t>ובחזקה.</w:t>
      </w:r>
    </w:p>
    <w:p w14:paraId="7CB7BAC8" w14:textId="77777777" w:rsidR="00A85AC8" w:rsidRPr="00E600D8" w:rsidRDefault="006E0774" w:rsidP="00C55277">
      <w:pPr>
        <w:pStyle w:val="38"/>
        <w:framePr w:wrap="notBeside"/>
        <w:rPr>
          <w:rtl/>
        </w:rPr>
      </w:pPr>
      <w:r w:rsidRPr="00E600D8">
        <w:rPr>
          <w:rFonts w:hint="cs"/>
          <w:rtl/>
        </w:rPr>
        <w:t>מד</w:t>
      </w:r>
      <w:r w:rsidRPr="00E600D8">
        <w:rPr>
          <w:rtl/>
        </w:rPr>
        <w:t>חזקיה</w:t>
      </w:r>
      <w:r w:rsidR="00A85AC8" w:rsidRPr="00E600D8">
        <w:rPr>
          <w:rtl/>
        </w:rPr>
        <w:t>:</w:t>
      </w:r>
    </w:p>
    <w:p w14:paraId="50487614" w14:textId="5FD4AB2D" w:rsidR="006E0774" w:rsidRPr="00131640" w:rsidRDefault="006E0774" w:rsidP="006E0774">
      <w:pPr>
        <w:rPr>
          <w:rtl/>
        </w:rPr>
      </w:pPr>
      <w:r w:rsidRPr="00224C4C">
        <w:rPr>
          <w:rStyle w:val="affffa"/>
          <w:rFonts w:hint="cs"/>
          <w:rtl/>
        </w:rPr>
        <w:t>'</w:t>
      </w:r>
      <w:r w:rsidRPr="00224C4C">
        <w:rPr>
          <w:rStyle w:val="affffa"/>
          <w:rtl/>
        </w:rPr>
        <w:t>ושבו בעריכם אשר תפשתם</w:t>
      </w:r>
      <w:r w:rsidRPr="00224C4C">
        <w:rPr>
          <w:rStyle w:val="affffa"/>
          <w:rFonts w:hint="cs"/>
          <w:rtl/>
        </w:rPr>
        <w:t>'</w:t>
      </w:r>
      <w:r w:rsidRPr="00224C4C">
        <w:rPr>
          <w:rStyle w:val="affffa"/>
          <w:rtl/>
        </w:rPr>
        <w:t>,</w:t>
      </w:r>
      <w:r w:rsidRPr="00224C4C">
        <w:rPr>
          <w:rFonts w:ascii="Fb Fontext" w:hAnsi="Fb Fontext"/>
          <w:sz w:val="32"/>
          <w:rtl/>
        </w:rPr>
        <w:t xml:space="preserve"> </w:t>
      </w:r>
      <w:r w:rsidR="006258E4">
        <w:rPr>
          <w:rFonts w:ascii="Fb Fontext" w:hAnsi="Fb Fontext" w:hint="cs"/>
          <w:sz w:val="32"/>
          <w:rtl/>
        </w:rPr>
        <w:t>-</w:t>
      </w:r>
      <w:r w:rsidRPr="00224C4C">
        <w:rPr>
          <w:rFonts w:ascii="Fb Fontext" w:hAnsi="Fb Fontext"/>
          <w:sz w:val="32"/>
          <w:rtl/>
        </w:rPr>
        <w:t xml:space="preserve"> בישיבה.</w:t>
      </w:r>
    </w:p>
    <w:p w14:paraId="75BA6260" w14:textId="1F0CFF14" w:rsidR="00A85AC8" w:rsidRPr="00E600D8" w:rsidRDefault="006E0774" w:rsidP="00C55277">
      <w:pPr>
        <w:pStyle w:val="38"/>
        <w:framePr w:wrap="notBeside"/>
        <w:rPr>
          <w:rtl/>
        </w:rPr>
      </w:pPr>
      <w:r w:rsidRPr="00E600D8">
        <w:rPr>
          <w:rtl/>
        </w:rPr>
        <w:t>דבי ר' ישמעאל</w:t>
      </w:r>
      <w:r w:rsidR="00A85AC8" w:rsidRPr="00E600D8">
        <w:rPr>
          <w:rtl/>
        </w:rPr>
        <w:t>:</w:t>
      </w:r>
    </w:p>
    <w:p w14:paraId="06E6CEC9" w14:textId="27C61903" w:rsidR="006E0774" w:rsidRPr="00131640" w:rsidRDefault="006E0774" w:rsidP="006E0774">
      <w:pPr>
        <w:rPr>
          <w:rtl/>
        </w:rPr>
      </w:pPr>
      <w:r w:rsidRPr="00224C4C">
        <w:rPr>
          <w:rStyle w:val="affffa"/>
          <w:rFonts w:hint="cs"/>
          <w:rtl/>
        </w:rPr>
        <w:t>'</w:t>
      </w:r>
      <w:r w:rsidRPr="006258E4">
        <w:rPr>
          <w:rStyle w:val="affffa"/>
          <w:b/>
          <w:bCs/>
          <w:rtl/>
        </w:rPr>
        <w:t xml:space="preserve">וירשתם </w:t>
      </w:r>
      <w:r w:rsidRPr="00224C4C">
        <w:rPr>
          <w:rStyle w:val="affffa"/>
          <w:rtl/>
        </w:rPr>
        <w:t xml:space="preserve">אותה </w:t>
      </w:r>
      <w:r w:rsidRPr="006258E4">
        <w:rPr>
          <w:rStyle w:val="affffa"/>
          <w:b/>
          <w:bCs/>
          <w:rtl/>
        </w:rPr>
        <w:t>וישבתם</w:t>
      </w:r>
      <w:r w:rsidRPr="00224C4C">
        <w:rPr>
          <w:rStyle w:val="affffa"/>
          <w:rtl/>
        </w:rPr>
        <w:t xml:space="preserve"> בה</w:t>
      </w:r>
      <w:r w:rsidRPr="00224C4C">
        <w:rPr>
          <w:rStyle w:val="affffa"/>
          <w:rFonts w:hint="cs"/>
          <w:rtl/>
        </w:rPr>
        <w:t>'</w:t>
      </w:r>
      <w:r w:rsidRPr="00224C4C">
        <w:rPr>
          <w:rStyle w:val="affffa"/>
          <w:rtl/>
        </w:rPr>
        <w:t>,</w:t>
      </w:r>
      <w:r w:rsidRPr="00224C4C">
        <w:rPr>
          <w:rFonts w:ascii="Fb Fontext" w:hAnsi="Fb Fontext"/>
          <w:sz w:val="32"/>
          <w:rtl/>
        </w:rPr>
        <w:t xml:space="preserve"> </w:t>
      </w:r>
      <w:r w:rsidR="006258E4">
        <w:rPr>
          <w:rFonts w:ascii="Fb Fontext" w:hAnsi="Fb Fontext" w:hint="cs"/>
          <w:sz w:val="32"/>
          <w:rtl/>
        </w:rPr>
        <w:t>-</w:t>
      </w:r>
      <w:r w:rsidRPr="00224C4C">
        <w:rPr>
          <w:rFonts w:ascii="Fb Fontext" w:hAnsi="Fb Fontext"/>
          <w:sz w:val="32"/>
          <w:rtl/>
        </w:rPr>
        <w:t>בישיבה.</w:t>
      </w:r>
    </w:p>
    <w:p w14:paraId="5F97AF9D" w14:textId="77777777" w:rsidR="006E0774" w:rsidRPr="00131640" w:rsidRDefault="006E0774" w:rsidP="00841728">
      <w:pPr>
        <w:pStyle w:val="affb"/>
        <w:rPr>
          <w:del w:id="90052" w:author="מנוע עיצוב" w:date="2026-10-08T11:01:28Z"/>
          <w:rtl/>
        </w:rPr>
      </w:pPr>
      <w:del w:id="90051" w:author="מנוע עיצוב" w:date="2026-10-08T11:01:28Z">
        <w:r w:rsidRPr="00224C4C">
          <w:rPr>
            <w:rFonts w:hint="cs"/>
            <w:rtl/>
          </w:rPr>
          <w:delText xml:space="preserve">׹</w:delText>
        </w:r>
      </w:del>
    </w:p>
    <w:p w14:paraId="5938F585" w14:textId="77777777" w:rsidR="006E0774" w:rsidRPr="00131640" w:rsidRDefault="006E0774" w:rsidP="002A094E">
      <w:pPr>
        <w:pStyle w:val="afffd"/>
        <w:rPr>
          <w:rtl/>
        </w:rPr>
      </w:pPr>
      <w:ins w:id="9825" w:author="מספור קטעי משנה" w:date="2026-10-06T06:45:32Z">
        <w:r>
          <w:rPr>
            <w:rStyle w:val="MisparKeta"/>
          </w:rPr>
          <w:t xml:space="preserve">ג. </w:t>
        </w:r>
      </w:ins>
      <w:r w:rsidRPr="00224C4C">
        <w:rPr>
          <w:rStyle w:val="afffa"/>
          <w:spacing w:val="4"/>
          <w:rtl/>
        </w:rPr>
        <w:t>ושאין להם אחריות</w:t>
      </w:r>
      <w:r w:rsidRPr="00224C4C">
        <w:rPr>
          <w:rtl/>
        </w:rPr>
        <w:t xml:space="preserve"> </w:t>
      </w:r>
      <w:r w:rsidRPr="00224C4C">
        <w:rPr>
          <w:rStyle w:val="afffa"/>
          <w:spacing w:val="4"/>
          <w:rtl/>
        </w:rPr>
        <w:t>אין נקנין אלא במשיכה.</w:t>
      </w:r>
    </w:p>
    <w:p w14:paraId="792FE733" w14:textId="77777777" w:rsidR="006E0774" w:rsidRPr="00131640" w:rsidRDefault="006E0774" w:rsidP="006E0774">
      <w:pPr>
        <w:rPr>
          <w:rtl/>
        </w:rPr>
      </w:pPr>
      <w:r w:rsidRPr="00C55277">
        <w:rPr>
          <w:rStyle w:val="affffa"/>
          <w:rFonts w:hint="cs"/>
          <w:rtl/>
        </w:rPr>
        <w:t>ד'</w:t>
      </w:r>
      <w:r w:rsidRPr="00C55277">
        <w:rPr>
          <w:rStyle w:val="affffa"/>
          <w:rtl/>
        </w:rPr>
        <w:t>וכי תמכרו ממכר לעמיתך או קנה מיד עמיתך,</w:t>
      </w:r>
      <w:r w:rsidRPr="00224C4C">
        <w:rPr>
          <w:rFonts w:ascii="Fb Fontext" w:hAnsi="Fb Fontext"/>
          <w:sz w:val="32"/>
          <w:rtl/>
        </w:rPr>
        <w:t xml:space="preserve"> דבר הנקנה מיד ליד.</w:t>
      </w:r>
    </w:p>
    <w:p w14:paraId="676A1037" w14:textId="77777777" w:rsidR="00A85AC8" w:rsidRPr="00E600D8" w:rsidRDefault="006E0774" w:rsidP="00C55277">
      <w:pPr>
        <w:pStyle w:val="38"/>
        <w:framePr w:wrap="notBeside"/>
        <w:rPr>
          <w:rtl/>
        </w:rPr>
      </w:pPr>
      <w:r w:rsidRPr="00E600D8">
        <w:rPr>
          <w:rtl/>
        </w:rPr>
        <w:t>ולר</w:t>
      </w:r>
      <w:r w:rsidRPr="00E600D8">
        <w:rPr>
          <w:rFonts w:hint="cs"/>
          <w:rtl/>
        </w:rPr>
        <w:t>י</w:t>
      </w:r>
      <w:r w:rsidRPr="00E600D8">
        <w:rPr>
          <w:rtl/>
        </w:rPr>
        <w:t>"</w:t>
      </w:r>
      <w:r w:rsidRPr="00E600D8">
        <w:rPr>
          <w:rFonts w:hint="cs"/>
          <w:rtl/>
        </w:rPr>
        <w:t>ו</w:t>
      </w:r>
      <w:r w:rsidR="00A85AC8" w:rsidRPr="00E600D8">
        <w:rPr>
          <w:rtl/>
        </w:rPr>
        <w:t>:</w:t>
      </w:r>
    </w:p>
    <w:p w14:paraId="3DC58158" w14:textId="3246F677" w:rsidR="006E0774" w:rsidRPr="00E233BF" w:rsidRDefault="006E0774" w:rsidP="006E0774">
      <w:pPr>
        <w:rPr>
          <w:spacing w:val="0"/>
          <w:rtl/>
        </w:rPr>
      </w:pPr>
      <w:r w:rsidRPr="00E233BF">
        <w:rPr>
          <w:rFonts w:ascii="Fb Fontext" w:hAnsi="Fb Fontext" w:hint="cs"/>
          <w:spacing w:val="0"/>
          <w:sz w:val="32"/>
          <w:rtl/>
        </w:rPr>
        <w:t>ד</w:t>
      </w:r>
      <w:r w:rsidRPr="00E233BF">
        <w:rPr>
          <w:rFonts w:ascii="Fb Fontext" w:hAnsi="Fb Fontext"/>
          <w:spacing w:val="0"/>
          <w:sz w:val="32"/>
          <w:rtl/>
        </w:rPr>
        <w:t>דבר תורה מעות קונות,</w:t>
      </w:r>
      <w:r w:rsidR="00C55277" w:rsidRPr="00E233BF">
        <w:rPr>
          <w:rFonts w:ascii="Fb Fontext" w:hAnsi="Fb Fontext" w:hint="cs"/>
          <w:spacing w:val="0"/>
          <w:sz w:val="32"/>
          <w:rtl/>
        </w:rPr>
        <w:t>-</w:t>
      </w:r>
      <w:r w:rsidRPr="00E233BF">
        <w:rPr>
          <w:rFonts w:ascii="Fb Fontext" w:hAnsi="Fb Fontext"/>
          <w:spacing w:val="0"/>
          <w:sz w:val="32"/>
          <w:rtl/>
        </w:rPr>
        <w:t xml:space="preserve"> תנא תקנתא דרבנן </w:t>
      </w:r>
      <w:r w:rsidRPr="00E233BF">
        <w:rPr>
          <w:rStyle w:val="afffff5"/>
          <w:rFonts w:hint="cs"/>
          <w:spacing w:val="0"/>
          <w:rtl/>
        </w:rPr>
        <w:t>[ולא דברים שקונים מד</w:t>
      </w:r>
      <w:r w:rsidRPr="00E233BF">
        <w:rPr>
          <w:rStyle w:val="afffff5"/>
          <w:spacing w:val="0"/>
          <w:rtl/>
        </w:rPr>
        <w:t>"</w:t>
      </w:r>
      <w:r w:rsidRPr="00E233BF">
        <w:rPr>
          <w:rStyle w:val="afffff5"/>
          <w:rFonts w:hint="cs"/>
          <w:spacing w:val="0"/>
          <w:rtl/>
        </w:rPr>
        <w:t>ת]</w:t>
      </w:r>
      <w:r w:rsidRPr="00E233BF">
        <w:rPr>
          <w:rStyle w:val="afffff5"/>
          <w:spacing w:val="0"/>
          <w:rtl/>
        </w:rPr>
        <w:t>.</w:t>
      </w:r>
    </w:p>
    <w:p w14:paraId="5CFFE382" w14:textId="77777777" w:rsidR="006E0774" w:rsidRPr="00131640" w:rsidRDefault="006E0774" w:rsidP="00841728">
      <w:pPr>
        <w:pStyle w:val="affb"/>
        <w:rPr>
          <w:del w:id="90054" w:author="מנוע עיצוב" w:date="2026-10-08T11:01:28Z"/>
          <w:rtl/>
        </w:rPr>
      </w:pPr>
      <w:del w:id="90053" w:author="מנוע עיצוב" w:date="2026-10-08T11:01:28Z">
        <w:r w:rsidRPr="00224C4C">
          <w:rPr>
            <w:rFonts w:hint="cs"/>
            <w:rtl/>
          </w:rPr>
          <w:delText xml:space="preserve">׹</w:delText>
        </w:r>
      </w:del>
    </w:p>
    <w:p w14:paraId="5FC7EA8F" w14:textId="77777777" w:rsidR="006E0774" w:rsidRPr="00131640" w:rsidRDefault="006E0774" w:rsidP="0010529F">
      <w:pPr>
        <w:pStyle w:val="afff0"/>
        <w:framePr w:wrap="around"/>
        <w:rPr>
          <w:rtl/>
        </w:rPr>
      </w:pPr>
      <w:r w:rsidRPr="00224C4C">
        <w:rPr>
          <w:rFonts w:hint="cs"/>
          <w:rtl/>
        </w:rPr>
        <w:t>כו:</w:t>
      </w:r>
    </w:p>
    <w:p w14:paraId="137E6537" w14:textId="77777777" w:rsidR="006E0774" w:rsidRPr="00131640" w:rsidRDefault="006E0774" w:rsidP="002A094E">
      <w:pPr>
        <w:pStyle w:val="afffd"/>
        <w:rPr>
          <w:rtl/>
        </w:rPr>
      </w:pPr>
      <w:ins w:id="9826" w:author="מספור קטעי משנה" w:date="2026-10-06T06:45:32Z">
        <w:r>
          <w:rPr>
            <w:rStyle w:val="MisparKeta"/>
          </w:rPr>
          <w:t xml:space="preserve">ד. </w:t>
        </w:r>
      </w:ins>
      <w:r w:rsidRPr="00224C4C">
        <w:rPr>
          <w:rStyle w:val="afffa"/>
          <w:spacing w:val="4"/>
          <w:rtl/>
        </w:rPr>
        <w:t>נכסים שאין להם אחריות</w:t>
      </w:r>
      <w:r w:rsidRPr="00224C4C">
        <w:rPr>
          <w:rtl/>
        </w:rPr>
        <w:t>.</w:t>
      </w:r>
    </w:p>
    <w:p w14:paraId="2AD16DC3" w14:textId="03915438" w:rsidR="00A85AC8" w:rsidRPr="00E600D8" w:rsidRDefault="006E0774" w:rsidP="00502297">
      <w:pPr>
        <w:pStyle w:val="38"/>
        <w:framePr w:wrap="notBeside"/>
        <w:rPr>
          <w:rtl/>
        </w:rPr>
      </w:pPr>
      <w:r w:rsidRPr="00E600D8">
        <w:rPr>
          <w:rFonts w:hint="cs"/>
          <w:rtl/>
        </w:rPr>
        <w:t>חזקיה</w:t>
      </w:r>
      <w:r w:rsidR="00A85AC8" w:rsidRPr="00E600D8">
        <w:rPr>
          <w:rtl/>
        </w:rPr>
        <w:t>:</w:t>
      </w:r>
    </w:p>
    <w:p w14:paraId="72FDACB8" w14:textId="5DD0B58B" w:rsidR="006E0774" w:rsidRDefault="006E0774" w:rsidP="006E0774">
      <w:pPr>
        <w:rPr>
          <w:rtl/>
        </w:rPr>
      </w:pPr>
      <w:r w:rsidRPr="00224C4C">
        <w:rPr>
          <w:rStyle w:val="affffa"/>
          <w:rFonts w:hint="cs"/>
          <w:rtl/>
        </w:rPr>
        <w:t>'</w:t>
      </w:r>
      <w:r w:rsidRPr="00224C4C">
        <w:rPr>
          <w:rStyle w:val="affffa"/>
          <w:rtl/>
        </w:rPr>
        <w:t xml:space="preserve">ויתן להם אביהם מתנות וגו' </w:t>
      </w:r>
      <w:r w:rsidRPr="00224C4C">
        <w:rPr>
          <w:rFonts w:ascii="Fb Fontext" w:hAnsi="Fb Fontext"/>
          <w:rtl/>
        </w:rPr>
        <w:t>עם ערי מצורות ביהודה</w:t>
      </w:r>
      <w:r w:rsidRPr="00224C4C">
        <w:rPr>
          <w:rFonts w:ascii="Fb Fontext" w:hAnsi="Fb Fontext" w:hint="cs"/>
          <w:rtl/>
        </w:rPr>
        <w:t>'</w:t>
      </w:r>
      <w:r w:rsidRPr="00224C4C">
        <w:rPr>
          <w:rFonts w:ascii="Fb Fontext" w:hAnsi="Fb Fontext"/>
          <w:rtl/>
        </w:rPr>
        <w:t>.</w:t>
      </w:r>
    </w:p>
    <w:p w14:paraId="51F7CB85" w14:textId="5E4AA903" w:rsidR="007309FA" w:rsidRPr="00131640" w:rsidRDefault="007309FA" w:rsidP="007309FA">
      <w:pPr>
        <w:pStyle w:val="affffb"/>
        <w:rPr>
          <w:rtl/>
        </w:rPr>
      </w:pPr>
      <w:r w:rsidRPr="007309FA">
        <w:rPr>
          <w:rtl/>
        </w:rPr>
        <w:t>***</w:t>
      </w:r>
    </w:p>
    <w:p w14:paraId="08D80276" w14:textId="1FDF757E" w:rsidR="006E0774" w:rsidRPr="00131640" w:rsidRDefault="006E0774" w:rsidP="00F65F8B">
      <w:pPr>
        <w:pStyle w:val="affffb"/>
        <w:rPr>
          <w:rtl/>
        </w:rPr>
      </w:pPr>
      <w:r w:rsidRPr="00224C4C">
        <w:rPr>
          <w:rtl/>
        </w:rPr>
        <w:t>איבעיא להו: בעינן צבורים או לא?</w:t>
      </w:r>
    </w:p>
    <w:p w14:paraId="73AA2328" w14:textId="0D7FAE40" w:rsidR="00A85AC8" w:rsidRPr="00E600D8" w:rsidRDefault="006E0774" w:rsidP="00502297">
      <w:pPr>
        <w:pStyle w:val="38"/>
        <w:framePr w:wrap="notBeside"/>
        <w:rPr>
          <w:rtl/>
        </w:rPr>
      </w:pPr>
      <w:r w:rsidRPr="00E600D8">
        <w:rPr>
          <w:rFonts w:hint="cs"/>
          <w:rtl/>
        </w:rPr>
        <w:t>א</w:t>
      </w:r>
      <w:r w:rsidR="00A85AC8" w:rsidRPr="00E600D8">
        <w:rPr>
          <w:rFonts w:hint="cs"/>
          <w:rtl/>
        </w:rPr>
        <w:t>.</w:t>
      </w:r>
    </w:p>
    <w:p w14:paraId="1F3FE9A6" w14:textId="77777777" w:rsidR="00A85AC8" w:rsidRPr="00E600D8" w:rsidRDefault="006E0774" w:rsidP="00326C43">
      <w:pPr>
        <w:pStyle w:val="38"/>
        <w:framePr w:wrap="notBeside"/>
        <w:rPr>
          <w:rtl/>
        </w:rPr>
      </w:pPr>
      <w:r w:rsidRPr="00E600D8">
        <w:rPr>
          <w:rFonts w:hint="cs"/>
          <w:rtl/>
        </w:rPr>
        <w:t>אין להוכיח</w:t>
      </w:r>
      <w:r w:rsidR="00A85AC8" w:rsidRPr="00E600D8">
        <w:rPr>
          <w:rtl/>
        </w:rPr>
        <w:t>:</w:t>
      </w:r>
    </w:p>
    <w:p w14:paraId="61E326D5" w14:textId="473389F2" w:rsidR="006E0774" w:rsidRPr="009554F3" w:rsidRDefault="006E0774" w:rsidP="006E0774">
      <w:pPr>
        <w:rPr>
          <w:spacing w:val="-2"/>
          <w:rtl/>
        </w:rPr>
      </w:pPr>
      <w:r w:rsidRPr="009554F3">
        <w:rPr>
          <w:rStyle w:val="afffff3"/>
          <w:rFonts w:hint="cs"/>
          <w:spacing w:val="-2"/>
          <w:rtl/>
        </w:rPr>
        <w:t>מדר</w:t>
      </w:r>
      <w:r w:rsidRPr="009554F3">
        <w:rPr>
          <w:rStyle w:val="afffff3"/>
          <w:spacing w:val="-2"/>
          <w:rtl/>
        </w:rPr>
        <w:t>"</w:t>
      </w:r>
      <w:r w:rsidRPr="009554F3">
        <w:rPr>
          <w:rStyle w:val="afffff3"/>
          <w:rFonts w:hint="cs"/>
          <w:spacing w:val="-2"/>
          <w:rtl/>
        </w:rPr>
        <w:t xml:space="preserve">ע </w:t>
      </w:r>
      <w:r w:rsidRPr="009554F3">
        <w:rPr>
          <w:rFonts w:ascii="Fb Fontext" w:hAnsi="Fb Fontext"/>
          <w:spacing w:val="-2"/>
          <w:rtl/>
        </w:rPr>
        <w:t xml:space="preserve">קרקע </w:t>
      </w:r>
      <w:r w:rsidRPr="009554F3">
        <w:rPr>
          <w:rStyle w:val="afffa"/>
          <w:rFonts w:ascii="Fb Fontext" w:hAnsi="Fb Fontext" w:cs="BA TM • Vilna Extra-Bold"/>
          <w:bCs w:val="0"/>
          <w:spacing w:val="-2"/>
          <w:rtl/>
        </w:rPr>
        <w:t>כל</w:t>
      </w:r>
      <w:r w:rsidRPr="009554F3">
        <w:rPr>
          <w:rFonts w:ascii="Fb Fontext" w:hAnsi="Fb Fontext"/>
          <w:spacing w:val="-2"/>
          <w:rtl/>
        </w:rPr>
        <w:t xml:space="preserve"> </w:t>
      </w:r>
      <w:r w:rsidRPr="009554F3">
        <w:rPr>
          <w:rStyle w:val="afffa"/>
          <w:rFonts w:ascii="Fb Fontext" w:hAnsi="Fb Fontext" w:cs="BA TM • Vilna Extra-Bold"/>
          <w:bCs w:val="0"/>
          <w:spacing w:val="-2"/>
          <w:rtl/>
        </w:rPr>
        <w:t>שהוא</w:t>
      </w:r>
      <w:r w:rsidRPr="009554F3">
        <w:rPr>
          <w:rFonts w:ascii="Fb Fontext" w:hAnsi="Fb Fontext"/>
          <w:spacing w:val="-2"/>
          <w:rtl/>
        </w:rPr>
        <w:t xml:space="preserve"> חייבת בפאה ובבכורים, ולכתוב עליה פרוסבול,</w:t>
      </w:r>
    </w:p>
    <w:p w14:paraId="62559B88" w14:textId="77777777" w:rsidR="006E0774" w:rsidRPr="00131640" w:rsidRDefault="006E0774" w:rsidP="006E0774">
      <w:pPr>
        <w:rPr>
          <w:rtl/>
        </w:rPr>
      </w:pPr>
      <w:r w:rsidRPr="009554F3">
        <w:rPr>
          <w:rFonts w:ascii="Fb Fontext" w:hAnsi="Fb Fontext"/>
          <w:spacing w:val="0"/>
          <w:rtl/>
        </w:rPr>
        <w:t>ולקנות עמה נכסים שאין להם אחריות.</w:t>
      </w:r>
      <w:r w:rsidRPr="009554F3">
        <w:rPr>
          <w:rFonts w:ascii="Fb Fontext" w:hAnsi="Fb Fontext" w:hint="cs"/>
          <w:spacing w:val="0"/>
          <w:rtl/>
        </w:rPr>
        <w:t xml:space="preserve"> - משמע דלא בעי' צבורים.</w:t>
      </w:r>
    </w:p>
    <w:p w14:paraId="093CAEAA" w14:textId="77777777" w:rsidR="006E0774" w:rsidRPr="00131640" w:rsidRDefault="006E0774" w:rsidP="0010529F">
      <w:pPr>
        <w:spacing w:after="120"/>
        <w:rPr>
          <w:rtl/>
        </w:rPr>
      </w:pPr>
      <w:r w:rsidRPr="00224C4C">
        <w:rPr>
          <w:rFonts w:ascii="Fb Fontext" w:hAnsi="Fb Fontext" w:hint="cs"/>
          <w:rtl/>
        </w:rPr>
        <w:t>דכל שהוא חזי לנעץ בה מחט וכפל תנא לאשמעי' דאפשר תלה בה מרגלית בשווי אלף זוז</w:t>
      </w:r>
    </w:p>
    <w:p w14:paraId="0A285B16" w14:textId="56D1BF4C" w:rsidR="00A85AC8" w:rsidRPr="00E600D8" w:rsidRDefault="006E0774" w:rsidP="00276850">
      <w:pPr>
        <w:pStyle w:val="38"/>
        <w:framePr w:wrap="notBeside"/>
        <w:rPr>
          <w:rtl/>
        </w:rPr>
      </w:pPr>
      <w:r w:rsidRPr="00E600D8">
        <w:rPr>
          <w:rFonts w:hint="cs"/>
          <w:rtl/>
        </w:rPr>
        <w:t xml:space="preserve">ב. </w:t>
      </w:r>
      <w:r w:rsidRPr="00E600D8">
        <w:rPr>
          <w:rtl/>
        </w:rPr>
        <w:t xml:space="preserve"> א</w:t>
      </w:r>
      <w:r w:rsidRPr="00E600D8">
        <w:rPr>
          <w:rFonts w:hint="cs"/>
          <w:rtl/>
        </w:rPr>
        <w:t>ר</w:t>
      </w:r>
      <w:r w:rsidRPr="00E600D8">
        <w:rPr>
          <w:rtl/>
        </w:rPr>
        <w:t>"</w:t>
      </w:r>
      <w:r w:rsidRPr="00E600D8">
        <w:rPr>
          <w:rFonts w:hint="cs"/>
          <w:rtl/>
        </w:rPr>
        <w:t>א</w:t>
      </w:r>
      <w:r w:rsidR="00A85AC8" w:rsidRPr="00E600D8">
        <w:rPr>
          <w:rtl/>
        </w:rPr>
        <w:t>:</w:t>
      </w:r>
    </w:p>
    <w:p w14:paraId="021BA234" w14:textId="7C134419" w:rsidR="006E0774" w:rsidRPr="00131640" w:rsidRDefault="006E0774" w:rsidP="000A4737">
      <w:pPr>
        <w:rPr>
          <w:rtl/>
        </w:rPr>
      </w:pPr>
      <w:r w:rsidRPr="00224C4C">
        <w:rPr>
          <w:rFonts w:ascii="Fb Fontext" w:hAnsi="Fb Fontext"/>
          <w:sz w:val="32"/>
          <w:rtl/>
        </w:rPr>
        <w:t xml:space="preserve">מעשה במדוני שהיה בירושלים, שהיו לו </w:t>
      </w:r>
      <w:r w:rsidR="0010529F">
        <w:rPr>
          <w:rFonts w:ascii="Fb Fontext" w:hAnsi="Fb Fontext" w:hint="cs"/>
          <w:sz w:val="32"/>
          <w:rtl/>
        </w:rPr>
        <w:t xml:space="preserve">הרבה </w:t>
      </w:r>
      <w:r w:rsidRPr="00224C4C">
        <w:rPr>
          <w:rFonts w:ascii="Fb Fontext" w:hAnsi="Fb Fontext"/>
          <w:sz w:val="32"/>
          <w:rtl/>
        </w:rPr>
        <w:t xml:space="preserve">מטלטלין הרבה וביקשביקש ליתנם במתנה, </w:t>
      </w:r>
      <w:r w:rsidRPr="00276850">
        <w:rPr>
          <w:rStyle w:val="afffff3"/>
          <w:rtl/>
        </w:rPr>
        <w:t>אמרו לו:</w:t>
      </w:r>
      <w:r w:rsidRPr="00224C4C">
        <w:rPr>
          <w:rFonts w:ascii="Fb Fontext" w:hAnsi="Fb Fontext"/>
          <w:sz w:val="32"/>
          <w:rtl/>
        </w:rPr>
        <w:t xml:space="preserve"> אין לו תקנה עד שיקנם על גבי קרקע.</w:t>
      </w:r>
      <w:r w:rsidR="000A4737">
        <w:rPr>
          <w:rFonts w:ascii="Fb Fontext" w:hAnsi="Fb Fontext" w:hint="cs"/>
          <w:rtl/>
        </w:rPr>
        <w:t xml:space="preserve"> </w:t>
      </w:r>
      <w:r w:rsidRPr="00224C4C">
        <w:rPr>
          <w:rFonts w:ascii="Fb Fontext" w:hAnsi="Fb Fontext"/>
          <w:rtl/>
        </w:rPr>
        <w:t>הלך ולקח בית סלע סמוך לירושלים, ואמר צפוני זה לפלוני ועמו מאה צאן ומאה חביות, ומת, וקיימו את דבריו.</w:t>
      </w:r>
      <w:r w:rsidRPr="00224C4C">
        <w:rPr>
          <w:rFonts w:ascii="Fb Fontext" w:hAnsi="Fb Fontext" w:hint="cs"/>
          <w:rtl/>
        </w:rPr>
        <w:t xml:space="preserve"> - ואי בעי' צבורים סלע למאי חזי</w:t>
      </w:r>
      <w:r w:rsidRPr="00224C4C">
        <w:rPr>
          <w:rFonts w:ascii="Fb Fontext" w:hAnsi="Fb Fontext"/>
          <w:rtl/>
        </w:rPr>
        <w:t>'</w:t>
      </w:r>
      <w:r w:rsidRPr="00224C4C">
        <w:rPr>
          <w:rFonts w:ascii="Fb Fontext" w:hAnsi="Fb Fontext" w:hint="cs"/>
          <w:rtl/>
        </w:rPr>
        <w:t>,</w:t>
      </w:r>
    </w:p>
    <w:p w14:paraId="3A6D102F" w14:textId="77777777" w:rsidR="00A85AC8" w:rsidRPr="00E600D8" w:rsidRDefault="006E0774" w:rsidP="00276850">
      <w:pPr>
        <w:pStyle w:val="38"/>
        <w:framePr w:wrap="notBeside"/>
        <w:rPr>
          <w:rtl/>
        </w:rPr>
      </w:pPr>
      <w:r w:rsidRPr="00E600D8">
        <w:rPr>
          <w:rFonts w:hint="cs"/>
          <w:rtl/>
        </w:rPr>
        <w:t>ודחי'</w:t>
      </w:r>
      <w:r w:rsidR="00A85AC8" w:rsidRPr="00E600D8">
        <w:rPr>
          <w:rtl/>
        </w:rPr>
        <w:t>:</w:t>
      </w:r>
    </w:p>
    <w:p w14:paraId="792A6972" w14:textId="6AEA5288" w:rsidR="006E0774" w:rsidRPr="00131640" w:rsidRDefault="006E0774" w:rsidP="0010529F">
      <w:pPr>
        <w:spacing w:after="120"/>
      </w:pPr>
      <w:r w:rsidRPr="00224C4C">
        <w:rPr>
          <w:rFonts w:ascii="Fb Fontext" w:hAnsi="Fb Fontext" w:hint="cs"/>
          <w:rtl/>
        </w:rPr>
        <w:t>דהיינו בית סלע ונפיש טובא וקרי ליה סלע דקשה כסלע</w:t>
      </w:r>
    </w:p>
    <w:p w14:paraId="2AD91436" w14:textId="1321DCA4" w:rsidR="00A85AC8" w:rsidRPr="00E600D8" w:rsidRDefault="006E0774" w:rsidP="00276850">
      <w:pPr>
        <w:pStyle w:val="38"/>
        <w:framePr w:wrap="notBeside"/>
        <w:rPr>
          <w:rtl/>
        </w:rPr>
      </w:pPr>
      <w:r w:rsidRPr="00E600D8">
        <w:rPr>
          <w:rFonts w:hint="cs"/>
          <w:rtl/>
        </w:rPr>
        <w:t>ג. והא ד</w:t>
      </w:r>
      <w:r w:rsidR="000A4737" w:rsidRPr="00E600D8">
        <w:rPr>
          <w:rFonts w:hint="cs"/>
          <w:rtl/>
        </w:rPr>
        <w:t>רב</w:t>
      </w:r>
      <w:r w:rsidR="00A85AC8" w:rsidRPr="00E600D8">
        <w:rPr>
          <w:rtl/>
        </w:rPr>
        <w:t>:</w:t>
      </w:r>
    </w:p>
    <w:p w14:paraId="5A724C14" w14:textId="3D20B553" w:rsidR="009469D7" w:rsidRDefault="006E0774" w:rsidP="006E0774">
      <w:pPr>
        <w:rPr>
          <w:rFonts w:ascii="Fb Fontext" w:hAnsi="Fb Fontext"/>
          <w:sz w:val="32"/>
          <w:rtl/>
        </w:rPr>
      </w:pPr>
      <w:r w:rsidRPr="00224C4C">
        <w:rPr>
          <w:rFonts w:ascii="Fb Fontext" w:hAnsi="Fb Fontext"/>
          <w:sz w:val="32"/>
          <w:rtl/>
        </w:rPr>
        <w:t xml:space="preserve">מעשה באדם שחלה בירושלים, </w:t>
      </w:r>
      <w:r w:rsidRPr="00345AFD">
        <w:rPr>
          <w:rStyle w:val="afffff3"/>
          <w:rtl/>
        </w:rPr>
        <w:t>כר</w:t>
      </w:r>
      <w:r w:rsidR="000A4737" w:rsidRPr="00345AFD">
        <w:rPr>
          <w:rStyle w:val="afffff3"/>
          <w:rFonts w:hint="cs"/>
          <w:rtl/>
        </w:rPr>
        <w:t>"א</w:t>
      </w:r>
      <w:r w:rsidRPr="00345AFD">
        <w:rPr>
          <w:rStyle w:val="afffff3"/>
          <w:rtl/>
        </w:rPr>
        <w:t>,</w:t>
      </w:r>
      <w:r w:rsidRPr="00224C4C">
        <w:rPr>
          <w:rFonts w:ascii="Fb Fontext" w:hAnsi="Fb Fontext"/>
          <w:sz w:val="32"/>
          <w:rtl/>
        </w:rPr>
        <w:t xml:space="preserve"> </w:t>
      </w:r>
      <w:r w:rsidRPr="00345AFD">
        <w:rPr>
          <w:rStyle w:val="afffff3"/>
          <w:rtl/>
        </w:rPr>
        <w:t>וא</w:t>
      </w:r>
      <w:r w:rsidR="00AD5CC9">
        <w:rPr>
          <w:rStyle w:val="afffff3"/>
          <w:rFonts w:hint="cs"/>
          <w:rtl/>
        </w:rPr>
        <w:t xml:space="preserve"> </w:t>
      </w:r>
      <w:r w:rsidRPr="00345AFD">
        <w:rPr>
          <w:rStyle w:val="afffff3"/>
          <w:rtl/>
        </w:rPr>
        <w:t>מרי לה</w:t>
      </w:r>
      <w:r w:rsidRPr="00224C4C">
        <w:rPr>
          <w:rFonts w:ascii="Fb Fontext" w:hAnsi="Fb Fontext"/>
          <w:sz w:val="32"/>
          <w:rtl/>
        </w:rPr>
        <w:t xml:space="preserve"> בריא היה, </w:t>
      </w:r>
      <w:r w:rsidRPr="00345AFD">
        <w:rPr>
          <w:rStyle w:val="afffff3"/>
          <w:rtl/>
        </w:rPr>
        <w:t>כרבנן,</w:t>
      </w:r>
    </w:p>
    <w:p w14:paraId="79F12BE8" w14:textId="65A3DD6B" w:rsidR="006E0774" w:rsidRPr="00131640" w:rsidRDefault="006E0774" w:rsidP="00110384">
      <w:pPr>
        <w:rPr>
          <w:rtl/>
        </w:rPr>
      </w:pPr>
      <w:r w:rsidRPr="00224C4C">
        <w:rPr>
          <w:rFonts w:ascii="Fb Fontext" w:hAnsi="Fb Fontext"/>
          <w:sz w:val="32"/>
          <w:rtl/>
        </w:rPr>
        <w:t xml:space="preserve">שהיו לו מטלטלין הרבה וביקש ליתנם במתנה, </w:t>
      </w:r>
      <w:r w:rsidRPr="00AD5CC9">
        <w:rPr>
          <w:rStyle w:val="afffff3"/>
          <w:rtl/>
        </w:rPr>
        <w:t>אמרו לו:</w:t>
      </w:r>
      <w:r w:rsidRPr="00224C4C">
        <w:rPr>
          <w:rFonts w:ascii="Fb Fontext" w:hAnsi="Fb Fontext"/>
          <w:sz w:val="32"/>
          <w:rtl/>
        </w:rPr>
        <w:t xml:space="preserve"> אין לו תקנה עד שיקנם ע"ג קרקע.</w:t>
      </w:r>
      <w:r w:rsidR="00AD5CC9">
        <w:rPr>
          <w:rFonts w:ascii="Fb Fontext" w:hAnsi="Fb Fontext" w:hint="cs"/>
          <w:sz w:val="32"/>
          <w:rtl/>
        </w:rPr>
        <w:t xml:space="preserve"> </w:t>
      </w:r>
      <w:r w:rsidRPr="00224C4C">
        <w:rPr>
          <w:rFonts w:ascii="Fb Fontext" w:hAnsi="Fb Fontext"/>
          <w:rtl/>
        </w:rPr>
        <w:t xml:space="preserve">לקח בית רובע סמוך לירושלים, ואמר טפח על טפח לפלוני ועמו מאה צאן ומאה חביות, ומת, </w:t>
      </w:r>
      <w:r w:rsidRPr="002049D5">
        <w:rPr>
          <w:rFonts w:ascii="Fb Fontext" w:hAnsi="Fb Fontext"/>
          <w:spacing w:val="0"/>
          <w:rtl/>
        </w:rPr>
        <w:t>וקיימו חכמים את דבריו.</w:t>
      </w:r>
      <w:r w:rsidR="00110384" w:rsidRPr="002049D5">
        <w:rPr>
          <w:rFonts w:ascii="Fb Fontext" w:hAnsi="Fb Fontext" w:hint="cs"/>
          <w:spacing w:val="0"/>
          <w:rtl/>
        </w:rPr>
        <w:t xml:space="preserve"> </w:t>
      </w:r>
      <w:r w:rsidRPr="002049D5">
        <w:rPr>
          <w:rFonts w:ascii="Fb Fontext" w:hAnsi="Fb Fontext"/>
          <w:spacing w:val="0"/>
          <w:rtl/>
        </w:rPr>
        <w:t>ואי בעי צבורים, טפח על טפח למאי חזי?</w:t>
      </w:r>
    </w:p>
    <w:p w14:paraId="4CF9F473" w14:textId="77777777" w:rsidR="00A85AC8" w:rsidRPr="00E600D8" w:rsidRDefault="006E0774" w:rsidP="00276850">
      <w:pPr>
        <w:pStyle w:val="38"/>
        <w:framePr w:wrap="notBeside"/>
        <w:rPr>
          <w:rtl/>
        </w:rPr>
      </w:pPr>
      <w:r w:rsidRPr="00E600D8">
        <w:rPr>
          <w:rtl/>
        </w:rPr>
        <w:t xml:space="preserve">- </w:t>
      </w:r>
      <w:r w:rsidRPr="00E600D8">
        <w:rPr>
          <w:rFonts w:hint="cs"/>
          <w:rtl/>
        </w:rPr>
        <w:t>ודחי'</w:t>
      </w:r>
      <w:r w:rsidR="00A85AC8" w:rsidRPr="00E600D8">
        <w:rPr>
          <w:rtl/>
        </w:rPr>
        <w:t>:</w:t>
      </w:r>
    </w:p>
    <w:p w14:paraId="342E5BC4" w14:textId="4A056B80" w:rsidR="006E0774" w:rsidRPr="00131640" w:rsidRDefault="006E0774" w:rsidP="00943179">
      <w:pPr>
        <w:rPr>
          <w:rtl/>
        </w:rPr>
      </w:pPr>
      <w:r w:rsidRPr="00943179">
        <w:rPr>
          <w:rFonts w:hint="cs"/>
          <w:rtl/>
        </w:rPr>
        <w:t>ד</w:t>
      </w:r>
      <w:r w:rsidR="00B35B36" w:rsidRPr="00943179">
        <w:rPr>
          <w:rFonts w:hint="cs"/>
          <w:rtl/>
        </w:rPr>
        <w:t>כאן</w:t>
      </w:r>
      <w:r w:rsidRPr="00943179">
        <w:rPr>
          <w:rFonts w:hint="cs"/>
          <w:rtl/>
        </w:rPr>
        <w:t xml:space="preserve"> מיירי לדמי וה'</w:t>
      </w:r>
      <w:r w:rsidR="00110384">
        <w:rPr>
          <w:rFonts w:hint="cs"/>
          <w:rtl/>
        </w:rPr>
        <w:t>'</w:t>
      </w:r>
      <w:r w:rsidRPr="00943179">
        <w:rPr>
          <w:rFonts w:hint="cs"/>
          <w:rtl/>
        </w:rPr>
        <w:t xml:space="preserve">נ </w:t>
      </w:r>
      <w:r w:rsidR="00836BD3">
        <w:rPr>
          <w:rFonts w:hint="cs"/>
          <w:rtl/>
        </w:rPr>
        <w:t>מסתבר</w:t>
      </w:r>
      <w:r w:rsidRPr="00943179">
        <w:rPr>
          <w:rFonts w:hint="cs"/>
          <w:rtl/>
        </w:rPr>
        <w:t xml:space="preserve"> דאי מאה צאן וחביות ממש שיקנה בחליפין</w:t>
      </w:r>
    </w:p>
    <w:p w14:paraId="4AC16760" w14:textId="77777777" w:rsidR="00A85AC8" w:rsidRPr="00E600D8" w:rsidRDefault="006E0774" w:rsidP="00276850">
      <w:pPr>
        <w:pStyle w:val="38"/>
        <w:framePr w:wrap="notBeside"/>
        <w:rPr>
          <w:rtl/>
        </w:rPr>
      </w:pPr>
      <w:r w:rsidRPr="00E600D8">
        <w:rPr>
          <w:rtl/>
        </w:rPr>
        <w:t xml:space="preserve">- </w:t>
      </w:r>
      <w:r w:rsidRPr="00E600D8">
        <w:rPr>
          <w:rFonts w:hint="cs"/>
          <w:rtl/>
        </w:rPr>
        <w:t>והא</w:t>
      </w:r>
      <w:r w:rsidR="00A85AC8" w:rsidRPr="00E600D8">
        <w:rPr>
          <w:rtl/>
        </w:rPr>
        <w:t>:</w:t>
      </w:r>
    </w:p>
    <w:p w14:paraId="71834B09" w14:textId="15AA8BC9" w:rsidR="006E0774" w:rsidRPr="00131640" w:rsidRDefault="006E0774" w:rsidP="00943179">
      <w:pPr>
        <w:rPr>
          <w:rtl/>
        </w:rPr>
      </w:pPr>
      <w:r w:rsidRPr="00943179">
        <w:rPr>
          <w:rFonts w:hint="cs"/>
          <w:rtl/>
        </w:rPr>
        <w:t>דלא קנה במשיכה דליתא למקבל מתנה</w:t>
      </w:r>
    </w:p>
    <w:p w14:paraId="54E29A7E" w14:textId="371B357F" w:rsidR="006E0774" w:rsidRPr="00131640" w:rsidRDefault="006E0774" w:rsidP="00943179">
      <w:pPr>
        <w:rPr>
          <w:rtl/>
        </w:rPr>
      </w:pPr>
      <w:r w:rsidRPr="00943179">
        <w:rPr>
          <w:rtl/>
        </w:rPr>
        <w:t xml:space="preserve">- </w:t>
      </w:r>
      <w:r w:rsidRPr="00943179">
        <w:rPr>
          <w:rFonts w:hint="cs"/>
          <w:rtl/>
        </w:rPr>
        <w:t>ולא רצה להקנות אגב אחר</w:t>
      </w:r>
      <w:r w:rsidR="00E35F03">
        <w:rPr>
          <w:rFonts w:hint="cs"/>
          <w:rtl/>
        </w:rPr>
        <w:t>,</w:t>
      </w:r>
      <w:r w:rsidRPr="00943179">
        <w:rPr>
          <w:rFonts w:hint="cs"/>
          <w:rtl/>
        </w:rPr>
        <w:t xml:space="preserve"> דלא ס</w:t>
      </w:r>
      <w:r w:rsidRPr="00943179">
        <w:rPr>
          <w:rtl/>
        </w:rPr>
        <w:t>"</w:t>
      </w:r>
      <w:r w:rsidRPr="00943179">
        <w:rPr>
          <w:rFonts w:hint="cs"/>
          <w:rtl/>
        </w:rPr>
        <w:t>ד שמא יקח ויאכל</w:t>
      </w:r>
    </w:p>
    <w:p w14:paraId="56CA77FF" w14:textId="2947F035" w:rsidR="00A85AC8" w:rsidRPr="00E600D8" w:rsidRDefault="006E0774" w:rsidP="00276850">
      <w:pPr>
        <w:pStyle w:val="38"/>
        <w:framePr w:wrap="notBeside"/>
        <w:rPr>
          <w:rtl/>
        </w:rPr>
      </w:pPr>
      <w:r w:rsidRPr="00E600D8">
        <w:rPr>
          <w:rFonts w:hint="cs"/>
          <w:rtl/>
        </w:rPr>
        <w:t>והך</w:t>
      </w:r>
      <w:r w:rsidR="00A85AC8" w:rsidRPr="00E600D8">
        <w:rPr>
          <w:rFonts w:hint="cs"/>
          <w:rtl/>
        </w:rPr>
        <w:t>:</w:t>
      </w:r>
    </w:p>
    <w:p w14:paraId="144DC84A" w14:textId="3657865D" w:rsidR="006E0774" w:rsidRPr="00131640" w:rsidRDefault="00110384" w:rsidP="00E606E3">
      <w:pPr>
        <w:spacing w:after="120"/>
        <w:rPr>
          <w:rtl/>
        </w:rPr>
      </w:pPr>
      <w:r>
        <w:rPr>
          <w:rFonts w:ascii="Fb Fontext" w:hAnsi="Fb Fontext" w:hint="cs"/>
          <w:rtl/>
        </w:rPr>
        <w:t>ד</w:t>
      </w:r>
      <w:r w:rsidR="006E0774" w:rsidRPr="00224C4C">
        <w:rPr>
          <w:rFonts w:ascii="Fb Fontext" w:hAnsi="Fb Fontext" w:hint="cs"/>
          <w:rtl/>
        </w:rPr>
        <w:t>אין לו תקנה ה</w:t>
      </w:r>
      <w:r w:rsidR="006E0774" w:rsidRPr="00224C4C">
        <w:rPr>
          <w:rFonts w:ascii="Fb Fontext" w:hAnsi="Fb Fontext"/>
          <w:rtl/>
        </w:rPr>
        <w:t>"</w:t>
      </w:r>
      <w:r w:rsidR="006E0774" w:rsidRPr="00224C4C">
        <w:rPr>
          <w:rFonts w:ascii="Fb Fontext" w:hAnsi="Fb Fontext" w:hint="cs"/>
          <w:rtl/>
        </w:rPr>
        <w:t xml:space="preserve">ק </w:t>
      </w:r>
      <w:r w:rsidR="006E0774" w:rsidRPr="00224C4C">
        <w:rPr>
          <w:rFonts w:ascii="Fb Fontext" w:hAnsi="Fb Fontext"/>
          <w:rtl/>
        </w:rPr>
        <w:t>למאי דלא סמכה דעתיה, אין לו תקנה עד שיקנם על גבי קרקע.</w:t>
      </w:r>
    </w:p>
    <w:p w14:paraId="070983AC" w14:textId="77777777" w:rsidR="006E0774" w:rsidRPr="00131640" w:rsidRDefault="006E0774" w:rsidP="0010529F">
      <w:pPr>
        <w:pStyle w:val="afff0"/>
        <w:framePr w:wrap="around"/>
        <w:rPr>
          <w:rtl/>
        </w:rPr>
      </w:pPr>
      <w:r w:rsidRPr="00224C4C">
        <w:rPr>
          <w:rFonts w:hint="cs"/>
          <w:rtl/>
        </w:rPr>
        <w:lastRenderedPageBreak/>
        <w:t>כז.</w:t>
      </w:r>
    </w:p>
    <w:p w14:paraId="56E58D3E" w14:textId="1BB0ED4F" w:rsidR="00A85AC8" w:rsidRPr="00E600D8" w:rsidRDefault="006E0774" w:rsidP="00CE4941">
      <w:pPr>
        <w:pStyle w:val="38"/>
        <w:framePr w:wrap="notBeside"/>
        <w:rPr>
          <w:rtl/>
        </w:rPr>
      </w:pPr>
      <w:r w:rsidRPr="00E600D8">
        <w:rPr>
          <w:rFonts w:hint="cs"/>
          <w:rtl/>
        </w:rPr>
        <w:t xml:space="preserve">ד. </w:t>
      </w:r>
      <w:r w:rsidRPr="00E600D8">
        <w:rPr>
          <w:rtl/>
        </w:rPr>
        <w:t>ת"ש</w:t>
      </w:r>
      <w:r w:rsidR="00A85AC8" w:rsidRPr="00E600D8">
        <w:rPr>
          <w:rtl/>
        </w:rPr>
        <w:t>:</w:t>
      </w:r>
    </w:p>
    <w:p w14:paraId="220B3FBB" w14:textId="5EF422BD" w:rsidR="009469D7" w:rsidRDefault="006E0774" w:rsidP="006E0774">
      <w:pPr>
        <w:rPr>
          <w:rFonts w:ascii="Fb Fontext" w:hAnsi="Fb Fontext"/>
          <w:sz w:val="32"/>
          <w:rtl/>
        </w:rPr>
      </w:pPr>
      <w:r w:rsidRPr="00224C4C">
        <w:rPr>
          <w:rFonts w:ascii="Fb Fontext" w:hAnsi="Fb Fontext"/>
          <w:sz w:val="32"/>
          <w:rtl/>
        </w:rPr>
        <w:t xml:space="preserve">מעשה </w:t>
      </w:r>
      <w:r>
        <w:rPr>
          <w:rStyle w:val="afffff3"/>
          <w:rFonts w:ascii="Fb Fontext" w:hAnsi="Fb Fontext" w:hint="cs"/>
          <w:sz w:val="32"/>
          <w:rtl/>
          <w:rPrChange w:id="9054" w:author="מנוע אמוראים" w:date="2026-10-05T16:42:07Z">
            <w:rPr>
              <w:rFonts w:ascii="Fb Fontext" w:hAnsi="Fb Fontext" w:hint="cs"/>
              <w:sz w:val="32"/>
              <w:rtl/>
            </w:rPr>
          </w:rPrChange>
        </w:rPr>
        <w:t xml:space="preserve">שא</w:t>
      </w:r>
      <w:r>
        <w:rPr>
          <w:rStyle w:val="afffff3"/>
          <w:rFonts w:ascii="Fb Fontext" w:hAnsi="Fb Fontext"/>
          <w:sz w:val="32"/>
          <w:rtl/>
          <w:rPrChange w:id="9055" w:author="מנוע אמוראים" w:date="2026-10-05T16:42:07Z">
            <w:rPr>
              <w:rFonts w:ascii="Fb Fontext" w:hAnsi="Fb Fontext"/>
              <w:sz w:val="32"/>
              <w:rtl/>
            </w:rPr>
          </w:rPrChange>
        </w:rPr>
        <w:t xml:space="preserve">ר</w:t>
      </w:r>
      <w:r>
        <w:rPr>
          <w:rStyle w:val="afffff3"/>
          <w:rFonts w:ascii="Fb Fontext" w:hAnsi="Fb Fontext" w:hint="cs"/>
          <w:sz w:val="32"/>
          <w:rtl/>
          <w:rPrChange w:id="9056" w:author="מנוע אמוראים" w:date="2026-10-05T16:42:07Z">
            <w:rPr>
              <w:rFonts w:ascii="Fb Fontext" w:hAnsi="Fb Fontext" w:hint="cs"/>
              <w:sz w:val="32"/>
              <w:rtl/>
            </w:rPr>
          </w:rPrChange>
        </w:rPr>
        <w:t xml:space="preserve">"ג</w:t>
      </w:r>
      <w:r w:rsidRPr="00224C4C">
        <w:rPr>
          <w:rFonts w:ascii="Fb Fontext" w:hAnsi="Fb Fontext"/>
          <w:sz w:val="32"/>
          <w:rtl/>
        </w:rPr>
        <w:t xml:space="preserve"> </w:t>
      </w:r>
      <w:r w:rsidR="00A11F2A">
        <w:rPr>
          <w:rFonts w:ascii="Fb Fontext" w:hAnsi="Fb Fontext" w:hint="cs"/>
          <w:sz w:val="32"/>
          <w:rtl/>
        </w:rPr>
        <w:t>ל</w:t>
      </w:r>
      <w:r w:rsidRPr="00224C4C">
        <w:rPr>
          <w:rFonts w:ascii="Fb Fontext" w:hAnsi="Fb Fontext"/>
          <w:sz w:val="32"/>
          <w:rtl/>
        </w:rPr>
        <w:t>זקנים בספינה: עישור שאני עתיד למוד נתון ליהושע, ומקומו מושכר לו, ועישור אחר שאני עתיד למוד נתון  לעקיבא בן יוסף כדי שיזכה בו לעניים, ומקומו מושכר לו.</w:t>
      </w:r>
    </w:p>
    <w:p w14:paraId="130D0739" w14:textId="06D48552" w:rsidR="006E0774" w:rsidRPr="00131640" w:rsidRDefault="006E0774" w:rsidP="006E0774">
      <w:pPr>
        <w:rPr>
          <w:rtl/>
        </w:rPr>
      </w:pPr>
      <w:r w:rsidRPr="00224C4C">
        <w:rPr>
          <w:rFonts w:ascii="Fb Fontext" w:hAnsi="Fb Fontext" w:hint="cs"/>
          <w:sz w:val="32"/>
          <w:rtl/>
        </w:rPr>
        <w:t xml:space="preserve">- </w:t>
      </w:r>
      <w:r w:rsidRPr="00210DF6">
        <w:rPr>
          <w:rFonts w:ascii="Fb Fontext" w:hAnsi="Fb Fontext" w:cs="BA TM • Vilna Extra-Bold"/>
          <w:sz w:val="32"/>
          <w:rtl/>
        </w:rPr>
        <w:t>ש"מ</w:t>
      </w:r>
      <w:r w:rsidRPr="00224C4C">
        <w:rPr>
          <w:rFonts w:ascii="Fb Fontext" w:hAnsi="Fb Fontext"/>
          <w:sz w:val="32"/>
          <w:rtl/>
        </w:rPr>
        <w:t xml:space="preserve"> בעינן צבורים בה!</w:t>
      </w:r>
    </w:p>
    <w:p w14:paraId="4F605468" w14:textId="77777777" w:rsidR="00A85AC8" w:rsidRPr="00E600D8" w:rsidRDefault="006E0774" w:rsidP="00CE4941">
      <w:pPr>
        <w:pStyle w:val="38"/>
        <w:framePr w:wrap="notBeside"/>
        <w:rPr>
          <w:rtl/>
        </w:rPr>
      </w:pPr>
      <w:r w:rsidRPr="00E600D8">
        <w:rPr>
          <w:rFonts w:hint="cs"/>
          <w:rtl/>
        </w:rPr>
        <w:t>-</w:t>
      </w:r>
      <w:r w:rsidRPr="00E600D8">
        <w:rPr>
          <w:rFonts w:hint="cs"/>
          <w:rtl/>
        </w:rPr>
        <w:tab/>
        <w:t>ודחי'</w:t>
      </w:r>
      <w:r w:rsidR="00A85AC8" w:rsidRPr="00E600D8">
        <w:rPr>
          <w:rtl/>
        </w:rPr>
        <w:t>:</w:t>
      </w:r>
    </w:p>
    <w:p w14:paraId="75DACFD9" w14:textId="5E110E59" w:rsidR="006E0774" w:rsidRPr="00131640" w:rsidRDefault="006E0774" w:rsidP="00680645">
      <w:pPr>
        <w:spacing w:after="120"/>
        <w:rPr>
          <w:rtl/>
        </w:rPr>
      </w:pPr>
      <w:r w:rsidRPr="00224C4C">
        <w:rPr>
          <w:rFonts w:ascii="Fb Fontext" w:hAnsi="Fb Fontext" w:hint="cs"/>
          <w:rtl/>
        </w:rPr>
        <w:t>ד</w:t>
      </w:r>
      <w:r w:rsidRPr="00224C4C">
        <w:rPr>
          <w:rFonts w:ascii="Fb Fontext" w:hAnsi="Fb Fontext"/>
          <w:rtl/>
        </w:rPr>
        <w:t xml:space="preserve">שאני </w:t>
      </w:r>
      <w:r w:rsidR="00B35B36">
        <w:rPr>
          <w:rFonts w:ascii="Fb Fontext" w:hAnsi="Fb Fontext"/>
          <w:rtl/>
        </w:rPr>
        <w:t>שם</w:t>
      </w:r>
      <w:r w:rsidRPr="00224C4C">
        <w:rPr>
          <w:rFonts w:ascii="Fb Fontext" w:hAnsi="Fb Fontext"/>
          <w:rtl/>
        </w:rPr>
        <w:t xml:space="preserve">, </w:t>
      </w:r>
      <w:r w:rsidRPr="00224C4C">
        <w:rPr>
          <w:rFonts w:ascii="Fb Fontext" w:hAnsi="Fb Fontext" w:hint="cs"/>
          <w:rtl/>
        </w:rPr>
        <w:t>כדי ש</w:t>
      </w:r>
      <w:r w:rsidRPr="00224C4C">
        <w:rPr>
          <w:rFonts w:ascii="Fb Fontext" w:hAnsi="Fb Fontext"/>
          <w:rtl/>
        </w:rPr>
        <w:t>לא ליטרחינהו.</w:t>
      </w:r>
    </w:p>
    <w:p w14:paraId="110924BB" w14:textId="4A6AA3D8" w:rsidR="00A85AC8" w:rsidRPr="00E600D8" w:rsidRDefault="006E0774" w:rsidP="00CE4941">
      <w:pPr>
        <w:pStyle w:val="38"/>
        <w:framePr w:wrap="notBeside"/>
        <w:rPr>
          <w:rtl/>
        </w:rPr>
      </w:pPr>
      <w:r w:rsidRPr="00E600D8">
        <w:rPr>
          <w:rFonts w:hint="cs"/>
          <w:rtl/>
        </w:rPr>
        <w:t xml:space="preserve">ה. </w:t>
      </w:r>
      <w:r w:rsidRPr="00E600D8">
        <w:rPr>
          <w:rtl/>
        </w:rPr>
        <w:t>ת"ש</w:t>
      </w:r>
      <w:r w:rsidR="00A85AC8" w:rsidRPr="00E600D8">
        <w:rPr>
          <w:rtl/>
        </w:rPr>
        <w:t>:</w:t>
      </w:r>
    </w:p>
    <w:p w14:paraId="19952BD5" w14:textId="72C880FB" w:rsidR="009469D7" w:rsidRDefault="006E0774" w:rsidP="006E0774">
      <w:pPr>
        <w:rPr>
          <w:rFonts w:ascii="Fb Fontext" w:hAnsi="Fb Fontext"/>
          <w:rtl/>
        </w:rPr>
      </w:pPr>
      <w:r w:rsidRPr="00680645">
        <w:rPr>
          <w:rStyle w:val="afffff3"/>
          <w:rFonts w:hint="cs"/>
          <w:rtl/>
        </w:rPr>
        <w:t>מרב</w:t>
      </w:r>
      <w:r w:rsidRPr="00224C4C">
        <w:rPr>
          <w:rFonts w:ascii="Fb Fontext" w:hAnsi="Fb Fontext"/>
          <w:rtl/>
        </w:rPr>
        <w:t xml:space="preserve"> שני שטרות הן:</w:t>
      </w:r>
    </w:p>
    <w:p w14:paraId="6664B63C" w14:textId="3067CFA1" w:rsidR="006E0774" w:rsidRPr="00131640" w:rsidRDefault="006E0774" w:rsidP="006E0774">
      <w:pPr>
        <w:rPr>
          <w:rtl/>
        </w:rPr>
      </w:pPr>
      <w:r w:rsidRPr="00224C4C">
        <w:rPr>
          <w:rFonts w:ascii="Fb Fontext" w:hAnsi="Fb Fontext"/>
          <w:rtl/>
        </w:rPr>
        <w:t>זכו בשדה זו לפלוני וכתבו לו את השטר חוזר בשטר ו</w:t>
      </w:r>
      <w:r w:rsidR="00680645">
        <w:rPr>
          <w:rFonts w:ascii="Fb Fontext" w:hAnsi="Fb Fontext" w:hint="cs"/>
          <w:rtl/>
        </w:rPr>
        <w:t>לא</w:t>
      </w:r>
      <w:r w:rsidRPr="00224C4C">
        <w:rPr>
          <w:rFonts w:ascii="Fb Fontext" w:hAnsi="Fb Fontext"/>
          <w:rtl/>
        </w:rPr>
        <w:t xml:space="preserve"> בשדה,</w:t>
      </w:r>
    </w:p>
    <w:p w14:paraId="40B0061F" w14:textId="77777777" w:rsidR="006E0774" w:rsidRPr="00131640" w:rsidRDefault="006E0774" w:rsidP="006E0774">
      <w:pPr>
        <w:rPr>
          <w:rtl/>
        </w:rPr>
      </w:pPr>
      <w:r w:rsidRPr="00224C4C">
        <w:rPr>
          <w:rFonts w:ascii="Fb Fontext" w:hAnsi="Fb Fontext"/>
          <w:sz w:val="32"/>
          <w:rtl/>
        </w:rPr>
        <w:t>ע"מ שתכתבו לו את השטר - חוזר בין בשטר בין בשדה.</w:t>
      </w:r>
    </w:p>
    <w:p w14:paraId="6656E3E2" w14:textId="77777777" w:rsidR="00A85AC8" w:rsidRPr="00E600D8" w:rsidRDefault="006E0774" w:rsidP="00CE4941">
      <w:pPr>
        <w:pStyle w:val="38"/>
        <w:framePr w:wrap="notBeside"/>
        <w:rPr>
          <w:rtl/>
        </w:rPr>
      </w:pPr>
      <w:r w:rsidRPr="00E600D8">
        <w:rPr>
          <w:rtl/>
        </w:rPr>
        <w:t>ור</w:t>
      </w:r>
      <w:r w:rsidRPr="00E600D8">
        <w:rPr>
          <w:rFonts w:hint="cs"/>
          <w:rtl/>
        </w:rPr>
        <w:t>חב</w:t>
      </w:r>
      <w:r w:rsidRPr="00E600D8">
        <w:rPr>
          <w:rtl/>
        </w:rPr>
        <w:t>"</w:t>
      </w:r>
      <w:r w:rsidRPr="00E600D8">
        <w:rPr>
          <w:rFonts w:hint="cs"/>
          <w:rtl/>
        </w:rPr>
        <w:t>א מר</w:t>
      </w:r>
      <w:r w:rsidRPr="00E600D8">
        <w:rPr>
          <w:rtl/>
        </w:rPr>
        <w:t>"</w:t>
      </w:r>
      <w:r w:rsidRPr="00E600D8">
        <w:rPr>
          <w:rFonts w:hint="cs"/>
          <w:rtl/>
        </w:rPr>
        <w:t>ה</w:t>
      </w:r>
      <w:r w:rsidR="00A85AC8" w:rsidRPr="00E600D8">
        <w:rPr>
          <w:rtl/>
        </w:rPr>
        <w:t>:</w:t>
      </w:r>
    </w:p>
    <w:p w14:paraId="3BE7A370" w14:textId="5C61844C" w:rsidR="006E0774" w:rsidRPr="00131640" w:rsidRDefault="006E0774" w:rsidP="006E0774">
      <w:pPr>
        <w:rPr>
          <w:rtl/>
        </w:rPr>
      </w:pPr>
      <w:r w:rsidRPr="00224C4C">
        <w:rPr>
          <w:rFonts w:ascii="Fb Fontext" w:hAnsi="Fb Fontext"/>
          <w:sz w:val="32"/>
          <w:rtl/>
        </w:rPr>
        <w:t xml:space="preserve">שלשה שטרות הן: תרי הא דאמרן, </w:t>
      </w:r>
      <w:r w:rsidRPr="002049D5">
        <w:rPr>
          <w:rStyle w:val="afffff3"/>
          <w:rtl/>
        </w:rPr>
        <w:t>אידך</w:t>
      </w:r>
      <w:r w:rsidRPr="00224C4C">
        <w:rPr>
          <w:rFonts w:ascii="Fb Fontext" w:hAnsi="Fb Fontext"/>
          <w:sz w:val="32"/>
          <w:rtl/>
        </w:rPr>
        <w:t xml:space="preserve"> אם קדם מוכר וכתב לו את השטר, כאותה ששנינו: כותבים שטר למוכר א</w:t>
      </w:r>
      <w:r w:rsidR="002049D5">
        <w:rPr>
          <w:rFonts w:ascii="Fb Fontext" w:hAnsi="Fb Fontext" w:hint="cs"/>
          <w:sz w:val="32"/>
          <w:rtl/>
        </w:rPr>
        <w:t>ף</w:t>
      </w:r>
      <w:r w:rsidRPr="00224C4C">
        <w:rPr>
          <w:rFonts w:ascii="Fb Fontext" w:hAnsi="Fb Fontext"/>
          <w:sz w:val="32"/>
          <w:rtl/>
        </w:rPr>
        <w:t xml:space="preserve"> שאין לוקח עמו, כיון שהחזיק עמו בקרקע נקנה שטר בכל מקום שהוא,</w:t>
      </w:r>
    </w:p>
    <w:p w14:paraId="289C6CCC" w14:textId="77777777" w:rsidR="00A85AC8" w:rsidRPr="00E600D8" w:rsidRDefault="006E0774" w:rsidP="00687F28">
      <w:pPr>
        <w:pStyle w:val="38"/>
        <w:framePr w:wrap="notBeside"/>
        <w:rPr>
          <w:rtl/>
        </w:rPr>
      </w:pPr>
      <w:r w:rsidRPr="00E600D8">
        <w:rPr>
          <w:rFonts w:hint="cs"/>
          <w:rtl/>
        </w:rPr>
        <w:t>ואין לדחות</w:t>
      </w:r>
      <w:r w:rsidR="00A85AC8" w:rsidRPr="00E600D8">
        <w:rPr>
          <w:rtl/>
        </w:rPr>
        <w:t>:</w:t>
      </w:r>
    </w:p>
    <w:p w14:paraId="3B1FF336" w14:textId="3719D00E" w:rsidR="00E60711" w:rsidRPr="00131640" w:rsidRDefault="006E0774" w:rsidP="00277C7E">
      <w:pPr>
        <w:rPr>
          <w:rtl/>
        </w:rPr>
      </w:pPr>
      <w:r w:rsidRPr="00277C7E">
        <w:rPr>
          <w:rFonts w:ascii="Fb Fontext" w:hAnsi="Fb Fontext" w:hint="cs"/>
          <w:spacing w:val="0"/>
          <w:rtl/>
        </w:rPr>
        <w:t>דהא דלא בעי' צבורים בשטר דאפסירא דארעא הוא, ד</w:t>
      </w:r>
      <w:r w:rsidRPr="00277C7E">
        <w:rPr>
          <w:rFonts w:ascii="Fb Fontext" w:hAnsi="Fb Fontext"/>
          <w:spacing w:val="0"/>
          <w:rtl/>
        </w:rPr>
        <w:t>הא עלה תני</w:t>
      </w:r>
    </w:p>
    <w:p w14:paraId="4075C0CD" w14:textId="69213CA2" w:rsidR="006E0774" w:rsidRPr="00131640" w:rsidRDefault="006E0774" w:rsidP="006E0774">
      <w:pPr>
        <w:rPr>
          <w:rtl/>
        </w:rPr>
      </w:pPr>
      <w:r w:rsidRPr="00224C4C">
        <w:rPr>
          <w:rFonts w:ascii="Fb Fontext" w:hAnsi="Fb Fontext"/>
          <w:rtl/>
        </w:rPr>
        <w:t xml:space="preserve">נכסים שאין להם אחריות נקנין עם נכסים שיש להם אחריות - בכסף, בשטר, ובחזקה, </w:t>
      </w:r>
      <w:r w:rsidRPr="00210DF6">
        <w:rPr>
          <w:rStyle w:val="afffa"/>
          <w:rFonts w:ascii="Fb Fontext" w:hAnsi="Fb Fontext" w:cs="BA TM • Vilna Extra-Bold"/>
          <w:bCs w:val="0"/>
          <w:rtl/>
        </w:rPr>
        <w:t>ש"מ לא בעינן צבורים בה! ש"מ</w:t>
      </w:r>
      <w:r w:rsidRPr="00224C4C">
        <w:rPr>
          <w:rFonts w:ascii="Fb Fontext" w:hAnsi="Fb Fontext"/>
          <w:rtl/>
        </w:rPr>
        <w:t>.</w:t>
      </w:r>
    </w:p>
    <w:p w14:paraId="12D440F1" w14:textId="4EBF5E16" w:rsidR="007309FA" w:rsidRPr="00131640" w:rsidRDefault="007309FA" w:rsidP="007309FA">
      <w:pPr>
        <w:pStyle w:val="affffb"/>
        <w:rPr>
          <w:rtl/>
        </w:rPr>
      </w:pPr>
      <w:r w:rsidRPr="007309FA">
        <w:rPr>
          <w:rFonts w:hint="cs"/>
          <w:rtl/>
        </w:rPr>
        <w:t>***</w:t>
      </w:r>
    </w:p>
    <w:p w14:paraId="70D443E1" w14:textId="77777777" w:rsidR="009469D7" w:rsidRDefault="006E0774" w:rsidP="00F65F8B">
      <w:pPr>
        <w:pStyle w:val="affffb"/>
        <w:rPr>
          <w:rtl/>
        </w:rPr>
      </w:pPr>
      <w:r w:rsidRPr="00224C4C">
        <w:rPr>
          <w:rtl/>
        </w:rPr>
        <w:t>איבעיא להו: מי בעי</w:t>
      </w:r>
      <w:r w:rsidR="001060C5">
        <w:rPr>
          <w:rFonts w:hint="cs"/>
          <w:rtl/>
        </w:rPr>
        <w:t>'</w:t>
      </w:r>
      <w:r w:rsidRPr="00224C4C">
        <w:rPr>
          <w:rtl/>
        </w:rPr>
        <w:t xml:space="preserve"> אגב?</w:t>
      </w:r>
    </w:p>
    <w:p w14:paraId="4ABE2C57" w14:textId="77777777" w:rsidR="00A85AC8" w:rsidRPr="00E600D8" w:rsidRDefault="006E0774" w:rsidP="00704C7D">
      <w:pPr>
        <w:pStyle w:val="38"/>
        <w:framePr w:wrap="notBeside"/>
        <w:rPr>
          <w:rtl/>
        </w:rPr>
      </w:pPr>
      <w:r w:rsidRPr="00E600D8">
        <w:rPr>
          <w:rFonts w:hint="cs"/>
          <w:rtl/>
        </w:rPr>
        <w:t>אין להוכיח</w:t>
      </w:r>
      <w:r w:rsidR="00A85AC8" w:rsidRPr="00E600D8">
        <w:rPr>
          <w:rtl/>
        </w:rPr>
        <w:t>:</w:t>
      </w:r>
    </w:p>
    <w:p w14:paraId="3BE982F4" w14:textId="25FF35C2" w:rsidR="006E0774" w:rsidRPr="00131640" w:rsidRDefault="00704C7D" w:rsidP="006E0774">
      <w:pPr>
        <w:rPr>
          <w:rtl/>
        </w:rPr>
      </w:pPr>
      <w:r>
        <w:rPr>
          <w:rFonts w:ascii="Fb Fontext" w:hAnsi="Fb Fontext" w:hint="cs"/>
          <w:sz w:val="32"/>
          <w:rtl/>
        </w:rPr>
        <w:t>מ</w:t>
      </w:r>
      <w:r w:rsidR="006E0774" w:rsidRPr="00224C4C">
        <w:rPr>
          <w:rFonts w:ascii="Fb Fontext" w:hAnsi="Fb Fontext" w:hint="cs"/>
          <w:sz w:val="32"/>
          <w:rtl/>
        </w:rPr>
        <w:t>דלא תני אגב דה</w:t>
      </w:r>
      <w:r w:rsidR="006E0774" w:rsidRPr="00224C4C">
        <w:rPr>
          <w:rFonts w:ascii="Fb Fontext" w:hAnsi="Fb Fontext"/>
          <w:sz w:val="32"/>
          <w:rtl/>
        </w:rPr>
        <w:t>"</w:t>
      </w:r>
      <w:r w:rsidR="006E0774" w:rsidRPr="00224C4C">
        <w:rPr>
          <w:rFonts w:ascii="Fb Fontext" w:hAnsi="Fb Fontext" w:hint="cs"/>
          <w:sz w:val="32"/>
          <w:rtl/>
        </w:rPr>
        <w:t>נ לא קתני קני</w:t>
      </w:r>
      <w:r w:rsidR="001060C5">
        <w:rPr>
          <w:rFonts w:ascii="Fb Fontext" w:hAnsi="Fb Fontext" w:hint="cs"/>
          <w:sz w:val="32"/>
          <w:rtl/>
        </w:rPr>
        <w:t>,</w:t>
      </w:r>
    </w:p>
    <w:p w14:paraId="3E47F508" w14:textId="74998A5F" w:rsidR="00A85AC8" w:rsidRPr="00E600D8" w:rsidRDefault="006E0774" w:rsidP="00704C7D">
      <w:pPr>
        <w:pStyle w:val="38"/>
        <w:framePr w:wrap="notBeside"/>
        <w:rPr>
          <w:rtl/>
        </w:rPr>
      </w:pPr>
      <w:r w:rsidRPr="00E600D8">
        <w:rPr>
          <w:rtl/>
        </w:rPr>
        <w:t>והלכ</w:t>
      </w:r>
      <w:r w:rsidR="001060C5" w:rsidRPr="00E600D8">
        <w:rPr>
          <w:rFonts w:hint="cs"/>
          <w:rtl/>
        </w:rPr>
        <w:t>ה</w:t>
      </w:r>
      <w:r w:rsidR="00A85AC8" w:rsidRPr="00E600D8">
        <w:rPr>
          <w:rtl/>
        </w:rPr>
        <w:t>:</w:t>
      </w:r>
    </w:p>
    <w:p w14:paraId="08519054" w14:textId="5A2E538C" w:rsidR="006E0774" w:rsidRPr="00131640" w:rsidRDefault="006E0774" w:rsidP="006E0774">
      <w:pPr>
        <w:rPr>
          <w:rtl/>
        </w:rPr>
      </w:pPr>
      <w:r w:rsidRPr="001060C5">
        <w:rPr>
          <w:rtl/>
        </w:rPr>
        <w:t>צבורים לא בעינן אגב</w:t>
      </w:r>
      <w:r w:rsidRPr="001060C5">
        <w:rPr>
          <w:rFonts w:hint="cs"/>
          <w:rtl/>
        </w:rPr>
        <w:t>,</w:t>
      </w:r>
      <w:r w:rsidRPr="001060C5">
        <w:rPr>
          <w:rtl/>
        </w:rPr>
        <w:t xml:space="preserve"> ו</w:t>
      </w:r>
      <w:r w:rsidR="001060C5">
        <w:rPr>
          <w:rFonts w:hint="cs"/>
          <w:rtl/>
        </w:rPr>
        <w:t xml:space="preserve">בעי' </w:t>
      </w:r>
      <w:r w:rsidRPr="001060C5">
        <w:rPr>
          <w:rtl/>
        </w:rPr>
        <w:t>קני.</w:t>
      </w:r>
    </w:p>
    <w:p w14:paraId="2DBC0CC3" w14:textId="40DC1ED6" w:rsidR="007309FA" w:rsidRPr="00131640" w:rsidRDefault="007309FA" w:rsidP="007309FA">
      <w:pPr>
        <w:pStyle w:val="affffb"/>
        <w:rPr>
          <w:rtl/>
        </w:rPr>
      </w:pPr>
      <w:r w:rsidRPr="007309FA">
        <w:rPr>
          <w:rFonts w:hint="cs"/>
          <w:rtl/>
        </w:rPr>
        <w:t>***</w:t>
      </w:r>
    </w:p>
    <w:p w14:paraId="64DD0812" w14:textId="143784A8" w:rsidR="006E0774" w:rsidRPr="00131640" w:rsidRDefault="006E0774" w:rsidP="00F65F8B">
      <w:pPr>
        <w:pStyle w:val="affffb"/>
        <w:rPr>
          <w:rtl/>
        </w:rPr>
      </w:pPr>
      <w:r w:rsidRPr="00224C4C">
        <w:rPr>
          <w:rtl/>
        </w:rPr>
        <w:t>איבעיא: שדה במכר ומטלטלין במתנה, מהו?</w:t>
      </w:r>
    </w:p>
    <w:p w14:paraId="3952F0FF" w14:textId="593F8870" w:rsidR="00A85AC8" w:rsidRPr="00E600D8" w:rsidRDefault="006E0774" w:rsidP="004519E4">
      <w:pPr>
        <w:pStyle w:val="38"/>
        <w:framePr w:wrap="notBeside"/>
        <w:rPr>
          <w:rtl/>
        </w:rPr>
      </w:pPr>
      <w:r w:rsidRPr="00E600D8">
        <w:rPr>
          <w:rtl/>
        </w:rPr>
        <w:t>ת"ש</w:t>
      </w:r>
      <w:r w:rsidR="00A85AC8" w:rsidRPr="00E600D8">
        <w:rPr>
          <w:rtl/>
        </w:rPr>
        <w:t>:</w:t>
      </w:r>
    </w:p>
    <w:p w14:paraId="1AA2B4E2" w14:textId="2B795210" w:rsidR="006E0774" w:rsidRDefault="006E0774" w:rsidP="006D062D">
      <w:pPr>
        <w:rPr>
          <w:rtl/>
        </w:rPr>
      </w:pPr>
      <w:r w:rsidRPr="00224C4C">
        <w:rPr>
          <w:rFonts w:ascii="Fb Fontext" w:hAnsi="Fb Fontext"/>
          <w:rtl/>
        </w:rPr>
        <w:t xml:space="preserve">עישור שאני עתיד למוד נתון ליהושע, ומקומו מושכר לו, </w:t>
      </w:r>
      <w:r w:rsidRPr="00210DF6">
        <w:rPr>
          <w:rFonts w:ascii="Fb Fontext" w:hAnsi="Fb Fontext" w:cs="BA TM • Vilna Extra-Bold"/>
          <w:rtl/>
        </w:rPr>
        <w:t>ש"מ</w:t>
      </w:r>
      <w:r w:rsidRPr="00224C4C">
        <w:rPr>
          <w:rFonts w:ascii="Fb Fontext" w:hAnsi="Fb Fontext"/>
          <w:rtl/>
        </w:rPr>
        <w:t>.</w:t>
      </w:r>
    </w:p>
    <w:p w14:paraId="5474C07A" w14:textId="6256B8A6" w:rsidR="007309FA" w:rsidRPr="00131640" w:rsidRDefault="007309FA" w:rsidP="007309FA">
      <w:pPr>
        <w:pStyle w:val="affffb"/>
        <w:rPr>
          <w:rtl/>
        </w:rPr>
      </w:pPr>
      <w:r w:rsidRPr="007309FA">
        <w:rPr>
          <w:rtl/>
        </w:rPr>
        <w:t>***</w:t>
      </w:r>
    </w:p>
    <w:p w14:paraId="6F01F87F" w14:textId="1ADB93C7" w:rsidR="006E0774" w:rsidRPr="00131640" w:rsidRDefault="006E0774" w:rsidP="00F65F8B">
      <w:pPr>
        <w:pStyle w:val="affffb"/>
        <w:rPr>
          <w:rtl/>
        </w:rPr>
      </w:pPr>
      <w:r w:rsidRPr="00224C4C">
        <w:rPr>
          <w:rtl/>
        </w:rPr>
        <w:t>איבעיא להו: שדה לאחד ומטלטלין לאחר, מהו?</w:t>
      </w:r>
    </w:p>
    <w:p w14:paraId="1236D467" w14:textId="4EA7BE4A" w:rsidR="00A85AC8" w:rsidRPr="00E600D8" w:rsidRDefault="006E0774" w:rsidP="004519E4">
      <w:pPr>
        <w:pStyle w:val="38"/>
        <w:framePr w:wrap="notBeside"/>
        <w:rPr>
          <w:rtl/>
        </w:rPr>
      </w:pPr>
      <w:r w:rsidRPr="00E600D8">
        <w:rPr>
          <w:rtl/>
        </w:rPr>
        <w:t>ת"ש</w:t>
      </w:r>
      <w:r w:rsidR="00A85AC8" w:rsidRPr="00E600D8">
        <w:rPr>
          <w:rtl/>
        </w:rPr>
        <w:t>:</w:t>
      </w:r>
    </w:p>
    <w:p w14:paraId="39A71B65" w14:textId="751DC5B6" w:rsidR="006E0774" w:rsidRPr="00131640" w:rsidRDefault="006E0774" w:rsidP="006E0774">
      <w:pPr>
        <w:rPr>
          <w:rtl/>
        </w:rPr>
      </w:pPr>
      <w:r w:rsidRPr="00224C4C">
        <w:rPr>
          <w:rFonts w:ascii="Fb Fontext" w:hAnsi="Fb Fontext"/>
          <w:rtl/>
        </w:rPr>
        <w:t>עישור שאני עתיד למוד נתון לעקיבא בן יוסף כדי שיזכה בו לעניים, ומקומו מושכר לו.</w:t>
      </w:r>
    </w:p>
    <w:p w14:paraId="507B4740" w14:textId="5D7491DB" w:rsidR="00A85AC8" w:rsidRPr="00E600D8" w:rsidRDefault="006E0774" w:rsidP="004519E4">
      <w:pPr>
        <w:pStyle w:val="38"/>
        <w:framePr w:wrap="notBeside"/>
        <w:rPr>
          <w:rtl/>
        </w:rPr>
      </w:pPr>
      <w:r w:rsidRPr="00E600D8">
        <w:rPr>
          <w:rFonts w:hint="cs"/>
          <w:rtl/>
        </w:rPr>
        <w:t>ודחי'</w:t>
      </w:r>
      <w:r w:rsidR="00A85AC8" w:rsidRPr="00E600D8">
        <w:rPr>
          <w:rFonts w:hint="cs"/>
          <w:rtl/>
        </w:rPr>
        <w:t>:</w:t>
      </w:r>
    </w:p>
    <w:p w14:paraId="5AD2C3E3" w14:textId="596D484B" w:rsidR="006E0774" w:rsidRPr="00131640" w:rsidRDefault="004519E4" w:rsidP="006E0774">
      <w:pPr>
        <w:rPr>
          <w:rtl/>
        </w:rPr>
      </w:pPr>
      <w:r>
        <w:rPr>
          <w:rFonts w:ascii="Fb Fontext" w:hAnsi="Fb Fontext" w:hint="cs"/>
          <w:rtl/>
        </w:rPr>
        <w:t>ד</w:t>
      </w:r>
      <w:r w:rsidR="006E0774" w:rsidRPr="00224C4C">
        <w:rPr>
          <w:rFonts w:ascii="Fb Fontext" w:hAnsi="Fb Fontext" w:hint="cs"/>
          <w:rtl/>
        </w:rPr>
        <w:t>מושכר היינו למעשר</w:t>
      </w:r>
      <w:r w:rsidR="006E0774" w:rsidRPr="00210DF6">
        <w:rPr>
          <w:rFonts w:ascii="Fb Fontext" w:hAnsi="Fb Fontext" w:cs="BA TM • Vilna Extra-Bold" w:hint="cs"/>
          <w:rtl/>
        </w:rPr>
        <w:t xml:space="preserve"> </w:t>
      </w:r>
      <w:r w:rsidRPr="004519E4">
        <w:rPr>
          <w:rStyle w:val="afffff3"/>
          <w:rFonts w:hint="cs"/>
          <w:rtl/>
        </w:rPr>
        <w:t>ב.</w:t>
      </w:r>
      <w:r>
        <w:rPr>
          <w:rFonts w:ascii="Fb Fontext" w:hAnsi="Fb Fontext" w:hint="cs"/>
          <w:rtl/>
        </w:rPr>
        <w:t xml:space="preserve"> שאני </w:t>
      </w:r>
      <w:r>
        <w:rPr>
          <w:rStyle w:val="afffff3"/>
          <w:rFonts w:ascii="Fb Fontext" w:hAnsi="Fb Fontext" w:hint="cs"/>
          <w:rtl/>
          <w:rPrChange w:id="9057" w:author="מנוע אמוראים" w:date="2026-10-05T16:42:07Z">
            <w:rPr>
              <w:rFonts w:ascii="Fb Fontext" w:hAnsi="Fb Fontext" w:hint="cs"/>
              <w:rtl/>
            </w:rPr>
          </w:rPrChange>
        </w:rPr>
        <w:t xml:space="preserve">ר</w:t>
      </w:r>
      <w:r>
        <w:rPr>
          <w:rStyle w:val="afffff3"/>
          <w:rFonts w:ascii="Fb Fontext" w:hAnsi="Fb Fontext"/>
          <w:rtl/>
          <w:rPrChange w:id="9058" w:author="מנוע אמוראים" w:date="2026-10-05T16:42:07Z">
            <w:rPr>
              <w:rFonts w:ascii="Fb Fontext" w:hAnsi="Fb Fontext"/>
              <w:rtl/>
            </w:rPr>
          </w:rPrChange>
        </w:rPr>
        <w:t xml:space="preserve">"</w:t>
      </w:r>
      <w:r>
        <w:rPr>
          <w:rStyle w:val="afffff3"/>
          <w:rFonts w:ascii="Fb Fontext" w:hAnsi="Fb Fontext" w:hint="cs"/>
          <w:rtl/>
          <w:rPrChange w:id="9059" w:author="מנוע אמוראים" w:date="2026-10-05T16:42:07Z">
            <w:rPr>
              <w:rFonts w:ascii="Fb Fontext" w:hAnsi="Fb Fontext" w:hint="cs"/>
              <w:rtl/>
            </w:rPr>
          </w:rPrChange>
        </w:rPr>
        <w:t xml:space="preserve">ע</w:t>
      </w:r>
      <w:r>
        <w:rPr>
          <w:rFonts w:ascii="Fb Fontext" w:hAnsi="Fb Fontext" w:hint="cs"/>
          <w:rtl/>
        </w:rPr>
        <w:t xml:space="preserve"> דיד עניין הוא</w:t>
      </w:r>
    </w:p>
    <w:p w14:paraId="3B905CF4" w14:textId="65A4594E" w:rsidR="00A85AC8" w:rsidRPr="00E600D8" w:rsidRDefault="006E0774" w:rsidP="00D33FD7">
      <w:pPr>
        <w:pStyle w:val="38"/>
        <w:framePr w:wrap="notBeside"/>
        <w:rPr>
          <w:rtl/>
        </w:rPr>
      </w:pPr>
      <w:r w:rsidRPr="00E600D8">
        <w:rPr>
          <w:rtl/>
        </w:rPr>
        <w:t>רבא</w:t>
      </w:r>
      <w:r w:rsidR="00A85AC8" w:rsidRPr="00E600D8">
        <w:rPr>
          <w:rtl/>
        </w:rPr>
        <w:t>:</w:t>
      </w:r>
    </w:p>
    <w:p w14:paraId="62B1BF44" w14:textId="207ECD22" w:rsidR="006E0774" w:rsidRPr="00131640" w:rsidRDefault="006E0774" w:rsidP="006E0774">
      <w:pPr>
        <w:rPr>
          <w:rtl/>
        </w:rPr>
      </w:pPr>
      <w:r w:rsidRPr="002035C3">
        <w:rPr>
          <w:rFonts w:ascii="Fb Fontext" w:hAnsi="Fb Fontext"/>
          <w:spacing w:val="0"/>
          <w:sz w:val="32"/>
          <w:rtl/>
        </w:rPr>
        <w:t xml:space="preserve">דווקא שנתן דמי כולן, אבל לא נתן דמי כולן, </w:t>
      </w:r>
      <w:r w:rsidR="0010529F">
        <w:rPr>
          <w:rFonts w:ascii="Fb Fontext" w:hAnsi="Fb Fontext" w:hint="cs"/>
          <w:spacing w:val="0"/>
          <w:sz w:val="32"/>
          <w:rtl/>
        </w:rPr>
        <w:t>קנה</w:t>
      </w:r>
      <w:r w:rsidRPr="002035C3">
        <w:rPr>
          <w:rFonts w:ascii="Fb Fontext" w:hAnsi="Fb Fontext"/>
          <w:spacing w:val="0"/>
          <w:sz w:val="32"/>
          <w:rtl/>
        </w:rPr>
        <w:t xml:space="preserve"> </w:t>
      </w:r>
      <w:r w:rsidR="0010529F">
        <w:rPr>
          <w:rFonts w:ascii="Fb Fontext" w:hAnsi="Fb Fontext" w:hint="cs"/>
          <w:spacing w:val="0"/>
          <w:sz w:val="32"/>
          <w:rtl/>
        </w:rPr>
        <w:t>רק</w:t>
      </w:r>
      <w:r w:rsidRPr="002035C3">
        <w:rPr>
          <w:rFonts w:ascii="Fb Fontext" w:hAnsi="Fb Fontext"/>
          <w:spacing w:val="0"/>
          <w:sz w:val="32"/>
          <w:rtl/>
        </w:rPr>
        <w:t xml:space="preserve"> כנגד מעותיו</w:t>
      </w:r>
      <w:r w:rsidR="002035C3">
        <w:rPr>
          <w:rFonts w:ascii="Fb Fontext" w:hAnsi="Fb Fontext" w:hint="cs"/>
          <w:spacing w:val="0"/>
          <w:sz w:val="32"/>
          <w:rtl/>
        </w:rPr>
        <w:t>,</w:t>
      </w:r>
    </w:p>
    <w:p w14:paraId="079CB099" w14:textId="23E7BF9F" w:rsidR="00A85AC8" w:rsidRPr="00E600D8" w:rsidRDefault="006E0774" w:rsidP="004F571C">
      <w:pPr>
        <w:pStyle w:val="38"/>
        <w:framePr w:wrap="notBeside"/>
        <w:rPr>
          <w:rtl/>
        </w:rPr>
      </w:pPr>
      <w:r w:rsidRPr="00E600D8">
        <w:rPr>
          <w:rFonts w:hint="cs"/>
          <w:rtl/>
        </w:rPr>
        <w:t>ות</w:t>
      </w:r>
      <w:r w:rsidRPr="00E600D8">
        <w:rPr>
          <w:rtl/>
        </w:rPr>
        <w:t>"</w:t>
      </w:r>
      <w:r w:rsidRPr="00E600D8">
        <w:rPr>
          <w:rFonts w:hint="cs"/>
          <w:rtl/>
        </w:rPr>
        <w:t>כ דרבא</w:t>
      </w:r>
      <w:r w:rsidR="00A85AC8" w:rsidRPr="00E600D8">
        <w:rPr>
          <w:rtl/>
        </w:rPr>
        <w:t>:</w:t>
      </w:r>
    </w:p>
    <w:p w14:paraId="580391CE" w14:textId="067D1509" w:rsidR="006E0774" w:rsidRPr="00131640" w:rsidRDefault="006E0774" w:rsidP="006E0774">
      <w:pPr>
        <w:rPr>
          <w:rtl/>
        </w:rPr>
      </w:pPr>
      <w:r w:rsidRPr="00224C4C">
        <w:rPr>
          <w:rFonts w:ascii="Fb Fontext" w:hAnsi="Fb Fontext"/>
          <w:rtl/>
        </w:rPr>
        <w:t>יפה כח הכסף מכח השטר, וכח השטר מכח הכסף.</w:t>
      </w:r>
    </w:p>
    <w:p w14:paraId="1BFD8094" w14:textId="77777777" w:rsidR="006E0774" w:rsidRPr="002049D5" w:rsidRDefault="006E0774" w:rsidP="00CC79CC">
      <w:pPr>
        <w:rPr>
          <w:spacing w:val="-2"/>
          <w:rtl/>
        </w:rPr>
      </w:pPr>
      <w:r w:rsidRPr="002049D5">
        <w:rPr>
          <w:rFonts w:ascii="Fb Fontext" w:hAnsi="Fb Fontext"/>
          <w:spacing w:val="-2"/>
          <w:sz w:val="32"/>
          <w:rtl/>
        </w:rPr>
        <w:t>יפה כח הכסף, שהכסף פודין בו הקדשות ומעשר שני, משא"כ בשטר.</w:t>
      </w:r>
    </w:p>
    <w:p w14:paraId="673A6117" w14:textId="77777777" w:rsidR="006E0774" w:rsidRPr="00131640" w:rsidRDefault="006E0774" w:rsidP="00CC79CC">
      <w:pPr>
        <w:rPr>
          <w:rtl/>
        </w:rPr>
      </w:pPr>
      <w:r w:rsidRPr="00224C4C">
        <w:rPr>
          <w:rFonts w:ascii="Fb Fontext" w:hAnsi="Fb Fontext"/>
          <w:sz w:val="32"/>
          <w:rtl/>
        </w:rPr>
        <w:t>ויפה כח השטר, שהשטר מוציא בבת ישראל, משא"כ בכסף.</w:t>
      </w:r>
    </w:p>
    <w:p w14:paraId="45AB9974" w14:textId="77777777" w:rsidR="006E0774" w:rsidRPr="00131640" w:rsidRDefault="006E0774" w:rsidP="00CC79CC">
      <w:pPr>
        <w:rPr>
          <w:rtl/>
        </w:rPr>
      </w:pPr>
      <w:r w:rsidRPr="00224C4C">
        <w:rPr>
          <w:rFonts w:ascii="Fb Fontext" w:hAnsi="Fb Fontext"/>
          <w:sz w:val="32"/>
          <w:rtl/>
        </w:rPr>
        <w:t>יפה כח שניהם, ששניהם קונים בעבד עברי, משא"כ בחזקה.</w:t>
      </w:r>
    </w:p>
    <w:p w14:paraId="632AD8C5" w14:textId="77777777" w:rsidR="006E0774" w:rsidRPr="00131640" w:rsidRDefault="006E0774" w:rsidP="006E0774">
      <w:pPr>
        <w:rPr>
          <w:rtl/>
        </w:rPr>
      </w:pPr>
      <w:r w:rsidRPr="00224C4C">
        <w:rPr>
          <w:rFonts w:ascii="Fb Fontext" w:hAnsi="Fb Fontext"/>
          <w:sz w:val="32"/>
          <w:rtl/>
        </w:rPr>
        <w:t>יפה כח חזקה, שחזקה, מכר לו עשר שדות בעשר מדינות, כיון שהחזיק באחת מהם קנאם כולם.</w:t>
      </w:r>
      <w:r w:rsidRPr="00224C4C">
        <w:rPr>
          <w:rFonts w:ascii="Fb Fontext" w:hAnsi="Fb Fontext" w:hint="cs"/>
          <w:sz w:val="32"/>
          <w:rtl/>
        </w:rPr>
        <w:t xml:space="preserve"> ודווקא</w:t>
      </w:r>
      <w:r w:rsidRPr="00224C4C">
        <w:rPr>
          <w:rFonts w:ascii="Fb Fontext" w:hAnsi="Fb Fontext"/>
          <w:sz w:val="32"/>
          <w:rtl/>
        </w:rPr>
        <w:t xml:space="preserve"> </w:t>
      </w:r>
      <w:r w:rsidRPr="00224C4C">
        <w:rPr>
          <w:rFonts w:ascii="Fb Fontext" w:hAnsi="Fb Fontext" w:hint="cs"/>
          <w:sz w:val="32"/>
          <w:rtl/>
        </w:rPr>
        <w:t>ב</w:t>
      </w:r>
      <w:r w:rsidRPr="00224C4C">
        <w:rPr>
          <w:rFonts w:ascii="Fb Fontext" w:hAnsi="Fb Fontext"/>
          <w:sz w:val="32"/>
          <w:rtl/>
        </w:rPr>
        <w:t>שנתן לו דמי כולן, אבל לא נתן לו דמי כולן, לא קנה אלא כנגד מעותיו.</w:t>
      </w:r>
    </w:p>
    <w:p w14:paraId="5C65F8A7" w14:textId="3264BDE5" w:rsidR="00A85AC8" w:rsidRPr="00E600D8" w:rsidRDefault="006E0774" w:rsidP="004F571C">
      <w:pPr>
        <w:pStyle w:val="38"/>
        <w:framePr w:wrap="notBeside"/>
        <w:rPr>
          <w:rtl/>
        </w:rPr>
      </w:pPr>
      <w:r w:rsidRPr="00E600D8">
        <w:rPr>
          <w:rtl/>
        </w:rPr>
        <w:t>מסייע</w:t>
      </w:r>
      <w:r w:rsidRPr="00E600D8">
        <w:rPr>
          <w:rFonts w:hint="cs"/>
          <w:rtl/>
        </w:rPr>
        <w:t xml:space="preserve"> ל</w:t>
      </w:r>
      <w:r w:rsidRPr="00E600D8">
        <w:rPr>
          <w:rtl/>
        </w:rPr>
        <w:t>שמואל</w:t>
      </w:r>
      <w:r w:rsidR="00A85AC8" w:rsidRPr="00E600D8">
        <w:rPr>
          <w:rtl/>
        </w:rPr>
        <w:t>:</w:t>
      </w:r>
    </w:p>
    <w:p w14:paraId="7DCAF167" w14:textId="09BAC00A" w:rsidR="006E0774" w:rsidRPr="00131640" w:rsidRDefault="006E0774" w:rsidP="006E0774">
      <w:pPr>
        <w:rPr>
          <w:rtl/>
        </w:rPr>
      </w:pPr>
      <w:r w:rsidRPr="00224C4C">
        <w:rPr>
          <w:rFonts w:ascii="Fb Fontext" w:hAnsi="Fb Fontext"/>
          <w:sz w:val="32"/>
          <w:rtl/>
        </w:rPr>
        <w:t>מכר לו עשר שדות בעשר מדינות, כיון שהחזיק באחת מהן קנה את כולן.</w:t>
      </w:r>
    </w:p>
    <w:p w14:paraId="105E4E04" w14:textId="6E6AD1A1" w:rsidR="00A85AC8" w:rsidRPr="00E600D8" w:rsidRDefault="006E0774" w:rsidP="004F571C">
      <w:pPr>
        <w:pStyle w:val="38"/>
        <w:framePr w:wrap="notBeside"/>
        <w:rPr>
          <w:rtl/>
        </w:rPr>
      </w:pPr>
      <w:r w:rsidRPr="00E600D8">
        <w:rPr>
          <w:rFonts w:hint="cs"/>
          <w:rtl/>
        </w:rPr>
        <w:t>ראבדר</w:t>
      </w:r>
      <w:r w:rsidRPr="00E600D8">
        <w:rPr>
          <w:rtl/>
        </w:rPr>
        <w:t>"</w:t>
      </w:r>
      <w:r w:rsidRPr="00E600D8">
        <w:rPr>
          <w:rFonts w:hint="cs"/>
          <w:rtl/>
        </w:rPr>
        <w:t>א</w:t>
      </w:r>
      <w:r w:rsidR="00A85AC8" w:rsidRPr="00E600D8">
        <w:rPr>
          <w:rtl/>
        </w:rPr>
        <w:t>:</w:t>
      </w:r>
    </w:p>
    <w:p w14:paraId="6D9BF593" w14:textId="58070952" w:rsidR="006E0774" w:rsidRPr="00C66AE9" w:rsidRDefault="006E0774" w:rsidP="006E0774">
      <w:pPr>
        <w:rPr>
          <w:spacing w:val="0"/>
          <w:rtl/>
        </w:rPr>
      </w:pPr>
      <w:r w:rsidRPr="00C66AE9">
        <w:rPr>
          <w:rFonts w:ascii="Fb Fontext" w:hAnsi="Fb Fontext"/>
          <w:spacing w:val="0"/>
          <w:rtl/>
        </w:rPr>
        <w:t>תדע שאילו מסר לו עשר בהמות באפסר אחד, וא</w:t>
      </w:r>
      <w:r w:rsidR="00DC1288" w:rsidRPr="00C66AE9">
        <w:rPr>
          <w:rFonts w:ascii="Fb Fontext" w:hAnsi="Fb Fontext" w:hint="cs"/>
          <w:spacing w:val="0"/>
          <w:rtl/>
        </w:rPr>
        <w:t>"ל</w:t>
      </w:r>
      <w:r w:rsidRPr="00C66AE9">
        <w:rPr>
          <w:rFonts w:ascii="Fb Fontext" w:hAnsi="Fb Fontext"/>
          <w:spacing w:val="0"/>
          <w:rtl/>
        </w:rPr>
        <w:t xml:space="preserve"> קני, </w:t>
      </w:r>
      <w:r w:rsidRPr="00C66AE9">
        <w:rPr>
          <w:rFonts w:ascii="Fb Fontext" w:hAnsi="Fb Fontext" w:hint="cs"/>
          <w:spacing w:val="0"/>
          <w:rtl/>
        </w:rPr>
        <w:t>דוודאי קונה</w:t>
      </w:r>
    </w:p>
    <w:p w14:paraId="136CB504" w14:textId="77777777" w:rsidR="00A85AC8" w:rsidRPr="00E600D8" w:rsidRDefault="006E0774" w:rsidP="004F571C">
      <w:pPr>
        <w:pStyle w:val="38"/>
        <w:framePr w:wrap="notBeside"/>
        <w:rPr>
          <w:rtl/>
        </w:rPr>
      </w:pPr>
      <w:r w:rsidRPr="00E600D8">
        <w:rPr>
          <w:rFonts w:hint="cs"/>
          <w:rtl/>
        </w:rPr>
        <w:t>ודחי'</w:t>
      </w:r>
      <w:r w:rsidR="00A85AC8" w:rsidRPr="00E600D8">
        <w:rPr>
          <w:rtl/>
        </w:rPr>
        <w:t>:</w:t>
      </w:r>
    </w:p>
    <w:p w14:paraId="1328FDAB" w14:textId="15B9C950" w:rsidR="006E0774" w:rsidRPr="00131640" w:rsidRDefault="006E0774" w:rsidP="004F571C">
      <w:pPr>
        <w:rPr>
          <w:rtl/>
        </w:rPr>
      </w:pPr>
      <w:r w:rsidRPr="00224C4C">
        <w:rPr>
          <w:rFonts w:ascii="Fb Fontext" w:hAnsi="Fb Fontext" w:hint="cs"/>
          <w:sz w:val="32"/>
          <w:rtl/>
        </w:rPr>
        <w:t>ד</w:t>
      </w:r>
      <w:r w:rsidR="00B35B36">
        <w:rPr>
          <w:rFonts w:ascii="Fb Fontext" w:hAnsi="Fb Fontext" w:hint="cs"/>
          <w:sz w:val="32"/>
          <w:rtl/>
        </w:rPr>
        <w:t>שם</w:t>
      </w:r>
      <w:r w:rsidRPr="00224C4C">
        <w:rPr>
          <w:rFonts w:ascii="Fb Fontext" w:hAnsi="Fb Fontext" w:hint="cs"/>
          <w:sz w:val="32"/>
          <w:rtl/>
        </w:rPr>
        <w:t xml:space="preserve"> איגודו בידו משא</w:t>
      </w:r>
      <w:r w:rsidRPr="00224C4C">
        <w:rPr>
          <w:rFonts w:ascii="Fb Fontext" w:hAnsi="Fb Fontext"/>
          <w:sz w:val="32"/>
          <w:rtl/>
        </w:rPr>
        <w:t>"</w:t>
      </w:r>
      <w:r w:rsidRPr="00224C4C">
        <w:rPr>
          <w:rFonts w:ascii="Fb Fontext" w:hAnsi="Fb Fontext" w:hint="cs"/>
          <w:sz w:val="32"/>
          <w:rtl/>
        </w:rPr>
        <w:t xml:space="preserve">כ </w:t>
      </w:r>
      <w:r w:rsidR="00B35B36">
        <w:rPr>
          <w:rFonts w:ascii="Fb Fontext" w:hAnsi="Fb Fontext" w:hint="cs"/>
          <w:sz w:val="32"/>
          <w:rtl/>
        </w:rPr>
        <w:t>כאן</w:t>
      </w:r>
      <w:r w:rsidRPr="00224C4C">
        <w:rPr>
          <w:rFonts w:ascii="Fb Fontext" w:hAnsi="Fb Fontext"/>
          <w:sz w:val="32"/>
          <w:rtl/>
        </w:rPr>
        <w:t>.</w:t>
      </w:r>
    </w:p>
    <w:p w14:paraId="70F926DA" w14:textId="74BAB1A3" w:rsidR="00A85AC8" w:rsidRPr="00E600D8" w:rsidRDefault="006E0774" w:rsidP="004F571C">
      <w:pPr>
        <w:pStyle w:val="38"/>
        <w:framePr w:wrap="notBeside"/>
        <w:rPr>
          <w:rtl/>
        </w:rPr>
      </w:pPr>
      <w:r w:rsidRPr="00E600D8">
        <w:rPr>
          <w:rFonts w:hint="cs"/>
          <w:rtl/>
        </w:rPr>
        <w:t>א</w:t>
      </w:r>
      <w:r w:rsidRPr="00E600D8">
        <w:rPr>
          <w:rtl/>
        </w:rPr>
        <w:t>"</w:t>
      </w:r>
      <w:r w:rsidRPr="00E600D8">
        <w:rPr>
          <w:rFonts w:hint="cs"/>
          <w:rtl/>
        </w:rPr>
        <w:t>ד ראבדר</w:t>
      </w:r>
      <w:r w:rsidRPr="00E600D8">
        <w:rPr>
          <w:rtl/>
        </w:rPr>
        <w:t>"</w:t>
      </w:r>
      <w:r w:rsidRPr="00E600D8">
        <w:rPr>
          <w:rFonts w:hint="cs"/>
          <w:rtl/>
        </w:rPr>
        <w:t>א</w:t>
      </w:r>
      <w:r w:rsidR="00A85AC8" w:rsidRPr="00E600D8">
        <w:rPr>
          <w:rtl/>
        </w:rPr>
        <w:t>:</w:t>
      </w:r>
    </w:p>
    <w:p w14:paraId="269846F0" w14:textId="26C865E1" w:rsidR="006E0774" w:rsidRPr="00131640" w:rsidRDefault="006E0774" w:rsidP="006E0774">
      <w:pPr>
        <w:rPr>
          <w:rtl/>
        </w:rPr>
      </w:pPr>
      <w:r w:rsidRPr="00224C4C">
        <w:rPr>
          <w:rFonts w:ascii="Fb Fontext" w:hAnsi="Fb Fontext"/>
          <w:sz w:val="32"/>
          <w:rtl/>
        </w:rPr>
        <w:t>תדע דלא קני, אילו מסר לו עשר בהמות באפסר אחד, ו</w:t>
      </w:r>
      <w:r w:rsidRPr="00224C4C">
        <w:rPr>
          <w:rFonts w:ascii="Fb Fontext" w:hAnsi="Fb Fontext" w:hint="cs"/>
          <w:sz w:val="32"/>
          <w:rtl/>
        </w:rPr>
        <w:t>א"ל</w:t>
      </w:r>
      <w:r w:rsidRPr="00224C4C">
        <w:rPr>
          <w:rFonts w:ascii="Fb Fontext" w:hAnsi="Fb Fontext"/>
          <w:sz w:val="32"/>
          <w:rtl/>
        </w:rPr>
        <w:t xml:space="preserve"> זו קני, </w:t>
      </w:r>
      <w:r w:rsidRPr="00224C4C">
        <w:rPr>
          <w:rFonts w:ascii="Fb Fontext" w:hAnsi="Fb Fontext" w:hint="cs"/>
          <w:sz w:val="32"/>
          <w:rtl/>
        </w:rPr>
        <w:t>דודאי לא יקנה</w:t>
      </w:r>
    </w:p>
    <w:p w14:paraId="0DA5EF00" w14:textId="77777777" w:rsidR="00A85AC8" w:rsidRPr="00E600D8" w:rsidRDefault="006E0774" w:rsidP="004F571C">
      <w:pPr>
        <w:pStyle w:val="38"/>
        <w:framePr w:wrap="notBeside"/>
        <w:rPr>
          <w:rtl/>
        </w:rPr>
      </w:pPr>
      <w:r w:rsidRPr="00E600D8">
        <w:rPr>
          <w:rFonts w:hint="cs"/>
          <w:rtl/>
        </w:rPr>
        <w:t>ודחי'</w:t>
      </w:r>
      <w:r w:rsidR="00A85AC8" w:rsidRPr="00E600D8">
        <w:rPr>
          <w:rtl/>
        </w:rPr>
        <w:t>:</w:t>
      </w:r>
    </w:p>
    <w:p w14:paraId="3AE63968" w14:textId="52BF3D77" w:rsidR="006E0774" w:rsidRPr="00131640" w:rsidRDefault="006E0774" w:rsidP="006E0774">
      <w:pPr>
        <w:rPr>
          <w:rtl/>
        </w:rPr>
      </w:pPr>
      <w:r w:rsidRPr="00224C4C">
        <w:rPr>
          <w:rFonts w:ascii="Fb Fontext" w:hAnsi="Fb Fontext" w:hint="cs"/>
          <w:sz w:val="32"/>
          <w:rtl/>
        </w:rPr>
        <w:t>ד</w:t>
      </w:r>
      <w:r w:rsidR="00B35B36">
        <w:rPr>
          <w:rFonts w:ascii="Fb Fontext" w:hAnsi="Fb Fontext" w:hint="cs"/>
          <w:sz w:val="32"/>
          <w:rtl/>
        </w:rPr>
        <w:t>שם</w:t>
      </w:r>
      <w:r w:rsidRPr="00224C4C">
        <w:rPr>
          <w:rFonts w:ascii="Fb Fontext" w:hAnsi="Fb Fontext" w:hint="cs"/>
          <w:sz w:val="32"/>
          <w:rtl/>
        </w:rPr>
        <w:t xml:space="preserve"> גופים מוחלקים משא</w:t>
      </w:r>
      <w:r w:rsidRPr="00224C4C">
        <w:rPr>
          <w:rFonts w:ascii="Fb Fontext" w:hAnsi="Fb Fontext"/>
          <w:sz w:val="32"/>
          <w:rtl/>
        </w:rPr>
        <w:t>"</w:t>
      </w:r>
      <w:r w:rsidRPr="00224C4C">
        <w:rPr>
          <w:rFonts w:ascii="Fb Fontext" w:hAnsi="Fb Fontext" w:hint="cs"/>
          <w:sz w:val="32"/>
          <w:rtl/>
        </w:rPr>
        <w:t xml:space="preserve">כ </w:t>
      </w:r>
      <w:r w:rsidR="00B35B36">
        <w:rPr>
          <w:rFonts w:ascii="Fb Fontext" w:hAnsi="Fb Fontext" w:hint="cs"/>
          <w:sz w:val="32"/>
          <w:rtl/>
        </w:rPr>
        <w:t>כאן</w:t>
      </w:r>
      <w:r w:rsidRPr="00224C4C">
        <w:rPr>
          <w:rFonts w:ascii="Fb Fontext" w:hAnsi="Fb Fontext" w:hint="cs"/>
          <w:sz w:val="32"/>
          <w:rtl/>
        </w:rPr>
        <w:t xml:space="preserve"> </w:t>
      </w:r>
      <w:r w:rsidRPr="00224C4C">
        <w:rPr>
          <w:rFonts w:ascii="Fb Fontext" w:hAnsi="Fb Fontext"/>
          <w:sz w:val="32"/>
          <w:rtl/>
        </w:rPr>
        <w:t>סדנא דארעא חד הוא.</w:t>
      </w:r>
    </w:p>
    <w:p w14:paraId="2D352AEA" w14:textId="77777777" w:rsidR="006E0774" w:rsidRPr="00131640" w:rsidRDefault="006E0774" w:rsidP="00841728">
      <w:pPr>
        <w:pStyle w:val="affb"/>
        <w:rPr>
          <w:del w:id="90056" w:author="מנוע עיצוב" w:date="2026-10-08T11:01:28Z"/>
          <w:rtl/>
        </w:rPr>
      </w:pPr>
      <w:del w:id="90055" w:author="מנוע עיצוב" w:date="2026-10-08T11:01:28Z">
        <w:r w:rsidRPr="00224C4C">
          <w:rPr>
            <w:rFonts w:hint="cs"/>
            <w:rtl/>
          </w:rPr>
          <w:delText xml:space="preserve">׹</w:delText>
        </w:r>
      </w:del>
    </w:p>
    <w:p w14:paraId="6BBC2E91" w14:textId="77777777" w:rsidR="006E0774" w:rsidRPr="00131640" w:rsidRDefault="006E0774" w:rsidP="002A094E">
      <w:pPr>
        <w:pStyle w:val="afffd"/>
        <w:rPr>
          <w:rtl/>
        </w:rPr>
      </w:pPr>
      <w:ins w:id="9802" w:author="מספור קטעי משנה" w:date="2026-10-06T10:04:35Z">
        <w:r>
          <w:rPr>
            <w:rStyle w:val="MisparKeta"/>
          </w:rPr>
          <w:t xml:space="preserve">א. </w:t>
        </w:r>
      </w:ins>
      <w:r w:rsidRPr="00224C4C">
        <w:rPr>
          <w:rStyle w:val="afffa"/>
          <w:rFonts w:ascii="Fb Fontext" w:hAnsi="Fb Fontext"/>
          <w:b/>
          <w:spacing w:val="4"/>
          <w:rtl/>
        </w:rPr>
        <w:t>וזוקקים את הנכסים וכו'</w:t>
      </w:r>
      <w:r w:rsidRPr="00224C4C">
        <w:rPr>
          <w:rtl/>
        </w:rPr>
        <w:t>.</w:t>
      </w:r>
    </w:p>
    <w:p w14:paraId="262A624F" w14:textId="0BC73F01" w:rsidR="00A85AC8" w:rsidRPr="00E600D8" w:rsidRDefault="006E0774" w:rsidP="00C54A2F">
      <w:pPr>
        <w:pStyle w:val="38"/>
        <w:framePr w:wrap="notBeside"/>
        <w:rPr>
          <w:rtl/>
        </w:rPr>
      </w:pPr>
      <w:r w:rsidRPr="00E600D8">
        <w:rPr>
          <w:rtl/>
        </w:rPr>
        <w:t>עולא</w:t>
      </w:r>
      <w:r w:rsidR="00A85AC8" w:rsidRPr="00E600D8">
        <w:rPr>
          <w:rtl/>
        </w:rPr>
        <w:t>:</w:t>
      </w:r>
    </w:p>
    <w:p w14:paraId="2D536F88" w14:textId="0B466200" w:rsidR="006E0774" w:rsidRPr="00131640" w:rsidRDefault="006E0774" w:rsidP="006E0774">
      <w:pPr>
        <w:rPr>
          <w:rtl/>
        </w:rPr>
      </w:pPr>
      <w:r w:rsidRPr="00B805D1">
        <w:rPr>
          <w:rStyle w:val="affffc"/>
          <w:rtl/>
        </w:rPr>
        <w:t>מנין לגלגול שבועה מן התורה</w:t>
      </w:r>
      <w:r w:rsidRPr="00224C4C">
        <w:rPr>
          <w:rStyle w:val="affffa"/>
          <w:rFonts w:hint="cs"/>
          <w:rtl/>
        </w:rPr>
        <w:t xml:space="preserve"> '</w:t>
      </w:r>
      <w:r w:rsidRPr="00224C4C">
        <w:rPr>
          <w:rStyle w:val="affffa"/>
          <w:rtl/>
        </w:rPr>
        <w:t>ואמרה האשה אמן אמן</w:t>
      </w:r>
      <w:r w:rsidRPr="00224C4C">
        <w:rPr>
          <w:rStyle w:val="affffa"/>
          <w:rFonts w:hint="cs"/>
          <w:rtl/>
        </w:rPr>
        <w:t>'</w:t>
      </w:r>
      <w:r w:rsidRPr="00224C4C">
        <w:rPr>
          <w:rStyle w:val="affffa"/>
          <w:rtl/>
        </w:rPr>
        <w:t>,</w:t>
      </w:r>
      <w:r w:rsidRPr="00224C4C">
        <w:rPr>
          <w:rFonts w:ascii="Fb Fontext" w:hAnsi="Fb Fontext"/>
          <w:rtl/>
        </w:rPr>
        <w:t xml:space="preserve"> </w:t>
      </w:r>
      <w:r w:rsidRPr="00224C4C">
        <w:rPr>
          <w:rFonts w:ascii="Fb Fontext" w:hAnsi="Fb Fontext" w:hint="cs"/>
          <w:rtl/>
        </w:rPr>
        <w:t>-</w:t>
      </w:r>
      <w:r w:rsidRPr="00224C4C">
        <w:rPr>
          <w:rFonts w:ascii="Fb Fontext" w:hAnsi="Fb Fontext"/>
          <w:rtl/>
        </w:rPr>
        <w:t xml:space="preserve">אמן על האלה, </w:t>
      </w:r>
      <w:r w:rsidRPr="00B805D1">
        <w:rPr>
          <w:rStyle w:val="affffa"/>
          <w:rtl/>
        </w:rPr>
        <w:t>אמן</w:t>
      </w:r>
      <w:r w:rsidRPr="00224C4C">
        <w:rPr>
          <w:rFonts w:ascii="Fb Fontext" w:hAnsi="Fb Fontext"/>
          <w:rtl/>
        </w:rPr>
        <w:t xml:space="preserve"> על השבועה, </w:t>
      </w:r>
      <w:r w:rsidRPr="00B805D1">
        <w:rPr>
          <w:rStyle w:val="affffa"/>
          <w:rtl/>
        </w:rPr>
        <w:t>אמן</w:t>
      </w:r>
      <w:r w:rsidRPr="00224C4C">
        <w:rPr>
          <w:rFonts w:ascii="Fb Fontext" w:hAnsi="Fb Fontext"/>
          <w:rtl/>
        </w:rPr>
        <w:t xml:space="preserve"> אם מאיש זה, </w:t>
      </w:r>
      <w:r w:rsidRPr="00B805D1">
        <w:rPr>
          <w:rStyle w:val="affffa"/>
          <w:rtl/>
        </w:rPr>
        <w:t>אמן</w:t>
      </w:r>
      <w:r w:rsidRPr="00224C4C">
        <w:rPr>
          <w:rFonts w:ascii="Fb Fontext" w:hAnsi="Fb Fontext"/>
          <w:rtl/>
        </w:rPr>
        <w:t xml:space="preserve"> אם מאיש אחר, </w:t>
      </w:r>
      <w:r w:rsidRPr="00B805D1">
        <w:rPr>
          <w:rStyle w:val="affffa"/>
          <w:rtl/>
        </w:rPr>
        <w:t>אמן</w:t>
      </w:r>
      <w:r w:rsidRPr="00224C4C">
        <w:rPr>
          <w:rFonts w:ascii="Fb Fontext" w:hAnsi="Fb Fontext"/>
          <w:rtl/>
        </w:rPr>
        <w:t xml:space="preserve"> שלא סטיתי ארוסה ונשואה ושומרת יבם וכנוסה.</w:t>
      </w:r>
    </w:p>
    <w:p w14:paraId="629CB85F" w14:textId="4BCADCF8" w:rsidR="006E0774" w:rsidRPr="00131640" w:rsidRDefault="006E0774" w:rsidP="00C54A2F">
      <w:pPr>
        <w:rPr>
          <w:rtl/>
        </w:rPr>
      </w:pPr>
      <w:r w:rsidRPr="00224C4C">
        <w:rPr>
          <w:rFonts w:ascii="Fb Fontext" w:hAnsi="Fb Fontext"/>
          <w:sz w:val="32"/>
          <w:rtl/>
        </w:rPr>
        <w:t xml:space="preserve">האי </w:t>
      </w:r>
      <w:r w:rsidRPr="00210DF6">
        <w:rPr>
          <w:rStyle w:val="afffa"/>
          <w:rFonts w:ascii="Fb Fontext" w:hAnsi="Fb Fontext" w:cs="BA TM • Vilna Extra-Bold"/>
          <w:bCs w:val="0"/>
          <w:rtl/>
        </w:rPr>
        <w:t>ארוסה</w:t>
      </w:r>
      <w:r w:rsidRPr="00224C4C">
        <w:rPr>
          <w:rFonts w:ascii="Fb Fontext" w:hAnsi="Fb Fontext"/>
          <w:sz w:val="32"/>
          <w:rtl/>
        </w:rPr>
        <w:t xml:space="preserve"> </w:t>
      </w:r>
      <w:r w:rsidRPr="00224C4C">
        <w:rPr>
          <w:rFonts w:ascii="Fb Fontext" w:hAnsi="Fb Fontext" w:hint="cs"/>
          <w:sz w:val="32"/>
          <w:rtl/>
        </w:rPr>
        <w:t xml:space="preserve">לא דמשקה כשהיא ארוסה </w:t>
      </w:r>
      <w:r w:rsidRPr="00224C4C">
        <w:rPr>
          <w:rStyle w:val="affffa"/>
          <w:rFonts w:hint="cs"/>
          <w:rtl/>
        </w:rPr>
        <w:t>ד'</w:t>
      </w:r>
      <w:r w:rsidRPr="00224C4C">
        <w:rPr>
          <w:rStyle w:val="affffa"/>
          <w:rtl/>
        </w:rPr>
        <w:t>ארוסה ושומרת יבם לא שותות ולא נוטלות כתובה</w:t>
      </w:r>
      <w:r w:rsidRPr="00224C4C">
        <w:rPr>
          <w:rStyle w:val="affffa"/>
          <w:rFonts w:hint="cs"/>
          <w:rtl/>
        </w:rPr>
        <w:t>'</w:t>
      </w:r>
      <w:r w:rsidRPr="00224C4C">
        <w:rPr>
          <w:rStyle w:val="affffa"/>
          <w:rtl/>
        </w:rPr>
        <w:t>,</w:t>
      </w:r>
      <w:r w:rsidR="00C54A2F">
        <w:rPr>
          <w:rFonts w:ascii="Fb Fontext" w:hAnsi="Fb Fontext" w:hint="cs"/>
          <w:sz w:val="32"/>
          <w:rtl/>
        </w:rPr>
        <w:t xml:space="preserve"> - </w:t>
      </w:r>
      <w:r w:rsidRPr="00224C4C">
        <w:rPr>
          <w:rStyle w:val="affffa"/>
          <w:rFonts w:hint="cs"/>
          <w:rtl/>
        </w:rPr>
        <w:t>ד'</w:t>
      </w:r>
      <w:r w:rsidRPr="00224C4C">
        <w:rPr>
          <w:rStyle w:val="affffa"/>
          <w:rtl/>
        </w:rPr>
        <w:t>תחת אישך</w:t>
      </w:r>
      <w:r w:rsidRPr="00224C4C">
        <w:rPr>
          <w:rStyle w:val="affffa"/>
          <w:rFonts w:hint="cs"/>
          <w:rtl/>
        </w:rPr>
        <w:t>'</w:t>
      </w:r>
      <w:r w:rsidRPr="00224C4C">
        <w:rPr>
          <w:rStyle w:val="affffa"/>
          <w:rtl/>
        </w:rPr>
        <w:t xml:space="preserve"> </w:t>
      </w:r>
      <w:r w:rsidRPr="00224C4C">
        <w:rPr>
          <w:rFonts w:ascii="Fb Fontext" w:hAnsi="Fb Fontext"/>
          <w:sz w:val="32"/>
          <w:rtl/>
        </w:rPr>
        <w:t>ו</w:t>
      </w:r>
      <w:r w:rsidR="00B35B36">
        <w:rPr>
          <w:rFonts w:ascii="Fb Fontext" w:hAnsi="Fb Fontext"/>
          <w:sz w:val="32"/>
          <w:rtl/>
        </w:rPr>
        <w:t>אין</w:t>
      </w:r>
      <w:r w:rsidRPr="00224C4C">
        <w:rPr>
          <w:rFonts w:ascii="Fb Fontext" w:hAnsi="Fb Fontext"/>
          <w:sz w:val="32"/>
          <w:rtl/>
        </w:rPr>
        <w:t>!</w:t>
      </w:r>
    </w:p>
    <w:p w14:paraId="5CF38607" w14:textId="77777777" w:rsidR="00A85AC8" w:rsidRPr="00E600D8" w:rsidRDefault="006E0774" w:rsidP="00C54A2F">
      <w:pPr>
        <w:pStyle w:val="38"/>
        <w:framePr w:wrap="notBeside"/>
        <w:rPr>
          <w:rtl/>
        </w:rPr>
      </w:pPr>
      <w:r w:rsidRPr="00E600D8">
        <w:rPr>
          <w:rFonts w:hint="cs"/>
          <w:rtl/>
        </w:rPr>
        <w:t>לא דקני</w:t>
      </w:r>
      <w:r w:rsidR="00A85AC8" w:rsidRPr="00E600D8">
        <w:rPr>
          <w:rtl/>
        </w:rPr>
        <w:t>:</w:t>
      </w:r>
    </w:p>
    <w:p w14:paraId="3159FE3D" w14:textId="49F5275A" w:rsidR="006E0774" w:rsidRPr="00131640" w:rsidRDefault="006E0774" w:rsidP="006E0774">
      <w:pPr>
        <w:rPr>
          <w:rtl/>
        </w:rPr>
      </w:pPr>
      <w:r w:rsidRPr="00224C4C">
        <w:rPr>
          <w:rFonts w:ascii="Fb Fontext" w:hAnsi="Fb Fontext" w:hint="cs"/>
          <w:sz w:val="32"/>
          <w:rtl/>
        </w:rPr>
        <w:t>ונסתרה כשהיא ארוסה ומשקה כשנשואה</w:t>
      </w:r>
    </w:p>
    <w:p w14:paraId="647B28F3" w14:textId="22D6E7BE" w:rsidR="006E0774" w:rsidRPr="00C66AE9" w:rsidRDefault="006E0774" w:rsidP="006E0774">
      <w:pPr>
        <w:rPr>
          <w:spacing w:val="-2"/>
          <w:rtl/>
        </w:rPr>
      </w:pPr>
      <w:r w:rsidRPr="00C66AE9">
        <w:rPr>
          <w:rStyle w:val="affffa"/>
          <w:rFonts w:hint="cs"/>
          <w:spacing w:val="-2"/>
          <w:rtl/>
        </w:rPr>
        <w:t>ד'</w:t>
      </w:r>
      <w:r w:rsidRPr="00C66AE9">
        <w:rPr>
          <w:rStyle w:val="affffa"/>
          <w:spacing w:val="-2"/>
          <w:rtl/>
        </w:rPr>
        <w:t>ונקה האיש מעון</w:t>
      </w:r>
      <w:r w:rsidRPr="00C66AE9">
        <w:rPr>
          <w:rStyle w:val="affffa"/>
          <w:rFonts w:hint="cs"/>
          <w:spacing w:val="-2"/>
          <w:rtl/>
        </w:rPr>
        <w:t>'</w:t>
      </w:r>
      <w:r w:rsidRPr="00C66AE9">
        <w:rPr>
          <w:rStyle w:val="affffa"/>
          <w:spacing w:val="-2"/>
          <w:rtl/>
        </w:rPr>
        <w:t xml:space="preserve"> </w:t>
      </w:r>
      <w:r w:rsidRPr="00C66AE9">
        <w:rPr>
          <w:rFonts w:ascii="Fb Fontext" w:hAnsi="Fb Fontext"/>
          <w:spacing w:val="-2"/>
          <w:sz w:val="32"/>
          <w:rtl/>
        </w:rPr>
        <w:t>אין איש מנוקה מעון אין המים בודקים את אשתו!</w:t>
      </w:r>
    </w:p>
    <w:p w14:paraId="63DED45B" w14:textId="77777777" w:rsidR="006E0774" w:rsidRPr="00131640" w:rsidRDefault="006E0774" w:rsidP="006E0774">
      <w:pPr>
        <w:rPr>
          <w:rtl/>
        </w:rPr>
      </w:pPr>
      <w:r w:rsidRPr="00224C4C">
        <w:rPr>
          <w:rFonts w:ascii="Fb Fontext" w:hAnsi="Fb Fontext"/>
          <w:rtl/>
        </w:rPr>
        <w:t>אלא ע"י גלגול.</w:t>
      </w:r>
    </w:p>
    <w:p w14:paraId="76859E57" w14:textId="77777777" w:rsidR="006E0774" w:rsidRPr="00131640" w:rsidRDefault="006E0774" w:rsidP="0010529F">
      <w:pPr>
        <w:pStyle w:val="afff0"/>
        <w:framePr w:wrap="around"/>
        <w:rPr>
          <w:rtl/>
        </w:rPr>
      </w:pPr>
      <w:r w:rsidRPr="00224C4C">
        <w:rPr>
          <w:rFonts w:hint="cs"/>
          <w:rtl/>
        </w:rPr>
        <w:t>כח.</w:t>
      </w:r>
    </w:p>
    <w:p w14:paraId="7F187666" w14:textId="19AC4AAB" w:rsidR="006E0774" w:rsidRPr="00131640" w:rsidRDefault="006E0774" w:rsidP="006E0774">
      <w:pPr>
        <w:rPr>
          <w:rtl/>
        </w:rPr>
      </w:pPr>
      <w:r w:rsidRPr="00210DF6">
        <w:rPr>
          <w:rStyle w:val="afffa"/>
          <w:rFonts w:ascii="Fb Fontext" w:hAnsi="Fb Fontext" w:cs="BA TM • Vilna Extra-Bold" w:hint="cs"/>
          <w:bCs w:val="0"/>
          <w:rtl/>
        </w:rPr>
        <w:t>וממון</w:t>
      </w:r>
      <w:r w:rsidRPr="00224C4C">
        <w:rPr>
          <w:rFonts w:ascii="Fb Fontext" w:hAnsi="Fb Fontext" w:hint="cs"/>
          <w:sz w:val="32"/>
          <w:rtl/>
        </w:rPr>
        <w:t>- בק</w:t>
      </w:r>
      <w:r w:rsidRPr="00224C4C">
        <w:rPr>
          <w:rFonts w:ascii="Fb Fontext" w:hAnsi="Fb Fontext"/>
          <w:sz w:val="32"/>
          <w:rtl/>
        </w:rPr>
        <w:t>"</w:t>
      </w:r>
      <w:r>
        <w:rPr>
          <w:rFonts w:ascii="Fb Fontext" w:hAnsi="Fb Fontext" w:hint="cs"/>
          <w:sz w:val="32"/>
          <w:rtl/>
        </w:rPr>
        <w:t xml:space="preserve">ו </w:t>
      </w:r>
      <w:r>
        <w:rPr>
          <w:rStyle w:val="afffff3"/>
          <w:rFonts w:ascii="Fb Fontext" w:hAnsi="Fb Fontext" w:hint="cs"/>
          <w:sz w:val="32"/>
          <w:rtl/>
          <w:rPrChange w:id="9060" w:author="מנוע אמוראים" w:date="2026-10-05T16:42:07Z">
            <w:rPr>
              <w:rFonts w:ascii="Fb Fontext" w:hAnsi="Fb Fontext" w:hint="cs"/>
              <w:sz w:val="32"/>
              <w:rtl/>
            </w:rPr>
          </w:rPrChange>
        </w:rPr>
        <w:t xml:space="preserve">מתדבר</w:t>
      </w:r>
      <w:r>
        <w:rPr>
          <w:rStyle w:val="afffff3"/>
          <w:rFonts w:ascii="Fb Fontext" w:hAnsi="Fb Fontext"/>
          <w:sz w:val="32"/>
          <w:rtl/>
          <w:rPrChange w:id="9061" w:author="מנוע אמוראים" w:date="2026-10-05T16:42:07Z">
            <w:rPr>
              <w:rFonts w:ascii="Fb Fontext" w:hAnsi="Fb Fontext"/>
              <w:sz w:val="32"/>
              <w:rtl/>
            </w:rPr>
          </w:rPrChange>
        </w:rPr>
        <w:t xml:space="preserve">"</w:t>
      </w:r>
      <w:r>
        <w:rPr>
          <w:rStyle w:val="afffff3"/>
          <w:rFonts w:ascii="Fb Fontext" w:hAnsi="Fb Fontext" w:hint="cs"/>
          <w:sz w:val="32"/>
          <w:rtl/>
          <w:rPrChange w:id="9062" w:author="מנוע אמוראים" w:date="2026-10-05T16:42:07Z">
            <w:rPr>
              <w:rFonts w:ascii="Fb Fontext" w:hAnsi="Fb Fontext" w:hint="cs"/>
              <w:sz w:val="32"/>
              <w:rtl/>
            </w:rPr>
          </w:rPrChange>
        </w:rPr>
        <w:t xml:space="preserve">י</w:t>
      </w:r>
      <w:r>
        <w:rPr>
          <w:rFonts w:ascii="Fb Fontext" w:hAnsi="Fb Fontext" w:hint="cs"/>
          <w:sz w:val="32"/>
          <w:rtl/>
        </w:rPr>
        <w:t xml:space="preserve"> ומה סוטה שלא ניתנה להיתבע בעד אחד מגלגלי</w:t>
      </w:r>
      <w:r w:rsidR="00562096">
        <w:rPr>
          <w:rFonts w:ascii="Fb Fontext" w:hAnsi="Fb Fontext" w:hint="cs"/>
          <w:sz w:val="32"/>
          <w:rtl/>
        </w:rPr>
        <w:t>ם,</w:t>
      </w:r>
      <w:r w:rsidRPr="00224C4C">
        <w:rPr>
          <w:rFonts w:ascii="Fb Fontext" w:hAnsi="Fb Fontext" w:hint="cs"/>
          <w:sz w:val="32"/>
          <w:rtl/>
        </w:rPr>
        <w:t xml:space="preserve"> </w:t>
      </w:r>
      <w:r w:rsidR="00562096">
        <w:rPr>
          <w:rFonts w:ascii="Fb Fontext" w:hAnsi="Fb Fontext" w:hint="cs"/>
          <w:sz w:val="32"/>
          <w:rtl/>
        </w:rPr>
        <w:t xml:space="preserve">כ''ש </w:t>
      </w:r>
      <w:r w:rsidRPr="00224C4C">
        <w:rPr>
          <w:rFonts w:ascii="Fb Fontext" w:hAnsi="Fb Fontext" w:hint="cs"/>
          <w:sz w:val="32"/>
          <w:rtl/>
        </w:rPr>
        <w:t>ממון שניתן</w:t>
      </w:r>
    </w:p>
    <w:p w14:paraId="68831E90" w14:textId="77777777" w:rsidR="006E0774" w:rsidRDefault="006E0774" w:rsidP="006E0774">
      <w:pPr>
        <w:rPr>
          <w:rStyle w:val="afffa"/>
          <w:rFonts w:ascii="Fb Fontext" w:hAnsi="Fb Fontext" w:cs="BA TM • Vilna Extra-Bold"/>
          <w:bCs w:val="0"/>
          <w:rtl/>
        </w:rPr>
      </w:pPr>
      <w:r w:rsidRPr="00210DF6">
        <w:rPr>
          <w:rStyle w:val="afffa"/>
          <w:rFonts w:ascii="Fb Fontext" w:hAnsi="Fb Fontext" w:cs="BA TM • Vilna Extra-Bold" w:hint="cs"/>
          <w:bCs w:val="0"/>
          <w:rtl/>
        </w:rPr>
        <w:t>וספק</w:t>
      </w:r>
      <w:r w:rsidRPr="00224C4C">
        <w:rPr>
          <w:rFonts w:ascii="Fb Fontext" w:hAnsi="Fb Fontext" w:hint="cs"/>
          <w:rtl/>
        </w:rPr>
        <w:t>-</w:t>
      </w:r>
      <w:r w:rsidRPr="00562096">
        <w:rPr>
          <w:rStyle w:val="afffff3"/>
          <w:rFonts w:hint="cs"/>
          <w:rtl/>
        </w:rPr>
        <w:t>ד</w:t>
      </w:r>
      <w:r w:rsidRPr="00562096">
        <w:rPr>
          <w:rStyle w:val="afffff3"/>
          <w:rtl/>
        </w:rPr>
        <w:t xml:space="preserve">תניא </w:t>
      </w:r>
      <w:r w:rsidRPr="00562096">
        <w:rPr>
          <w:rStyle w:val="afffff3"/>
          <w:rFonts w:hint="cs"/>
          <w:rtl/>
        </w:rPr>
        <w:t>מ</w:t>
      </w:r>
      <w:r w:rsidRPr="00562096">
        <w:rPr>
          <w:rStyle w:val="afffff3"/>
          <w:rtl/>
        </w:rPr>
        <w:t xml:space="preserve">רשב"י </w:t>
      </w:r>
      <w:r w:rsidRPr="00224C4C">
        <w:rPr>
          <w:rFonts w:ascii="Fb Fontext" w:hAnsi="Fb Fontext"/>
          <w:rtl/>
        </w:rPr>
        <w:t xml:space="preserve">מה שבועה האמורה </w:t>
      </w:r>
      <w:r w:rsidRPr="00210DF6">
        <w:rPr>
          <w:rStyle w:val="afffa"/>
          <w:rFonts w:ascii="Fb Fontext" w:hAnsi="Fb Fontext" w:cs="BA TM • Vilna Extra-Bold"/>
          <w:bCs w:val="0"/>
          <w:rtl/>
        </w:rPr>
        <w:t>בפנים</w:t>
      </w:r>
      <w:r w:rsidRPr="00224C4C">
        <w:rPr>
          <w:rFonts w:ascii="Fb Fontext" w:hAnsi="Fb Fontext"/>
          <w:rtl/>
        </w:rPr>
        <w:t xml:space="preserve"> עשה בה ספק כודאי, אף שבועה האמורה </w:t>
      </w:r>
      <w:r w:rsidRPr="00210DF6">
        <w:rPr>
          <w:rStyle w:val="afffa"/>
          <w:rFonts w:ascii="Fb Fontext" w:hAnsi="Fb Fontext" w:cs="BA TM • Vilna Extra-Bold"/>
          <w:bCs w:val="0"/>
          <w:rtl/>
        </w:rPr>
        <w:t>בחוץ</w:t>
      </w:r>
    </w:p>
    <w:p w14:paraId="1198E2F9" w14:textId="1927320F" w:rsidR="007309FA" w:rsidRPr="00131640" w:rsidRDefault="007309FA" w:rsidP="007309FA">
      <w:pPr>
        <w:pStyle w:val="affffb"/>
        <w:rPr>
          <w:rtl/>
        </w:rPr>
      </w:pPr>
      <w:r w:rsidRPr="007309FA">
        <w:rPr>
          <w:rtl/>
        </w:rPr>
        <w:t>***</w:t>
      </w:r>
    </w:p>
    <w:p w14:paraId="4B766258" w14:textId="77777777" w:rsidR="00B42274" w:rsidRPr="00131640" w:rsidRDefault="006E0774" w:rsidP="00F65F8B">
      <w:pPr>
        <w:pStyle w:val="affffb"/>
        <w:rPr>
          <w:rtl/>
        </w:rPr>
      </w:pPr>
      <w:r w:rsidRPr="00224C4C">
        <w:rPr>
          <w:rStyle w:val="afffa"/>
          <w:rtl/>
        </w:rPr>
        <w:t>גלגול שבועה</w:t>
      </w:r>
      <w:r w:rsidRPr="00224C4C">
        <w:rPr>
          <w:rStyle w:val="afffa"/>
          <w:rFonts w:hint="cs"/>
          <w:rtl/>
        </w:rPr>
        <w:t xml:space="preserve"> </w:t>
      </w:r>
      <w:r w:rsidRPr="00224C4C">
        <w:rPr>
          <w:rFonts w:hint="cs"/>
          <w:rtl/>
        </w:rPr>
        <w:t>עד היכן</w:t>
      </w:r>
    </w:p>
    <w:p w14:paraId="5791A8AF" w14:textId="31CD6C99" w:rsidR="00A85AC8" w:rsidRPr="00E600D8" w:rsidRDefault="00B42274" w:rsidP="00B42274">
      <w:pPr>
        <w:pStyle w:val="38"/>
        <w:framePr w:wrap="notBeside"/>
        <w:rPr>
          <w:rtl/>
        </w:rPr>
      </w:pPr>
      <w:r w:rsidRPr="00E600D8">
        <w:rPr>
          <w:rFonts w:hint="cs"/>
          <w:rtl/>
        </w:rPr>
        <w:t>רב</w:t>
      </w:r>
      <w:r w:rsidR="00A85AC8" w:rsidRPr="00E600D8">
        <w:rPr>
          <w:rFonts w:hint="cs"/>
          <w:rtl/>
        </w:rPr>
        <w:t>:</w:t>
      </w:r>
    </w:p>
    <w:p w14:paraId="09386FBB" w14:textId="59EF9771" w:rsidR="006E0774" w:rsidRPr="00131640" w:rsidRDefault="006E0774" w:rsidP="006E0774">
      <w:pPr>
        <w:rPr>
          <w:rtl/>
        </w:rPr>
      </w:pPr>
      <w:r w:rsidRPr="00224C4C">
        <w:rPr>
          <w:rFonts w:ascii="Fb Fontext" w:hAnsi="Fb Fontext"/>
          <w:sz w:val="32"/>
          <w:rtl/>
        </w:rPr>
        <w:t>דא"ל הישבע לי שאין עבדי אתה.</w:t>
      </w:r>
    </w:p>
    <w:p w14:paraId="2DE1AF75" w14:textId="77777777" w:rsidR="00A85AC8" w:rsidRPr="00E600D8" w:rsidRDefault="006E0774" w:rsidP="00B42274">
      <w:pPr>
        <w:pStyle w:val="38"/>
        <w:framePr w:wrap="notBeside"/>
        <w:rPr>
          <w:rtl/>
        </w:rPr>
      </w:pPr>
      <w:r w:rsidRPr="00E600D8">
        <w:rPr>
          <w:rFonts w:hint="cs"/>
          <w:rtl/>
        </w:rPr>
        <w:t>ודחי'</w:t>
      </w:r>
      <w:r w:rsidR="00A85AC8" w:rsidRPr="00E600D8">
        <w:rPr>
          <w:rtl/>
        </w:rPr>
        <w:t>:</w:t>
      </w:r>
    </w:p>
    <w:p w14:paraId="10F14F2A" w14:textId="6C0F9C07" w:rsidR="009469D7" w:rsidRDefault="006E0774" w:rsidP="003E3372">
      <w:pPr>
        <w:rPr>
          <w:rFonts w:ascii="Fb Fontext" w:hAnsi="Fb Fontext"/>
          <w:sz w:val="32"/>
          <w:rtl/>
        </w:rPr>
      </w:pPr>
      <w:r w:rsidRPr="00224C4C">
        <w:rPr>
          <w:rFonts w:ascii="Fb Fontext" w:hAnsi="Fb Fontext" w:hint="cs"/>
          <w:sz w:val="32"/>
          <w:rtl/>
        </w:rPr>
        <w:t>דהוא מ</w:t>
      </w:r>
      <w:r w:rsidR="003E3372">
        <w:rPr>
          <w:rFonts w:ascii="Fb Fontext" w:hAnsi="Fb Fontext" w:hint="cs"/>
          <w:sz w:val="32"/>
          <w:rtl/>
        </w:rPr>
        <w:t>נדים אותו</w:t>
      </w:r>
      <w:r w:rsidR="003E3372">
        <w:rPr>
          <w:rStyle w:val="afffff3"/>
          <w:rFonts w:hint="cs"/>
          <w:rtl/>
        </w:rPr>
        <w:t xml:space="preserve">, </w:t>
      </w:r>
      <w:r w:rsidRPr="00F637B9">
        <w:rPr>
          <w:rStyle w:val="afffff3"/>
          <w:rtl/>
        </w:rPr>
        <w:t>דתניא:</w:t>
      </w:r>
      <w:r w:rsidRPr="00210DF6">
        <w:rPr>
          <w:rFonts w:ascii="Fb Fontext" w:hAnsi="Fb Fontext" w:cs="BA TM • Vilna Extra-Bold"/>
          <w:sz w:val="32"/>
          <w:rtl/>
        </w:rPr>
        <w:t xml:space="preserve"> </w:t>
      </w:r>
      <w:r w:rsidRPr="00224C4C">
        <w:rPr>
          <w:rStyle w:val="afffa"/>
          <w:rFonts w:ascii="Fb Fontext" w:hAnsi="Fb Fontext"/>
          <w:b/>
          <w:bCs w:val="0"/>
          <w:rtl/>
        </w:rPr>
        <w:t xml:space="preserve">הקורא לחבירו </w:t>
      </w:r>
      <w:r w:rsidRPr="00210DF6">
        <w:rPr>
          <w:rStyle w:val="afffa"/>
          <w:rFonts w:ascii="Fb Fontext" w:hAnsi="Fb Fontext" w:cs="BA TM • Vilna Extra-Bold"/>
          <w:bCs w:val="0"/>
          <w:rtl/>
        </w:rPr>
        <w:t>עבד</w:t>
      </w:r>
      <w:r w:rsidRPr="00224C4C">
        <w:rPr>
          <w:rStyle w:val="afffa"/>
          <w:rFonts w:ascii="Fb Fontext" w:hAnsi="Fb Fontext"/>
          <w:b/>
          <w:bCs w:val="0"/>
          <w:rtl/>
        </w:rPr>
        <w:t xml:space="preserve"> יהא בנידוי</w:t>
      </w:r>
      <w:r w:rsidRPr="00210DF6">
        <w:rPr>
          <w:rFonts w:ascii="Fb Fontext" w:hAnsi="Fb Fontext" w:cs="BA TM • Vilna Extra-Bold"/>
          <w:sz w:val="32"/>
          <w:rtl/>
        </w:rPr>
        <w:t>,</w:t>
      </w:r>
    </w:p>
    <w:p w14:paraId="5522FE3F" w14:textId="6721A62F" w:rsidR="006E0774" w:rsidRPr="00131640" w:rsidRDefault="006E0774" w:rsidP="004E271F">
      <w:pPr>
        <w:jc w:val="right"/>
        <w:rPr>
          <w:rtl/>
        </w:rPr>
      </w:pPr>
      <w:r w:rsidRPr="00210DF6">
        <w:rPr>
          <w:rFonts w:ascii="Fb Fontext" w:hAnsi="Fb Fontext" w:cs="BA TM • Vilna Extra-Bold"/>
          <w:sz w:val="32"/>
          <w:rtl/>
        </w:rPr>
        <w:t>ממזר</w:t>
      </w:r>
      <w:r w:rsidRPr="00224C4C">
        <w:rPr>
          <w:rFonts w:ascii="Fb Fontext" w:hAnsi="Fb Fontext"/>
          <w:sz w:val="32"/>
          <w:rtl/>
        </w:rPr>
        <w:t xml:space="preserve"> סופג את הארבעים, </w:t>
      </w:r>
      <w:r w:rsidRPr="00210DF6">
        <w:rPr>
          <w:rFonts w:ascii="Fb Fontext" w:hAnsi="Fb Fontext" w:cs="BA TM • Vilna Extra-Bold"/>
          <w:sz w:val="32"/>
          <w:rtl/>
        </w:rPr>
        <w:t>רשע</w:t>
      </w:r>
      <w:r w:rsidRPr="00224C4C">
        <w:rPr>
          <w:rFonts w:ascii="Fb Fontext" w:hAnsi="Fb Fontext"/>
          <w:sz w:val="32"/>
          <w:rtl/>
        </w:rPr>
        <w:t xml:space="preserve"> - יורד עמו לחייו!</w:t>
      </w:r>
    </w:p>
    <w:p w14:paraId="13B4FA15" w14:textId="1A030212" w:rsidR="00A85AC8" w:rsidRPr="00E600D8" w:rsidRDefault="006E0774" w:rsidP="00B42274">
      <w:pPr>
        <w:pStyle w:val="38"/>
        <w:framePr w:wrap="notBeside"/>
        <w:rPr>
          <w:rtl/>
        </w:rPr>
      </w:pPr>
      <w:r w:rsidRPr="00E600D8">
        <w:rPr>
          <w:rtl/>
        </w:rPr>
        <w:lastRenderedPageBreak/>
        <w:t xml:space="preserve">• </w:t>
      </w:r>
      <w:r w:rsidRPr="00E600D8">
        <w:rPr>
          <w:rFonts w:hint="cs"/>
          <w:rtl/>
        </w:rPr>
        <w:t>ר</w:t>
      </w:r>
      <w:r w:rsidRPr="00E600D8">
        <w:rPr>
          <w:rtl/>
        </w:rPr>
        <w:t>בא</w:t>
      </w:r>
      <w:r w:rsidR="00A85AC8" w:rsidRPr="00E600D8">
        <w:rPr>
          <w:rtl/>
        </w:rPr>
        <w:t>:</w:t>
      </w:r>
    </w:p>
    <w:p w14:paraId="3A80A242" w14:textId="22A7A015" w:rsidR="006E0774" w:rsidRPr="00131640" w:rsidRDefault="006E0774" w:rsidP="006E0774">
      <w:pPr>
        <w:rPr>
          <w:rtl/>
        </w:rPr>
      </w:pPr>
      <w:r w:rsidRPr="00224C4C">
        <w:rPr>
          <w:rFonts w:ascii="Fb Fontext" w:hAnsi="Fb Fontext"/>
          <w:sz w:val="32"/>
          <w:rtl/>
        </w:rPr>
        <w:t>הישבע לי שלא נמכרת לי בעבד עברי.</w:t>
      </w:r>
    </w:p>
    <w:p w14:paraId="73DDA2FA" w14:textId="7FCC8AC5" w:rsidR="006E0774" w:rsidRPr="00131640" w:rsidRDefault="006E0774" w:rsidP="006E0774">
      <w:pPr>
        <w:rPr>
          <w:rtl/>
        </w:rPr>
      </w:pPr>
      <w:r w:rsidRPr="00224C4C">
        <w:rPr>
          <w:rFonts w:ascii="Fb Fontext" w:hAnsi="Fb Fontext" w:hint="cs"/>
          <w:sz w:val="32"/>
          <w:rtl/>
        </w:rPr>
        <w:t>ולא טענה על ממון גרידא הוא</w:t>
      </w:r>
      <w:r w:rsidR="00B42274">
        <w:rPr>
          <w:rFonts w:ascii="Fb Fontext" w:hAnsi="Fb Fontext" w:hint="cs"/>
          <w:sz w:val="32"/>
          <w:rtl/>
        </w:rPr>
        <w:t>,</w:t>
      </w:r>
      <w:r w:rsidRPr="00224C4C">
        <w:rPr>
          <w:rFonts w:ascii="Fb Fontext" w:hAnsi="Fb Fontext" w:hint="cs"/>
          <w:sz w:val="32"/>
          <w:rtl/>
        </w:rPr>
        <w:t xml:space="preserve"> </w:t>
      </w:r>
      <w:r w:rsidRPr="00051845">
        <w:rPr>
          <w:rStyle w:val="afffff3"/>
          <w:rFonts w:hint="cs"/>
          <w:rtl/>
        </w:rPr>
        <w:t>דלרבא</w:t>
      </w:r>
      <w:r w:rsidR="00051845">
        <w:rPr>
          <w:rStyle w:val="afffff3"/>
          <w:rFonts w:hint="cs"/>
          <w:rtl/>
        </w:rPr>
        <w:t>:</w:t>
      </w:r>
      <w:r w:rsidRPr="00224C4C">
        <w:rPr>
          <w:rFonts w:ascii="Fb Fontext" w:hAnsi="Fb Fontext" w:hint="cs"/>
          <w:sz w:val="32"/>
          <w:rtl/>
        </w:rPr>
        <w:t xml:space="preserve"> עבד עברי גופו קנוי</w:t>
      </w:r>
    </w:p>
    <w:p w14:paraId="16587A8A" w14:textId="77777777" w:rsidR="00A85AC8" w:rsidRPr="00E600D8" w:rsidRDefault="006E0774" w:rsidP="00B42274">
      <w:pPr>
        <w:pStyle w:val="38"/>
        <w:framePr w:wrap="notBeside"/>
        <w:rPr>
          <w:rtl/>
        </w:rPr>
      </w:pPr>
      <w:r w:rsidRPr="00E600D8">
        <w:rPr>
          <w:rFonts w:hint="cs"/>
          <w:rtl/>
        </w:rPr>
        <w:t>וקמ</w:t>
      </w:r>
      <w:r w:rsidRPr="00E600D8">
        <w:rPr>
          <w:rtl/>
        </w:rPr>
        <w:t>"</w:t>
      </w:r>
      <w:r w:rsidRPr="00E600D8">
        <w:rPr>
          <w:rFonts w:hint="cs"/>
          <w:rtl/>
        </w:rPr>
        <w:t>ל</w:t>
      </w:r>
      <w:r w:rsidR="00A85AC8" w:rsidRPr="00E600D8">
        <w:rPr>
          <w:rtl/>
        </w:rPr>
        <w:t>:</w:t>
      </w:r>
    </w:p>
    <w:p w14:paraId="18C24B55" w14:textId="5B7443C3" w:rsidR="006E0774" w:rsidRPr="00131640" w:rsidRDefault="006E0774" w:rsidP="00B42274">
      <w:pPr>
        <w:rPr>
          <w:rtl/>
        </w:rPr>
      </w:pPr>
      <w:r w:rsidRPr="00224C4C">
        <w:rPr>
          <w:rFonts w:ascii="Fb Fontext" w:hAnsi="Fb Fontext" w:hint="cs"/>
          <w:sz w:val="32"/>
          <w:rtl/>
        </w:rPr>
        <w:t>דאף אי מכר בצינעא אין לו קול</w:t>
      </w:r>
      <w:r w:rsidRPr="00224C4C">
        <w:rPr>
          <w:rFonts w:ascii="Fb Fontext" w:hAnsi="Fb Fontext"/>
          <w:sz w:val="32"/>
          <w:rtl/>
        </w:rPr>
        <w:t xml:space="preserve"> </w:t>
      </w:r>
      <w:r w:rsidRPr="00224C4C">
        <w:rPr>
          <w:rFonts w:ascii="Fb Fontext" w:hAnsi="Fb Fontext" w:hint="cs"/>
          <w:sz w:val="32"/>
          <w:rtl/>
        </w:rPr>
        <w:t>[כקרקע]</w:t>
      </w:r>
    </w:p>
    <w:p w14:paraId="70D0AEC1" w14:textId="77777777" w:rsidR="006E0774" w:rsidRPr="00131640" w:rsidRDefault="006E0774" w:rsidP="00841728">
      <w:pPr>
        <w:pStyle w:val="affb"/>
        <w:rPr>
          <w:rtl/>
        </w:rPr>
      </w:pPr>
      <w:r w:rsidRPr="00224C4C">
        <w:rPr>
          <w:rFonts w:hint="cs"/>
          <w:rtl/>
        </w:rPr>
        <w:t>׹</w:t>
      </w:r>
    </w:p>
    <w:p w14:paraId="10CD08C5" w14:textId="77777777" w:rsidR="006E0774" w:rsidRPr="00131640" w:rsidRDefault="006E0774" w:rsidP="009D66E0">
      <w:pPr>
        <w:pStyle w:val="afffff8"/>
        <w:framePr w:wrap="around"/>
        <w:rPr>
          <w:rtl/>
        </w:rPr>
      </w:pPr>
      <w:del w:id="20094" w:author="קלוד" w:date="2026-10-06T10:09:14Z">
        <w:r>
          <w:rPr>
            <w:rStyle w:val="afffa"/>
            <w:rFonts w:ascii="Fb Fontext" w:hAnsi="Fb Fontext"/>
            <w:rtl/>
          </w:rPr>
          <w:delText xml:space="preserve">מתני'.</w:delText>
        </w:r>
      </w:del>
      <w:ins w:id="20095" w:author="קלוד" w:date="2026-10-06T10:09:14Z">
        <w:r>
          <w:rPr>
            <w:rStyle w:val="afffa"/>
            <w:rFonts w:ascii="Fb Fontext" w:hAnsi="Fb Fontext"/>
            <w:rtl/>
          </w:rPr>
          <w:t xml:space="preserve">משנה ו</w:t>
        </w:r>
      </w:ins>
    </w:p>
    <w:p w14:paraId="24D61B59" w14:textId="77777777" w:rsidR="006E0774" w:rsidRPr="00131640" w:rsidRDefault="006E0774" w:rsidP="00954D80">
      <w:pPr>
        <w:pStyle w:val="afff5"/>
        <w:spacing w:before="120"/>
        <w:rPr>
          <w:rtl/>
        </w:rPr>
        <w:pPrChange w:id="90006" w:author="קלוד" w:date="2026-10-08T12:08:16Z">
          <w:pPr>
            <w:pStyle w:val="afff5"/>
          </w:pPr>
        </w:pPrChange>
      </w:pPr>
      <w:r w:rsidRPr="00224C4C">
        <w:rPr>
          <w:rStyle w:val="afffa"/>
          <w:rFonts w:ascii="Fb Fontext" w:hAnsi="Fb Fontext"/>
          <w:b/>
          <w:rtl/>
        </w:rPr>
        <w:t>כל הנעשה דמים באחר, כיון שזכה זה - נתחייב זה בחליפיו.</w:t>
      </w:r>
    </w:p>
    <w:p w14:paraId="44E3FE7F" w14:textId="77777777" w:rsidR="006E0774" w:rsidRPr="00131640" w:rsidRDefault="006E0774" w:rsidP="00954D80">
      <w:pPr>
        <w:pStyle w:val="afff5"/>
        <w:rPr>
          <w:rtl/>
        </w:rPr>
      </w:pPr>
      <w:r w:rsidRPr="00224C4C">
        <w:rPr>
          <w:rStyle w:val="afffa"/>
          <w:rFonts w:ascii="Fb Fontext" w:hAnsi="Fb Fontext"/>
          <w:b/>
          <w:rtl/>
        </w:rPr>
        <w:t>כיצד? החליף שור בפרה או חמור בשור, כיון שזכה זה - נתחייב זה בחליפיו</w:t>
      </w:r>
      <w:r w:rsidRPr="00224C4C">
        <w:rPr>
          <w:rtl/>
          <w:rPrChange w:id="40001" w:author="Claude" w:date="2026-10-06T13:34:54Z">
            <w:rPr>
              <w:sz w:val="32"/>
              <w:rtl/>
            </w:rPr>
          </w:rPrChange>
        </w:rPr>
        <w:t>.</w:t>
      </w:r>
    </w:p>
    <w:p w14:paraId="79A72DD1" w14:textId="77777777" w:rsidR="006E0774" w:rsidRPr="00131640" w:rsidRDefault="006E0774" w:rsidP="00841728">
      <w:pPr>
        <w:pStyle w:val="affb"/>
        <w:rPr>
          <w:rtl/>
        </w:rPr>
      </w:pPr>
      <w:r w:rsidRPr="00224C4C">
        <w:rPr>
          <w:rFonts w:hint="cs"/>
          <w:rtl/>
        </w:rPr>
        <w:t>׹</w:t>
      </w:r>
    </w:p>
    <w:p w14:paraId="1D95A968" w14:textId="77777777" w:rsidR="006E0774" w:rsidRPr="00131640" w:rsidRDefault="006E0774" w:rsidP="0010529F">
      <w:pPr>
        <w:pStyle w:val="afff0"/>
        <w:framePr w:wrap="around"/>
        <w:rPr>
          <w:rtl/>
        </w:rPr>
      </w:pPr>
      <w:r w:rsidRPr="00224C4C">
        <w:rPr>
          <w:rFonts w:hint="cs"/>
          <w:rtl/>
        </w:rPr>
        <w:t>כח:</w:t>
      </w:r>
    </w:p>
    <w:p w14:paraId="1190C5A3" w14:textId="77777777" w:rsidR="006E0774" w:rsidRPr="00131640" w:rsidRDefault="006E0774" w:rsidP="006E0774">
      <w:pPr>
        <w:rPr>
          <w:rtl/>
        </w:rPr>
      </w:pPr>
      <w:r w:rsidRPr="00224C4C">
        <w:rPr>
          <w:rFonts w:ascii="Fb Fontext" w:hAnsi="Fb Fontext"/>
          <w:sz w:val="32"/>
          <w:rtl/>
        </w:rPr>
        <w:t>חליפין</w:t>
      </w:r>
      <w:r w:rsidRPr="00224C4C">
        <w:rPr>
          <w:rFonts w:ascii="Fb Fontext" w:hAnsi="Fb Fontext" w:hint="cs"/>
          <w:sz w:val="32"/>
          <w:rtl/>
        </w:rPr>
        <w:t xml:space="preserve"> לאו מטבע הוא לומר ד</w:t>
      </w:r>
      <w:r w:rsidRPr="00210DF6">
        <w:rPr>
          <w:rFonts w:ascii="Fb Fontext" w:hAnsi="Fb Fontext" w:cs="BA TM • Vilna Extra-Bold" w:hint="cs"/>
          <w:sz w:val="32"/>
          <w:rtl/>
        </w:rPr>
        <w:t>ש</w:t>
      </w:r>
      <w:r w:rsidRPr="00210DF6">
        <w:rPr>
          <w:rFonts w:ascii="Fb Fontext" w:hAnsi="Fb Fontext" w:cs="BA TM • Vilna Extra-Bold"/>
          <w:sz w:val="32"/>
          <w:rtl/>
        </w:rPr>
        <w:t>"</w:t>
      </w:r>
      <w:r w:rsidRPr="00210DF6">
        <w:rPr>
          <w:rFonts w:ascii="Fb Fontext" w:hAnsi="Fb Fontext" w:cs="BA TM • Vilna Extra-Bold" w:hint="cs"/>
          <w:sz w:val="32"/>
          <w:rtl/>
        </w:rPr>
        <w:t>מ</w:t>
      </w:r>
      <w:r w:rsidRPr="00224C4C">
        <w:rPr>
          <w:rFonts w:ascii="Fb Fontext" w:hAnsi="Fb Fontext"/>
          <w:sz w:val="32"/>
          <w:rtl/>
        </w:rPr>
        <w:t>: מטבע נעשה חליפין</w:t>
      </w:r>
      <w:r w:rsidRPr="00224C4C">
        <w:rPr>
          <w:rFonts w:ascii="Fb Fontext" w:hAnsi="Fb Fontext" w:hint="cs"/>
          <w:sz w:val="32"/>
          <w:rtl/>
        </w:rPr>
        <w:t>.</w:t>
      </w:r>
    </w:p>
    <w:p w14:paraId="2124E1C7" w14:textId="5BAB8A9B" w:rsidR="00A85AC8" w:rsidRPr="00E600D8" w:rsidRDefault="006E0774" w:rsidP="00FA4150">
      <w:pPr>
        <w:pStyle w:val="38"/>
        <w:framePr w:wrap="notBeside"/>
        <w:rPr>
          <w:rtl/>
        </w:rPr>
      </w:pPr>
      <w:r w:rsidRPr="00E600D8">
        <w:rPr>
          <w:rFonts w:hint="cs"/>
          <w:rtl/>
        </w:rPr>
        <w:t>א. אלא כר</w:t>
      </w:r>
      <w:r w:rsidRPr="00E600D8">
        <w:rPr>
          <w:rtl/>
        </w:rPr>
        <w:t>"</w:t>
      </w:r>
      <w:r w:rsidRPr="00E600D8">
        <w:rPr>
          <w:rFonts w:hint="cs"/>
          <w:rtl/>
        </w:rPr>
        <w:t>י</w:t>
      </w:r>
      <w:r w:rsidRPr="00E600D8">
        <w:rPr>
          <w:rtl/>
        </w:rPr>
        <w:t xml:space="preserve"> </w:t>
      </w:r>
      <w:r w:rsidRPr="00E600D8">
        <w:rPr>
          <w:rFonts w:hint="cs"/>
          <w:rtl/>
        </w:rPr>
        <w:t>ד</w:t>
      </w:r>
      <w:r w:rsidRPr="00E600D8">
        <w:rPr>
          <w:rtl/>
        </w:rPr>
        <w:t>ה"</w:t>
      </w:r>
      <w:r w:rsidRPr="00E600D8">
        <w:rPr>
          <w:rFonts w:hint="cs"/>
          <w:rtl/>
        </w:rPr>
        <w:t>ק</w:t>
      </w:r>
      <w:r w:rsidR="00A85AC8" w:rsidRPr="00E600D8">
        <w:rPr>
          <w:rtl/>
        </w:rPr>
        <w:t>:</w:t>
      </w:r>
    </w:p>
    <w:p w14:paraId="79FAC34C" w14:textId="00F3B9A0" w:rsidR="006E0774" w:rsidRPr="00131640" w:rsidRDefault="006E0774" w:rsidP="006E0774">
      <w:pPr>
        <w:rPr>
          <w:rtl/>
        </w:rPr>
      </w:pPr>
      <w:r w:rsidRPr="00224C4C">
        <w:rPr>
          <w:rFonts w:ascii="Fb Fontext" w:hAnsi="Fb Fontext"/>
          <w:sz w:val="32"/>
          <w:rtl/>
        </w:rPr>
        <w:t xml:space="preserve">כל </w:t>
      </w:r>
      <w:r w:rsidRPr="00210DF6">
        <w:rPr>
          <w:rStyle w:val="afffa"/>
          <w:rFonts w:ascii="Fb Fontext" w:hAnsi="Fb Fontext" w:cs="BA TM • Vilna Extra-Bold"/>
          <w:bCs w:val="0"/>
          <w:rtl/>
        </w:rPr>
        <w:t>הנישום</w:t>
      </w:r>
      <w:r w:rsidRPr="00224C4C">
        <w:rPr>
          <w:rFonts w:ascii="Fb Fontext" w:hAnsi="Fb Fontext"/>
          <w:sz w:val="32"/>
          <w:rtl/>
        </w:rPr>
        <w:t xml:space="preserve"> דמים באחר, כיון שזכה זה - נתחייב בחליפין.</w:t>
      </w:r>
    </w:p>
    <w:p w14:paraId="6D2C81B1" w14:textId="77777777" w:rsidR="00A85AC8" w:rsidRPr="00E600D8" w:rsidRDefault="006E0774" w:rsidP="00A463D6">
      <w:pPr>
        <w:pStyle w:val="38"/>
        <w:framePr w:wrap="notBeside"/>
        <w:rPr>
          <w:rtl/>
        </w:rPr>
      </w:pPr>
      <w:r w:rsidRPr="00E600D8">
        <w:rPr>
          <w:rFonts w:hint="cs"/>
          <w:rtl/>
        </w:rPr>
        <w:t>וכדמשמע מסיפא</w:t>
      </w:r>
      <w:r w:rsidR="00A85AC8" w:rsidRPr="00E600D8">
        <w:rPr>
          <w:rtl/>
        </w:rPr>
        <w:t>:</w:t>
      </w:r>
    </w:p>
    <w:p w14:paraId="24232695" w14:textId="274DC287" w:rsidR="006E0774" w:rsidRPr="00131640" w:rsidRDefault="006E0774" w:rsidP="00547BB4">
      <w:pPr>
        <w:spacing w:after="120"/>
        <w:rPr>
          <w:rtl/>
        </w:rPr>
      </w:pPr>
      <w:r w:rsidRPr="00224C4C">
        <w:rPr>
          <w:rFonts w:ascii="Fb Fontext" w:hAnsi="Fb Fontext" w:hint="cs"/>
          <w:sz w:val="32"/>
          <w:rtl/>
        </w:rPr>
        <w:t>ד'</w:t>
      </w:r>
      <w:r w:rsidRPr="00224C4C">
        <w:rPr>
          <w:rFonts w:ascii="Fb Fontext" w:hAnsi="Fb Fontext"/>
          <w:sz w:val="32"/>
          <w:rtl/>
        </w:rPr>
        <w:t xml:space="preserve">כיצד החליף שור בפרה או חמור בשור, </w:t>
      </w:r>
      <w:r w:rsidRPr="00210DF6">
        <w:rPr>
          <w:rFonts w:ascii="Fb Fontext" w:hAnsi="Fb Fontext" w:cs="BA TM • Vilna Extra-Bold"/>
          <w:sz w:val="32"/>
          <w:rtl/>
        </w:rPr>
        <w:t>ש"מ</w:t>
      </w:r>
      <w:r w:rsidRPr="00224C4C">
        <w:rPr>
          <w:rFonts w:ascii="Fb Fontext" w:hAnsi="Fb Fontext"/>
          <w:sz w:val="32"/>
          <w:rtl/>
        </w:rPr>
        <w:t>.</w:t>
      </w:r>
    </w:p>
    <w:p w14:paraId="7A6AA60A" w14:textId="737F885F" w:rsidR="00A85AC8" w:rsidRPr="00E600D8" w:rsidRDefault="006E0774" w:rsidP="00026A29">
      <w:pPr>
        <w:pStyle w:val="38"/>
        <w:framePr w:wrap="notBeside"/>
        <w:rPr>
          <w:rtl/>
        </w:rPr>
      </w:pPr>
      <w:r w:rsidRPr="00E600D8">
        <w:rPr>
          <w:rFonts w:hint="cs"/>
          <w:rtl/>
        </w:rPr>
        <w:t>ב</w:t>
      </w:r>
      <w:r w:rsidR="00A85AC8" w:rsidRPr="00E600D8">
        <w:rPr>
          <w:rFonts w:hint="cs"/>
          <w:rtl/>
        </w:rPr>
        <w:t>.</w:t>
      </w:r>
    </w:p>
    <w:p w14:paraId="738BF239" w14:textId="5F813211" w:rsidR="006E0774" w:rsidRPr="00131640" w:rsidRDefault="006E0774" w:rsidP="006E0774">
      <w:pPr>
        <w:rPr>
          <w:rtl/>
        </w:rPr>
      </w:pPr>
      <w:r w:rsidRPr="00224C4C">
        <w:rPr>
          <w:rFonts w:ascii="Fb Fontext" w:hAnsi="Fb Fontext"/>
          <w:sz w:val="32"/>
          <w:rtl/>
        </w:rPr>
        <w:t>ולמאי דס"</w:t>
      </w:r>
      <w:r w:rsidRPr="00224C4C">
        <w:rPr>
          <w:rFonts w:ascii="Fb Fontext" w:hAnsi="Fb Fontext" w:hint="cs"/>
          <w:sz w:val="32"/>
          <w:rtl/>
        </w:rPr>
        <w:t xml:space="preserve">ד </w:t>
      </w:r>
      <w:r w:rsidR="002E503C">
        <w:rPr>
          <w:rFonts w:ascii="Fb Fontext" w:hAnsi="Fb Fontext" w:hint="cs"/>
          <w:sz w:val="32"/>
          <w:rtl/>
        </w:rPr>
        <w:t xml:space="preserve">מתחילה </w:t>
      </w:r>
      <w:r w:rsidRPr="00224C4C">
        <w:rPr>
          <w:rFonts w:ascii="Fb Fontext" w:hAnsi="Fb Fontext"/>
          <w:sz w:val="32"/>
          <w:rtl/>
        </w:rPr>
        <w:t>דמטבע נעשה חליפין,</w:t>
      </w:r>
    </w:p>
    <w:p w14:paraId="707CD472" w14:textId="69ED47F3" w:rsidR="00A85AC8" w:rsidRPr="00E600D8" w:rsidRDefault="006E0774" w:rsidP="00026A29">
      <w:pPr>
        <w:pStyle w:val="38"/>
        <w:framePr w:wrap="notBeside"/>
        <w:rPr>
          <w:rtl/>
        </w:rPr>
      </w:pPr>
      <w:r w:rsidRPr="00E600D8">
        <w:rPr>
          <w:rFonts w:hint="cs"/>
          <w:rtl/>
        </w:rPr>
        <w:t>ה</w:t>
      </w:r>
      <w:r w:rsidRPr="00E600D8">
        <w:rPr>
          <w:rtl/>
        </w:rPr>
        <w:t>"ק</w:t>
      </w:r>
      <w:r w:rsidR="00A85AC8" w:rsidRPr="00E600D8">
        <w:rPr>
          <w:rtl/>
        </w:rPr>
        <w:t>:</w:t>
      </w:r>
    </w:p>
    <w:p w14:paraId="5AD87B94" w14:textId="27B5474B" w:rsidR="006E0774" w:rsidRPr="00131640" w:rsidRDefault="006E0774" w:rsidP="00547BB4">
      <w:pPr>
        <w:spacing w:after="120"/>
        <w:rPr>
          <w:rtl/>
        </w:rPr>
      </w:pPr>
      <w:r w:rsidRPr="00210DF6">
        <w:rPr>
          <w:rStyle w:val="afffa"/>
          <w:rFonts w:ascii="Fb Fontext" w:hAnsi="Fb Fontext" w:cs="BA TM • Vilna Extra-Bold"/>
          <w:bCs w:val="0"/>
          <w:rtl/>
        </w:rPr>
        <w:t xml:space="preserve">פירות </w:t>
      </w:r>
      <w:r w:rsidR="00B35B36" w:rsidRPr="00210DF6">
        <w:rPr>
          <w:rStyle w:val="afffa"/>
          <w:rFonts w:ascii="Fb Fontext" w:hAnsi="Fb Fontext" w:cs="BA TM • Vilna Extra-Bold"/>
          <w:bCs w:val="0"/>
          <w:rtl/>
        </w:rPr>
        <w:t>גם</w:t>
      </w:r>
      <w:r w:rsidRPr="00210DF6">
        <w:rPr>
          <w:rStyle w:val="afffa"/>
          <w:rFonts w:ascii="Fb Fontext" w:hAnsi="Fb Fontext" w:cs="BA TM • Vilna Extra-Bold"/>
          <w:bCs w:val="0"/>
          <w:rtl/>
        </w:rPr>
        <w:t xml:space="preserve"> עבדי חליפין</w:t>
      </w:r>
      <w:r w:rsidRPr="00224C4C">
        <w:rPr>
          <w:rtl/>
        </w:rPr>
        <w:t>, כיצד? החליף בשר שור בפרה או בשר חמור בשור, כיון שזכה זה נתחייב בחליפין.</w:t>
      </w:r>
    </w:p>
    <w:p w14:paraId="5CA97F5F" w14:textId="23D9DD9B" w:rsidR="00A85AC8" w:rsidRPr="00E600D8" w:rsidRDefault="006E0774" w:rsidP="00026A29">
      <w:pPr>
        <w:pStyle w:val="38"/>
        <w:framePr w:wrap="notBeside"/>
        <w:rPr>
          <w:rtl/>
        </w:rPr>
      </w:pPr>
      <w:r w:rsidRPr="00E600D8">
        <w:rPr>
          <w:rFonts w:hint="cs"/>
          <w:rtl/>
        </w:rPr>
        <w:t>ג.</w:t>
      </w:r>
      <w:r w:rsidR="00C10EE7" w:rsidRPr="00E600D8">
        <w:rPr>
          <w:rFonts w:hint="cs"/>
          <w:rtl/>
        </w:rPr>
        <w:t xml:space="preserve"> ואף לר''נ שחלק</w:t>
      </w:r>
      <w:r w:rsidR="00A85AC8" w:rsidRPr="00E600D8">
        <w:rPr>
          <w:rFonts w:hint="cs"/>
          <w:rtl/>
        </w:rPr>
        <w:t>:</w:t>
      </w:r>
    </w:p>
    <w:p w14:paraId="3E09B4CF" w14:textId="211FD134" w:rsidR="006E0774" w:rsidRPr="00131640" w:rsidRDefault="006E0774" w:rsidP="006E0774">
      <w:pPr>
        <w:rPr>
          <w:rtl/>
        </w:rPr>
      </w:pPr>
      <w:r w:rsidRPr="00A463D6">
        <w:rPr>
          <w:rStyle w:val="afffff3"/>
          <w:rFonts w:hint="cs"/>
          <w:rtl/>
        </w:rPr>
        <w:t>וס</w:t>
      </w:r>
      <w:r w:rsidRPr="00A463D6">
        <w:rPr>
          <w:rStyle w:val="afffff3"/>
          <w:rtl/>
        </w:rPr>
        <w:t>"</w:t>
      </w:r>
      <w:r w:rsidRPr="00A463D6">
        <w:rPr>
          <w:rStyle w:val="afffff3"/>
          <w:rFonts w:hint="cs"/>
          <w:rtl/>
        </w:rPr>
        <w:t>ל</w:t>
      </w:r>
      <w:r w:rsidRPr="00224C4C">
        <w:rPr>
          <w:rFonts w:ascii="Fb Fontext" w:hAnsi="Fb Fontext" w:hint="cs"/>
          <w:sz w:val="32"/>
          <w:rtl/>
        </w:rPr>
        <w:t xml:space="preserve"> </w:t>
      </w:r>
      <w:r w:rsidRPr="00224C4C">
        <w:rPr>
          <w:rFonts w:ascii="Fb Fontext" w:hAnsi="Fb Fontext"/>
          <w:sz w:val="32"/>
          <w:rtl/>
        </w:rPr>
        <w:t>פירות לא עבדי חליפין,</w:t>
      </w:r>
    </w:p>
    <w:p w14:paraId="455867F6" w14:textId="32A274E2" w:rsidR="00A85AC8" w:rsidRPr="00E600D8" w:rsidRDefault="006E0774" w:rsidP="00026A29">
      <w:pPr>
        <w:pStyle w:val="38"/>
        <w:framePr w:wrap="notBeside"/>
        <w:rPr>
          <w:rtl/>
        </w:rPr>
      </w:pPr>
      <w:r w:rsidRPr="00E600D8">
        <w:rPr>
          <w:rFonts w:hint="cs"/>
          <w:rtl/>
        </w:rPr>
        <w:t>ה</w:t>
      </w:r>
      <w:r w:rsidRPr="00E600D8">
        <w:rPr>
          <w:rtl/>
        </w:rPr>
        <w:t>"ק</w:t>
      </w:r>
      <w:r w:rsidR="00A85AC8" w:rsidRPr="00E600D8">
        <w:rPr>
          <w:rtl/>
        </w:rPr>
        <w:t>:</w:t>
      </w:r>
    </w:p>
    <w:p w14:paraId="156A2D16" w14:textId="586F6A93" w:rsidR="006E0774" w:rsidRPr="005272FB" w:rsidRDefault="006E0774" w:rsidP="006E0774">
      <w:pPr>
        <w:rPr>
          <w:spacing w:val="0"/>
          <w:rtl/>
        </w:rPr>
      </w:pPr>
      <w:r w:rsidRPr="005272FB">
        <w:rPr>
          <w:rStyle w:val="afffa"/>
          <w:rFonts w:ascii="Fb Fontext" w:hAnsi="Fb Fontext" w:cs="BA TM • Vilna Extra-Bold"/>
          <w:bCs w:val="0"/>
          <w:spacing w:val="0"/>
          <w:rtl/>
        </w:rPr>
        <w:t>יש דמים שהן כחליפין</w:t>
      </w:r>
      <w:r w:rsidRPr="005272FB">
        <w:rPr>
          <w:rFonts w:ascii="Fb Fontext" w:hAnsi="Fb Fontext"/>
          <w:spacing w:val="0"/>
          <w:rtl/>
        </w:rPr>
        <w:t>,</w:t>
      </w:r>
      <w:r w:rsidR="00C10EE7" w:rsidRPr="005272FB">
        <w:rPr>
          <w:rFonts w:ascii="Fb Fontext" w:hAnsi="Fb Fontext" w:hint="cs"/>
          <w:spacing w:val="0"/>
          <w:rtl/>
        </w:rPr>
        <w:t>-</w:t>
      </w:r>
      <w:r w:rsidRPr="005272FB">
        <w:rPr>
          <w:rFonts w:ascii="Fb Fontext" w:hAnsi="Fb Fontext"/>
          <w:spacing w:val="0"/>
          <w:rtl/>
        </w:rPr>
        <w:t>החליף דמי שור בפרה או דמי חמור בשור.</w:t>
      </w:r>
    </w:p>
    <w:p w14:paraId="45C046A3" w14:textId="77777777" w:rsidR="00A85AC8" w:rsidRPr="00E600D8" w:rsidRDefault="006E0774" w:rsidP="00026A29">
      <w:pPr>
        <w:pStyle w:val="38"/>
        <w:framePr w:wrap="notBeside"/>
        <w:rPr>
          <w:rtl/>
        </w:rPr>
      </w:pPr>
      <w:r w:rsidRPr="00E600D8">
        <w:rPr>
          <w:rFonts w:hint="cs"/>
          <w:rtl/>
        </w:rPr>
        <w:t>דס</w:t>
      </w:r>
      <w:r w:rsidRPr="00E600D8">
        <w:rPr>
          <w:rtl/>
        </w:rPr>
        <w:t>"</w:t>
      </w:r>
      <w:r w:rsidRPr="00E600D8">
        <w:rPr>
          <w:rFonts w:hint="cs"/>
          <w:rtl/>
        </w:rPr>
        <w:t>ל כרי</w:t>
      </w:r>
      <w:r w:rsidRPr="00E600D8">
        <w:rPr>
          <w:rtl/>
        </w:rPr>
        <w:t>"</w:t>
      </w:r>
      <w:r w:rsidRPr="00E600D8">
        <w:rPr>
          <w:rFonts w:hint="cs"/>
          <w:rtl/>
        </w:rPr>
        <w:t>ו</w:t>
      </w:r>
      <w:r w:rsidR="00A85AC8" w:rsidRPr="00E600D8">
        <w:rPr>
          <w:rtl/>
        </w:rPr>
        <w:t>:</w:t>
      </w:r>
    </w:p>
    <w:p w14:paraId="3ECB4C76" w14:textId="42515896" w:rsidR="00C10EE7" w:rsidRPr="00131640" w:rsidRDefault="006E0774" w:rsidP="00026A29">
      <w:pPr>
        <w:rPr>
          <w:rtl/>
        </w:rPr>
      </w:pPr>
      <w:r w:rsidRPr="00224C4C">
        <w:rPr>
          <w:rFonts w:ascii="Fb Fontext" w:hAnsi="Fb Fontext" w:hint="cs"/>
          <w:sz w:val="32"/>
          <w:rtl/>
        </w:rPr>
        <w:t>ד</w:t>
      </w:r>
      <w:r w:rsidRPr="00224C4C">
        <w:rPr>
          <w:rFonts w:ascii="Fb Fontext" w:hAnsi="Fb Fontext"/>
          <w:sz w:val="32"/>
          <w:rtl/>
        </w:rPr>
        <w:t xml:space="preserve">דבר תורה מעות קונות, ומה טעם אמרו משיכה קונה? גזירה שמא יאמר לו נשרפו חיטיך בעלייה, </w:t>
      </w:r>
      <w:r w:rsidR="00C10EE7">
        <w:rPr>
          <w:rFonts w:ascii="Fb Fontext" w:hAnsi="Fb Fontext" w:hint="cs"/>
          <w:sz w:val="32"/>
          <w:rtl/>
        </w:rPr>
        <w:t>רבנן גזרו רק בדבר השכיח</w:t>
      </w:r>
    </w:p>
    <w:p w14:paraId="266BC2FF" w14:textId="77777777" w:rsidR="00A85AC8" w:rsidRPr="00E600D8" w:rsidRDefault="006E0774" w:rsidP="00026A29">
      <w:pPr>
        <w:pStyle w:val="38"/>
        <w:framePr w:wrap="notBeside"/>
        <w:rPr>
          <w:rtl/>
        </w:rPr>
      </w:pPr>
      <w:r w:rsidRPr="00E600D8">
        <w:rPr>
          <w:rtl/>
        </w:rPr>
        <w:t>ור"ל</w:t>
      </w:r>
      <w:r w:rsidR="00A85AC8" w:rsidRPr="00E600D8">
        <w:rPr>
          <w:rtl/>
        </w:rPr>
        <w:t>:</w:t>
      </w:r>
    </w:p>
    <w:p w14:paraId="19A05FC4" w14:textId="59F851EC" w:rsidR="006E0774" w:rsidRPr="005272FB" w:rsidRDefault="006E0774" w:rsidP="006E0774">
      <w:pPr>
        <w:rPr>
          <w:spacing w:val="2"/>
          <w:rtl/>
        </w:rPr>
      </w:pPr>
      <w:r w:rsidRPr="005272FB">
        <w:rPr>
          <w:rFonts w:ascii="Fb Fontext" w:hAnsi="Fb Fontext"/>
          <w:spacing w:val="2"/>
          <w:sz w:val="32"/>
          <w:rtl/>
        </w:rPr>
        <w:t>ד</w:t>
      </w:r>
      <w:r w:rsidRPr="005272FB">
        <w:rPr>
          <w:rFonts w:ascii="Fb Fontext" w:hAnsi="Fb Fontext" w:hint="cs"/>
          <w:spacing w:val="2"/>
          <w:sz w:val="32"/>
          <w:rtl/>
        </w:rPr>
        <w:t>ס</w:t>
      </w:r>
      <w:r w:rsidRPr="005272FB">
        <w:rPr>
          <w:rFonts w:ascii="Fb Fontext" w:hAnsi="Fb Fontext"/>
          <w:spacing w:val="2"/>
          <w:sz w:val="32"/>
          <w:rtl/>
        </w:rPr>
        <w:t>"</w:t>
      </w:r>
      <w:r w:rsidRPr="005272FB">
        <w:rPr>
          <w:rFonts w:ascii="Fb Fontext" w:hAnsi="Fb Fontext" w:hint="cs"/>
          <w:spacing w:val="2"/>
          <w:sz w:val="32"/>
          <w:rtl/>
        </w:rPr>
        <w:t xml:space="preserve">ל </w:t>
      </w:r>
      <w:r w:rsidRPr="005272FB">
        <w:rPr>
          <w:rFonts w:ascii="Fb Fontext" w:hAnsi="Fb Fontext"/>
          <w:spacing w:val="2"/>
          <w:sz w:val="32"/>
          <w:rtl/>
        </w:rPr>
        <w:t>משיכה מפורשת מן התורה,</w:t>
      </w:r>
      <w:r w:rsidRPr="005272FB">
        <w:rPr>
          <w:rFonts w:ascii="Fb Fontext" w:hAnsi="Fb Fontext" w:hint="cs"/>
          <w:spacing w:val="2"/>
          <w:sz w:val="32"/>
          <w:rtl/>
        </w:rPr>
        <w:t xml:space="preserve"> </w:t>
      </w:r>
      <w:r w:rsidRPr="005272FB">
        <w:rPr>
          <w:rStyle w:val="afffff3"/>
          <w:rFonts w:hint="cs"/>
          <w:spacing w:val="2"/>
          <w:rtl/>
        </w:rPr>
        <w:t>דס</w:t>
      </w:r>
      <w:r w:rsidRPr="005272FB">
        <w:rPr>
          <w:rStyle w:val="afffff3"/>
          <w:spacing w:val="2"/>
          <w:rtl/>
        </w:rPr>
        <w:t>"</w:t>
      </w:r>
      <w:r w:rsidRPr="005272FB">
        <w:rPr>
          <w:rStyle w:val="afffff3"/>
          <w:rFonts w:hint="cs"/>
          <w:spacing w:val="2"/>
          <w:rtl/>
        </w:rPr>
        <w:t>ל כר</w:t>
      </w:r>
      <w:r w:rsidRPr="005272FB">
        <w:rPr>
          <w:rStyle w:val="afffff3"/>
          <w:spacing w:val="2"/>
          <w:rtl/>
        </w:rPr>
        <w:t>"</w:t>
      </w:r>
      <w:r w:rsidRPr="005272FB">
        <w:rPr>
          <w:rStyle w:val="afffff3"/>
          <w:rFonts w:hint="cs"/>
          <w:spacing w:val="2"/>
          <w:rtl/>
        </w:rPr>
        <w:t>ש</w:t>
      </w:r>
      <w:r w:rsidRPr="005272FB">
        <w:rPr>
          <w:rFonts w:ascii="Fb Fontext" w:hAnsi="Fb Fontext" w:hint="cs"/>
          <w:spacing w:val="2"/>
          <w:sz w:val="32"/>
          <w:rtl/>
        </w:rPr>
        <w:t xml:space="preserve"> דפירות עבדי חליפין</w:t>
      </w:r>
      <w:r w:rsidRPr="005272FB">
        <w:rPr>
          <w:rFonts w:ascii="Fb Fontext" w:hAnsi="Fb Fontext"/>
          <w:spacing w:val="2"/>
          <w:sz w:val="32"/>
          <w:rtl/>
        </w:rPr>
        <w:t>.</w:t>
      </w:r>
    </w:p>
    <w:p w14:paraId="38868F63" w14:textId="77777777" w:rsidR="006E0774" w:rsidRPr="00131640" w:rsidRDefault="006E0774" w:rsidP="00841728">
      <w:pPr>
        <w:pStyle w:val="affb"/>
        <w:rPr>
          <w:rtl/>
        </w:rPr>
      </w:pPr>
      <w:r w:rsidRPr="00224C4C">
        <w:rPr>
          <w:rFonts w:hint="cs"/>
          <w:rtl/>
        </w:rPr>
        <w:t>׹</w:t>
      </w:r>
    </w:p>
    <w:p w14:paraId="1D3790C0" w14:textId="77777777" w:rsidR="006E0774" w:rsidRPr="00131640" w:rsidRDefault="006E0774" w:rsidP="009D66E0">
      <w:pPr>
        <w:pStyle w:val="afffff8"/>
        <w:framePr w:wrap="around"/>
        <w:rPr>
          <w:rtl/>
        </w:rPr>
      </w:pPr>
      <w:del w:id="20096" w:author="קלוד" w:date="2026-10-06T10:09:14Z">
        <w:r>
          <w:rPr>
            <w:rtl/>
          </w:rPr>
          <w:delText xml:space="preserve">מתני'.</w:delText>
        </w:r>
      </w:del>
      <w:ins w:id="20097" w:author="קלוד" w:date="2026-10-06T10:09:14Z">
        <w:r>
          <w:rPr>
            <w:rtl/>
          </w:rPr>
          <w:t xml:space="preserve">משנה ו</w:t>
        </w:r>
      </w:ins>
    </w:p>
    <w:p w14:paraId="77B8C9AC" w14:textId="77777777" w:rsidR="006E0774" w:rsidRPr="00131640" w:rsidRDefault="006E0774" w:rsidP="00954D80">
      <w:pPr>
        <w:pStyle w:val="afff5"/>
        <w:spacing w:before="120"/>
        <w:rPr>
          <w:rtl/>
        </w:rPr>
        <w:pPrChange w:id="90007" w:author="קלוד" w:date="2026-10-08T12:08:16Z">
          <w:pPr>
            <w:pStyle w:val="afff5"/>
          </w:pPr>
        </w:pPrChange>
      </w:pPr>
      <w:r w:rsidRPr="00224C4C">
        <w:rPr>
          <w:rtl/>
        </w:rPr>
        <w:t>רשות הגבוה - בכסף, ורשות ההדיוט - בחזקה.</w:t>
      </w:r>
    </w:p>
    <w:p w14:paraId="071DC6F8" w14:textId="77777777" w:rsidR="006E0774" w:rsidRPr="00131640" w:rsidRDefault="006E0774" w:rsidP="00954D80">
      <w:pPr>
        <w:pStyle w:val="afff5"/>
        <w:rPr>
          <w:rtl/>
        </w:rPr>
      </w:pPr>
      <w:r w:rsidRPr="00224C4C">
        <w:rPr>
          <w:rtl/>
        </w:rPr>
        <w:t>אמירתו לגבוה כמסירתו להדיוט.</w:t>
      </w:r>
    </w:p>
    <w:p w14:paraId="49403EC0" w14:textId="687394A7" w:rsidR="007309FA" w:rsidRPr="00131640" w:rsidRDefault="007309FA" w:rsidP="007309FA">
      <w:pPr>
        <w:pStyle w:val="affffb"/>
        <w:rPr>
          <w:rtl/>
        </w:rPr>
      </w:pPr>
      <w:r w:rsidRPr="007309FA">
        <w:rPr>
          <w:rFonts w:hint="cs"/>
          <w:rtl/>
        </w:rPr>
        <w:t>***</w:t>
      </w:r>
    </w:p>
    <w:p w14:paraId="30965AF3" w14:textId="77777777" w:rsidR="006E0774" w:rsidRPr="00131640" w:rsidRDefault="006E0774" w:rsidP="0010529F">
      <w:pPr>
        <w:pStyle w:val="afff0"/>
        <w:framePr w:wrap="around"/>
        <w:rPr>
          <w:rtl/>
        </w:rPr>
      </w:pPr>
      <w:r w:rsidRPr="00224C4C">
        <w:rPr>
          <w:rFonts w:hint="cs"/>
          <w:rtl/>
        </w:rPr>
        <w:t>כט.</w:t>
      </w:r>
    </w:p>
    <w:p w14:paraId="59011011" w14:textId="77777777" w:rsidR="009469D7" w:rsidRDefault="006E0774" w:rsidP="00F65F8B">
      <w:pPr>
        <w:pStyle w:val="affffb"/>
        <w:rPr>
          <w:rtl/>
        </w:rPr>
      </w:pPr>
      <w:r w:rsidRPr="00224C4C">
        <w:rPr>
          <w:rStyle w:val="afffa"/>
          <w:rtl/>
        </w:rPr>
        <w:t>כיצד רשות הגבוה בכסף?</w:t>
      </w:r>
    </w:p>
    <w:p w14:paraId="19066924" w14:textId="1F59F462" w:rsidR="006E0774" w:rsidRDefault="006E0774" w:rsidP="00026A29">
      <w:pPr>
        <w:rPr>
          <w:rFonts w:ascii="Fb Fontext" w:hAnsi="Fb Fontext"/>
          <w:sz w:val="32"/>
          <w:rtl/>
        </w:rPr>
      </w:pPr>
      <w:r w:rsidRPr="00224C4C">
        <w:rPr>
          <w:rFonts w:ascii="Fb Fontext" w:hAnsi="Fb Fontext"/>
          <w:sz w:val="32"/>
          <w:rtl/>
        </w:rPr>
        <w:t>גיזבר שנתן מעות בבהמה, אפי' בהמה בסוף העולם</w:t>
      </w:r>
      <w:r w:rsidR="00026A29">
        <w:rPr>
          <w:rFonts w:ascii="Fb Fontext" w:hAnsi="Fb Fontext" w:hint="cs"/>
          <w:sz w:val="32"/>
          <w:rtl/>
        </w:rPr>
        <w:t xml:space="preserve"> </w:t>
      </w:r>
      <w:r w:rsidRPr="00224C4C">
        <w:rPr>
          <w:rFonts w:ascii="Fb Fontext" w:hAnsi="Fb Fontext"/>
          <w:sz w:val="32"/>
          <w:rtl/>
        </w:rPr>
        <w:t>- קנה, ובהדיוט לא קנה עד שימשוך.</w:t>
      </w:r>
    </w:p>
    <w:p w14:paraId="517EE32C" w14:textId="767A5570" w:rsidR="007309FA" w:rsidRPr="00131640" w:rsidRDefault="007309FA" w:rsidP="007309FA">
      <w:pPr>
        <w:pStyle w:val="affffb"/>
        <w:rPr>
          <w:rtl/>
        </w:rPr>
      </w:pPr>
      <w:r w:rsidRPr="007309FA">
        <w:rPr>
          <w:rtl/>
        </w:rPr>
        <w:t>***</w:t>
      </w:r>
    </w:p>
    <w:p w14:paraId="1BE9164F" w14:textId="77777777" w:rsidR="009469D7" w:rsidRDefault="006E0774" w:rsidP="00F65F8B">
      <w:pPr>
        <w:pStyle w:val="affffb"/>
        <w:rPr>
          <w:rtl/>
        </w:rPr>
      </w:pPr>
      <w:r w:rsidRPr="00224C4C">
        <w:rPr>
          <w:rStyle w:val="afffa"/>
          <w:rtl/>
        </w:rPr>
        <w:t>כיצד אמירתו לגבוה כמסירתו להדיוט?</w:t>
      </w:r>
    </w:p>
    <w:p w14:paraId="1328CFBF" w14:textId="77777777" w:rsidR="009469D7" w:rsidRDefault="006E0774" w:rsidP="00026A29">
      <w:pPr>
        <w:rPr>
          <w:rFonts w:ascii="Fb Fontext" w:hAnsi="Fb Fontext"/>
          <w:sz w:val="32"/>
          <w:rtl/>
        </w:rPr>
      </w:pPr>
      <w:r w:rsidRPr="00224C4C">
        <w:rPr>
          <w:rFonts w:ascii="Fb Fontext" w:hAnsi="Fb Fontext"/>
          <w:sz w:val="32"/>
          <w:rtl/>
        </w:rPr>
        <w:t>האומר שור זה עולה, בית זה הקדש, אפי' בסוף העולם</w:t>
      </w:r>
      <w:r w:rsidR="00026A29">
        <w:rPr>
          <w:rFonts w:ascii="Fb Fontext" w:hAnsi="Fb Fontext" w:hint="cs"/>
          <w:sz w:val="32"/>
          <w:rtl/>
        </w:rPr>
        <w:t xml:space="preserve"> </w:t>
      </w:r>
      <w:r w:rsidRPr="00224C4C">
        <w:rPr>
          <w:rFonts w:ascii="Fb Fontext" w:hAnsi="Fb Fontext"/>
          <w:sz w:val="32"/>
          <w:rtl/>
        </w:rPr>
        <w:t>- קנה,</w:t>
      </w:r>
    </w:p>
    <w:p w14:paraId="5B8FA2B3" w14:textId="658DFCD1" w:rsidR="006E0774" w:rsidRPr="00131640" w:rsidRDefault="006E0774" w:rsidP="0083579C">
      <w:pPr>
        <w:ind w:left="113" w:firstLine="113"/>
        <w:rPr>
          <w:rtl/>
        </w:rPr>
      </w:pPr>
      <w:r w:rsidRPr="00224C4C">
        <w:rPr>
          <w:rFonts w:ascii="Fb Fontext" w:hAnsi="Fb Fontext"/>
          <w:sz w:val="32"/>
          <w:rtl/>
        </w:rPr>
        <w:t>בהדיוט לא קנה עד שימשוך ויחזיק.</w:t>
      </w:r>
    </w:p>
    <w:p w14:paraId="1E93960B" w14:textId="77777777" w:rsidR="009469D7" w:rsidRDefault="006E0774" w:rsidP="006E0774">
      <w:pPr>
        <w:rPr>
          <w:rFonts w:ascii="Fb Fontext" w:hAnsi="Fb Fontext"/>
          <w:sz w:val="32"/>
          <w:rtl/>
        </w:rPr>
      </w:pPr>
      <w:r w:rsidRPr="00210DF6">
        <w:rPr>
          <w:rFonts w:ascii="Fb Fontext" w:hAnsi="Fb Fontext" w:cs="BA TM • Vilna Extra-Bold"/>
          <w:sz w:val="32"/>
          <w:rtl/>
        </w:rPr>
        <w:t>משכו במנה,</w:t>
      </w:r>
      <w:r w:rsidRPr="00224C4C">
        <w:rPr>
          <w:rFonts w:ascii="Fb Fontext" w:hAnsi="Fb Fontext"/>
          <w:sz w:val="32"/>
          <w:rtl/>
        </w:rPr>
        <w:t xml:space="preserve"> ולא הספיק לפדותו עד שעמד במאתים</w:t>
      </w:r>
    </w:p>
    <w:p w14:paraId="3061A4B0" w14:textId="09EB2FC0" w:rsidR="006E0774" w:rsidRPr="00131640" w:rsidRDefault="006E0774" w:rsidP="0083579C">
      <w:pPr>
        <w:ind w:firstLine="113"/>
        <w:rPr>
          <w:rtl/>
        </w:rPr>
      </w:pPr>
      <w:r w:rsidRPr="00224C4C">
        <w:rPr>
          <w:rFonts w:ascii="Fb Fontext" w:hAnsi="Fb Fontext"/>
          <w:sz w:val="32"/>
          <w:rtl/>
        </w:rPr>
        <w:t>- נותן מאתים.</w:t>
      </w:r>
      <w:r w:rsidRPr="00224C4C">
        <w:rPr>
          <w:rFonts w:ascii="Fb Fontext" w:hAnsi="Fb Fontext" w:hint="cs"/>
          <w:sz w:val="32"/>
          <w:rtl/>
        </w:rPr>
        <w:t xml:space="preserve"> </w:t>
      </w:r>
      <w:r w:rsidRPr="00224C4C">
        <w:rPr>
          <w:rStyle w:val="affffa"/>
          <w:rFonts w:hint="cs"/>
          <w:rtl/>
        </w:rPr>
        <w:t>ד'ו</w:t>
      </w:r>
      <w:r w:rsidRPr="00224C4C">
        <w:rPr>
          <w:rStyle w:val="affffa"/>
          <w:rtl/>
        </w:rPr>
        <w:t>נתן הכסף וקם לו</w:t>
      </w:r>
      <w:r w:rsidRPr="00224C4C">
        <w:rPr>
          <w:rStyle w:val="affffa"/>
          <w:rFonts w:hint="cs"/>
          <w:rtl/>
        </w:rPr>
        <w:t>'</w:t>
      </w:r>
      <w:r w:rsidRPr="00224C4C">
        <w:rPr>
          <w:rStyle w:val="affffa"/>
          <w:rtl/>
        </w:rPr>
        <w:t>.</w:t>
      </w:r>
    </w:p>
    <w:p w14:paraId="08B609D4" w14:textId="77777777" w:rsidR="0083579C" w:rsidRPr="00131640" w:rsidRDefault="006E0774" w:rsidP="006E0774">
      <w:pPr>
        <w:rPr>
          <w:rtl/>
        </w:rPr>
      </w:pPr>
      <w:r w:rsidRPr="00210DF6">
        <w:rPr>
          <w:rFonts w:ascii="Fb Fontext" w:hAnsi="Fb Fontext" w:cs="BA TM • Vilna Extra-Bold"/>
          <w:rtl/>
        </w:rPr>
        <w:t>משכו במאתים,</w:t>
      </w:r>
      <w:r w:rsidRPr="00224C4C">
        <w:rPr>
          <w:rFonts w:ascii="Fb Fontext" w:hAnsi="Fb Fontext"/>
          <w:rtl/>
        </w:rPr>
        <w:t xml:space="preserve"> ולא הספיק לפדותו עד שעמד במנה</w:t>
      </w:r>
    </w:p>
    <w:p w14:paraId="2CF7D0DA" w14:textId="0E91C16C" w:rsidR="006E0774" w:rsidRPr="00131640" w:rsidRDefault="006E0774" w:rsidP="0083579C">
      <w:pPr>
        <w:ind w:firstLine="113"/>
        <w:rPr>
          <w:rtl/>
        </w:rPr>
      </w:pPr>
      <w:r w:rsidRPr="00224C4C">
        <w:rPr>
          <w:rFonts w:ascii="Fb Fontext" w:hAnsi="Fb Fontext" w:hint="cs"/>
          <w:rtl/>
        </w:rPr>
        <w:t>-</w:t>
      </w:r>
      <w:r w:rsidRPr="00224C4C">
        <w:rPr>
          <w:rFonts w:ascii="Fb Fontext" w:hAnsi="Fb Fontext"/>
          <w:rtl/>
        </w:rPr>
        <w:t xml:space="preserve"> נותן מאתים</w:t>
      </w:r>
      <w:r w:rsidRPr="00224C4C">
        <w:rPr>
          <w:rFonts w:ascii="Fb Fontext" w:hAnsi="Fb Fontext" w:hint="cs"/>
          <w:rtl/>
        </w:rPr>
        <w:t xml:space="preserve"> ד</w:t>
      </w:r>
      <w:r w:rsidRPr="00224C4C">
        <w:rPr>
          <w:rFonts w:ascii="Fb Fontext" w:hAnsi="Fb Fontext"/>
          <w:rtl/>
        </w:rPr>
        <w:t>לא יהא כח הדיוט חמור מהקדש.</w:t>
      </w:r>
    </w:p>
    <w:p w14:paraId="6CC35576" w14:textId="77777777" w:rsidR="009469D7" w:rsidRDefault="006E0774" w:rsidP="006E0774">
      <w:pPr>
        <w:rPr>
          <w:rFonts w:ascii="Fb Fontext" w:hAnsi="Fb Fontext"/>
          <w:sz w:val="32"/>
          <w:rtl/>
        </w:rPr>
      </w:pPr>
      <w:r w:rsidRPr="00210DF6">
        <w:rPr>
          <w:rFonts w:ascii="Fb Fontext" w:hAnsi="Fb Fontext" w:cs="BA TM • Vilna Extra-Bold"/>
          <w:sz w:val="32"/>
          <w:rtl/>
        </w:rPr>
        <w:t>פדאו במאתים</w:t>
      </w:r>
      <w:r w:rsidRPr="00224C4C">
        <w:rPr>
          <w:rFonts w:ascii="Fb Fontext" w:hAnsi="Fb Fontext"/>
          <w:sz w:val="32"/>
          <w:rtl/>
        </w:rPr>
        <w:t>, ולא הספיק למושכו עד שעמד במנה</w:t>
      </w:r>
    </w:p>
    <w:p w14:paraId="3A13F7AA" w14:textId="3077534C" w:rsidR="006E0774" w:rsidRPr="00131640" w:rsidRDefault="006E0774" w:rsidP="0083579C">
      <w:pPr>
        <w:ind w:firstLine="113"/>
        <w:rPr>
          <w:rtl/>
        </w:rPr>
      </w:pPr>
      <w:r w:rsidRPr="00224C4C">
        <w:rPr>
          <w:rFonts w:ascii="Fb Fontext" w:hAnsi="Fb Fontext"/>
          <w:sz w:val="32"/>
          <w:rtl/>
        </w:rPr>
        <w:t>- נותן מאתים</w:t>
      </w:r>
      <w:r w:rsidRPr="00224C4C">
        <w:rPr>
          <w:rFonts w:ascii="Fb Fontext" w:hAnsi="Fb Fontext" w:hint="cs"/>
          <w:sz w:val="32"/>
          <w:rtl/>
        </w:rPr>
        <w:t xml:space="preserve"> </w:t>
      </w:r>
      <w:r w:rsidRPr="00224C4C">
        <w:rPr>
          <w:rStyle w:val="affffa"/>
          <w:rFonts w:hint="cs"/>
          <w:rtl/>
        </w:rPr>
        <w:t>ד'</w:t>
      </w:r>
      <w:r w:rsidRPr="00224C4C">
        <w:rPr>
          <w:rStyle w:val="affffa"/>
          <w:rtl/>
        </w:rPr>
        <w:t>ונתן הכסף וקם לו</w:t>
      </w:r>
      <w:r w:rsidRPr="00224C4C">
        <w:rPr>
          <w:rStyle w:val="affffa"/>
          <w:rFonts w:hint="cs"/>
          <w:rtl/>
        </w:rPr>
        <w:t>'</w:t>
      </w:r>
      <w:r w:rsidRPr="00224C4C">
        <w:rPr>
          <w:rStyle w:val="affffa"/>
          <w:rtl/>
        </w:rPr>
        <w:t>.</w:t>
      </w:r>
    </w:p>
    <w:p w14:paraId="48082791" w14:textId="77777777" w:rsidR="009469D7" w:rsidRDefault="006E0774" w:rsidP="006E0774">
      <w:pPr>
        <w:rPr>
          <w:rFonts w:ascii="Fb Fontext" w:hAnsi="Fb Fontext"/>
          <w:rtl/>
        </w:rPr>
      </w:pPr>
      <w:r w:rsidRPr="00210DF6">
        <w:rPr>
          <w:rFonts w:ascii="Fb Fontext" w:hAnsi="Fb Fontext" w:cs="BA TM • Vilna Extra-Bold"/>
          <w:rtl/>
        </w:rPr>
        <w:t>פדאו במנה</w:t>
      </w:r>
      <w:r w:rsidRPr="00224C4C">
        <w:rPr>
          <w:rFonts w:ascii="Fb Fontext" w:hAnsi="Fb Fontext"/>
          <w:rtl/>
        </w:rPr>
        <w:t xml:space="preserve"> ולא הספיק למושכו עד שעמד במאתים</w:t>
      </w:r>
    </w:p>
    <w:p w14:paraId="2B10FEA4" w14:textId="37A82109" w:rsidR="006E0774" w:rsidRPr="00131640" w:rsidRDefault="006E0774" w:rsidP="0083579C">
      <w:pPr>
        <w:ind w:firstLine="113"/>
        <w:rPr>
          <w:rtl/>
        </w:rPr>
      </w:pPr>
      <w:r w:rsidRPr="0083579C">
        <w:rPr>
          <w:rFonts w:ascii="Fb Fontext" w:hAnsi="Fb Fontext"/>
          <w:spacing w:val="-2"/>
          <w:rtl/>
        </w:rPr>
        <w:t xml:space="preserve">- מה שפדה פדוי, ונותן </w:t>
      </w:r>
      <w:r w:rsidR="0083579C" w:rsidRPr="0083579C">
        <w:rPr>
          <w:rFonts w:ascii="Fb Fontext" w:hAnsi="Fb Fontext" w:hint="cs"/>
          <w:spacing w:val="-2"/>
          <w:rtl/>
        </w:rPr>
        <w:t xml:space="preserve">רק </w:t>
      </w:r>
      <w:r w:rsidRPr="0083579C">
        <w:rPr>
          <w:rFonts w:ascii="Fb Fontext" w:hAnsi="Fb Fontext"/>
          <w:spacing w:val="-2"/>
          <w:rtl/>
        </w:rPr>
        <w:t>מנה.</w:t>
      </w:r>
      <w:r w:rsidR="006535CF" w:rsidRPr="0083579C">
        <w:rPr>
          <w:rFonts w:ascii="Fb Fontext" w:hAnsi="Fb Fontext" w:hint="cs"/>
          <w:spacing w:val="-2"/>
          <w:rtl/>
        </w:rPr>
        <w:t xml:space="preserve"> </w:t>
      </w:r>
      <w:r w:rsidRPr="0083579C">
        <w:rPr>
          <w:rFonts w:ascii="Fb Fontext" w:hAnsi="Fb Fontext" w:hint="cs"/>
          <w:spacing w:val="-2"/>
          <w:sz w:val="32"/>
          <w:rtl/>
        </w:rPr>
        <w:t>דגם הדיוט קיים בכה</w:t>
      </w:r>
      <w:r w:rsidRPr="0083579C">
        <w:rPr>
          <w:rFonts w:ascii="Fb Fontext" w:hAnsi="Fb Fontext"/>
          <w:spacing w:val="-2"/>
          <w:sz w:val="32"/>
          <w:rtl/>
        </w:rPr>
        <w:t>"</w:t>
      </w:r>
      <w:r w:rsidRPr="0083579C">
        <w:rPr>
          <w:rFonts w:ascii="Fb Fontext" w:hAnsi="Fb Fontext" w:hint="cs"/>
          <w:spacing w:val="-2"/>
          <w:sz w:val="32"/>
          <w:rtl/>
        </w:rPr>
        <w:t>ג 'מי שפרע</w:t>
      </w:r>
      <w:r w:rsidRPr="0083579C">
        <w:rPr>
          <w:rFonts w:ascii="Fb Fontext" w:hAnsi="Fb Fontext"/>
          <w:spacing w:val="-2"/>
          <w:sz w:val="32"/>
          <w:rtl/>
        </w:rPr>
        <w:t>'</w:t>
      </w:r>
      <w:r w:rsidRPr="0083579C">
        <w:rPr>
          <w:rFonts w:ascii="Fb Fontext" w:hAnsi="Fb Fontext" w:hint="cs"/>
          <w:spacing w:val="-2"/>
          <w:sz w:val="32"/>
          <w:rtl/>
        </w:rPr>
        <w:t>,</w:t>
      </w:r>
    </w:p>
    <w:p w14:paraId="460590CD" w14:textId="77777777" w:rsidR="006E0774" w:rsidRPr="00131640" w:rsidRDefault="006E0774" w:rsidP="00841728">
      <w:pPr>
        <w:pStyle w:val="affb"/>
        <w:rPr>
          <w:rtl/>
        </w:rPr>
      </w:pPr>
      <w:r w:rsidRPr="00224C4C">
        <w:rPr>
          <w:rFonts w:hint="cs"/>
          <w:rtl/>
        </w:rPr>
        <w:t>׹</w:t>
      </w:r>
    </w:p>
    <w:p w14:paraId="5E90DD4A" w14:textId="77777777" w:rsidR="006E0774" w:rsidRPr="00131640" w:rsidRDefault="006E0774" w:rsidP="009D66E0">
      <w:pPr>
        <w:pStyle w:val="afffff8"/>
        <w:framePr w:wrap="around"/>
        <w:rPr>
          <w:rtl/>
        </w:rPr>
      </w:pPr>
      <w:del w:id="20098" w:author="קלוד" w:date="2026-10-06T10:09:14Z">
        <w:r>
          <w:rPr>
            <w:rtl/>
          </w:rPr>
          <w:delText xml:space="preserve">מתני'.</w:delText>
        </w:r>
      </w:del>
      <w:ins w:id="20099" w:author="קלוד" w:date="2026-10-06T10:09:14Z">
        <w:r>
          <w:rPr>
            <w:rtl/>
          </w:rPr>
          <w:t xml:space="preserve">משנה ז</w:t>
        </w:r>
      </w:ins>
    </w:p>
    <w:p w14:paraId="76865165" w14:textId="77777777" w:rsidR="006E0774" w:rsidRPr="00131640" w:rsidRDefault="006E0774" w:rsidP="00954D80">
      <w:pPr>
        <w:pStyle w:val="afff5"/>
        <w:spacing w:before="120"/>
        <w:rPr>
          <w:rtl/>
        </w:rPr>
        <w:pPrChange w:id="90008" w:author="קלוד" w:date="2026-10-08T12:08:16Z">
          <w:pPr>
            <w:pStyle w:val="afff5"/>
          </w:pPr>
        </w:pPrChange>
      </w:pPr>
      <w:r w:rsidRPr="00224C4C">
        <w:rPr>
          <w:rtl/>
        </w:rPr>
        <w:t>כל מצות הבן על האב - אנשים חייבין, ונשים פטורות,</w:t>
      </w:r>
    </w:p>
    <w:p w14:paraId="19ED9704" w14:textId="77777777" w:rsidR="006E0774" w:rsidRPr="00131640" w:rsidRDefault="006E0774" w:rsidP="0083579C">
      <w:pPr>
        <w:pStyle w:val="afff5"/>
        <w:spacing w:after="120"/>
        <w:rPr>
          <w:rtl/>
        </w:rPr>
      </w:pPr>
      <w:r w:rsidRPr="00224C4C">
        <w:rPr>
          <w:rtl/>
        </w:rPr>
        <w:t>וכל מצות האב על הבן - אחד אנשים ואחד נשים חייבין.</w:t>
      </w:r>
    </w:p>
    <w:p w14:paraId="4AC729BA" w14:textId="77777777" w:rsidR="006E0774" w:rsidRPr="00131640" w:rsidRDefault="006E0774" w:rsidP="00954D80">
      <w:pPr>
        <w:pStyle w:val="afff5"/>
        <w:rPr>
          <w:rtl/>
        </w:rPr>
      </w:pPr>
      <w:r w:rsidRPr="00224C4C">
        <w:rPr>
          <w:rtl/>
        </w:rPr>
        <w:t>וכל מצות עשה שהזמן גרמא - אנשים חייבין, ונשים פטורות,</w:t>
      </w:r>
    </w:p>
    <w:p w14:paraId="5598A407" w14:textId="7469E133" w:rsidR="006E0774" w:rsidRPr="00131640" w:rsidRDefault="006E0774" w:rsidP="0083579C">
      <w:pPr>
        <w:pStyle w:val="afff5"/>
        <w:spacing w:after="120"/>
        <w:rPr>
          <w:rtl/>
        </w:rPr>
      </w:pPr>
      <w:r w:rsidRPr="00224C4C">
        <w:rPr>
          <w:rtl/>
        </w:rPr>
        <w:t xml:space="preserve">וכל מצות עשה שלא הזמן גרמא - אנשים </w:t>
      </w:r>
      <w:r w:rsidR="0083579C">
        <w:rPr>
          <w:rFonts w:hint="cs"/>
          <w:rtl/>
        </w:rPr>
        <w:t>ו</w:t>
      </w:r>
      <w:r w:rsidRPr="00224C4C">
        <w:rPr>
          <w:rtl/>
        </w:rPr>
        <w:t>נשים חייבין.</w:t>
      </w:r>
    </w:p>
    <w:p w14:paraId="7841D15C" w14:textId="77777777" w:rsidR="009469D7" w:rsidRDefault="006E0774" w:rsidP="00954D80">
      <w:pPr>
        <w:pStyle w:val="afff5"/>
        <w:rPr>
          <w:rtl/>
        </w:rPr>
      </w:pPr>
      <w:r w:rsidRPr="00224C4C">
        <w:rPr>
          <w:rtl/>
        </w:rPr>
        <w:t>וכל מצות לא תעשה, בין שהז</w:t>
      </w:r>
      <w:r w:rsidR="0083579C">
        <w:rPr>
          <w:rFonts w:hint="cs"/>
          <w:rtl/>
        </w:rPr>
        <w:t>"ג בין שלא- אנשים ו</w:t>
      </w:r>
      <w:r w:rsidRPr="00224C4C">
        <w:rPr>
          <w:rtl/>
        </w:rPr>
        <w:t>נשים חייבין,</w:t>
      </w:r>
    </w:p>
    <w:p w14:paraId="5BD98A1E" w14:textId="2304551C" w:rsidR="006E0774" w:rsidRPr="00131640" w:rsidRDefault="006E0774" w:rsidP="00954D80">
      <w:pPr>
        <w:pStyle w:val="afff5"/>
        <w:rPr>
          <w:rtl/>
        </w:rPr>
      </w:pPr>
      <w:r w:rsidRPr="00224C4C">
        <w:rPr>
          <w:rtl/>
        </w:rPr>
        <w:t>חוץ מבל תקיף ובל תשחית ובל תטמא למתים.</w:t>
      </w:r>
    </w:p>
    <w:p w14:paraId="4394781D" w14:textId="77777777" w:rsidR="006E0774" w:rsidRPr="00131640" w:rsidRDefault="006E0774" w:rsidP="00841728">
      <w:pPr>
        <w:pStyle w:val="affb"/>
        <w:rPr>
          <w:del w:id="90058" w:author="מנוע עיצוב" w:date="2026-10-08T11:01:28Z"/>
          <w:rtl/>
        </w:rPr>
      </w:pPr>
      <w:del w:id="90057" w:author="מנוע עיצוב" w:date="2026-10-08T11:01:28Z">
        <w:r w:rsidRPr="00224C4C">
          <w:rPr>
            <w:rFonts w:hint="cs"/>
            <w:rtl/>
          </w:rPr>
          <w:delText xml:space="preserve">׹</w:delText>
        </w:r>
      </w:del>
    </w:p>
    <w:p w14:paraId="141E486F" w14:textId="77777777" w:rsidR="007311F3" w:rsidRPr="00131640" w:rsidRDefault="006E0774" w:rsidP="007311F3">
      <w:pPr>
        <w:pStyle w:val="afffd"/>
        <w:rPr>
          <w:rtl/>
        </w:rPr>
      </w:pPr>
      <w:ins w:id="9830" w:author="מספור קטעי משנה" w:date="2026-10-06T06:45:32Z">
        <w:r>
          <w:rPr>
            <w:rStyle w:val="MisparKeta"/>
          </w:rPr>
          <w:t xml:space="preserve">ב. </w:t>
        </w:r>
      </w:ins>
      <w:r w:rsidRPr="00224C4C">
        <w:rPr>
          <w:rtl/>
        </w:rPr>
        <w:t>כל מצות הבן על האב</w:t>
      </w:r>
    </w:p>
    <w:p w14:paraId="31D0DADC" w14:textId="13AF42CD" w:rsidR="006E0774" w:rsidRPr="00131640" w:rsidRDefault="006E0774" w:rsidP="002D23AD">
      <w:pPr>
        <w:pStyle w:val="afffff4"/>
        <w:rPr>
          <w:rtl/>
        </w:rPr>
      </w:pPr>
      <w:r>
        <w:rPr>
          <w:rFonts w:hint="cs"/>
          <w:rtl/>
        </w:rPr>
        <w:t xml:space="preserve">לא כל מצות שמחויב לאביו דהא '</w:t>
      </w:r>
      <w:r>
        <w:rPr>
          <w:rStyle w:val="affffa"/>
          <w:rFonts w:hint="cs"/>
          <w:rtl/>
          <w:rPrChange w:id="9007" w:author="מנוע פסוקים" w:date="2026-10-05T16:38:42Z">
            <w:rPr>
              <w:rFonts w:hint="cs"/>
              <w:rtl/>
            </w:rPr>
          </w:rPrChange>
        </w:rPr>
        <w:t xml:space="preserve">איש אמו ואביו תיראו</w:t>
      </w:r>
      <w:r>
        <w:rPr>
          <w:rFonts w:hint="cs"/>
          <w:rtl/>
        </w:rPr>
        <w:t xml:space="preserve">' הרי כאן שנים</w:t>
      </w:r>
    </w:p>
    <w:p w14:paraId="74625F85" w14:textId="275C4009" w:rsidR="00A85AC8" w:rsidRPr="00E600D8" w:rsidRDefault="006E0774" w:rsidP="00E25C3D">
      <w:pPr>
        <w:pStyle w:val="38"/>
        <w:framePr w:wrap="notBeside"/>
        <w:rPr>
          <w:rtl/>
        </w:rPr>
      </w:pPr>
      <w:r w:rsidRPr="00E600D8">
        <w:rPr>
          <w:rtl/>
        </w:rPr>
        <w:t>ר"</w:t>
      </w:r>
      <w:r w:rsidRPr="00E600D8">
        <w:rPr>
          <w:rFonts w:hint="cs"/>
          <w:rtl/>
        </w:rPr>
        <w:t xml:space="preserve">י </w:t>
      </w:r>
      <w:r w:rsidRPr="00E600D8">
        <w:rPr>
          <w:rtl/>
        </w:rPr>
        <w:t>ה"ק</w:t>
      </w:r>
      <w:r w:rsidR="00A85AC8" w:rsidRPr="00E600D8">
        <w:rPr>
          <w:rtl/>
        </w:rPr>
        <w:t>:</w:t>
      </w:r>
    </w:p>
    <w:p w14:paraId="53003045" w14:textId="730A7CCB" w:rsidR="009469D7" w:rsidRDefault="006E0774" w:rsidP="002D23AD">
      <w:pPr>
        <w:rPr>
          <w:rFonts w:ascii="Fb Fontext" w:hAnsi="Fb Fontext"/>
          <w:sz w:val="32"/>
          <w:rtl/>
        </w:rPr>
      </w:pPr>
      <w:r w:rsidRPr="00224C4C">
        <w:rPr>
          <w:rFonts w:ascii="Fb Fontext" w:hAnsi="Fb Fontext"/>
          <w:sz w:val="32"/>
          <w:rtl/>
        </w:rPr>
        <w:t>כל מצות הבן המוטלות על האב לעשות לבנו</w:t>
      </w:r>
      <w:r w:rsidR="002D23AD">
        <w:rPr>
          <w:rFonts w:ascii="Fb Fontext" w:hAnsi="Fb Fontext" w:hint="cs"/>
          <w:sz w:val="32"/>
          <w:rtl/>
        </w:rPr>
        <w:t>.</w:t>
      </w:r>
    </w:p>
    <w:p w14:paraId="039E58C3" w14:textId="4A8E6C78" w:rsidR="00A85AC8" w:rsidRPr="00E600D8" w:rsidRDefault="006E0774" w:rsidP="00E25C3D">
      <w:pPr>
        <w:pStyle w:val="38"/>
        <w:framePr w:wrap="notBeside"/>
        <w:rPr>
          <w:rtl/>
        </w:rPr>
      </w:pPr>
      <w:r w:rsidRPr="00E600D8">
        <w:rPr>
          <w:rFonts w:hint="cs"/>
          <w:rtl/>
        </w:rPr>
        <w:t>כ</w:t>
      </w:r>
      <w:r w:rsidRPr="00E600D8">
        <w:rPr>
          <w:rtl/>
        </w:rPr>
        <w:t>דת"ר</w:t>
      </w:r>
      <w:r w:rsidR="00A85AC8" w:rsidRPr="00E600D8">
        <w:rPr>
          <w:rtl/>
        </w:rPr>
        <w:t>:</w:t>
      </w:r>
    </w:p>
    <w:p w14:paraId="10111C16" w14:textId="06339316" w:rsidR="006E0774" w:rsidRPr="00131640" w:rsidRDefault="006E0774" w:rsidP="002D23AD">
      <w:pPr>
        <w:rPr>
          <w:rtl/>
        </w:rPr>
      </w:pPr>
      <w:r w:rsidRPr="00224C4C">
        <w:rPr>
          <w:rFonts w:ascii="Fb Fontext" w:hAnsi="Fb Fontext"/>
          <w:rtl/>
        </w:rPr>
        <w:t>האב חייב בבנו למולו, ולפדותו, וללמדו תורה, ולהשיאו אשה, וללמדו אומנות</w:t>
      </w:r>
      <w:r w:rsidR="00E25C3D">
        <w:rPr>
          <w:rFonts w:ascii="Fb Fontext" w:hAnsi="Fb Fontext" w:hint="cs"/>
          <w:rtl/>
        </w:rPr>
        <w:t xml:space="preserve"> </w:t>
      </w:r>
      <w:r w:rsidRPr="002D23AD">
        <w:rPr>
          <w:rStyle w:val="afffff3"/>
          <w:rtl/>
        </w:rPr>
        <w:t>וי"א:</w:t>
      </w:r>
      <w:r w:rsidR="002D23AD">
        <w:rPr>
          <w:rFonts w:ascii="Fb Fontext" w:hAnsi="Fb Fontext" w:hint="cs"/>
          <w:sz w:val="32"/>
          <w:rtl/>
        </w:rPr>
        <w:t xml:space="preserve"> </w:t>
      </w:r>
      <w:r w:rsidRPr="00224C4C">
        <w:rPr>
          <w:rFonts w:ascii="Fb Fontext" w:hAnsi="Fb Fontext"/>
          <w:sz w:val="32"/>
          <w:rtl/>
        </w:rPr>
        <w:t>אף להשיטו במים.</w:t>
      </w:r>
    </w:p>
    <w:p w14:paraId="5DEC09E1" w14:textId="4C04E66D" w:rsidR="00A85AC8" w:rsidRPr="00E600D8" w:rsidRDefault="006E0774" w:rsidP="00E25C3D">
      <w:pPr>
        <w:pStyle w:val="38"/>
        <w:framePr w:wrap="notBeside"/>
        <w:rPr>
          <w:rtl/>
        </w:rPr>
      </w:pPr>
      <w:r w:rsidRPr="00E600D8">
        <w:rPr>
          <w:rtl/>
        </w:rPr>
        <w:t>ר"</w:t>
      </w:r>
      <w:r w:rsidRPr="00E600D8">
        <w:rPr>
          <w:rFonts w:hint="cs"/>
          <w:rtl/>
        </w:rPr>
        <w:t>י</w:t>
      </w:r>
      <w:r w:rsidR="00A85AC8" w:rsidRPr="00E600D8">
        <w:rPr>
          <w:rtl/>
        </w:rPr>
        <w:t>:</w:t>
      </w:r>
    </w:p>
    <w:p w14:paraId="7B6F3C40" w14:textId="61ADA6FC" w:rsidR="006E0774" w:rsidRPr="00131640" w:rsidRDefault="006E0774" w:rsidP="006E0774">
      <w:pPr>
        <w:rPr>
          <w:rtl/>
        </w:rPr>
      </w:pPr>
      <w:r w:rsidRPr="00224C4C">
        <w:rPr>
          <w:rFonts w:ascii="Fb Fontext" w:hAnsi="Fb Fontext"/>
          <w:sz w:val="32"/>
          <w:rtl/>
        </w:rPr>
        <w:t xml:space="preserve">כל שאינו מלמד את בנו אומנות – </w:t>
      </w:r>
      <w:r w:rsidRPr="00224C4C">
        <w:rPr>
          <w:rFonts w:ascii="Fb Fontext" w:hAnsi="Fb Fontext" w:hint="cs"/>
          <w:sz w:val="32"/>
          <w:rtl/>
        </w:rPr>
        <w:t xml:space="preserve">כאילו </w:t>
      </w:r>
      <w:r w:rsidRPr="00224C4C">
        <w:rPr>
          <w:rFonts w:ascii="Fb Fontext" w:hAnsi="Fb Fontext"/>
          <w:sz w:val="32"/>
          <w:rtl/>
        </w:rPr>
        <w:t>מלמדו ליסטות.</w:t>
      </w:r>
    </w:p>
    <w:p w14:paraId="75674F4B" w14:textId="77777777" w:rsidR="006E0774" w:rsidRPr="00131640" w:rsidRDefault="006E0774" w:rsidP="00841728">
      <w:pPr>
        <w:pStyle w:val="affffb"/>
        <w:rPr>
          <w:rtl/>
        </w:rPr>
        <w:pPrChange w:id="90063" w:author="קלוד" w:date="2026-10-08T12:07:40Z">
          <w:pPr>
            <w:pStyle w:val="affb"/>
          </w:pPr>
        </w:pPrChange>
      </w:pPr>
      <w:del w:id="90061" w:author="קלוד" w:date="2026-10-08T12:07:40Z">
        <w:r w:rsidRPr="00224C4C">
          <w:rPr>
            <w:rFonts w:hint="cs"/>
            <w:rtl/>
          </w:rPr>
          <w:delText xml:space="preserve">׹</w:delText>
        </w:r>
      </w:del>
      <w:ins w:id="90062" w:author="קלוד" w:date="2026-10-08T12:07:40Z">
        <w:r>
          <w:rPr>
            <w:color w:val="7B3F00"/>
          </w:rPr>
          <w:t xml:space="preserve">מילה לדורות</w:t>
        </w:r>
      </w:ins>
    </w:p>
    <w:p w14:paraId="1759EDC1" w14:textId="77777777" w:rsidR="006E0774" w:rsidRPr="00131640" w:rsidRDefault="006E0774" w:rsidP="006E0774">
      <w:pPr>
        <w:rPr>
          <w:rtl/>
        </w:rPr>
      </w:pPr>
      <w:r w:rsidRPr="00210DF6">
        <w:rPr>
          <w:rStyle w:val="afffa"/>
          <w:rFonts w:ascii="Fb Fontext" w:hAnsi="Fb Fontext" w:cs="BA TM • Vilna Extra-Bold"/>
          <w:bCs w:val="0"/>
          <w:rtl/>
        </w:rPr>
        <w:t>למולו.</w:t>
      </w:r>
      <w:r w:rsidRPr="00224C4C">
        <w:rPr>
          <w:rFonts w:ascii="Fb Fontext" w:hAnsi="Fb Fontext" w:hint="cs"/>
          <w:sz w:val="32"/>
          <w:rtl/>
        </w:rPr>
        <w:t xml:space="preserve"> </w:t>
      </w:r>
      <w:r w:rsidRPr="00224C4C">
        <w:rPr>
          <w:rFonts w:ascii="Fb Fontext" w:hAnsi="Fb Fontext"/>
          <w:sz w:val="32"/>
          <w:rtl/>
        </w:rPr>
        <w:t>–</w:t>
      </w:r>
      <w:r w:rsidRPr="00224C4C">
        <w:rPr>
          <w:rStyle w:val="affffa"/>
          <w:rFonts w:hint="cs"/>
          <w:rtl/>
        </w:rPr>
        <w:t xml:space="preserve"> '</w:t>
      </w:r>
      <w:r w:rsidRPr="00224C4C">
        <w:rPr>
          <w:rStyle w:val="affffa"/>
          <w:rtl/>
        </w:rPr>
        <w:t>וימל אברהם את יצחק בנו</w:t>
      </w:r>
      <w:r w:rsidRPr="00224C4C">
        <w:rPr>
          <w:rStyle w:val="affffa"/>
          <w:rFonts w:hint="cs"/>
          <w:rtl/>
        </w:rPr>
        <w:t>'</w:t>
      </w:r>
      <w:r w:rsidRPr="00224C4C">
        <w:rPr>
          <w:rStyle w:val="affffa"/>
          <w:rtl/>
        </w:rPr>
        <w:t>.</w:t>
      </w:r>
    </w:p>
    <w:p w14:paraId="7002C22D" w14:textId="0E9C3DAE" w:rsidR="006E0774" w:rsidRPr="00131640" w:rsidRDefault="006E0774" w:rsidP="006E0774">
      <w:pPr>
        <w:rPr>
          <w:rtl/>
        </w:rPr>
      </w:pPr>
      <w:r w:rsidRPr="00224C4C">
        <w:rPr>
          <w:rFonts w:ascii="Fb Fontext" w:hAnsi="Fb Fontext" w:hint="cs"/>
          <w:rtl/>
        </w:rPr>
        <w:t>ו</w:t>
      </w:r>
      <w:r w:rsidR="00EC02C8">
        <w:rPr>
          <w:rFonts w:ascii="Fb Fontext" w:hAnsi="Fb Fontext" w:hint="cs"/>
          <w:rtl/>
        </w:rPr>
        <w:t>כ</w:t>
      </w:r>
      <w:r w:rsidRPr="00224C4C">
        <w:rPr>
          <w:rFonts w:ascii="Fb Fontext" w:hAnsi="Fb Fontext" w:hint="cs"/>
          <w:rtl/>
        </w:rPr>
        <w:t>שלא מל -ב</w:t>
      </w:r>
      <w:r w:rsidRPr="00224C4C">
        <w:rPr>
          <w:rFonts w:ascii="Fb Fontext" w:hAnsi="Fb Fontext"/>
          <w:rtl/>
        </w:rPr>
        <w:t>"</w:t>
      </w:r>
      <w:r w:rsidRPr="00224C4C">
        <w:rPr>
          <w:rFonts w:ascii="Fb Fontext" w:hAnsi="Fb Fontext" w:hint="cs"/>
          <w:rtl/>
        </w:rPr>
        <w:t xml:space="preserve">ד מחוייבים למולו </w:t>
      </w:r>
      <w:r w:rsidRPr="00224C4C">
        <w:rPr>
          <w:rStyle w:val="affffa"/>
          <w:rFonts w:hint="cs"/>
          <w:rtl/>
        </w:rPr>
        <w:t>ד'</w:t>
      </w:r>
      <w:r w:rsidRPr="00224C4C">
        <w:rPr>
          <w:rStyle w:val="affffa"/>
          <w:rtl/>
        </w:rPr>
        <w:t>המול לכם כל זכר</w:t>
      </w:r>
      <w:r w:rsidRPr="00224C4C">
        <w:rPr>
          <w:rStyle w:val="affffa"/>
          <w:rFonts w:hint="cs"/>
          <w:rtl/>
        </w:rPr>
        <w:t>'</w:t>
      </w:r>
      <w:r w:rsidRPr="00224C4C">
        <w:rPr>
          <w:rStyle w:val="affffa"/>
          <w:rtl/>
        </w:rPr>
        <w:t>.</w:t>
      </w:r>
    </w:p>
    <w:p w14:paraId="34E039FA" w14:textId="3ABF71F2" w:rsidR="006E0774" w:rsidRPr="005272FB" w:rsidRDefault="00EC02C8" w:rsidP="006E0774">
      <w:pPr>
        <w:rPr>
          <w:spacing w:val="-4"/>
          <w:rtl/>
        </w:rPr>
      </w:pPr>
      <w:r w:rsidRPr="005272FB">
        <w:rPr>
          <w:rFonts w:ascii="Fb Fontext" w:hAnsi="Fb Fontext" w:hint="cs"/>
          <w:spacing w:val="-4"/>
          <w:rtl/>
        </w:rPr>
        <w:t>וכש</w:t>
      </w:r>
      <w:r w:rsidR="006E0774" w:rsidRPr="005272FB">
        <w:rPr>
          <w:rFonts w:ascii="Fb Fontext" w:hAnsi="Fb Fontext"/>
          <w:spacing w:val="-4"/>
          <w:rtl/>
        </w:rPr>
        <w:t xml:space="preserve">לא </w:t>
      </w:r>
      <w:r w:rsidR="006E0774" w:rsidRPr="005272FB">
        <w:rPr>
          <w:rFonts w:ascii="Fb Fontext" w:hAnsi="Fb Fontext" w:hint="cs"/>
          <w:spacing w:val="-4"/>
          <w:rtl/>
        </w:rPr>
        <w:t>מלוהו ב</w:t>
      </w:r>
      <w:r w:rsidR="006E0774" w:rsidRPr="005272FB">
        <w:rPr>
          <w:rFonts w:ascii="Fb Fontext" w:hAnsi="Fb Fontext"/>
          <w:spacing w:val="-4"/>
          <w:rtl/>
        </w:rPr>
        <w:t>"</w:t>
      </w:r>
      <w:r w:rsidR="006E0774" w:rsidRPr="005272FB">
        <w:rPr>
          <w:rFonts w:ascii="Fb Fontext" w:hAnsi="Fb Fontext" w:hint="cs"/>
          <w:spacing w:val="-4"/>
          <w:rtl/>
        </w:rPr>
        <w:t>ד</w:t>
      </w:r>
      <w:r w:rsidR="00397B01" w:rsidRPr="005272FB">
        <w:rPr>
          <w:rFonts w:ascii="Fb Fontext" w:hAnsi="Fb Fontext" w:hint="cs"/>
          <w:spacing w:val="-4"/>
          <w:rtl/>
        </w:rPr>
        <w:t>-</w:t>
      </w:r>
      <w:r w:rsidR="006E0774" w:rsidRPr="005272FB">
        <w:rPr>
          <w:rFonts w:ascii="Fb Fontext" w:hAnsi="Fb Fontext" w:hint="cs"/>
          <w:spacing w:val="-4"/>
          <w:rtl/>
        </w:rPr>
        <w:t xml:space="preserve"> מחוייב למול עצמו </w:t>
      </w:r>
      <w:r w:rsidR="006E0774" w:rsidRPr="005272FB">
        <w:rPr>
          <w:rStyle w:val="affffa"/>
          <w:rFonts w:hint="cs"/>
          <w:spacing w:val="-4"/>
          <w:rtl/>
        </w:rPr>
        <w:t>ד'</w:t>
      </w:r>
      <w:r w:rsidRPr="005272FB">
        <w:rPr>
          <w:rStyle w:val="affffa"/>
          <w:rFonts w:hint="cs"/>
          <w:spacing w:val="-4"/>
          <w:rtl/>
        </w:rPr>
        <w:t>ד</w:t>
      </w:r>
      <w:r w:rsidR="006E0774" w:rsidRPr="005272FB">
        <w:rPr>
          <w:rStyle w:val="affffa"/>
          <w:spacing w:val="-4"/>
          <w:rtl/>
        </w:rPr>
        <w:t>אשר לא ימול בשר ערלתו</w:t>
      </w:r>
      <w:r w:rsidR="00397B01" w:rsidRPr="005272FB">
        <w:rPr>
          <w:rStyle w:val="affffa"/>
          <w:rFonts w:hint="cs"/>
          <w:spacing w:val="-4"/>
          <w:rtl/>
        </w:rPr>
        <w:t>.</w:t>
      </w:r>
    </w:p>
    <w:p w14:paraId="191CE897" w14:textId="77777777" w:rsidR="006E0774" w:rsidRPr="00131640" w:rsidRDefault="006E0774" w:rsidP="006E0774">
      <w:pPr>
        <w:rPr>
          <w:rtl/>
        </w:rPr>
      </w:pPr>
      <w:r w:rsidRPr="00210DF6">
        <w:rPr>
          <w:rStyle w:val="afffa"/>
          <w:rFonts w:ascii="Fb Fontext" w:hAnsi="Fb Fontext" w:cs="BA TM • Vilna Extra-Bold" w:hint="cs"/>
          <w:bCs w:val="0"/>
          <w:rtl/>
        </w:rPr>
        <w:t>והיא לא</w:t>
      </w:r>
      <w:r w:rsidRPr="00224C4C">
        <w:rPr>
          <w:rFonts w:ascii="Fb Fontext" w:hAnsi="Fb Fontext" w:hint="cs"/>
          <w:sz w:val="32"/>
          <w:rtl/>
        </w:rPr>
        <w:t xml:space="preserve">- </w:t>
      </w:r>
      <w:r w:rsidRPr="00224C4C">
        <w:rPr>
          <w:rStyle w:val="affffa"/>
          <w:rFonts w:hint="cs"/>
          <w:rtl/>
        </w:rPr>
        <w:t>ד'</w:t>
      </w:r>
      <w:r w:rsidRPr="00224C4C">
        <w:rPr>
          <w:rStyle w:val="affffa"/>
          <w:rtl/>
        </w:rPr>
        <w:t>כאשר צוה אותו אלהים</w:t>
      </w:r>
      <w:r w:rsidRPr="00224C4C">
        <w:rPr>
          <w:rStyle w:val="affffa"/>
          <w:rFonts w:hint="cs"/>
          <w:rtl/>
        </w:rPr>
        <w:t>'</w:t>
      </w:r>
      <w:r w:rsidRPr="00224C4C">
        <w:rPr>
          <w:rStyle w:val="affffa"/>
          <w:rtl/>
        </w:rPr>
        <w:t>,</w:t>
      </w:r>
      <w:r w:rsidRPr="00224C4C">
        <w:rPr>
          <w:rFonts w:ascii="Fb Fontext" w:hAnsi="Fb Fontext"/>
          <w:sz w:val="32"/>
          <w:rtl/>
        </w:rPr>
        <w:t xml:space="preserve"> - ולא אותה.</w:t>
      </w:r>
    </w:p>
    <w:p w14:paraId="0513A840" w14:textId="3ED96813" w:rsidR="006E0774" w:rsidRPr="00131640" w:rsidRDefault="006E0774" w:rsidP="006E0774">
      <w:pPr>
        <w:rPr>
          <w:rtl/>
        </w:rPr>
      </w:pPr>
      <w:r w:rsidRPr="00210DF6">
        <w:rPr>
          <w:rStyle w:val="afffa"/>
          <w:rFonts w:ascii="Fb Fontext" w:hAnsi="Fb Fontext" w:cs="BA TM • Vilna Extra-Bold" w:hint="cs"/>
          <w:bCs w:val="0"/>
          <w:rtl/>
        </w:rPr>
        <w:t>ואף לדורות</w:t>
      </w:r>
      <w:r w:rsidRPr="00224C4C">
        <w:rPr>
          <w:rFonts w:ascii="Fb Fontext" w:hAnsi="Fb Fontext" w:hint="cs"/>
          <w:rtl/>
        </w:rPr>
        <w:t xml:space="preserve">- </w:t>
      </w:r>
      <w:r w:rsidRPr="00E25C3D">
        <w:rPr>
          <w:rStyle w:val="afffff3"/>
          <w:rFonts w:hint="cs"/>
          <w:rtl/>
        </w:rPr>
        <w:t>כדתר</w:t>
      </w:r>
      <w:r w:rsidRPr="00E25C3D">
        <w:rPr>
          <w:rStyle w:val="afffff3"/>
          <w:rtl/>
        </w:rPr>
        <w:t>"</w:t>
      </w:r>
      <w:r w:rsidRPr="00E25C3D">
        <w:rPr>
          <w:rStyle w:val="afffff3"/>
          <w:rFonts w:hint="cs"/>
          <w:rtl/>
        </w:rPr>
        <w:t>י</w:t>
      </w:r>
      <w:r w:rsidRPr="00224C4C">
        <w:rPr>
          <w:rFonts w:ascii="Fb Fontext" w:hAnsi="Fb Fontext"/>
          <w:rtl/>
        </w:rPr>
        <w:t xml:space="preserve"> כל מקום שנא</w:t>
      </w:r>
      <w:r w:rsidR="00E25C3D">
        <w:rPr>
          <w:rFonts w:ascii="Fb Fontext" w:hAnsi="Fb Fontext" w:hint="cs"/>
          <w:rtl/>
        </w:rPr>
        <w:t>'</w:t>
      </w:r>
      <w:r w:rsidRPr="00224C4C">
        <w:rPr>
          <w:rStyle w:val="affffa"/>
          <w:rtl/>
        </w:rPr>
        <w:t xml:space="preserve"> </w:t>
      </w:r>
      <w:r w:rsidRPr="00224C4C">
        <w:rPr>
          <w:rStyle w:val="affffa"/>
          <w:rFonts w:hint="cs"/>
          <w:rtl/>
        </w:rPr>
        <w:t>'</w:t>
      </w:r>
      <w:r w:rsidRPr="00224C4C">
        <w:rPr>
          <w:rStyle w:val="affffa"/>
          <w:rtl/>
        </w:rPr>
        <w:t>צו</w:t>
      </w:r>
      <w:r w:rsidRPr="00224C4C">
        <w:rPr>
          <w:rStyle w:val="affffa"/>
          <w:rFonts w:hint="cs"/>
          <w:rtl/>
        </w:rPr>
        <w:t>'</w:t>
      </w:r>
      <w:r w:rsidRPr="00224C4C">
        <w:rPr>
          <w:rStyle w:val="affffa"/>
          <w:rtl/>
        </w:rPr>
        <w:t xml:space="preserve"> </w:t>
      </w:r>
      <w:r w:rsidR="00E25C3D">
        <w:rPr>
          <w:rFonts w:ascii="Fb Fontext" w:hAnsi="Fb Fontext" w:hint="cs"/>
          <w:rtl/>
        </w:rPr>
        <w:t>לשון</w:t>
      </w:r>
      <w:r w:rsidRPr="00224C4C">
        <w:rPr>
          <w:rFonts w:ascii="Fb Fontext" w:hAnsi="Fb Fontext"/>
          <w:rtl/>
        </w:rPr>
        <w:t xml:space="preserve"> זירוז מיד ולדורות.</w:t>
      </w:r>
    </w:p>
    <w:p w14:paraId="5E2A45FD" w14:textId="6F882363" w:rsidR="006E0774" w:rsidRPr="00131640" w:rsidRDefault="006E0774" w:rsidP="006E0774">
      <w:pPr>
        <w:rPr>
          <w:rtl/>
        </w:rPr>
      </w:pPr>
      <w:r w:rsidRPr="00224C4C">
        <w:rPr>
          <w:rFonts w:ascii="Fb Fontext" w:hAnsi="Fb Fontext"/>
          <w:sz w:val="32"/>
          <w:rtl/>
        </w:rPr>
        <w:lastRenderedPageBreak/>
        <w:t xml:space="preserve">זירוז - </w:t>
      </w:r>
      <w:r w:rsidR="00E25C3D">
        <w:rPr>
          <w:rFonts w:ascii="Fb Fontext" w:hAnsi="Fb Fontext" w:hint="cs"/>
          <w:sz w:val="32"/>
          <w:rtl/>
        </w:rPr>
        <w:t>ד</w:t>
      </w:r>
      <w:r w:rsidRPr="00224C4C">
        <w:rPr>
          <w:rStyle w:val="affffa"/>
          <w:rFonts w:hint="cs"/>
          <w:rtl/>
        </w:rPr>
        <w:t>'</w:t>
      </w:r>
      <w:r w:rsidRPr="00224C4C">
        <w:rPr>
          <w:rStyle w:val="affffa"/>
          <w:rtl/>
        </w:rPr>
        <w:t>וצו את יהושע וחזקהו ואמצהו</w:t>
      </w:r>
      <w:r w:rsidRPr="00224C4C">
        <w:rPr>
          <w:rStyle w:val="affffa"/>
          <w:rFonts w:hint="cs"/>
          <w:rtl/>
        </w:rPr>
        <w:t>'</w:t>
      </w:r>
      <w:r w:rsidRPr="00224C4C">
        <w:rPr>
          <w:rStyle w:val="affffa"/>
          <w:rtl/>
        </w:rPr>
        <w:t>,</w:t>
      </w:r>
    </w:p>
    <w:p w14:paraId="16CBD13B" w14:textId="77777777" w:rsidR="006E0774" w:rsidRPr="00131640" w:rsidRDefault="006E0774" w:rsidP="006E0774">
      <w:pPr>
        <w:rPr>
          <w:rtl/>
        </w:rPr>
      </w:pPr>
      <w:r w:rsidRPr="00224C4C">
        <w:rPr>
          <w:rFonts w:ascii="Fb Fontext" w:hAnsi="Fb Fontext"/>
          <w:sz w:val="32"/>
          <w:rtl/>
        </w:rPr>
        <w:t xml:space="preserve">מיד ולדורות– </w:t>
      </w:r>
      <w:r w:rsidRPr="00224C4C">
        <w:rPr>
          <w:rStyle w:val="affffa"/>
          <w:rFonts w:hint="cs"/>
          <w:rtl/>
        </w:rPr>
        <w:t>ד'</w:t>
      </w:r>
      <w:r w:rsidRPr="00224C4C">
        <w:rPr>
          <w:rStyle w:val="affffa"/>
          <w:rtl/>
        </w:rPr>
        <w:t>מן היום אשר צוה ה' והלאה לדורותיכם</w:t>
      </w:r>
      <w:r w:rsidRPr="00224C4C">
        <w:rPr>
          <w:rFonts w:ascii="Fb Fontext" w:hAnsi="Fb Fontext" w:hint="cs"/>
          <w:sz w:val="32"/>
          <w:rtl/>
        </w:rPr>
        <w:t>'</w:t>
      </w:r>
      <w:r w:rsidRPr="00224C4C">
        <w:rPr>
          <w:rFonts w:ascii="Fb Fontext" w:hAnsi="Fb Fontext"/>
          <w:sz w:val="32"/>
          <w:rtl/>
        </w:rPr>
        <w:t>.</w:t>
      </w:r>
    </w:p>
    <w:p w14:paraId="24268181" w14:textId="77777777" w:rsidR="006E0774" w:rsidRPr="00131640" w:rsidRDefault="006E0774" w:rsidP="00841728">
      <w:pPr>
        <w:pStyle w:val="affffb"/>
        <w:rPr>
          <w:rtl/>
        </w:rPr>
        <w:pPrChange w:id="90060" w:author="קלוד" w:date="2026-10-08T12:07:40Z">
          <w:pPr>
            <w:pStyle w:val="affb"/>
          </w:pPr>
        </w:pPrChange>
      </w:pPr>
      <w:del w:id="90058" w:author="קלוד" w:date="2026-10-08T12:07:40Z">
        <w:r w:rsidRPr="00224C4C">
          <w:rPr>
            <w:rFonts w:hint="cs"/>
            <w:rtl/>
          </w:rPr>
          <w:delText xml:space="preserve">׹</w:delText>
        </w:r>
      </w:del>
      <w:ins w:id="90059" w:author="קלוד" w:date="2026-10-08T12:07:40Z">
        <w:r>
          <w:rPr>
            <w:color w:val="7B3F00"/>
          </w:rPr>
          <w:t xml:space="preserve">פדיון הבכור</w:t>
        </w:r>
      </w:ins>
    </w:p>
    <w:p w14:paraId="7442E6C3" w14:textId="77777777" w:rsidR="006E0774" w:rsidRPr="00131640" w:rsidRDefault="006E0774" w:rsidP="006E0774">
      <w:pPr>
        <w:rPr>
          <w:rtl/>
        </w:rPr>
      </w:pPr>
      <w:r w:rsidRPr="00210DF6">
        <w:rPr>
          <w:rStyle w:val="afffa"/>
          <w:rFonts w:ascii="Fb Fontext" w:hAnsi="Fb Fontext" w:cs="BA TM • Vilna Extra-Bold"/>
          <w:bCs w:val="0"/>
          <w:rtl/>
        </w:rPr>
        <w:t>לפדותו.</w:t>
      </w:r>
      <w:r w:rsidRPr="00224C4C">
        <w:rPr>
          <w:rFonts w:ascii="Fb Fontext" w:hAnsi="Fb Fontext" w:hint="cs"/>
          <w:sz w:val="32"/>
          <w:rtl/>
        </w:rPr>
        <w:t xml:space="preserve"> </w:t>
      </w:r>
      <w:r w:rsidRPr="00224C4C">
        <w:rPr>
          <w:rStyle w:val="affffa"/>
          <w:rFonts w:hint="cs"/>
          <w:rtl/>
        </w:rPr>
        <w:t>ד'</w:t>
      </w:r>
      <w:r w:rsidRPr="00224C4C">
        <w:rPr>
          <w:rStyle w:val="affffa"/>
          <w:rtl/>
        </w:rPr>
        <w:t>כל בכור בניך תפדה</w:t>
      </w:r>
      <w:r w:rsidRPr="00224C4C">
        <w:rPr>
          <w:rStyle w:val="affffa"/>
          <w:rFonts w:hint="cs"/>
          <w:rtl/>
        </w:rPr>
        <w:t>'</w:t>
      </w:r>
      <w:r w:rsidRPr="00224C4C">
        <w:rPr>
          <w:rStyle w:val="affffa"/>
          <w:rtl/>
        </w:rPr>
        <w:t>.</w:t>
      </w:r>
    </w:p>
    <w:p w14:paraId="459BA9D2" w14:textId="7E6E52B8" w:rsidR="006E0774" w:rsidRPr="00131640" w:rsidRDefault="00E25C3D" w:rsidP="006E0774">
      <w:pPr>
        <w:rPr>
          <w:rtl/>
        </w:rPr>
      </w:pPr>
      <w:r>
        <w:rPr>
          <w:rFonts w:ascii="Fb Fontext" w:hAnsi="Fb Fontext" w:hint="cs"/>
          <w:rtl/>
        </w:rPr>
        <w:t>וכ</w:t>
      </w:r>
      <w:r w:rsidR="006E0774" w:rsidRPr="00224C4C">
        <w:rPr>
          <w:rFonts w:ascii="Fb Fontext" w:hAnsi="Fb Fontext"/>
          <w:rtl/>
        </w:rPr>
        <w:t>לא פ</w:t>
      </w:r>
      <w:r w:rsidR="006E0774" w:rsidRPr="00224C4C">
        <w:rPr>
          <w:rFonts w:ascii="Fb Fontext" w:hAnsi="Fb Fontext" w:hint="cs"/>
          <w:rtl/>
        </w:rPr>
        <w:t>דאו אביו</w:t>
      </w:r>
      <w:r w:rsidR="00825E92">
        <w:rPr>
          <w:rFonts w:ascii="Fb Fontext" w:hAnsi="Fb Fontext" w:hint="cs"/>
          <w:rtl/>
        </w:rPr>
        <w:t>-</w:t>
      </w:r>
      <w:r w:rsidR="006E0774" w:rsidRPr="00224C4C">
        <w:rPr>
          <w:rFonts w:ascii="Fb Fontext" w:hAnsi="Fb Fontext"/>
          <w:rtl/>
        </w:rPr>
        <w:t xml:space="preserve"> </w:t>
      </w:r>
      <w:r w:rsidR="006E0774" w:rsidRPr="00224C4C">
        <w:rPr>
          <w:rFonts w:ascii="Fb Fontext" w:hAnsi="Fb Fontext" w:hint="cs"/>
          <w:rtl/>
        </w:rPr>
        <w:t>הוא מחוייב לפדות עצמו ד</w:t>
      </w:r>
      <w:r w:rsidR="006E0774" w:rsidRPr="00224C4C">
        <w:rPr>
          <w:rStyle w:val="affffa"/>
          <w:rFonts w:hint="cs"/>
          <w:rtl/>
        </w:rPr>
        <w:t>'</w:t>
      </w:r>
      <w:r w:rsidR="006E0774" w:rsidRPr="00224C4C">
        <w:rPr>
          <w:rStyle w:val="affffa"/>
          <w:rtl/>
        </w:rPr>
        <w:t>פדה תפדה</w:t>
      </w:r>
      <w:r w:rsidR="006E0774" w:rsidRPr="00224C4C">
        <w:rPr>
          <w:rStyle w:val="affffa"/>
          <w:rFonts w:hint="cs"/>
          <w:rtl/>
        </w:rPr>
        <w:t>'</w:t>
      </w:r>
      <w:r w:rsidR="006E0774" w:rsidRPr="00224C4C">
        <w:rPr>
          <w:rStyle w:val="affffa"/>
          <w:rtl/>
        </w:rPr>
        <w:t>.</w:t>
      </w:r>
    </w:p>
    <w:p w14:paraId="7FCEB52D" w14:textId="3E5663E1" w:rsidR="006E0774" w:rsidRPr="00131640" w:rsidRDefault="006E0774" w:rsidP="006E0774">
      <w:pPr>
        <w:rPr>
          <w:rtl/>
        </w:rPr>
      </w:pPr>
      <w:r w:rsidRPr="00224C4C">
        <w:rPr>
          <w:rFonts w:ascii="Fb Fontext" w:hAnsi="Fb Fontext"/>
          <w:rtl/>
        </w:rPr>
        <w:t>ו</w:t>
      </w:r>
      <w:r w:rsidRPr="00224C4C">
        <w:rPr>
          <w:rFonts w:ascii="Fb Fontext" w:hAnsi="Fb Fontext" w:hint="cs"/>
          <w:rtl/>
        </w:rPr>
        <w:t xml:space="preserve">היא </w:t>
      </w:r>
      <w:r w:rsidRPr="00224C4C">
        <w:rPr>
          <w:rFonts w:ascii="Fb Fontext" w:hAnsi="Fb Fontext"/>
          <w:rtl/>
        </w:rPr>
        <w:t xml:space="preserve">לא </w:t>
      </w:r>
      <w:r w:rsidR="0083579C">
        <w:rPr>
          <w:rFonts w:ascii="Fb Fontext" w:hAnsi="Fb Fontext" w:hint="cs"/>
          <w:rtl/>
        </w:rPr>
        <w:t>מצווה</w:t>
      </w:r>
      <w:r w:rsidRPr="00224C4C">
        <w:rPr>
          <w:rFonts w:ascii="Fb Fontext" w:hAnsi="Fb Fontext" w:hint="cs"/>
          <w:rtl/>
        </w:rPr>
        <w:t xml:space="preserve"> </w:t>
      </w:r>
      <w:r w:rsidRPr="00224C4C">
        <w:rPr>
          <w:rStyle w:val="affffa"/>
          <w:rFonts w:hint="cs"/>
          <w:rtl/>
        </w:rPr>
        <w:t>ד'</w:t>
      </w:r>
      <w:r w:rsidRPr="00224C4C">
        <w:rPr>
          <w:rStyle w:val="affffa"/>
          <w:rtl/>
        </w:rPr>
        <w:t>תיפדה תפדה</w:t>
      </w:r>
      <w:r w:rsidRPr="00224C4C">
        <w:rPr>
          <w:rStyle w:val="affffa"/>
          <w:rFonts w:hint="cs"/>
          <w:rtl/>
        </w:rPr>
        <w:t>'</w:t>
      </w:r>
      <w:r w:rsidRPr="00224C4C">
        <w:rPr>
          <w:rStyle w:val="affffa"/>
          <w:rtl/>
        </w:rPr>
        <w:t>,</w:t>
      </w:r>
      <w:r w:rsidRPr="00224C4C">
        <w:rPr>
          <w:rFonts w:ascii="Fb Fontext" w:hAnsi="Fb Fontext"/>
          <w:rtl/>
        </w:rPr>
        <w:t xml:space="preserve"> ש</w:t>
      </w:r>
      <w:r w:rsidR="0083579C">
        <w:rPr>
          <w:rFonts w:ascii="Fb Fontext" w:hAnsi="Fb Fontext" w:hint="cs"/>
          <w:rtl/>
        </w:rPr>
        <w:t>ה</w:t>
      </w:r>
      <w:r w:rsidRPr="00224C4C">
        <w:rPr>
          <w:rFonts w:ascii="Fb Fontext" w:hAnsi="Fb Fontext"/>
          <w:rtl/>
        </w:rPr>
        <w:t>מצווה לפדות</w:t>
      </w:r>
      <w:r w:rsidR="0083579C">
        <w:rPr>
          <w:rFonts w:ascii="Fb Fontext" w:hAnsi="Fb Fontext" w:hint="cs"/>
          <w:rtl/>
        </w:rPr>
        <w:t xml:space="preserve"> </w:t>
      </w:r>
      <w:r w:rsidRPr="00224C4C">
        <w:rPr>
          <w:rFonts w:ascii="Fb Fontext" w:hAnsi="Fb Fontext"/>
          <w:rtl/>
        </w:rPr>
        <w:t>עצמו - מצווה לפדות את אחרים,</w:t>
      </w:r>
    </w:p>
    <w:p w14:paraId="38098206" w14:textId="77777777" w:rsidR="006E0774" w:rsidRPr="00131640" w:rsidRDefault="006E0774" w:rsidP="006E0774">
      <w:pPr>
        <w:rPr>
          <w:rtl/>
        </w:rPr>
      </w:pPr>
      <w:r w:rsidRPr="00224C4C">
        <w:rPr>
          <w:rFonts w:ascii="Fb Fontext" w:hAnsi="Fb Fontext"/>
          <w:sz w:val="32"/>
          <w:rtl/>
        </w:rPr>
        <w:t>וכל שאינו מצווה לפדות את עצמו - אינו מצווה לפדות אחרים.</w:t>
      </w:r>
    </w:p>
    <w:p w14:paraId="5FCDF1A0" w14:textId="77777777" w:rsidR="006E0774" w:rsidRPr="00131640" w:rsidRDefault="006E0774" w:rsidP="006E0774">
      <w:pPr>
        <w:rPr>
          <w:rtl/>
        </w:rPr>
      </w:pPr>
      <w:r w:rsidRPr="00224C4C">
        <w:rPr>
          <w:rFonts w:ascii="Fb Fontext" w:hAnsi="Fb Fontext"/>
          <w:sz w:val="32"/>
          <w:rtl/>
        </w:rPr>
        <w:t>והי</w:t>
      </w:r>
      <w:r w:rsidRPr="00224C4C">
        <w:rPr>
          <w:rFonts w:ascii="Fb Fontext" w:hAnsi="Fb Fontext" w:hint="cs"/>
          <w:sz w:val="32"/>
          <w:rtl/>
        </w:rPr>
        <w:t>א</w:t>
      </w:r>
      <w:r w:rsidRPr="00224C4C">
        <w:rPr>
          <w:rFonts w:ascii="Fb Fontext" w:hAnsi="Fb Fontext"/>
          <w:sz w:val="32"/>
          <w:rtl/>
        </w:rPr>
        <w:t xml:space="preserve"> לא מח</w:t>
      </w:r>
      <w:r w:rsidRPr="00224C4C">
        <w:rPr>
          <w:rFonts w:ascii="Fb Fontext" w:hAnsi="Fb Fontext" w:hint="cs"/>
          <w:sz w:val="32"/>
          <w:rtl/>
        </w:rPr>
        <w:t>יי</w:t>
      </w:r>
      <w:r w:rsidRPr="00224C4C">
        <w:rPr>
          <w:rFonts w:ascii="Fb Fontext" w:hAnsi="Fb Fontext"/>
          <w:sz w:val="32"/>
          <w:rtl/>
        </w:rPr>
        <w:t>בא ל</w:t>
      </w:r>
      <w:r w:rsidRPr="00224C4C">
        <w:rPr>
          <w:rFonts w:ascii="Fb Fontext" w:hAnsi="Fb Fontext" w:hint="cs"/>
          <w:sz w:val="32"/>
          <w:rtl/>
        </w:rPr>
        <w:t>פדות עצמה</w:t>
      </w:r>
      <w:r w:rsidRPr="00224C4C">
        <w:rPr>
          <w:rFonts w:ascii="Fb Fontext" w:hAnsi="Fb Fontext"/>
          <w:sz w:val="32"/>
          <w:rtl/>
        </w:rPr>
        <w:t xml:space="preserve"> </w:t>
      </w:r>
      <w:r w:rsidRPr="00224C4C">
        <w:rPr>
          <w:rStyle w:val="affffa"/>
          <w:rtl/>
        </w:rPr>
        <w:t>ד</w:t>
      </w:r>
      <w:r w:rsidRPr="00224C4C">
        <w:rPr>
          <w:rStyle w:val="affffa"/>
          <w:rFonts w:hint="cs"/>
          <w:rtl/>
        </w:rPr>
        <w:t>'</w:t>
      </w:r>
      <w:r w:rsidRPr="00224C4C">
        <w:rPr>
          <w:rStyle w:val="affffa"/>
          <w:rtl/>
        </w:rPr>
        <w:t>תפדה תיפדה</w:t>
      </w:r>
      <w:r w:rsidRPr="00224C4C">
        <w:rPr>
          <w:rStyle w:val="affffa"/>
          <w:rFonts w:hint="cs"/>
          <w:rtl/>
        </w:rPr>
        <w:t>'</w:t>
      </w:r>
      <w:r w:rsidRPr="00224C4C">
        <w:rPr>
          <w:rStyle w:val="affffa"/>
          <w:rtl/>
        </w:rPr>
        <w:t>,</w:t>
      </w:r>
      <w:r w:rsidRPr="00224C4C">
        <w:rPr>
          <w:rFonts w:ascii="Fb Fontext" w:hAnsi="Fb Fontext"/>
          <w:sz w:val="32"/>
          <w:rtl/>
        </w:rPr>
        <w:t xml:space="preserve"> כל שאחרים מצווים לפדותו מצווה לפדות עצמו,</w:t>
      </w:r>
    </w:p>
    <w:p w14:paraId="7ABB71F8" w14:textId="77777777" w:rsidR="006E0774" w:rsidRPr="00131640" w:rsidRDefault="006E0774" w:rsidP="006E0774">
      <w:pPr>
        <w:rPr>
          <w:rtl/>
        </w:rPr>
      </w:pPr>
      <w:r w:rsidRPr="00224C4C">
        <w:rPr>
          <w:rFonts w:ascii="Fb Fontext" w:hAnsi="Fb Fontext"/>
          <w:sz w:val="32"/>
          <w:rtl/>
        </w:rPr>
        <w:t>וכל שאין אחרים מצווים לפדותו - אין מצווה לפדות את עצמו.</w:t>
      </w:r>
    </w:p>
    <w:p w14:paraId="0410380D" w14:textId="16EDAE3C" w:rsidR="006E0774" w:rsidRPr="005272FB" w:rsidRDefault="006E0774" w:rsidP="006E0774">
      <w:pPr>
        <w:rPr>
          <w:spacing w:val="-2"/>
          <w:rtl/>
        </w:rPr>
      </w:pPr>
      <w:r w:rsidRPr="005272FB">
        <w:rPr>
          <w:rFonts w:ascii="Fb Fontext" w:hAnsi="Fb Fontext" w:hint="cs"/>
          <w:spacing w:val="-2"/>
          <w:sz w:val="32"/>
          <w:rtl/>
        </w:rPr>
        <w:t>ו</w:t>
      </w:r>
      <w:r w:rsidRPr="005272FB">
        <w:rPr>
          <w:rFonts w:ascii="Fb Fontext" w:hAnsi="Fb Fontext"/>
          <w:spacing w:val="-2"/>
          <w:sz w:val="32"/>
          <w:rtl/>
        </w:rPr>
        <w:t xml:space="preserve">אין אחרים מצווין לפדותה </w:t>
      </w:r>
      <w:r w:rsidRPr="005272FB">
        <w:rPr>
          <w:rStyle w:val="affffa"/>
          <w:spacing w:val="-2"/>
          <w:rtl/>
        </w:rPr>
        <w:t>ד</w:t>
      </w:r>
      <w:r w:rsidRPr="005272FB">
        <w:rPr>
          <w:rStyle w:val="affffa"/>
          <w:rFonts w:hint="cs"/>
          <w:spacing w:val="-2"/>
          <w:rtl/>
        </w:rPr>
        <w:t>'</w:t>
      </w:r>
      <w:r w:rsidRPr="005272FB">
        <w:rPr>
          <w:rStyle w:val="affffa"/>
          <w:spacing w:val="-2"/>
          <w:rtl/>
        </w:rPr>
        <w:t>כל בכור בניך תפדה</w:t>
      </w:r>
      <w:r w:rsidRPr="005272FB">
        <w:rPr>
          <w:rStyle w:val="affffa"/>
          <w:rFonts w:hint="cs"/>
          <w:spacing w:val="-2"/>
          <w:rtl/>
        </w:rPr>
        <w:t>'</w:t>
      </w:r>
      <w:r w:rsidRPr="005272FB">
        <w:rPr>
          <w:rStyle w:val="affffa"/>
          <w:spacing w:val="-2"/>
          <w:rtl/>
        </w:rPr>
        <w:t>,</w:t>
      </w:r>
      <w:r w:rsidRPr="005272FB">
        <w:rPr>
          <w:rFonts w:ascii="Fb Fontext" w:hAnsi="Fb Fontext"/>
          <w:spacing w:val="-2"/>
          <w:sz w:val="32"/>
          <w:rtl/>
        </w:rPr>
        <w:t xml:space="preserve"> בניך ולא בנותיך.</w:t>
      </w:r>
    </w:p>
    <w:p w14:paraId="6DE1B4D6" w14:textId="45707FC3" w:rsidR="007309FA" w:rsidRPr="00131640" w:rsidRDefault="007309FA" w:rsidP="007309FA">
      <w:pPr>
        <w:pStyle w:val="affffb"/>
        <w:rPr>
          <w:rtl/>
        </w:rPr>
      </w:pPr>
      <w:r w:rsidRPr="007309FA">
        <w:rPr>
          <w:rFonts w:hint="cs"/>
          <w:rtl/>
        </w:rPr>
        <w:t>***</w:t>
      </w:r>
    </w:p>
    <w:p w14:paraId="0BDA1654" w14:textId="77777777" w:rsidR="006E0774" w:rsidRPr="00131640" w:rsidRDefault="006E0774" w:rsidP="0010529F">
      <w:pPr>
        <w:pStyle w:val="afff0"/>
        <w:framePr w:wrap="around"/>
        <w:rPr>
          <w:rtl/>
        </w:rPr>
      </w:pPr>
      <w:r w:rsidRPr="00224C4C">
        <w:rPr>
          <w:rFonts w:hint="cs"/>
          <w:rtl/>
        </w:rPr>
        <w:t>כט:</w:t>
      </w:r>
    </w:p>
    <w:p w14:paraId="293AB6B4" w14:textId="34382241" w:rsidR="00A85AC8" w:rsidRPr="00E600D8" w:rsidRDefault="006E0774" w:rsidP="00E25C3D">
      <w:pPr>
        <w:pStyle w:val="38"/>
        <w:framePr w:wrap="notBeside"/>
        <w:rPr>
          <w:rtl/>
        </w:rPr>
      </w:pPr>
      <w:r w:rsidRPr="00E600D8">
        <w:rPr>
          <w:rtl/>
        </w:rPr>
        <w:t>ת"ר</w:t>
      </w:r>
      <w:r w:rsidR="00A85AC8" w:rsidRPr="00E600D8">
        <w:rPr>
          <w:rtl/>
        </w:rPr>
        <w:t>:</w:t>
      </w:r>
    </w:p>
    <w:p w14:paraId="48973C01" w14:textId="609AAF0F" w:rsidR="006E0774" w:rsidRPr="00131640" w:rsidRDefault="006E0774" w:rsidP="00F65F8B">
      <w:pPr>
        <w:pStyle w:val="affffb"/>
        <w:rPr>
          <w:rtl/>
        </w:rPr>
      </w:pPr>
      <w:r w:rsidRPr="00224C4C">
        <w:rPr>
          <w:rtl/>
        </w:rPr>
        <w:t>הוא לפדות ובנו לפדות - הוא קודם לבנו.</w:t>
      </w:r>
    </w:p>
    <w:p w14:paraId="1C21AD68" w14:textId="18FE6271" w:rsidR="00A85AC8" w:rsidRPr="00E600D8" w:rsidRDefault="006E0774" w:rsidP="00E25C3D">
      <w:pPr>
        <w:pStyle w:val="38"/>
        <w:framePr w:wrap="notBeside"/>
        <w:rPr>
          <w:rtl/>
        </w:rPr>
      </w:pPr>
      <w:r w:rsidRPr="00E600D8">
        <w:rPr>
          <w:rFonts w:hint="cs"/>
          <w:rtl/>
        </w:rPr>
        <w:t>ר</w:t>
      </w:r>
      <w:r w:rsidRPr="00E600D8">
        <w:rPr>
          <w:rtl/>
        </w:rPr>
        <w:t>"</w:t>
      </w:r>
      <w:r w:rsidRPr="00E600D8">
        <w:rPr>
          <w:rFonts w:hint="cs"/>
          <w:rtl/>
        </w:rPr>
        <w:t>י</w:t>
      </w:r>
      <w:r w:rsidR="00A85AC8" w:rsidRPr="00E600D8">
        <w:rPr>
          <w:rtl/>
        </w:rPr>
        <w:t>:</w:t>
      </w:r>
    </w:p>
    <w:p w14:paraId="6CE5C1A3" w14:textId="3E59F53B" w:rsidR="006E0774" w:rsidRPr="00131640" w:rsidRDefault="006E0774" w:rsidP="006E0774">
      <w:pPr>
        <w:rPr>
          <w:rtl/>
        </w:rPr>
      </w:pPr>
      <w:r w:rsidRPr="00196D6B">
        <w:rPr>
          <w:rFonts w:ascii="Fb Fontext" w:hAnsi="Fb Fontext" w:cs="BA TM • Vilna Extra-Bold"/>
          <w:rtl/>
        </w:rPr>
        <w:t>בנו קודמו,</w:t>
      </w:r>
      <w:r w:rsidRPr="00224C4C">
        <w:rPr>
          <w:rFonts w:ascii="Fb Fontext" w:hAnsi="Fb Fontext"/>
          <w:rtl/>
        </w:rPr>
        <w:t xml:space="preserve"> שזה מצותו על אביו, וזה מצות בנו עליו.</w:t>
      </w:r>
    </w:p>
    <w:p w14:paraId="737A54DC" w14:textId="668D1E25" w:rsidR="00A85AC8" w:rsidRPr="00E600D8" w:rsidRDefault="006E0774" w:rsidP="0097220F">
      <w:pPr>
        <w:pStyle w:val="38"/>
        <w:framePr w:wrap="notBeside"/>
        <w:rPr>
          <w:rtl/>
        </w:rPr>
      </w:pPr>
      <w:r w:rsidRPr="00E600D8">
        <w:rPr>
          <w:rtl/>
        </w:rPr>
        <w:t>ר"</w:t>
      </w:r>
      <w:r w:rsidRPr="00E600D8">
        <w:rPr>
          <w:rFonts w:hint="cs"/>
          <w:rtl/>
        </w:rPr>
        <w:t>יר</w:t>
      </w:r>
      <w:r w:rsidR="00A85AC8" w:rsidRPr="00E600D8">
        <w:rPr>
          <w:rtl/>
        </w:rPr>
        <w:t>:</w:t>
      </w:r>
    </w:p>
    <w:p w14:paraId="45426ACC" w14:textId="4A27987C" w:rsidR="006E0774" w:rsidRPr="005272FB" w:rsidRDefault="0083579C" w:rsidP="006E0774">
      <w:pPr>
        <w:rPr>
          <w:spacing w:val="0"/>
          <w:rtl/>
        </w:rPr>
      </w:pPr>
      <w:r w:rsidRPr="00196D6B">
        <w:rPr>
          <w:rFonts w:ascii="Fb Fontext" w:hAnsi="Fb Fontext" w:cs="BA TM • Vilna Extra-Bold" w:hint="cs"/>
          <w:spacing w:val="0"/>
          <w:rtl/>
        </w:rPr>
        <w:t>לכו''ע</w:t>
      </w:r>
      <w:r w:rsidR="006E0774" w:rsidRPr="005272FB">
        <w:rPr>
          <w:rFonts w:ascii="Fb Fontext" w:hAnsi="Fb Fontext"/>
          <w:spacing w:val="0"/>
          <w:rtl/>
        </w:rPr>
        <w:t xml:space="preserve"> </w:t>
      </w:r>
      <w:r w:rsidRPr="005272FB">
        <w:rPr>
          <w:rFonts w:ascii="Fb Fontext" w:hAnsi="Fb Fontext" w:hint="cs"/>
          <w:spacing w:val="0"/>
          <w:rtl/>
        </w:rPr>
        <w:t>ביש לו רק</w:t>
      </w:r>
      <w:r w:rsidR="006E0774" w:rsidRPr="005272FB">
        <w:rPr>
          <w:rFonts w:ascii="Fb Fontext" w:hAnsi="Fb Fontext"/>
          <w:spacing w:val="0"/>
          <w:rtl/>
        </w:rPr>
        <w:t xml:space="preserve"> חמש סלעים הוא קודם לבנו, </w:t>
      </w:r>
      <w:r w:rsidR="006E0774" w:rsidRPr="005272FB">
        <w:rPr>
          <w:rFonts w:ascii="Fb Fontext" w:hAnsi="Fb Fontext" w:hint="cs"/>
          <w:spacing w:val="0"/>
          <w:rtl/>
        </w:rPr>
        <w:t>ד</w:t>
      </w:r>
      <w:r w:rsidR="006E0774" w:rsidRPr="005272FB">
        <w:rPr>
          <w:rFonts w:ascii="Fb Fontext" w:hAnsi="Fb Fontext"/>
          <w:spacing w:val="0"/>
          <w:rtl/>
        </w:rPr>
        <w:t>מצוה דגופיה עדיפא</w:t>
      </w:r>
    </w:p>
    <w:p w14:paraId="40AD037B" w14:textId="4496B9B9" w:rsidR="00A85AC8" w:rsidRPr="00E600D8" w:rsidRDefault="00026A29" w:rsidP="0097220F">
      <w:pPr>
        <w:pStyle w:val="38"/>
        <w:framePr w:wrap="notBeside"/>
        <w:rPr>
          <w:rtl/>
        </w:rPr>
      </w:pPr>
      <w:r w:rsidRPr="00E600D8">
        <w:rPr>
          <w:rtl/>
        </w:rPr>
        <w:t>חלקו</w:t>
      </w:r>
      <w:r w:rsidR="00A85AC8" w:rsidRPr="00E600D8">
        <w:rPr>
          <w:rFonts w:hint="cs"/>
          <w:rtl/>
        </w:rPr>
        <w:t>:</w:t>
      </w:r>
    </w:p>
    <w:p w14:paraId="2007F332" w14:textId="58BF5F04" w:rsidR="006E0774" w:rsidRPr="00131640" w:rsidRDefault="0097220F" w:rsidP="006E0774">
      <w:pPr>
        <w:rPr>
          <w:rtl/>
        </w:rPr>
      </w:pPr>
      <w:r>
        <w:rPr>
          <w:rFonts w:ascii="Fb Fontext" w:hAnsi="Fb Fontext" w:hint="cs"/>
          <w:rtl/>
        </w:rPr>
        <w:t>כ</w:t>
      </w:r>
      <w:r w:rsidR="006E0774" w:rsidRPr="00224C4C">
        <w:rPr>
          <w:rFonts w:ascii="Fb Fontext" w:hAnsi="Fb Fontext"/>
          <w:rtl/>
        </w:rPr>
        <w:t>ש</w:t>
      </w:r>
      <w:r w:rsidR="00B35B36">
        <w:rPr>
          <w:rFonts w:ascii="Fb Fontext" w:hAnsi="Fb Fontext"/>
          <w:rtl/>
        </w:rPr>
        <w:t>יש</w:t>
      </w:r>
      <w:r w:rsidR="006E0774" w:rsidRPr="00224C4C">
        <w:rPr>
          <w:rFonts w:ascii="Fb Fontext" w:hAnsi="Fb Fontext"/>
          <w:rtl/>
        </w:rPr>
        <w:t xml:space="preserve"> חמש משועבדים וחמש בני חורין,</w:t>
      </w:r>
    </w:p>
    <w:p w14:paraId="0A159FE0" w14:textId="239927EB" w:rsidR="00A85AC8" w:rsidRPr="00E600D8" w:rsidRDefault="006E0774" w:rsidP="0097220F">
      <w:pPr>
        <w:pStyle w:val="38"/>
        <w:framePr w:wrap="notBeside"/>
        <w:rPr>
          <w:rtl/>
        </w:rPr>
      </w:pPr>
      <w:r w:rsidRPr="00E600D8">
        <w:rPr>
          <w:rFonts w:hint="cs"/>
          <w:rtl/>
        </w:rPr>
        <w:t>לר</w:t>
      </w:r>
      <w:r w:rsidRPr="00E600D8">
        <w:rPr>
          <w:rtl/>
        </w:rPr>
        <w:t>"</w:t>
      </w:r>
      <w:r w:rsidRPr="00E600D8">
        <w:rPr>
          <w:rFonts w:hint="cs"/>
          <w:rtl/>
        </w:rPr>
        <w:t>י</w:t>
      </w:r>
      <w:r w:rsidR="00A85AC8" w:rsidRPr="00E600D8">
        <w:rPr>
          <w:rFonts w:hint="cs"/>
          <w:rtl/>
        </w:rPr>
        <w:t>:</w:t>
      </w:r>
    </w:p>
    <w:p w14:paraId="686BB08F" w14:textId="0240C6C2" w:rsidR="009469D7" w:rsidRDefault="006E0774" w:rsidP="0097220F">
      <w:pPr>
        <w:rPr>
          <w:rFonts w:ascii="Fb Fontext" w:hAnsi="Fb Fontext"/>
          <w:sz w:val="32"/>
          <w:rtl/>
        </w:rPr>
      </w:pPr>
      <w:r w:rsidRPr="00224C4C">
        <w:rPr>
          <w:rFonts w:ascii="Fb Fontext" w:hAnsi="Fb Fontext" w:hint="cs"/>
          <w:sz w:val="32"/>
          <w:rtl/>
        </w:rPr>
        <w:t>ד</w:t>
      </w:r>
      <w:r w:rsidRPr="00224C4C">
        <w:rPr>
          <w:rFonts w:ascii="Fb Fontext" w:hAnsi="Fb Fontext"/>
          <w:sz w:val="32"/>
          <w:rtl/>
        </w:rPr>
        <w:t>מלוה</w:t>
      </w:r>
      <w:r w:rsidRPr="00224C4C">
        <w:rPr>
          <w:rFonts w:ascii="Fb Fontext" w:hAnsi="Fb Fontext" w:hint="cs"/>
          <w:sz w:val="32"/>
          <w:rtl/>
        </w:rPr>
        <w:t xml:space="preserve"> הכתובה</w:t>
      </w:r>
      <w:r w:rsidRPr="00224C4C">
        <w:rPr>
          <w:rFonts w:ascii="Fb Fontext" w:hAnsi="Fb Fontext"/>
          <w:sz w:val="32"/>
          <w:rtl/>
        </w:rPr>
        <w:t xml:space="preserve"> בתורה ככתובה בשטר, בהני חמש פ</w:t>
      </w:r>
      <w:r w:rsidRPr="00224C4C">
        <w:rPr>
          <w:rFonts w:ascii="Fb Fontext" w:hAnsi="Fb Fontext" w:hint="cs"/>
          <w:sz w:val="32"/>
          <w:rtl/>
        </w:rPr>
        <w:t>ודה לבנו</w:t>
      </w:r>
      <w:r w:rsidRPr="00224C4C">
        <w:rPr>
          <w:rFonts w:ascii="Fb Fontext" w:hAnsi="Fb Fontext"/>
          <w:sz w:val="32"/>
          <w:rtl/>
        </w:rPr>
        <w:t>,</w:t>
      </w:r>
    </w:p>
    <w:p w14:paraId="6C098BE5" w14:textId="44B17F41" w:rsidR="006E0774" w:rsidRPr="00131640" w:rsidRDefault="006E0774" w:rsidP="0097220F">
      <w:pPr>
        <w:rPr>
          <w:rtl/>
        </w:rPr>
      </w:pPr>
      <w:r w:rsidRPr="00224C4C">
        <w:rPr>
          <w:rFonts w:ascii="Fb Fontext" w:hAnsi="Fb Fontext"/>
          <w:sz w:val="32"/>
          <w:rtl/>
        </w:rPr>
        <w:t>והולך כהן וטריף לחמש משועבדים לדידיה.</w:t>
      </w:r>
    </w:p>
    <w:p w14:paraId="303EC900" w14:textId="371F6EB6" w:rsidR="00A85AC8" w:rsidRPr="00E600D8" w:rsidRDefault="006E0774" w:rsidP="0097220F">
      <w:pPr>
        <w:pStyle w:val="38"/>
        <w:framePr w:wrap="notBeside"/>
        <w:rPr>
          <w:rtl/>
        </w:rPr>
      </w:pPr>
      <w:r w:rsidRPr="00E600D8">
        <w:rPr>
          <w:rtl/>
        </w:rPr>
        <w:t>ו</w:t>
      </w:r>
      <w:r w:rsidRPr="00E600D8">
        <w:rPr>
          <w:rFonts w:hint="cs"/>
          <w:rtl/>
        </w:rPr>
        <w:t>ל</w:t>
      </w:r>
      <w:r w:rsidRPr="00E600D8">
        <w:rPr>
          <w:rtl/>
        </w:rPr>
        <w:t>רבנן</w:t>
      </w:r>
      <w:r w:rsidR="00A85AC8" w:rsidRPr="00E600D8">
        <w:rPr>
          <w:rFonts w:hint="cs"/>
          <w:rtl/>
        </w:rPr>
        <w:t>:</w:t>
      </w:r>
    </w:p>
    <w:p w14:paraId="4548BC03" w14:textId="4EDA8575" w:rsidR="006E0774" w:rsidRPr="00131640" w:rsidRDefault="006E0774" w:rsidP="0097220F">
      <w:pPr>
        <w:spacing w:after="120"/>
        <w:rPr>
          <w:rtl/>
        </w:rPr>
      </w:pPr>
      <w:r w:rsidRPr="00224C4C">
        <w:rPr>
          <w:rFonts w:ascii="Fb Fontext" w:hAnsi="Fb Fontext"/>
          <w:rtl/>
        </w:rPr>
        <w:t xml:space="preserve">מלוה </w:t>
      </w:r>
      <w:r w:rsidR="0083579C">
        <w:rPr>
          <w:rFonts w:ascii="Fb Fontext" w:hAnsi="Fb Fontext" w:hint="cs"/>
          <w:rtl/>
        </w:rPr>
        <w:t>הכתובה בתורה</w:t>
      </w:r>
      <w:r w:rsidRPr="00224C4C">
        <w:rPr>
          <w:rFonts w:ascii="Fb Fontext" w:hAnsi="Fb Fontext"/>
          <w:rtl/>
        </w:rPr>
        <w:t xml:space="preserve"> לאו ככתובה בשטר, ומצוה דגופיה עדיף.</w:t>
      </w:r>
    </w:p>
    <w:p w14:paraId="104602ED" w14:textId="06AA6560" w:rsidR="00A85AC8" w:rsidRPr="00E600D8" w:rsidRDefault="00490F44" w:rsidP="0097220F">
      <w:pPr>
        <w:pStyle w:val="38"/>
        <w:framePr w:wrap="notBeside"/>
        <w:rPr>
          <w:rtl/>
        </w:rPr>
      </w:pPr>
      <w:r>
        <w:rPr>
          <w:rtl/>
        </w:rPr>
        <w:t>ת"ר</w:t>
      </w:r>
      <w:r w:rsidR="00A85AC8" w:rsidRPr="00E600D8">
        <w:rPr>
          <w:rtl/>
        </w:rPr>
        <w:t>:</w:t>
      </w:r>
    </w:p>
    <w:p w14:paraId="1261A79E" w14:textId="6E320711" w:rsidR="006E0774" w:rsidRPr="00131640" w:rsidRDefault="006E0774" w:rsidP="006E0774">
      <w:pPr>
        <w:rPr>
          <w:rtl/>
        </w:rPr>
      </w:pPr>
      <w:r w:rsidRPr="00210DF6">
        <w:rPr>
          <w:rFonts w:ascii="Fb Fontext" w:hAnsi="Fb Fontext" w:cs="BA TM • Vilna Extra-Bold"/>
          <w:sz w:val="32"/>
          <w:rtl/>
        </w:rPr>
        <w:t xml:space="preserve">לפדות את בנו ולעלות לרגל </w:t>
      </w:r>
      <w:r w:rsidRPr="00224C4C">
        <w:rPr>
          <w:rFonts w:ascii="Fb Fontext" w:hAnsi="Fb Fontext"/>
          <w:sz w:val="32"/>
          <w:rtl/>
        </w:rPr>
        <w:t>- פודה את בנו ואח"</w:t>
      </w:r>
      <w:r w:rsidRPr="00224C4C">
        <w:rPr>
          <w:rFonts w:ascii="Fb Fontext" w:hAnsi="Fb Fontext" w:hint="cs"/>
          <w:sz w:val="32"/>
          <w:rtl/>
        </w:rPr>
        <w:t>כ</w:t>
      </w:r>
      <w:r w:rsidRPr="00224C4C">
        <w:rPr>
          <w:rFonts w:ascii="Fb Fontext" w:hAnsi="Fb Fontext"/>
          <w:sz w:val="32"/>
          <w:rtl/>
        </w:rPr>
        <w:t xml:space="preserve"> עולה לרגל</w:t>
      </w:r>
    </w:p>
    <w:p w14:paraId="47681AC9" w14:textId="77777777" w:rsidR="006E0774" w:rsidRPr="00131640" w:rsidRDefault="006E0774" w:rsidP="006E0774">
      <w:pPr>
        <w:rPr>
          <w:rtl/>
        </w:rPr>
      </w:pPr>
      <w:r w:rsidRPr="00224C4C">
        <w:rPr>
          <w:rFonts w:ascii="Fb Fontext" w:hAnsi="Fb Fontext" w:hint="cs"/>
          <w:sz w:val="32"/>
          <w:rtl/>
        </w:rPr>
        <w:t>ד'</w:t>
      </w:r>
      <w:r w:rsidRPr="00AE0B60">
        <w:rPr>
          <w:rStyle w:val="affffa"/>
          <w:rtl/>
        </w:rPr>
        <w:t>כל בכור בניך תפדה</w:t>
      </w:r>
      <w:r w:rsidRPr="00224C4C">
        <w:rPr>
          <w:rFonts w:ascii="Fb Fontext" w:hAnsi="Fb Fontext"/>
          <w:sz w:val="32"/>
          <w:rtl/>
        </w:rPr>
        <w:t xml:space="preserve">, והדר </w:t>
      </w:r>
      <w:r w:rsidRPr="00AE0B60">
        <w:rPr>
          <w:rStyle w:val="affffa"/>
          <w:rtl/>
        </w:rPr>
        <w:t>לא יראו פני ריקם.</w:t>
      </w:r>
    </w:p>
    <w:p w14:paraId="46A8608F" w14:textId="597C509C" w:rsidR="00A85AC8" w:rsidRPr="00E600D8" w:rsidRDefault="006E0774" w:rsidP="0097220F">
      <w:pPr>
        <w:pStyle w:val="38"/>
        <w:framePr w:wrap="notBeside"/>
        <w:rPr>
          <w:rtl/>
        </w:rPr>
      </w:pPr>
      <w:r w:rsidRPr="00E600D8">
        <w:rPr>
          <w:rFonts w:hint="cs"/>
          <w:rtl/>
        </w:rPr>
        <w:t>ר</w:t>
      </w:r>
      <w:r w:rsidRPr="00E600D8">
        <w:rPr>
          <w:rtl/>
        </w:rPr>
        <w:t>"</w:t>
      </w:r>
      <w:r w:rsidRPr="00E600D8">
        <w:rPr>
          <w:rFonts w:hint="cs"/>
          <w:rtl/>
        </w:rPr>
        <w:t>י</w:t>
      </w:r>
      <w:r w:rsidR="00A85AC8" w:rsidRPr="00E600D8">
        <w:rPr>
          <w:rtl/>
        </w:rPr>
        <w:t>:</w:t>
      </w:r>
    </w:p>
    <w:p w14:paraId="7FD8684F" w14:textId="12EDC4ED" w:rsidR="006E0774" w:rsidRPr="00131640" w:rsidRDefault="006E0774" w:rsidP="006E0774">
      <w:pPr>
        <w:rPr>
          <w:rtl/>
        </w:rPr>
      </w:pPr>
      <w:r w:rsidRPr="00224C4C">
        <w:rPr>
          <w:rFonts w:ascii="Fb Fontext" w:hAnsi="Fb Fontext"/>
          <w:rtl/>
        </w:rPr>
        <w:t>עולה לרגל ואח"כ פודה את בנו, שזו מצוה עוברת, וזו מצוה שאינה עוברת.</w:t>
      </w:r>
    </w:p>
    <w:p w14:paraId="48A09B8B" w14:textId="5D199328" w:rsidR="00A85AC8" w:rsidRPr="00E600D8" w:rsidRDefault="00490F44" w:rsidP="0097220F">
      <w:pPr>
        <w:pStyle w:val="38"/>
        <w:framePr w:wrap="notBeside"/>
        <w:rPr>
          <w:rtl/>
        </w:rPr>
      </w:pPr>
      <w:r>
        <w:rPr>
          <w:rtl/>
        </w:rPr>
        <w:t>ת"ר</w:t>
      </w:r>
      <w:r w:rsidR="00A85AC8" w:rsidRPr="00E600D8">
        <w:rPr>
          <w:rtl/>
        </w:rPr>
        <w:t>:</w:t>
      </w:r>
    </w:p>
    <w:p w14:paraId="2C268FFE" w14:textId="74D91FA9" w:rsidR="006E0774" w:rsidRPr="00131640" w:rsidRDefault="006E0774" w:rsidP="006E0774">
      <w:pPr>
        <w:rPr>
          <w:rtl/>
        </w:rPr>
      </w:pPr>
      <w:r w:rsidRPr="00210DF6">
        <w:rPr>
          <w:rFonts w:ascii="Fb Fontext" w:hAnsi="Fb Fontext" w:cs="BA TM • Vilna Extra-Bold"/>
          <w:sz w:val="32"/>
          <w:rtl/>
        </w:rPr>
        <w:t>מנין שאם היו לו חמשה בנים</w:t>
      </w:r>
      <w:r w:rsidRPr="00224C4C">
        <w:rPr>
          <w:rFonts w:ascii="Fb Fontext" w:hAnsi="Fb Fontext"/>
          <w:sz w:val="32"/>
          <w:rtl/>
        </w:rPr>
        <w:t xml:space="preserve"> מחמש נשים, שחייב לפדות כולן? ת"ל:</w:t>
      </w:r>
      <w:r w:rsidRPr="00224C4C">
        <w:rPr>
          <w:rStyle w:val="affffa"/>
          <w:rtl/>
        </w:rPr>
        <w:t xml:space="preserve"> </w:t>
      </w:r>
      <w:r w:rsidRPr="00224C4C">
        <w:rPr>
          <w:rStyle w:val="affffa"/>
          <w:rFonts w:hint="cs"/>
          <w:rtl/>
        </w:rPr>
        <w:t>'</w:t>
      </w:r>
      <w:r w:rsidRPr="00224C4C">
        <w:rPr>
          <w:rStyle w:val="affffa"/>
          <w:rtl/>
        </w:rPr>
        <w:t>כל בכור בניך תפדה</w:t>
      </w:r>
      <w:r w:rsidRPr="00224C4C">
        <w:rPr>
          <w:rStyle w:val="affffa"/>
          <w:rFonts w:hint="cs"/>
          <w:rtl/>
        </w:rPr>
        <w:t>'</w:t>
      </w:r>
      <w:r w:rsidRPr="00224C4C">
        <w:rPr>
          <w:rStyle w:val="affffa"/>
          <w:rtl/>
        </w:rPr>
        <w:t>.</w:t>
      </w:r>
    </w:p>
    <w:p w14:paraId="386AA72A" w14:textId="77777777" w:rsidR="00A85AC8" w:rsidRPr="00E600D8" w:rsidRDefault="006E0774" w:rsidP="00AE0B60">
      <w:pPr>
        <w:pStyle w:val="38"/>
        <w:framePr w:wrap="notBeside"/>
        <w:rPr>
          <w:rtl/>
        </w:rPr>
      </w:pPr>
      <w:r w:rsidRPr="00E600D8">
        <w:rPr>
          <w:rFonts w:hint="cs"/>
          <w:rtl/>
        </w:rPr>
        <w:t>קמ</w:t>
      </w:r>
      <w:r w:rsidRPr="00E600D8">
        <w:rPr>
          <w:rtl/>
        </w:rPr>
        <w:t>"</w:t>
      </w:r>
      <w:r w:rsidRPr="00E600D8">
        <w:rPr>
          <w:rFonts w:hint="cs"/>
          <w:rtl/>
        </w:rPr>
        <w:t>ל</w:t>
      </w:r>
      <w:r w:rsidR="00A85AC8" w:rsidRPr="00E600D8">
        <w:rPr>
          <w:rtl/>
        </w:rPr>
        <w:t>:</w:t>
      </w:r>
    </w:p>
    <w:p w14:paraId="5E6ECF53" w14:textId="13C1505D" w:rsidR="006E0774" w:rsidRPr="005272FB" w:rsidRDefault="006E0774" w:rsidP="006E0774">
      <w:pPr>
        <w:rPr>
          <w:spacing w:val="-2"/>
          <w:rtl/>
        </w:rPr>
      </w:pPr>
      <w:r w:rsidRPr="005272FB">
        <w:rPr>
          <w:rStyle w:val="afffff3"/>
          <w:rFonts w:hint="cs"/>
          <w:rtl/>
        </w:rPr>
        <w:t>דלא ילפי</w:t>
      </w:r>
      <w:r w:rsidRPr="005272FB">
        <w:rPr>
          <w:rFonts w:ascii="Fb Fontext" w:hAnsi="Fb Fontext" w:hint="cs"/>
          <w:spacing w:val="-2"/>
          <w:rtl/>
        </w:rPr>
        <w:t xml:space="preserve"> </w:t>
      </w:r>
      <w:r w:rsidRPr="005272FB">
        <w:rPr>
          <w:rStyle w:val="affffa"/>
          <w:rFonts w:hint="cs"/>
          <w:spacing w:val="-2"/>
          <w:rtl/>
        </w:rPr>
        <w:t>בכור בכור</w:t>
      </w:r>
      <w:r w:rsidRPr="005272FB">
        <w:rPr>
          <w:rFonts w:ascii="Fb Fontext" w:hAnsi="Fb Fontext" w:hint="cs"/>
          <w:spacing w:val="-2"/>
          <w:rtl/>
        </w:rPr>
        <w:t xml:space="preserve"> נחלה </w:t>
      </w:r>
      <w:r w:rsidRPr="005272FB">
        <w:rPr>
          <w:rStyle w:val="affffa"/>
          <w:rFonts w:hint="cs"/>
          <w:spacing w:val="-2"/>
          <w:rtl/>
        </w:rPr>
        <w:t>לראשית אונו</w:t>
      </w:r>
      <w:r w:rsidRPr="005272FB">
        <w:rPr>
          <w:rFonts w:ascii="Fb Fontext" w:hAnsi="Fb Fontext" w:hint="cs"/>
          <w:spacing w:val="-2"/>
          <w:rtl/>
        </w:rPr>
        <w:t xml:space="preserve"> אלא בפטר רחם תלה </w:t>
      </w:r>
      <w:r w:rsidR="005272FB">
        <w:rPr>
          <w:rFonts w:ascii="Fb Fontext" w:hAnsi="Fb Fontext" w:hint="cs"/>
          <w:spacing w:val="-2"/>
          <w:rtl/>
        </w:rPr>
        <w:t>הכתוב</w:t>
      </w:r>
    </w:p>
    <w:p w14:paraId="5C148B00" w14:textId="77777777" w:rsidR="006E0774" w:rsidRPr="00131640" w:rsidRDefault="006E0774" w:rsidP="00841728">
      <w:pPr>
        <w:pStyle w:val="affffb"/>
        <w:rPr>
          <w:rtl/>
        </w:rPr>
        <w:pPrChange w:id="90057" w:author="קלוד" w:date="2026-10-08T12:07:40Z">
          <w:pPr>
            <w:pStyle w:val="affb"/>
          </w:pPr>
        </w:pPrChange>
      </w:pPr>
      <w:del w:id="90055" w:author="קלוד" w:date="2026-10-08T12:07:40Z">
        <w:r w:rsidRPr="00224C4C">
          <w:rPr>
            <w:rFonts w:hint="cs"/>
            <w:rtl/>
          </w:rPr>
          <w:delText xml:space="preserve">׹</w:delText>
        </w:r>
      </w:del>
      <w:ins w:id="90056" w:author="קלוד" w:date="2026-10-08T12:07:40Z">
        <w:r>
          <w:rPr>
            <w:color w:val="7B3F00"/>
          </w:rPr>
          <w:t xml:space="preserve">תלמוד תורה לבן</w:t>
        </w:r>
      </w:ins>
    </w:p>
    <w:p w14:paraId="1B2575C4" w14:textId="77777777" w:rsidR="006E0774" w:rsidRPr="00131640" w:rsidRDefault="006E0774" w:rsidP="006E0774">
      <w:pPr>
        <w:rPr>
          <w:rtl/>
        </w:rPr>
      </w:pPr>
      <w:r w:rsidRPr="00210DF6">
        <w:rPr>
          <w:rStyle w:val="afffa"/>
          <w:rFonts w:ascii="Fb Fontext" w:hAnsi="Fb Fontext" w:cs="BA TM • Vilna Extra-Bold"/>
          <w:bCs w:val="0"/>
          <w:rtl/>
        </w:rPr>
        <w:t>ללמדו תורה.</w:t>
      </w:r>
      <w:r w:rsidRPr="00224C4C">
        <w:rPr>
          <w:rFonts w:ascii="Fb Fontext" w:hAnsi="Fb Fontext" w:hint="cs"/>
          <w:sz w:val="32"/>
          <w:rtl/>
        </w:rPr>
        <w:t xml:space="preserve"> </w:t>
      </w:r>
      <w:r w:rsidRPr="00224C4C">
        <w:rPr>
          <w:rStyle w:val="affffa"/>
          <w:rFonts w:hint="cs"/>
          <w:rtl/>
        </w:rPr>
        <w:t>ד'</w:t>
      </w:r>
      <w:r w:rsidRPr="00224C4C">
        <w:rPr>
          <w:rStyle w:val="affffa"/>
          <w:rtl/>
        </w:rPr>
        <w:t>ולמדתם אותם את בניכם</w:t>
      </w:r>
      <w:r w:rsidRPr="00224C4C">
        <w:rPr>
          <w:rStyle w:val="affffa"/>
          <w:rFonts w:hint="cs"/>
          <w:rtl/>
        </w:rPr>
        <w:t>'</w:t>
      </w:r>
      <w:r w:rsidRPr="00224C4C">
        <w:rPr>
          <w:rStyle w:val="affffa"/>
          <w:rtl/>
        </w:rPr>
        <w:t>.</w:t>
      </w:r>
    </w:p>
    <w:p w14:paraId="07238FDC" w14:textId="7ECB6FE5" w:rsidR="006E0774" w:rsidRPr="00131640" w:rsidRDefault="00AE0B60" w:rsidP="006E0774">
      <w:pPr>
        <w:rPr>
          <w:rtl/>
        </w:rPr>
      </w:pPr>
      <w:r>
        <w:rPr>
          <w:rFonts w:ascii="Fb Fontext" w:hAnsi="Fb Fontext" w:hint="cs"/>
          <w:rtl/>
        </w:rPr>
        <w:t>וכש</w:t>
      </w:r>
      <w:r w:rsidR="006E0774" w:rsidRPr="00224C4C">
        <w:rPr>
          <w:rFonts w:ascii="Fb Fontext" w:hAnsi="Fb Fontext"/>
          <w:rtl/>
        </w:rPr>
        <w:t xml:space="preserve">לא </w:t>
      </w:r>
      <w:r w:rsidR="006E0774" w:rsidRPr="00224C4C">
        <w:rPr>
          <w:rFonts w:ascii="Fb Fontext" w:hAnsi="Fb Fontext" w:hint="cs"/>
          <w:rtl/>
        </w:rPr>
        <w:t>לימדו אביו הוא מחוייב ללמד עצמו</w:t>
      </w:r>
      <w:r w:rsidR="006E0774" w:rsidRPr="00224C4C">
        <w:rPr>
          <w:rFonts w:ascii="Fb Fontext" w:hAnsi="Fb Fontext"/>
          <w:rtl/>
        </w:rPr>
        <w:t>, ד</w:t>
      </w:r>
      <w:r w:rsidR="006E0774" w:rsidRPr="00224C4C">
        <w:rPr>
          <w:rStyle w:val="affffa"/>
          <w:rFonts w:hint="cs"/>
          <w:rtl/>
        </w:rPr>
        <w:t>'</w:t>
      </w:r>
      <w:r w:rsidR="006E0774" w:rsidRPr="00224C4C">
        <w:rPr>
          <w:rStyle w:val="affffa"/>
          <w:rtl/>
        </w:rPr>
        <w:t>ולמדתם</w:t>
      </w:r>
      <w:r w:rsidR="006E0774" w:rsidRPr="00224C4C">
        <w:rPr>
          <w:rStyle w:val="affffa"/>
          <w:rFonts w:hint="cs"/>
          <w:rtl/>
        </w:rPr>
        <w:t>'</w:t>
      </w:r>
      <w:r w:rsidR="006E0774" w:rsidRPr="00224C4C">
        <w:rPr>
          <w:rStyle w:val="affffa"/>
          <w:rtl/>
        </w:rPr>
        <w:t>.</w:t>
      </w:r>
    </w:p>
    <w:p w14:paraId="5195DE11" w14:textId="3F1FF98D" w:rsidR="006E0774" w:rsidRPr="00131640" w:rsidRDefault="006E0774" w:rsidP="00AE0B60">
      <w:pPr>
        <w:rPr>
          <w:rtl/>
        </w:rPr>
      </w:pPr>
      <w:r w:rsidRPr="00224C4C">
        <w:rPr>
          <w:rFonts w:ascii="Fb Fontext" w:hAnsi="Fb Fontext" w:hint="cs"/>
          <w:rtl/>
        </w:rPr>
        <w:t xml:space="preserve">היא </w:t>
      </w:r>
      <w:r w:rsidRPr="00224C4C">
        <w:rPr>
          <w:rFonts w:ascii="Fb Fontext" w:hAnsi="Fb Fontext"/>
          <w:rtl/>
        </w:rPr>
        <w:t>לא מיחייבא</w:t>
      </w:r>
      <w:r w:rsidRPr="00224C4C">
        <w:rPr>
          <w:rFonts w:ascii="Fb Fontext" w:hAnsi="Fb Fontext" w:hint="cs"/>
          <w:rtl/>
        </w:rPr>
        <w:t>-</w:t>
      </w:r>
      <w:r w:rsidRPr="00224C4C">
        <w:rPr>
          <w:rFonts w:ascii="Fb Fontext" w:hAnsi="Fb Fontext"/>
          <w:rtl/>
        </w:rPr>
        <w:t xml:space="preserve"> </w:t>
      </w:r>
      <w:r w:rsidRPr="00224C4C">
        <w:rPr>
          <w:rStyle w:val="affffa"/>
          <w:rFonts w:hint="cs"/>
          <w:rtl/>
        </w:rPr>
        <w:t>ד'</w:t>
      </w:r>
      <w:r w:rsidRPr="00224C4C">
        <w:rPr>
          <w:rStyle w:val="affffa"/>
          <w:rtl/>
        </w:rPr>
        <w:t>ולימדתם ולמדתם</w:t>
      </w:r>
      <w:r w:rsidRPr="00224C4C">
        <w:rPr>
          <w:rStyle w:val="affffa"/>
          <w:rFonts w:hint="cs"/>
          <w:rtl/>
        </w:rPr>
        <w:t>'</w:t>
      </w:r>
      <w:r w:rsidRPr="00224C4C">
        <w:rPr>
          <w:rStyle w:val="affffa"/>
          <w:rtl/>
        </w:rPr>
        <w:t>,</w:t>
      </w:r>
      <w:r w:rsidRPr="00224C4C">
        <w:rPr>
          <w:rFonts w:ascii="Fb Fontext" w:hAnsi="Fb Fontext"/>
          <w:rtl/>
        </w:rPr>
        <w:t xml:space="preserve"> כל שמצווה ללמוד - מצווה ללמד,</w:t>
      </w:r>
      <w:r w:rsidR="00AE0B60">
        <w:rPr>
          <w:rFonts w:ascii="Fb Fontext" w:hAnsi="Fb Fontext" w:hint="cs"/>
          <w:rtl/>
        </w:rPr>
        <w:t xml:space="preserve"> </w:t>
      </w:r>
      <w:r w:rsidRPr="00224C4C">
        <w:rPr>
          <w:rFonts w:ascii="Fb Fontext" w:hAnsi="Fb Fontext"/>
          <w:sz w:val="32"/>
          <w:rtl/>
        </w:rPr>
        <w:t>וכל שאינו מצווה ללמוד - אינו מצווה ללמד.</w:t>
      </w:r>
    </w:p>
    <w:p w14:paraId="2350A5A0" w14:textId="77777777" w:rsidR="009469D7" w:rsidRDefault="006E0774" w:rsidP="006E0774">
      <w:pPr>
        <w:rPr>
          <w:rFonts w:ascii="Fb Fontext" w:hAnsi="Fb Fontext"/>
          <w:rtl/>
        </w:rPr>
      </w:pPr>
      <w:r w:rsidRPr="00224C4C">
        <w:rPr>
          <w:rFonts w:ascii="Fb Fontext" w:hAnsi="Fb Fontext"/>
          <w:rtl/>
        </w:rPr>
        <w:t>ו</w:t>
      </w:r>
      <w:r w:rsidRPr="00224C4C">
        <w:rPr>
          <w:rFonts w:ascii="Fb Fontext" w:hAnsi="Fb Fontext" w:hint="cs"/>
          <w:rtl/>
        </w:rPr>
        <w:t xml:space="preserve">היא לא חייבת ללמד עצמה </w:t>
      </w:r>
      <w:r w:rsidRPr="00224C4C">
        <w:rPr>
          <w:rStyle w:val="affffa"/>
          <w:rFonts w:hint="cs"/>
          <w:rtl/>
        </w:rPr>
        <w:t>ד'</w:t>
      </w:r>
      <w:r w:rsidRPr="00224C4C">
        <w:rPr>
          <w:rStyle w:val="affffa"/>
          <w:rtl/>
        </w:rPr>
        <w:t>ולימדתם ולמדתם</w:t>
      </w:r>
      <w:r w:rsidRPr="00224C4C">
        <w:rPr>
          <w:rStyle w:val="affffa"/>
          <w:rFonts w:hint="cs"/>
          <w:rtl/>
        </w:rPr>
        <w:t>'</w:t>
      </w:r>
      <w:r w:rsidRPr="00224C4C">
        <w:rPr>
          <w:rStyle w:val="affffa"/>
          <w:rtl/>
        </w:rPr>
        <w:t>,</w:t>
      </w:r>
    </w:p>
    <w:p w14:paraId="7D7513CE" w14:textId="62384234" w:rsidR="006E0774" w:rsidRPr="00131640" w:rsidRDefault="006E0774" w:rsidP="006E0774">
      <w:pPr>
        <w:rPr>
          <w:rtl/>
        </w:rPr>
      </w:pPr>
      <w:r w:rsidRPr="00224C4C">
        <w:rPr>
          <w:rFonts w:ascii="Fb Fontext" w:hAnsi="Fb Fontext"/>
          <w:rtl/>
        </w:rPr>
        <w:t>כל שאחרים מצווין ללמדו - מצווה ללמד את עצמו,</w:t>
      </w:r>
    </w:p>
    <w:p w14:paraId="0F85B9AE" w14:textId="272F9F4F" w:rsidR="006E0774" w:rsidRPr="00131640" w:rsidRDefault="006E0774" w:rsidP="006E0774">
      <w:pPr>
        <w:rPr>
          <w:rtl/>
        </w:rPr>
      </w:pPr>
      <w:r w:rsidRPr="00224C4C">
        <w:rPr>
          <w:rtl/>
        </w:rPr>
        <w:t>וכל שאין אחרים מצווין ללמדו - אין מצווה ללמד את עצמו.</w:t>
      </w:r>
    </w:p>
    <w:p w14:paraId="1830F4CC" w14:textId="4ECE7D33" w:rsidR="006E0774" w:rsidRPr="00D57C2B" w:rsidRDefault="006E0774" w:rsidP="00AE0B60">
      <w:pPr>
        <w:spacing w:after="120"/>
        <w:rPr>
          <w:spacing w:val="-2"/>
          <w:rtl/>
        </w:rPr>
      </w:pPr>
      <w:r w:rsidRPr="00D57C2B">
        <w:rPr>
          <w:rFonts w:ascii="Fb Fontext" w:hAnsi="Fb Fontext" w:hint="cs"/>
          <w:spacing w:val="-2"/>
          <w:sz w:val="32"/>
          <w:rtl/>
        </w:rPr>
        <w:t>ו</w:t>
      </w:r>
      <w:r w:rsidRPr="00D57C2B">
        <w:rPr>
          <w:rFonts w:ascii="Fb Fontext" w:hAnsi="Fb Fontext"/>
          <w:spacing w:val="-2"/>
          <w:sz w:val="32"/>
          <w:rtl/>
        </w:rPr>
        <w:t xml:space="preserve">אין אחרים מצווין ללמדה </w:t>
      </w:r>
      <w:r w:rsidRPr="00D57C2B">
        <w:rPr>
          <w:rStyle w:val="affffa"/>
          <w:spacing w:val="-2"/>
          <w:rtl/>
        </w:rPr>
        <w:t>ד</w:t>
      </w:r>
      <w:r w:rsidRPr="00D57C2B">
        <w:rPr>
          <w:rStyle w:val="affffa"/>
          <w:rFonts w:hint="cs"/>
          <w:spacing w:val="-2"/>
          <w:rtl/>
        </w:rPr>
        <w:t>'</w:t>
      </w:r>
      <w:r w:rsidRPr="00D57C2B">
        <w:rPr>
          <w:rStyle w:val="affffa"/>
          <w:spacing w:val="-2"/>
          <w:rtl/>
        </w:rPr>
        <w:t>ולמדתם אותם את בניכם</w:t>
      </w:r>
      <w:r w:rsidRPr="00D57C2B">
        <w:rPr>
          <w:rStyle w:val="affffa"/>
          <w:rFonts w:hint="cs"/>
          <w:spacing w:val="-2"/>
          <w:rtl/>
        </w:rPr>
        <w:t>'</w:t>
      </w:r>
      <w:r w:rsidRPr="00D57C2B">
        <w:rPr>
          <w:rFonts w:ascii="Fb Fontext" w:hAnsi="Fb Fontext"/>
          <w:spacing w:val="-2"/>
          <w:sz w:val="32"/>
          <w:rtl/>
        </w:rPr>
        <w:t xml:space="preserve"> ולא בנותיכם</w:t>
      </w:r>
    </w:p>
    <w:p w14:paraId="48499C75" w14:textId="0C121C1F" w:rsidR="007309FA" w:rsidRPr="00131640" w:rsidRDefault="007309FA" w:rsidP="007309FA">
      <w:pPr>
        <w:pStyle w:val="affffb"/>
        <w:rPr>
          <w:rtl/>
        </w:rPr>
      </w:pPr>
      <w:r w:rsidRPr="007309FA">
        <w:rPr>
          <w:rtl/>
        </w:rPr>
        <w:t>***</w:t>
      </w:r>
    </w:p>
    <w:p w14:paraId="0F4E7E4E" w14:textId="24A0E842" w:rsidR="00A85AC8" w:rsidRPr="00E600D8" w:rsidRDefault="006E0774" w:rsidP="00AE0B60">
      <w:pPr>
        <w:pStyle w:val="38"/>
        <w:framePr w:wrap="notBeside"/>
        <w:rPr>
          <w:rtl/>
        </w:rPr>
      </w:pPr>
      <w:r w:rsidRPr="00E600D8">
        <w:rPr>
          <w:rtl/>
        </w:rPr>
        <w:t>ת"ר</w:t>
      </w:r>
      <w:r w:rsidR="00A85AC8" w:rsidRPr="00E600D8">
        <w:rPr>
          <w:rtl/>
        </w:rPr>
        <w:t>:</w:t>
      </w:r>
    </w:p>
    <w:p w14:paraId="292BEC82" w14:textId="0035140A" w:rsidR="006E0774" w:rsidRPr="00131640" w:rsidRDefault="006E0774" w:rsidP="00F65F8B">
      <w:pPr>
        <w:pStyle w:val="affffb"/>
        <w:rPr>
          <w:rtl/>
        </w:rPr>
      </w:pPr>
      <w:r w:rsidRPr="00210DF6">
        <w:rPr>
          <w:rtl/>
        </w:rPr>
        <w:t>הוא ללמוד ובנו ללמוד</w:t>
      </w:r>
      <w:r w:rsidRPr="00224C4C">
        <w:rPr>
          <w:rtl/>
        </w:rPr>
        <w:t xml:space="preserve"> - הוא קודם לבנו.</w:t>
      </w:r>
    </w:p>
    <w:p w14:paraId="585F1C7B" w14:textId="7BA82359" w:rsidR="00A85AC8" w:rsidRPr="00E600D8" w:rsidRDefault="006E0774" w:rsidP="00AE0B60">
      <w:pPr>
        <w:pStyle w:val="38"/>
        <w:framePr w:wrap="notBeside"/>
        <w:rPr>
          <w:rtl/>
        </w:rPr>
      </w:pPr>
      <w:r w:rsidRPr="00E600D8">
        <w:rPr>
          <w:rFonts w:hint="cs"/>
          <w:rtl/>
        </w:rPr>
        <w:t>לר</w:t>
      </w:r>
      <w:r w:rsidRPr="00E600D8">
        <w:rPr>
          <w:rtl/>
        </w:rPr>
        <w:t>"</w:t>
      </w:r>
      <w:r w:rsidRPr="00E600D8">
        <w:rPr>
          <w:rFonts w:hint="cs"/>
          <w:rtl/>
        </w:rPr>
        <w:t>י</w:t>
      </w:r>
      <w:r w:rsidR="00A85AC8" w:rsidRPr="00E600D8">
        <w:rPr>
          <w:rtl/>
        </w:rPr>
        <w:t>:</w:t>
      </w:r>
    </w:p>
    <w:p w14:paraId="151D0C20" w14:textId="2A9CB1D6" w:rsidR="006E0774" w:rsidRPr="00131640" w:rsidRDefault="006E0774" w:rsidP="006E0774">
      <w:pPr>
        <w:rPr>
          <w:rtl/>
        </w:rPr>
      </w:pPr>
      <w:r w:rsidRPr="00224C4C">
        <w:rPr>
          <w:rFonts w:ascii="Fb Fontext" w:hAnsi="Fb Fontext"/>
          <w:rtl/>
        </w:rPr>
        <w:t>אם בנו זריז וממולח ותלמודו מתקיים בידו - בנו קודמו.</w:t>
      </w:r>
    </w:p>
    <w:p w14:paraId="3559F7F8" w14:textId="77777777" w:rsidR="00A85AC8" w:rsidRPr="00E600D8" w:rsidRDefault="00AE0B60" w:rsidP="00AE0B60">
      <w:pPr>
        <w:pStyle w:val="38"/>
        <w:framePr w:wrap="notBeside"/>
        <w:rPr>
          <w:rtl/>
        </w:rPr>
      </w:pPr>
      <w:r w:rsidRPr="00E600D8">
        <w:rPr>
          <w:rFonts w:hint="cs"/>
          <w:rtl/>
        </w:rPr>
        <w:t>כ</w:t>
      </w:r>
      <w:r w:rsidR="006E0774" w:rsidRPr="00E600D8">
        <w:rPr>
          <w:rtl/>
        </w:rPr>
        <w:t>ר"</w:t>
      </w:r>
      <w:r w:rsidR="006E0774" w:rsidRPr="00E600D8">
        <w:rPr>
          <w:rFonts w:hint="cs"/>
          <w:rtl/>
        </w:rPr>
        <w:t>י בדראב</w:t>
      </w:r>
      <w:r w:rsidR="006E0774" w:rsidRPr="00E600D8">
        <w:rPr>
          <w:rtl/>
        </w:rPr>
        <w:t>"</w:t>
      </w:r>
      <w:r w:rsidR="006E0774" w:rsidRPr="00E600D8">
        <w:rPr>
          <w:rFonts w:hint="cs"/>
          <w:rtl/>
        </w:rPr>
        <w:t>י</w:t>
      </w:r>
      <w:r w:rsidR="00A85AC8" w:rsidRPr="00E600D8">
        <w:rPr>
          <w:rtl/>
        </w:rPr>
        <w:t>:</w:t>
      </w:r>
    </w:p>
    <w:p w14:paraId="786A2B8C" w14:textId="3E434279" w:rsidR="006E0774" w:rsidRPr="00131640" w:rsidRDefault="006E0774" w:rsidP="00E73F08">
      <w:pPr>
        <w:rPr>
          <w:rtl/>
        </w:rPr>
      </w:pPr>
      <w:r w:rsidRPr="0083579C">
        <w:rPr>
          <w:rFonts w:ascii="Fb Fontext" w:hAnsi="Fb Fontext" w:hint="cs"/>
          <w:spacing w:val="-2"/>
          <w:rtl/>
        </w:rPr>
        <w:t>שלחו אביו לאביי כשראה שלא מחודדין שמועתיו א</w:t>
      </w:r>
      <w:r w:rsidR="0083579C" w:rsidRPr="0083579C">
        <w:rPr>
          <w:rFonts w:ascii="Fb Fontext" w:hAnsi="Fb Fontext" w:hint="cs"/>
          <w:spacing w:val="-2"/>
          <w:rtl/>
        </w:rPr>
        <w:t>מר</w:t>
      </w:r>
      <w:r w:rsidRPr="0083579C">
        <w:rPr>
          <w:rFonts w:ascii="Fb Fontext" w:hAnsi="Fb Fontext" w:hint="cs"/>
          <w:spacing w:val="-2"/>
          <w:rtl/>
        </w:rPr>
        <w:t xml:space="preserve"> </w:t>
      </w:r>
      <w:r w:rsidRPr="00224C4C">
        <w:rPr>
          <w:rFonts w:ascii="Fb Fontext" w:hAnsi="Fb Fontext" w:hint="cs"/>
          <w:rtl/>
        </w:rPr>
        <w:t>שהוא עדיף</w:t>
      </w:r>
      <w:r w:rsidR="0083579C" w:rsidRPr="0083579C">
        <w:rPr>
          <w:rFonts w:ascii="Fb Fontext" w:hAnsi="Fb Fontext" w:hint="cs"/>
          <w:spacing w:val="-2"/>
          <w:rtl/>
        </w:rPr>
        <w:t>ש</w:t>
      </w:r>
      <w:r w:rsidRPr="0083579C">
        <w:rPr>
          <w:rFonts w:ascii="Fb Fontext" w:hAnsi="Fb Fontext" w:hint="cs"/>
          <w:spacing w:val="-2"/>
          <w:rtl/>
        </w:rPr>
        <w:t>עדיף הימנו</w:t>
      </w:r>
      <w:r w:rsidR="00E73F08" w:rsidRPr="0083579C">
        <w:rPr>
          <w:rFonts w:ascii="Fb Fontext" w:hAnsi="Fb Fontext" w:hint="cs"/>
          <w:spacing w:val="-2"/>
          <w:rtl/>
        </w:rPr>
        <w:t>,</w:t>
      </w:r>
      <w:r w:rsidR="00E73F08">
        <w:rPr>
          <w:rFonts w:ascii="Fb Fontext" w:hAnsi="Fb Fontext" w:hint="cs"/>
          <w:rtl/>
        </w:rPr>
        <w:t xml:space="preserve"> </w:t>
      </w:r>
      <w:r w:rsidRPr="00A267E7">
        <w:rPr>
          <w:rStyle w:val="afffff3"/>
          <w:rFonts w:hint="cs"/>
          <w:rtl/>
        </w:rPr>
        <w:t>שמע אביי</w:t>
      </w:r>
      <w:r w:rsidRPr="00224C4C">
        <w:rPr>
          <w:rFonts w:ascii="Fb Fontext" w:hAnsi="Fb Fontext" w:hint="cs"/>
          <w:rtl/>
        </w:rPr>
        <w:t xml:space="preserve"> שהגיע</w:t>
      </w:r>
      <w:r w:rsidR="0083579C">
        <w:rPr>
          <w:rFonts w:ascii="Fb Fontext" w:hAnsi="Fb Fontext" w:hint="cs"/>
          <w:rtl/>
        </w:rPr>
        <w:t>,</w:t>
      </w:r>
      <w:r w:rsidRPr="00224C4C">
        <w:rPr>
          <w:rFonts w:ascii="Fb Fontext" w:hAnsi="Fb Fontext" w:hint="cs"/>
          <w:rtl/>
        </w:rPr>
        <w:t xml:space="preserve"> והיה</w:t>
      </w:r>
      <w:r w:rsidRPr="00224C4C">
        <w:rPr>
          <w:rFonts w:ascii="Fb Fontext" w:hAnsi="Fb Fontext"/>
          <w:rtl/>
        </w:rPr>
        <w:t xml:space="preserve"> </w:t>
      </w:r>
      <w:r w:rsidRPr="00224C4C">
        <w:rPr>
          <w:rFonts w:ascii="Fb Fontext" w:hAnsi="Fb Fontext" w:hint="cs"/>
          <w:rtl/>
        </w:rPr>
        <w:t xml:space="preserve">מזיק </w:t>
      </w:r>
      <w:r w:rsidRPr="00224C4C">
        <w:rPr>
          <w:rFonts w:ascii="Fb Fontext" w:hAnsi="Fb Fontext"/>
          <w:rtl/>
        </w:rPr>
        <w:t xml:space="preserve">בי רבנן דאביי, </w:t>
      </w:r>
      <w:r w:rsidRPr="00224C4C">
        <w:rPr>
          <w:rFonts w:ascii="Fb Fontext" w:hAnsi="Fb Fontext" w:hint="cs"/>
          <w:rtl/>
        </w:rPr>
        <w:t>שאפי' היו מגיעים בשנים ביום היה מזיקם</w:t>
      </w:r>
      <w:r w:rsidR="00E73F08">
        <w:rPr>
          <w:rFonts w:ascii="Fb Fontext" w:hAnsi="Fb Fontext" w:hint="cs"/>
          <w:rtl/>
        </w:rPr>
        <w:t xml:space="preserve">, </w:t>
      </w:r>
      <w:r>
        <w:rPr>
          <w:rFonts w:ascii="Fb Fontext" w:hAnsi="Fb Fontext" w:hint="cs"/>
          <w:rtl/>
        </w:rPr>
        <w:t xml:space="preserve">לכן אמר שאף אחד לא יתן </w:t>
      </w:r>
      <w:r>
        <w:rPr>
          <w:rStyle w:val="afffff3"/>
          <w:rFonts w:ascii="Fb Fontext" w:hAnsi="Fb Fontext" w:hint="cs"/>
          <w:rtl/>
          <w:rPrChange w:id="9063" w:author="מנוע אמוראים" w:date="2026-10-05T16:42:07Z">
            <w:rPr>
              <w:rFonts w:ascii="Fb Fontext" w:hAnsi="Fb Fontext" w:hint="cs"/>
              <w:rtl/>
            </w:rPr>
          </w:rPrChange>
        </w:rPr>
        <w:t xml:space="preserve">לר</w:t>
      </w:r>
      <w:r>
        <w:rPr>
          <w:rStyle w:val="afffff3"/>
          <w:rFonts w:ascii="Fb Fontext" w:hAnsi="Fb Fontext"/>
          <w:rtl/>
          <w:rPrChange w:id="9064" w:author="מנוע אמוראים" w:date="2026-10-05T16:42:07Z">
            <w:rPr>
              <w:rFonts w:ascii="Fb Fontext" w:hAnsi="Fb Fontext"/>
              <w:rtl/>
            </w:rPr>
          </w:rPrChange>
        </w:rPr>
        <w:t xml:space="preserve">"</w:t>
      </w:r>
      <w:r>
        <w:rPr>
          <w:rStyle w:val="afffff3"/>
          <w:rFonts w:ascii="Fb Fontext" w:hAnsi="Fb Fontext" w:hint="cs"/>
          <w:rtl/>
          <w:rPrChange w:id="9065" w:author="מנוע אמוראים" w:date="2026-10-05T16:42:07Z">
            <w:rPr>
              <w:rFonts w:ascii="Fb Fontext" w:hAnsi="Fb Fontext" w:hint="cs"/>
              <w:rtl/>
            </w:rPr>
          </w:rPrChange>
        </w:rPr>
        <w:t xml:space="preserve">א</w:t>
      </w:r>
      <w:r>
        <w:rPr>
          <w:rFonts w:ascii="Fb Fontext" w:hAnsi="Fb Fontext" w:hint="cs"/>
          <w:rtl/>
        </w:rPr>
        <w:t xml:space="preserve"> ללון אצלו ומתוך כך יגיע לבמ</w:t>
      </w:r>
      <w:r w:rsidRPr="00224C4C">
        <w:rPr>
          <w:rFonts w:ascii="Fb Fontext" w:hAnsi="Fb Fontext"/>
          <w:rtl/>
        </w:rPr>
        <w:t>"</w:t>
      </w:r>
      <w:r w:rsidRPr="00224C4C">
        <w:rPr>
          <w:rFonts w:ascii="Fb Fontext" w:hAnsi="Fb Fontext" w:hint="cs"/>
          <w:rtl/>
        </w:rPr>
        <w:t>ד ואפשר יארע נס.</w:t>
      </w:r>
    </w:p>
    <w:p w14:paraId="606373F2" w14:textId="77777777" w:rsidR="00A85AC8" w:rsidRPr="00E600D8" w:rsidRDefault="006E0774" w:rsidP="00E73F08">
      <w:pPr>
        <w:pStyle w:val="38"/>
        <w:framePr w:wrap="notBeside"/>
        <w:rPr>
          <w:rtl/>
        </w:rPr>
      </w:pPr>
      <w:r w:rsidRPr="00E600D8">
        <w:rPr>
          <w:rFonts w:hint="cs"/>
          <w:rtl/>
        </w:rPr>
        <w:t>כשעלה ר</w:t>
      </w:r>
      <w:r w:rsidRPr="00E600D8">
        <w:rPr>
          <w:rtl/>
        </w:rPr>
        <w:t>"</w:t>
      </w:r>
      <w:r w:rsidRPr="00E600D8">
        <w:rPr>
          <w:rFonts w:hint="cs"/>
          <w:rtl/>
        </w:rPr>
        <w:t>א לביהמ</w:t>
      </w:r>
      <w:r w:rsidRPr="00E600D8">
        <w:rPr>
          <w:rtl/>
        </w:rPr>
        <w:t>"</w:t>
      </w:r>
      <w:r w:rsidRPr="00E600D8">
        <w:rPr>
          <w:rFonts w:hint="cs"/>
          <w:rtl/>
        </w:rPr>
        <w:t>ד</w:t>
      </w:r>
      <w:r w:rsidR="00A85AC8" w:rsidRPr="00E600D8">
        <w:rPr>
          <w:rtl/>
        </w:rPr>
        <w:t>:</w:t>
      </w:r>
    </w:p>
    <w:p w14:paraId="1C158E3A" w14:textId="2FBF7E77" w:rsidR="006E0774" w:rsidRPr="00D57C2B" w:rsidRDefault="006E0774" w:rsidP="006E0774">
      <w:pPr>
        <w:rPr>
          <w:spacing w:val="-2"/>
          <w:rtl/>
        </w:rPr>
      </w:pPr>
      <w:r>
        <w:rPr>
          <w:rFonts w:ascii="Fb Fontext" w:hAnsi="Fb Fontext" w:hint="cs"/>
          <w:spacing w:val="-2"/>
          <w:rtl/>
        </w:rPr>
        <w:t xml:space="preserve">נראה לו המזיק כתנין בן ז' ראשים וכל כריעה של </w:t>
      </w:r>
      <w:r>
        <w:rPr>
          <w:rStyle w:val="afffff3"/>
          <w:rFonts w:ascii="Fb Fontext" w:hAnsi="Fb Fontext" w:hint="cs"/>
          <w:spacing w:val="-2"/>
          <w:rtl/>
          <w:rPrChange w:id="9066" w:author="מנוע אמוראים" w:date="2026-10-05T16:42:07Z">
            <w:rPr>
              <w:rFonts w:ascii="Fb Fontext" w:hAnsi="Fb Fontext" w:hint="cs"/>
              <w:spacing w:val="-2"/>
              <w:rtl/>
            </w:rPr>
          </w:rPrChange>
        </w:rPr>
        <w:t xml:space="preserve">ר</w:t>
      </w:r>
      <w:r>
        <w:rPr>
          <w:rStyle w:val="afffff3"/>
          <w:rFonts w:ascii="Fb Fontext" w:hAnsi="Fb Fontext"/>
          <w:spacing w:val="-2"/>
          <w:rtl/>
          <w:rPrChange w:id="9067" w:author="מנוע אמוראים" w:date="2026-10-05T16:42:07Z">
            <w:rPr>
              <w:rFonts w:ascii="Fb Fontext" w:hAnsi="Fb Fontext"/>
              <w:spacing w:val="-2"/>
              <w:rtl/>
            </w:rPr>
          </w:rPrChange>
        </w:rPr>
        <w:t xml:space="preserve">"</w:t>
      </w:r>
      <w:r>
        <w:rPr>
          <w:rStyle w:val="afffff3"/>
          <w:rFonts w:ascii="Fb Fontext" w:hAnsi="Fb Fontext" w:hint="cs"/>
          <w:spacing w:val="-2"/>
          <w:rtl/>
          <w:rPrChange w:id="9068" w:author="מנוע אמוראים" w:date="2026-10-05T16:42:07Z">
            <w:rPr>
              <w:rFonts w:ascii="Fb Fontext" w:hAnsi="Fb Fontext" w:hint="cs"/>
              <w:spacing w:val="-2"/>
              <w:rtl/>
            </w:rPr>
          </w:rPrChange>
        </w:rPr>
        <w:t xml:space="preserve">א</w:t>
      </w:r>
      <w:r>
        <w:rPr>
          <w:rFonts w:ascii="Fb Fontext" w:hAnsi="Fb Fontext" w:hint="cs"/>
          <w:spacing w:val="-2"/>
          <w:rtl/>
        </w:rPr>
        <w:t xml:space="preserve"> נפל ראש נוסף</w:t>
      </w:r>
    </w:p>
    <w:p w14:paraId="3ED9CDEE" w14:textId="77777777" w:rsidR="00A85AC8" w:rsidRPr="00E600D8" w:rsidRDefault="006E0774" w:rsidP="00E73F08">
      <w:pPr>
        <w:pStyle w:val="38"/>
        <w:framePr w:wrap="notBeside"/>
        <w:rPr>
          <w:rtl/>
        </w:rPr>
      </w:pPr>
      <w:r w:rsidRPr="00E600D8">
        <w:rPr>
          <w:rFonts w:hint="cs"/>
          <w:rtl/>
        </w:rPr>
        <w:t>אמר לאביי ותלמידי</w:t>
      </w:r>
      <w:r w:rsidR="00A85AC8" w:rsidRPr="00E600D8">
        <w:rPr>
          <w:rtl/>
        </w:rPr>
        <w:t>:</w:t>
      </w:r>
    </w:p>
    <w:p w14:paraId="01FE14ED" w14:textId="2F2BD010" w:rsidR="006E0774" w:rsidRPr="00131640" w:rsidRDefault="006E0774" w:rsidP="006E0774">
      <w:pPr>
        <w:rPr>
          <w:rtl/>
        </w:rPr>
      </w:pPr>
      <w:r w:rsidRPr="00224C4C">
        <w:rPr>
          <w:rFonts w:ascii="Fb Fontext" w:hAnsi="Fb Fontext" w:hint="cs"/>
          <w:rtl/>
        </w:rPr>
        <w:t>דאי לא היה מתרחש הנס אפשר שהיו מסכנים אותו.</w:t>
      </w:r>
    </w:p>
    <w:p w14:paraId="0B757103" w14:textId="77777777" w:rsidR="006E0774" w:rsidRPr="00131640" w:rsidRDefault="006E0774" w:rsidP="00841728">
      <w:pPr>
        <w:pStyle w:val="affb"/>
        <w:rPr>
          <w:rtl/>
        </w:rPr>
      </w:pPr>
      <w:r w:rsidRPr="00224C4C">
        <w:rPr>
          <w:rFonts w:hint="cs"/>
          <w:rtl/>
        </w:rPr>
        <w:t>׹</w:t>
      </w:r>
    </w:p>
    <w:p w14:paraId="6A9FAD8C" w14:textId="2EB37C29" w:rsidR="00A85AC8" w:rsidRPr="00E600D8" w:rsidRDefault="006E0774" w:rsidP="00E73F08">
      <w:pPr>
        <w:pStyle w:val="38"/>
        <w:framePr w:wrap="notBeside"/>
        <w:rPr>
          <w:rtl/>
        </w:rPr>
      </w:pPr>
      <w:r w:rsidRPr="00E600D8">
        <w:rPr>
          <w:rtl/>
        </w:rPr>
        <w:t>ת"ר</w:t>
      </w:r>
      <w:r w:rsidR="00A85AC8" w:rsidRPr="00E600D8">
        <w:rPr>
          <w:rtl/>
        </w:rPr>
        <w:t>:</w:t>
      </w:r>
    </w:p>
    <w:p w14:paraId="15F73F3B" w14:textId="69728D32" w:rsidR="009469D7" w:rsidRDefault="006E0774" w:rsidP="006E0774">
      <w:pPr>
        <w:rPr>
          <w:rFonts w:ascii="Fb Fontext" w:hAnsi="Fb Fontext"/>
          <w:sz w:val="32"/>
          <w:rtl/>
        </w:rPr>
      </w:pPr>
      <w:r w:rsidRPr="00210DF6">
        <w:rPr>
          <w:rFonts w:ascii="Fb Fontext" w:hAnsi="Fb Fontext" w:cs="BA TM • Vilna Extra-Bold"/>
          <w:sz w:val="32"/>
          <w:rtl/>
        </w:rPr>
        <w:t>ללמוד תורה ולישא אשה -</w:t>
      </w:r>
      <w:r w:rsidRPr="00224C4C">
        <w:rPr>
          <w:rFonts w:ascii="Fb Fontext" w:hAnsi="Fb Fontext"/>
          <w:sz w:val="32"/>
          <w:rtl/>
        </w:rPr>
        <w:t xml:space="preserve"> ילמוד תורה ואח"כ ישא אשה,</w:t>
      </w:r>
    </w:p>
    <w:p w14:paraId="337D3A50" w14:textId="1A42F680" w:rsidR="006E0774" w:rsidRPr="00131640" w:rsidRDefault="006E0774" w:rsidP="0083579C">
      <w:pPr>
        <w:ind w:firstLine="113"/>
        <w:rPr>
          <w:rtl/>
        </w:rPr>
      </w:pPr>
      <w:r w:rsidRPr="00224C4C">
        <w:rPr>
          <w:rFonts w:ascii="Fb Fontext" w:hAnsi="Fb Fontext"/>
          <w:sz w:val="32"/>
          <w:rtl/>
        </w:rPr>
        <w:t>ואם א"א לו בלא אשה - ישא אשה ואח"כ ילמוד תורה.</w:t>
      </w:r>
    </w:p>
    <w:p w14:paraId="75F19F19" w14:textId="77777777" w:rsidR="00A85AC8" w:rsidRPr="00E600D8" w:rsidRDefault="006E0774" w:rsidP="00E73F08">
      <w:pPr>
        <w:pStyle w:val="38"/>
        <w:framePr w:wrap="notBeside"/>
        <w:rPr>
          <w:rtl/>
        </w:rPr>
      </w:pPr>
      <w:r w:rsidRPr="00E600D8">
        <w:rPr>
          <w:rtl/>
        </w:rPr>
        <w:t>ר</w:t>
      </w:r>
      <w:r w:rsidRPr="00E600D8">
        <w:rPr>
          <w:rFonts w:hint="cs"/>
          <w:rtl/>
        </w:rPr>
        <w:t>יא</w:t>
      </w:r>
      <w:r w:rsidRPr="00E600D8">
        <w:rPr>
          <w:rtl/>
        </w:rPr>
        <w:t>"</w:t>
      </w:r>
      <w:r w:rsidRPr="00E600D8">
        <w:rPr>
          <w:rFonts w:hint="cs"/>
          <w:rtl/>
        </w:rPr>
        <w:t>ש</w:t>
      </w:r>
      <w:r w:rsidR="00A85AC8" w:rsidRPr="00E600D8">
        <w:rPr>
          <w:rtl/>
        </w:rPr>
        <w:t>:</w:t>
      </w:r>
    </w:p>
    <w:p w14:paraId="6632DEB3" w14:textId="0CFA35E1" w:rsidR="006E0774" w:rsidRPr="00131640" w:rsidRDefault="006E0774" w:rsidP="00E73F08">
      <w:pPr>
        <w:rPr>
          <w:rtl/>
        </w:rPr>
      </w:pPr>
      <w:r w:rsidRPr="00210DF6">
        <w:rPr>
          <w:rStyle w:val="afffa"/>
          <w:rFonts w:ascii="Fb Fontext" w:hAnsi="Fb Fontext" w:cs="BA TM • Vilna Extra-Bold"/>
          <w:bCs w:val="0"/>
          <w:rtl/>
        </w:rPr>
        <w:t>הלכה</w:t>
      </w:r>
      <w:r w:rsidRPr="00224C4C">
        <w:rPr>
          <w:rFonts w:ascii="Fb Fontext" w:hAnsi="Fb Fontext"/>
          <w:sz w:val="32"/>
          <w:rtl/>
        </w:rPr>
        <w:t>: נושא אשה ואח"כ ילמוד תורה.</w:t>
      </w:r>
    </w:p>
    <w:p w14:paraId="579F38EA" w14:textId="72DCEFBE" w:rsidR="00A85AC8" w:rsidRPr="00E600D8" w:rsidRDefault="006E0774" w:rsidP="00E73F08">
      <w:pPr>
        <w:pStyle w:val="38"/>
        <w:framePr w:wrap="notBeside"/>
        <w:rPr>
          <w:rtl/>
        </w:rPr>
      </w:pPr>
      <w:r w:rsidRPr="00E600D8">
        <w:rPr>
          <w:rFonts w:hint="cs"/>
          <w:rtl/>
        </w:rPr>
        <w:t>ל</w:t>
      </w:r>
      <w:r w:rsidRPr="00E600D8">
        <w:rPr>
          <w:rtl/>
        </w:rPr>
        <w:t>ר</w:t>
      </w:r>
      <w:r w:rsidRPr="00E600D8">
        <w:rPr>
          <w:rFonts w:hint="cs"/>
          <w:rtl/>
        </w:rPr>
        <w:t>י</w:t>
      </w:r>
      <w:r w:rsidRPr="00E600D8">
        <w:rPr>
          <w:rtl/>
        </w:rPr>
        <w:t>"</w:t>
      </w:r>
      <w:r w:rsidRPr="00E600D8">
        <w:rPr>
          <w:rFonts w:hint="cs"/>
          <w:rtl/>
        </w:rPr>
        <w:t>ו</w:t>
      </w:r>
      <w:r w:rsidR="00A85AC8" w:rsidRPr="00E600D8">
        <w:rPr>
          <w:rtl/>
        </w:rPr>
        <w:t>:</w:t>
      </w:r>
    </w:p>
    <w:p w14:paraId="48966D34" w14:textId="369D9D10" w:rsidR="006E0774" w:rsidRPr="00131640" w:rsidRDefault="006E0774" w:rsidP="00E73F08">
      <w:pPr>
        <w:rPr>
          <w:rtl/>
        </w:rPr>
      </w:pPr>
      <w:r w:rsidRPr="00224C4C">
        <w:rPr>
          <w:rFonts w:ascii="Fb Fontext" w:hAnsi="Fb Fontext"/>
          <w:sz w:val="32"/>
          <w:rtl/>
        </w:rPr>
        <w:t xml:space="preserve">ריחיים בצוארו ויעסוק בתורה? ולא </w:t>
      </w:r>
      <w:r w:rsidR="00026A29" w:rsidRPr="00210DF6">
        <w:rPr>
          <w:rFonts w:ascii="Fb Fontext" w:hAnsi="Fb Fontext" w:cs="BA TM • Vilna Extra-Bold"/>
          <w:sz w:val="32"/>
          <w:rtl/>
        </w:rPr>
        <w:t>חלקו</w:t>
      </w:r>
      <w:r w:rsidRPr="00224C4C">
        <w:rPr>
          <w:rFonts w:ascii="Fb Fontext" w:hAnsi="Fb Fontext"/>
          <w:sz w:val="32"/>
          <w:rtl/>
        </w:rPr>
        <w:t>: הא לן, והא להו.</w:t>
      </w:r>
    </w:p>
    <w:p w14:paraId="4DE842E6" w14:textId="77777777" w:rsidR="006E0774" w:rsidRPr="00131640" w:rsidRDefault="006E0774" w:rsidP="00841728">
      <w:pPr>
        <w:pStyle w:val="affffb"/>
        <w:rPr>
          <w:rtl/>
        </w:rPr>
        <w:pPrChange w:id="90054" w:author="קלוד" w:date="2026-10-08T12:07:40Z">
          <w:pPr>
            <w:pStyle w:val="affb"/>
          </w:pPr>
        </w:pPrChange>
      </w:pPr>
      <w:del w:id="90052" w:author="קלוד" w:date="2026-10-08T12:07:40Z">
        <w:r w:rsidRPr="00224C4C">
          <w:rPr>
            <w:rFonts w:hint="cs"/>
            <w:rtl/>
          </w:rPr>
          <w:delText xml:space="preserve">׹</w:delText>
        </w:r>
      </w:del>
      <w:ins w:id="90053" w:author="קלוד" w:date="2026-10-08T12:07:40Z">
        <w:r>
          <w:rPr>
            <w:color w:val="7B3F00"/>
          </w:rPr>
          <w:t xml:space="preserve">גיל הנישואין</w:t>
        </w:r>
      </w:ins>
    </w:p>
    <w:p w14:paraId="63C9F305" w14:textId="2EF9F7A6" w:rsidR="00DE2E93" w:rsidRPr="00131640" w:rsidRDefault="006E0774" w:rsidP="00560113">
      <w:pPr>
        <w:pStyle w:val="afffff4"/>
        <w:jc w:val="center"/>
        <w:rPr>
          <w:rtl/>
        </w:rPr>
      </w:pPr>
      <w:r w:rsidRPr="00A228FF">
        <w:rPr>
          <w:rtl/>
        </w:rPr>
        <w:t xml:space="preserve">משתבח </w:t>
      </w:r>
      <w:r w:rsidR="00E73F08" w:rsidRPr="00A228FF">
        <w:rPr>
          <w:rFonts w:hint="cs"/>
          <w:rtl/>
        </w:rPr>
        <w:t>לר''ח</w:t>
      </w:r>
      <w:r w:rsidRPr="00A228FF">
        <w:rPr>
          <w:rtl/>
        </w:rPr>
        <w:t xml:space="preserve"> לר</w:t>
      </w:r>
      <w:r w:rsidR="00E73F08" w:rsidRPr="00A228FF">
        <w:rPr>
          <w:rFonts w:hint="cs"/>
          <w:rtl/>
        </w:rPr>
        <w:t>''ה</w:t>
      </w:r>
      <w:r w:rsidRPr="00A228FF">
        <w:rPr>
          <w:rtl/>
        </w:rPr>
        <w:t xml:space="preserve"> בדרב המנונא דאדם גדול הוא,</w:t>
      </w:r>
    </w:p>
    <w:p w14:paraId="6009248C" w14:textId="3E91189C" w:rsidR="00A85AC8" w:rsidRPr="00E600D8" w:rsidRDefault="006E0774" w:rsidP="00560113">
      <w:pPr>
        <w:pStyle w:val="38"/>
        <w:framePr w:wrap="notBeside"/>
        <w:rPr>
          <w:rtl/>
        </w:rPr>
      </w:pPr>
      <w:r w:rsidRPr="00E600D8">
        <w:rPr>
          <w:rtl/>
        </w:rPr>
        <w:t>א"ל</w:t>
      </w:r>
      <w:r w:rsidR="00A85AC8" w:rsidRPr="00E600D8">
        <w:rPr>
          <w:rtl/>
        </w:rPr>
        <w:t>:</w:t>
      </w:r>
    </w:p>
    <w:p w14:paraId="7DE8F776" w14:textId="7E175447" w:rsidR="009469D7" w:rsidRDefault="006E0774" w:rsidP="00E73F08">
      <w:pPr>
        <w:rPr>
          <w:rFonts w:ascii="Fb Fontext" w:hAnsi="Fb Fontext"/>
          <w:rtl/>
        </w:rPr>
      </w:pPr>
      <w:r w:rsidRPr="00224C4C">
        <w:rPr>
          <w:rFonts w:ascii="Fb Fontext" w:hAnsi="Fb Fontext"/>
          <w:sz w:val="32"/>
          <w:rtl/>
        </w:rPr>
        <w:t>כשיבא לידך הביאהו לידי.</w:t>
      </w:r>
      <w:r w:rsidR="00E73F08">
        <w:rPr>
          <w:rFonts w:ascii="Fb Fontext" w:hAnsi="Fb Fontext" w:hint="cs"/>
          <w:rtl/>
        </w:rPr>
        <w:t xml:space="preserve"> </w:t>
      </w:r>
      <w:r w:rsidRPr="00224C4C">
        <w:rPr>
          <w:rFonts w:ascii="Fb Fontext" w:hAnsi="Fb Fontext"/>
          <w:rtl/>
        </w:rPr>
        <w:t>כשבא, ראה דלא פריס סודרא,</w:t>
      </w:r>
    </w:p>
    <w:p w14:paraId="70AB2C1C" w14:textId="7E9D7C5A" w:rsidR="00A85AC8" w:rsidRPr="00E600D8" w:rsidRDefault="006E0774" w:rsidP="00DE2E93">
      <w:pPr>
        <w:pStyle w:val="38"/>
        <w:framePr w:wrap="notBeside"/>
        <w:rPr>
          <w:rtl/>
        </w:rPr>
      </w:pPr>
      <w:r w:rsidRPr="00E600D8">
        <w:rPr>
          <w:rtl/>
        </w:rPr>
        <w:t>א"ל</w:t>
      </w:r>
      <w:r w:rsidR="00A85AC8" w:rsidRPr="00E600D8">
        <w:rPr>
          <w:rtl/>
        </w:rPr>
        <w:t>:</w:t>
      </w:r>
    </w:p>
    <w:p w14:paraId="653F9E27" w14:textId="1F573C25" w:rsidR="006E0774" w:rsidRPr="00131640" w:rsidRDefault="00560113" w:rsidP="00E73F08">
      <w:pPr>
        <w:rPr>
          <w:rtl/>
        </w:rPr>
      </w:pPr>
      <w:r>
        <w:rPr>
          <w:rFonts w:ascii="Fb Fontext" w:hAnsi="Fb Fontext" w:hint="cs"/>
          <w:rtl/>
        </w:rPr>
        <w:t xml:space="preserve">מ''ט </w:t>
      </w:r>
      <w:r w:rsidR="006E0774" w:rsidRPr="00224C4C">
        <w:rPr>
          <w:rFonts w:ascii="Fb Fontext" w:hAnsi="Fb Fontext"/>
          <w:rtl/>
        </w:rPr>
        <w:t xml:space="preserve">לא פריסת סודרא? א"ל: </w:t>
      </w:r>
      <w:r w:rsidR="006E0774" w:rsidRPr="00224C4C">
        <w:rPr>
          <w:rFonts w:ascii="Fb Fontext" w:hAnsi="Fb Fontext" w:hint="cs"/>
          <w:rtl/>
        </w:rPr>
        <w:t>שאינו נשוי</w:t>
      </w:r>
      <w:r w:rsidR="006E0774" w:rsidRPr="00224C4C">
        <w:rPr>
          <w:rFonts w:ascii="Fb Fontext" w:hAnsi="Fb Fontext"/>
          <w:rtl/>
        </w:rPr>
        <w:t>.</w:t>
      </w:r>
    </w:p>
    <w:p w14:paraId="54A3263E" w14:textId="70934785" w:rsidR="006E0774" w:rsidRPr="00131640" w:rsidRDefault="006E0774" w:rsidP="006E0774">
      <w:pPr>
        <w:rPr>
          <w:rtl/>
        </w:rPr>
      </w:pPr>
      <w:r w:rsidRPr="00224C4C">
        <w:rPr>
          <w:rFonts w:ascii="Fb Fontext" w:hAnsi="Fb Fontext" w:hint="cs"/>
          <w:sz w:val="32"/>
          <w:rtl/>
        </w:rPr>
        <w:t>החזיר פניו ממנו</w:t>
      </w:r>
      <w:r w:rsidR="004B1C97">
        <w:rPr>
          <w:rFonts w:ascii="Fb Fontext" w:hAnsi="Fb Fontext" w:hint="cs"/>
          <w:sz w:val="32"/>
          <w:rtl/>
        </w:rPr>
        <w:t>,</w:t>
      </w:r>
      <w:r w:rsidRPr="00224C4C">
        <w:rPr>
          <w:rFonts w:ascii="Fb Fontext" w:hAnsi="Fb Fontext" w:hint="cs"/>
          <w:sz w:val="32"/>
          <w:rtl/>
        </w:rPr>
        <w:t xml:space="preserve"> </w:t>
      </w:r>
      <w:r w:rsidRPr="004B1C97">
        <w:rPr>
          <w:rStyle w:val="afffff3"/>
          <w:rFonts w:hint="cs"/>
          <w:rtl/>
        </w:rPr>
        <w:t>ואמר לו</w:t>
      </w:r>
      <w:r w:rsidRPr="00224C4C">
        <w:rPr>
          <w:rFonts w:ascii="Fb Fontext" w:hAnsi="Fb Fontext" w:hint="cs"/>
          <w:sz w:val="32"/>
          <w:rtl/>
        </w:rPr>
        <w:t xml:space="preserve"> ראה שלא אראך עד שתינשא</w:t>
      </w:r>
    </w:p>
    <w:p w14:paraId="20400BDA" w14:textId="15C48195" w:rsidR="00A85AC8" w:rsidRPr="00E600D8" w:rsidRDefault="006E0774" w:rsidP="00DE2E93">
      <w:pPr>
        <w:pStyle w:val="38"/>
        <w:framePr w:wrap="notBeside"/>
        <w:rPr>
          <w:rtl/>
        </w:rPr>
      </w:pPr>
      <w:r w:rsidRPr="00E600D8">
        <w:rPr>
          <w:rFonts w:hint="cs"/>
          <w:rtl/>
        </w:rPr>
        <w:t>ור</w:t>
      </w:r>
      <w:r w:rsidRPr="00E600D8">
        <w:rPr>
          <w:rtl/>
        </w:rPr>
        <w:t>"</w:t>
      </w:r>
      <w:r w:rsidRPr="00E600D8">
        <w:rPr>
          <w:rFonts w:hint="cs"/>
          <w:rtl/>
        </w:rPr>
        <w:t>ה לטעמו</w:t>
      </w:r>
      <w:r w:rsidR="00A85AC8" w:rsidRPr="00E600D8">
        <w:rPr>
          <w:rFonts w:hint="cs"/>
          <w:rtl/>
        </w:rPr>
        <w:t>:</w:t>
      </w:r>
    </w:p>
    <w:p w14:paraId="11FEFDD4" w14:textId="0208A21E" w:rsidR="006E0774" w:rsidRPr="00131640" w:rsidRDefault="006E0774" w:rsidP="004B1C97">
      <w:pPr>
        <w:spacing w:after="120"/>
        <w:rPr>
          <w:rtl/>
        </w:rPr>
      </w:pPr>
      <w:r w:rsidRPr="00224C4C">
        <w:rPr>
          <w:rFonts w:ascii="Fb Fontext" w:hAnsi="Fb Fontext" w:hint="cs"/>
          <w:sz w:val="32"/>
          <w:rtl/>
        </w:rPr>
        <w:t>ד</w:t>
      </w:r>
      <w:r w:rsidRPr="00224C4C">
        <w:rPr>
          <w:rFonts w:ascii="Fb Fontext" w:hAnsi="Fb Fontext"/>
          <w:sz w:val="32"/>
          <w:rtl/>
        </w:rPr>
        <w:t xml:space="preserve">בן עשרים שנה ולא נשא אשה - כל ימיו </w:t>
      </w:r>
      <w:r w:rsidRPr="00224C4C">
        <w:rPr>
          <w:rFonts w:ascii="Fb Fontext" w:hAnsi="Fb Fontext" w:hint="cs"/>
          <w:sz w:val="32"/>
          <w:rtl/>
        </w:rPr>
        <w:t xml:space="preserve">בהרהור </w:t>
      </w:r>
      <w:r w:rsidRPr="00224C4C">
        <w:rPr>
          <w:rFonts w:ascii="Fb Fontext" w:hAnsi="Fb Fontext"/>
          <w:sz w:val="32"/>
          <w:rtl/>
        </w:rPr>
        <w:t>עבירה.</w:t>
      </w:r>
    </w:p>
    <w:p w14:paraId="05A421ED" w14:textId="13626080" w:rsidR="00A85AC8" w:rsidRPr="00E600D8" w:rsidRDefault="006E0774" w:rsidP="00DE2E93">
      <w:pPr>
        <w:pStyle w:val="38"/>
        <w:framePr w:wrap="notBeside"/>
        <w:rPr>
          <w:rtl/>
        </w:rPr>
      </w:pPr>
      <w:r w:rsidRPr="00E600D8">
        <w:rPr>
          <w:rtl/>
        </w:rPr>
        <w:t xml:space="preserve">• </w:t>
      </w:r>
      <w:r w:rsidRPr="00E600D8">
        <w:rPr>
          <w:rFonts w:hint="cs"/>
          <w:rtl/>
        </w:rPr>
        <w:t>רבא וכן תדר</w:t>
      </w:r>
      <w:r w:rsidRPr="00E600D8">
        <w:rPr>
          <w:rtl/>
        </w:rPr>
        <w:t>"</w:t>
      </w:r>
      <w:r w:rsidRPr="00E600D8">
        <w:rPr>
          <w:rFonts w:hint="cs"/>
          <w:rtl/>
        </w:rPr>
        <w:t>י</w:t>
      </w:r>
      <w:r w:rsidR="00A85AC8" w:rsidRPr="00E600D8">
        <w:rPr>
          <w:rtl/>
        </w:rPr>
        <w:t>:</w:t>
      </w:r>
    </w:p>
    <w:p w14:paraId="6206D043" w14:textId="2094C05B" w:rsidR="009469D7" w:rsidRDefault="006E0774" w:rsidP="006E0774">
      <w:pPr>
        <w:rPr>
          <w:rFonts w:ascii="Fb Fontext" w:hAnsi="Fb Fontext"/>
          <w:rtl/>
        </w:rPr>
      </w:pPr>
      <w:r w:rsidRPr="00224C4C">
        <w:rPr>
          <w:rFonts w:ascii="Fb Fontext" w:hAnsi="Fb Fontext"/>
          <w:rtl/>
        </w:rPr>
        <w:t>עד כ' שנה, יושב הקב"ה ומצפה לאדם מתי ישא אשה,</w:t>
      </w:r>
    </w:p>
    <w:p w14:paraId="7E5C77AB" w14:textId="3A441C84" w:rsidR="006E0774" w:rsidRPr="00131640" w:rsidRDefault="006E0774" w:rsidP="006E0774">
      <w:pPr>
        <w:rPr>
          <w:rtl/>
        </w:rPr>
      </w:pPr>
      <w:r w:rsidRPr="00224C4C">
        <w:rPr>
          <w:rFonts w:ascii="Fb Fontext" w:hAnsi="Fb Fontext"/>
          <w:rtl/>
        </w:rPr>
        <w:t>כיון שהגיע כ' ולא נשא, אומר: תיפח עצמותיו.</w:t>
      </w:r>
    </w:p>
    <w:p w14:paraId="1D7BB3A3" w14:textId="2CB189D1" w:rsidR="00A85AC8" w:rsidRPr="00E600D8" w:rsidRDefault="006E0774" w:rsidP="00DE2E93">
      <w:pPr>
        <w:pStyle w:val="38"/>
        <w:framePr w:wrap="notBeside"/>
        <w:rPr>
          <w:rtl/>
        </w:rPr>
      </w:pPr>
      <w:r w:rsidRPr="00E600D8">
        <w:rPr>
          <w:rFonts w:hint="cs"/>
          <w:rtl/>
        </w:rPr>
        <w:lastRenderedPageBreak/>
        <w:t>אר</w:t>
      </w:r>
      <w:r w:rsidRPr="00E600D8">
        <w:rPr>
          <w:rtl/>
        </w:rPr>
        <w:t>"</w:t>
      </w:r>
      <w:r w:rsidRPr="00E600D8">
        <w:rPr>
          <w:rFonts w:hint="cs"/>
          <w:rtl/>
        </w:rPr>
        <w:t>ח</w:t>
      </w:r>
      <w:r w:rsidR="00A85AC8" w:rsidRPr="00E600D8">
        <w:rPr>
          <w:rtl/>
        </w:rPr>
        <w:t>:</w:t>
      </w:r>
    </w:p>
    <w:p w14:paraId="1682186C" w14:textId="69BEB77A" w:rsidR="009469D7" w:rsidRDefault="00560113" w:rsidP="006E0774">
      <w:pPr>
        <w:rPr>
          <w:rFonts w:ascii="Fb Fontext" w:hAnsi="Fb Fontext"/>
          <w:rtl/>
        </w:rPr>
      </w:pPr>
      <w:r>
        <w:rPr>
          <w:rFonts w:ascii="Fb Fontext" w:hAnsi="Fb Fontext" w:hint="cs"/>
          <w:rtl/>
        </w:rPr>
        <w:t xml:space="preserve">מה </w:t>
      </w:r>
      <w:r w:rsidR="00DE2E93">
        <w:rPr>
          <w:rFonts w:ascii="Fb Fontext" w:hAnsi="Fb Fontext" w:hint="cs"/>
          <w:rtl/>
        </w:rPr>
        <w:t>שעדיף אני</w:t>
      </w:r>
      <w:r w:rsidR="006E6CFE">
        <w:rPr>
          <w:rFonts w:ascii="Fb Fontext" w:hAnsi="Fb Fontext" w:hint="cs"/>
          <w:rtl/>
        </w:rPr>
        <w:t xml:space="preserve"> </w:t>
      </w:r>
      <w:r w:rsidR="00DE2E93">
        <w:rPr>
          <w:rFonts w:ascii="Fb Fontext" w:hAnsi="Fb Fontext" w:hint="cs"/>
          <w:rtl/>
        </w:rPr>
        <w:t>מחברי</w:t>
      </w:r>
      <w:r w:rsidR="006E0774" w:rsidRPr="00224C4C">
        <w:rPr>
          <w:rFonts w:ascii="Fb Fontext" w:hAnsi="Fb Fontext"/>
          <w:rtl/>
        </w:rPr>
        <w:t xml:space="preserve"> </w:t>
      </w:r>
      <w:r w:rsidR="004B1C97">
        <w:rPr>
          <w:rFonts w:ascii="Fb Fontext" w:hAnsi="Fb Fontext" w:hint="cs"/>
          <w:rtl/>
        </w:rPr>
        <w:t xml:space="preserve">- </w:t>
      </w:r>
      <w:r>
        <w:rPr>
          <w:rFonts w:ascii="Fb Fontext" w:hAnsi="Fb Fontext" w:hint="cs"/>
          <w:rtl/>
        </w:rPr>
        <w:t>ש</w:t>
      </w:r>
      <w:r w:rsidR="006E0774" w:rsidRPr="00224C4C">
        <w:rPr>
          <w:rFonts w:ascii="Fb Fontext" w:hAnsi="Fb Fontext"/>
          <w:rtl/>
        </w:rPr>
        <w:t>נ</w:t>
      </w:r>
      <w:r w:rsidR="006E0774" w:rsidRPr="00224C4C">
        <w:rPr>
          <w:rFonts w:ascii="Fb Fontext" w:hAnsi="Fb Fontext" w:hint="cs"/>
          <w:rtl/>
        </w:rPr>
        <w:t>ישאתי ב</w:t>
      </w:r>
      <w:r w:rsidR="004B1C97">
        <w:rPr>
          <w:rFonts w:ascii="Fb Fontext" w:hAnsi="Fb Fontext" w:hint="cs"/>
          <w:rtl/>
        </w:rPr>
        <w:t xml:space="preserve">ן </w:t>
      </w:r>
      <w:r w:rsidR="006E0774" w:rsidRPr="00224C4C">
        <w:rPr>
          <w:rFonts w:ascii="Fb Fontext" w:hAnsi="Fb Fontext" w:hint="cs"/>
          <w:rtl/>
        </w:rPr>
        <w:t>ט</w:t>
      </w:r>
      <w:r w:rsidR="006E0774" w:rsidRPr="00224C4C">
        <w:rPr>
          <w:rFonts w:ascii="Fb Fontext" w:hAnsi="Fb Fontext"/>
          <w:rtl/>
        </w:rPr>
        <w:t>"</w:t>
      </w:r>
      <w:r w:rsidR="006E0774" w:rsidRPr="00224C4C">
        <w:rPr>
          <w:rFonts w:ascii="Fb Fontext" w:hAnsi="Fb Fontext" w:hint="cs"/>
          <w:rtl/>
        </w:rPr>
        <w:t>ז</w:t>
      </w:r>
      <w:r w:rsidR="004B1C97">
        <w:rPr>
          <w:rFonts w:ascii="Fb Fontext" w:hAnsi="Fb Fontext" w:hint="cs"/>
          <w:rtl/>
        </w:rPr>
        <w:t>,</w:t>
      </w:r>
    </w:p>
    <w:p w14:paraId="3C67CA2A" w14:textId="1385FE86" w:rsidR="006E0774" w:rsidRPr="00131640" w:rsidRDefault="006E0774" w:rsidP="006E0774">
      <w:pPr>
        <w:rPr>
          <w:rtl/>
        </w:rPr>
      </w:pPr>
      <w:r w:rsidRPr="00224C4C">
        <w:rPr>
          <w:rFonts w:ascii="Fb Fontext" w:hAnsi="Fb Fontext" w:hint="cs"/>
          <w:rtl/>
        </w:rPr>
        <w:t>ואי נישא</w:t>
      </w:r>
      <w:r w:rsidR="00560113">
        <w:rPr>
          <w:rFonts w:ascii="Fb Fontext" w:hAnsi="Fb Fontext" w:hint="cs"/>
          <w:rtl/>
        </w:rPr>
        <w:t>תי</w:t>
      </w:r>
      <w:r w:rsidRPr="00224C4C">
        <w:rPr>
          <w:rFonts w:ascii="Fb Fontext" w:hAnsi="Fb Fontext" w:hint="cs"/>
          <w:rtl/>
        </w:rPr>
        <w:t xml:space="preserve"> בי</w:t>
      </w:r>
      <w:r w:rsidRPr="00224C4C">
        <w:rPr>
          <w:rFonts w:ascii="Fb Fontext" w:hAnsi="Fb Fontext"/>
          <w:rtl/>
        </w:rPr>
        <w:t>"</w:t>
      </w:r>
      <w:r w:rsidRPr="00224C4C">
        <w:rPr>
          <w:rFonts w:ascii="Fb Fontext" w:hAnsi="Fb Fontext" w:hint="cs"/>
          <w:rtl/>
        </w:rPr>
        <w:t xml:space="preserve">ד </w:t>
      </w:r>
      <w:r w:rsidR="00560113">
        <w:rPr>
          <w:rFonts w:ascii="Fb Fontext" w:hAnsi="Fb Fontext" w:hint="cs"/>
          <w:rtl/>
        </w:rPr>
        <w:t>יכלתי לומר</w:t>
      </w:r>
      <w:r w:rsidRPr="00224C4C">
        <w:rPr>
          <w:rFonts w:ascii="Fb Fontext" w:hAnsi="Fb Fontext" w:hint="cs"/>
          <w:rtl/>
        </w:rPr>
        <w:t xml:space="preserve"> </w:t>
      </w:r>
      <w:r w:rsidRPr="00224C4C">
        <w:rPr>
          <w:rFonts w:ascii="Fb Fontext" w:hAnsi="Fb Fontext"/>
          <w:rtl/>
        </w:rPr>
        <w:t>לשטן גירא בעיניך.</w:t>
      </w:r>
    </w:p>
    <w:p w14:paraId="5109F9DB" w14:textId="692160DF" w:rsidR="00A85AC8" w:rsidRPr="00E600D8" w:rsidRDefault="006E0774" w:rsidP="00DE2E93">
      <w:pPr>
        <w:pStyle w:val="38"/>
        <w:framePr w:wrap="notBeside"/>
        <w:rPr>
          <w:rtl/>
        </w:rPr>
      </w:pPr>
      <w:r w:rsidRPr="00E600D8">
        <w:rPr>
          <w:rtl/>
        </w:rPr>
        <w:t>רבא לר</w:t>
      </w:r>
      <w:r w:rsidRPr="00E600D8">
        <w:rPr>
          <w:rFonts w:hint="cs"/>
          <w:rtl/>
        </w:rPr>
        <w:t>נב</w:t>
      </w:r>
      <w:r w:rsidRPr="00E600D8">
        <w:rPr>
          <w:rtl/>
        </w:rPr>
        <w:t>"</w:t>
      </w:r>
      <w:r w:rsidRPr="00E600D8">
        <w:rPr>
          <w:rFonts w:hint="cs"/>
          <w:rtl/>
        </w:rPr>
        <w:t>א</w:t>
      </w:r>
      <w:r w:rsidR="00A85AC8" w:rsidRPr="00E600D8">
        <w:rPr>
          <w:rtl/>
        </w:rPr>
        <w:t>:</w:t>
      </w:r>
    </w:p>
    <w:p w14:paraId="74C38E96" w14:textId="3A28F9F5" w:rsidR="006E0774" w:rsidRPr="00131640" w:rsidRDefault="006E0774" w:rsidP="006E0774">
      <w:pPr>
        <w:rPr>
          <w:rtl/>
        </w:rPr>
      </w:pPr>
      <w:r w:rsidRPr="00224C4C">
        <w:rPr>
          <w:rFonts w:ascii="Fb Fontext" w:hAnsi="Fb Fontext"/>
          <w:rtl/>
        </w:rPr>
        <w:t>אדידך על צוארי דבריך, מ</w:t>
      </w:r>
      <w:r w:rsidRPr="00224C4C">
        <w:rPr>
          <w:rFonts w:ascii="Fb Fontext" w:hAnsi="Fb Fontext" w:hint="cs"/>
          <w:rtl/>
        </w:rPr>
        <w:t>ט</w:t>
      </w:r>
      <w:r w:rsidRPr="00224C4C">
        <w:rPr>
          <w:rFonts w:ascii="Fb Fontext" w:hAnsi="Fb Fontext"/>
          <w:rtl/>
        </w:rPr>
        <w:t>"</w:t>
      </w:r>
      <w:r w:rsidRPr="00224C4C">
        <w:rPr>
          <w:rFonts w:ascii="Fb Fontext" w:hAnsi="Fb Fontext" w:hint="cs"/>
          <w:rtl/>
        </w:rPr>
        <w:t>ז ועד כ</w:t>
      </w:r>
      <w:r w:rsidRPr="00224C4C">
        <w:rPr>
          <w:rFonts w:ascii="Fb Fontext" w:hAnsi="Fb Fontext"/>
          <w:rtl/>
        </w:rPr>
        <w:t>"</w:t>
      </w:r>
      <w:r w:rsidRPr="00224C4C">
        <w:rPr>
          <w:rFonts w:ascii="Fb Fontext" w:hAnsi="Fb Fontext" w:hint="cs"/>
          <w:rtl/>
        </w:rPr>
        <w:t xml:space="preserve">ב, </w:t>
      </w:r>
      <w:r w:rsidRPr="00B457F0">
        <w:rPr>
          <w:rStyle w:val="afffff3"/>
          <w:rFonts w:hint="cs"/>
          <w:rtl/>
        </w:rPr>
        <w:t>ואמ</w:t>
      </w:r>
      <w:r w:rsidRPr="00B457F0">
        <w:rPr>
          <w:rStyle w:val="afffff3"/>
          <w:rtl/>
        </w:rPr>
        <w:t>"</w:t>
      </w:r>
      <w:r w:rsidRPr="00B457F0">
        <w:rPr>
          <w:rStyle w:val="afffff3"/>
          <w:rFonts w:hint="cs"/>
          <w:rtl/>
        </w:rPr>
        <w:t>ל</w:t>
      </w:r>
      <w:r w:rsidR="00B457F0">
        <w:rPr>
          <w:rStyle w:val="afffff3"/>
          <w:rFonts w:hint="cs"/>
          <w:rtl/>
        </w:rPr>
        <w:t>:</w:t>
      </w:r>
      <w:r w:rsidRPr="00224C4C">
        <w:rPr>
          <w:rFonts w:ascii="Fb Fontext" w:hAnsi="Fb Fontext" w:hint="cs"/>
          <w:rtl/>
        </w:rPr>
        <w:t xml:space="preserve"> מי</w:t>
      </w:r>
      <w:r w:rsidRPr="00224C4C">
        <w:rPr>
          <w:rFonts w:ascii="Fb Fontext" w:hAnsi="Fb Fontext"/>
          <w:rtl/>
        </w:rPr>
        <w:t>"</w:t>
      </w:r>
      <w:r w:rsidRPr="00224C4C">
        <w:rPr>
          <w:rFonts w:ascii="Fb Fontext" w:hAnsi="Fb Fontext" w:hint="cs"/>
          <w:rtl/>
        </w:rPr>
        <w:t>ח ועד כ</w:t>
      </w:r>
      <w:r w:rsidRPr="00224C4C">
        <w:rPr>
          <w:rFonts w:ascii="Fb Fontext" w:hAnsi="Fb Fontext"/>
          <w:rtl/>
        </w:rPr>
        <w:t>"</w:t>
      </w:r>
      <w:r w:rsidRPr="00224C4C">
        <w:rPr>
          <w:rFonts w:ascii="Fb Fontext" w:hAnsi="Fb Fontext" w:hint="cs"/>
          <w:rtl/>
        </w:rPr>
        <w:t>ד,</w:t>
      </w:r>
    </w:p>
    <w:p w14:paraId="0CF25007" w14:textId="2DD70F6E" w:rsidR="00A85AC8" w:rsidRPr="00E600D8" w:rsidRDefault="006E0774" w:rsidP="00DE2E93">
      <w:pPr>
        <w:pStyle w:val="38"/>
        <w:framePr w:wrap="notBeside"/>
        <w:rPr>
          <w:rtl/>
        </w:rPr>
      </w:pPr>
      <w:r w:rsidRPr="00E600D8">
        <w:rPr>
          <w:rtl/>
        </w:rPr>
        <w:t>כתנאי</w:t>
      </w:r>
      <w:r w:rsidR="00A85AC8" w:rsidRPr="00E600D8">
        <w:rPr>
          <w:rtl/>
        </w:rPr>
        <w:t>:</w:t>
      </w:r>
    </w:p>
    <w:p w14:paraId="0D420ED3" w14:textId="095B41A7" w:rsidR="006E0774" w:rsidRPr="00D57C2B" w:rsidRDefault="006E0774" w:rsidP="006E0774">
      <w:pPr>
        <w:rPr>
          <w:spacing w:val="0"/>
          <w:rtl/>
        </w:rPr>
      </w:pPr>
      <w:r w:rsidRPr="00D57C2B">
        <w:rPr>
          <w:rStyle w:val="affffa"/>
          <w:rFonts w:hint="cs"/>
          <w:spacing w:val="0"/>
          <w:rtl/>
        </w:rPr>
        <w:t>'</w:t>
      </w:r>
      <w:r w:rsidRPr="00D57C2B">
        <w:rPr>
          <w:rStyle w:val="affffa"/>
          <w:spacing w:val="0"/>
          <w:rtl/>
        </w:rPr>
        <w:t>חנוך לנער על פי דרכו</w:t>
      </w:r>
      <w:r w:rsidRPr="00D57C2B">
        <w:rPr>
          <w:rStyle w:val="affffa"/>
          <w:rFonts w:hint="cs"/>
          <w:spacing w:val="0"/>
          <w:rtl/>
        </w:rPr>
        <w:t>'</w:t>
      </w:r>
      <w:r w:rsidRPr="00D57C2B">
        <w:rPr>
          <w:rStyle w:val="affffa"/>
          <w:spacing w:val="0"/>
          <w:rtl/>
        </w:rPr>
        <w:t xml:space="preserve"> </w:t>
      </w:r>
      <w:r w:rsidRPr="00D57C2B">
        <w:rPr>
          <w:rStyle w:val="afffff3"/>
          <w:rFonts w:hint="cs"/>
          <w:spacing w:val="0"/>
          <w:rtl/>
        </w:rPr>
        <w:t>ר</w:t>
      </w:r>
      <w:r w:rsidRPr="00D57C2B">
        <w:rPr>
          <w:rStyle w:val="afffff3"/>
          <w:spacing w:val="0"/>
          <w:rtl/>
        </w:rPr>
        <w:t>"</w:t>
      </w:r>
      <w:r w:rsidRPr="00D57C2B">
        <w:rPr>
          <w:rStyle w:val="afffff3"/>
          <w:rFonts w:hint="cs"/>
          <w:spacing w:val="0"/>
          <w:rtl/>
        </w:rPr>
        <w:t>י ור</w:t>
      </w:r>
      <w:r w:rsidRPr="00D57C2B">
        <w:rPr>
          <w:rStyle w:val="afffff3"/>
          <w:spacing w:val="0"/>
          <w:rtl/>
        </w:rPr>
        <w:t>"</w:t>
      </w:r>
      <w:r w:rsidRPr="00D57C2B">
        <w:rPr>
          <w:rStyle w:val="afffff3"/>
          <w:rFonts w:hint="cs"/>
          <w:spacing w:val="0"/>
          <w:rtl/>
        </w:rPr>
        <w:t>נ</w:t>
      </w:r>
      <w:r w:rsidR="00DE2E93" w:rsidRPr="00D57C2B">
        <w:rPr>
          <w:rStyle w:val="afffff3"/>
          <w:rFonts w:hint="cs"/>
          <w:spacing w:val="0"/>
          <w:rtl/>
        </w:rPr>
        <w:t>:</w:t>
      </w:r>
      <w:r w:rsidR="00DE2E93" w:rsidRPr="00D57C2B">
        <w:rPr>
          <w:rFonts w:ascii="Fb Fontext" w:hAnsi="Fb Fontext" w:hint="cs"/>
          <w:spacing w:val="0"/>
          <w:rtl/>
        </w:rPr>
        <w:t xml:space="preserve"> אי </w:t>
      </w:r>
      <w:r w:rsidRPr="00D57C2B">
        <w:rPr>
          <w:rFonts w:ascii="Fb Fontext" w:hAnsi="Fb Fontext" w:hint="cs"/>
          <w:spacing w:val="0"/>
          <w:rtl/>
        </w:rPr>
        <w:t>מט</w:t>
      </w:r>
      <w:r w:rsidRPr="00D57C2B">
        <w:rPr>
          <w:rFonts w:ascii="Fb Fontext" w:hAnsi="Fb Fontext"/>
          <w:spacing w:val="0"/>
          <w:rtl/>
        </w:rPr>
        <w:t>"</w:t>
      </w:r>
      <w:r w:rsidRPr="00D57C2B">
        <w:rPr>
          <w:rFonts w:ascii="Fb Fontext" w:hAnsi="Fb Fontext" w:hint="cs"/>
          <w:spacing w:val="0"/>
          <w:rtl/>
        </w:rPr>
        <w:t>ז ועד כ</w:t>
      </w:r>
      <w:r w:rsidRPr="00D57C2B">
        <w:rPr>
          <w:rFonts w:ascii="Fb Fontext" w:hAnsi="Fb Fontext"/>
          <w:spacing w:val="0"/>
          <w:rtl/>
        </w:rPr>
        <w:t>"</w:t>
      </w:r>
      <w:r w:rsidRPr="00D57C2B">
        <w:rPr>
          <w:rFonts w:ascii="Fb Fontext" w:hAnsi="Fb Fontext" w:hint="cs"/>
          <w:spacing w:val="0"/>
          <w:rtl/>
        </w:rPr>
        <w:t xml:space="preserve">ב </w:t>
      </w:r>
      <w:r w:rsidR="00DE2E93" w:rsidRPr="00D57C2B">
        <w:rPr>
          <w:rFonts w:ascii="Fb Fontext" w:hAnsi="Fb Fontext" w:hint="cs"/>
          <w:spacing w:val="0"/>
          <w:rtl/>
        </w:rPr>
        <w:t xml:space="preserve">או </w:t>
      </w:r>
      <w:r w:rsidRPr="00D57C2B">
        <w:rPr>
          <w:rFonts w:ascii="Fb Fontext" w:hAnsi="Fb Fontext" w:hint="cs"/>
          <w:spacing w:val="0"/>
          <w:rtl/>
        </w:rPr>
        <w:t>מי</w:t>
      </w:r>
      <w:r w:rsidRPr="00D57C2B">
        <w:rPr>
          <w:rFonts w:ascii="Fb Fontext" w:hAnsi="Fb Fontext"/>
          <w:spacing w:val="0"/>
          <w:rtl/>
        </w:rPr>
        <w:t>"</w:t>
      </w:r>
      <w:r w:rsidRPr="00D57C2B">
        <w:rPr>
          <w:rFonts w:ascii="Fb Fontext" w:hAnsi="Fb Fontext" w:hint="cs"/>
          <w:spacing w:val="0"/>
          <w:rtl/>
        </w:rPr>
        <w:t>ח ועד כ</w:t>
      </w:r>
      <w:r w:rsidRPr="00D57C2B">
        <w:rPr>
          <w:rFonts w:ascii="Fb Fontext" w:hAnsi="Fb Fontext"/>
          <w:spacing w:val="0"/>
          <w:rtl/>
        </w:rPr>
        <w:t>"</w:t>
      </w:r>
      <w:r w:rsidRPr="00D57C2B">
        <w:rPr>
          <w:rFonts w:ascii="Fb Fontext" w:hAnsi="Fb Fontext" w:hint="cs"/>
          <w:spacing w:val="0"/>
          <w:rtl/>
        </w:rPr>
        <w:t>ד</w:t>
      </w:r>
    </w:p>
    <w:p w14:paraId="7E223153" w14:textId="2A88888B" w:rsidR="007309FA" w:rsidRPr="00131640" w:rsidRDefault="007309FA" w:rsidP="007309FA">
      <w:pPr>
        <w:pStyle w:val="affffb"/>
        <w:rPr>
          <w:rtl/>
        </w:rPr>
      </w:pPr>
      <w:r w:rsidRPr="007309FA">
        <w:rPr>
          <w:rtl/>
        </w:rPr>
        <w:t>***</w:t>
      </w:r>
    </w:p>
    <w:p w14:paraId="3A3F71B8" w14:textId="77777777" w:rsidR="006E0774" w:rsidRPr="00131640" w:rsidRDefault="006E0774" w:rsidP="0010529F">
      <w:pPr>
        <w:pStyle w:val="afff0"/>
        <w:framePr w:wrap="around"/>
        <w:rPr>
          <w:rtl/>
        </w:rPr>
      </w:pPr>
      <w:r w:rsidRPr="00224C4C">
        <w:rPr>
          <w:rFonts w:hint="cs"/>
          <w:rtl/>
        </w:rPr>
        <w:t>ל.</w:t>
      </w:r>
    </w:p>
    <w:p w14:paraId="2EFA7B1C" w14:textId="77777777" w:rsidR="006E0774" w:rsidRPr="00131640" w:rsidRDefault="006E0774" w:rsidP="00F65F8B">
      <w:pPr>
        <w:pStyle w:val="affffb"/>
        <w:rPr>
          <w:rtl/>
        </w:rPr>
      </w:pPr>
      <w:r w:rsidRPr="00224C4C">
        <w:rPr>
          <w:rtl/>
        </w:rPr>
        <w:t>עד היכן חייב אדם ללמד את בנו תורה?</w:t>
      </w:r>
    </w:p>
    <w:p w14:paraId="2CAD6ADA" w14:textId="4242CA75" w:rsidR="00A85AC8" w:rsidRPr="00E600D8" w:rsidRDefault="006E0774" w:rsidP="00DE2E93">
      <w:pPr>
        <w:pStyle w:val="38"/>
        <w:framePr w:wrap="notBeside"/>
        <w:rPr>
          <w:rtl/>
        </w:rPr>
      </w:pPr>
      <w:r w:rsidRPr="00E600D8">
        <w:rPr>
          <w:rtl/>
        </w:rPr>
        <w:t>ר</w:t>
      </w:r>
      <w:r w:rsidRPr="00E600D8">
        <w:rPr>
          <w:rFonts w:hint="cs"/>
          <w:rtl/>
        </w:rPr>
        <w:t>יא</w:t>
      </w:r>
      <w:r w:rsidRPr="00E600D8">
        <w:rPr>
          <w:rtl/>
        </w:rPr>
        <w:t>"</w:t>
      </w:r>
      <w:r w:rsidRPr="00E600D8">
        <w:rPr>
          <w:rFonts w:hint="cs"/>
          <w:rtl/>
        </w:rPr>
        <w:t>ש</w:t>
      </w:r>
      <w:r w:rsidR="00A85AC8" w:rsidRPr="00E600D8">
        <w:rPr>
          <w:rtl/>
        </w:rPr>
        <w:t>:</w:t>
      </w:r>
    </w:p>
    <w:p w14:paraId="5A519DCA" w14:textId="412B140F" w:rsidR="006E0774" w:rsidRPr="00131640" w:rsidRDefault="006E0774" w:rsidP="006E0774">
      <w:pPr>
        <w:rPr>
          <w:rtl/>
        </w:rPr>
      </w:pPr>
      <w:r w:rsidRPr="00224C4C">
        <w:rPr>
          <w:rFonts w:ascii="Fb Fontext" w:hAnsi="Fb Fontext"/>
          <w:rtl/>
        </w:rPr>
        <w:t>כגון זבולון בן דן, שלימדו אבי אביו מקרא ומשנה ותלמוד, הלכות ואגדות.</w:t>
      </w:r>
    </w:p>
    <w:p w14:paraId="485E83FA" w14:textId="0450697D" w:rsidR="00A85AC8" w:rsidRPr="00E600D8" w:rsidRDefault="006E0774" w:rsidP="00DE2E93">
      <w:pPr>
        <w:pStyle w:val="38"/>
        <w:framePr w:wrap="notBeside"/>
        <w:rPr>
          <w:rtl/>
        </w:rPr>
      </w:pPr>
      <w:r w:rsidRPr="00E600D8">
        <w:rPr>
          <w:rtl/>
        </w:rPr>
        <w:t>מיתיבי</w:t>
      </w:r>
      <w:r w:rsidR="00A85AC8" w:rsidRPr="00E600D8">
        <w:rPr>
          <w:rtl/>
        </w:rPr>
        <w:t>:</w:t>
      </w:r>
    </w:p>
    <w:p w14:paraId="081F2634" w14:textId="576492BF" w:rsidR="006E0774" w:rsidRPr="00131640" w:rsidRDefault="006E0774" w:rsidP="006E0774">
      <w:pPr>
        <w:rPr>
          <w:rtl/>
        </w:rPr>
      </w:pPr>
      <w:r w:rsidRPr="00224C4C">
        <w:rPr>
          <w:rFonts w:ascii="Fb Fontext" w:hAnsi="Fb Fontext"/>
          <w:rtl/>
        </w:rPr>
        <w:t>למדו מקרא - אין מלמדו משנה.</w:t>
      </w:r>
    </w:p>
    <w:p w14:paraId="72D5109B" w14:textId="36F44461" w:rsidR="00A85AC8" w:rsidRPr="00E600D8" w:rsidRDefault="006E0774" w:rsidP="00DE2E93">
      <w:pPr>
        <w:pStyle w:val="38"/>
        <w:framePr w:wrap="notBeside"/>
        <w:rPr>
          <w:rtl/>
        </w:rPr>
      </w:pPr>
      <w:r w:rsidRPr="00E600D8">
        <w:rPr>
          <w:rtl/>
        </w:rPr>
        <w:t>ואמר רבא</w:t>
      </w:r>
      <w:r w:rsidR="00A85AC8" w:rsidRPr="00E600D8">
        <w:rPr>
          <w:rtl/>
        </w:rPr>
        <w:t>:</w:t>
      </w:r>
    </w:p>
    <w:p w14:paraId="47BB6EC1" w14:textId="18543DD7" w:rsidR="009469D7" w:rsidRDefault="006E0774" w:rsidP="00BD1120">
      <w:pPr>
        <w:rPr>
          <w:rFonts w:ascii="Fb Fontext" w:hAnsi="Fb Fontext"/>
          <w:rtl/>
        </w:rPr>
      </w:pPr>
      <w:r w:rsidRPr="00224C4C">
        <w:rPr>
          <w:rFonts w:ascii="Fb Fontext" w:hAnsi="Fb Fontext"/>
          <w:rtl/>
        </w:rPr>
        <w:t>מקרא - זו תורה!</w:t>
      </w:r>
    </w:p>
    <w:p w14:paraId="2E0947DF" w14:textId="5425C31F" w:rsidR="006E0774" w:rsidRPr="00131640" w:rsidRDefault="006E0774" w:rsidP="001C148E">
      <w:pPr>
        <w:spacing w:after="120"/>
        <w:rPr>
          <w:rtl/>
        </w:rPr>
      </w:pPr>
      <w:r w:rsidRPr="00224C4C">
        <w:rPr>
          <w:rFonts w:ascii="Fb Fontext" w:hAnsi="Fb Fontext"/>
          <w:rtl/>
        </w:rPr>
        <w:t xml:space="preserve">כזבולון בן דן - שלמדו אבי אביו, ולא כזבולון בן דן דאילו </w:t>
      </w:r>
      <w:r w:rsidR="00B35B36">
        <w:rPr>
          <w:rFonts w:ascii="Fb Fontext" w:hAnsi="Fb Fontext"/>
          <w:rtl/>
        </w:rPr>
        <w:t>שם</w:t>
      </w:r>
      <w:r w:rsidRPr="00224C4C">
        <w:rPr>
          <w:rFonts w:ascii="Fb Fontext" w:hAnsi="Fb Fontext"/>
          <w:rtl/>
        </w:rPr>
        <w:t xml:space="preserve"> מקרא, משנה ותלמוד, הלכות ואגדות, ואילו </w:t>
      </w:r>
      <w:r w:rsidR="00B35B36">
        <w:rPr>
          <w:rFonts w:ascii="Fb Fontext" w:hAnsi="Fb Fontext"/>
          <w:rtl/>
        </w:rPr>
        <w:t>כאן</w:t>
      </w:r>
      <w:r w:rsidRPr="00224C4C">
        <w:rPr>
          <w:rFonts w:ascii="Fb Fontext" w:hAnsi="Fb Fontext"/>
          <w:rtl/>
        </w:rPr>
        <w:t xml:space="preserve"> מקרא לבד.</w:t>
      </w:r>
    </w:p>
    <w:p w14:paraId="7FAEC28B" w14:textId="578360CF" w:rsidR="00A85AC8" w:rsidRPr="00E600D8" w:rsidRDefault="00E600D8" w:rsidP="000079BE">
      <w:pPr>
        <w:pStyle w:val="38"/>
        <w:framePr w:wrap="notBeside"/>
        <w:rPr>
          <w:rtl/>
        </w:rPr>
      </w:pPr>
      <w:r w:rsidRPr="00E600D8">
        <w:rPr>
          <w:rtl/>
        </w:rPr>
        <w:t>•</w:t>
      </w:r>
    </w:p>
    <w:p w14:paraId="175C8B72" w14:textId="50704FB5" w:rsidR="009469D7" w:rsidRDefault="006E0774" w:rsidP="006E0774">
      <w:pPr>
        <w:rPr>
          <w:rStyle w:val="affffa"/>
          <w:rtl/>
        </w:rPr>
      </w:pPr>
      <w:r w:rsidRPr="00224C4C">
        <w:rPr>
          <w:rFonts w:ascii="Fb Fontext" w:hAnsi="Fb Fontext" w:hint="cs"/>
          <w:sz w:val="32"/>
          <w:rtl/>
        </w:rPr>
        <w:t xml:space="preserve">ואבי אביו מחייב </w:t>
      </w:r>
      <w:r w:rsidRPr="00BD1120">
        <w:rPr>
          <w:rStyle w:val="afffff3"/>
          <w:rFonts w:hint="cs"/>
          <w:rtl/>
        </w:rPr>
        <w:t>כדתניא</w:t>
      </w:r>
      <w:r w:rsidRPr="00224C4C">
        <w:rPr>
          <w:rStyle w:val="affffa"/>
          <w:rFonts w:hint="cs"/>
          <w:rtl/>
        </w:rPr>
        <w:t xml:space="preserve"> 'ולמדתם אותם </w:t>
      </w:r>
      <w:r w:rsidRPr="00224C4C">
        <w:rPr>
          <w:rStyle w:val="affffa"/>
          <w:rtl/>
        </w:rPr>
        <w:t>את בניכם</w:t>
      </w:r>
      <w:r w:rsidRPr="00224C4C">
        <w:rPr>
          <w:rStyle w:val="affffa"/>
          <w:rFonts w:hint="cs"/>
          <w:rtl/>
        </w:rPr>
        <w:t>'</w:t>
      </w:r>
    </w:p>
    <w:p w14:paraId="35170B95" w14:textId="4A937E2E" w:rsidR="006E0774" w:rsidRPr="00131640" w:rsidRDefault="006E0774" w:rsidP="006E0774">
      <w:pPr>
        <w:rPr>
          <w:rtl/>
        </w:rPr>
      </w:pPr>
      <w:r w:rsidRPr="00224C4C">
        <w:rPr>
          <w:rFonts w:ascii="Fb Fontext" w:hAnsi="Fb Fontext"/>
          <w:sz w:val="32"/>
          <w:rtl/>
        </w:rPr>
        <w:t>בני בניכם –</w:t>
      </w:r>
      <w:r w:rsidRPr="00224C4C">
        <w:rPr>
          <w:rStyle w:val="affffa"/>
          <w:rtl/>
        </w:rPr>
        <w:t xml:space="preserve"> </w:t>
      </w:r>
      <w:r w:rsidRPr="00224C4C">
        <w:rPr>
          <w:rStyle w:val="affffa"/>
          <w:rFonts w:hint="cs"/>
          <w:rtl/>
        </w:rPr>
        <w:t>'</w:t>
      </w:r>
      <w:r w:rsidRPr="00224C4C">
        <w:rPr>
          <w:rStyle w:val="affffa"/>
          <w:rtl/>
        </w:rPr>
        <w:t>והודעתם לבניך ולבני בניך</w:t>
      </w:r>
      <w:r w:rsidRPr="00224C4C">
        <w:rPr>
          <w:rStyle w:val="affffa"/>
          <w:rFonts w:hint="cs"/>
          <w:rtl/>
        </w:rPr>
        <w:t>'</w:t>
      </w:r>
      <w:r w:rsidRPr="00224C4C">
        <w:rPr>
          <w:rStyle w:val="affffa"/>
          <w:rtl/>
        </w:rPr>
        <w:t>.</w:t>
      </w:r>
    </w:p>
    <w:p w14:paraId="48C027BE" w14:textId="77777777" w:rsidR="00A85AC8" w:rsidRPr="00E600D8" w:rsidRDefault="000079BE" w:rsidP="000079BE">
      <w:pPr>
        <w:pStyle w:val="38"/>
        <w:framePr w:wrap="notBeside"/>
        <w:rPr>
          <w:rtl/>
        </w:rPr>
      </w:pPr>
      <w:r w:rsidRPr="00E600D8">
        <w:rPr>
          <w:rFonts w:hint="cs"/>
          <w:rtl/>
        </w:rPr>
        <w:t>ואידך</w:t>
      </w:r>
      <w:r w:rsidR="00A85AC8" w:rsidRPr="00E600D8">
        <w:rPr>
          <w:rtl/>
        </w:rPr>
        <w:t>:</w:t>
      </w:r>
    </w:p>
    <w:p w14:paraId="5024173D" w14:textId="731005EC" w:rsidR="006E0774" w:rsidRPr="00131640" w:rsidRDefault="006E0774" w:rsidP="006E0774">
      <w:pPr>
        <w:rPr>
          <w:rtl/>
        </w:rPr>
      </w:pPr>
      <w:r w:rsidRPr="00BD1120">
        <w:rPr>
          <w:rStyle w:val="affffa"/>
          <w:rFonts w:hint="cs"/>
          <w:rtl/>
        </w:rPr>
        <w:t>בניכם</w:t>
      </w:r>
      <w:r w:rsidRPr="00224C4C">
        <w:rPr>
          <w:rFonts w:ascii="Fb Fontext" w:hAnsi="Fb Fontext" w:hint="cs"/>
          <w:sz w:val="32"/>
          <w:rtl/>
        </w:rPr>
        <w:t xml:space="preserve"> דריש ולא בנותיכם</w:t>
      </w:r>
    </w:p>
    <w:p w14:paraId="3518BD6A" w14:textId="77777777" w:rsidR="00A85AC8" w:rsidRPr="00E600D8" w:rsidRDefault="006E0774" w:rsidP="00BD1120">
      <w:pPr>
        <w:pStyle w:val="38"/>
        <w:framePr w:wrap="notBeside"/>
        <w:rPr>
          <w:rtl/>
        </w:rPr>
      </w:pPr>
      <w:r w:rsidRPr="00E600D8">
        <w:rPr>
          <w:rtl/>
        </w:rPr>
        <w:t xml:space="preserve">• </w:t>
      </w:r>
      <w:r w:rsidRPr="00E600D8">
        <w:rPr>
          <w:rFonts w:hint="cs"/>
          <w:rtl/>
        </w:rPr>
        <w:t>ו</w:t>
      </w:r>
      <w:r w:rsidR="00B35B36" w:rsidRPr="00E600D8">
        <w:rPr>
          <w:rFonts w:hint="cs"/>
          <w:rtl/>
        </w:rPr>
        <w:t>יש</w:t>
      </w:r>
      <w:r w:rsidRPr="00E600D8">
        <w:rPr>
          <w:rFonts w:hint="cs"/>
          <w:rtl/>
        </w:rPr>
        <w:t xml:space="preserve"> מ</w:t>
      </w:r>
      <w:r w:rsidRPr="00E600D8">
        <w:rPr>
          <w:rtl/>
        </w:rPr>
        <w:t>"</w:t>
      </w:r>
      <w:r w:rsidRPr="00E600D8">
        <w:rPr>
          <w:rFonts w:hint="cs"/>
          <w:rtl/>
        </w:rPr>
        <w:t>ד</w:t>
      </w:r>
      <w:r w:rsidR="00A85AC8" w:rsidRPr="00E600D8">
        <w:rPr>
          <w:rtl/>
        </w:rPr>
        <w:t>:</w:t>
      </w:r>
    </w:p>
    <w:p w14:paraId="139C5D46" w14:textId="0811FCB7" w:rsidR="006E0774" w:rsidRPr="00131640" w:rsidRDefault="006E0774" w:rsidP="006E0774">
      <w:pPr>
        <w:rPr>
          <w:rtl/>
        </w:rPr>
      </w:pPr>
      <w:r w:rsidRPr="00224C4C">
        <w:rPr>
          <w:rStyle w:val="affffa"/>
          <w:rFonts w:hint="cs"/>
          <w:rtl/>
        </w:rPr>
        <w:t>ד'</w:t>
      </w:r>
      <w:r w:rsidRPr="00224C4C">
        <w:rPr>
          <w:rStyle w:val="affffa"/>
          <w:rtl/>
        </w:rPr>
        <w:t>ולמדתם אותם את בניכם</w:t>
      </w:r>
      <w:r w:rsidRPr="00224C4C">
        <w:rPr>
          <w:rStyle w:val="affffa"/>
          <w:rFonts w:hint="cs"/>
          <w:rtl/>
        </w:rPr>
        <w:t>'</w:t>
      </w:r>
      <w:r w:rsidRPr="00224C4C">
        <w:rPr>
          <w:rStyle w:val="affffa"/>
          <w:rtl/>
        </w:rPr>
        <w:t xml:space="preserve"> </w:t>
      </w:r>
      <w:r w:rsidRPr="00224C4C">
        <w:rPr>
          <w:rFonts w:ascii="Fb Fontext" w:hAnsi="Fb Fontext"/>
          <w:sz w:val="32"/>
          <w:rtl/>
        </w:rPr>
        <w:t>- ולא בני בניכם,</w:t>
      </w:r>
    </w:p>
    <w:p w14:paraId="602C49B1" w14:textId="77777777" w:rsidR="00A85AC8" w:rsidRPr="00E600D8" w:rsidRDefault="006E0774" w:rsidP="00BD1120">
      <w:pPr>
        <w:pStyle w:val="38"/>
        <w:framePr w:wrap="notBeside"/>
        <w:rPr>
          <w:rtl/>
        </w:rPr>
      </w:pPr>
      <w:r w:rsidRPr="00E600D8">
        <w:rPr>
          <w:rFonts w:hint="cs"/>
          <w:rtl/>
        </w:rPr>
        <w:t>והך</w:t>
      </w:r>
      <w:r w:rsidR="00A85AC8" w:rsidRPr="00E600D8">
        <w:rPr>
          <w:rtl/>
        </w:rPr>
        <w:t>:</w:t>
      </w:r>
    </w:p>
    <w:p w14:paraId="70B2FF4C" w14:textId="5D63FEA1" w:rsidR="006E0774" w:rsidRPr="00131640" w:rsidRDefault="006E0774" w:rsidP="00183580">
      <w:pPr>
        <w:spacing w:after="120"/>
        <w:rPr>
          <w:rtl/>
        </w:rPr>
      </w:pPr>
      <w:r w:rsidRPr="00224C4C">
        <w:rPr>
          <w:rStyle w:val="affffa"/>
          <w:rFonts w:hint="cs"/>
          <w:rtl/>
        </w:rPr>
        <w:t>'</w:t>
      </w:r>
      <w:r w:rsidRPr="00224C4C">
        <w:rPr>
          <w:rStyle w:val="affffa"/>
          <w:rtl/>
        </w:rPr>
        <w:t>והודעתם לבניך ולבני בניך</w:t>
      </w:r>
      <w:r w:rsidR="00B457F0">
        <w:rPr>
          <w:rStyle w:val="affffa"/>
          <w:rFonts w:hint="cs"/>
          <w:rtl/>
        </w:rPr>
        <w:t>-</w:t>
      </w:r>
      <w:r w:rsidRPr="00224C4C">
        <w:rPr>
          <w:rtl/>
        </w:rPr>
        <w:t xml:space="preserve"> שכל המלמד את בנו תורה, </w:t>
      </w:r>
      <w:r w:rsidRPr="00224C4C">
        <w:rPr>
          <w:rFonts w:hint="cs"/>
          <w:rtl/>
        </w:rPr>
        <w:t xml:space="preserve"> </w:t>
      </w:r>
      <w:r w:rsidRPr="00224C4C">
        <w:rPr>
          <w:rtl/>
        </w:rPr>
        <w:t>מעלה עליו הכתוב כאילו למדו לו ולבנו ולבן בנו עד סוף כל הדורות</w:t>
      </w:r>
    </w:p>
    <w:p w14:paraId="435FC87A" w14:textId="3CB7EBAE" w:rsidR="00A85AC8" w:rsidRPr="00E600D8" w:rsidRDefault="006E0774" w:rsidP="00BD1120">
      <w:pPr>
        <w:pStyle w:val="38"/>
        <w:framePr w:wrap="notBeside"/>
        <w:rPr>
          <w:rtl/>
        </w:rPr>
      </w:pPr>
      <w:r w:rsidRPr="00E600D8">
        <w:rPr>
          <w:rtl/>
        </w:rPr>
        <w:t>• ריב"ל</w:t>
      </w:r>
      <w:r w:rsidR="00A85AC8" w:rsidRPr="00E600D8">
        <w:rPr>
          <w:rtl/>
        </w:rPr>
        <w:t>:</w:t>
      </w:r>
    </w:p>
    <w:p w14:paraId="1DF901A5" w14:textId="5ACB4696" w:rsidR="006E0774" w:rsidRPr="00E01834" w:rsidRDefault="006E0774" w:rsidP="006E0774">
      <w:pPr>
        <w:rPr>
          <w:spacing w:val="0"/>
          <w:rtl/>
        </w:rPr>
      </w:pPr>
      <w:r w:rsidRPr="00E01834">
        <w:rPr>
          <w:spacing w:val="0"/>
          <w:rtl/>
        </w:rPr>
        <w:t xml:space="preserve">כל המלמד את בן בנו תורה, </w:t>
      </w:r>
      <w:r w:rsidRPr="00E01834">
        <w:rPr>
          <w:rStyle w:val="afffff3"/>
          <w:spacing w:val="0"/>
          <w:rtl/>
        </w:rPr>
        <w:t>מעלה עליו הכתוב</w:t>
      </w:r>
      <w:r w:rsidRPr="00E01834">
        <w:rPr>
          <w:spacing w:val="0"/>
          <w:rtl/>
        </w:rPr>
        <w:t xml:space="preserve"> כאילו קבלה מהר סיני,</w:t>
      </w:r>
    </w:p>
    <w:p w14:paraId="3557255A" w14:textId="07F9EF66" w:rsidR="00A85AC8" w:rsidRPr="00E600D8" w:rsidRDefault="006E0774" w:rsidP="00B457F0">
      <w:pPr>
        <w:pStyle w:val="38"/>
        <w:framePr w:wrap="notBeside"/>
        <w:rPr>
          <w:rtl/>
        </w:rPr>
      </w:pPr>
      <w:r w:rsidRPr="00E600D8">
        <w:rPr>
          <w:rFonts w:hint="cs"/>
          <w:rtl/>
        </w:rPr>
        <w:t>שנא'</w:t>
      </w:r>
      <w:r w:rsidR="00A85AC8" w:rsidRPr="00E600D8">
        <w:rPr>
          <w:rtl/>
        </w:rPr>
        <w:t>:</w:t>
      </w:r>
    </w:p>
    <w:p w14:paraId="74C0D44E" w14:textId="2D5F1FE3" w:rsidR="006E0774" w:rsidRPr="00131640" w:rsidRDefault="006E0774" w:rsidP="00BD1120">
      <w:pPr>
        <w:spacing w:after="120"/>
        <w:rPr>
          <w:rtl/>
        </w:rPr>
      </w:pPr>
      <w:r w:rsidRPr="00224C4C">
        <w:rPr>
          <w:rStyle w:val="affffa"/>
          <w:rtl/>
        </w:rPr>
        <w:t>'והודעתם לבניך ולבני בניך</w:t>
      </w:r>
      <w:r w:rsidRPr="00224C4C">
        <w:rPr>
          <w:rStyle w:val="affffa"/>
          <w:rFonts w:hint="cs"/>
          <w:rtl/>
        </w:rPr>
        <w:t>'</w:t>
      </w:r>
      <w:r w:rsidRPr="00224C4C">
        <w:rPr>
          <w:rStyle w:val="affffa"/>
          <w:rtl/>
        </w:rPr>
        <w:t>,</w:t>
      </w:r>
      <w:r w:rsidRPr="00224C4C">
        <w:rPr>
          <w:rFonts w:ascii="Fb Fontext" w:hAnsi="Fb Fontext"/>
          <w:rtl/>
        </w:rPr>
        <w:t xml:space="preserve"> </w:t>
      </w:r>
      <w:r w:rsidRPr="00BD1120">
        <w:rPr>
          <w:rStyle w:val="afffff3"/>
          <w:rtl/>
        </w:rPr>
        <w:t>וסמיך:</w:t>
      </w:r>
      <w:r w:rsidRPr="00224C4C">
        <w:rPr>
          <w:rStyle w:val="affffa"/>
          <w:rtl/>
        </w:rPr>
        <w:t xml:space="preserve"> </w:t>
      </w:r>
      <w:r w:rsidRPr="00224C4C">
        <w:rPr>
          <w:rStyle w:val="affffa"/>
          <w:rFonts w:hint="cs"/>
          <w:rtl/>
        </w:rPr>
        <w:t>'</w:t>
      </w:r>
      <w:r w:rsidRPr="00224C4C">
        <w:rPr>
          <w:rStyle w:val="affffa"/>
          <w:rtl/>
        </w:rPr>
        <w:t xml:space="preserve">יום אשר עמדת לפני ה' </w:t>
      </w:r>
      <w:r w:rsidRPr="00224C4C">
        <w:rPr>
          <w:rFonts w:ascii="Fb Fontext" w:hAnsi="Fb Fontext"/>
          <w:rtl/>
        </w:rPr>
        <w:t>אלהיך בחורב.</w:t>
      </w:r>
    </w:p>
    <w:p w14:paraId="418D2F2D" w14:textId="37FE4813" w:rsidR="00A85AC8" w:rsidRPr="00E600D8" w:rsidRDefault="006E0774" w:rsidP="00BD1120">
      <w:pPr>
        <w:pStyle w:val="38"/>
        <w:framePr w:wrap="notBeside"/>
        <w:rPr>
          <w:rtl/>
        </w:rPr>
      </w:pPr>
      <w:r w:rsidRPr="00E600D8">
        <w:rPr>
          <w:rFonts w:hint="cs"/>
          <w:rtl/>
        </w:rPr>
        <w:t>רחב''א</w:t>
      </w:r>
      <w:r w:rsidR="00BD1120" w:rsidRPr="00E600D8">
        <w:rPr>
          <w:rFonts w:hint="cs"/>
          <w:rtl/>
        </w:rPr>
        <w:t xml:space="preserve"> מצא לריב''ל</w:t>
      </w:r>
      <w:r w:rsidR="00A85AC8" w:rsidRPr="00E600D8">
        <w:rPr>
          <w:rFonts w:hint="cs"/>
          <w:rtl/>
        </w:rPr>
        <w:t>:</w:t>
      </w:r>
    </w:p>
    <w:p w14:paraId="6EAC51EE" w14:textId="4048BD26" w:rsidR="009469D7" w:rsidRDefault="006E0774" w:rsidP="00BD1120">
      <w:pPr>
        <w:rPr>
          <w:rFonts w:ascii="Fb Fontext" w:hAnsi="Fb Fontext"/>
          <w:rtl/>
        </w:rPr>
      </w:pPr>
      <w:r w:rsidRPr="00224C4C">
        <w:rPr>
          <w:rFonts w:ascii="Fb Fontext" w:hAnsi="Fb Fontext" w:hint="cs"/>
          <w:rtl/>
        </w:rPr>
        <w:t xml:space="preserve">ששם סדין דאין ראוי לעטיפת הראש </w:t>
      </w:r>
      <w:r w:rsidRPr="00224C4C">
        <w:rPr>
          <w:rFonts w:ascii="Fb Fontext" w:hAnsi="Fb Fontext"/>
          <w:rtl/>
        </w:rPr>
        <w:t>ו</w:t>
      </w:r>
      <w:r w:rsidRPr="00224C4C">
        <w:rPr>
          <w:rFonts w:ascii="Fb Fontext" w:hAnsi="Fb Fontext" w:hint="cs"/>
          <w:rtl/>
        </w:rPr>
        <w:t>הביא ילד לביהכנ''ס</w:t>
      </w:r>
      <w:r w:rsidRPr="00224C4C">
        <w:rPr>
          <w:rFonts w:ascii="Fb Fontext" w:hAnsi="Fb Fontext"/>
          <w:rtl/>
        </w:rPr>
        <w:t>,</w:t>
      </w:r>
    </w:p>
    <w:p w14:paraId="4FC8139A" w14:textId="13F30FA8" w:rsidR="006E0774" w:rsidRPr="00131640" w:rsidRDefault="006E0774" w:rsidP="00BD1120">
      <w:pPr>
        <w:rPr>
          <w:rtl/>
        </w:rPr>
      </w:pPr>
      <w:r w:rsidRPr="00BD1120">
        <w:rPr>
          <w:rStyle w:val="afffff3"/>
          <w:rtl/>
        </w:rPr>
        <w:t>א"ל:</w:t>
      </w:r>
      <w:r w:rsidRPr="00224C4C">
        <w:rPr>
          <w:rFonts w:ascii="Fb Fontext" w:hAnsi="Fb Fontext"/>
          <w:rtl/>
        </w:rPr>
        <w:t xml:space="preserve"> מאי כולי האי? </w:t>
      </w:r>
      <w:r w:rsidRPr="00BD1120">
        <w:rPr>
          <w:rStyle w:val="afffff3"/>
          <w:rtl/>
        </w:rPr>
        <w:t xml:space="preserve">א"ל: </w:t>
      </w:r>
      <w:r w:rsidRPr="00224C4C">
        <w:rPr>
          <w:rFonts w:ascii="Fb Fontext" w:hAnsi="Fb Fontext"/>
          <w:rtl/>
        </w:rPr>
        <w:t>מי זוטר מאי דכתיב</w:t>
      </w:r>
      <w:r w:rsidRPr="00224C4C">
        <w:rPr>
          <w:rStyle w:val="affffa"/>
          <w:rtl/>
        </w:rPr>
        <w:t xml:space="preserve"> </w:t>
      </w:r>
      <w:r w:rsidRPr="00224C4C">
        <w:rPr>
          <w:rStyle w:val="affffa"/>
          <w:rFonts w:hint="cs"/>
          <w:rtl/>
        </w:rPr>
        <w:t>'</w:t>
      </w:r>
      <w:r w:rsidRPr="00224C4C">
        <w:rPr>
          <w:rStyle w:val="affffa"/>
          <w:rtl/>
        </w:rPr>
        <w:t>והודעתם לבניך</w:t>
      </w:r>
      <w:r w:rsidRPr="00224C4C">
        <w:rPr>
          <w:rStyle w:val="affffa"/>
          <w:rFonts w:hint="cs"/>
          <w:rtl/>
        </w:rPr>
        <w:t>'</w:t>
      </w:r>
      <w:r w:rsidRPr="00224C4C">
        <w:rPr>
          <w:rStyle w:val="affffa"/>
          <w:rtl/>
        </w:rPr>
        <w:t>,</w:t>
      </w:r>
      <w:r w:rsidRPr="00224C4C">
        <w:rPr>
          <w:rFonts w:ascii="Fb Fontext" w:hAnsi="Fb Fontext"/>
          <w:rtl/>
        </w:rPr>
        <w:t xml:space="preserve"> </w:t>
      </w:r>
      <w:r w:rsidRPr="00BD1120">
        <w:rPr>
          <w:rStyle w:val="afffff3"/>
          <w:rtl/>
        </w:rPr>
        <w:t xml:space="preserve">וסמיך </w:t>
      </w:r>
      <w:r w:rsidRPr="00224C4C">
        <w:rPr>
          <w:rStyle w:val="affffa"/>
          <w:rtl/>
        </w:rPr>
        <w:t xml:space="preserve"> </w:t>
      </w:r>
      <w:r w:rsidRPr="00224C4C">
        <w:rPr>
          <w:rStyle w:val="affffa"/>
          <w:rFonts w:hint="cs"/>
          <w:rtl/>
        </w:rPr>
        <w:t>'</w:t>
      </w:r>
      <w:r w:rsidRPr="00224C4C">
        <w:rPr>
          <w:rStyle w:val="affffa"/>
          <w:rtl/>
        </w:rPr>
        <w:t>יום אשר עמדת לפני ה' אלהיך בחורב</w:t>
      </w:r>
      <w:r w:rsidRPr="00224C4C">
        <w:rPr>
          <w:rStyle w:val="affffa"/>
          <w:rFonts w:hint="cs"/>
          <w:rtl/>
        </w:rPr>
        <w:t>'</w:t>
      </w:r>
    </w:p>
    <w:p w14:paraId="700D4277" w14:textId="7240D768" w:rsidR="00A85AC8" w:rsidRPr="00E600D8" w:rsidRDefault="006E0774" w:rsidP="00BD1120">
      <w:pPr>
        <w:pStyle w:val="38"/>
        <w:framePr w:wrap="notBeside"/>
        <w:rPr>
          <w:rtl/>
        </w:rPr>
      </w:pPr>
      <w:r w:rsidRPr="00E600D8">
        <w:rPr>
          <w:rtl/>
        </w:rPr>
        <w:t>מכאן ואילך</w:t>
      </w:r>
      <w:r w:rsidR="00A85AC8" w:rsidRPr="00E600D8">
        <w:rPr>
          <w:rtl/>
        </w:rPr>
        <w:t>:</w:t>
      </w:r>
    </w:p>
    <w:p w14:paraId="49A4E232" w14:textId="1E4C4C06" w:rsidR="006E0774" w:rsidRPr="00131640" w:rsidRDefault="006E0774" w:rsidP="00BD1120">
      <w:pPr>
        <w:rPr>
          <w:rtl/>
        </w:rPr>
      </w:pPr>
      <w:r w:rsidRPr="00BD1120">
        <w:rPr>
          <w:rStyle w:val="afffff3"/>
          <w:rFonts w:hint="cs"/>
          <w:rtl/>
        </w:rPr>
        <w:t>רחב</w:t>
      </w:r>
      <w:r w:rsidRPr="00BD1120">
        <w:rPr>
          <w:rStyle w:val="afffff3"/>
          <w:rtl/>
        </w:rPr>
        <w:t>"</w:t>
      </w:r>
      <w:r w:rsidRPr="00BD1120">
        <w:rPr>
          <w:rStyle w:val="afffff3"/>
          <w:rFonts w:hint="cs"/>
          <w:rtl/>
        </w:rPr>
        <w:t>א</w:t>
      </w:r>
      <w:r w:rsidRPr="00BD1120">
        <w:rPr>
          <w:rStyle w:val="afffff3"/>
          <w:rtl/>
        </w:rPr>
        <w:t xml:space="preserve"> </w:t>
      </w:r>
      <w:r w:rsidRPr="00224C4C">
        <w:rPr>
          <w:rFonts w:ascii="Fb Fontext" w:hAnsi="Fb Fontext"/>
          <w:sz w:val="32"/>
          <w:rtl/>
        </w:rPr>
        <w:t xml:space="preserve">לא טעם </w:t>
      </w:r>
      <w:r w:rsidR="00F0432A">
        <w:rPr>
          <w:rFonts w:ascii="Fb Fontext" w:hAnsi="Fb Fontext" w:hint="cs"/>
          <w:sz w:val="32"/>
          <w:rtl/>
        </w:rPr>
        <w:t>בשר צלוי</w:t>
      </w:r>
      <w:r w:rsidRPr="00224C4C">
        <w:rPr>
          <w:rFonts w:ascii="Fb Fontext" w:hAnsi="Fb Fontext"/>
          <w:sz w:val="32"/>
          <w:rtl/>
        </w:rPr>
        <w:t>, עד דמקרי לינוקא ומוספיה.</w:t>
      </w:r>
    </w:p>
    <w:p w14:paraId="55867D8B" w14:textId="354DB3CA" w:rsidR="006E0774" w:rsidRPr="00131640" w:rsidRDefault="006E0774" w:rsidP="00BD1120">
      <w:pPr>
        <w:spacing w:after="120"/>
        <w:rPr>
          <w:rtl/>
        </w:rPr>
      </w:pPr>
      <w:r w:rsidRPr="00BD1120">
        <w:rPr>
          <w:rStyle w:val="afffff3"/>
          <w:rtl/>
        </w:rPr>
        <w:t>רב</w:t>
      </w:r>
      <w:r w:rsidRPr="00BD1120">
        <w:rPr>
          <w:rStyle w:val="afffff3"/>
          <w:rFonts w:hint="cs"/>
          <w:rtl/>
        </w:rPr>
        <w:t>ר</w:t>
      </w:r>
      <w:r w:rsidRPr="00BD1120">
        <w:rPr>
          <w:rStyle w:val="afffff3"/>
          <w:rtl/>
        </w:rPr>
        <w:t>"</w:t>
      </w:r>
      <w:r w:rsidRPr="00BD1120">
        <w:rPr>
          <w:rStyle w:val="afffff3"/>
          <w:rFonts w:hint="cs"/>
          <w:rtl/>
        </w:rPr>
        <w:t>ה</w:t>
      </w:r>
      <w:r w:rsidRPr="00224C4C">
        <w:rPr>
          <w:rFonts w:ascii="Fb Fontext" w:hAnsi="Fb Fontext"/>
          <w:rtl/>
        </w:rPr>
        <w:t xml:space="preserve"> לא טעם </w:t>
      </w:r>
      <w:r w:rsidR="00F0432A">
        <w:rPr>
          <w:rFonts w:ascii="Fb Fontext" w:hAnsi="Fb Fontext" w:hint="cs"/>
          <w:rtl/>
        </w:rPr>
        <w:t>בשר צלוי</w:t>
      </w:r>
      <w:r w:rsidRPr="00224C4C">
        <w:rPr>
          <w:rFonts w:ascii="Fb Fontext" w:hAnsi="Fb Fontext"/>
          <w:rtl/>
        </w:rPr>
        <w:t>, עד דמייתי לינוקא לב</w:t>
      </w:r>
      <w:r w:rsidRPr="00224C4C">
        <w:rPr>
          <w:rFonts w:ascii="Fb Fontext" w:hAnsi="Fb Fontext" w:hint="cs"/>
          <w:rtl/>
        </w:rPr>
        <w:t>יהמ''ד</w:t>
      </w:r>
      <w:r w:rsidRPr="00224C4C">
        <w:rPr>
          <w:rFonts w:ascii="Fb Fontext" w:hAnsi="Fb Fontext"/>
          <w:rtl/>
        </w:rPr>
        <w:t>.</w:t>
      </w:r>
    </w:p>
    <w:p w14:paraId="1069FAD9" w14:textId="77777777" w:rsidR="00A85AC8" w:rsidRPr="00E600D8" w:rsidRDefault="006E0774" w:rsidP="00BD1120">
      <w:pPr>
        <w:pStyle w:val="38"/>
        <w:framePr w:wrap="notBeside"/>
        <w:rPr>
          <w:rtl/>
        </w:rPr>
      </w:pPr>
      <w:r w:rsidRPr="00E600D8">
        <w:rPr>
          <w:rFonts w:hint="cs"/>
          <w:rtl/>
        </w:rPr>
        <w:t>ר</w:t>
      </w:r>
      <w:r w:rsidRPr="00E600D8">
        <w:rPr>
          <w:rtl/>
        </w:rPr>
        <w:t>"</w:t>
      </w:r>
      <w:r w:rsidRPr="00E600D8">
        <w:rPr>
          <w:rFonts w:hint="cs"/>
          <w:rtl/>
        </w:rPr>
        <w:t>ס מריב</w:t>
      </w:r>
      <w:r w:rsidRPr="00E600D8">
        <w:rPr>
          <w:rtl/>
        </w:rPr>
        <w:t>"</w:t>
      </w:r>
      <w:r w:rsidRPr="00E600D8">
        <w:rPr>
          <w:rFonts w:hint="cs"/>
          <w:rtl/>
        </w:rPr>
        <w:t>ח</w:t>
      </w:r>
      <w:r w:rsidR="00A85AC8" w:rsidRPr="00E600D8">
        <w:rPr>
          <w:rtl/>
        </w:rPr>
        <w:t>:</w:t>
      </w:r>
    </w:p>
    <w:p w14:paraId="238B0E1F" w14:textId="25CEFA6D" w:rsidR="006E0774" w:rsidRPr="00131640" w:rsidRDefault="006E0774" w:rsidP="006E0774">
      <w:pPr>
        <w:rPr>
          <w:rtl/>
        </w:rPr>
      </w:pPr>
      <w:r w:rsidRPr="00224C4C">
        <w:rPr>
          <w:rStyle w:val="affffa"/>
          <w:rFonts w:hint="cs"/>
          <w:rtl/>
        </w:rPr>
        <w:t>'</w:t>
      </w:r>
      <w:r w:rsidRPr="00224C4C">
        <w:rPr>
          <w:rStyle w:val="affffa"/>
          <w:rtl/>
        </w:rPr>
        <w:t>ושננתם לבניך</w:t>
      </w:r>
      <w:r w:rsidRPr="00224C4C">
        <w:rPr>
          <w:rStyle w:val="affffa"/>
          <w:rFonts w:hint="cs"/>
          <w:rtl/>
        </w:rPr>
        <w:t>'</w:t>
      </w:r>
      <w:r w:rsidRPr="00224C4C">
        <w:rPr>
          <w:rStyle w:val="affffa"/>
          <w:rtl/>
        </w:rPr>
        <w:t xml:space="preserve"> </w:t>
      </w:r>
      <w:r w:rsidRPr="00224C4C">
        <w:rPr>
          <w:rFonts w:ascii="Fb Fontext" w:hAnsi="Fb Fontext"/>
          <w:sz w:val="32"/>
          <w:rtl/>
        </w:rPr>
        <w:t>אל תקרי ושננתם אלא ושלשתם, לעולם ישלש אדם שנותיו, שליש במקרא, שליש במשנה, שליש בתלמוד.</w:t>
      </w:r>
      <w:r w:rsidRPr="00224C4C">
        <w:rPr>
          <w:rFonts w:ascii="Fb Fontext" w:hAnsi="Fb Fontext" w:hint="cs"/>
          <w:sz w:val="32"/>
          <w:rtl/>
        </w:rPr>
        <w:t xml:space="preserve"> </w:t>
      </w:r>
      <w:r w:rsidRPr="00F0432A">
        <w:rPr>
          <w:rStyle w:val="afffff5"/>
          <w:rFonts w:hint="cs"/>
          <w:rtl/>
        </w:rPr>
        <w:t>והיינו בכל יום ויום [דאיך ידע כמה חי]</w:t>
      </w:r>
    </w:p>
    <w:p w14:paraId="28A97FD3" w14:textId="6140B287" w:rsidR="006E0774" w:rsidRPr="00623570" w:rsidRDefault="006E0774" w:rsidP="006E0774">
      <w:pPr>
        <w:rPr>
          <w:spacing w:val="0"/>
          <w:rtl/>
        </w:rPr>
      </w:pPr>
      <w:r w:rsidRPr="00623570">
        <w:rPr>
          <w:spacing w:val="0"/>
          <w:rtl/>
        </w:rPr>
        <w:t>לפיכך נקראו ראשונים סופרים שהיו סופרים כל האותיות שבתורה,</w:t>
      </w:r>
    </w:p>
    <w:p w14:paraId="4C2982AA" w14:textId="2E79384D" w:rsidR="00A85AC8" w:rsidRPr="00E600D8" w:rsidRDefault="006E0774" w:rsidP="0092094C">
      <w:pPr>
        <w:pStyle w:val="38"/>
        <w:framePr w:wrap="notBeside"/>
        <w:rPr>
          <w:rtl/>
        </w:rPr>
      </w:pPr>
      <w:r w:rsidRPr="00E600D8">
        <w:rPr>
          <w:rtl/>
        </w:rPr>
        <w:t>שהיו אומרים</w:t>
      </w:r>
      <w:r w:rsidR="00A85AC8" w:rsidRPr="00E600D8">
        <w:rPr>
          <w:rtl/>
        </w:rPr>
        <w:t>:</w:t>
      </w:r>
    </w:p>
    <w:p w14:paraId="09997CD9" w14:textId="467330F2" w:rsidR="006E0774" w:rsidRPr="001E5CB3" w:rsidRDefault="006E0774" w:rsidP="006E0774">
      <w:pPr>
        <w:rPr>
          <w:rtl/>
        </w:rPr>
      </w:pPr>
      <w:r w:rsidRPr="00224C4C">
        <w:rPr>
          <w:rFonts w:ascii="Fb Fontext" w:hAnsi="Fb Fontext"/>
          <w:rtl/>
        </w:rPr>
        <w:t>וא"ו דגחון - חציין של אותיות של ס"ת,</w:t>
      </w:r>
    </w:p>
    <w:p w14:paraId="60575757" w14:textId="77777777" w:rsidR="006E0774" w:rsidRPr="00131640" w:rsidRDefault="006E0774" w:rsidP="0092094C">
      <w:pPr>
        <w:rPr>
          <w:rtl/>
        </w:rPr>
      </w:pPr>
      <w:r w:rsidRPr="00224C4C">
        <w:rPr>
          <w:rStyle w:val="affffa"/>
          <w:rFonts w:hint="cs"/>
          <w:rtl/>
        </w:rPr>
        <w:t>'</w:t>
      </w:r>
      <w:r w:rsidRPr="00224C4C">
        <w:rPr>
          <w:rStyle w:val="affffa"/>
          <w:rtl/>
        </w:rPr>
        <w:t>דרש דרש</w:t>
      </w:r>
      <w:r w:rsidRPr="00224C4C">
        <w:rPr>
          <w:rStyle w:val="affffa"/>
          <w:rFonts w:hint="cs"/>
          <w:rtl/>
        </w:rPr>
        <w:t>'</w:t>
      </w:r>
      <w:r w:rsidRPr="00224C4C">
        <w:rPr>
          <w:rFonts w:ascii="Fb Fontext" w:hAnsi="Fb Fontext"/>
          <w:sz w:val="32"/>
          <w:rtl/>
        </w:rPr>
        <w:t xml:space="preserve"> - חציין של תיבות,</w:t>
      </w:r>
    </w:p>
    <w:p w14:paraId="11BE7B87" w14:textId="77777777" w:rsidR="006E0774" w:rsidRPr="00131640" w:rsidRDefault="006E0774" w:rsidP="0092094C">
      <w:pPr>
        <w:rPr>
          <w:rtl/>
        </w:rPr>
      </w:pPr>
      <w:r w:rsidRPr="00224C4C">
        <w:rPr>
          <w:rStyle w:val="affffa"/>
          <w:rFonts w:hint="cs"/>
          <w:rtl/>
        </w:rPr>
        <w:t>'</w:t>
      </w:r>
      <w:r w:rsidRPr="00224C4C">
        <w:rPr>
          <w:rStyle w:val="affffa"/>
          <w:rtl/>
        </w:rPr>
        <w:t xml:space="preserve">והתגלח </w:t>
      </w:r>
      <w:r w:rsidRPr="00224C4C">
        <w:rPr>
          <w:rFonts w:ascii="Fb Fontext" w:hAnsi="Fb Fontext"/>
          <w:sz w:val="32"/>
          <w:rtl/>
        </w:rPr>
        <w:t>- של פסוקים,</w:t>
      </w:r>
    </w:p>
    <w:p w14:paraId="53959221" w14:textId="77777777" w:rsidR="006E0774" w:rsidRPr="00131640" w:rsidRDefault="006E0774" w:rsidP="0092094C">
      <w:pPr>
        <w:rPr>
          <w:rtl/>
        </w:rPr>
      </w:pPr>
      <w:r w:rsidRPr="00224C4C">
        <w:rPr>
          <w:rStyle w:val="affffa"/>
          <w:rFonts w:hint="cs"/>
          <w:rtl/>
        </w:rPr>
        <w:t>'</w:t>
      </w:r>
      <w:r w:rsidRPr="00224C4C">
        <w:rPr>
          <w:rStyle w:val="affffa"/>
          <w:rtl/>
        </w:rPr>
        <w:t>יכרסמנה חזיר מיער</w:t>
      </w:r>
      <w:r w:rsidRPr="00224C4C">
        <w:rPr>
          <w:rStyle w:val="affffa"/>
          <w:rFonts w:hint="cs"/>
          <w:rtl/>
        </w:rPr>
        <w:t>'</w:t>
      </w:r>
      <w:r w:rsidRPr="00224C4C">
        <w:rPr>
          <w:rFonts w:ascii="Fb Fontext" w:hAnsi="Fb Fontext"/>
          <w:sz w:val="32"/>
          <w:rtl/>
        </w:rPr>
        <w:t xml:space="preserve"> - עי"ן דיער חציין של תהלים,</w:t>
      </w:r>
    </w:p>
    <w:p w14:paraId="2C13DCA6" w14:textId="77777777" w:rsidR="006E0774" w:rsidRDefault="006E0774" w:rsidP="0092094C">
      <w:pPr>
        <w:spacing w:after="120"/>
        <w:rPr>
          <w:rFonts w:ascii="Fb Fontext" w:hAnsi="Fb Fontext"/>
          <w:rtl/>
        </w:rPr>
      </w:pPr>
      <w:r w:rsidRPr="00224C4C">
        <w:rPr>
          <w:rStyle w:val="affffa"/>
          <w:rFonts w:hint="cs"/>
          <w:rtl/>
        </w:rPr>
        <w:t>'</w:t>
      </w:r>
      <w:r w:rsidRPr="00224C4C">
        <w:rPr>
          <w:rStyle w:val="affffa"/>
          <w:rtl/>
        </w:rPr>
        <w:t>והוא רחום יכפר עון</w:t>
      </w:r>
      <w:r w:rsidRPr="00224C4C">
        <w:rPr>
          <w:rStyle w:val="affffa"/>
          <w:rFonts w:hint="cs"/>
          <w:rtl/>
        </w:rPr>
        <w:t>'</w:t>
      </w:r>
      <w:r w:rsidRPr="00224C4C">
        <w:rPr>
          <w:rFonts w:ascii="Fb Fontext" w:hAnsi="Fb Fontext"/>
          <w:rtl/>
        </w:rPr>
        <w:t xml:space="preserve"> - חציו דפסוקים.</w:t>
      </w:r>
    </w:p>
    <w:p w14:paraId="08F946FD" w14:textId="66097975" w:rsidR="007309FA" w:rsidRPr="00131640" w:rsidRDefault="007309FA" w:rsidP="007309FA">
      <w:pPr>
        <w:pStyle w:val="affffb"/>
        <w:rPr>
          <w:rtl/>
        </w:rPr>
      </w:pPr>
      <w:r w:rsidRPr="007309FA">
        <w:rPr>
          <w:rtl/>
        </w:rPr>
        <w:t>***</w:t>
      </w:r>
    </w:p>
    <w:p w14:paraId="11048BEC" w14:textId="43B18EA6" w:rsidR="006E0774" w:rsidRPr="00383B21" w:rsidRDefault="006E0774" w:rsidP="00F65F8B">
      <w:pPr>
        <w:pStyle w:val="affffb"/>
        <w:rPr>
          <w:spacing w:val="0"/>
          <w:rtl/>
        </w:rPr>
      </w:pPr>
      <w:r w:rsidRPr="00383B21">
        <w:rPr>
          <w:rStyle w:val="afffff3"/>
          <w:rFonts w:cs="BA TM • Vilna Extra-Bold"/>
          <w:b w:val="0"/>
          <w:bCs w:val="0"/>
          <w:spacing w:val="0"/>
          <w:rtl/>
        </w:rPr>
        <w:t xml:space="preserve">בעי רב יוסף: </w:t>
      </w:r>
      <w:r w:rsidRPr="00383B21">
        <w:rPr>
          <w:spacing w:val="0"/>
          <w:rtl/>
        </w:rPr>
        <w:t>וא"ו דגחון מ</w:t>
      </w:r>
      <w:r w:rsidR="0092094C" w:rsidRPr="00383B21">
        <w:rPr>
          <w:rFonts w:hint="cs"/>
          <w:spacing w:val="0"/>
          <w:rtl/>
        </w:rPr>
        <w:t xml:space="preserve">תחילתו או מסופו </w:t>
      </w:r>
      <w:r w:rsidR="0092094C" w:rsidRPr="00383B21">
        <w:rPr>
          <w:rStyle w:val="afffff3"/>
          <w:rFonts w:cs="BA TM • Vilna Extra-Bold" w:hint="cs"/>
          <w:b w:val="0"/>
          <w:bCs w:val="0"/>
          <w:spacing w:val="0"/>
          <w:rtl/>
        </w:rPr>
        <w:t>א</w:t>
      </w:r>
      <w:r w:rsidRPr="00383B21">
        <w:rPr>
          <w:rStyle w:val="afffff3"/>
          <w:rFonts w:cs="BA TM • Vilna Extra-Bold"/>
          <w:b w:val="0"/>
          <w:bCs w:val="0"/>
          <w:spacing w:val="0"/>
          <w:rtl/>
        </w:rPr>
        <w:t xml:space="preserve">"ל: </w:t>
      </w:r>
      <w:r w:rsidRPr="00383B21">
        <w:rPr>
          <w:spacing w:val="0"/>
          <w:rtl/>
        </w:rPr>
        <w:t>נ</w:t>
      </w:r>
      <w:r w:rsidR="0092094C" w:rsidRPr="00383B21">
        <w:rPr>
          <w:rFonts w:hint="cs"/>
          <w:spacing w:val="0"/>
          <w:rtl/>
        </w:rPr>
        <w:t xml:space="preserve">ביא </w:t>
      </w:r>
      <w:r w:rsidRPr="00383B21">
        <w:rPr>
          <w:spacing w:val="0"/>
          <w:rtl/>
        </w:rPr>
        <w:t>ס"ת ו</w:t>
      </w:r>
      <w:r w:rsidR="0092094C" w:rsidRPr="00383B21">
        <w:rPr>
          <w:rFonts w:hint="cs"/>
          <w:spacing w:val="0"/>
          <w:rtl/>
        </w:rPr>
        <w:t>נמנה</w:t>
      </w:r>
      <w:r w:rsidRPr="00383B21">
        <w:rPr>
          <w:spacing w:val="0"/>
          <w:rtl/>
        </w:rPr>
        <w:t>!</w:t>
      </w:r>
    </w:p>
    <w:p w14:paraId="61F00D86" w14:textId="516D9834" w:rsidR="00A85AC8" w:rsidRPr="00E600D8" w:rsidRDefault="006E0774" w:rsidP="0092094C">
      <w:pPr>
        <w:pStyle w:val="38"/>
        <w:framePr w:wrap="notBeside"/>
        <w:rPr>
          <w:rtl/>
        </w:rPr>
      </w:pPr>
      <w:r w:rsidRPr="00E600D8">
        <w:rPr>
          <w:rFonts w:hint="cs"/>
          <w:rtl/>
        </w:rPr>
        <w:t>וארבב</w:t>
      </w:r>
      <w:r w:rsidRPr="00E600D8">
        <w:rPr>
          <w:rtl/>
        </w:rPr>
        <w:t>"</w:t>
      </w:r>
      <w:r w:rsidRPr="00E600D8">
        <w:rPr>
          <w:rFonts w:hint="cs"/>
          <w:rtl/>
        </w:rPr>
        <w:t>ח</w:t>
      </w:r>
      <w:r w:rsidR="00A85AC8" w:rsidRPr="00E600D8">
        <w:rPr>
          <w:rtl/>
        </w:rPr>
        <w:t>:</w:t>
      </w:r>
    </w:p>
    <w:p w14:paraId="76789860" w14:textId="43B06A6F" w:rsidR="006E0774" w:rsidRDefault="006E0774" w:rsidP="006E0774">
      <w:pPr>
        <w:rPr>
          <w:rFonts w:ascii="Fb Fontext" w:hAnsi="Fb Fontext"/>
          <w:rtl/>
        </w:rPr>
      </w:pPr>
      <w:r w:rsidRPr="00224C4C">
        <w:rPr>
          <w:rFonts w:ascii="Fb Fontext" w:hAnsi="Fb Fontext"/>
          <w:rtl/>
        </w:rPr>
        <w:t>לא זזו משם עד שהביאו ספר תורה ומנאום</w:t>
      </w:r>
      <w:r w:rsidRPr="00224C4C">
        <w:rPr>
          <w:rFonts w:ascii="Fb Fontext" w:hAnsi="Fb Fontext" w:hint="cs"/>
          <w:rtl/>
        </w:rPr>
        <w:t xml:space="preserve"> </w:t>
      </w:r>
      <w:r w:rsidR="00B1161E">
        <w:rPr>
          <w:rFonts w:ascii="Fb Fontext" w:hAnsi="Fb Fontext" w:hint="cs"/>
          <w:rtl/>
        </w:rPr>
        <w:t>שהם</w:t>
      </w:r>
      <w:r w:rsidRPr="00224C4C">
        <w:rPr>
          <w:rFonts w:ascii="Fb Fontext" w:hAnsi="Fb Fontext"/>
          <w:rtl/>
        </w:rPr>
        <w:t xml:space="preserve"> בקיאי בחסירות ויתרות, אנ</w:t>
      </w:r>
      <w:r w:rsidR="00B1161E">
        <w:rPr>
          <w:rFonts w:ascii="Fb Fontext" w:hAnsi="Fb Fontext" w:hint="cs"/>
          <w:rtl/>
        </w:rPr>
        <w:t>ו</w:t>
      </w:r>
      <w:r w:rsidRPr="00224C4C">
        <w:rPr>
          <w:rFonts w:ascii="Fb Fontext" w:hAnsi="Fb Fontext"/>
          <w:rtl/>
        </w:rPr>
        <w:t xml:space="preserve"> לא בקיאי</w:t>
      </w:r>
      <w:r w:rsidR="00B1161E">
        <w:rPr>
          <w:rFonts w:ascii="Fb Fontext" w:hAnsi="Fb Fontext" w:hint="cs"/>
          <w:rtl/>
        </w:rPr>
        <w:t>ם</w:t>
      </w:r>
      <w:r w:rsidRPr="00224C4C">
        <w:rPr>
          <w:rFonts w:ascii="Fb Fontext" w:hAnsi="Fb Fontext"/>
          <w:rtl/>
        </w:rPr>
        <w:t>.</w:t>
      </w:r>
    </w:p>
    <w:p w14:paraId="2748FFB9" w14:textId="090977F7" w:rsidR="007309FA" w:rsidRPr="00131640" w:rsidRDefault="007309FA" w:rsidP="007309FA">
      <w:pPr>
        <w:pStyle w:val="affffb"/>
        <w:rPr>
          <w:rtl/>
        </w:rPr>
      </w:pPr>
      <w:r w:rsidRPr="007309FA">
        <w:rPr>
          <w:rtl/>
        </w:rPr>
        <w:t>***</w:t>
      </w:r>
    </w:p>
    <w:p w14:paraId="0B7A8B32" w14:textId="4322049B" w:rsidR="006E0774" w:rsidRPr="00131640" w:rsidRDefault="006E0774" w:rsidP="00F65F8B">
      <w:pPr>
        <w:pStyle w:val="affffb"/>
        <w:rPr>
          <w:rtl/>
        </w:rPr>
      </w:pPr>
      <w:r w:rsidRPr="00210DF6">
        <w:rPr>
          <w:rStyle w:val="afffff3"/>
          <w:rFonts w:cs="BA TM • Vilna Extra-Bold"/>
          <w:b w:val="0"/>
          <w:bCs w:val="0"/>
          <w:rtl/>
        </w:rPr>
        <w:t>בעי רב יוסף:</w:t>
      </w:r>
      <w:r w:rsidRPr="00224C4C">
        <w:rPr>
          <w:rtl/>
        </w:rPr>
        <w:t xml:space="preserve"> והתגלח מ</w:t>
      </w:r>
      <w:r w:rsidR="00CF5BED">
        <w:rPr>
          <w:rFonts w:hint="cs"/>
          <w:rtl/>
        </w:rPr>
        <w:t>תחילתו או מסופו ?</w:t>
      </w:r>
    </w:p>
    <w:p w14:paraId="773ABB6D" w14:textId="348FF339" w:rsidR="006E0774" w:rsidRPr="00131640" w:rsidRDefault="006E0774" w:rsidP="006E0774">
      <w:pPr>
        <w:rPr>
          <w:rtl/>
        </w:rPr>
      </w:pPr>
      <w:r w:rsidRPr="00224C4C">
        <w:rPr>
          <w:rFonts w:ascii="Fb Fontext" w:hAnsi="Fb Fontext" w:hint="cs"/>
          <w:rtl/>
        </w:rPr>
        <w:t>וא</w:t>
      </w:r>
      <w:r w:rsidRPr="00224C4C">
        <w:rPr>
          <w:rFonts w:ascii="Fb Fontext" w:hAnsi="Fb Fontext"/>
          <w:rtl/>
        </w:rPr>
        <w:t>"</w:t>
      </w:r>
      <w:r w:rsidRPr="00224C4C">
        <w:rPr>
          <w:rFonts w:ascii="Fb Fontext" w:hAnsi="Fb Fontext" w:hint="cs"/>
          <w:rtl/>
        </w:rPr>
        <w:t xml:space="preserve">א לספור דבפסוקים </w:t>
      </w:r>
      <w:r w:rsidR="00B35B36">
        <w:rPr>
          <w:rFonts w:ascii="Fb Fontext" w:hAnsi="Fb Fontext" w:hint="cs"/>
          <w:rtl/>
        </w:rPr>
        <w:t>גם</w:t>
      </w:r>
      <w:r w:rsidRPr="00224C4C">
        <w:rPr>
          <w:rFonts w:ascii="Fb Fontext" w:hAnsi="Fb Fontext" w:hint="cs"/>
          <w:rtl/>
        </w:rPr>
        <w:t xml:space="preserve"> אין אנו בקיאים</w:t>
      </w:r>
    </w:p>
    <w:p w14:paraId="3D922BA2" w14:textId="453BA177" w:rsidR="00A85AC8" w:rsidRPr="00E600D8" w:rsidRDefault="006E0774" w:rsidP="00CF5BED">
      <w:pPr>
        <w:pStyle w:val="38"/>
        <w:framePr w:wrap="notBeside"/>
        <w:rPr>
          <w:rtl/>
        </w:rPr>
      </w:pPr>
      <w:r w:rsidRPr="00E600D8">
        <w:rPr>
          <w:rFonts w:hint="cs"/>
          <w:rtl/>
        </w:rPr>
        <w:t>אמנם ראב</w:t>
      </w:r>
      <w:r w:rsidRPr="00E600D8">
        <w:rPr>
          <w:rtl/>
        </w:rPr>
        <w:t>"</w:t>
      </w:r>
      <w:r w:rsidRPr="00E600D8">
        <w:rPr>
          <w:rFonts w:hint="cs"/>
          <w:rtl/>
        </w:rPr>
        <w:t>א</w:t>
      </w:r>
      <w:r w:rsidR="00A85AC8" w:rsidRPr="00E600D8">
        <w:rPr>
          <w:rFonts w:hint="cs"/>
          <w:rtl/>
        </w:rPr>
        <w:t>:</w:t>
      </w:r>
    </w:p>
    <w:p w14:paraId="4D49E20B" w14:textId="57283BFD" w:rsidR="006E0774" w:rsidRPr="00131640" w:rsidRDefault="006E0774" w:rsidP="00D24332">
      <w:pPr>
        <w:spacing w:after="120"/>
        <w:rPr>
          <w:rtl/>
        </w:rPr>
      </w:pPr>
      <w:r w:rsidRPr="00224C4C">
        <w:rPr>
          <w:rFonts w:ascii="Fb Fontext" w:hAnsi="Fb Fontext" w:hint="cs"/>
          <w:rtl/>
        </w:rPr>
        <w:t>ד</w:t>
      </w:r>
      <w:r w:rsidRPr="00224C4C">
        <w:rPr>
          <w:rFonts w:ascii="Fb Fontext" w:hAnsi="Fb Fontext"/>
          <w:rtl/>
        </w:rPr>
        <w:t>ב</w:t>
      </w:r>
      <w:r w:rsidRPr="00224C4C">
        <w:rPr>
          <w:rFonts w:ascii="Fb Fontext" w:hAnsi="Fb Fontext" w:hint="cs"/>
          <w:rtl/>
        </w:rPr>
        <w:t>א</w:t>
      </w:r>
      <w:r w:rsidRPr="00224C4C">
        <w:rPr>
          <w:rFonts w:ascii="Fb Fontext" w:hAnsi="Fb Fontext"/>
          <w:rtl/>
        </w:rPr>
        <w:t>"</w:t>
      </w:r>
      <w:r w:rsidRPr="00224C4C">
        <w:rPr>
          <w:rFonts w:ascii="Fb Fontext" w:hAnsi="Fb Fontext" w:hint="cs"/>
          <w:rtl/>
        </w:rPr>
        <w:t>י חילקו פסוק זה לג'</w:t>
      </w:r>
      <w:r w:rsidRPr="00224C4C">
        <w:rPr>
          <w:rStyle w:val="affffa"/>
          <w:rFonts w:hint="cs"/>
          <w:rtl/>
        </w:rPr>
        <w:t xml:space="preserve"> '</w:t>
      </w:r>
      <w:r w:rsidRPr="00224C4C">
        <w:rPr>
          <w:rStyle w:val="affffa"/>
          <w:rtl/>
        </w:rPr>
        <w:t>ויאמר ה' אל משה הנה אנכי בא אליך בעב הענן</w:t>
      </w:r>
      <w:r w:rsidRPr="00224C4C">
        <w:rPr>
          <w:rStyle w:val="affffa"/>
          <w:rFonts w:hint="cs"/>
          <w:rtl/>
        </w:rPr>
        <w:t>'</w:t>
      </w:r>
      <w:r w:rsidRPr="00224C4C">
        <w:rPr>
          <w:rFonts w:ascii="Fb Fontext" w:hAnsi="Fb Fontext"/>
          <w:rtl/>
        </w:rPr>
        <w:t>.</w:t>
      </w:r>
    </w:p>
    <w:p w14:paraId="796B1164" w14:textId="69677A17" w:rsidR="00A85AC8" w:rsidRPr="00E600D8" w:rsidRDefault="00490F44" w:rsidP="00D30618">
      <w:pPr>
        <w:pStyle w:val="38"/>
        <w:framePr w:wrap="notBeside"/>
        <w:rPr>
          <w:rtl/>
        </w:rPr>
      </w:pPr>
      <w:r>
        <w:rPr>
          <w:rtl/>
        </w:rPr>
        <w:t>ת"ר</w:t>
      </w:r>
      <w:r w:rsidR="00A85AC8" w:rsidRPr="00E600D8">
        <w:rPr>
          <w:rtl/>
        </w:rPr>
        <w:t>:</w:t>
      </w:r>
    </w:p>
    <w:p w14:paraId="2671ABBF" w14:textId="5C9C7616" w:rsidR="006E0774" w:rsidRPr="00131640" w:rsidRDefault="006E0774" w:rsidP="006E0774">
      <w:pPr>
        <w:rPr>
          <w:rtl/>
        </w:rPr>
      </w:pPr>
      <w:r w:rsidRPr="00210DF6">
        <w:rPr>
          <w:rStyle w:val="afffa"/>
          <w:rFonts w:ascii="Fb Fontext" w:hAnsi="Fb Fontext" w:cs="BA TM • Vilna Extra-Bold" w:hint="cs"/>
          <w:bCs w:val="0"/>
          <w:rtl/>
        </w:rPr>
        <w:t>ח'</w:t>
      </w:r>
      <w:r w:rsidRPr="00224C4C">
        <w:rPr>
          <w:rFonts w:ascii="Fb Fontext" w:hAnsi="Fb Fontext" w:hint="cs"/>
          <w:rtl/>
        </w:rPr>
        <w:t xml:space="preserve"> אלפים ותתפח [חחחח] הם פסוקי ס</w:t>
      </w:r>
      <w:r w:rsidRPr="00224C4C">
        <w:rPr>
          <w:rFonts w:ascii="Fb Fontext" w:hAnsi="Fb Fontext"/>
          <w:rtl/>
        </w:rPr>
        <w:t>"</w:t>
      </w:r>
      <w:r w:rsidRPr="00224C4C">
        <w:rPr>
          <w:rFonts w:ascii="Fb Fontext" w:hAnsi="Fb Fontext" w:hint="cs"/>
          <w:rtl/>
        </w:rPr>
        <w:t xml:space="preserve">ת, </w:t>
      </w:r>
      <w:r w:rsidRPr="00224C4C">
        <w:rPr>
          <w:rFonts w:ascii="Fb Fontext" w:hAnsi="Fb Fontext"/>
          <w:rtl/>
        </w:rPr>
        <w:t xml:space="preserve">יתר עליו תהלים </w:t>
      </w:r>
      <w:r w:rsidRPr="00224C4C">
        <w:rPr>
          <w:rFonts w:ascii="Fb Fontext" w:hAnsi="Fb Fontext" w:hint="cs"/>
          <w:rtl/>
        </w:rPr>
        <w:t>ח'</w:t>
      </w:r>
      <w:r w:rsidRPr="00224C4C">
        <w:rPr>
          <w:rFonts w:ascii="Fb Fontext" w:hAnsi="Fb Fontext"/>
          <w:rtl/>
        </w:rPr>
        <w:t xml:space="preserve">, חסר ממנו דברי הימים </w:t>
      </w:r>
      <w:r w:rsidRPr="00224C4C">
        <w:rPr>
          <w:rFonts w:ascii="Fb Fontext" w:hAnsi="Fb Fontext" w:hint="cs"/>
          <w:rtl/>
        </w:rPr>
        <w:t>ח'</w:t>
      </w:r>
      <w:r w:rsidRPr="00224C4C">
        <w:rPr>
          <w:rFonts w:ascii="Fb Fontext" w:hAnsi="Fb Fontext"/>
          <w:rtl/>
        </w:rPr>
        <w:t>.</w:t>
      </w:r>
    </w:p>
    <w:p w14:paraId="71D67981" w14:textId="77777777" w:rsidR="006E0774" w:rsidRPr="00131640" w:rsidRDefault="006E0774" w:rsidP="0010529F">
      <w:pPr>
        <w:pStyle w:val="afff0"/>
        <w:framePr w:wrap="around"/>
        <w:rPr>
          <w:rtl/>
        </w:rPr>
      </w:pPr>
      <w:r w:rsidRPr="00224C4C">
        <w:rPr>
          <w:rFonts w:hint="cs"/>
          <w:rtl/>
        </w:rPr>
        <w:t>ל:</w:t>
      </w:r>
    </w:p>
    <w:p w14:paraId="4A5BD245" w14:textId="09E626D6" w:rsidR="00A85AC8" w:rsidRPr="00E600D8" w:rsidRDefault="00490F44" w:rsidP="00D30618">
      <w:pPr>
        <w:pStyle w:val="38"/>
        <w:framePr w:wrap="notBeside"/>
        <w:rPr>
          <w:rtl/>
        </w:rPr>
      </w:pPr>
      <w:r>
        <w:rPr>
          <w:rtl/>
        </w:rPr>
        <w:t>ת"ר</w:t>
      </w:r>
      <w:r w:rsidR="00A85AC8" w:rsidRPr="00E600D8">
        <w:rPr>
          <w:rtl/>
        </w:rPr>
        <w:t>:</w:t>
      </w:r>
    </w:p>
    <w:p w14:paraId="4C002FC4" w14:textId="49C94B55" w:rsidR="006E0774" w:rsidRPr="00131640" w:rsidRDefault="006E0774" w:rsidP="006E0774">
      <w:pPr>
        <w:rPr>
          <w:rtl/>
        </w:rPr>
      </w:pPr>
      <w:r w:rsidRPr="00224C4C">
        <w:rPr>
          <w:rStyle w:val="affffa"/>
          <w:rFonts w:hint="cs"/>
          <w:rtl/>
        </w:rPr>
        <w:t>'</w:t>
      </w:r>
      <w:r w:rsidRPr="00224C4C">
        <w:rPr>
          <w:rStyle w:val="affffa"/>
          <w:rtl/>
        </w:rPr>
        <w:t>ושננתם</w:t>
      </w:r>
      <w:r w:rsidRPr="00224C4C">
        <w:rPr>
          <w:rStyle w:val="affffa"/>
          <w:rFonts w:hint="cs"/>
          <w:rtl/>
        </w:rPr>
        <w:t>'</w:t>
      </w:r>
      <w:r w:rsidRPr="00224C4C">
        <w:rPr>
          <w:rFonts w:ascii="Fb Fontext" w:hAnsi="Fb Fontext"/>
          <w:rtl/>
        </w:rPr>
        <w:t xml:space="preserve"> - שיהו דברי תורה מחודדים בפיך, שאם ישאל לך אדם דבר - אל תגמגם ותאמר לו,</w:t>
      </w:r>
    </w:p>
    <w:p w14:paraId="3E354D3E" w14:textId="77777777" w:rsidR="006E0774" w:rsidRPr="00131640" w:rsidRDefault="006E0774" w:rsidP="006E0774">
      <w:pPr>
        <w:rPr>
          <w:rtl/>
        </w:rPr>
      </w:pPr>
      <w:r w:rsidRPr="00224C4C">
        <w:rPr>
          <w:rFonts w:ascii="Fb Fontext" w:hAnsi="Fb Fontext"/>
          <w:sz w:val="32"/>
          <w:rtl/>
        </w:rPr>
        <w:t xml:space="preserve">אלא אמור לו מיד, </w:t>
      </w:r>
      <w:r w:rsidRPr="00224C4C">
        <w:rPr>
          <w:rFonts w:ascii="Fb Fontext" w:hAnsi="Fb Fontext" w:hint="cs"/>
          <w:sz w:val="32"/>
          <w:rtl/>
        </w:rPr>
        <w:t>-</w:t>
      </w:r>
      <w:r w:rsidRPr="00224C4C">
        <w:rPr>
          <w:rStyle w:val="affffa"/>
          <w:rFonts w:hint="cs"/>
          <w:rtl/>
        </w:rPr>
        <w:t>'</w:t>
      </w:r>
      <w:r w:rsidRPr="00224C4C">
        <w:rPr>
          <w:rStyle w:val="affffa"/>
          <w:rtl/>
        </w:rPr>
        <w:t>אמור לחכמה אחותי את וגו',</w:t>
      </w:r>
    </w:p>
    <w:p w14:paraId="6A641EF1" w14:textId="448D4F8E" w:rsidR="00A85AC8" w:rsidRPr="00E600D8" w:rsidRDefault="006E0774" w:rsidP="00D30618">
      <w:pPr>
        <w:pStyle w:val="38"/>
        <w:framePr w:wrap="notBeside"/>
        <w:rPr>
          <w:rtl/>
        </w:rPr>
      </w:pPr>
      <w:r w:rsidRPr="00E600D8">
        <w:rPr>
          <w:rtl/>
        </w:rPr>
        <w:t>ואומר</w:t>
      </w:r>
      <w:r w:rsidR="00A85AC8" w:rsidRPr="00E600D8">
        <w:rPr>
          <w:rtl/>
        </w:rPr>
        <w:t>:</w:t>
      </w:r>
    </w:p>
    <w:p w14:paraId="1DE1119A" w14:textId="37E1BEDE" w:rsidR="006E0774" w:rsidRPr="00131640" w:rsidRDefault="006E0774" w:rsidP="00D30618">
      <w:pPr>
        <w:rPr>
          <w:rtl/>
        </w:rPr>
      </w:pPr>
      <w:r w:rsidRPr="00224C4C">
        <w:rPr>
          <w:rStyle w:val="affffa"/>
          <w:rFonts w:hint="cs"/>
          <w:rtl/>
        </w:rPr>
        <w:t>'</w:t>
      </w:r>
      <w:r w:rsidRPr="00224C4C">
        <w:rPr>
          <w:rStyle w:val="affffa"/>
          <w:rtl/>
        </w:rPr>
        <w:t>קשרם על אצבעותיך כתבם על לוח לבך</w:t>
      </w:r>
      <w:r w:rsidRPr="00224C4C">
        <w:rPr>
          <w:rStyle w:val="affffa"/>
          <w:rFonts w:hint="cs"/>
          <w:rtl/>
        </w:rPr>
        <w:t>'</w:t>
      </w:r>
      <w:r w:rsidRPr="00224C4C">
        <w:rPr>
          <w:rStyle w:val="affffa"/>
          <w:rtl/>
        </w:rPr>
        <w:t>,</w:t>
      </w:r>
    </w:p>
    <w:p w14:paraId="62662271" w14:textId="1ED48997" w:rsidR="00A85AC8" w:rsidRPr="00E600D8" w:rsidRDefault="006E0774" w:rsidP="00D30618">
      <w:pPr>
        <w:pStyle w:val="38"/>
        <w:framePr w:wrap="notBeside"/>
        <w:rPr>
          <w:rtl/>
        </w:rPr>
      </w:pPr>
      <w:r w:rsidRPr="00E600D8">
        <w:rPr>
          <w:rtl/>
        </w:rPr>
        <w:t>ואומר</w:t>
      </w:r>
      <w:r w:rsidR="00A85AC8" w:rsidRPr="00E600D8">
        <w:rPr>
          <w:rtl/>
        </w:rPr>
        <w:t>:</w:t>
      </w:r>
    </w:p>
    <w:p w14:paraId="5E6CFEC2" w14:textId="219B6B0A" w:rsidR="006E0774" w:rsidRPr="00131640" w:rsidRDefault="006E0774" w:rsidP="00D30618">
      <w:pPr>
        <w:rPr>
          <w:rtl/>
        </w:rPr>
      </w:pPr>
      <w:r w:rsidRPr="00224C4C">
        <w:rPr>
          <w:rStyle w:val="affffa"/>
          <w:rFonts w:hint="cs"/>
          <w:rtl/>
        </w:rPr>
        <w:t>'</w:t>
      </w:r>
      <w:r w:rsidRPr="00224C4C">
        <w:rPr>
          <w:rStyle w:val="affffa"/>
          <w:rtl/>
        </w:rPr>
        <w:t>כחצים ביד גבור כן בני הנעורים</w:t>
      </w:r>
      <w:r w:rsidRPr="00224C4C">
        <w:rPr>
          <w:rStyle w:val="affffa"/>
          <w:rFonts w:hint="cs"/>
          <w:rtl/>
        </w:rPr>
        <w:t>'</w:t>
      </w:r>
      <w:r w:rsidRPr="00224C4C">
        <w:rPr>
          <w:rStyle w:val="affffa"/>
          <w:rtl/>
        </w:rPr>
        <w:t>,</w:t>
      </w:r>
    </w:p>
    <w:p w14:paraId="1D69D901" w14:textId="0DD57C3D" w:rsidR="00A85AC8" w:rsidRPr="00E600D8" w:rsidRDefault="006E0774" w:rsidP="00D30618">
      <w:pPr>
        <w:pStyle w:val="38"/>
        <w:framePr w:wrap="notBeside"/>
        <w:rPr>
          <w:rtl/>
        </w:rPr>
      </w:pPr>
      <w:r w:rsidRPr="00E600D8">
        <w:rPr>
          <w:rtl/>
        </w:rPr>
        <w:t>ואומר</w:t>
      </w:r>
      <w:r w:rsidR="00A85AC8" w:rsidRPr="00E600D8">
        <w:rPr>
          <w:rtl/>
        </w:rPr>
        <w:t>:</w:t>
      </w:r>
    </w:p>
    <w:p w14:paraId="16765310" w14:textId="0C61C25B" w:rsidR="006E0774" w:rsidRPr="00131640" w:rsidRDefault="006E0774" w:rsidP="00D30618">
      <w:pPr>
        <w:rPr>
          <w:rtl/>
        </w:rPr>
      </w:pPr>
      <w:r w:rsidRPr="00224C4C">
        <w:rPr>
          <w:rStyle w:val="affffa"/>
          <w:rFonts w:hint="cs"/>
          <w:rtl/>
        </w:rPr>
        <w:t>'</w:t>
      </w:r>
      <w:r w:rsidRPr="00224C4C">
        <w:rPr>
          <w:rStyle w:val="affffa"/>
          <w:rtl/>
        </w:rPr>
        <w:t>חצי גבור שנונים</w:t>
      </w:r>
      <w:r w:rsidRPr="00224C4C">
        <w:rPr>
          <w:rStyle w:val="affffa"/>
          <w:rFonts w:hint="cs"/>
          <w:rtl/>
        </w:rPr>
        <w:t>'</w:t>
      </w:r>
      <w:r w:rsidRPr="00224C4C">
        <w:rPr>
          <w:rStyle w:val="affffa"/>
          <w:rtl/>
        </w:rPr>
        <w:t>,</w:t>
      </w:r>
    </w:p>
    <w:p w14:paraId="513DC9DB" w14:textId="2F115FE7" w:rsidR="00A85AC8" w:rsidRPr="00E600D8" w:rsidRDefault="006E0774" w:rsidP="00D30618">
      <w:pPr>
        <w:pStyle w:val="38"/>
        <w:framePr w:wrap="notBeside"/>
        <w:rPr>
          <w:rtl/>
        </w:rPr>
      </w:pPr>
      <w:r w:rsidRPr="00E600D8">
        <w:rPr>
          <w:rtl/>
        </w:rPr>
        <w:t>ואומר</w:t>
      </w:r>
      <w:r w:rsidR="00A85AC8" w:rsidRPr="00E600D8">
        <w:rPr>
          <w:rtl/>
        </w:rPr>
        <w:t>:</w:t>
      </w:r>
    </w:p>
    <w:p w14:paraId="545D4695" w14:textId="55C3BD30" w:rsidR="006E0774" w:rsidRPr="00131640" w:rsidRDefault="006E0774" w:rsidP="00D30618">
      <w:pPr>
        <w:rPr>
          <w:rtl/>
        </w:rPr>
      </w:pPr>
      <w:r w:rsidRPr="00224C4C">
        <w:rPr>
          <w:rStyle w:val="affffa"/>
          <w:rFonts w:hint="cs"/>
          <w:rtl/>
        </w:rPr>
        <w:t>'</w:t>
      </w:r>
      <w:r w:rsidRPr="00224C4C">
        <w:rPr>
          <w:rStyle w:val="affffa"/>
          <w:rtl/>
        </w:rPr>
        <w:t>חציך שנונים עמים תחתיך יפלו</w:t>
      </w:r>
      <w:r w:rsidRPr="00224C4C">
        <w:rPr>
          <w:rStyle w:val="affffa"/>
          <w:rFonts w:hint="cs"/>
          <w:rtl/>
        </w:rPr>
        <w:t>'</w:t>
      </w:r>
      <w:r w:rsidRPr="00224C4C">
        <w:rPr>
          <w:rStyle w:val="affffa"/>
          <w:rtl/>
        </w:rPr>
        <w:t>,</w:t>
      </w:r>
    </w:p>
    <w:p w14:paraId="1C0A1085" w14:textId="2E464841" w:rsidR="00A85AC8" w:rsidRPr="00E600D8" w:rsidRDefault="006E0774" w:rsidP="00D30618">
      <w:pPr>
        <w:pStyle w:val="38"/>
        <w:framePr w:wrap="notBeside"/>
        <w:rPr>
          <w:rtl/>
        </w:rPr>
      </w:pPr>
      <w:r w:rsidRPr="00E600D8">
        <w:rPr>
          <w:rtl/>
        </w:rPr>
        <w:t>ואומר</w:t>
      </w:r>
      <w:r w:rsidR="00A85AC8" w:rsidRPr="00E600D8">
        <w:rPr>
          <w:rtl/>
        </w:rPr>
        <w:t>:</w:t>
      </w:r>
    </w:p>
    <w:p w14:paraId="03D367CC" w14:textId="189EB81E" w:rsidR="006E0774" w:rsidRPr="00131640" w:rsidRDefault="006E0774" w:rsidP="00753632">
      <w:pPr>
        <w:rPr>
          <w:rtl/>
        </w:rPr>
      </w:pPr>
      <w:r w:rsidRPr="00224C4C">
        <w:rPr>
          <w:rStyle w:val="affffa"/>
          <w:rFonts w:hint="cs"/>
          <w:rtl/>
        </w:rPr>
        <w:t>'</w:t>
      </w:r>
      <w:r w:rsidRPr="00224C4C">
        <w:rPr>
          <w:rStyle w:val="affffa"/>
          <w:rtl/>
        </w:rPr>
        <w:t xml:space="preserve">אשרי הגבר אשר מלא את אשפתו מהם לא יבושו כי ידברו את </w:t>
      </w:r>
      <w:r w:rsidRPr="00753632">
        <w:rPr>
          <w:rStyle w:val="affffa"/>
          <w:b/>
          <w:bCs/>
          <w:rtl/>
        </w:rPr>
        <w:t>אויבים בשער</w:t>
      </w:r>
      <w:r w:rsidRPr="00753632">
        <w:rPr>
          <w:rStyle w:val="affffa"/>
          <w:rFonts w:hint="cs"/>
          <w:b/>
          <w:bCs/>
          <w:rtl/>
        </w:rPr>
        <w:t>'</w:t>
      </w:r>
      <w:r w:rsidRPr="00224C4C">
        <w:rPr>
          <w:rStyle w:val="affffa"/>
          <w:rtl/>
        </w:rPr>
        <w:t>.</w:t>
      </w:r>
      <w:r w:rsidRPr="00224C4C">
        <w:rPr>
          <w:rFonts w:ascii="Fb Fontext" w:hAnsi="Fb Fontext" w:hint="cs"/>
          <w:rtl/>
        </w:rPr>
        <w:t xml:space="preserve"> </w:t>
      </w:r>
      <w:r w:rsidRPr="00753632">
        <w:rPr>
          <w:rStyle w:val="afffff3"/>
          <w:rFonts w:hint="cs"/>
          <w:rtl/>
        </w:rPr>
        <w:t>רחב</w:t>
      </w:r>
      <w:r w:rsidRPr="00753632">
        <w:rPr>
          <w:rStyle w:val="afffff3"/>
          <w:rtl/>
        </w:rPr>
        <w:t>"</w:t>
      </w:r>
      <w:r w:rsidRPr="00753632">
        <w:rPr>
          <w:rStyle w:val="afffff3"/>
          <w:rFonts w:hint="cs"/>
          <w:rtl/>
        </w:rPr>
        <w:t>א</w:t>
      </w:r>
      <w:r w:rsidRPr="00753632">
        <w:rPr>
          <w:rStyle w:val="afffff3"/>
          <w:rtl/>
        </w:rPr>
        <w:t>:</w:t>
      </w:r>
      <w:r w:rsidRPr="00224C4C">
        <w:rPr>
          <w:rFonts w:ascii="Fb Fontext" w:hAnsi="Fb Fontext"/>
          <w:rtl/>
        </w:rPr>
        <w:t xml:space="preserve"> אפי' האב ובנו, הרב ותלמידו, שעוסקין בתורה בשער אחד נעשים אויבים זה את זה, ואינם זזים </w:t>
      </w:r>
      <w:r w:rsidRPr="00224C4C">
        <w:rPr>
          <w:rFonts w:ascii="Fb Fontext" w:hAnsi="Fb Fontext"/>
          <w:rtl/>
        </w:rPr>
        <w:lastRenderedPageBreak/>
        <w:t>משם עד שנעשים אוהבים זה את זה,</w:t>
      </w:r>
      <w:r w:rsidRPr="00224C4C">
        <w:rPr>
          <w:rFonts w:ascii="Fb Fontext" w:hAnsi="Fb Fontext" w:hint="cs"/>
          <w:rtl/>
        </w:rPr>
        <w:t>-</w:t>
      </w:r>
      <w:r w:rsidRPr="00224C4C">
        <w:rPr>
          <w:rStyle w:val="affffa"/>
          <w:rtl/>
        </w:rPr>
        <w:t xml:space="preserve"> </w:t>
      </w:r>
      <w:r w:rsidRPr="00224C4C">
        <w:rPr>
          <w:rStyle w:val="affffa"/>
          <w:rFonts w:hint="cs"/>
          <w:rtl/>
        </w:rPr>
        <w:t>'</w:t>
      </w:r>
      <w:r w:rsidRPr="00224C4C">
        <w:rPr>
          <w:rStyle w:val="affffa"/>
          <w:rtl/>
        </w:rPr>
        <w:t>את והב בסופה</w:t>
      </w:r>
      <w:r w:rsidRPr="00224C4C">
        <w:rPr>
          <w:rStyle w:val="affffa"/>
          <w:rFonts w:hint="cs"/>
          <w:rtl/>
        </w:rPr>
        <w:t>'</w:t>
      </w:r>
      <w:r w:rsidRPr="00224C4C">
        <w:rPr>
          <w:rStyle w:val="affffa"/>
          <w:rtl/>
        </w:rPr>
        <w:t>,</w:t>
      </w:r>
      <w:r w:rsidRPr="00224C4C">
        <w:rPr>
          <w:rFonts w:ascii="Fb Fontext" w:hAnsi="Fb Fontext"/>
          <w:rtl/>
        </w:rPr>
        <w:t xml:space="preserve"> אל תקרי בסופה אלא בסו</w:t>
      </w:r>
      <w:r w:rsidR="00753632">
        <w:rPr>
          <w:rFonts w:ascii="Fb Fontext" w:hAnsi="Fb Fontext" w:hint="cs"/>
          <w:rtl/>
        </w:rPr>
        <w:t>ׂ</w:t>
      </w:r>
      <w:r w:rsidRPr="00224C4C">
        <w:rPr>
          <w:rFonts w:ascii="Fb Fontext" w:hAnsi="Fb Fontext"/>
          <w:rtl/>
        </w:rPr>
        <w:t>פ</w:t>
      </w:r>
      <w:r w:rsidRPr="00224C4C">
        <w:rPr>
          <w:rFonts w:ascii="Times New Roman" w:hAnsi="Times New Roman" w:cs="Times New Roman" w:hint="cs"/>
          <w:cs/>
        </w:rPr>
        <w:t>‎</w:t>
      </w:r>
      <w:r w:rsidRPr="00224C4C">
        <w:rPr>
          <w:rFonts w:ascii="Times New Roman" w:hAnsi="Times New Roman" w:cs="Times New Roman" w:hint="cs"/>
          <w:rtl/>
        </w:rPr>
        <w:t>‏</w:t>
      </w:r>
      <w:r w:rsidRPr="00224C4C">
        <w:rPr>
          <w:rFonts w:ascii="Fb Fontext" w:hAnsi="Fb Fontext"/>
          <w:rtl/>
        </w:rPr>
        <w:t>ה.</w:t>
      </w:r>
    </w:p>
    <w:p w14:paraId="360D4D4C" w14:textId="79AAC5C4" w:rsidR="007309FA" w:rsidRPr="00131640" w:rsidRDefault="007309FA" w:rsidP="007309FA">
      <w:pPr>
        <w:pStyle w:val="affffb"/>
        <w:rPr>
          <w:rtl/>
        </w:rPr>
      </w:pPr>
      <w:r w:rsidRPr="007309FA">
        <w:rPr>
          <w:rFonts w:hint="cs"/>
          <w:rtl/>
        </w:rPr>
        <w:t>***</w:t>
      </w:r>
    </w:p>
    <w:p w14:paraId="505A3C1B" w14:textId="4B5E384F" w:rsidR="006E0774" w:rsidRPr="00131640" w:rsidRDefault="006E0774" w:rsidP="00F65F8B">
      <w:pPr>
        <w:pStyle w:val="affffb"/>
        <w:rPr>
          <w:rtl/>
        </w:rPr>
      </w:pPr>
      <w:r w:rsidRPr="00210DF6">
        <w:rPr>
          <w:rStyle w:val="afffff3"/>
          <w:rFonts w:cs="BA TM • Vilna Extra-Bold"/>
          <w:b w:val="0"/>
          <w:bCs w:val="0"/>
          <w:rtl/>
        </w:rPr>
        <w:t>ת"ר:</w:t>
      </w:r>
      <w:r w:rsidRPr="00224C4C">
        <w:rPr>
          <w:rtl/>
        </w:rPr>
        <w:t xml:space="preserve"> </w:t>
      </w:r>
      <w:r w:rsidRPr="00224C4C">
        <w:rPr>
          <w:rStyle w:val="affffa"/>
          <w:rFonts w:hint="cs"/>
          <w:rtl/>
        </w:rPr>
        <w:t>'</w:t>
      </w:r>
      <w:r w:rsidRPr="00224C4C">
        <w:rPr>
          <w:rStyle w:val="affffa"/>
          <w:rtl/>
        </w:rPr>
        <w:t>ושמתם</w:t>
      </w:r>
      <w:r w:rsidRPr="00224C4C">
        <w:rPr>
          <w:rStyle w:val="affffa"/>
          <w:rFonts w:hint="cs"/>
          <w:rtl/>
        </w:rPr>
        <w:t>'</w:t>
      </w:r>
      <w:r w:rsidRPr="00224C4C">
        <w:rPr>
          <w:rStyle w:val="affffa"/>
          <w:rtl/>
        </w:rPr>
        <w:t xml:space="preserve"> </w:t>
      </w:r>
      <w:r w:rsidRPr="00224C4C">
        <w:rPr>
          <w:rtl/>
        </w:rPr>
        <w:t>- סם תם, נמשלה תורה כסם חיים.</w:t>
      </w:r>
    </w:p>
    <w:p w14:paraId="2A386355" w14:textId="3D3BD501" w:rsidR="00A85AC8" w:rsidRPr="00E600D8" w:rsidRDefault="006E0774" w:rsidP="00753632">
      <w:pPr>
        <w:pStyle w:val="38"/>
        <w:framePr w:wrap="notBeside"/>
        <w:rPr>
          <w:rtl/>
        </w:rPr>
      </w:pPr>
      <w:r w:rsidRPr="00E600D8">
        <w:rPr>
          <w:rtl/>
        </w:rPr>
        <w:t>משל</w:t>
      </w:r>
      <w:r w:rsidR="00A85AC8" w:rsidRPr="00E600D8">
        <w:rPr>
          <w:rFonts w:hint="cs"/>
          <w:rtl/>
        </w:rPr>
        <w:t>:</w:t>
      </w:r>
    </w:p>
    <w:p w14:paraId="427ED0FE" w14:textId="560C201A" w:rsidR="009469D7" w:rsidRDefault="006E0774" w:rsidP="00753632">
      <w:pPr>
        <w:rPr>
          <w:rFonts w:ascii="Fb Fontext" w:hAnsi="Fb Fontext"/>
          <w:rtl/>
        </w:rPr>
      </w:pPr>
      <w:r w:rsidRPr="00224C4C">
        <w:rPr>
          <w:rFonts w:ascii="Fb Fontext" w:hAnsi="Fb Fontext"/>
          <w:rtl/>
        </w:rPr>
        <w:t xml:space="preserve">לאדם שהכה את בנו מכה גדולה והניח לו רטיה על מכתו, </w:t>
      </w:r>
      <w:r w:rsidRPr="00753632">
        <w:rPr>
          <w:rStyle w:val="afffff3"/>
          <w:rtl/>
        </w:rPr>
        <w:t>וא</w:t>
      </w:r>
      <w:r w:rsidR="00AD0B30">
        <w:rPr>
          <w:rStyle w:val="afffff3"/>
          <w:rFonts w:hint="cs"/>
          <w:rtl/>
        </w:rPr>
        <w:t>"ל</w:t>
      </w:r>
      <w:r w:rsidRPr="00753632">
        <w:rPr>
          <w:rStyle w:val="afffff3"/>
          <w:rtl/>
        </w:rPr>
        <w:t>:</w:t>
      </w:r>
      <w:r w:rsidRPr="00224C4C">
        <w:rPr>
          <w:rFonts w:ascii="Fb Fontext" w:hAnsi="Fb Fontext"/>
          <w:rtl/>
        </w:rPr>
        <w:t xml:space="preserve"> בני, כל זמן שהרטיה זו על מכתך, אכול מה שהנאתך ושתה מה שהנאתך, ורחוץ בין בחמין בין בצונן ואין אתה מתיירא, ואם אתה מעבירה הרי היא מעלה נומי.</w:t>
      </w:r>
    </w:p>
    <w:p w14:paraId="73BD7118" w14:textId="77777777" w:rsidR="009469D7" w:rsidRDefault="006E0774" w:rsidP="00753632">
      <w:pPr>
        <w:rPr>
          <w:rFonts w:ascii="Fb Fontext" w:hAnsi="Fb Fontext"/>
          <w:rtl/>
        </w:rPr>
      </w:pPr>
      <w:r w:rsidRPr="00762E36">
        <w:rPr>
          <w:rStyle w:val="afffff3"/>
          <w:rtl/>
        </w:rPr>
        <w:t xml:space="preserve">כך </w:t>
      </w:r>
      <w:r w:rsidR="00753632" w:rsidRPr="00762E36">
        <w:rPr>
          <w:rStyle w:val="afffff3"/>
          <w:rFonts w:hint="cs"/>
          <w:rtl/>
        </w:rPr>
        <w:t xml:space="preserve">אמר </w:t>
      </w:r>
      <w:r w:rsidRPr="00762E36">
        <w:rPr>
          <w:rStyle w:val="afffff3"/>
          <w:rtl/>
        </w:rPr>
        <w:t>הקב"ה לישראל:</w:t>
      </w:r>
      <w:r w:rsidRPr="00224C4C">
        <w:rPr>
          <w:rFonts w:ascii="Fb Fontext" w:hAnsi="Fb Fontext"/>
          <w:rtl/>
        </w:rPr>
        <w:t xml:space="preserve"> בני, בראתי יצ</w:t>
      </w:r>
      <w:r w:rsidR="00753632">
        <w:rPr>
          <w:rFonts w:ascii="Fb Fontext" w:hAnsi="Fb Fontext" w:hint="cs"/>
          <w:rtl/>
        </w:rPr>
        <w:t xml:space="preserve">"הר </w:t>
      </w:r>
      <w:r w:rsidRPr="00224C4C">
        <w:rPr>
          <w:rFonts w:ascii="Fb Fontext" w:hAnsi="Fb Fontext"/>
          <w:rtl/>
        </w:rPr>
        <w:t>ובראתי לו תורה תבלין,</w:t>
      </w:r>
    </w:p>
    <w:p w14:paraId="282215A4" w14:textId="77777777" w:rsidR="009469D7" w:rsidRPr="003C6451" w:rsidRDefault="006E0774" w:rsidP="006E0774">
      <w:pPr>
        <w:rPr>
          <w:rFonts w:ascii="Fb Fontext" w:hAnsi="Fb Fontext"/>
          <w:spacing w:val="-4"/>
          <w:rtl/>
        </w:rPr>
      </w:pPr>
      <w:r w:rsidRPr="003C6451">
        <w:rPr>
          <w:rFonts w:ascii="Fb Fontext" w:hAnsi="Fb Fontext"/>
          <w:spacing w:val="-4"/>
          <w:rtl/>
        </w:rPr>
        <w:t>אם אתם עוסקים בתורה אי אתם נמסרים בידו,</w:t>
      </w:r>
      <w:r w:rsidR="00753632" w:rsidRPr="003C6451">
        <w:rPr>
          <w:rStyle w:val="affffa"/>
          <w:rFonts w:hint="cs"/>
          <w:spacing w:val="-4"/>
          <w:rtl/>
        </w:rPr>
        <w:t xml:space="preserve"> ד</w:t>
      </w:r>
      <w:r w:rsidRPr="003C6451">
        <w:rPr>
          <w:rStyle w:val="affffa"/>
          <w:rFonts w:hint="cs"/>
          <w:spacing w:val="-4"/>
          <w:rtl/>
        </w:rPr>
        <w:t>'</w:t>
      </w:r>
      <w:r w:rsidRPr="003C6451">
        <w:rPr>
          <w:rStyle w:val="affffa"/>
          <w:spacing w:val="-4"/>
          <w:rtl/>
        </w:rPr>
        <w:t>הלא אם תטיב שאת</w:t>
      </w:r>
      <w:r w:rsidRPr="003C6451">
        <w:rPr>
          <w:rStyle w:val="affffa"/>
          <w:rFonts w:hint="cs"/>
          <w:spacing w:val="-4"/>
          <w:rtl/>
        </w:rPr>
        <w:t>'</w:t>
      </w:r>
      <w:r w:rsidRPr="003C6451">
        <w:rPr>
          <w:rStyle w:val="affffa"/>
          <w:spacing w:val="-4"/>
          <w:rtl/>
        </w:rPr>
        <w:t>,</w:t>
      </w:r>
    </w:p>
    <w:p w14:paraId="792409FA" w14:textId="00AA80F6" w:rsidR="006E0774" w:rsidRPr="003C6451" w:rsidRDefault="006E0774" w:rsidP="006E0774">
      <w:pPr>
        <w:rPr>
          <w:spacing w:val="-2"/>
          <w:rtl/>
        </w:rPr>
      </w:pPr>
      <w:r w:rsidRPr="003C6451">
        <w:rPr>
          <w:rFonts w:ascii="Fb Fontext" w:hAnsi="Fb Fontext"/>
          <w:spacing w:val="-2"/>
          <w:rtl/>
        </w:rPr>
        <w:t xml:space="preserve">אם אי אתם עוסקין בתורה אתם נמסרים בידו, </w:t>
      </w:r>
      <w:r w:rsidR="00753632" w:rsidRPr="003C6451">
        <w:rPr>
          <w:rFonts w:ascii="Fb Fontext" w:hAnsi="Fb Fontext" w:hint="cs"/>
          <w:spacing w:val="-2"/>
          <w:rtl/>
        </w:rPr>
        <w:t>ד</w:t>
      </w:r>
      <w:r w:rsidRPr="003C6451">
        <w:rPr>
          <w:rStyle w:val="affffa"/>
          <w:spacing w:val="-2"/>
          <w:rtl/>
        </w:rPr>
        <w:t>'לפתח חטאת רובץ</w:t>
      </w:r>
      <w:r w:rsidRPr="003C6451">
        <w:rPr>
          <w:rStyle w:val="affffa"/>
          <w:rFonts w:hint="cs"/>
          <w:spacing w:val="-2"/>
          <w:rtl/>
        </w:rPr>
        <w:t>'</w:t>
      </w:r>
      <w:r w:rsidRPr="003C6451">
        <w:rPr>
          <w:rStyle w:val="affffa"/>
          <w:spacing w:val="-2"/>
          <w:rtl/>
        </w:rPr>
        <w:t>,</w:t>
      </w:r>
    </w:p>
    <w:p w14:paraId="275ABCD0" w14:textId="77777777" w:rsidR="009469D7" w:rsidRDefault="006E0774" w:rsidP="006E0774">
      <w:pPr>
        <w:rPr>
          <w:rFonts w:ascii="Fb Fontext" w:hAnsi="Fb Fontext"/>
          <w:rtl/>
        </w:rPr>
      </w:pPr>
      <w:r w:rsidRPr="00224C4C">
        <w:rPr>
          <w:rFonts w:ascii="Fb Fontext" w:hAnsi="Fb Fontext"/>
          <w:rtl/>
        </w:rPr>
        <w:t xml:space="preserve">ולא עוד אלא שכל משאו ומתנו בך, </w:t>
      </w:r>
      <w:r w:rsidR="006C247B">
        <w:rPr>
          <w:rStyle w:val="affffa"/>
          <w:rFonts w:hint="cs"/>
          <w:rtl/>
        </w:rPr>
        <w:t>ד</w:t>
      </w:r>
      <w:r w:rsidRPr="00224C4C">
        <w:rPr>
          <w:rStyle w:val="affffa"/>
          <w:rFonts w:hint="cs"/>
          <w:rtl/>
        </w:rPr>
        <w:t>'</w:t>
      </w:r>
      <w:r w:rsidRPr="00224C4C">
        <w:rPr>
          <w:rStyle w:val="affffa"/>
          <w:rtl/>
        </w:rPr>
        <w:t>ואליך תשוקתו</w:t>
      </w:r>
      <w:r w:rsidRPr="00224C4C">
        <w:rPr>
          <w:rStyle w:val="affffa"/>
          <w:rFonts w:hint="cs"/>
          <w:rtl/>
        </w:rPr>
        <w:t>'</w:t>
      </w:r>
      <w:r w:rsidRPr="00224C4C">
        <w:rPr>
          <w:rStyle w:val="affffa"/>
          <w:rtl/>
        </w:rPr>
        <w:t>,</w:t>
      </w:r>
    </w:p>
    <w:p w14:paraId="69B21BDA" w14:textId="12D598FC" w:rsidR="006E0774" w:rsidRPr="00131640" w:rsidRDefault="006E0774" w:rsidP="006E0774">
      <w:pPr>
        <w:rPr>
          <w:rtl/>
        </w:rPr>
      </w:pPr>
      <w:r w:rsidRPr="00224C4C">
        <w:rPr>
          <w:rFonts w:ascii="Fb Fontext" w:hAnsi="Fb Fontext"/>
          <w:rtl/>
        </w:rPr>
        <w:t xml:space="preserve">ואם אתה רוצה אתה מושל בו, </w:t>
      </w:r>
      <w:r w:rsidR="006C247B">
        <w:rPr>
          <w:rFonts w:ascii="Fb Fontext" w:hAnsi="Fb Fontext" w:hint="cs"/>
          <w:rtl/>
        </w:rPr>
        <w:t>ד</w:t>
      </w:r>
      <w:r w:rsidRPr="00224C4C">
        <w:rPr>
          <w:rStyle w:val="affffa"/>
          <w:rFonts w:hint="cs"/>
          <w:rtl/>
        </w:rPr>
        <w:t>'</w:t>
      </w:r>
      <w:r w:rsidRPr="00224C4C">
        <w:rPr>
          <w:rStyle w:val="affffa"/>
          <w:rtl/>
        </w:rPr>
        <w:t>ואתה תמשל בו</w:t>
      </w:r>
      <w:r w:rsidRPr="00224C4C">
        <w:rPr>
          <w:rStyle w:val="affffa"/>
          <w:rFonts w:hint="cs"/>
          <w:rtl/>
        </w:rPr>
        <w:t>'</w:t>
      </w:r>
      <w:r w:rsidRPr="00224C4C">
        <w:rPr>
          <w:rStyle w:val="affffa"/>
          <w:rtl/>
        </w:rPr>
        <w:t>.</w:t>
      </w:r>
    </w:p>
    <w:p w14:paraId="70E36A83" w14:textId="6CF78EB4" w:rsidR="006E0774" w:rsidRPr="00131640" w:rsidRDefault="006D062D" w:rsidP="006D062D">
      <w:pPr>
        <w:pStyle w:val="affffb"/>
        <w:rPr>
          <w:rtl/>
        </w:rPr>
      </w:pPr>
      <w:r>
        <w:rPr>
          <w:rFonts w:hint="cs"/>
          <w:rtl/>
        </w:rPr>
        <w:t>***</w:t>
      </w:r>
    </w:p>
    <w:p w14:paraId="123DE639" w14:textId="0511FBB5" w:rsidR="00A85AC8" w:rsidRPr="00E600D8" w:rsidRDefault="006E0774" w:rsidP="006C247B">
      <w:pPr>
        <w:pStyle w:val="38"/>
        <w:framePr w:wrap="notBeside"/>
        <w:rPr>
          <w:rtl/>
        </w:rPr>
      </w:pPr>
      <w:r w:rsidRPr="00E600D8">
        <w:rPr>
          <w:rtl/>
        </w:rPr>
        <w:t>ת"ר</w:t>
      </w:r>
      <w:r w:rsidR="00A85AC8" w:rsidRPr="00E600D8">
        <w:rPr>
          <w:rtl/>
        </w:rPr>
        <w:t>:</w:t>
      </w:r>
    </w:p>
    <w:p w14:paraId="5F7A0824" w14:textId="5AFC0AF9" w:rsidR="006E0774" w:rsidRPr="003C6451" w:rsidRDefault="006E0774" w:rsidP="006E0774">
      <w:pPr>
        <w:rPr>
          <w:spacing w:val="0"/>
          <w:rtl/>
        </w:rPr>
      </w:pPr>
      <w:r w:rsidRPr="003C6451">
        <w:rPr>
          <w:rFonts w:ascii="Fb Fontext" w:hAnsi="Fb Fontext" w:cs="BA TM • Vilna Extra-Bold"/>
          <w:spacing w:val="0"/>
          <w:rtl/>
        </w:rPr>
        <w:t>קשה יצ</w:t>
      </w:r>
      <w:r w:rsidR="00762E36" w:rsidRPr="003C6451">
        <w:rPr>
          <w:rFonts w:ascii="Fb Fontext" w:hAnsi="Fb Fontext" w:cs="BA TM • Vilna Extra-Bold" w:hint="cs"/>
          <w:spacing w:val="0"/>
          <w:rtl/>
        </w:rPr>
        <w:t>ה''ר</w:t>
      </w:r>
      <w:r w:rsidRPr="003C6451">
        <w:rPr>
          <w:rFonts w:ascii="Fb Fontext" w:hAnsi="Fb Fontext"/>
          <w:spacing w:val="0"/>
          <w:rtl/>
        </w:rPr>
        <w:t xml:space="preserve"> שאפי</w:t>
      </w:r>
      <w:r w:rsidR="00762E36" w:rsidRPr="003C6451">
        <w:rPr>
          <w:rFonts w:ascii="Fb Fontext" w:hAnsi="Fb Fontext" w:hint="cs"/>
          <w:spacing w:val="0"/>
          <w:rtl/>
        </w:rPr>
        <w:t>'</w:t>
      </w:r>
      <w:r w:rsidRPr="003C6451">
        <w:rPr>
          <w:rFonts w:ascii="Fb Fontext" w:hAnsi="Fb Fontext"/>
          <w:spacing w:val="0"/>
          <w:rtl/>
        </w:rPr>
        <w:t xml:space="preserve"> יוצרו קראו רע, </w:t>
      </w:r>
      <w:r w:rsidR="006C247B" w:rsidRPr="003C6451">
        <w:rPr>
          <w:rStyle w:val="affffa"/>
          <w:rFonts w:hint="cs"/>
          <w:spacing w:val="0"/>
          <w:rtl/>
        </w:rPr>
        <w:t>ד</w:t>
      </w:r>
      <w:r w:rsidRPr="003C6451">
        <w:rPr>
          <w:rStyle w:val="affffa"/>
          <w:rFonts w:hint="cs"/>
          <w:spacing w:val="0"/>
          <w:rtl/>
        </w:rPr>
        <w:t>'</w:t>
      </w:r>
      <w:r w:rsidRPr="003C6451">
        <w:rPr>
          <w:rStyle w:val="affffa"/>
          <w:spacing w:val="0"/>
          <w:rtl/>
        </w:rPr>
        <w:t>כי יצר לב האדם רע מנעוריו</w:t>
      </w:r>
      <w:r w:rsidRPr="003C6451">
        <w:rPr>
          <w:rStyle w:val="affffa"/>
          <w:rFonts w:hint="cs"/>
          <w:spacing w:val="0"/>
          <w:rtl/>
        </w:rPr>
        <w:t>'</w:t>
      </w:r>
      <w:r w:rsidRPr="003C6451">
        <w:rPr>
          <w:rStyle w:val="affffa"/>
          <w:spacing w:val="0"/>
          <w:rtl/>
        </w:rPr>
        <w:t>.</w:t>
      </w:r>
    </w:p>
    <w:p w14:paraId="26E0A24A" w14:textId="6A4C0C15" w:rsidR="00A85AC8" w:rsidRPr="00E600D8" w:rsidRDefault="006C247B" w:rsidP="006C247B">
      <w:pPr>
        <w:pStyle w:val="38"/>
        <w:framePr w:wrap="notBeside"/>
        <w:rPr>
          <w:rtl/>
        </w:rPr>
      </w:pPr>
      <w:r w:rsidRPr="00E600D8">
        <w:rPr>
          <w:rFonts w:hint="cs"/>
          <w:rtl/>
        </w:rPr>
        <w:t>רי''צ</w:t>
      </w:r>
      <w:r w:rsidR="00A85AC8" w:rsidRPr="00E600D8">
        <w:rPr>
          <w:rtl/>
        </w:rPr>
        <w:t>:</w:t>
      </w:r>
    </w:p>
    <w:p w14:paraId="67974449" w14:textId="60C5FF51" w:rsidR="006E0774" w:rsidRPr="00131640" w:rsidRDefault="006E0774" w:rsidP="006E0774">
      <w:pPr>
        <w:rPr>
          <w:rtl/>
        </w:rPr>
      </w:pPr>
      <w:r w:rsidRPr="00224C4C">
        <w:rPr>
          <w:rFonts w:ascii="Fb Fontext" w:hAnsi="Fb Fontext"/>
          <w:rtl/>
        </w:rPr>
        <w:t xml:space="preserve">יצרו של אדם מתחדש עליו בכל יום, </w:t>
      </w:r>
      <w:r w:rsidR="006C247B" w:rsidRPr="00762E36">
        <w:rPr>
          <w:rStyle w:val="afffff3"/>
          <w:rFonts w:hint="cs"/>
          <w:rtl/>
        </w:rPr>
        <w:t>שנא'</w:t>
      </w:r>
      <w:r w:rsidRPr="00762E36">
        <w:rPr>
          <w:rStyle w:val="afffff3"/>
          <w:rtl/>
        </w:rPr>
        <w:t>:</w:t>
      </w:r>
      <w:r w:rsidRPr="00224C4C">
        <w:rPr>
          <w:rStyle w:val="affffa"/>
          <w:rtl/>
        </w:rPr>
        <w:t xml:space="preserve"> </w:t>
      </w:r>
      <w:r w:rsidRPr="00224C4C">
        <w:rPr>
          <w:rStyle w:val="affffa"/>
          <w:rFonts w:hint="cs"/>
          <w:rtl/>
        </w:rPr>
        <w:t>'</w:t>
      </w:r>
      <w:r w:rsidRPr="00224C4C">
        <w:rPr>
          <w:rStyle w:val="affffa"/>
          <w:rtl/>
        </w:rPr>
        <w:t>רק רע כל היום</w:t>
      </w:r>
      <w:r w:rsidRPr="00224C4C">
        <w:rPr>
          <w:rStyle w:val="affffa"/>
          <w:rFonts w:hint="cs"/>
          <w:rtl/>
        </w:rPr>
        <w:t>'</w:t>
      </w:r>
      <w:r w:rsidRPr="00224C4C">
        <w:rPr>
          <w:rStyle w:val="affffa"/>
          <w:rtl/>
        </w:rPr>
        <w:t>.</w:t>
      </w:r>
    </w:p>
    <w:p w14:paraId="7BA9392C" w14:textId="635622D8" w:rsidR="00A85AC8" w:rsidRPr="00E600D8" w:rsidRDefault="006E0774" w:rsidP="006C247B">
      <w:pPr>
        <w:pStyle w:val="38"/>
        <w:framePr w:wrap="notBeside"/>
        <w:rPr>
          <w:rtl/>
        </w:rPr>
      </w:pPr>
      <w:r w:rsidRPr="00E600D8">
        <w:rPr>
          <w:rtl/>
        </w:rPr>
        <w:t>וא</w:t>
      </w:r>
      <w:r w:rsidRPr="00E600D8">
        <w:rPr>
          <w:rFonts w:hint="cs"/>
          <w:rtl/>
        </w:rPr>
        <w:t>רשב</w:t>
      </w:r>
      <w:r w:rsidRPr="00E600D8">
        <w:rPr>
          <w:rtl/>
        </w:rPr>
        <w:t>"</w:t>
      </w:r>
      <w:r w:rsidRPr="00E600D8">
        <w:rPr>
          <w:rFonts w:hint="cs"/>
          <w:rtl/>
        </w:rPr>
        <w:t>ל</w:t>
      </w:r>
      <w:r w:rsidR="00A85AC8" w:rsidRPr="00E600D8">
        <w:rPr>
          <w:rtl/>
        </w:rPr>
        <w:t>:</w:t>
      </w:r>
    </w:p>
    <w:p w14:paraId="3123A459" w14:textId="36DDF267" w:rsidR="006E0774" w:rsidRPr="00131640" w:rsidRDefault="006E0774" w:rsidP="006E0774">
      <w:pPr>
        <w:rPr>
          <w:rtl/>
        </w:rPr>
      </w:pPr>
      <w:r w:rsidRPr="00224C4C">
        <w:rPr>
          <w:rFonts w:ascii="Fb Fontext" w:hAnsi="Fb Fontext"/>
          <w:rtl/>
        </w:rPr>
        <w:t>יצרו של אדם מתגבר עליו בכל יום ומבקש המיתו,</w:t>
      </w:r>
      <w:r w:rsidRPr="00224C4C">
        <w:rPr>
          <w:rStyle w:val="affffa"/>
          <w:rtl/>
        </w:rPr>
        <w:t xml:space="preserve"> </w:t>
      </w:r>
      <w:r w:rsidRPr="00224C4C">
        <w:rPr>
          <w:rStyle w:val="affffa"/>
          <w:rFonts w:hint="cs"/>
          <w:rtl/>
        </w:rPr>
        <w:t>'</w:t>
      </w:r>
      <w:r w:rsidRPr="00224C4C">
        <w:rPr>
          <w:rStyle w:val="affffa"/>
          <w:rtl/>
        </w:rPr>
        <w:t>צופה רשע לצדיק ומבקש להמיתו</w:t>
      </w:r>
      <w:r w:rsidRPr="00224C4C">
        <w:rPr>
          <w:rStyle w:val="affffa"/>
          <w:rFonts w:hint="cs"/>
          <w:rtl/>
        </w:rPr>
        <w:t>'</w:t>
      </w:r>
      <w:r w:rsidRPr="00224C4C">
        <w:rPr>
          <w:rStyle w:val="affffa"/>
          <w:rtl/>
        </w:rPr>
        <w:t>,</w:t>
      </w:r>
    </w:p>
    <w:p w14:paraId="3F64BF87" w14:textId="0058C65A" w:rsidR="006E0774" w:rsidRPr="00131640" w:rsidRDefault="006E0774" w:rsidP="006C247B">
      <w:pPr>
        <w:rPr>
          <w:rtl/>
        </w:rPr>
      </w:pPr>
      <w:r w:rsidRPr="00224C4C">
        <w:rPr>
          <w:rFonts w:ascii="Fb Fontext" w:hAnsi="Fb Fontext"/>
          <w:sz w:val="32"/>
          <w:rtl/>
        </w:rPr>
        <w:t xml:space="preserve">ואלמלא הקב"ה עוזרו אין יכול לו, </w:t>
      </w:r>
      <w:r w:rsidRPr="006C247B">
        <w:rPr>
          <w:rStyle w:val="afffff3"/>
          <w:rtl/>
        </w:rPr>
        <w:t>שנא</w:t>
      </w:r>
      <w:r w:rsidR="006C247B">
        <w:rPr>
          <w:rStyle w:val="afffff3"/>
          <w:rFonts w:hint="cs"/>
          <w:rtl/>
        </w:rPr>
        <w:t>'</w:t>
      </w:r>
      <w:r w:rsidRPr="006C247B">
        <w:rPr>
          <w:rStyle w:val="afffff3"/>
          <w:rtl/>
        </w:rPr>
        <w:t>:</w:t>
      </w:r>
      <w:r w:rsidRPr="00224C4C">
        <w:rPr>
          <w:rStyle w:val="affffa"/>
          <w:rtl/>
        </w:rPr>
        <w:t xml:space="preserve"> </w:t>
      </w:r>
      <w:r w:rsidRPr="00224C4C">
        <w:rPr>
          <w:rStyle w:val="affffa"/>
          <w:rFonts w:hint="cs"/>
          <w:rtl/>
        </w:rPr>
        <w:t>'</w:t>
      </w:r>
      <w:r w:rsidRPr="00224C4C">
        <w:rPr>
          <w:rStyle w:val="affffa"/>
          <w:rtl/>
        </w:rPr>
        <w:t>אלהים לא יעזבנו בידו</w:t>
      </w:r>
      <w:r w:rsidRPr="00224C4C">
        <w:rPr>
          <w:rStyle w:val="affffa"/>
          <w:rFonts w:hint="cs"/>
          <w:rtl/>
        </w:rPr>
        <w:t>'</w:t>
      </w:r>
      <w:r w:rsidRPr="00224C4C">
        <w:rPr>
          <w:rStyle w:val="affffa"/>
          <w:rtl/>
        </w:rPr>
        <w:t>.</w:t>
      </w:r>
    </w:p>
    <w:p w14:paraId="5C3F959F" w14:textId="263FF5FA" w:rsidR="00A85AC8" w:rsidRPr="00E600D8" w:rsidRDefault="006E0774" w:rsidP="006C247B">
      <w:pPr>
        <w:pStyle w:val="38"/>
        <w:framePr w:wrap="notBeside"/>
        <w:rPr>
          <w:rtl/>
        </w:rPr>
      </w:pPr>
      <w:r w:rsidRPr="00E600D8">
        <w:rPr>
          <w:rtl/>
        </w:rPr>
        <w:t>ת</w:t>
      </w:r>
      <w:r w:rsidR="006C247B" w:rsidRPr="00E600D8">
        <w:rPr>
          <w:rFonts w:hint="cs"/>
          <w:rtl/>
        </w:rPr>
        <w:t>דרי''ש</w:t>
      </w:r>
      <w:r w:rsidR="00A85AC8" w:rsidRPr="00E600D8">
        <w:rPr>
          <w:rtl/>
        </w:rPr>
        <w:t>:</w:t>
      </w:r>
    </w:p>
    <w:p w14:paraId="171465AD" w14:textId="4C7C6BC7" w:rsidR="006E0774" w:rsidRPr="00131640" w:rsidRDefault="006E0774" w:rsidP="006E0774">
      <w:pPr>
        <w:rPr>
          <w:rtl/>
        </w:rPr>
      </w:pPr>
      <w:r w:rsidRPr="00224C4C">
        <w:rPr>
          <w:rFonts w:ascii="Fb Fontext" w:hAnsi="Fb Fontext"/>
          <w:sz w:val="32"/>
          <w:rtl/>
        </w:rPr>
        <w:t>בני, אם פגע בך מנוול זה משכהו לבי</w:t>
      </w:r>
      <w:r w:rsidR="002C1D44">
        <w:rPr>
          <w:rFonts w:ascii="Fb Fontext" w:hAnsi="Fb Fontext" w:hint="cs"/>
          <w:sz w:val="32"/>
          <w:rtl/>
        </w:rPr>
        <w:t>המ"ד</w:t>
      </w:r>
      <w:r w:rsidRPr="00224C4C">
        <w:rPr>
          <w:rFonts w:ascii="Fb Fontext" w:hAnsi="Fb Fontext"/>
          <w:sz w:val="32"/>
          <w:rtl/>
        </w:rPr>
        <w:t xml:space="preserve"> אם אבן הוא נימוח,</w:t>
      </w:r>
    </w:p>
    <w:p w14:paraId="048D6A34" w14:textId="227F8993" w:rsidR="006E0774" w:rsidRPr="00131640" w:rsidRDefault="006E0774" w:rsidP="006E0774">
      <w:pPr>
        <w:rPr>
          <w:rtl/>
        </w:rPr>
      </w:pPr>
      <w:r w:rsidRPr="00224C4C">
        <w:rPr>
          <w:rFonts w:ascii="Fb Fontext" w:hAnsi="Fb Fontext"/>
          <w:sz w:val="32"/>
          <w:rtl/>
        </w:rPr>
        <w:t>ואם ברזל הוא מתפוצץ</w:t>
      </w:r>
      <w:r w:rsidR="0080746A">
        <w:rPr>
          <w:rStyle w:val="affffa"/>
          <w:rFonts w:hint="cs"/>
          <w:rtl/>
        </w:rPr>
        <w:t xml:space="preserve"> '</w:t>
      </w:r>
      <w:r w:rsidR="002C1D44">
        <w:rPr>
          <w:rStyle w:val="affffa"/>
          <w:rFonts w:hint="cs"/>
          <w:rtl/>
        </w:rPr>
        <w:t>...</w:t>
      </w:r>
      <w:r w:rsidRPr="00224C4C">
        <w:rPr>
          <w:rStyle w:val="affffa"/>
          <w:rtl/>
        </w:rPr>
        <w:t xml:space="preserve"> וכפטיש יפוצץ סלע,</w:t>
      </w:r>
    </w:p>
    <w:p w14:paraId="403003E3" w14:textId="7E4E649A" w:rsidR="006E0774" w:rsidRPr="003C6451" w:rsidRDefault="006E0774" w:rsidP="002C1D44">
      <w:pPr>
        <w:rPr>
          <w:spacing w:val="-2"/>
          <w:rtl/>
        </w:rPr>
      </w:pPr>
      <w:r w:rsidRPr="003C6451">
        <w:rPr>
          <w:rFonts w:ascii="Fb Fontext" w:hAnsi="Fb Fontext"/>
          <w:spacing w:val="-2"/>
          <w:sz w:val="32"/>
          <w:rtl/>
        </w:rPr>
        <w:t xml:space="preserve">אם אבן הוא נימוח. </w:t>
      </w:r>
      <w:r w:rsidR="002C1D44" w:rsidRPr="003C6451">
        <w:rPr>
          <w:rFonts w:ascii="Fb Fontext" w:hAnsi="Fb Fontext" w:hint="cs"/>
          <w:spacing w:val="-2"/>
          <w:sz w:val="32"/>
          <w:rtl/>
        </w:rPr>
        <w:t>ד</w:t>
      </w:r>
      <w:r w:rsidRPr="003C6451">
        <w:rPr>
          <w:rStyle w:val="affffa"/>
          <w:rFonts w:hint="cs"/>
          <w:spacing w:val="-2"/>
          <w:rtl/>
        </w:rPr>
        <w:t>'</w:t>
      </w:r>
      <w:r w:rsidRPr="003C6451">
        <w:rPr>
          <w:rStyle w:val="affffa"/>
          <w:spacing w:val="-2"/>
          <w:rtl/>
        </w:rPr>
        <w:t xml:space="preserve">הוי כל צמא לכו למים </w:t>
      </w:r>
      <w:r w:rsidRPr="003C6451">
        <w:rPr>
          <w:rStyle w:val="afffff3"/>
          <w:spacing w:val="-2"/>
          <w:rtl/>
        </w:rPr>
        <w:t xml:space="preserve">ואומר </w:t>
      </w:r>
      <w:r w:rsidRPr="003C6451">
        <w:rPr>
          <w:rStyle w:val="affffa"/>
          <w:spacing w:val="-2"/>
          <w:rtl/>
        </w:rPr>
        <w:t>אבנים שחקו מים</w:t>
      </w:r>
      <w:r w:rsidRPr="003C6451">
        <w:rPr>
          <w:rStyle w:val="affffa"/>
          <w:rFonts w:hint="cs"/>
          <w:spacing w:val="-2"/>
          <w:rtl/>
        </w:rPr>
        <w:t>'</w:t>
      </w:r>
      <w:r w:rsidRPr="003C6451">
        <w:rPr>
          <w:rStyle w:val="affffa"/>
          <w:spacing w:val="-2"/>
          <w:rtl/>
        </w:rPr>
        <w:t>.</w:t>
      </w:r>
    </w:p>
    <w:p w14:paraId="0D1201BF" w14:textId="77777777" w:rsidR="006E0774" w:rsidRPr="00131640" w:rsidRDefault="006E0774" w:rsidP="00841728">
      <w:pPr>
        <w:pStyle w:val="affb"/>
        <w:rPr>
          <w:del w:id="90060" w:author="מנוע עיצוב" w:date="2026-10-08T11:01:28Z"/>
          <w:rtl/>
        </w:rPr>
      </w:pPr>
      <w:del w:id="90059" w:author="מנוע עיצוב" w:date="2026-10-08T11:01:28Z">
        <w:r w:rsidRPr="00224C4C">
          <w:rPr>
            <w:rFonts w:hint="cs"/>
            <w:rtl/>
          </w:rPr>
          <w:delText xml:space="preserve">׹</w:delText>
        </w:r>
      </w:del>
    </w:p>
    <w:p w14:paraId="06D9AD8B" w14:textId="77777777" w:rsidR="006E0774" w:rsidRPr="00131640" w:rsidRDefault="006E0774" w:rsidP="002A094E">
      <w:pPr>
        <w:pStyle w:val="afffd"/>
        <w:rPr>
          <w:rtl/>
        </w:rPr>
      </w:pPr>
      <w:ins w:id="9831" w:author="מספור קטעי משנה" w:date="2026-10-06T06:45:32Z">
        <w:r>
          <w:rPr>
            <w:rStyle w:val="MisparKeta"/>
          </w:rPr>
          <w:t xml:space="preserve">ב. </w:t>
        </w:r>
      </w:ins>
      <w:r w:rsidRPr="00B817D7">
        <w:rPr>
          <w:rtl/>
        </w:rPr>
        <w:t>להשיאו אשה.</w:t>
      </w:r>
    </w:p>
    <w:p w14:paraId="46655B1D" w14:textId="77777777" w:rsidR="00A85AC8" w:rsidRPr="00E600D8" w:rsidRDefault="006E0774" w:rsidP="000340B8">
      <w:pPr>
        <w:pStyle w:val="38"/>
        <w:framePr w:wrap="notBeside"/>
        <w:rPr>
          <w:rtl/>
        </w:rPr>
      </w:pPr>
      <w:r w:rsidRPr="00E600D8">
        <w:rPr>
          <w:rtl/>
        </w:rPr>
        <w:t>מנלן</w:t>
      </w:r>
      <w:r w:rsidR="00A85AC8" w:rsidRPr="00E600D8">
        <w:rPr>
          <w:rtl/>
        </w:rPr>
        <w:t>:</w:t>
      </w:r>
    </w:p>
    <w:p w14:paraId="5A9CF9AA" w14:textId="5ADF5FA6" w:rsidR="009469D7" w:rsidRPr="003C6451" w:rsidRDefault="006E0774" w:rsidP="0080746A">
      <w:pPr>
        <w:rPr>
          <w:rStyle w:val="affffa"/>
          <w:spacing w:val="0"/>
          <w:rtl/>
        </w:rPr>
      </w:pPr>
      <w:r w:rsidRPr="003C6451">
        <w:rPr>
          <w:rStyle w:val="affffa"/>
          <w:rFonts w:hint="cs"/>
          <w:spacing w:val="0"/>
          <w:rtl/>
        </w:rPr>
        <w:t>'</w:t>
      </w:r>
      <w:r w:rsidRPr="003C6451">
        <w:rPr>
          <w:rStyle w:val="affffa"/>
          <w:spacing w:val="0"/>
          <w:rtl/>
        </w:rPr>
        <w:t>קחו נשים והולידו בנים ובנות וקחו לבניכם נשים ו</w:t>
      </w:r>
      <w:r w:rsidR="00B817D7" w:rsidRPr="003C6451">
        <w:rPr>
          <w:rStyle w:val="affffa"/>
          <w:rFonts w:hint="cs"/>
          <w:spacing w:val="0"/>
          <w:rtl/>
        </w:rPr>
        <w:t>את בנותיכם ו</w:t>
      </w:r>
      <w:r w:rsidR="0080746A" w:rsidRPr="003C6451">
        <w:rPr>
          <w:rStyle w:val="affffa"/>
          <w:rFonts w:hint="cs"/>
          <w:spacing w:val="0"/>
          <w:rtl/>
        </w:rPr>
        <w:t>גו'</w:t>
      </w:r>
    </w:p>
    <w:p w14:paraId="19F1F7C9" w14:textId="16306B9C" w:rsidR="006E0774" w:rsidRPr="00131640" w:rsidRDefault="006E0774" w:rsidP="00333751">
      <w:pPr>
        <w:spacing w:after="120"/>
        <w:rPr>
          <w:rtl/>
        </w:rPr>
      </w:pPr>
      <w:r w:rsidRPr="00224C4C">
        <w:rPr>
          <w:rFonts w:ascii="Fb Fontext" w:hAnsi="Fb Fontext" w:hint="cs"/>
          <w:rtl/>
        </w:rPr>
        <w:t>בנו בידו הוא</w:t>
      </w:r>
      <w:r w:rsidR="0080746A">
        <w:rPr>
          <w:rFonts w:ascii="Fb Fontext" w:hAnsi="Fb Fontext" w:hint="cs"/>
          <w:rtl/>
        </w:rPr>
        <w:t>,</w:t>
      </w:r>
      <w:r w:rsidRPr="00224C4C">
        <w:rPr>
          <w:rFonts w:ascii="Fb Fontext" w:hAnsi="Fb Fontext" w:hint="cs"/>
          <w:rtl/>
        </w:rPr>
        <w:t xml:space="preserve"> ובתו </w:t>
      </w:r>
      <w:r w:rsidRPr="00B817D7">
        <w:rPr>
          <w:rStyle w:val="afffff3"/>
          <w:rFonts w:hint="cs"/>
          <w:rtl/>
        </w:rPr>
        <w:t xml:space="preserve">ה"ק </w:t>
      </w:r>
      <w:r w:rsidRPr="00224C4C">
        <w:rPr>
          <w:rFonts w:ascii="Fb Fontext" w:hAnsi="Fb Fontext" w:hint="cs"/>
          <w:rtl/>
        </w:rPr>
        <w:t>יתן לה מלבוש</w:t>
      </w:r>
      <w:r w:rsidRPr="00224C4C">
        <w:rPr>
          <w:rFonts w:ascii="Fb Fontext" w:hAnsi="Fb Fontext"/>
          <w:rtl/>
        </w:rPr>
        <w:t xml:space="preserve"> </w:t>
      </w:r>
      <w:r w:rsidRPr="00224C4C">
        <w:rPr>
          <w:rFonts w:ascii="Fb Fontext" w:hAnsi="Fb Fontext" w:hint="cs"/>
          <w:rtl/>
        </w:rPr>
        <w:t>כדי שי</w:t>
      </w:r>
      <w:r w:rsidRPr="00224C4C">
        <w:rPr>
          <w:rFonts w:ascii="Fb Fontext" w:hAnsi="Fb Fontext"/>
          <w:rtl/>
        </w:rPr>
        <w:t>קפצו עלה אינשי.</w:t>
      </w:r>
    </w:p>
    <w:p w14:paraId="72BB9CA1" w14:textId="77777777" w:rsidR="006E0774" w:rsidRPr="00131640" w:rsidRDefault="006E0774" w:rsidP="002A094E">
      <w:pPr>
        <w:pStyle w:val="afffd"/>
        <w:rPr>
          <w:rtl/>
        </w:rPr>
      </w:pPr>
      <w:ins w:id="9832" w:author="מספור קטעי משנה" w:date="2026-10-06T06:45:32Z">
        <w:r>
          <w:rPr>
            <w:rStyle w:val="MisparKeta"/>
          </w:rPr>
          <w:t xml:space="preserve">ב. </w:t>
        </w:r>
      </w:ins>
      <w:r w:rsidRPr="00B817D7">
        <w:rPr>
          <w:rtl/>
        </w:rPr>
        <w:t>ללמדו אומנות</w:t>
      </w:r>
    </w:p>
    <w:p w14:paraId="5F05A080" w14:textId="7D54A9DC" w:rsidR="00A85AC8" w:rsidRPr="00E600D8" w:rsidRDefault="006E0774" w:rsidP="000340B8">
      <w:pPr>
        <w:pStyle w:val="38"/>
        <w:framePr w:wrap="notBeside"/>
        <w:rPr>
          <w:rtl/>
        </w:rPr>
      </w:pPr>
      <w:r w:rsidRPr="00E600D8">
        <w:rPr>
          <w:rFonts w:hint="cs"/>
          <w:rtl/>
        </w:rPr>
        <w:t>כחזקיה</w:t>
      </w:r>
      <w:r w:rsidR="00A85AC8" w:rsidRPr="00E600D8">
        <w:rPr>
          <w:rtl/>
        </w:rPr>
        <w:t>:</w:t>
      </w:r>
    </w:p>
    <w:p w14:paraId="4850AF1A" w14:textId="16A8A66F" w:rsidR="009469D7" w:rsidRDefault="006E0774" w:rsidP="006E0774">
      <w:pPr>
        <w:rPr>
          <w:rFonts w:ascii="Fb Fontext" w:hAnsi="Fb Fontext"/>
          <w:rtl/>
        </w:rPr>
      </w:pPr>
      <w:r w:rsidRPr="00224C4C">
        <w:rPr>
          <w:rStyle w:val="affffa"/>
          <w:rFonts w:hint="cs"/>
          <w:rtl/>
        </w:rPr>
        <w:t>'</w:t>
      </w:r>
      <w:r w:rsidRPr="00224C4C">
        <w:rPr>
          <w:rStyle w:val="affffa"/>
          <w:rtl/>
        </w:rPr>
        <w:t>ראה חיים עם אשה אשר אהבת</w:t>
      </w:r>
      <w:r w:rsidRPr="00224C4C">
        <w:rPr>
          <w:rStyle w:val="affffa"/>
          <w:rFonts w:hint="cs"/>
          <w:rtl/>
        </w:rPr>
        <w:t>'</w:t>
      </w:r>
      <w:r w:rsidRPr="00224C4C">
        <w:rPr>
          <w:rStyle w:val="affffa"/>
          <w:rtl/>
        </w:rPr>
        <w:t>,</w:t>
      </w:r>
    </w:p>
    <w:p w14:paraId="01FBF015" w14:textId="10240EAB" w:rsidR="009469D7" w:rsidRPr="002E4E47" w:rsidRDefault="006E0774" w:rsidP="002A6A3A">
      <w:pPr>
        <w:rPr>
          <w:spacing w:val="2"/>
          <w:rtl/>
        </w:rPr>
      </w:pPr>
      <w:r w:rsidRPr="002E4E47">
        <w:rPr>
          <w:spacing w:val="2"/>
          <w:rtl/>
        </w:rPr>
        <w:t>אם אשה ממש כשם שחייב להשיאו אשה</w:t>
      </w:r>
      <w:r w:rsidR="002A6A3A" w:rsidRPr="002E4E47">
        <w:rPr>
          <w:rFonts w:hint="cs"/>
          <w:spacing w:val="2"/>
          <w:rtl/>
        </w:rPr>
        <w:t xml:space="preserve"> </w:t>
      </w:r>
      <w:r w:rsidRPr="002E4E47">
        <w:rPr>
          <w:spacing w:val="2"/>
          <w:rtl/>
        </w:rPr>
        <w:t>כך חייב ללמדו אומנות</w:t>
      </w:r>
    </w:p>
    <w:p w14:paraId="72DDF680" w14:textId="7DCB795D" w:rsidR="006E0774" w:rsidRPr="002E4E47" w:rsidRDefault="006E0774" w:rsidP="002A6A3A">
      <w:pPr>
        <w:rPr>
          <w:spacing w:val="0"/>
          <w:rtl/>
        </w:rPr>
      </w:pPr>
      <w:r w:rsidRPr="002E4E47">
        <w:rPr>
          <w:rFonts w:ascii="Fb Fontext" w:hAnsi="Fb Fontext"/>
          <w:spacing w:val="0"/>
          <w:rtl/>
        </w:rPr>
        <w:t>אם תורה היא כשם שחייב ללמדו תורה, כך חייב ללמדו אומנות.</w:t>
      </w:r>
    </w:p>
    <w:p w14:paraId="6D545FB2" w14:textId="4B6DF668" w:rsidR="00A85AC8" w:rsidRPr="00E600D8" w:rsidRDefault="006E0774" w:rsidP="000340B8">
      <w:pPr>
        <w:pStyle w:val="38"/>
        <w:framePr w:wrap="notBeside"/>
        <w:rPr>
          <w:rtl/>
        </w:rPr>
      </w:pPr>
      <w:r w:rsidRPr="00E600D8">
        <w:rPr>
          <w:rtl/>
        </w:rPr>
        <w:t>ויש אומרים</w:t>
      </w:r>
      <w:r w:rsidR="00A85AC8" w:rsidRPr="00E600D8">
        <w:rPr>
          <w:rtl/>
        </w:rPr>
        <w:t>:</w:t>
      </w:r>
    </w:p>
    <w:p w14:paraId="4846800A" w14:textId="261ACDC2" w:rsidR="006E0774" w:rsidRPr="00131640" w:rsidRDefault="006E0774" w:rsidP="006E0774">
      <w:pPr>
        <w:rPr>
          <w:rtl/>
        </w:rPr>
      </w:pPr>
      <w:r w:rsidRPr="00224C4C">
        <w:rPr>
          <w:rFonts w:ascii="Fb Fontext" w:hAnsi="Fb Fontext"/>
          <w:rtl/>
        </w:rPr>
        <w:t>אף להשיטו בנהר.</w:t>
      </w:r>
      <w:r w:rsidRPr="00224C4C">
        <w:rPr>
          <w:rFonts w:ascii="Fb Fontext" w:hAnsi="Fb Fontext" w:hint="cs"/>
          <w:rtl/>
        </w:rPr>
        <w:t xml:space="preserve"> </w:t>
      </w:r>
      <w:r w:rsidR="002A6A3A">
        <w:rPr>
          <w:rFonts w:ascii="Fb Fontext" w:hAnsi="Fb Fontext" w:hint="cs"/>
          <w:rtl/>
        </w:rPr>
        <w:t xml:space="preserve">- </w:t>
      </w:r>
      <w:r w:rsidRPr="00224C4C">
        <w:rPr>
          <w:rFonts w:ascii="Fb Fontext" w:hAnsi="Fb Fontext" w:hint="cs"/>
          <w:rtl/>
        </w:rPr>
        <w:t>ד</w:t>
      </w:r>
      <w:r w:rsidRPr="00224C4C">
        <w:rPr>
          <w:rFonts w:ascii="Fb Fontext" w:hAnsi="Fb Fontext"/>
          <w:rtl/>
        </w:rPr>
        <w:t>חיותיה הוא.</w:t>
      </w:r>
    </w:p>
    <w:p w14:paraId="3EC5EE0B" w14:textId="21B89DFA" w:rsidR="00A85AC8" w:rsidRPr="00E600D8" w:rsidRDefault="006E0774" w:rsidP="000340B8">
      <w:pPr>
        <w:pStyle w:val="38"/>
        <w:framePr w:wrap="notBeside"/>
        <w:rPr>
          <w:rtl/>
        </w:rPr>
      </w:pPr>
      <w:r w:rsidRPr="00E600D8">
        <w:rPr>
          <w:rtl/>
        </w:rPr>
        <w:t>רבי יהודה</w:t>
      </w:r>
      <w:r w:rsidR="00A85AC8" w:rsidRPr="00E600D8">
        <w:rPr>
          <w:rtl/>
        </w:rPr>
        <w:t>:</w:t>
      </w:r>
    </w:p>
    <w:p w14:paraId="53AADD11" w14:textId="3E64DED9" w:rsidR="006E0774" w:rsidRPr="00131640" w:rsidRDefault="006E0774" w:rsidP="006E0774">
      <w:pPr>
        <w:rPr>
          <w:rtl/>
        </w:rPr>
      </w:pPr>
      <w:r w:rsidRPr="00224C4C">
        <w:rPr>
          <w:rFonts w:ascii="Fb Fontext" w:hAnsi="Fb Fontext"/>
          <w:rtl/>
        </w:rPr>
        <w:t>כל שאינו מלמדו אומנות -</w:t>
      </w:r>
      <w:r w:rsidRPr="00224C4C">
        <w:rPr>
          <w:rFonts w:ascii="Fb Fontext" w:hAnsi="Fb Fontext" w:hint="cs"/>
          <w:rtl/>
        </w:rPr>
        <w:t>כאילו</w:t>
      </w:r>
      <w:r w:rsidRPr="00224C4C">
        <w:rPr>
          <w:rFonts w:ascii="Fb Fontext" w:hAnsi="Fb Fontext"/>
          <w:rtl/>
        </w:rPr>
        <w:t xml:space="preserve"> מלמדו ליסטות.</w:t>
      </w:r>
    </w:p>
    <w:p w14:paraId="45A141AF" w14:textId="2F6D8443" w:rsidR="00A85AC8" w:rsidRPr="00E600D8" w:rsidRDefault="00B35B36" w:rsidP="000340B8">
      <w:pPr>
        <w:pStyle w:val="38"/>
        <w:framePr w:wrap="notBeside"/>
        <w:rPr>
          <w:rtl/>
        </w:rPr>
      </w:pPr>
      <w:r w:rsidRPr="00E600D8">
        <w:rPr>
          <w:rtl/>
        </w:rPr>
        <w:t>נפק''מ</w:t>
      </w:r>
      <w:r w:rsidR="00A85AC8" w:rsidRPr="00E600D8">
        <w:rPr>
          <w:rtl/>
        </w:rPr>
        <w:t>:</w:t>
      </w:r>
    </w:p>
    <w:p w14:paraId="5CEFC26B" w14:textId="496F15B9" w:rsidR="006E0774" w:rsidRPr="00131640" w:rsidRDefault="0042550A" w:rsidP="006E0774">
      <w:pPr>
        <w:rPr>
          <w:rtl/>
        </w:rPr>
      </w:pPr>
      <w:r>
        <w:rPr>
          <w:rFonts w:ascii="Fb Fontext" w:hAnsi="Fb Fontext" w:hint="cs"/>
          <w:rtl/>
        </w:rPr>
        <w:t xml:space="preserve">ללמדו עיסקה אחר שכבר </w:t>
      </w:r>
      <w:r w:rsidR="00636943">
        <w:rPr>
          <w:rFonts w:ascii="Fb Fontext" w:hAnsi="Fb Fontext" w:hint="cs"/>
          <w:rtl/>
        </w:rPr>
        <w:t>שלימדו אומנות.</w:t>
      </w:r>
    </w:p>
    <w:p w14:paraId="75027CA0" w14:textId="77777777" w:rsidR="006E0774" w:rsidRPr="00131640" w:rsidRDefault="006E0774" w:rsidP="00841728">
      <w:pPr>
        <w:pStyle w:val="affb"/>
        <w:rPr>
          <w:del w:id="90062" w:author="מנוע עיצוב" w:date="2026-10-08T11:01:28Z"/>
          <w:rtl/>
        </w:rPr>
      </w:pPr>
      <w:del w:id="90061" w:author="מנוע עיצוב" w:date="2026-10-08T11:01:28Z">
        <w:r w:rsidRPr="00224C4C">
          <w:rPr>
            <w:rFonts w:hint="cs"/>
            <w:rtl/>
          </w:rPr>
          <w:delText xml:space="preserve">׹</w:delText>
        </w:r>
      </w:del>
    </w:p>
    <w:p w14:paraId="7B740CB1" w14:textId="77777777" w:rsidR="006E0774" w:rsidRPr="00131640" w:rsidRDefault="006E0774" w:rsidP="002A094E">
      <w:pPr>
        <w:pStyle w:val="afffd"/>
        <w:rPr>
          <w:rtl/>
        </w:rPr>
      </w:pPr>
      <w:ins w:id="9833" w:author="מספור קטעי משנה" w:date="2026-10-06T06:45:32Z">
        <w:r>
          <w:rPr>
            <w:rStyle w:val="MisparKeta"/>
          </w:rPr>
          <w:t xml:space="preserve">ג. </w:t>
        </w:r>
      </w:ins>
      <w:r w:rsidRPr="00224C4C">
        <w:rPr>
          <w:rStyle w:val="afffa"/>
          <w:spacing w:val="4"/>
          <w:rtl/>
        </w:rPr>
        <w:t>כל מצות האב על הבן וכו'.</w:t>
      </w:r>
    </w:p>
    <w:p w14:paraId="32B9BDCE" w14:textId="77777777" w:rsidR="00A85AC8" w:rsidRPr="00E600D8" w:rsidRDefault="006E0774" w:rsidP="001A26C3">
      <w:pPr>
        <w:pStyle w:val="38"/>
        <w:framePr w:wrap="notBeside"/>
        <w:rPr>
          <w:rtl/>
        </w:rPr>
      </w:pPr>
      <w:r w:rsidRPr="00E600D8">
        <w:rPr>
          <w:rtl/>
        </w:rPr>
        <w:t>אילימא</w:t>
      </w:r>
      <w:r w:rsidR="00A85AC8" w:rsidRPr="00E600D8">
        <w:rPr>
          <w:rtl/>
        </w:rPr>
        <w:t>:</w:t>
      </w:r>
    </w:p>
    <w:p w14:paraId="5AC8EB3A" w14:textId="7121A4BC" w:rsidR="009469D7" w:rsidRDefault="006E0774" w:rsidP="006E0774">
      <w:pPr>
        <w:rPr>
          <w:rtl/>
        </w:rPr>
      </w:pPr>
      <w:r w:rsidRPr="00224C4C">
        <w:rPr>
          <w:rtl/>
        </w:rPr>
        <w:t>כל מצות דמיחייב אבא ל</w:t>
      </w:r>
      <w:r w:rsidR="001A26C3">
        <w:rPr>
          <w:rFonts w:hint="cs"/>
          <w:rtl/>
        </w:rPr>
        <w:t xml:space="preserve">עשות לבנו </w:t>
      </w:r>
      <w:r w:rsidRPr="00224C4C">
        <w:rPr>
          <w:rtl/>
        </w:rPr>
        <w:t>נשים חייבות?</w:t>
      </w:r>
    </w:p>
    <w:p w14:paraId="2B1BFE1E" w14:textId="578F1A99" w:rsidR="00A85AC8" w:rsidRPr="00E600D8" w:rsidRDefault="006E0774" w:rsidP="001A26C3">
      <w:pPr>
        <w:pStyle w:val="38"/>
        <w:framePr w:wrap="notBeside"/>
        <w:rPr>
          <w:rtl/>
        </w:rPr>
      </w:pPr>
      <w:r w:rsidRPr="00E600D8">
        <w:rPr>
          <w:rtl/>
        </w:rPr>
        <w:t>והתניא</w:t>
      </w:r>
      <w:r w:rsidR="00A85AC8" w:rsidRPr="00E600D8">
        <w:rPr>
          <w:rtl/>
        </w:rPr>
        <w:t>:</w:t>
      </w:r>
    </w:p>
    <w:p w14:paraId="2E17EB32" w14:textId="133D20B2" w:rsidR="006E0774" w:rsidRPr="00131640" w:rsidRDefault="006E0774" w:rsidP="006E0774">
      <w:pPr>
        <w:rPr>
          <w:rtl/>
        </w:rPr>
      </w:pPr>
      <w:r w:rsidRPr="00224C4C">
        <w:rPr>
          <w:rtl/>
        </w:rPr>
        <w:t>האב חייב בבנו למולו ולפדותו.</w:t>
      </w:r>
      <w:r w:rsidR="001A26C3">
        <w:rPr>
          <w:rFonts w:hint="cs"/>
          <w:rtl/>
        </w:rPr>
        <w:t xml:space="preserve"> ולא אמו</w:t>
      </w:r>
    </w:p>
    <w:p w14:paraId="59CDF0DE" w14:textId="159AAEB9" w:rsidR="00A85AC8" w:rsidRPr="00E600D8" w:rsidRDefault="006E0774" w:rsidP="001A26C3">
      <w:pPr>
        <w:pStyle w:val="38"/>
        <w:framePr w:wrap="notBeside"/>
        <w:rPr>
          <w:rtl/>
        </w:rPr>
      </w:pPr>
      <w:r w:rsidRPr="00E600D8">
        <w:rPr>
          <w:rFonts w:hint="cs"/>
          <w:rtl/>
        </w:rPr>
        <w:t>אר</w:t>
      </w:r>
      <w:r w:rsidRPr="00E600D8">
        <w:rPr>
          <w:rtl/>
        </w:rPr>
        <w:t>"</w:t>
      </w:r>
      <w:r w:rsidRPr="00E600D8">
        <w:rPr>
          <w:rFonts w:hint="cs"/>
          <w:rtl/>
        </w:rPr>
        <w:t>י ה</w:t>
      </w:r>
      <w:r w:rsidRPr="00E600D8">
        <w:rPr>
          <w:rtl/>
        </w:rPr>
        <w:t>"</w:t>
      </w:r>
      <w:r w:rsidRPr="00E600D8">
        <w:rPr>
          <w:rFonts w:hint="cs"/>
          <w:rtl/>
        </w:rPr>
        <w:t>ק</w:t>
      </w:r>
      <w:r w:rsidR="00A85AC8" w:rsidRPr="00E600D8">
        <w:rPr>
          <w:rtl/>
        </w:rPr>
        <w:t>:</w:t>
      </w:r>
    </w:p>
    <w:p w14:paraId="66A6B19B" w14:textId="0274E6FC" w:rsidR="006E0774" w:rsidRPr="00131640" w:rsidRDefault="006E0774" w:rsidP="006E0774">
      <w:pPr>
        <w:rPr>
          <w:rtl/>
        </w:rPr>
      </w:pPr>
      <w:r w:rsidRPr="00224C4C">
        <w:rPr>
          <w:rFonts w:ascii="Fb Fontext" w:hAnsi="Fb Fontext"/>
          <w:rtl/>
        </w:rPr>
        <w:t>כל מצות האב המוטלת על הבן לעשות לאביו אחד אנשים ואחד נשים חייבין.</w:t>
      </w:r>
    </w:p>
    <w:p w14:paraId="50BA80EB" w14:textId="764DA825" w:rsidR="00A85AC8" w:rsidRPr="00E600D8" w:rsidRDefault="006E0774" w:rsidP="001A26C3">
      <w:pPr>
        <w:pStyle w:val="38"/>
        <w:framePr w:wrap="notBeside"/>
        <w:rPr>
          <w:rtl/>
        </w:rPr>
      </w:pPr>
      <w:r w:rsidRPr="00E600D8">
        <w:rPr>
          <w:rtl/>
        </w:rPr>
        <w:t>תנינא להא דת"ר</w:t>
      </w:r>
      <w:r w:rsidR="00A85AC8" w:rsidRPr="00E600D8">
        <w:rPr>
          <w:rtl/>
        </w:rPr>
        <w:t>:</w:t>
      </w:r>
    </w:p>
    <w:p w14:paraId="23F87C59" w14:textId="03543679" w:rsidR="006E0774" w:rsidRPr="00131640" w:rsidRDefault="006E0774" w:rsidP="006E0774">
      <w:pPr>
        <w:rPr>
          <w:rtl/>
        </w:rPr>
      </w:pPr>
      <w:r w:rsidRPr="00311204">
        <w:rPr>
          <w:rStyle w:val="affffa"/>
          <w:rtl/>
        </w:rPr>
        <w:t>איש</w:t>
      </w:r>
      <w:r w:rsidRPr="00224C4C">
        <w:rPr>
          <w:rFonts w:ascii="Fb Fontext" w:hAnsi="Fb Fontext"/>
          <w:sz w:val="32"/>
          <w:rtl/>
        </w:rPr>
        <w:t xml:space="preserve"> - </w:t>
      </w:r>
      <w:r w:rsidR="00311204">
        <w:rPr>
          <w:rFonts w:ascii="Fb Fontext" w:hAnsi="Fb Fontext" w:hint="cs"/>
          <w:sz w:val="32"/>
          <w:rtl/>
        </w:rPr>
        <w:t>ל</w:t>
      </w:r>
      <w:r w:rsidRPr="00224C4C">
        <w:rPr>
          <w:rFonts w:ascii="Fb Fontext" w:hAnsi="Fb Fontext"/>
          <w:sz w:val="32"/>
          <w:rtl/>
        </w:rPr>
        <w:t xml:space="preserve">איש, </w:t>
      </w:r>
      <w:r w:rsidRPr="00311204">
        <w:rPr>
          <w:rStyle w:val="affffa"/>
          <w:rtl/>
        </w:rPr>
        <w:t>תיראו</w:t>
      </w:r>
      <w:r w:rsidRPr="00224C4C">
        <w:rPr>
          <w:rFonts w:ascii="Fb Fontext" w:hAnsi="Fb Fontext"/>
          <w:sz w:val="32"/>
          <w:rtl/>
        </w:rPr>
        <w:t xml:space="preserve"> </w:t>
      </w:r>
      <w:r w:rsidR="00311204">
        <w:rPr>
          <w:rFonts w:ascii="Fb Fontext" w:hAnsi="Fb Fontext" w:hint="cs"/>
          <w:sz w:val="32"/>
          <w:rtl/>
        </w:rPr>
        <w:t>ל</w:t>
      </w:r>
      <w:r w:rsidRPr="00224C4C">
        <w:rPr>
          <w:rFonts w:ascii="Fb Fontext" w:hAnsi="Fb Fontext"/>
          <w:sz w:val="32"/>
          <w:rtl/>
        </w:rPr>
        <w:t>שנים</w:t>
      </w:r>
      <w:r w:rsidR="00311204">
        <w:rPr>
          <w:rFonts w:ascii="Fb Fontext" w:hAnsi="Fb Fontext" w:hint="cs"/>
          <w:sz w:val="32"/>
          <w:rtl/>
        </w:rPr>
        <w:t xml:space="preserve"> </w:t>
      </w:r>
      <w:r w:rsidR="00311204" w:rsidRPr="0042550A">
        <w:rPr>
          <w:rStyle w:val="afffff5"/>
          <w:rFonts w:hint="cs"/>
          <w:rtl/>
        </w:rPr>
        <w:t>[גם לאשה]</w:t>
      </w:r>
      <w:r w:rsidRPr="00224C4C">
        <w:rPr>
          <w:rFonts w:ascii="Fb Fontext" w:hAnsi="Fb Fontext"/>
          <w:sz w:val="32"/>
          <w:rtl/>
        </w:rPr>
        <w:t>.</w:t>
      </w:r>
    </w:p>
    <w:p w14:paraId="01E6A02D" w14:textId="77777777" w:rsidR="00A85AC8" w:rsidRPr="00E600D8" w:rsidRDefault="006E0774" w:rsidP="00311204">
      <w:pPr>
        <w:pStyle w:val="38"/>
        <w:framePr w:wrap="notBeside"/>
        <w:rPr>
          <w:rtl/>
        </w:rPr>
      </w:pPr>
      <w:r w:rsidRPr="00E600D8">
        <w:rPr>
          <w:rFonts w:hint="cs"/>
          <w:rtl/>
        </w:rPr>
        <w:t>והך</w:t>
      </w:r>
      <w:r w:rsidR="00A85AC8" w:rsidRPr="00E600D8">
        <w:rPr>
          <w:rtl/>
        </w:rPr>
        <w:t>:</w:t>
      </w:r>
    </w:p>
    <w:p w14:paraId="0EC73189" w14:textId="41981190" w:rsidR="006E0774" w:rsidRPr="002E4E47" w:rsidRDefault="006E0774" w:rsidP="006E0774">
      <w:pPr>
        <w:rPr>
          <w:spacing w:val="0"/>
          <w:rtl/>
        </w:rPr>
      </w:pPr>
      <w:r w:rsidRPr="002E4E47">
        <w:rPr>
          <w:rStyle w:val="affffa"/>
          <w:rFonts w:hint="cs"/>
          <w:spacing w:val="0"/>
          <w:rtl/>
        </w:rPr>
        <w:t xml:space="preserve">ד'איש' </w:t>
      </w:r>
      <w:r w:rsidRPr="002E4E47">
        <w:rPr>
          <w:rFonts w:ascii="Fb Fontext" w:hAnsi="Fb Fontext"/>
          <w:spacing w:val="0"/>
          <w:rtl/>
        </w:rPr>
        <w:t xml:space="preserve">סיפק בידו לעשות, אשה </w:t>
      </w:r>
      <w:r w:rsidR="00311204" w:rsidRPr="002E4E47">
        <w:rPr>
          <w:rFonts w:ascii="Fb Fontext" w:hAnsi="Fb Fontext" w:hint="cs"/>
          <w:spacing w:val="0"/>
          <w:rtl/>
        </w:rPr>
        <w:t>לא -</w:t>
      </w:r>
      <w:r w:rsidRPr="002E4E47">
        <w:rPr>
          <w:rFonts w:ascii="Fb Fontext" w:hAnsi="Fb Fontext"/>
          <w:spacing w:val="0"/>
          <w:rtl/>
        </w:rPr>
        <w:t>מפני שרשות אחרים עליה.</w:t>
      </w:r>
    </w:p>
    <w:p w14:paraId="55F024B2" w14:textId="798EBCB5" w:rsidR="00A85AC8" w:rsidRPr="00E600D8" w:rsidRDefault="006E0774" w:rsidP="00311204">
      <w:pPr>
        <w:pStyle w:val="38"/>
        <w:framePr w:wrap="notBeside"/>
        <w:rPr>
          <w:rtl/>
        </w:rPr>
      </w:pPr>
      <w:r w:rsidRPr="00E600D8">
        <w:rPr>
          <w:rtl/>
        </w:rPr>
        <w:t>ר"</w:t>
      </w:r>
      <w:r w:rsidRPr="00E600D8">
        <w:rPr>
          <w:rFonts w:hint="cs"/>
          <w:rtl/>
        </w:rPr>
        <w:t>א מרב</w:t>
      </w:r>
      <w:r w:rsidR="00A85AC8" w:rsidRPr="00E600D8">
        <w:rPr>
          <w:rtl/>
        </w:rPr>
        <w:t>:</w:t>
      </w:r>
    </w:p>
    <w:p w14:paraId="0AC40806" w14:textId="1B02CFF2" w:rsidR="006E0774" w:rsidRPr="00131640" w:rsidRDefault="006E0774" w:rsidP="00311204">
      <w:pPr>
        <w:spacing w:after="120"/>
        <w:rPr>
          <w:rtl/>
        </w:rPr>
      </w:pPr>
      <w:r w:rsidRPr="00224C4C">
        <w:rPr>
          <w:rFonts w:ascii="Fb Fontext" w:hAnsi="Fb Fontext"/>
          <w:rtl/>
        </w:rPr>
        <w:t>נתגרשה, שניהם שוים.</w:t>
      </w:r>
    </w:p>
    <w:p w14:paraId="5138163D" w14:textId="2DE619AE" w:rsidR="00A85AC8" w:rsidRPr="00E600D8" w:rsidRDefault="006E0774" w:rsidP="00311204">
      <w:pPr>
        <w:pStyle w:val="38"/>
        <w:framePr w:wrap="notBeside"/>
        <w:rPr>
          <w:rtl/>
        </w:rPr>
      </w:pPr>
      <w:r w:rsidRPr="00E600D8">
        <w:rPr>
          <w:rtl/>
        </w:rPr>
        <w:t>ת"ר</w:t>
      </w:r>
      <w:r w:rsidR="00A85AC8" w:rsidRPr="00E600D8">
        <w:rPr>
          <w:rtl/>
        </w:rPr>
        <w:t>:</w:t>
      </w:r>
    </w:p>
    <w:p w14:paraId="1D748AF3" w14:textId="4AC06038" w:rsidR="006E0774" w:rsidRPr="00131640" w:rsidRDefault="006E0774" w:rsidP="006E0774">
      <w:pPr>
        <w:rPr>
          <w:rtl/>
        </w:rPr>
      </w:pPr>
      <w:r w:rsidRPr="00224C4C">
        <w:rPr>
          <w:rStyle w:val="affffa"/>
          <w:rFonts w:hint="cs"/>
          <w:rtl/>
        </w:rPr>
        <w:t>'</w:t>
      </w:r>
      <w:r w:rsidRPr="00224C4C">
        <w:rPr>
          <w:rStyle w:val="affffa"/>
          <w:rtl/>
        </w:rPr>
        <w:t xml:space="preserve">כבד את אביך ואת אמך, </w:t>
      </w:r>
      <w:r w:rsidRPr="00311204">
        <w:rPr>
          <w:rStyle w:val="afffff3"/>
          <w:rtl/>
        </w:rPr>
        <w:t xml:space="preserve">ונאמר: </w:t>
      </w:r>
      <w:r w:rsidRPr="00224C4C">
        <w:rPr>
          <w:rStyle w:val="affffa"/>
          <w:rtl/>
        </w:rPr>
        <w:t>כבד את ה' מהונך</w:t>
      </w:r>
      <w:r w:rsidRPr="00224C4C">
        <w:rPr>
          <w:rFonts w:ascii="Fb Fontext" w:hAnsi="Fb Fontext"/>
          <w:rtl/>
        </w:rPr>
        <w:t>, השוה הכתוב כבוד אב ואם לכבוד המקום.</w:t>
      </w:r>
    </w:p>
    <w:p w14:paraId="2371C57B" w14:textId="194AC7FF" w:rsidR="00BC650B" w:rsidRPr="00590EFC" w:rsidRDefault="006E0774" w:rsidP="00BC650B">
      <w:pPr>
        <w:rPr>
          <w:spacing w:val="-2"/>
          <w:rtl/>
        </w:rPr>
      </w:pPr>
      <w:r w:rsidRPr="00590EFC">
        <w:rPr>
          <w:rStyle w:val="afffff3"/>
          <w:spacing w:val="-2"/>
          <w:rtl/>
        </w:rPr>
        <w:t>נאמר:</w:t>
      </w:r>
      <w:r w:rsidRPr="00590EFC">
        <w:rPr>
          <w:rStyle w:val="affffa"/>
          <w:spacing w:val="-2"/>
          <w:rtl/>
        </w:rPr>
        <w:t xml:space="preserve"> </w:t>
      </w:r>
      <w:r w:rsidRPr="00590EFC">
        <w:rPr>
          <w:rStyle w:val="affffa"/>
          <w:rFonts w:hint="cs"/>
          <w:spacing w:val="-2"/>
          <w:rtl/>
        </w:rPr>
        <w:t>'</w:t>
      </w:r>
      <w:r w:rsidRPr="00590EFC">
        <w:rPr>
          <w:rStyle w:val="affffa"/>
          <w:spacing w:val="-2"/>
          <w:rtl/>
        </w:rPr>
        <w:t>איש אמו ואביו תיראו</w:t>
      </w:r>
      <w:r w:rsidRPr="00590EFC">
        <w:rPr>
          <w:rStyle w:val="affffa"/>
          <w:rFonts w:hint="cs"/>
          <w:spacing w:val="-2"/>
          <w:rtl/>
        </w:rPr>
        <w:t>'</w:t>
      </w:r>
      <w:r w:rsidRPr="00590EFC">
        <w:rPr>
          <w:rStyle w:val="affffa"/>
          <w:spacing w:val="-2"/>
          <w:rtl/>
        </w:rPr>
        <w:t>,</w:t>
      </w:r>
      <w:r w:rsidR="00BC650B" w:rsidRPr="00590EFC">
        <w:rPr>
          <w:rStyle w:val="afffff3"/>
          <w:rFonts w:hint="cs"/>
          <w:spacing w:val="-2"/>
          <w:rtl/>
        </w:rPr>
        <w:t xml:space="preserve"> </w:t>
      </w:r>
      <w:r w:rsidRPr="00590EFC">
        <w:rPr>
          <w:rStyle w:val="afffff3"/>
          <w:spacing w:val="-2"/>
          <w:rtl/>
        </w:rPr>
        <w:t>ונאמר:</w:t>
      </w:r>
      <w:r w:rsidRPr="00590EFC">
        <w:rPr>
          <w:rStyle w:val="affffa"/>
          <w:spacing w:val="-2"/>
          <w:rtl/>
        </w:rPr>
        <w:t xml:space="preserve"> </w:t>
      </w:r>
      <w:r w:rsidRPr="00590EFC">
        <w:rPr>
          <w:rStyle w:val="affffa"/>
          <w:rFonts w:hint="cs"/>
          <w:spacing w:val="-2"/>
          <w:rtl/>
        </w:rPr>
        <w:t>'</w:t>
      </w:r>
      <w:r w:rsidRPr="00590EFC">
        <w:rPr>
          <w:rStyle w:val="affffa"/>
          <w:spacing w:val="-2"/>
          <w:rtl/>
        </w:rPr>
        <w:t>את ה' אלהיך תירא ואותו תעבוד</w:t>
      </w:r>
      <w:r w:rsidRPr="00590EFC">
        <w:rPr>
          <w:rStyle w:val="affffa"/>
          <w:rFonts w:hint="cs"/>
          <w:spacing w:val="-2"/>
          <w:rtl/>
        </w:rPr>
        <w:t>'</w:t>
      </w:r>
    </w:p>
    <w:p w14:paraId="687AAC38" w14:textId="51AE369B" w:rsidR="006E0774" w:rsidRPr="00131640" w:rsidRDefault="006E0774" w:rsidP="006E0774">
      <w:pPr>
        <w:rPr>
          <w:rtl/>
        </w:rPr>
      </w:pPr>
      <w:r w:rsidRPr="00224C4C">
        <w:rPr>
          <w:rFonts w:ascii="Fb Fontext" w:hAnsi="Fb Fontext" w:hint="cs"/>
          <w:rtl/>
        </w:rPr>
        <w:t>-</w:t>
      </w:r>
      <w:r w:rsidRPr="00224C4C">
        <w:rPr>
          <w:rFonts w:ascii="Fb Fontext" w:hAnsi="Fb Fontext"/>
          <w:rtl/>
        </w:rPr>
        <w:t xml:space="preserve"> השוה הכתוב מוראת אב ואם למוראת המקום.</w:t>
      </w:r>
    </w:p>
    <w:p w14:paraId="0B85129D" w14:textId="6AC0FFBC" w:rsidR="006E0774" w:rsidRPr="00131640" w:rsidRDefault="006E0774" w:rsidP="00BC650B">
      <w:pPr>
        <w:rPr>
          <w:rtl/>
        </w:rPr>
      </w:pPr>
      <w:r w:rsidRPr="00BC650B">
        <w:rPr>
          <w:rStyle w:val="afffff3"/>
          <w:rtl/>
        </w:rPr>
        <w:t>נאמר:</w:t>
      </w:r>
      <w:r w:rsidRPr="00224C4C">
        <w:rPr>
          <w:rStyle w:val="affffa"/>
          <w:rtl/>
        </w:rPr>
        <w:t xml:space="preserve"> </w:t>
      </w:r>
      <w:r w:rsidRPr="00224C4C">
        <w:rPr>
          <w:rStyle w:val="affffa"/>
          <w:rFonts w:hint="cs"/>
          <w:rtl/>
        </w:rPr>
        <w:t>'</w:t>
      </w:r>
      <w:r w:rsidRPr="00224C4C">
        <w:rPr>
          <w:rStyle w:val="affffa"/>
          <w:rtl/>
        </w:rPr>
        <w:t>מקלל אביו ואמו מות יומת</w:t>
      </w:r>
      <w:r w:rsidRPr="00224C4C">
        <w:rPr>
          <w:rStyle w:val="affffa"/>
          <w:rFonts w:hint="cs"/>
          <w:rtl/>
        </w:rPr>
        <w:t>'</w:t>
      </w:r>
      <w:r w:rsidRPr="00224C4C">
        <w:rPr>
          <w:rStyle w:val="affffa"/>
          <w:rtl/>
        </w:rPr>
        <w:t>,</w:t>
      </w:r>
      <w:r w:rsidR="00BC650B">
        <w:rPr>
          <w:rStyle w:val="afffff3"/>
          <w:rFonts w:hint="cs"/>
          <w:rtl/>
        </w:rPr>
        <w:t xml:space="preserve"> </w:t>
      </w:r>
      <w:r w:rsidRPr="00BC650B">
        <w:rPr>
          <w:rStyle w:val="afffff3"/>
          <w:rtl/>
        </w:rPr>
        <w:t>ונאמר:</w:t>
      </w:r>
      <w:r w:rsidRPr="00224C4C">
        <w:rPr>
          <w:rStyle w:val="affffa"/>
          <w:rtl/>
        </w:rPr>
        <w:t xml:space="preserve"> </w:t>
      </w:r>
      <w:r w:rsidRPr="00224C4C">
        <w:rPr>
          <w:rStyle w:val="affffa"/>
          <w:rFonts w:hint="cs"/>
          <w:rtl/>
        </w:rPr>
        <w:t>'</w:t>
      </w:r>
      <w:r w:rsidRPr="00224C4C">
        <w:rPr>
          <w:rStyle w:val="affffa"/>
          <w:rtl/>
        </w:rPr>
        <w:t xml:space="preserve">איש איש כי יקלל </w:t>
      </w:r>
      <w:r w:rsidRPr="00D86A6B">
        <w:rPr>
          <w:rStyle w:val="affffa"/>
          <w:spacing w:val="2"/>
          <w:rtl/>
        </w:rPr>
        <w:t>אלהיו ונשא חטאו</w:t>
      </w:r>
      <w:r w:rsidRPr="00D86A6B">
        <w:rPr>
          <w:rStyle w:val="affffa"/>
          <w:rFonts w:hint="cs"/>
          <w:spacing w:val="2"/>
          <w:rtl/>
        </w:rPr>
        <w:t>'</w:t>
      </w:r>
      <w:r w:rsidRPr="00D86A6B">
        <w:rPr>
          <w:rStyle w:val="affffa"/>
          <w:spacing w:val="2"/>
          <w:rtl/>
        </w:rPr>
        <w:t>,</w:t>
      </w:r>
      <w:r w:rsidRPr="00D86A6B">
        <w:rPr>
          <w:rFonts w:ascii="Fb Fontext" w:hAnsi="Fb Fontext"/>
          <w:spacing w:val="2"/>
          <w:rtl/>
        </w:rPr>
        <w:t xml:space="preserve"> </w:t>
      </w:r>
      <w:r w:rsidR="000B610B" w:rsidRPr="00D86A6B">
        <w:rPr>
          <w:rFonts w:ascii="Fb Fontext" w:hAnsi="Fb Fontext" w:hint="cs"/>
          <w:spacing w:val="2"/>
          <w:rtl/>
        </w:rPr>
        <w:t>-</w:t>
      </w:r>
      <w:r w:rsidRPr="00D86A6B">
        <w:rPr>
          <w:rFonts w:ascii="Fb Fontext" w:hAnsi="Fb Fontext"/>
          <w:spacing w:val="2"/>
          <w:rtl/>
        </w:rPr>
        <w:t>השוה הכתוב ברכת אב ואם לברכת המקום.</w:t>
      </w:r>
    </w:p>
    <w:p w14:paraId="0B27C5F0" w14:textId="690A7AAB" w:rsidR="006E0774" w:rsidRPr="00131640" w:rsidRDefault="006E0774" w:rsidP="006E0774">
      <w:pPr>
        <w:rPr>
          <w:rtl/>
        </w:rPr>
      </w:pPr>
      <w:r w:rsidRPr="00224C4C">
        <w:rPr>
          <w:rFonts w:ascii="Fb Fontext" w:hAnsi="Fb Fontext"/>
          <w:rtl/>
        </w:rPr>
        <w:t>אבל ב</w:t>
      </w:r>
      <w:r w:rsidR="00B35B36">
        <w:rPr>
          <w:rFonts w:ascii="Fb Fontext" w:hAnsi="Fb Fontext"/>
          <w:rtl/>
        </w:rPr>
        <w:t>כאן</w:t>
      </w:r>
      <w:r w:rsidRPr="00224C4C">
        <w:rPr>
          <w:rFonts w:ascii="Fb Fontext" w:hAnsi="Fb Fontext"/>
          <w:rtl/>
        </w:rPr>
        <w:t xml:space="preserve"> - ודאי אי אפשר.</w:t>
      </w:r>
      <w:r w:rsidRPr="00224C4C">
        <w:rPr>
          <w:rFonts w:ascii="Fb Fontext" w:hAnsi="Fb Fontext" w:hint="cs"/>
          <w:rtl/>
        </w:rPr>
        <w:t xml:space="preserve"> </w:t>
      </w:r>
      <w:r w:rsidRPr="00224C4C">
        <w:rPr>
          <w:rFonts w:ascii="Fb Fontext" w:hAnsi="Fb Fontext"/>
          <w:rtl/>
        </w:rPr>
        <w:t>וכן בדין, ששלשתן שותפין בו.</w:t>
      </w:r>
    </w:p>
    <w:p w14:paraId="0FE144CF" w14:textId="055C2AED" w:rsidR="006E0774" w:rsidRPr="00131640" w:rsidRDefault="006D062D" w:rsidP="006D062D">
      <w:pPr>
        <w:pStyle w:val="affffb"/>
        <w:rPr>
          <w:rtl/>
        </w:rPr>
      </w:pPr>
      <w:r>
        <w:rPr>
          <w:rFonts w:hint="cs"/>
          <w:rtl/>
        </w:rPr>
        <w:t>***</w:t>
      </w:r>
    </w:p>
    <w:p w14:paraId="50196AA7" w14:textId="77777777" w:rsidR="006E0774" w:rsidRPr="00131640" w:rsidRDefault="006E0774" w:rsidP="0010529F">
      <w:pPr>
        <w:pStyle w:val="afff0"/>
        <w:framePr w:wrap="around"/>
        <w:rPr>
          <w:rtl/>
        </w:rPr>
      </w:pPr>
      <w:r w:rsidRPr="00BC650B">
        <w:rPr>
          <w:rFonts w:hint="cs"/>
          <w:rtl/>
        </w:rPr>
        <w:t>לא.</w:t>
      </w:r>
    </w:p>
    <w:p w14:paraId="0A138ED4" w14:textId="77777777" w:rsidR="00A85AC8" w:rsidRPr="00E600D8" w:rsidRDefault="006E0774" w:rsidP="000B610B">
      <w:pPr>
        <w:pStyle w:val="38"/>
        <w:framePr w:wrap="notBeside"/>
        <w:rPr>
          <w:rtl/>
        </w:rPr>
      </w:pPr>
      <w:r w:rsidRPr="00E600D8">
        <w:rPr>
          <w:rtl/>
        </w:rPr>
        <w:t>ת"ר</w:t>
      </w:r>
      <w:r w:rsidR="00A85AC8" w:rsidRPr="00E600D8">
        <w:rPr>
          <w:rtl/>
        </w:rPr>
        <w:t>:</w:t>
      </w:r>
    </w:p>
    <w:p w14:paraId="7A1D5E02" w14:textId="7AFE5519" w:rsidR="006E0774" w:rsidRPr="00131640" w:rsidRDefault="006E0774" w:rsidP="004B1C97">
      <w:pPr>
        <w:spacing w:after="120"/>
        <w:rPr>
          <w:rtl/>
        </w:rPr>
      </w:pPr>
      <w:r w:rsidRPr="00210DF6">
        <w:rPr>
          <w:rFonts w:ascii="Fb Fontext" w:hAnsi="Fb Fontext" w:cs="BA TM • Vilna Extra-Bold"/>
          <w:sz w:val="32"/>
          <w:rtl/>
        </w:rPr>
        <w:t>שלשה שותפין הן באדם:</w:t>
      </w:r>
      <w:r w:rsidRPr="00224C4C">
        <w:rPr>
          <w:rFonts w:ascii="Fb Fontext" w:hAnsi="Fb Fontext"/>
          <w:sz w:val="32"/>
          <w:rtl/>
        </w:rPr>
        <w:t xml:space="preserve"> הקב"ה, ואביו, ואמו, בזמן שאדם מכבד את אביו ואת אמו, אמר הקב"ה: מעלה אני עליהם כאילו דרתי ביניהם וכבדוני.</w:t>
      </w:r>
    </w:p>
    <w:p w14:paraId="43AC24BA" w14:textId="1D578659" w:rsidR="00A85AC8" w:rsidRPr="00E600D8" w:rsidRDefault="006E0774" w:rsidP="000B610B">
      <w:pPr>
        <w:pStyle w:val="38"/>
        <w:framePr w:wrap="notBeside"/>
        <w:rPr>
          <w:rtl/>
        </w:rPr>
      </w:pPr>
      <w:r w:rsidRPr="00E600D8">
        <w:rPr>
          <w:rtl/>
        </w:rPr>
        <w:t>תניא</w:t>
      </w:r>
      <w:r w:rsidR="00D24332">
        <w:rPr>
          <w:rFonts w:hint="cs"/>
          <w:rtl/>
        </w:rPr>
        <w:t xml:space="preserve"> </w:t>
      </w:r>
      <w:r w:rsidRPr="00E600D8">
        <w:rPr>
          <w:rtl/>
        </w:rPr>
        <w:t>רבי</w:t>
      </w:r>
      <w:r w:rsidR="00A85AC8" w:rsidRPr="00E600D8">
        <w:rPr>
          <w:rtl/>
        </w:rPr>
        <w:t>:</w:t>
      </w:r>
    </w:p>
    <w:p w14:paraId="6ED80DAE" w14:textId="420B3990" w:rsidR="009469D7" w:rsidRPr="00E92FE5" w:rsidRDefault="006E0774" w:rsidP="006E0774">
      <w:pPr>
        <w:rPr>
          <w:rFonts w:ascii="Fb Fontext" w:hAnsi="Fb Fontext"/>
          <w:spacing w:val="-2"/>
          <w:rtl/>
        </w:rPr>
      </w:pPr>
      <w:r w:rsidRPr="00E92FE5">
        <w:rPr>
          <w:rFonts w:ascii="Fb Fontext" w:hAnsi="Fb Fontext"/>
          <w:spacing w:val="-2"/>
          <w:rtl/>
        </w:rPr>
        <w:t>גלוי וידוע לפני מי שאמר והיה העולם, שבן מכבד את אמו יותר מאביו,</w:t>
      </w:r>
    </w:p>
    <w:p w14:paraId="53AC6EA8" w14:textId="3BC4254F" w:rsidR="006E0774" w:rsidRPr="00131640" w:rsidRDefault="006E0774" w:rsidP="006E0774">
      <w:pPr>
        <w:rPr>
          <w:rtl/>
        </w:rPr>
      </w:pPr>
      <w:r w:rsidRPr="00224C4C">
        <w:rPr>
          <w:rFonts w:ascii="Fb Fontext" w:hAnsi="Fb Fontext"/>
          <w:rtl/>
        </w:rPr>
        <w:t>מפני שמשדלתו בדברים, לפיכך הקדים הקב"ה כיבוד אב לכיבוד אם.</w:t>
      </w:r>
    </w:p>
    <w:p w14:paraId="191E0DA8" w14:textId="77777777" w:rsidR="006E0774" w:rsidRDefault="006E0774" w:rsidP="004B1C97">
      <w:pPr>
        <w:spacing w:after="120"/>
        <w:rPr>
          <w:rtl/>
        </w:rPr>
      </w:pPr>
      <w:r w:rsidRPr="00224C4C">
        <w:rPr>
          <w:rFonts w:ascii="Fb Fontext" w:hAnsi="Fb Fontext"/>
          <w:rtl/>
        </w:rPr>
        <w:lastRenderedPageBreak/>
        <w:t>וגלוי וידוע לפני מי שאמר והיה העולם, שהבן מתיירא מאביו יותר מאמו, מפני שמלמדו תורה, לפיכך הקדים הקב"ה מורא האם למורא האב.</w:t>
      </w:r>
    </w:p>
    <w:p w14:paraId="3BB4C314" w14:textId="77777777" w:rsidR="009D1F82" w:rsidRPr="00131640" w:rsidRDefault="009D1F82" w:rsidP="004B1C97">
      <w:pPr>
        <w:spacing w:after="120"/>
        <w:rPr>
          <w:rtl/>
        </w:rPr>
      </w:pPr>
    </w:p>
    <w:p w14:paraId="4D935D49" w14:textId="0C7EDC97" w:rsidR="00A85AC8" w:rsidRPr="00E600D8" w:rsidRDefault="006E0774" w:rsidP="005742E6">
      <w:pPr>
        <w:pStyle w:val="38"/>
        <w:framePr w:wrap="notBeside"/>
        <w:rPr>
          <w:rtl/>
        </w:rPr>
      </w:pPr>
      <w:r w:rsidRPr="00E600D8">
        <w:rPr>
          <w:rtl/>
        </w:rPr>
        <w:t xml:space="preserve">תני </w:t>
      </w:r>
      <w:r w:rsidR="005742E6" w:rsidRPr="00E600D8">
        <w:rPr>
          <w:rFonts w:hint="cs"/>
          <w:rtl/>
        </w:rPr>
        <w:t>לר''נ</w:t>
      </w:r>
      <w:r w:rsidR="00A85AC8" w:rsidRPr="00E600D8">
        <w:rPr>
          <w:rtl/>
        </w:rPr>
        <w:t>:</w:t>
      </w:r>
    </w:p>
    <w:p w14:paraId="30FEABB7" w14:textId="3667F79F" w:rsidR="006E0774" w:rsidRPr="00131640" w:rsidRDefault="006E0774" w:rsidP="005742E6">
      <w:pPr>
        <w:rPr>
          <w:rtl/>
        </w:rPr>
      </w:pPr>
      <w:r w:rsidRPr="00224C4C">
        <w:rPr>
          <w:rFonts w:ascii="Fb Fontext" w:hAnsi="Fb Fontext"/>
          <w:rtl/>
        </w:rPr>
        <w:t>בזמן שאדם מצער את אביו ואת אמו, אמר הקב"ה: יפה עשיתי שלא דרתי ביניהם, שאלמלי דרתי ביניהם ציערוני.</w:t>
      </w:r>
    </w:p>
    <w:p w14:paraId="2C23A1B5" w14:textId="111BE368" w:rsidR="00A85AC8" w:rsidRPr="00E600D8" w:rsidRDefault="006E0774" w:rsidP="005742E6">
      <w:pPr>
        <w:pStyle w:val="38"/>
        <w:framePr w:wrap="notBeside"/>
        <w:rPr>
          <w:rtl/>
        </w:rPr>
      </w:pPr>
      <w:r w:rsidRPr="00E600D8">
        <w:rPr>
          <w:rtl/>
        </w:rPr>
        <w:t>ר' יצחק</w:t>
      </w:r>
      <w:r w:rsidR="00A85AC8" w:rsidRPr="00E600D8">
        <w:rPr>
          <w:rtl/>
        </w:rPr>
        <w:t>:</w:t>
      </w:r>
    </w:p>
    <w:p w14:paraId="350E6279" w14:textId="00B147FF" w:rsidR="006E0774" w:rsidRPr="00131640" w:rsidRDefault="00375206" w:rsidP="006E0774">
      <w:pPr>
        <w:rPr>
          <w:rtl/>
        </w:rPr>
      </w:pPr>
      <w:r>
        <w:rPr>
          <w:rFonts w:ascii="Fb Fontext" w:hAnsi="Fb Fontext" w:hint="cs"/>
          <w:rtl/>
        </w:rPr>
        <w:t>כ</w:t>
      </w:r>
      <w:r w:rsidR="006E0774" w:rsidRPr="00224C4C">
        <w:rPr>
          <w:rFonts w:ascii="Fb Fontext" w:hAnsi="Fb Fontext"/>
          <w:rtl/>
        </w:rPr>
        <w:t>ל העובר עבירה בסתר - כאילו דוחק רגלי שכינה,</w:t>
      </w:r>
    </w:p>
    <w:p w14:paraId="03E49161" w14:textId="12FE2BE2" w:rsidR="006E0774" w:rsidRPr="00131640" w:rsidRDefault="006E0774" w:rsidP="004B1C97">
      <w:pPr>
        <w:spacing w:after="120"/>
        <w:rPr>
          <w:rtl/>
        </w:rPr>
      </w:pPr>
      <w:r w:rsidRPr="005742E6">
        <w:rPr>
          <w:rStyle w:val="afffff3"/>
          <w:rtl/>
        </w:rPr>
        <w:t>שנאמר:</w:t>
      </w:r>
      <w:r w:rsidRPr="00943179">
        <w:rPr>
          <w:rtl/>
        </w:rPr>
        <w:t xml:space="preserve"> </w:t>
      </w:r>
      <w:r w:rsidRPr="005742E6">
        <w:rPr>
          <w:rStyle w:val="affffa"/>
          <w:rFonts w:hint="cs"/>
          <w:rtl/>
        </w:rPr>
        <w:t>'</w:t>
      </w:r>
      <w:r w:rsidRPr="005742E6">
        <w:rPr>
          <w:rStyle w:val="affffa"/>
          <w:rtl/>
        </w:rPr>
        <w:t>כה אמר ה' השמים כסאי והארץ הדום רגלי</w:t>
      </w:r>
      <w:r w:rsidRPr="005742E6">
        <w:rPr>
          <w:rStyle w:val="affffa"/>
          <w:rFonts w:hint="cs"/>
          <w:rtl/>
        </w:rPr>
        <w:t>'</w:t>
      </w:r>
      <w:r w:rsidRPr="005742E6">
        <w:rPr>
          <w:rStyle w:val="affffa"/>
          <w:rtl/>
        </w:rPr>
        <w:t>.</w:t>
      </w:r>
    </w:p>
    <w:p w14:paraId="5BF9E008" w14:textId="0822C780" w:rsidR="00A85AC8" w:rsidRPr="00E600D8" w:rsidRDefault="006E0774" w:rsidP="005742E6">
      <w:pPr>
        <w:pStyle w:val="38"/>
        <w:framePr w:wrap="notBeside"/>
        <w:rPr>
          <w:rtl/>
        </w:rPr>
      </w:pPr>
      <w:r w:rsidRPr="00E600D8">
        <w:rPr>
          <w:rtl/>
        </w:rPr>
        <w:t>• א</w:t>
      </w:r>
      <w:r w:rsidRPr="00E600D8">
        <w:rPr>
          <w:rFonts w:hint="cs"/>
          <w:rtl/>
        </w:rPr>
        <w:t>ריב</w:t>
      </w:r>
      <w:r w:rsidRPr="00E600D8">
        <w:rPr>
          <w:rtl/>
        </w:rPr>
        <w:t>"</w:t>
      </w:r>
      <w:r w:rsidRPr="00E600D8">
        <w:rPr>
          <w:rFonts w:hint="cs"/>
          <w:rtl/>
        </w:rPr>
        <w:t>ל</w:t>
      </w:r>
      <w:r w:rsidR="00A85AC8" w:rsidRPr="00E600D8">
        <w:rPr>
          <w:rtl/>
        </w:rPr>
        <w:t>:</w:t>
      </w:r>
    </w:p>
    <w:p w14:paraId="72A9EC69" w14:textId="66C984D5" w:rsidR="006E0774" w:rsidRPr="00131640" w:rsidRDefault="00375206" w:rsidP="006E0774">
      <w:pPr>
        <w:rPr>
          <w:rtl/>
        </w:rPr>
      </w:pPr>
      <w:r>
        <w:rPr>
          <w:rFonts w:ascii="Fb Fontext" w:hAnsi="Fb Fontext" w:hint="cs"/>
          <w:sz w:val="32"/>
          <w:rtl/>
        </w:rPr>
        <w:t>א</w:t>
      </w:r>
      <w:r w:rsidR="006E0774" w:rsidRPr="00224C4C">
        <w:rPr>
          <w:rFonts w:ascii="Fb Fontext" w:hAnsi="Fb Fontext"/>
          <w:sz w:val="32"/>
          <w:rtl/>
        </w:rPr>
        <w:t xml:space="preserve">סור לאדם שיהלך ארבע אמות בקומה זקופה, </w:t>
      </w:r>
      <w:r w:rsidR="005742E6">
        <w:rPr>
          <w:rStyle w:val="affffa"/>
          <w:rFonts w:hint="cs"/>
          <w:rtl/>
        </w:rPr>
        <w:t>ד</w:t>
      </w:r>
      <w:r w:rsidR="006E0774" w:rsidRPr="00224C4C">
        <w:rPr>
          <w:rStyle w:val="affffa"/>
          <w:rtl/>
        </w:rPr>
        <w:t>'מלא כל הארץ כבודו</w:t>
      </w:r>
      <w:r w:rsidR="006E0774" w:rsidRPr="00224C4C">
        <w:rPr>
          <w:rStyle w:val="affffa"/>
          <w:rFonts w:hint="cs"/>
          <w:rtl/>
        </w:rPr>
        <w:t>'</w:t>
      </w:r>
      <w:r w:rsidR="006E0774" w:rsidRPr="00224C4C">
        <w:rPr>
          <w:rStyle w:val="affffa"/>
          <w:rtl/>
        </w:rPr>
        <w:t>.</w:t>
      </w:r>
    </w:p>
    <w:p w14:paraId="1D2DD68F" w14:textId="77777777" w:rsidR="00A85AC8" w:rsidRPr="00E600D8" w:rsidRDefault="006E0774" w:rsidP="005742E6">
      <w:pPr>
        <w:pStyle w:val="38"/>
        <w:framePr w:wrap="notBeside"/>
        <w:rPr>
          <w:rtl/>
        </w:rPr>
      </w:pPr>
      <w:r w:rsidRPr="00E600D8">
        <w:rPr>
          <w:rtl/>
        </w:rPr>
        <w:t>• ר</w:t>
      </w:r>
      <w:r w:rsidRPr="00E600D8">
        <w:rPr>
          <w:rFonts w:hint="cs"/>
          <w:rtl/>
        </w:rPr>
        <w:t>הבדר</w:t>
      </w:r>
      <w:r w:rsidRPr="00E600D8">
        <w:rPr>
          <w:rtl/>
        </w:rPr>
        <w:t>"</w:t>
      </w:r>
      <w:r w:rsidRPr="00E600D8">
        <w:rPr>
          <w:rFonts w:hint="cs"/>
          <w:rtl/>
        </w:rPr>
        <w:t>י</w:t>
      </w:r>
      <w:r w:rsidR="00A85AC8" w:rsidRPr="00E600D8">
        <w:rPr>
          <w:rtl/>
        </w:rPr>
        <w:t>:</w:t>
      </w:r>
    </w:p>
    <w:p w14:paraId="7BDF5E7E" w14:textId="3053E2BA" w:rsidR="006E0774" w:rsidRPr="00131640" w:rsidRDefault="005742E6" w:rsidP="004B1C97">
      <w:pPr>
        <w:spacing w:after="120"/>
        <w:rPr>
          <w:rtl/>
        </w:rPr>
      </w:pPr>
      <w:r>
        <w:rPr>
          <w:rFonts w:ascii="Fb Fontext" w:hAnsi="Fb Fontext" w:hint="cs"/>
          <w:rtl/>
        </w:rPr>
        <w:t>ל</w:t>
      </w:r>
      <w:r w:rsidR="006E0774" w:rsidRPr="00224C4C">
        <w:rPr>
          <w:rFonts w:ascii="Fb Fontext" w:hAnsi="Fb Fontext"/>
          <w:rtl/>
        </w:rPr>
        <w:t xml:space="preserve">א </w:t>
      </w:r>
      <w:r w:rsidR="00375206">
        <w:rPr>
          <w:rFonts w:ascii="Fb Fontext" w:hAnsi="Fb Fontext" w:hint="cs"/>
          <w:rtl/>
        </w:rPr>
        <w:t>הלך</w:t>
      </w:r>
      <w:r w:rsidR="006E0774" w:rsidRPr="00224C4C">
        <w:rPr>
          <w:rFonts w:ascii="Fb Fontext" w:hAnsi="Fb Fontext"/>
          <w:rtl/>
        </w:rPr>
        <w:t xml:space="preserve"> ארבע אמות בגילוי הראש, </w:t>
      </w:r>
      <w:r w:rsidR="006E0774" w:rsidRPr="005742E6">
        <w:rPr>
          <w:rStyle w:val="afffff3"/>
          <w:rtl/>
        </w:rPr>
        <w:t xml:space="preserve">אמר: </w:t>
      </w:r>
      <w:r w:rsidR="006E0774" w:rsidRPr="00224C4C">
        <w:rPr>
          <w:rFonts w:ascii="Fb Fontext" w:hAnsi="Fb Fontext"/>
          <w:rtl/>
        </w:rPr>
        <w:t>שכינה למעלה מראשי.</w:t>
      </w:r>
    </w:p>
    <w:p w14:paraId="72D092FE" w14:textId="395250E8" w:rsidR="00A85AC8" w:rsidRPr="00E600D8" w:rsidRDefault="006E0774" w:rsidP="005742E6">
      <w:pPr>
        <w:pStyle w:val="38"/>
        <w:framePr w:wrap="notBeside"/>
        <w:rPr>
          <w:rtl/>
        </w:rPr>
      </w:pPr>
      <w:r w:rsidRPr="00E600D8">
        <w:rPr>
          <w:rtl/>
        </w:rPr>
        <w:t xml:space="preserve">• בן אלמנה </w:t>
      </w:r>
      <w:r w:rsidR="005742E6" w:rsidRPr="00E600D8">
        <w:rPr>
          <w:rFonts w:hint="cs"/>
          <w:rtl/>
        </w:rPr>
        <w:t>לר''א</w:t>
      </w:r>
      <w:r w:rsidR="00A85AC8" w:rsidRPr="00E600D8">
        <w:rPr>
          <w:rtl/>
        </w:rPr>
        <w:t>:</w:t>
      </w:r>
    </w:p>
    <w:p w14:paraId="750C6C73" w14:textId="6B4C8D2B" w:rsidR="009469D7" w:rsidRPr="00E92FE5" w:rsidRDefault="006E0774" w:rsidP="006E0774">
      <w:pPr>
        <w:rPr>
          <w:rFonts w:ascii="Fb Fontext" w:hAnsi="Fb Fontext"/>
          <w:spacing w:val="-2"/>
          <w:rtl/>
        </w:rPr>
      </w:pPr>
      <w:r w:rsidRPr="00E92FE5">
        <w:rPr>
          <w:rFonts w:ascii="Fb Fontext" w:hAnsi="Fb Fontext"/>
          <w:spacing w:val="-2"/>
          <w:rtl/>
        </w:rPr>
        <w:t>אבא אומר השקיני מים ואמא אומרת השקיני מים, איזה מהם קודם?</w:t>
      </w:r>
    </w:p>
    <w:p w14:paraId="1311DCB7" w14:textId="053D5905" w:rsidR="00A85AC8" w:rsidRPr="00E600D8" w:rsidRDefault="006E0774" w:rsidP="005742E6">
      <w:pPr>
        <w:pStyle w:val="38"/>
        <w:framePr w:wrap="notBeside"/>
        <w:rPr>
          <w:rtl/>
        </w:rPr>
      </w:pPr>
      <w:r w:rsidRPr="00E600D8">
        <w:rPr>
          <w:rtl/>
        </w:rPr>
        <w:t>אמר ל</w:t>
      </w:r>
      <w:r w:rsidR="004B1C97" w:rsidRPr="00E600D8">
        <w:rPr>
          <w:rFonts w:hint="cs"/>
          <w:rtl/>
        </w:rPr>
        <w:t>ו</w:t>
      </w:r>
      <w:r w:rsidR="00A85AC8" w:rsidRPr="00E600D8">
        <w:rPr>
          <w:rtl/>
        </w:rPr>
        <w:t>:</w:t>
      </w:r>
    </w:p>
    <w:p w14:paraId="43390CC5" w14:textId="1F1C1301" w:rsidR="006E0774" w:rsidRPr="00E92FE5" w:rsidRDefault="006E0774" w:rsidP="006E0774">
      <w:pPr>
        <w:rPr>
          <w:spacing w:val="-2"/>
          <w:rtl/>
        </w:rPr>
      </w:pPr>
      <w:r w:rsidRPr="00E92FE5">
        <w:rPr>
          <w:rFonts w:ascii="Fb Fontext" w:hAnsi="Fb Fontext"/>
          <w:spacing w:val="-2"/>
          <w:rtl/>
        </w:rPr>
        <w:t>הנח כבוד אמך ועשה כבוד אביך, שאתה ואמך חייבים בכבוד אביך.</w:t>
      </w:r>
    </w:p>
    <w:p w14:paraId="2682347E" w14:textId="67B67C08" w:rsidR="00A85AC8" w:rsidRPr="00E600D8" w:rsidRDefault="006E0774" w:rsidP="00210903">
      <w:pPr>
        <w:pStyle w:val="38"/>
        <w:framePr w:wrap="notBeside"/>
        <w:rPr>
          <w:rtl/>
        </w:rPr>
      </w:pPr>
      <w:r w:rsidRPr="00E600D8">
        <w:rPr>
          <w:rtl/>
        </w:rPr>
        <w:t xml:space="preserve">• </w:t>
      </w:r>
      <w:r w:rsidR="00210903" w:rsidRPr="00E600D8">
        <w:rPr>
          <w:rFonts w:hint="cs"/>
          <w:rtl/>
        </w:rPr>
        <w:t>שאל ל</w:t>
      </w:r>
      <w:r w:rsidRPr="00E600D8">
        <w:rPr>
          <w:rtl/>
        </w:rPr>
        <w:t>רבי יהושע</w:t>
      </w:r>
      <w:r w:rsidR="00A85AC8" w:rsidRPr="00E600D8">
        <w:rPr>
          <w:rtl/>
        </w:rPr>
        <w:t>:</w:t>
      </w:r>
    </w:p>
    <w:p w14:paraId="7EABCB49" w14:textId="6447833A" w:rsidR="006E0774" w:rsidRPr="00131640" w:rsidRDefault="006E0774" w:rsidP="006E0774">
      <w:pPr>
        <w:rPr>
          <w:rtl/>
        </w:rPr>
      </w:pPr>
      <w:r w:rsidRPr="00224C4C">
        <w:rPr>
          <w:rFonts w:ascii="Fb Fontext" w:hAnsi="Fb Fontext"/>
          <w:rtl/>
        </w:rPr>
        <w:t>אמר לו כך.</w:t>
      </w:r>
    </w:p>
    <w:p w14:paraId="61AA404D" w14:textId="3F7C196F" w:rsidR="00A85AC8" w:rsidRPr="00E600D8" w:rsidRDefault="006E0774" w:rsidP="00210903">
      <w:pPr>
        <w:pStyle w:val="38"/>
        <w:framePr w:wrap="notBeside"/>
        <w:rPr>
          <w:rtl/>
        </w:rPr>
      </w:pPr>
      <w:r w:rsidRPr="00E600D8">
        <w:rPr>
          <w:rtl/>
        </w:rPr>
        <w:t>אמר לו</w:t>
      </w:r>
      <w:r w:rsidR="00A85AC8" w:rsidRPr="00E600D8">
        <w:rPr>
          <w:rtl/>
        </w:rPr>
        <w:t>:</w:t>
      </w:r>
    </w:p>
    <w:p w14:paraId="1FA2BB0A" w14:textId="522E9F83" w:rsidR="006E0774" w:rsidRPr="00131640" w:rsidRDefault="006E0774" w:rsidP="006E0774">
      <w:pPr>
        <w:rPr>
          <w:rtl/>
        </w:rPr>
      </w:pPr>
      <w:r w:rsidRPr="00224C4C">
        <w:rPr>
          <w:rFonts w:ascii="Fb Fontext" w:hAnsi="Fb Fontext"/>
          <w:rtl/>
        </w:rPr>
        <w:t xml:space="preserve">רבי, נתגרשה מהו? </w:t>
      </w:r>
      <w:r w:rsidR="00210903" w:rsidRPr="00210903">
        <w:rPr>
          <w:rStyle w:val="afffff3"/>
          <w:rFonts w:hint="cs"/>
          <w:rtl/>
        </w:rPr>
        <w:t>א"ל:</w:t>
      </w:r>
      <w:r w:rsidRPr="00224C4C">
        <w:rPr>
          <w:rFonts w:ascii="Fb Fontext" w:hAnsi="Fb Fontext"/>
          <w:rtl/>
        </w:rPr>
        <w:t xml:space="preserve"> מבין ריסי עיניך ניכר שבן אלמנה אתה,</w:t>
      </w:r>
    </w:p>
    <w:p w14:paraId="40EE2A80" w14:textId="7449C72B" w:rsidR="006E0774" w:rsidRPr="00131640" w:rsidRDefault="006E0774" w:rsidP="004B1C97">
      <w:pPr>
        <w:spacing w:after="120"/>
        <w:rPr>
          <w:rtl/>
        </w:rPr>
      </w:pPr>
      <w:r w:rsidRPr="00224C4C">
        <w:rPr>
          <w:rFonts w:ascii="Fb Fontext" w:hAnsi="Fb Fontext" w:hint="cs"/>
          <w:rtl/>
        </w:rPr>
        <w:t>ומ</w:t>
      </w:r>
      <w:r w:rsidRPr="00224C4C">
        <w:rPr>
          <w:rFonts w:ascii="Fb Fontext" w:hAnsi="Fb Fontext"/>
          <w:rtl/>
        </w:rPr>
        <w:t>"</w:t>
      </w:r>
      <w:r w:rsidRPr="00224C4C">
        <w:rPr>
          <w:rFonts w:ascii="Fb Fontext" w:hAnsi="Fb Fontext" w:hint="cs"/>
          <w:rtl/>
        </w:rPr>
        <w:t xml:space="preserve">מ גבי נתגרשה שניהם שוין ולכך </w:t>
      </w:r>
      <w:r w:rsidRPr="00224C4C">
        <w:rPr>
          <w:rFonts w:ascii="Fb Fontext" w:hAnsi="Fb Fontext"/>
          <w:rtl/>
        </w:rPr>
        <w:t>הטל להן מים בספל וק</w:t>
      </w:r>
      <w:r w:rsidR="000010A1">
        <w:rPr>
          <w:rFonts w:ascii="Fb Fontext" w:hAnsi="Fb Fontext" w:hint="cs"/>
          <w:rtl/>
        </w:rPr>
        <w:t>רקר</w:t>
      </w:r>
      <w:r w:rsidRPr="00224C4C">
        <w:rPr>
          <w:rFonts w:ascii="Fb Fontext" w:hAnsi="Fb Fontext"/>
          <w:rtl/>
        </w:rPr>
        <w:t xml:space="preserve"> להן כתרנגולין.</w:t>
      </w:r>
    </w:p>
    <w:p w14:paraId="55E490BA" w14:textId="77777777" w:rsidR="00A85AC8" w:rsidRPr="00E600D8" w:rsidRDefault="006E0774" w:rsidP="00E24E6B">
      <w:pPr>
        <w:pStyle w:val="38"/>
        <w:framePr w:wrap="notBeside"/>
        <w:rPr>
          <w:rtl/>
        </w:rPr>
      </w:pPr>
      <w:r w:rsidRPr="00E600D8">
        <w:rPr>
          <w:rtl/>
        </w:rPr>
        <w:t>• דרש עולא רבה</w:t>
      </w:r>
      <w:r w:rsidR="00A85AC8" w:rsidRPr="00E600D8">
        <w:rPr>
          <w:rtl/>
        </w:rPr>
        <w:t>:</w:t>
      </w:r>
    </w:p>
    <w:p w14:paraId="1C1F0453" w14:textId="2E6438D2" w:rsidR="009469D7" w:rsidRDefault="00E24E6B" w:rsidP="006E0774">
      <w:pPr>
        <w:rPr>
          <w:rStyle w:val="affffa"/>
          <w:rtl/>
        </w:rPr>
      </w:pPr>
      <w:r>
        <w:rPr>
          <w:rFonts w:ascii="Fb Fontext" w:hAnsi="Fb Fontext" w:hint="cs"/>
          <w:rtl/>
        </w:rPr>
        <w:t>בפתח בית</w:t>
      </w:r>
      <w:r w:rsidR="006E0774" w:rsidRPr="00224C4C">
        <w:rPr>
          <w:rFonts w:ascii="Fb Fontext" w:hAnsi="Fb Fontext"/>
          <w:rtl/>
        </w:rPr>
        <w:t xml:space="preserve"> </w:t>
      </w:r>
      <w:r>
        <w:rPr>
          <w:rFonts w:ascii="Fb Fontext" w:hAnsi="Fb Fontext" w:hint="cs"/>
          <w:rtl/>
        </w:rPr>
        <w:t>ה</w:t>
      </w:r>
      <w:r w:rsidR="006E0774" w:rsidRPr="00224C4C">
        <w:rPr>
          <w:rFonts w:ascii="Fb Fontext" w:hAnsi="Fb Fontext"/>
          <w:rtl/>
        </w:rPr>
        <w:t xml:space="preserve">נשיא, </w:t>
      </w:r>
      <w:r w:rsidR="006E0774" w:rsidRPr="00224C4C">
        <w:rPr>
          <w:rStyle w:val="affffa"/>
          <w:rFonts w:hint="cs"/>
          <w:rtl/>
        </w:rPr>
        <w:t>'</w:t>
      </w:r>
      <w:r w:rsidR="006E0774" w:rsidRPr="00224C4C">
        <w:rPr>
          <w:rStyle w:val="affffa"/>
          <w:rtl/>
        </w:rPr>
        <w:t xml:space="preserve">יודוך ה' כל מלכי ארץ כי שמעו </w:t>
      </w:r>
      <w:r w:rsidR="006E0774" w:rsidRPr="00E24E6B">
        <w:rPr>
          <w:rStyle w:val="affffa"/>
          <w:b/>
          <w:bCs/>
          <w:rtl/>
        </w:rPr>
        <w:t>אמרי פיך</w:t>
      </w:r>
      <w:r w:rsidR="006E0774" w:rsidRPr="00224C4C">
        <w:rPr>
          <w:rStyle w:val="affffa"/>
          <w:rFonts w:hint="cs"/>
          <w:rtl/>
        </w:rPr>
        <w:t>'</w:t>
      </w:r>
    </w:p>
    <w:p w14:paraId="5DAE549C" w14:textId="103A0002" w:rsidR="006E0774" w:rsidRPr="00131640" w:rsidRDefault="006E0774" w:rsidP="006E0774">
      <w:pPr>
        <w:rPr>
          <w:rtl/>
        </w:rPr>
      </w:pPr>
      <w:r w:rsidRPr="00224C4C">
        <w:rPr>
          <w:rFonts w:ascii="Fb Fontext" w:hAnsi="Fb Fontext"/>
          <w:rtl/>
        </w:rPr>
        <w:t>בשעה שאמר הקב"ה אנכי ולא יהיה לך, אמרו אומות העולם: לכבוד עצמו הוא דורש, כיון שאמר כבד את אביך ואת אמך, חזרו והודו למאמרות הראשונות.</w:t>
      </w:r>
    </w:p>
    <w:p w14:paraId="6619488C" w14:textId="70302B4B" w:rsidR="00A85AC8" w:rsidRPr="00E600D8" w:rsidRDefault="006E0774" w:rsidP="0020550F">
      <w:pPr>
        <w:pStyle w:val="38"/>
        <w:framePr w:wrap="notBeside"/>
        <w:rPr>
          <w:rtl/>
        </w:rPr>
      </w:pPr>
      <w:r w:rsidRPr="00E600D8">
        <w:rPr>
          <w:rtl/>
        </w:rPr>
        <w:t>• רבא</w:t>
      </w:r>
      <w:r w:rsidR="00A85AC8" w:rsidRPr="00E600D8">
        <w:rPr>
          <w:rFonts w:hint="cs"/>
          <w:rtl/>
        </w:rPr>
        <w:t>:</w:t>
      </w:r>
    </w:p>
    <w:p w14:paraId="4A55A4E2" w14:textId="0FB32183" w:rsidR="006E0774" w:rsidRDefault="006E0774" w:rsidP="004B1C97">
      <w:pPr>
        <w:spacing w:after="120"/>
        <w:rPr>
          <w:rtl/>
        </w:rPr>
      </w:pPr>
      <w:r w:rsidRPr="00224C4C">
        <w:rPr>
          <w:rStyle w:val="affffa"/>
          <w:rFonts w:hint="cs"/>
          <w:rtl/>
        </w:rPr>
        <w:t>'</w:t>
      </w:r>
      <w:r w:rsidRPr="00224C4C">
        <w:rPr>
          <w:rStyle w:val="affffa"/>
          <w:rtl/>
        </w:rPr>
        <w:t>ראש דברך אמת</w:t>
      </w:r>
      <w:r w:rsidRPr="00224C4C">
        <w:rPr>
          <w:rStyle w:val="affffa"/>
          <w:rFonts w:hint="cs"/>
          <w:rtl/>
        </w:rPr>
        <w:t>'</w:t>
      </w:r>
      <w:r w:rsidRPr="00224C4C">
        <w:rPr>
          <w:rFonts w:ascii="Fb Fontext" w:hAnsi="Fb Fontext"/>
          <w:sz w:val="32"/>
          <w:rtl/>
        </w:rPr>
        <w:t xml:space="preserve"> מסוף דברך ניכר שראש דברך אמת.</w:t>
      </w:r>
    </w:p>
    <w:p w14:paraId="5A27FE9A" w14:textId="06E2258C" w:rsidR="007309FA" w:rsidRPr="00131640" w:rsidRDefault="007309FA" w:rsidP="007309FA">
      <w:pPr>
        <w:pStyle w:val="affffb"/>
        <w:rPr>
          <w:rtl/>
        </w:rPr>
      </w:pPr>
      <w:r w:rsidRPr="007309FA">
        <w:rPr>
          <w:rtl/>
        </w:rPr>
        <w:t>***</w:t>
      </w:r>
    </w:p>
    <w:p w14:paraId="43E00D75" w14:textId="44D60D2F" w:rsidR="00A85AC8" w:rsidRPr="00E600D8" w:rsidRDefault="006E0774" w:rsidP="004E46C1">
      <w:pPr>
        <w:pStyle w:val="38"/>
        <w:framePr w:wrap="notBeside"/>
        <w:rPr>
          <w:rtl/>
        </w:rPr>
      </w:pPr>
      <w:r w:rsidRPr="00E600D8">
        <w:rPr>
          <w:rtl/>
        </w:rPr>
        <w:t>• בעו מרב עולא</w:t>
      </w:r>
      <w:r w:rsidR="00A85AC8" w:rsidRPr="00E600D8">
        <w:rPr>
          <w:rtl/>
        </w:rPr>
        <w:t>:</w:t>
      </w:r>
    </w:p>
    <w:p w14:paraId="296EBA50" w14:textId="69F05454" w:rsidR="004B1C97" w:rsidRPr="00131640" w:rsidRDefault="006E0774" w:rsidP="00F65F8B">
      <w:pPr>
        <w:pStyle w:val="affffb"/>
        <w:rPr>
          <w:rtl/>
        </w:rPr>
      </w:pPr>
      <w:r w:rsidRPr="00224C4C">
        <w:rPr>
          <w:rtl/>
        </w:rPr>
        <w:t>עד היכן כיבוד אב ואם?</w:t>
      </w:r>
      <w:r w:rsidR="004B1C97">
        <w:rPr>
          <w:rFonts w:hint="cs"/>
          <w:rtl/>
        </w:rPr>
        <w:t xml:space="preserve"> [ט]</w:t>
      </w:r>
    </w:p>
    <w:p w14:paraId="12D53E9B" w14:textId="290843EC" w:rsidR="00A85AC8" w:rsidRPr="00E600D8" w:rsidRDefault="004B1C97" w:rsidP="004B1C97">
      <w:pPr>
        <w:pStyle w:val="38"/>
        <w:framePr w:wrap="notBeside"/>
        <w:rPr>
          <w:rtl/>
        </w:rPr>
      </w:pPr>
      <w:r w:rsidRPr="00E600D8">
        <w:rPr>
          <w:rFonts w:hint="cs"/>
          <w:rtl/>
        </w:rPr>
        <w:t>רב עולא</w:t>
      </w:r>
      <w:r w:rsidR="00A85AC8" w:rsidRPr="00E600D8">
        <w:rPr>
          <w:rtl/>
        </w:rPr>
        <w:t>:</w:t>
      </w:r>
    </w:p>
    <w:p w14:paraId="52A35E72" w14:textId="1C520D4F" w:rsidR="006E0774" w:rsidRPr="00131640" w:rsidRDefault="006E0774" w:rsidP="004B1C97">
      <w:pPr>
        <w:spacing w:after="120"/>
        <w:rPr>
          <w:rtl/>
        </w:rPr>
      </w:pPr>
      <w:r w:rsidRPr="00224C4C">
        <w:rPr>
          <w:rFonts w:ascii="Fb Fontext" w:hAnsi="Fb Fontext"/>
          <w:rtl/>
        </w:rPr>
        <w:t>צאו וראו מה עשה עכו"ם אחד באשקלון ודמא בן נתינה שמו, פעם אחת בקשו חכמים פרקמטיא בששים ריבוא שכר, והיה מפתח מונח תחת מראשותיו של אביו, ולא ציערו.</w:t>
      </w:r>
    </w:p>
    <w:p w14:paraId="6E43EFED" w14:textId="6E15997E" w:rsidR="00A85AC8" w:rsidRPr="00E600D8" w:rsidRDefault="004B1C97" w:rsidP="004B1C97">
      <w:pPr>
        <w:pStyle w:val="38"/>
        <w:framePr w:wrap="notBeside"/>
        <w:rPr>
          <w:rtl/>
        </w:rPr>
      </w:pPr>
      <w:r w:rsidRPr="00E600D8">
        <w:rPr>
          <w:rFonts w:hint="cs"/>
          <w:rtl/>
        </w:rPr>
        <w:t>ב. ר''א</w:t>
      </w:r>
      <w:r w:rsidR="00A85AC8" w:rsidRPr="00E600D8">
        <w:rPr>
          <w:rtl/>
        </w:rPr>
        <w:t>:</w:t>
      </w:r>
    </w:p>
    <w:p w14:paraId="74CB367D" w14:textId="349F1A0A" w:rsidR="00A85AC8" w:rsidRPr="00E600D8" w:rsidRDefault="006E0774" w:rsidP="004E46C1">
      <w:pPr>
        <w:pStyle w:val="38"/>
        <w:framePr w:wrap="notBeside"/>
        <w:rPr>
          <w:rtl/>
        </w:rPr>
      </w:pPr>
      <w:r w:rsidRPr="00E600D8">
        <w:rPr>
          <w:rtl/>
        </w:rPr>
        <w:t xml:space="preserve">• </w:t>
      </w:r>
      <w:r w:rsidR="001E79ED" w:rsidRPr="00E600D8">
        <w:rPr>
          <w:rFonts w:hint="cs"/>
          <w:rtl/>
        </w:rPr>
        <w:t>שאלו את ר''א</w:t>
      </w:r>
      <w:r w:rsidR="00A85AC8" w:rsidRPr="00E600D8">
        <w:rPr>
          <w:rFonts w:hint="cs"/>
          <w:rtl/>
        </w:rPr>
        <w:t>:</w:t>
      </w:r>
    </w:p>
    <w:p w14:paraId="606B2E47" w14:textId="215FD716" w:rsidR="006E0774" w:rsidRPr="00131640" w:rsidRDefault="006E0774" w:rsidP="006E0774">
      <w:pPr>
        <w:rPr>
          <w:rtl/>
        </w:rPr>
      </w:pPr>
      <w:r w:rsidRPr="00224C4C">
        <w:rPr>
          <w:rFonts w:ascii="Fb Fontext" w:hAnsi="Fb Fontext"/>
          <w:rtl/>
        </w:rPr>
        <w:t>צאו וראו מה עשה עכו"ם אחד לאביו באשקלון ודמא בן נתינה שמו, בקשו ממנו חכמים אבנים לאפוד בששים ריבוא שכר,</w:t>
      </w:r>
    </w:p>
    <w:p w14:paraId="2BC5D6AC" w14:textId="3D3897AC" w:rsidR="00A85AC8" w:rsidRPr="00E600D8" w:rsidRDefault="006E0774" w:rsidP="001E79ED">
      <w:pPr>
        <w:pStyle w:val="38"/>
        <w:framePr w:wrap="notBeside"/>
        <w:rPr>
          <w:rtl/>
        </w:rPr>
      </w:pPr>
      <w:r w:rsidRPr="00E600D8">
        <w:rPr>
          <w:rFonts w:hint="cs"/>
          <w:rtl/>
        </w:rPr>
        <w:t>ור</w:t>
      </w:r>
      <w:r w:rsidRPr="00E600D8">
        <w:rPr>
          <w:rtl/>
        </w:rPr>
        <w:t>"</w:t>
      </w:r>
      <w:r w:rsidRPr="00E600D8">
        <w:rPr>
          <w:rFonts w:hint="cs"/>
          <w:rtl/>
        </w:rPr>
        <w:t>כ מתני</w:t>
      </w:r>
      <w:r w:rsidR="00A85AC8" w:rsidRPr="00E600D8">
        <w:rPr>
          <w:rtl/>
        </w:rPr>
        <w:t>:</w:t>
      </w:r>
    </w:p>
    <w:p w14:paraId="0ADB4518" w14:textId="0D37ABC8" w:rsidR="006E0774" w:rsidRPr="00131640" w:rsidRDefault="006E0774" w:rsidP="006E0774">
      <w:pPr>
        <w:rPr>
          <w:rtl/>
        </w:rPr>
      </w:pPr>
      <w:r w:rsidRPr="00224C4C">
        <w:rPr>
          <w:rFonts w:ascii="Fb Fontext" w:hAnsi="Fb Fontext"/>
          <w:rtl/>
        </w:rPr>
        <w:t>בשמונים ריבוא, והיה מפתח מונח תחת מראשותיו של אביו, ולא ציערו.</w:t>
      </w:r>
    </w:p>
    <w:p w14:paraId="18F66165" w14:textId="77777777" w:rsidR="006E0774" w:rsidRPr="00131640" w:rsidRDefault="006E0774" w:rsidP="006E0774">
      <w:pPr>
        <w:rPr>
          <w:rtl/>
        </w:rPr>
      </w:pPr>
      <w:r w:rsidRPr="00224C4C">
        <w:rPr>
          <w:rFonts w:ascii="Fb Fontext" w:hAnsi="Fb Fontext"/>
          <w:rtl/>
        </w:rPr>
        <w:t>לשנה האחרת נתן הקב"ה שכרו, שנולדה לו פרה אדומה בעדרו.</w:t>
      </w:r>
    </w:p>
    <w:p w14:paraId="3F031198" w14:textId="77777777" w:rsidR="006E0774" w:rsidRPr="00131640" w:rsidRDefault="006E0774" w:rsidP="006E0774">
      <w:pPr>
        <w:rPr>
          <w:rtl/>
        </w:rPr>
      </w:pPr>
      <w:r w:rsidRPr="00224C4C">
        <w:rPr>
          <w:rFonts w:ascii="Fb Fontext" w:hAnsi="Fb Fontext"/>
          <w:rtl/>
        </w:rPr>
        <w:t xml:space="preserve">נכנסו חכמי ישראל אצלו, </w:t>
      </w:r>
      <w:r w:rsidRPr="001E79ED">
        <w:rPr>
          <w:rStyle w:val="afffff3"/>
          <w:rtl/>
        </w:rPr>
        <w:t>אמר להם:</w:t>
      </w:r>
      <w:r w:rsidRPr="00224C4C">
        <w:rPr>
          <w:rFonts w:ascii="Fb Fontext" w:hAnsi="Fb Fontext"/>
          <w:rtl/>
        </w:rPr>
        <w:t xml:space="preserve"> יודע אני בכם, שאם אני מבקש מכם כל ממון שבעולם אתם נותנין לי, אלא אין אני מבקש מכם אלא אותו ממון שהפסדתי בשביל כבוד אבא.</w:t>
      </w:r>
    </w:p>
    <w:p w14:paraId="138B6249" w14:textId="36D0850E" w:rsidR="00A85AC8" w:rsidRPr="00E600D8" w:rsidRDefault="006E0774" w:rsidP="001E79ED">
      <w:pPr>
        <w:pStyle w:val="38"/>
        <w:framePr w:wrap="notBeside"/>
        <w:rPr>
          <w:rtl/>
        </w:rPr>
      </w:pPr>
      <w:r w:rsidRPr="00E600D8">
        <w:rPr>
          <w:rFonts w:hint="cs"/>
          <w:rtl/>
        </w:rPr>
        <w:t>ואר</w:t>
      </w:r>
      <w:r w:rsidRPr="00E600D8">
        <w:rPr>
          <w:rtl/>
        </w:rPr>
        <w:t>"</w:t>
      </w:r>
      <w:r w:rsidRPr="00E600D8">
        <w:rPr>
          <w:rFonts w:hint="cs"/>
          <w:rtl/>
        </w:rPr>
        <w:t>ח</w:t>
      </w:r>
      <w:r w:rsidR="00A85AC8" w:rsidRPr="00E600D8">
        <w:rPr>
          <w:rtl/>
        </w:rPr>
        <w:t>:</w:t>
      </w:r>
    </w:p>
    <w:p w14:paraId="0DA6050F" w14:textId="38AB027E" w:rsidR="009469D7" w:rsidRDefault="006E0774" w:rsidP="006E0774">
      <w:pPr>
        <w:rPr>
          <w:rFonts w:ascii="Fb Fontext" w:hAnsi="Fb Fontext"/>
          <w:rtl/>
        </w:rPr>
      </w:pPr>
      <w:r w:rsidRPr="00224C4C">
        <w:rPr>
          <w:rFonts w:ascii="Fb Fontext" w:hAnsi="Fb Fontext"/>
          <w:rtl/>
        </w:rPr>
        <w:t>ומה מי שאינו מצווה ועושה - כך, מצווה ועושה עאכו"כ,</w:t>
      </w:r>
    </w:p>
    <w:p w14:paraId="3D8871AC" w14:textId="5FACFEAC" w:rsidR="00A85AC8" w:rsidRPr="00E600D8" w:rsidRDefault="006E0774" w:rsidP="001E79ED">
      <w:pPr>
        <w:pStyle w:val="38"/>
        <w:framePr w:wrap="notBeside"/>
        <w:rPr>
          <w:rtl/>
        </w:rPr>
      </w:pPr>
      <w:r w:rsidRPr="00E600D8">
        <w:rPr>
          <w:rtl/>
        </w:rPr>
        <w:t>דאר"ח</w:t>
      </w:r>
      <w:r w:rsidR="00A85AC8" w:rsidRPr="00E600D8">
        <w:rPr>
          <w:rtl/>
        </w:rPr>
        <w:t>:</w:t>
      </w:r>
    </w:p>
    <w:p w14:paraId="73C6CD02" w14:textId="25475B5B" w:rsidR="006E0774" w:rsidRPr="00131640" w:rsidRDefault="006E0774" w:rsidP="001E79ED">
      <w:pPr>
        <w:spacing w:after="120"/>
        <w:rPr>
          <w:rtl/>
        </w:rPr>
      </w:pPr>
      <w:r w:rsidRPr="00224C4C">
        <w:rPr>
          <w:rFonts w:ascii="Fb Fontext" w:hAnsi="Fb Fontext"/>
          <w:rtl/>
        </w:rPr>
        <w:t>גדול מצווה ועושה ממי שאינו מצווה ועושה.</w:t>
      </w:r>
    </w:p>
    <w:p w14:paraId="3CF19C53" w14:textId="0DD8BD34" w:rsidR="00A85AC8" w:rsidRPr="00E600D8" w:rsidRDefault="006E0774" w:rsidP="001E79ED">
      <w:pPr>
        <w:pStyle w:val="38"/>
        <w:framePr w:wrap="notBeside"/>
        <w:rPr>
          <w:rtl/>
        </w:rPr>
      </w:pPr>
      <w:r w:rsidRPr="00E600D8">
        <w:rPr>
          <w:rtl/>
        </w:rPr>
        <w:t>• רב יוסף</w:t>
      </w:r>
      <w:r w:rsidR="00A85AC8" w:rsidRPr="00E600D8">
        <w:rPr>
          <w:rtl/>
        </w:rPr>
        <w:t>:</w:t>
      </w:r>
    </w:p>
    <w:p w14:paraId="7527FEE4" w14:textId="4B600020" w:rsidR="009469D7" w:rsidRDefault="00ED2406" w:rsidP="006E0774">
      <w:pPr>
        <w:rPr>
          <w:rFonts w:ascii="Fb Fontext" w:hAnsi="Fb Fontext"/>
          <w:rtl/>
        </w:rPr>
      </w:pPr>
      <w:r>
        <w:rPr>
          <w:rFonts w:ascii="Fb Fontext" w:hAnsi="Fb Fontext" w:hint="cs"/>
          <w:rtl/>
        </w:rPr>
        <w:t xml:space="preserve">בתחילה אמרתי מי שיגיד לי </w:t>
      </w:r>
      <w:r w:rsidRPr="00ED2406">
        <w:rPr>
          <w:rStyle w:val="afffff3"/>
          <w:rFonts w:hint="cs"/>
          <w:rtl/>
        </w:rPr>
        <w:t>שהלכה כר''י</w:t>
      </w:r>
      <w:r w:rsidR="001E79ED" w:rsidRPr="00ED2406">
        <w:rPr>
          <w:rStyle w:val="afffff3"/>
          <w:rFonts w:hint="cs"/>
          <w:rtl/>
        </w:rPr>
        <w:t>:</w:t>
      </w:r>
      <w:r w:rsidR="006E0774" w:rsidRPr="00224C4C">
        <w:rPr>
          <w:rFonts w:ascii="Fb Fontext" w:hAnsi="Fb Fontext"/>
          <w:rtl/>
        </w:rPr>
        <w:t xml:space="preserve"> סומא פטור מן המצות, </w:t>
      </w:r>
      <w:r>
        <w:rPr>
          <w:rFonts w:ascii="Fb Fontext" w:hAnsi="Fb Fontext" w:hint="cs"/>
          <w:rtl/>
        </w:rPr>
        <w:t xml:space="preserve">אעשה </w:t>
      </w:r>
      <w:r w:rsidR="006E0774" w:rsidRPr="00224C4C">
        <w:rPr>
          <w:rFonts w:ascii="Fb Fontext" w:hAnsi="Fb Fontext"/>
          <w:rtl/>
        </w:rPr>
        <w:t>י</w:t>
      </w:r>
      <w:r>
        <w:rPr>
          <w:rFonts w:ascii="Fb Fontext" w:hAnsi="Fb Fontext" w:hint="cs"/>
          <w:rtl/>
        </w:rPr>
        <w:t>ום טוב</w:t>
      </w:r>
      <w:r w:rsidR="006E0774" w:rsidRPr="00224C4C">
        <w:rPr>
          <w:rFonts w:ascii="Fb Fontext" w:hAnsi="Fb Fontext"/>
          <w:rtl/>
        </w:rPr>
        <w:t xml:space="preserve"> לרבנן, </w:t>
      </w:r>
      <w:r>
        <w:rPr>
          <w:rFonts w:ascii="Fb Fontext" w:hAnsi="Fb Fontext" w:hint="cs"/>
          <w:rtl/>
        </w:rPr>
        <w:t>שאני עושה אף שאיני מצו</w:t>
      </w:r>
      <w:r w:rsidR="0091691F">
        <w:rPr>
          <w:rFonts w:ascii="Fb Fontext" w:hAnsi="Fb Fontext" w:hint="cs"/>
          <w:rtl/>
        </w:rPr>
        <w:t>ו</w:t>
      </w:r>
      <w:r>
        <w:rPr>
          <w:rFonts w:ascii="Fb Fontext" w:hAnsi="Fb Fontext" w:hint="cs"/>
          <w:rtl/>
        </w:rPr>
        <w:t>ה</w:t>
      </w:r>
    </w:p>
    <w:p w14:paraId="03649F30" w14:textId="46458C66" w:rsidR="006E0774" w:rsidRPr="00131640" w:rsidRDefault="001E79ED" w:rsidP="006E0774">
      <w:pPr>
        <w:rPr>
          <w:rtl/>
        </w:rPr>
      </w:pPr>
      <w:r w:rsidRPr="004B1C97">
        <w:rPr>
          <w:rStyle w:val="afffff3"/>
          <w:rFonts w:hint="cs"/>
          <w:spacing w:val="0"/>
          <w:rtl/>
        </w:rPr>
        <w:t>עכשיו ששמעתי לר'ח</w:t>
      </w:r>
      <w:r w:rsidR="006E0774" w:rsidRPr="004B1C97">
        <w:rPr>
          <w:rStyle w:val="afffff3"/>
          <w:spacing w:val="0"/>
          <w:rtl/>
        </w:rPr>
        <w:t>:</w:t>
      </w:r>
      <w:r w:rsidR="006E0774" w:rsidRPr="004B1C97">
        <w:rPr>
          <w:rFonts w:ascii="Fb Fontext" w:hAnsi="Fb Fontext"/>
          <w:spacing w:val="0"/>
          <w:rtl/>
        </w:rPr>
        <w:t xml:space="preserve"> גדול מצווה ועושה יותר ממי שאינו מצווה ועושה,</w:t>
      </w:r>
    </w:p>
    <w:p w14:paraId="463B970E" w14:textId="4B2BE185" w:rsidR="006E0774" w:rsidRPr="00131640" w:rsidRDefault="006E0774" w:rsidP="00CF5DC7">
      <w:pPr>
        <w:spacing w:after="120"/>
        <w:rPr>
          <w:rtl/>
        </w:rPr>
      </w:pPr>
      <w:r w:rsidRPr="001E79ED">
        <w:rPr>
          <w:rStyle w:val="afffff3"/>
          <w:rtl/>
        </w:rPr>
        <w:t>אדרבה</w:t>
      </w:r>
      <w:r w:rsidRPr="00224C4C">
        <w:rPr>
          <w:rFonts w:ascii="Fb Fontext" w:hAnsi="Fb Fontext"/>
          <w:rtl/>
        </w:rPr>
        <w:t xml:space="preserve"> </w:t>
      </w:r>
      <w:r w:rsidR="0010529F">
        <w:rPr>
          <w:rFonts w:ascii="Fb Fontext" w:hAnsi="Fb Fontext" w:hint="cs"/>
          <w:rtl/>
        </w:rPr>
        <w:t>מי שיגיד</w:t>
      </w:r>
      <w:r w:rsidRPr="00224C4C">
        <w:rPr>
          <w:rFonts w:ascii="Fb Fontext" w:hAnsi="Fb Fontext"/>
          <w:rtl/>
        </w:rPr>
        <w:t xml:space="preserve"> לי </w:t>
      </w:r>
      <w:r w:rsidR="0010529F">
        <w:rPr>
          <w:rFonts w:ascii="Fb Fontext" w:hAnsi="Fb Fontext" w:hint="cs"/>
          <w:rtl/>
        </w:rPr>
        <w:t>ש</w:t>
      </w:r>
      <w:r>
        <w:rPr>
          <w:rFonts w:ascii="Fb Fontext" w:hAnsi="Fb Fontext"/>
          <w:rtl/>
        </w:rPr>
        <w:t xml:space="preserve">אין הלכה </w:t>
      </w:r>
      <w:r>
        <w:rPr>
          <w:rStyle w:val="afffff3"/>
          <w:rFonts w:ascii="Fb Fontext" w:hAnsi="Fb Fontext"/>
          <w:rtl/>
          <w:rPrChange w:id="9069" w:author="מנוע אמוראים" w:date="2026-10-05T16:42:07Z">
            <w:rPr>
              <w:rFonts w:ascii="Fb Fontext" w:hAnsi="Fb Fontext"/>
              <w:rtl/>
            </w:rPr>
          </w:rPrChange>
        </w:rPr>
        <w:t xml:space="preserve">כ</w:t>
      </w:r>
      <w:r>
        <w:rPr>
          <w:rStyle w:val="afffff3"/>
          <w:rFonts w:ascii="Fb Fontext" w:hAnsi="Fb Fontext" w:hint="cs"/>
          <w:rtl/>
          <w:rPrChange w:id="9070" w:author="מנוע אמוראים" w:date="2026-10-05T16:42:07Z">
            <w:rPr>
              <w:rFonts w:ascii="Fb Fontext" w:hAnsi="Fb Fontext" w:hint="cs"/>
              <w:rtl/>
            </w:rPr>
          </w:rPrChange>
        </w:rPr>
        <w:t xml:space="preserve">ר"י</w:t>
      </w:r>
      <w:r w:rsidRPr="00224C4C">
        <w:rPr>
          <w:rFonts w:ascii="Fb Fontext" w:hAnsi="Fb Fontext"/>
          <w:rtl/>
        </w:rPr>
        <w:t xml:space="preserve"> </w:t>
      </w:r>
      <w:r w:rsidR="004B1C97">
        <w:rPr>
          <w:rFonts w:ascii="Fb Fontext" w:hAnsi="Fb Fontext" w:hint="cs"/>
          <w:rtl/>
        </w:rPr>
        <w:t>אעשה</w:t>
      </w:r>
      <w:r w:rsidRPr="00224C4C">
        <w:rPr>
          <w:rFonts w:ascii="Fb Fontext" w:hAnsi="Fb Fontext"/>
          <w:rtl/>
        </w:rPr>
        <w:t xml:space="preserve"> יו</w:t>
      </w:r>
      <w:r w:rsidR="004B1C97">
        <w:rPr>
          <w:rFonts w:ascii="Fb Fontext" w:hAnsi="Fb Fontext" w:hint="cs"/>
          <w:rtl/>
        </w:rPr>
        <w:t>ם</w:t>
      </w:r>
      <w:r w:rsidRPr="00224C4C">
        <w:rPr>
          <w:rFonts w:ascii="Fb Fontext" w:hAnsi="Fb Fontext"/>
          <w:rtl/>
        </w:rPr>
        <w:t xml:space="preserve"> ט</w:t>
      </w:r>
      <w:r w:rsidR="004B1C97">
        <w:rPr>
          <w:rFonts w:ascii="Fb Fontext" w:hAnsi="Fb Fontext" w:hint="cs"/>
          <w:rtl/>
        </w:rPr>
        <w:t>וב</w:t>
      </w:r>
      <w:r w:rsidRPr="00224C4C">
        <w:rPr>
          <w:rFonts w:ascii="Fb Fontext" w:hAnsi="Fb Fontext"/>
          <w:rtl/>
        </w:rPr>
        <w:t xml:space="preserve"> לרבנן.</w:t>
      </w:r>
    </w:p>
    <w:p w14:paraId="04E8A2D6" w14:textId="64F2B06B" w:rsidR="00A85AC8" w:rsidRPr="00E600D8" w:rsidRDefault="004B1C97" w:rsidP="001E79ED">
      <w:pPr>
        <w:pStyle w:val="38"/>
        <w:framePr w:wrap="notBeside"/>
        <w:rPr>
          <w:rtl/>
        </w:rPr>
      </w:pPr>
      <w:r w:rsidRPr="00E600D8">
        <w:rPr>
          <w:rFonts w:hint="cs"/>
          <w:rtl/>
        </w:rPr>
        <w:t xml:space="preserve">ג. </w:t>
      </w:r>
      <w:r w:rsidR="006E0774" w:rsidRPr="00E600D8">
        <w:rPr>
          <w:rtl/>
        </w:rPr>
        <w:t>רב דימי</w:t>
      </w:r>
      <w:r w:rsidR="00A85AC8" w:rsidRPr="00E600D8">
        <w:rPr>
          <w:rtl/>
        </w:rPr>
        <w:t>:</w:t>
      </w:r>
    </w:p>
    <w:p w14:paraId="771ECAC6" w14:textId="32E13630" w:rsidR="006E0774" w:rsidRPr="00131640" w:rsidRDefault="006E0774" w:rsidP="004B1C97">
      <w:pPr>
        <w:spacing w:after="120"/>
        <w:rPr>
          <w:rtl/>
        </w:rPr>
      </w:pPr>
      <w:r w:rsidRPr="00224C4C">
        <w:rPr>
          <w:rFonts w:ascii="Fb Fontext" w:hAnsi="Fb Fontext"/>
          <w:rtl/>
        </w:rPr>
        <w:t>פעם אחת לבש סירקון של זהב ו</w:t>
      </w:r>
      <w:r w:rsidR="00CF5DC7">
        <w:rPr>
          <w:rFonts w:ascii="Fb Fontext" w:hAnsi="Fb Fontext" w:hint="cs"/>
          <w:rtl/>
        </w:rPr>
        <w:t>ישב</w:t>
      </w:r>
      <w:r w:rsidRPr="00224C4C">
        <w:rPr>
          <w:rFonts w:ascii="Fb Fontext" w:hAnsi="Fb Fontext"/>
          <w:rtl/>
        </w:rPr>
        <w:t xml:space="preserve"> בין גדולי רומי, ובאתה אמו וקרעתו ממנו, וטפחה על ראשו וירקה לו בפניו, ולא הכלימה.</w:t>
      </w:r>
    </w:p>
    <w:p w14:paraId="73561433" w14:textId="77777777" w:rsidR="006E0774" w:rsidRPr="00131640" w:rsidRDefault="006E0774" w:rsidP="0010529F">
      <w:pPr>
        <w:pStyle w:val="afff0"/>
        <w:framePr w:wrap="around"/>
        <w:rPr>
          <w:rtl/>
        </w:rPr>
      </w:pPr>
      <w:r w:rsidRPr="00224C4C">
        <w:rPr>
          <w:rFonts w:hint="cs"/>
          <w:rtl/>
        </w:rPr>
        <w:t>לא:</w:t>
      </w:r>
    </w:p>
    <w:p w14:paraId="78BC98CC" w14:textId="7F0FC65E" w:rsidR="00A85AC8" w:rsidRPr="00E600D8" w:rsidRDefault="006E0774" w:rsidP="001E79ED">
      <w:pPr>
        <w:pStyle w:val="38"/>
        <w:framePr w:wrap="notBeside"/>
        <w:rPr>
          <w:rtl/>
        </w:rPr>
      </w:pPr>
      <w:r w:rsidRPr="00E600D8">
        <w:rPr>
          <w:rtl/>
        </w:rPr>
        <w:t>תני א</w:t>
      </w:r>
      <w:r w:rsidRPr="00E600D8">
        <w:rPr>
          <w:rFonts w:hint="cs"/>
          <w:rtl/>
        </w:rPr>
        <w:t>בדר'א</w:t>
      </w:r>
      <w:r w:rsidR="00A85AC8" w:rsidRPr="00E600D8">
        <w:rPr>
          <w:rtl/>
        </w:rPr>
        <w:t>:</w:t>
      </w:r>
    </w:p>
    <w:p w14:paraId="4851D58C" w14:textId="70DA109F" w:rsidR="006E0774" w:rsidRPr="00131640" w:rsidRDefault="006E0774" w:rsidP="004B1C97">
      <w:pPr>
        <w:spacing w:after="120"/>
        <w:rPr>
          <w:rtl/>
        </w:rPr>
      </w:pPr>
      <w:r w:rsidRPr="00224C4C">
        <w:rPr>
          <w:rFonts w:ascii="Fb Fontext" w:hAnsi="Fb Fontext"/>
          <w:rtl/>
        </w:rPr>
        <w:t>יש מאכיל לאביו פסיוני וטורדו מן העולם, ויש מטחינו בריחים ומביאו לחיי העו</w:t>
      </w:r>
      <w:r w:rsidRPr="00224C4C">
        <w:rPr>
          <w:rFonts w:ascii="Fb Fontext" w:hAnsi="Fb Fontext" w:hint="cs"/>
          <w:rtl/>
        </w:rPr>
        <w:t>ה</w:t>
      </w:r>
      <w:r w:rsidRPr="00224C4C">
        <w:rPr>
          <w:rFonts w:ascii="Fb Fontext" w:hAnsi="Fb Fontext"/>
          <w:rtl/>
        </w:rPr>
        <w:t>"</w:t>
      </w:r>
      <w:r w:rsidRPr="00224C4C">
        <w:rPr>
          <w:rFonts w:ascii="Fb Fontext" w:hAnsi="Fb Fontext" w:hint="cs"/>
          <w:rtl/>
        </w:rPr>
        <w:t>ב</w:t>
      </w:r>
    </w:p>
    <w:p w14:paraId="53F31C89" w14:textId="1D01F438" w:rsidR="00A85AC8" w:rsidRPr="00E600D8" w:rsidRDefault="004B1C97" w:rsidP="001E79ED">
      <w:pPr>
        <w:pStyle w:val="38"/>
        <w:framePr w:wrap="notBeside"/>
        <w:rPr>
          <w:rtl/>
        </w:rPr>
      </w:pPr>
      <w:r w:rsidRPr="00E600D8">
        <w:rPr>
          <w:rFonts w:hint="cs"/>
          <w:rtl/>
        </w:rPr>
        <w:t xml:space="preserve">ד. </w:t>
      </w:r>
      <w:r w:rsidR="006E0774" w:rsidRPr="00E600D8">
        <w:rPr>
          <w:rtl/>
        </w:rPr>
        <w:t>רבי אבהו</w:t>
      </w:r>
      <w:r w:rsidR="00A85AC8" w:rsidRPr="00E600D8">
        <w:rPr>
          <w:rtl/>
        </w:rPr>
        <w:t>:</w:t>
      </w:r>
    </w:p>
    <w:p w14:paraId="067A40CB" w14:textId="3BAF6CF1" w:rsidR="006E0774" w:rsidRPr="00E92FE5" w:rsidRDefault="006E0774" w:rsidP="006E0774">
      <w:pPr>
        <w:rPr>
          <w:spacing w:val="0"/>
          <w:rtl/>
        </w:rPr>
      </w:pPr>
      <w:r w:rsidRPr="00E92FE5">
        <w:rPr>
          <w:rFonts w:ascii="Fb Fontext" w:hAnsi="Fb Fontext"/>
          <w:spacing w:val="0"/>
          <w:sz w:val="32"/>
          <w:rtl/>
        </w:rPr>
        <w:t>כגון אבימי ב</w:t>
      </w:r>
      <w:r w:rsidR="001E79ED" w:rsidRPr="00E92FE5">
        <w:rPr>
          <w:rFonts w:ascii="Fb Fontext" w:hAnsi="Fb Fontext" w:hint="cs"/>
          <w:spacing w:val="0"/>
          <w:sz w:val="32"/>
          <w:rtl/>
        </w:rPr>
        <w:t>נ</w:t>
      </w:r>
      <w:r w:rsidRPr="00E92FE5">
        <w:rPr>
          <w:rFonts w:ascii="Fb Fontext" w:hAnsi="Fb Fontext"/>
          <w:spacing w:val="0"/>
          <w:sz w:val="32"/>
          <w:rtl/>
        </w:rPr>
        <w:t>י קיים מצות כיבוד</w:t>
      </w:r>
      <w:r w:rsidR="004B1C97" w:rsidRPr="00E92FE5">
        <w:rPr>
          <w:rFonts w:ascii="Fb Fontext" w:hAnsi="Fb Fontext" w:hint="cs"/>
          <w:spacing w:val="0"/>
          <w:sz w:val="32"/>
          <w:rtl/>
        </w:rPr>
        <w:t>, שחמשה בני סמיכי היו לו בחיי</w:t>
      </w:r>
      <w:r w:rsidRPr="00E92FE5">
        <w:rPr>
          <w:rFonts w:ascii="Fb Fontext" w:hAnsi="Fb Fontext"/>
          <w:spacing w:val="0"/>
          <w:sz w:val="32"/>
          <w:rtl/>
        </w:rPr>
        <w:t>.</w:t>
      </w:r>
    </w:p>
    <w:p w14:paraId="1C6DE7CC" w14:textId="505B3D19" w:rsidR="00A85AC8" w:rsidRPr="00E600D8" w:rsidRDefault="00E600D8" w:rsidP="001E79ED">
      <w:pPr>
        <w:pStyle w:val="38"/>
        <w:framePr w:wrap="notBeside"/>
        <w:rPr>
          <w:rtl/>
        </w:rPr>
      </w:pPr>
      <w:r w:rsidRPr="00E600D8">
        <w:rPr>
          <w:rtl/>
        </w:rPr>
        <w:t>•</w:t>
      </w:r>
    </w:p>
    <w:p w14:paraId="10739D35" w14:textId="1793CEB6" w:rsidR="009469D7" w:rsidRDefault="001E79ED" w:rsidP="006E0774">
      <w:pPr>
        <w:rPr>
          <w:rFonts w:ascii="Fb Fontext" w:hAnsi="Fb Fontext"/>
          <w:spacing w:val="0"/>
          <w:rtl/>
        </w:rPr>
      </w:pPr>
      <w:r>
        <w:rPr>
          <w:rFonts w:ascii="Fb Fontext" w:hAnsi="Fb Fontext" w:hint="cs"/>
          <w:rtl/>
        </w:rPr>
        <w:t>ח</w:t>
      </w:r>
      <w:r w:rsidR="006E0774" w:rsidRPr="00224C4C">
        <w:rPr>
          <w:rFonts w:ascii="Fb Fontext" w:hAnsi="Fb Fontext"/>
          <w:rtl/>
        </w:rPr>
        <w:t>משה בני סמכי ה</w:t>
      </w:r>
      <w:r w:rsidR="006E0774" w:rsidRPr="00224C4C">
        <w:rPr>
          <w:rFonts w:ascii="Fb Fontext" w:hAnsi="Fb Fontext" w:hint="cs"/>
          <w:rtl/>
        </w:rPr>
        <w:t>י</w:t>
      </w:r>
      <w:r w:rsidR="004B6E4C">
        <w:rPr>
          <w:rFonts w:ascii="Fb Fontext" w:hAnsi="Fb Fontext" w:hint="cs"/>
          <w:rtl/>
        </w:rPr>
        <w:t>ו</w:t>
      </w:r>
      <w:r w:rsidR="006E0774" w:rsidRPr="00224C4C">
        <w:rPr>
          <w:rFonts w:ascii="Fb Fontext" w:hAnsi="Fb Fontext"/>
          <w:rtl/>
        </w:rPr>
        <w:t xml:space="preserve"> </w:t>
      </w:r>
      <w:r w:rsidR="006E0774" w:rsidRPr="00224C4C">
        <w:rPr>
          <w:rFonts w:ascii="Fb Fontext" w:hAnsi="Fb Fontext" w:hint="cs"/>
          <w:rtl/>
        </w:rPr>
        <w:t>ל</w:t>
      </w:r>
      <w:r w:rsidR="006E0774" w:rsidRPr="00224C4C">
        <w:rPr>
          <w:rFonts w:ascii="Fb Fontext" w:hAnsi="Fb Fontext"/>
          <w:rtl/>
        </w:rPr>
        <w:t>אבימי בחיי אביו, וכ</w:t>
      </w:r>
      <w:r w:rsidR="006E0774" w:rsidRPr="00224C4C">
        <w:rPr>
          <w:rFonts w:ascii="Fb Fontext" w:hAnsi="Fb Fontext" w:hint="cs"/>
          <w:rtl/>
        </w:rPr>
        <w:t xml:space="preserve">שבא </w:t>
      </w:r>
      <w:r w:rsidR="006E0774" w:rsidRPr="00224C4C">
        <w:rPr>
          <w:rFonts w:ascii="Fb Fontext" w:hAnsi="Fb Fontext"/>
          <w:rtl/>
        </w:rPr>
        <w:t>רבי</w:t>
      </w:r>
      <w:r w:rsidR="006E0774" w:rsidRPr="004B1C97">
        <w:rPr>
          <w:rFonts w:ascii="Fb Fontext" w:hAnsi="Fb Fontext"/>
          <w:spacing w:val="0"/>
          <w:rtl/>
        </w:rPr>
        <w:t>וכ</w:t>
      </w:r>
      <w:r w:rsidR="004B1C97" w:rsidRPr="004B1C97">
        <w:rPr>
          <w:rFonts w:ascii="Fb Fontext" w:hAnsi="Fb Fontext" w:hint="cs"/>
          <w:spacing w:val="0"/>
          <w:rtl/>
        </w:rPr>
        <w:t>ש</w:t>
      </w:r>
      <w:r w:rsidR="006E0774" w:rsidRPr="004B1C97">
        <w:rPr>
          <w:rFonts w:ascii="Fb Fontext" w:hAnsi="Fb Fontext"/>
          <w:spacing w:val="0"/>
          <w:rtl/>
        </w:rPr>
        <w:t xml:space="preserve">רבי אבהו קרי אבבא, </w:t>
      </w:r>
      <w:r w:rsidR="006E0774" w:rsidRPr="004B1C97">
        <w:rPr>
          <w:rFonts w:ascii="Fb Fontext" w:hAnsi="Fb Fontext" w:hint="cs"/>
          <w:spacing w:val="0"/>
          <w:rtl/>
        </w:rPr>
        <w:t>רץ והלך ופתח ואמר הן עד שבא למקומו</w:t>
      </w:r>
    </w:p>
    <w:p w14:paraId="75B0153B" w14:textId="27520417" w:rsidR="006E0774" w:rsidRPr="00131640" w:rsidRDefault="006E0774" w:rsidP="004B6E4C">
      <w:pPr>
        <w:spacing w:after="120"/>
        <w:rPr>
          <w:rtl/>
        </w:rPr>
      </w:pPr>
      <w:r w:rsidRPr="00224C4C">
        <w:rPr>
          <w:rtl/>
        </w:rPr>
        <w:t>יו</w:t>
      </w:r>
      <w:r w:rsidRPr="00224C4C">
        <w:rPr>
          <w:rFonts w:hint="cs"/>
          <w:rtl/>
        </w:rPr>
        <w:t xml:space="preserve">ם אחד </w:t>
      </w:r>
      <w:r w:rsidRPr="00224C4C">
        <w:rPr>
          <w:rtl/>
        </w:rPr>
        <w:t>אמר ל</w:t>
      </w:r>
      <w:r w:rsidRPr="00224C4C">
        <w:rPr>
          <w:rFonts w:hint="cs"/>
          <w:rtl/>
        </w:rPr>
        <w:t>ו</w:t>
      </w:r>
      <w:r w:rsidRPr="00224C4C">
        <w:rPr>
          <w:rtl/>
        </w:rPr>
        <w:t xml:space="preserve">: </w:t>
      </w:r>
      <w:r w:rsidRPr="00224C4C">
        <w:rPr>
          <w:rFonts w:hint="cs"/>
          <w:rtl/>
        </w:rPr>
        <w:t xml:space="preserve">השקני מים עד שהבאתי נמנם </w:t>
      </w:r>
      <w:r w:rsidRPr="00224C4C">
        <w:rPr>
          <w:rtl/>
        </w:rPr>
        <w:t xml:space="preserve">גחין קאי עליה עד </w:t>
      </w:r>
      <w:r w:rsidR="001E79ED">
        <w:rPr>
          <w:rFonts w:hint="cs"/>
          <w:rtl/>
        </w:rPr>
        <w:t>שהתעורר</w:t>
      </w:r>
      <w:r w:rsidRPr="00224C4C">
        <w:rPr>
          <w:rtl/>
        </w:rPr>
        <w:t xml:space="preserve"> איסתייעא מילתיה </w:t>
      </w:r>
      <w:r w:rsidRPr="00AF53E4">
        <w:rPr>
          <w:rStyle w:val="afffff3"/>
          <w:rtl/>
        </w:rPr>
        <w:t>ודרש אבימי:</w:t>
      </w:r>
      <w:r w:rsidRPr="00224C4C">
        <w:rPr>
          <w:rtl/>
        </w:rPr>
        <w:t xml:space="preserve"> </w:t>
      </w:r>
      <w:r w:rsidRPr="00224C4C">
        <w:rPr>
          <w:rStyle w:val="affffa"/>
          <w:rtl/>
        </w:rPr>
        <w:t>מזמור לאסף</w:t>
      </w:r>
      <w:r w:rsidRPr="00224C4C">
        <w:rPr>
          <w:rtl/>
        </w:rPr>
        <w:t>.</w:t>
      </w:r>
    </w:p>
    <w:p w14:paraId="6070ADFA" w14:textId="58F4818D" w:rsidR="00A85AC8" w:rsidRPr="00E600D8" w:rsidRDefault="004B1C97" w:rsidP="00702074">
      <w:pPr>
        <w:pStyle w:val="38"/>
        <w:framePr w:wrap="notBeside"/>
        <w:rPr>
          <w:rtl/>
        </w:rPr>
      </w:pPr>
      <w:r w:rsidRPr="00E600D8">
        <w:rPr>
          <w:rFonts w:hint="cs"/>
          <w:rtl/>
        </w:rPr>
        <w:t>ה.</w:t>
      </w:r>
      <w:r w:rsidR="006E0774" w:rsidRPr="00E600D8">
        <w:rPr>
          <w:rtl/>
        </w:rPr>
        <w:t xml:space="preserve"> </w:t>
      </w:r>
      <w:r w:rsidR="006E0774" w:rsidRPr="00E600D8">
        <w:rPr>
          <w:rFonts w:hint="cs"/>
          <w:rtl/>
        </w:rPr>
        <w:t>ריב</w:t>
      </w:r>
      <w:r w:rsidR="006E0774" w:rsidRPr="00E600D8">
        <w:rPr>
          <w:rtl/>
        </w:rPr>
        <w:t>"</w:t>
      </w:r>
      <w:r w:rsidR="006E0774" w:rsidRPr="00E600D8">
        <w:rPr>
          <w:rFonts w:hint="cs"/>
          <w:rtl/>
        </w:rPr>
        <w:t>א לאביי</w:t>
      </w:r>
      <w:r w:rsidR="00A85AC8" w:rsidRPr="00E600D8">
        <w:rPr>
          <w:rtl/>
        </w:rPr>
        <w:t>:</w:t>
      </w:r>
    </w:p>
    <w:p w14:paraId="7F2B7E1A" w14:textId="12123B11" w:rsidR="006E0774" w:rsidRPr="00131640" w:rsidRDefault="006E0774" w:rsidP="004B6E4C">
      <w:pPr>
        <w:spacing w:after="120"/>
        <w:rPr>
          <w:rtl/>
        </w:rPr>
      </w:pPr>
      <w:r w:rsidRPr="00224C4C">
        <w:rPr>
          <w:rFonts w:ascii="Fb Fontext" w:hAnsi="Fb Fontext" w:hint="cs"/>
          <w:rtl/>
        </w:rPr>
        <w:t xml:space="preserve">אני שעד שאני מגיע </w:t>
      </w:r>
      <w:r w:rsidRPr="00224C4C">
        <w:rPr>
          <w:rFonts w:ascii="Fb Fontext" w:hAnsi="Fb Fontext"/>
          <w:rtl/>
        </w:rPr>
        <w:t xml:space="preserve">מבי רב, אבא </w:t>
      </w:r>
      <w:r w:rsidRPr="00224C4C">
        <w:rPr>
          <w:rFonts w:ascii="Fb Fontext" w:hAnsi="Fb Fontext" w:hint="cs"/>
          <w:rtl/>
        </w:rPr>
        <w:t>נותן לי כוס יין ואמי מוזגתו</w:t>
      </w:r>
      <w:r w:rsidRPr="00224C4C">
        <w:rPr>
          <w:rFonts w:ascii="Fb Fontext" w:hAnsi="Fb Fontext"/>
          <w:rtl/>
        </w:rPr>
        <w:t xml:space="preserve">, </w:t>
      </w:r>
      <w:r w:rsidRPr="00224C4C">
        <w:rPr>
          <w:rFonts w:ascii="Fb Fontext" w:hAnsi="Fb Fontext" w:hint="cs"/>
          <w:rtl/>
        </w:rPr>
        <w:t xml:space="preserve">איך אעשה? </w:t>
      </w:r>
      <w:r w:rsidRPr="00702074">
        <w:rPr>
          <w:rStyle w:val="afffff3"/>
          <w:rtl/>
        </w:rPr>
        <w:t xml:space="preserve">א"ל: </w:t>
      </w:r>
      <w:r w:rsidRPr="00224C4C">
        <w:rPr>
          <w:rFonts w:ascii="Fb Fontext" w:hAnsi="Fb Fontext"/>
          <w:rtl/>
        </w:rPr>
        <w:t>מאמך קבל ומאב</w:t>
      </w:r>
      <w:r w:rsidRPr="00224C4C">
        <w:rPr>
          <w:rFonts w:ascii="Fb Fontext" w:hAnsi="Fb Fontext" w:hint="cs"/>
          <w:rtl/>
        </w:rPr>
        <w:t>י</w:t>
      </w:r>
      <w:r w:rsidRPr="00224C4C">
        <w:rPr>
          <w:rFonts w:ascii="Fb Fontext" w:hAnsi="Fb Fontext"/>
          <w:rtl/>
        </w:rPr>
        <w:t>ך לא תקבל, דכיון דבר תורה הוא חלשה דעתיה.</w:t>
      </w:r>
    </w:p>
    <w:p w14:paraId="475083CB" w14:textId="77777777" w:rsidR="00A85AC8" w:rsidRPr="00E600D8" w:rsidRDefault="004B1C97" w:rsidP="00670EF2">
      <w:pPr>
        <w:pStyle w:val="38"/>
        <w:framePr w:wrap="notBeside"/>
        <w:rPr>
          <w:rtl/>
        </w:rPr>
      </w:pPr>
      <w:r w:rsidRPr="00E600D8">
        <w:rPr>
          <w:rFonts w:hint="cs"/>
          <w:rtl/>
        </w:rPr>
        <w:lastRenderedPageBreak/>
        <w:t>ו.</w:t>
      </w:r>
      <w:r w:rsidR="006E0774" w:rsidRPr="00E600D8">
        <w:rPr>
          <w:rtl/>
        </w:rPr>
        <w:t xml:space="preserve"> </w:t>
      </w:r>
      <w:r w:rsidR="006E0774" w:rsidRPr="00E600D8">
        <w:rPr>
          <w:rFonts w:hint="cs"/>
          <w:rtl/>
        </w:rPr>
        <w:t>ר"ט</w:t>
      </w:r>
      <w:r w:rsidR="00A85AC8" w:rsidRPr="00E600D8">
        <w:rPr>
          <w:rtl/>
        </w:rPr>
        <w:t>:</w:t>
      </w:r>
    </w:p>
    <w:p w14:paraId="4291AD72" w14:textId="6AC94B09" w:rsidR="006E0774" w:rsidRPr="00131640" w:rsidRDefault="006E0774" w:rsidP="004B6E4C">
      <w:pPr>
        <w:spacing w:after="120"/>
        <w:rPr>
          <w:rtl/>
        </w:rPr>
      </w:pPr>
      <w:r w:rsidRPr="00224C4C">
        <w:rPr>
          <w:rFonts w:ascii="Fb Fontext" w:hAnsi="Fb Fontext" w:hint="cs"/>
          <w:rtl/>
        </w:rPr>
        <w:t>בכל פעם שרצתה אמו לעלות למיטתה נתכופף תחת רגליה, וכשרצתה לרדת י</w:t>
      </w:r>
      <w:r w:rsidR="005E0CFE">
        <w:rPr>
          <w:rFonts w:ascii="Fb Fontext" w:hAnsi="Fb Fontext" w:hint="cs"/>
          <w:rtl/>
        </w:rPr>
        <w:t xml:space="preserve">רדה </w:t>
      </w:r>
      <w:r w:rsidRPr="00224C4C">
        <w:rPr>
          <w:rFonts w:ascii="Fb Fontext" w:hAnsi="Fb Fontext" w:hint="cs"/>
          <w:rtl/>
        </w:rPr>
        <w:t>עליו והשתבח בביהמ'ד</w:t>
      </w:r>
      <w:r w:rsidRPr="00224C4C">
        <w:rPr>
          <w:rFonts w:ascii="Fb Fontext" w:hAnsi="Fb Fontext"/>
          <w:rtl/>
        </w:rPr>
        <w:t xml:space="preserve">, </w:t>
      </w:r>
      <w:r w:rsidRPr="00670EF2">
        <w:rPr>
          <w:rStyle w:val="afffff3"/>
          <w:rtl/>
        </w:rPr>
        <w:t>אמ</w:t>
      </w:r>
      <w:r w:rsidRPr="00670EF2">
        <w:rPr>
          <w:rStyle w:val="afffff3"/>
          <w:rFonts w:hint="cs"/>
          <w:rtl/>
        </w:rPr>
        <w:t>"ל</w:t>
      </w:r>
      <w:r w:rsidRPr="00670EF2">
        <w:rPr>
          <w:rStyle w:val="afffff3"/>
          <w:rtl/>
        </w:rPr>
        <w:t>:</w:t>
      </w:r>
      <w:r w:rsidRPr="00224C4C">
        <w:rPr>
          <w:rFonts w:ascii="Fb Fontext" w:hAnsi="Fb Fontext"/>
          <w:rtl/>
        </w:rPr>
        <w:t xml:space="preserve"> עדיין לא הגעת לחצי כיבוד, כלום זרקה ארנקי בפניך לים ולא הכלמתה?</w:t>
      </w:r>
    </w:p>
    <w:p w14:paraId="48035696" w14:textId="77777777" w:rsidR="00A85AC8" w:rsidRPr="00E600D8" w:rsidRDefault="004B1C97" w:rsidP="00670EF2">
      <w:pPr>
        <w:pStyle w:val="38"/>
        <w:framePr w:wrap="notBeside"/>
        <w:rPr>
          <w:rtl/>
        </w:rPr>
      </w:pPr>
      <w:r w:rsidRPr="00E600D8">
        <w:rPr>
          <w:rFonts w:hint="cs"/>
          <w:rtl/>
        </w:rPr>
        <w:t>ז.</w:t>
      </w:r>
      <w:r w:rsidR="006E0774" w:rsidRPr="00E600D8">
        <w:rPr>
          <w:rtl/>
        </w:rPr>
        <w:t xml:space="preserve"> רב יוסף</w:t>
      </w:r>
      <w:r w:rsidR="00A85AC8" w:rsidRPr="00E600D8">
        <w:rPr>
          <w:rtl/>
        </w:rPr>
        <w:t>:</w:t>
      </w:r>
    </w:p>
    <w:p w14:paraId="69B7CDF2" w14:textId="6999B00A" w:rsidR="006E0774" w:rsidRPr="00E92FE5" w:rsidRDefault="005E0CFE" w:rsidP="006E0774">
      <w:pPr>
        <w:rPr>
          <w:spacing w:val="0"/>
          <w:rtl/>
        </w:rPr>
      </w:pPr>
      <w:r w:rsidRPr="00E92FE5">
        <w:rPr>
          <w:rFonts w:ascii="Fb Fontext" w:hAnsi="Fb Fontext" w:hint="cs"/>
          <w:spacing w:val="0"/>
          <w:sz w:val="32"/>
          <w:rtl/>
        </w:rPr>
        <w:t>כ</w:t>
      </w:r>
      <w:r w:rsidR="006E0774" w:rsidRPr="00E92FE5">
        <w:rPr>
          <w:rFonts w:ascii="Fb Fontext" w:hAnsi="Fb Fontext" w:hint="cs"/>
          <w:spacing w:val="0"/>
          <w:sz w:val="32"/>
          <w:rtl/>
        </w:rPr>
        <w:t>שהיה שומע קול רגליה של אמו</w:t>
      </w:r>
      <w:r w:rsidR="006E0774" w:rsidRPr="00E92FE5">
        <w:rPr>
          <w:rFonts w:ascii="Fb Fontext" w:hAnsi="Fb Fontext"/>
          <w:spacing w:val="0"/>
          <w:sz w:val="32"/>
          <w:rtl/>
        </w:rPr>
        <w:t xml:space="preserve">, אמר: אקום </w:t>
      </w:r>
      <w:r w:rsidRPr="00E92FE5">
        <w:rPr>
          <w:rFonts w:ascii="Fb Fontext" w:hAnsi="Fb Fontext" w:hint="cs"/>
          <w:spacing w:val="0"/>
          <w:sz w:val="32"/>
          <w:rtl/>
        </w:rPr>
        <w:t>לכבוד שכינה שבאה</w:t>
      </w:r>
    </w:p>
    <w:p w14:paraId="09263310" w14:textId="1F048B47" w:rsidR="00A85AC8" w:rsidRPr="00E600D8" w:rsidRDefault="004B1C97" w:rsidP="00670EF2">
      <w:pPr>
        <w:pStyle w:val="38"/>
        <w:framePr w:wrap="notBeside"/>
        <w:rPr>
          <w:rtl/>
        </w:rPr>
      </w:pPr>
      <w:r w:rsidRPr="00E600D8">
        <w:rPr>
          <w:rFonts w:hint="cs"/>
          <w:rtl/>
        </w:rPr>
        <w:t xml:space="preserve">ז. </w:t>
      </w:r>
      <w:r w:rsidR="006E0774" w:rsidRPr="00E600D8">
        <w:rPr>
          <w:rtl/>
        </w:rPr>
        <w:t>רבי יוחנן</w:t>
      </w:r>
      <w:r w:rsidR="00A85AC8" w:rsidRPr="00E600D8">
        <w:rPr>
          <w:rtl/>
        </w:rPr>
        <w:t>:</w:t>
      </w:r>
    </w:p>
    <w:p w14:paraId="4B64AD75" w14:textId="4B8A0672" w:rsidR="006E0774" w:rsidRPr="00131640" w:rsidRDefault="006E0774" w:rsidP="006E0774">
      <w:pPr>
        <w:rPr>
          <w:rtl/>
        </w:rPr>
      </w:pPr>
      <w:r w:rsidRPr="004B1C97">
        <w:rPr>
          <w:rFonts w:ascii="Fb Fontext" w:hAnsi="Fb Fontext"/>
          <w:spacing w:val="0"/>
          <w:rtl/>
        </w:rPr>
        <w:t>אשרי מי שלא חמאן.</w:t>
      </w:r>
      <w:r w:rsidR="004B1C97" w:rsidRPr="004B1C97">
        <w:rPr>
          <w:rFonts w:ascii="Fb Fontext" w:hAnsi="Fb Fontext" w:hint="cs"/>
          <w:spacing w:val="0"/>
          <w:rtl/>
        </w:rPr>
        <w:t xml:space="preserve"> כשעיברתו אמו מת אביו וכשילדתו מתה אמו</w:t>
      </w:r>
    </w:p>
    <w:p w14:paraId="48109468" w14:textId="77777777" w:rsidR="00551F76" w:rsidRDefault="006E0774" w:rsidP="00551F76">
      <w:pPr>
        <w:pStyle w:val="38"/>
        <w:framePr w:wrap="notBeside"/>
        <w:rPr>
          <w:rtl/>
        </w:rPr>
      </w:pPr>
      <w:r w:rsidRPr="00224C4C">
        <w:rPr>
          <w:rFonts w:hint="cs"/>
          <w:rtl/>
        </w:rPr>
        <w:t>והך ד</w:t>
      </w:r>
      <w:r w:rsidRPr="00224C4C">
        <w:rPr>
          <w:rtl/>
        </w:rPr>
        <w:t xml:space="preserve">אמר אביי: </w:t>
      </w:r>
    </w:p>
    <w:p w14:paraId="0F71BC49" w14:textId="04017C77" w:rsidR="006E0774" w:rsidRPr="00131640" w:rsidRDefault="006E0774" w:rsidP="004B1C97">
      <w:pPr>
        <w:spacing w:after="120"/>
        <w:rPr>
          <w:rtl/>
        </w:rPr>
      </w:pPr>
      <w:r w:rsidRPr="00224C4C">
        <w:rPr>
          <w:rFonts w:ascii="Fb Fontext" w:hAnsi="Fb Fontext"/>
          <w:rtl/>
        </w:rPr>
        <w:t xml:space="preserve">אמרה לי אם! ההיא </w:t>
      </w:r>
      <w:r w:rsidRPr="00224C4C">
        <w:rPr>
          <w:rFonts w:ascii="Fb Fontext" w:hAnsi="Fb Fontext" w:hint="cs"/>
          <w:rtl/>
        </w:rPr>
        <w:t>אומנתו היתה</w:t>
      </w:r>
      <w:r w:rsidRPr="00224C4C">
        <w:rPr>
          <w:rFonts w:ascii="Fb Fontext" w:hAnsi="Fb Fontext"/>
          <w:rtl/>
        </w:rPr>
        <w:t>.</w:t>
      </w:r>
    </w:p>
    <w:p w14:paraId="10E8D2BD" w14:textId="5D395B50" w:rsidR="00A85AC8" w:rsidRPr="00E600D8" w:rsidRDefault="004B1C97" w:rsidP="0099458A">
      <w:pPr>
        <w:pStyle w:val="38"/>
        <w:framePr w:wrap="notBeside"/>
        <w:rPr>
          <w:rtl/>
        </w:rPr>
      </w:pPr>
      <w:r w:rsidRPr="00E600D8">
        <w:rPr>
          <w:rFonts w:hint="cs"/>
          <w:rtl/>
        </w:rPr>
        <w:t>ח.</w:t>
      </w:r>
      <w:r w:rsidR="006E0774" w:rsidRPr="00E600D8">
        <w:rPr>
          <w:rtl/>
        </w:rPr>
        <w:t xml:space="preserve"> </w:t>
      </w:r>
      <w:r w:rsidR="005C72F5" w:rsidRPr="00E600D8">
        <w:rPr>
          <w:rFonts w:hint="cs"/>
          <w:rtl/>
        </w:rPr>
        <w:t>ל</w:t>
      </w:r>
      <w:r w:rsidR="006E0774" w:rsidRPr="00E600D8">
        <w:rPr>
          <w:rtl/>
        </w:rPr>
        <w:t>רב אסי</w:t>
      </w:r>
      <w:r w:rsidR="00A85AC8" w:rsidRPr="00E600D8">
        <w:rPr>
          <w:rtl/>
        </w:rPr>
        <w:t>:</w:t>
      </w:r>
    </w:p>
    <w:p w14:paraId="1BB27466" w14:textId="05E72E53" w:rsidR="009469D7" w:rsidRDefault="006E0774" w:rsidP="00172C10">
      <w:pPr>
        <w:rPr>
          <w:rFonts w:ascii="Fb Fontext" w:hAnsi="Fb Fontext"/>
          <w:rtl/>
        </w:rPr>
      </w:pPr>
      <w:r w:rsidRPr="00224C4C">
        <w:rPr>
          <w:rFonts w:ascii="Fb Fontext" w:hAnsi="Fb Fontext" w:hint="cs"/>
          <w:rtl/>
        </w:rPr>
        <w:t>היתה אמא זקנה</w:t>
      </w:r>
      <w:r w:rsidR="005C72F5">
        <w:rPr>
          <w:rFonts w:ascii="Fb Fontext" w:hAnsi="Fb Fontext" w:hint="cs"/>
          <w:rtl/>
        </w:rPr>
        <w:t>,</w:t>
      </w:r>
      <w:r w:rsidRPr="00224C4C">
        <w:rPr>
          <w:rFonts w:ascii="Fb Fontext" w:hAnsi="Fb Fontext" w:hint="cs"/>
          <w:rtl/>
        </w:rPr>
        <w:t xml:space="preserve"> אמרה לו שרוצה תכשיטים</w:t>
      </w:r>
      <w:r w:rsidR="005C72F5">
        <w:rPr>
          <w:rFonts w:ascii="Fb Fontext" w:hAnsi="Fb Fontext" w:hint="cs"/>
          <w:rtl/>
        </w:rPr>
        <w:t>,</w:t>
      </w:r>
      <w:r w:rsidRPr="00224C4C">
        <w:rPr>
          <w:rFonts w:ascii="Fb Fontext" w:hAnsi="Fb Fontext" w:hint="cs"/>
          <w:rtl/>
        </w:rPr>
        <w:t xml:space="preserve"> ועשה לה</w:t>
      </w:r>
      <w:r w:rsidR="005C72F5">
        <w:rPr>
          <w:rFonts w:ascii="Fb Fontext" w:hAnsi="Fb Fontext" w:hint="cs"/>
          <w:rtl/>
        </w:rPr>
        <w:t xml:space="preserve">, </w:t>
      </w:r>
      <w:r w:rsidR="0099458A">
        <w:rPr>
          <w:rFonts w:ascii="Fb Fontext" w:hAnsi="Fb Fontext" w:hint="cs"/>
          <w:rtl/>
        </w:rPr>
        <w:t>ב</w:t>
      </w:r>
      <w:r w:rsidR="005C5870">
        <w:rPr>
          <w:rFonts w:ascii="Fb Fontext" w:hAnsi="Fb Fontext" w:hint="cs"/>
          <w:rtl/>
        </w:rPr>
        <w:t xml:space="preserve">יקשה לינשא אמר שיחפש לה, ביקשה יפה כמותו עזבה </w:t>
      </w:r>
      <w:r w:rsidR="005C5870" w:rsidRPr="005C5870">
        <w:rPr>
          <w:rStyle w:val="afffff5"/>
          <w:rFonts w:hint="cs"/>
          <w:rtl/>
        </w:rPr>
        <w:t>שהבין שלא יוכל כבדה</w:t>
      </w:r>
      <w:r w:rsidR="005C5870">
        <w:rPr>
          <w:rStyle w:val="afffff5"/>
          <w:rFonts w:hint="cs"/>
          <w:rtl/>
        </w:rPr>
        <w:t xml:space="preserve"> שנשתבשה</w:t>
      </w:r>
      <w:r w:rsidR="005C5870">
        <w:rPr>
          <w:rFonts w:ascii="Fb Fontext" w:hAnsi="Fb Fontext" w:hint="cs"/>
          <w:rtl/>
        </w:rPr>
        <w:t xml:space="preserve"> </w:t>
      </w:r>
      <w:r w:rsidRPr="00224C4C">
        <w:rPr>
          <w:rFonts w:ascii="Fb Fontext" w:hAnsi="Fb Fontext" w:hint="cs"/>
          <w:rtl/>
        </w:rPr>
        <w:t xml:space="preserve">והלך לארץ </w:t>
      </w:r>
      <w:r w:rsidRPr="00224C4C">
        <w:rPr>
          <w:rFonts w:ascii="Fb Fontext" w:hAnsi="Fb Fontext"/>
          <w:rtl/>
        </w:rPr>
        <w:t>ישראל.</w:t>
      </w:r>
      <w:r w:rsidR="00172C10">
        <w:rPr>
          <w:rFonts w:ascii="Fb Fontext" w:hAnsi="Fb Fontext" w:hint="cs"/>
          <w:rtl/>
        </w:rPr>
        <w:t xml:space="preserve"> </w:t>
      </w:r>
      <w:r w:rsidRPr="00224C4C">
        <w:rPr>
          <w:rFonts w:ascii="Fb Fontext" w:hAnsi="Fb Fontext"/>
          <w:rtl/>
        </w:rPr>
        <w:t xml:space="preserve">שמע </w:t>
      </w:r>
      <w:r w:rsidRPr="00224C4C">
        <w:rPr>
          <w:rFonts w:ascii="Fb Fontext" w:hAnsi="Fb Fontext" w:hint="cs"/>
          <w:rtl/>
        </w:rPr>
        <w:t>שהולכת אחריו</w:t>
      </w:r>
    </w:p>
    <w:p w14:paraId="58D05C31" w14:textId="77777777" w:rsidR="00A85AC8" w:rsidRPr="00E600D8" w:rsidRDefault="006E0774" w:rsidP="00172C10">
      <w:pPr>
        <w:pStyle w:val="38"/>
        <w:framePr w:wrap="notBeside"/>
        <w:rPr>
          <w:rtl/>
        </w:rPr>
      </w:pPr>
      <w:r w:rsidRPr="00E600D8">
        <w:rPr>
          <w:rFonts w:hint="cs"/>
          <w:rtl/>
        </w:rPr>
        <w:t>שאל לרי</w:t>
      </w:r>
      <w:r w:rsidRPr="00E600D8">
        <w:rPr>
          <w:rtl/>
        </w:rPr>
        <w:t>"</w:t>
      </w:r>
      <w:r w:rsidRPr="00E600D8">
        <w:rPr>
          <w:rFonts w:hint="cs"/>
          <w:rtl/>
        </w:rPr>
        <w:t>ו</w:t>
      </w:r>
      <w:r w:rsidR="00A85AC8" w:rsidRPr="00E600D8">
        <w:rPr>
          <w:rtl/>
        </w:rPr>
        <w:t>:</w:t>
      </w:r>
    </w:p>
    <w:p w14:paraId="0EF6FFE6" w14:textId="51057117" w:rsidR="006E0774" w:rsidRPr="00131640" w:rsidRDefault="006E0774" w:rsidP="00172C10">
      <w:pPr>
        <w:rPr>
          <w:rtl/>
        </w:rPr>
      </w:pPr>
      <w:r w:rsidRPr="004B1C97">
        <w:rPr>
          <w:rFonts w:ascii="Fb Fontext" w:hAnsi="Fb Fontext" w:hint="cs"/>
          <w:spacing w:val="2"/>
          <w:rtl/>
        </w:rPr>
        <w:t>אם מותר לצאת מארץ לחו'ל</w:t>
      </w:r>
      <w:r w:rsidR="00172C10" w:rsidRPr="004B1C97">
        <w:rPr>
          <w:rFonts w:ascii="Fb Fontext" w:hAnsi="Fb Fontext" w:hint="cs"/>
          <w:spacing w:val="2"/>
          <w:rtl/>
        </w:rPr>
        <w:t>,</w:t>
      </w:r>
      <w:r w:rsidRPr="004B1C97">
        <w:rPr>
          <w:rFonts w:ascii="Fb Fontext" w:hAnsi="Fb Fontext" w:hint="cs"/>
          <w:spacing w:val="2"/>
          <w:rtl/>
        </w:rPr>
        <w:t xml:space="preserve"> </w:t>
      </w:r>
      <w:r w:rsidRPr="004B1C97">
        <w:rPr>
          <w:rStyle w:val="afffff3"/>
          <w:rFonts w:hint="cs"/>
          <w:spacing w:val="2"/>
          <w:rtl/>
        </w:rPr>
        <w:t>א</w:t>
      </w:r>
      <w:r w:rsidRPr="004B1C97">
        <w:rPr>
          <w:rStyle w:val="afffff3"/>
          <w:spacing w:val="2"/>
          <w:rtl/>
        </w:rPr>
        <w:t>"</w:t>
      </w:r>
      <w:r w:rsidRPr="004B1C97">
        <w:rPr>
          <w:rStyle w:val="afffff3"/>
          <w:rFonts w:hint="cs"/>
          <w:spacing w:val="2"/>
          <w:rtl/>
        </w:rPr>
        <w:t>ל</w:t>
      </w:r>
      <w:r w:rsidR="00172C10" w:rsidRPr="004B1C97">
        <w:rPr>
          <w:rStyle w:val="afffff3"/>
          <w:rFonts w:hint="cs"/>
          <w:spacing w:val="2"/>
          <w:rtl/>
        </w:rPr>
        <w:t>:</w:t>
      </w:r>
      <w:r w:rsidRPr="004B1C97">
        <w:rPr>
          <w:rFonts w:ascii="Fb Fontext" w:hAnsi="Fb Fontext" w:hint="cs"/>
          <w:spacing w:val="2"/>
          <w:rtl/>
        </w:rPr>
        <w:t xml:space="preserve"> שלא</w:t>
      </w:r>
      <w:r w:rsidR="00142241" w:rsidRPr="004B1C97">
        <w:rPr>
          <w:rFonts w:ascii="Fb Fontext" w:hAnsi="Fb Fontext" w:hint="cs"/>
          <w:spacing w:val="2"/>
          <w:rtl/>
        </w:rPr>
        <w:t>,</w:t>
      </w:r>
      <w:r w:rsidRPr="004B1C97">
        <w:rPr>
          <w:rFonts w:ascii="Fb Fontext" w:hAnsi="Fb Fontext" w:hint="cs"/>
          <w:spacing w:val="2"/>
          <w:rtl/>
        </w:rPr>
        <w:t xml:space="preserve"> </w:t>
      </w:r>
      <w:r w:rsidR="00142241" w:rsidRPr="004B1C97">
        <w:rPr>
          <w:rStyle w:val="afffff3"/>
          <w:rFonts w:hint="cs"/>
          <w:spacing w:val="2"/>
          <w:rtl/>
        </w:rPr>
        <w:t>שאלו</w:t>
      </w:r>
      <w:r w:rsidR="00142241" w:rsidRPr="004B1C97">
        <w:rPr>
          <w:rFonts w:ascii="Fb Fontext" w:hAnsi="Fb Fontext" w:hint="cs"/>
          <w:spacing w:val="2"/>
          <w:rtl/>
        </w:rPr>
        <w:t xml:space="preserve"> </w:t>
      </w:r>
      <w:r w:rsidRPr="004B1C97">
        <w:rPr>
          <w:rFonts w:ascii="Fb Fontext" w:hAnsi="Fb Fontext" w:hint="cs"/>
          <w:spacing w:val="2"/>
          <w:rtl/>
        </w:rPr>
        <w:t xml:space="preserve">ולקראת אם </w:t>
      </w:r>
      <w:r w:rsidRPr="004B1C97">
        <w:rPr>
          <w:rStyle w:val="afffff3"/>
          <w:rFonts w:hint="cs"/>
          <w:spacing w:val="2"/>
          <w:rtl/>
        </w:rPr>
        <w:t>א</w:t>
      </w:r>
      <w:r w:rsidRPr="004B1C97">
        <w:rPr>
          <w:rStyle w:val="afffff3"/>
          <w:spacing w:val="2"/>
          <w:rtl/>
        </w:rPr>
        <w:t>"</w:t>
      </w:r>
      <w:r w:rsidRPr="004B1C97">
        <w:rPr>
          <w:rStyle w:val="afffff3"/>
          <w:rFonts w:hint="cs"/>
          <w:spacing w:val="2"/>
          <w:rtl/>
        </w:rPr>
        <w:t>ל</w:t>
      </w:r>
      <w:r w:rsidRPr="004B1C97">
        <w:rPr>
          <w:rFonts w:ascii="Fb Fontext" w:hAnsi="Fb Fontext" w:hint="cs"/>
          <w:spacing w:val="2"/>
          <w:rtl/>
        </w:rPr>
        <w:t xml:space="preserve"> א</w:t>
      </w:r>
      <w:r w:rsidRPr="004B1C97">
        <w:rPr>
          <w:rFonts w:ascii="Fb Fontext" w:hAnsi="Fb Fontext"/>
          <w:spacing w:val="2"/>
          <w:rtl/>
        </w:rPr>
        <w:t>"</w:t>
      </w:r>
      <w:r w:rsidRPr="004B1C97">
        <w:rPr>
          <w:rFonts w:ascii="Fb Fontext" w:hAnsi="Fb Fontext" w:hint="cs"/>
          <w:spacing w:val="2"/>
          <w:rtl/>
        </w:rPr>
        <w:t>י</w:t>
      </w:r>
      <w:r w:rsidR="00172C10" w:rsidRPr="004B1C97">
        <w:rPr>
          <w:rFonts w:ascii="Fb Fontext" w:hAnsi="Fb Fontext" w:hint="cs"/>
          <w:spacing w:val="2"/>
          <w:rtl/>
        </w:rPr>
        <w:t>,</w:t>
      </w:r>
    </w:p>
    <w:p w14:paraId="2206C3E4" w14:textId="77777777" w:rsidR="009469D7" w:rsidRDefault="006E0774" w:rsidP="00C133F0">
      <w:pPr>
        <w:rPr>
          <w:rStyle w:val="afffff3"/>
          <w:rtl/>
        </w:rPr>
      </w:pPr>
      <w:r w:rsidRPr="00224C4C">
        <w:rPr>
          <w:rFonts w:ascii="Fb Fontext" w:hAnsi="Fb Fontext" w:hint="cs"/>
          <w:rtl/>
        </w:rPr>
        <w:t xml:space="preserve">המתין מעט ושוב </w:t>
      </w:r>
      <w:r w:rsidR="00142241">
        <w:rPr>
          <w:rFonts w:ascii="Fb Fontext" w:hAnsi="Fb Fontext" w:hint="cs"/>
          <w:rtl/>
        </w:rPr>
        <w:t>בא</w:t>
      </w:r>
      <w:r w:rsidRPr="00224C4C">
        <w:rPr>
          <w:rFonts w:ascii="Fb Fontext" w:hAnsi="Fb Fontext" w:hint="cs"/>
          <w:rtl/>
        </w:rPr>
        <w:t xml:space="preserve"> לשאול </w:t>
      </w:r>
      <w:r w:rsidRPr="00142241">
        <w:rPr>
          <w:rStyle w:val="afffff3"/>
          <w:rFonts w:hint="cs"/>
          <w:rtl/>
        </w:rPr>
        <w:t>א'ל</w:t>
      </w:r>
      <w:r w:rsidRPr="00224C4C">
        <w:rPr>
          <w:rFonts w:ascii="Fb Fontext" w:hAnsi="Fb Fontext" w:hint="cs"/>
          <w:rtl/>
        </w:rPr>
        <w:t xml:space="preserve"> אם נתרצית לצאת, המקום יחזירך לשלום</w:t>
      </w:r>
      <w:r w:rsidR="00C133F0">
        <w:rPr>
          <w:rFonts w:ascii="Fb Fontext" w:hAnsi="Fb Fontext" w:hint="cs"/>
          <w:rtl/>
        </w:rPr>
        <w:t xml:space="preserve">, </w:t>
      </w:r>
      <w:r w:rsidRPr="00224C4C">
        <w:rPr>
          <w:rFonts w:ascii="Fb Fontext" w:hAnsi="Fb Fontext" w:hint="cs"/>
          <w:rtl/>
        </w:rPr>
        <w:t>ולא ידע אי כועס עליו</w:t>
      </w:r>
      <w:r w:rsidR="00C133F0">
        <w:rPr>
          <w:rFonts w:ascii="Fb Fontext" w:hAnsi="Fb Fontext" w:hint="cs"/>
          <w:rtl/>
        </w:rPr>
        <w:t>,</w:t>
      </w:r>
      <w:r w:rsidRPr="00224C4C">
        <w:rPr>
          <w:rFonts w:ascii="Fb Fontext" w:hAnsi="Fb Fontext" w:hint="cs"/>
          <w:rtl/>
        </w:rPr>
        <w:t xml:space="preserve"> </w:t>
      </w:r>
      <w:r w:rsidRPr="00C133F0">
        <w:rPr>
          <w:rStyle w:val="afffff3"/>
          <w:rFonts w:hint="cs"/>
          <w:rtl/>
        </w:rPr>
        <w:t>וכשסיפר לר</w:t>
      </w:r>
      <w:r w:rsidRPr="00C133F0">
        <w:rPr>
          <w:rStyle w:val="afffff3"/>
          <w:rtl/>
        </w:rPr>
        <w:t>"</w:t>
      </w:r>
      <w:r w:rsidRPr="00C133F0">
        <w:rPr>
          <w:rStyle w:val="afffff3"/>
          <w:rFonts w:hint="cs"/>
          <w:rtl/>
        </w:rPr>
        <w:t>א</w:t>
      </w:r>
      <w:r w:rsidR="00C133F0">
        <w:rPr>
          <w:rStyle w:val="afffff3"/>
          <w:rFonts w:hint="cs"/>
          <w:rtl/>
        </w:rPr>
        <w:t>,</w:t>
      </w:r>
    </w:p>
    <w:p w14:paraId="6EB1E547" w14:textId="5327ACB0" w:rsidR="00A85AC8" w:rsidRPr="00E600D8" w:rsidRDefault="006E0774" w:rsidP="00C133F0">
      <w:pPr>
        <w:pStyle w:val="38"/>
        <w:framePr w:wrap="notBeside"/>
        <w:rPr>
          <w:rtl/>
        </w:rPr>
      </w:pPr>
      <w:r w:rsidRPr="00E600D8">
        <w:rPr>
          <w:rFonts w:hint="cs"/>
          <w:rtl/>
        </w:rPr>
        <w:t>א</w:t>
      </w:r>
      <w:r w:rsidRPr="00E600D8">
        <w:rPr>
          <w:rtl/>
        </w:rPr>
        <w:t>"</w:t>
      </w:r>
      <w:r w:rsidRPr="00E600D8">
        <w:rPr>
          <w:rFonts w:hint="cs"/>
          <w:rtl/>
        </w:rPr>
        <w:t>ל</w:t>
      </w:r>
      <w:r w:rsidR="00A85AC8" w:rsidRPr="00E600D8">
        <w:rPr>
          <w:rFonts w:hint="cs"/>
          <w:rtl/>
        </w:rPr>
        <w:t>:</w:t>
      </w:r>
    </w:p>
    <w:p w14:paraId="558D688B" w14:textId="381091B0" w:rsidR="006E0774" w:rsidRPr="00131640" w:rsidRDefault="006E0774" w:rsidP="00C133F0">
      <w:pPr>
        <w:rPr>
          <w:rtl/>
        </w:rPr>
      </w:pPr>
      <w:r w:rsidRPr="00224C4C">
        <w:rPr>
          <w:rFonts w:ascii="Fb Fontext" w:hAnsi="Fb Fontext" w:hint="cs"/>
          <w:rtl/>
        </w:rPr>
        <w:t>שאם ברכו שהמקום יחזירו לשלום סימן שלא כועס עליו</w:t>
      </w:r>
    </w:p>
    <w:p w14:paraId="4FC7C890" w14:textId="77777777" w:rsidR="00A85AC8" w:rsidRPr="00E600D8" w:rsidRDefault="006E0774" w:rsidP="00C133F0">
      <w:pPr>
        <w:pStyle w:val="38"/>
        <w:framePr w:wrap="notBeside"/>
        <w:rPr>
          <w:rtl/>
        </w:rPr>
      </w:pPr>
      <w:r w:rsidRPr="00E600D8">
        <w:rPr>
          <w:rtl/>
        </w:rPr>
        <w:t>אדהכי</w:t>
      </w:r>
      <w:r w:rsidR="00A85AC8" w:rsidRPr="00E600D8">
        <w:rPr>
          <w:rtl/>
        </w:rPr>
        <w:t>:</w:t>
      </w:r>
    </w:p>
    <w:p w14:paraId="235CABDC" w14:textId="1A81C25B" w:rsidR="006E0774" w:rsidRDefault="006E0774" w:rsidP="00551F76">
      <w:pPr>
        <w:rPr>
          <w:rtl/>
        </w:rPr>
      </w:pPr>
      <w:r w:rsidRPr="00224C4C">
        <w:rPr>
          <w:rFonts w:ascii="Fb Fontext" w:hAnsi="Fb Fontext"/>
          <w:rtl/>
        </w:rPr>
        <w:t>שמע לארו</w:t>
      </w:r>
      <w:r w:rsidRPr="00224C4C">
        <w:rPr>
          <w:rFonts w:ascii="Fb Fontext" w:hAnsi="Fb Fontext" w:hint="cs"/>
          <w:rtl/>
        </w:rPr>
        <w:t>נ</w:t>
      </w:r>
      <w:r w:rsidR="00C133F0">
        <w:rPr>
          <w:rFonts w:ascii="Fb Fontext" w:hAnsi="Fb Fontext" w:hint="cs"/>
          <w:rtl/>
        </w:rPr>
        <w:t>ה</w:t>
      </w:r>
      <w:r w:rsidRPr="00224C4C">
        <w:rPr>
          <w:rFonts w:ascii="Fb Fontext" w:hAnsi="Fb Fontext" w:hint="cs"/>
          <w:rtl/>
        </w:rPr>
        <w:t xml:space="preserve"> שבא</w:t>
      </w:r>
      <w:r w:rsidRPr="00224C4C">
        <w:rPr>
          <w:rFonts w:ascii="Fb Fontext" w:hAnsi="Fb Fontext"/>
          <w:rtl/>
        </w:rPr>
        <w:t xml:space="preserve">, </w:t>
      </w:r>
      <w:r w:rsidRPr="00C133F0">
        <w:rPr>
          <w:rStyle w:val="afffff3"/>
          <w:rtl/>
        </w:rPr>
        <w:t xml:space="preserve">אמר: </w:t>
      </w:r>
      <w:r w:rsidRPr="00224C4C">
        <w:rPr>
          <w:rFonts w:ascii="Fb Fontext" w:hAnsi="Fb Fontext"/>
          <w:rtl/>
        </w:rPr>
        <w:t>אי ידעי לא י</w:t>
      </w:r>
      <w:r w:rsidRPr="00224C4C">
        <w:rPr>
          <w:rFonts w:ascii="Fb Fontext" w:hAnsi="Fb Fontext" w:hint="cs"/>
          <w:rtl/>
        </w:rPr>
        <w:t>צאתי</w:t>
      </w:r>
      <w:r w:rsidRPr="00224C4C">
        <w:rPr>
          <w:rFonts w:ascii="Fb Fontext" w:hAnsi="Fb Fontext"/>
          <w:rtl/>
        </w:rPr>
        <w:t>.</w:t>
      </w:r>
    </w:p>
    <w:p w14:paraId="08B7F8C2" w14:textId="3EB4B430" w:rsidR="007309FA" w:rsidRPr="00131640" w:rsidRDefault="007309FA" w:rsidP="007309FA">
      <w:pPr>
        <w:pStyle w:val="affffb"/>
        <w:rPr>
          <w:rtl/>
        </w:rPr>
      </w:pPr>
      <w:r w:rsidRPr="007309FA">
        <w:rPr>
          <w:rtl/>
        </w:rPr>
        <w:t>***</w:t>
      </w:r>
    </w:p>
    <w:p w14:paraId="09BB5C15" w14:textId="49E5942D" w:rsidR="00A85AC8" w:rsidRPr="00E600D8" w:rsidRDefault="006E0774" w:rsidP="00620787">
      <w:pPr>
        <w:pStyle w:val="38"/>
        <w:framePr w:wrap="notBeside"/>
        <w:rPr>
          <w:rtl/>
        </w:rPr>
      </w:pPr>
      <w:r w:rsidRPr="00E600D8">
        <w:rPr>
          <w:rtl/>
        </w:rPr>
        <w:t>ת"ר</w:t>
      </w:r>
      <w:r w:rsidR="00A85AC8" w:rsidRPr="00E600D8">
        <w:rPr>
          <w:rtl/>
        </w:rPr>
        <w:t>:</w:t>
      </w:r>
    </w:p>
    <w:p w14:paraId="3539DF61" w14:textId="4AD28815" w:rsidR="006E0774" w:rsidRPr="00131640" w:rsidRDefault="006E0774" w:rsidP="00F65F8B">
      <w:pPr>
        <w:pStyle w:val="affffb"/>
        <w:rPr>
          <w:rtl/>
        </w:rPr>
      </w:pPr>
      <w:r w:rsidRPr="00210DF6">
        <w:rPr>
          <w:rtl/>
        </w:rPr>
        <w:t>מכבדו בחייו ומכבדו במותו.</w:t>
      </w:r>
    </w:p>
    <w:p w14:paraId="083B5885" w14:textId="77777777" w:rsidR="006E0774" w:rsidRPr="00131640" w:rsidRDefault="006E0774" w:rsidP="006E0774">
      <w:pPr>
        <w:rPr>
          <w:rtl/>
        </w:rPr>
      </w:pPr>
      <w:r w:rsidRPr="00224C4C">
        <w:rPr>
          <w:rFonts w:ascii="Fb Fontext" w:hAnsi="Fb Fontext"/>
          <w:rtl/>
        </w:rPr>
        <w:t>בחייו</w:t>
      </w:r>
      <w:r w:rsidRPr="00224C4C">
        <w:rPr>
          <w:rFonts w:ascii="Fb Fontext" w:hAnsi="Fb Fontext" w:hint="cs"/>
          <w:rtl/>
        </w:rPr>
        <w:t>-</w:t>
      </w:r>
      <w:r w:rsidRPr="00224C4C">
        <w:rPr>
          <w:rFonts w:ascii="Fb Fontext" w:hAnsi="Fb Fontext"/>
          <w:rtl/>
        </w:rPr>
        <w:t xml:space="preserve">הנשמע בדבר אביו למקום, לא יאמר: שלחוני </w:t>
      </w:r>
      <w:r w:rsidRPr="00224C4C">
        <w:rPr>
          <w:rFonts w:ascii="Fb Fontext" w:hAnsi="Fb Fontext" w:hint="cs"/>
          <w:rtl/>
        </w:rPr>
        <w:t xml:space="preserve">מהרוני פטרוני </w:t>
      </w:r>
      <w:r w:rsidRPr="00224C4C">
        <w:rPr>
          <w:rFonts w:ascii="Fb Fontext" w:hAnsi="Fb Fontext"/>
          <w:rtl/>
        </w:rPr>
        <w:t>בשביל עצמי, אלא כולהו בשביל אבא</w:t>
      </w:r>
    </w:p>
    <w:p w14:paraId="67BF9658" w14:textId="0EA31AD6" w:rsidR="006E0774" w:rsidRPr="00131640" w:rsidRDefault="006E0774" w:rsidP="006E0774">
      <w:pPr>
        <w:rPr>
          <w:rtl/>
        </w:rPr>
      </w:pPr>
      <w:r w:rsidRPr="00224C4C">
        <w:rPr>
          <w:rFonts w:ascii="Fb Fontext" w:hAnsi="Fb Fontext"/>
          <w:rtl/>
        </w:rPr>
        <w:t>במותו</w:t>
      </w:r>
      <w:r w:rsidRPr="00224C4C">
        <w:rPr>
          <w:rFonts w:ascii="Fb Fontext" w:hAnsi="Fb Fontext" w:hint="cs"/>
          <w:rtl/>
        </w:rPr>
        <w:t>-</w:t>
      </w:r>
      <w:r w:rsidRPr="00224C4C">
        <w:rPr>
          <w:rFonts w:ascii="Fb Fontext" w:hAnsi="Fb Fontext"/>
          <w:rtl/>
        </w:rPr>
        <w:t xml:space="preserve"> היה אומר דבר שמועה מפיו, כך אמר אבא מרי, הריני כפרת משכבו.</w:t>
      </w:r>
    </w:p>
    <w:p w14:paraId="74780F72" w14:textId="58F5F930" w:rsidR="00A85AC8" w:rsidRPr="00E600D8" w:rsidRDefault="006E0774" w:rsidP="00620787">
      <w:pPr>
        <w:pStyle w:val="38"/>
        <w:framePr w:wrap="notBeside"/>
        <w:rPr>
          <w:rtl/>
        </w:rPr>
      </w:pPr>
      <w:r w:rsidRPr="00E600D8">
        <w:rPr>
          <w:rFonts w:hint="cs"/>
          <w:rtl/>
        </w:rPr>
        <w:t>וה</w:t>
      </w:r>
      <w:r w:rsidRPr="00E600D8">
        <w:rPr>
          <w:rtl/>
        </w:rPr>
        <w:t>"</w:t>
      </w:r>
      <w:r w:rsidRPr="00E600D8">
        <w:rPr>
          <w:rFonts w:hint="cs"/>
          <w:rtl/>
        </w:rPr>
        <w:t>מ</w:t>
      </w:r>
      <w:r w:rsidR="00A85AC8" w:rsidRPr="00E600D8">
        <w:rPr>
          <w:rFonts w:hint="cs"/>
          <w:rtl/>
        </w:rPr>
        <w:t>:</w:t>
      </w:r>
    </w:p>
    <w:p w14:paraId="3BF7985E" w14:textId="62446232" w:rsidR="006E0774" w:rsidRPr="00131640" w:rsidRDefault="006E0774" w:rsidP="006E0774">
      <w:pPr>
        <w:rPr>
          <w:rtl/>
        </w:rPr>
      </w:pPr>
      <w:r w:rsidRPr="00224C4C">
        <w:rPr>
          <w:rFonts w:ascii="Fb Fontext" w:hAnsi="Fb Fontext"/>
          <w:rtl/>
        </w:rPr>
        <w:t xml:space="preserve">תוך </w:t>
      </w:r>
      <w:r w:rsidR="00620787">
        <w:rPr>
          <w:rFonts w:ascii="Fb Fontext" w:hAnsi="Fb Fontext" w:hint="cs"/>
          <w:rtl/>
        </w:rPr>
        <w:t>י''ב</w:t>
      </w:r>
      <w:r w:rsidRPr="00224C4C">
        <w:rPr>
          <w:rFonts w:ascii="Fb Fontext" w:hAnsi="Fb Fontext"/>
          <w:rtl/>
        </w:rPr>
        <w:t xml:space="preserve"> </w:t>
      </w:r>
      <w:r w:rsidR="00311CC5">
        <w:rPr>
          <w:rFonts w:ascii="Fb Fontext" w:hAnsi="Fb Fontext" w:hint="cs"/>
          <w:rtl/>
        </w:rPr>
        <w:t xml:space="preserve">חדש </w:t>
      </w:r>
      <w:r w:rsidRPr="00224C4C">
        <w:rPr>
          <w:rFonts w:ascii="Fb Fontext" w:hAnsi="Fb Fontext"/>
          <w:rtl/>
        </w:rPr>
        <w:t>מכאן ואילך, אומר: זכרונו לברכה לחיי העו</w:t>
      </w:r>
      <w:r w:rsidR="00311CC5">
        <w:rPr>
          <w:rFonts w:ascii="Fb Fontext" w:hAnsi="Fb Fontext" w:hint="cs"/>
          <w:rtl/>
        </w:rPr>
        <w:t>ה''ב</w:t>
      </w:r>
      <w:r w:rsidRPr="00224C4C">
        <w:rPr>
          <w:rFonts w:ascii="Fb Fontext" w:hAnsi="Fb Fontext"/>
          <w:rtl/>
        </w:rPr>
        <w:t>.</w:t>
      </w:r>
    </w:p>
    <w:p w14:paraId="249D254B" w14:textId="562DF2C8" w:rsidR="006E0774" w:rsidRPr="00131640" w:rsidRDefault="008C641B" w:rsidP="008C641B">
      <w:pPr>
        <w:pStyle w:val="affffb"/>
        <w:rPr>
          <w:rtl/>
        </w:rPr>
      </w:pPr>
      <w:r>
        <w:rPr>
          <w:rFonts w:hint="cs"/>
          <w:rtl/>
        </w:rPr>
        <w:t>***</w:t>
      </w:r>
    </w:p>
    <w:p w14:paraId="6C70526B" w14:textId="239AF99B" w:rsidR="00A85AC8" w:rsidRPr="00E600D8" w:rsidRDefault="006E0774" w:rsidP="00311CC5">
      <w:pPr>
        <w:pStyle w:val="38"/>
        <w:framePr w:wrap="notBeside"/>
        <w:rPr>
          <w:rtl/>
        </w:rPr>
      </w:pPr>
      <w:r w:rsidRPr="00E600D8">
        <w:rPr>
          <w:rFonts w:hint="cs"/>
          <w:rtl/>
        </w:rPr>
        <w:t xml:space="preserve"> </w:t>
      </w:r>
      <w:r w:rsidRPr="00E600D8">
        <w:rPr>
          <w:rtl/>
        </w:rPr>
        <w:t>ת"ר</w:t>
      </w:r>
      <w:r w:rsidR="00A85AC8" w:rsidRPr="00E600D8">
        <w:rPr>
          <w:rtl/>
        </w:rPr>
        <w:t>:</w:t>
      </w:r>
    </w:p>
    <w:p w14:paraId="3BAC6B3D" w14:textId="6492BD2D" w:rsidR="006E0774" w:rsidRPr="00131640" w:rsidRDefault="006E0774" w:rsidP="006E0774">
      <w:pPr>
        <w:rPr>
          <w:rtl/>
        </w:rPr>
      </w:pPr>
      <w:r w:rsidRPr="00210DF6">
        <w:rPr>
          <w:rFonts w:ascii="Fb Fontext" w:hAnsi="Fb Fontext" w:cs="BA TM • Vilna Extra-Bold"/>
          <w:rtl/>
        </w:rPr>
        <w:t>חכם משנה שם אביו ושם רבו</w:t>
      </w:r>
      <w:r w:rsidRPr="00224C4C">
        <w:rPr>
          <w:rFonts w:ascii="Fb Fontext" w:hAnsi="Fb Fontext"/>
          <w:rtl/>
        </w:rPr>
        <w:t>, תורגמן - אינו משנה לא שם אביו ולא שם רבו.</w:t>
      </w:r>
    </w:p>
    <w:p w14:paraId="609AD774" w14:textId="77777777" w:rsidR="006E0774" w:rsidRPr="00131640" w:rsidRDefault="006E0774" w:rsidP="006E0774">
      <w:pPr>
        <w:rPr>
          <w:rtl/>
        </w:rPr>
      </w:pPr>
      <w:r w:rsidRPr="00224C4C">
        <w:rPr>
          <w:rFonts w:ascii="Fb Fontext" w:hAnsi="Fb Fontext" w:hint="cs"/>
          <w:rtl/>
        </w:rPr>
        <w:t xml:space="preserve">והיינו </w:t>
      </w:r>
      <w:r w:rsidRPr="00224C4C">
        <w:rPr>
          <w:rFonts w:ascii="Fb Fontext" w:hAnsi="Fb Fontext"/>
          <w:rtl/>
        </w:rPr>
        <w:t>שם אביו של חכם, ושם רבו של חכם.</w:t>
      </w:r>
    </w:p>
    <w:p w14:paraId="04B555C2" w14:textId="77777777" w:rsidR="00A85AC8" w:rsidRPr="00E600D8" w:rsidRDefault="006E0774" w:rsidP="00311CC5">
      <w:pPr>
        <w:pStyle w:val="38"/>
        <w:framePr w:wrap="notBeside"/>
        <w:rPr>
          <w:rtl/>
        </w:rPr>
      </w:pPr>
      <w:r w:rsidRPr="00E600D8">
        <w:rPr>
          <w:rtl/>
        </w:rPr>
        <w:t>כמ</w:t>
      </w:r>
      <w:r w:rsidRPr="00E600D8">
        <w:rPr>
          <w:rFonts w:hint="cs"/>
          <w:rtl/>
        </w:rPr>
        <w:t>בר</w:t>
      </w:r>
      <w:r w:rsidRPr="00E600D8">
        <w:rPr>
          <w:rtl/>
        </w:rPr>
        <w:t>"</w:t>
      </w:r>
      <w:r w:rsidRPr="00E600D8">
        <w:rPr>
          <w:rFonts w:hint="cs"/>
          <w:rtl/>
        </w:rPr>
        <w:t>א</w:t>
      </w:r>
      <w:r w:rsidR="00A85AC8" w:rsidRPr="00E600D8">
        <w:rPr>
          <w:rtl/>
        </w:rPr>
        <w:t>:</w:t>
      </w:r>
    </w:p>
    <w:p w14:paraId="2F48643E" w14:textId="186C102D" w:rsidR="006E0774" w:rsidRPr="00E92FE5" w:rsidRDefault="006E0774" w:rsidP="006E0774">
      <w:pPr>
        <w:rPr>
          <w:spacing w:val="0"/>
          <w:rtl/>
        </w:rPr>
      </w:pPr>
      <w:r w:rsidRPr="00E92FE5">
        <w:rPr>
          <w:rFonts w:ascii="Fb Fontext" w:hAnsi="Fb Fontext" w:hint="cs"/>
          <w:spacing w:val="0"/>
          <w:rtl/>
        </w:rPr>
        <w:t>כש</w:t>
      </w:r>
      <w:r w:rsidR="00311CC5" w:rsidRPr="00E92FE5">
        <w:rPr>
          <w:rFonts w:ascii="Fb Fontext" w:hAnsi="Fb Fontext" w:hint="cs"/>
          <w:spacing w:val="0"/>
          <w:rtl/>
        </w:rPr>
        <w:t>ד</w:t>
      </w:r>
      <w:r w:rsidRPr="00E92FE5">
        <w:rPr>
          <w:rFonts w:ascii="Fb Fontext" w:hAnsi="Fb Fontext" w:hint="cs"/>
          <w:spacing w:val="0"/>
          <w:rtl/>
        </w:rPr>
        <w:t>רש</w:t>
      </w:r>
      <w:r w:rsidRPr="00E92FE5">
        <w:rPr>
          <w:rFonts w:ascii="Fb Fontext" w:hAnsi="Fb Fontext"/>
          <w:spacing w:val="0"/>
          <w:rtl/>
        </w:rPr>
        <w:t xml:space="preserve"> בפירקא, </w:t>
      </w:r>
      <w:r w:rsidRPr="00E92FE5">
        <w:rPr>
          <w:rStyle w:val="afffff3"/>
          <w:rFonts w:hint="cs"/>
          <w:spacing w:val="0"/>
          <w:rtl/>
        </w:rPr>
        <w:t>הוא</w:t>
      </w:r>
      <w:r w:rsidRPr="00E92FE5">
        <w:rPr>
          <w:rStyle w:val="afffff3"/>
          <w:spacing w:val="0"/>
          <w:rtl/>
        </w:rPr>
        <w:t xml:space="preserve"> אמר </w:t>
      </w:r>
      <w:r w:rsidRPr="00E92FE5">
        <w:rPr>
          <w:rFonts w:ascii="Fb Fontext" w:hAnsi="Fb Fontext"/>
          <w:spacing w:val="0"/>
          <w:rtl/>
        </w:rPr>
        <w:t xml:space="preserve">אבא מרי, </w:t>
      </w:r>
      <w:r w:rsidRPr="00E92FE5">
        <w:rPr>
          <w:rStyle w:val="afffff3"/>
          <w:spacing w:val="0"/>
          <w:rtl/>
        </w:rPr>
        <w:t>ואמוריה אמר</w:t>
      </w:r>
      <w:r w:rsidR="00046789" w:rsidRPr="00E92FE5">
        <w:rPr>
          <w:rFonts w:ascii="Fb Fontext" w:hAnsi="Fb Fontext" w:hint="cs"/>
          <w:spacing w:val="0"/>
          <w:rtl/>
        </w:rPr>
        <w:t xml:space="preserve"> כך</w:t>
      </w:r>
      <w:r w:rsidRPr="00E92FE5">
        <w:rPr>
          <w:rFonts w:ascii="Fb Fontext" w:hAnsi="Fb Fontext"/>
          <w:spacing w:val="0"/>
          <w:rtl/>
        </w:rPr>
        <w:t xml:space="preserve"> אמר רב אשי.</w:t>
      </w:r>
    </w:p>
    <w:p w14:paraId="56B62FBA" w14:textId="4962D886" w:rsidR="007309FA" w:rsidRPr="00131640" w:rsidRDefault="007309FA" w:rsidP="007309FA">
      <w:pPr>
        <w:pStyle w:val="affffb"/>
        <w:rPr>
          <w:rtl/>
        </w:rPr>
      </w:pPr>
      <w:r w:rsidRPr="007309FA">
        <w:rPr>
          <w:rFonts w:hint="cs"/>
          <w:rtl/>
        </w:rPr>
        <w:t>***</w:t>
      </w:r>
    </w:p>
    <w:p w14:paraId="68CC5D98" w14:textId="77777777" w:rsidR="006E0774" w:rsidRPr="00131640" w:rsidRDefault="006E0774" w:rsidP="0010529F">
      <w:pPr>
        <w:pStyle w:val="afff0"/>
        <w:framePr w:wrap="around"/>
        <w:rPr>
          <w:rtl/>
        </w:rPr>
      </w:pPr>
      <w:r w:rsidRPr="00224C4C">
        <w:rPr>
          <w:rFonts w:hint="cs"/>
          <w:rtl/>
        </w:rPr>
        <w:t>לב.</w:t>
      </w:r>
    </w:p>
    <w:p w14:paraId="032F7A65" w14:textId="398E23B4" w:rsidR="006E0774" w:rsidRPr="00131640" w:rsidRDefault="006E0774" w:rsidP="00F65F8B">
      <w:pPr>
        <w:pStyle w:val="affffb"/>
        <w:rPr>
          <w:rtl/>
        </w:rPr>
      </w:pPr>
      <w:r w:rsidRPr="00196D6B">
        <w:rPr>
          <w:rStyle w:val="afffff3"/>
          <w:rFonts w:cs="BA TM • Vilna Extra-Bold"/>
          <w:b w:val="0"/>
          <w:bCs w:val="0"/>
          <w:rtl/>
        </w:rPr>
        <w:t>ת"ר:</w:t>
      </w:r>
      <w:r w:rsidRPr="00224C4C">
        <w:rPr>
          <w:rtl/>
        </w:rPr>
        <w:t xml:space="preserve"> איזהו מורא, ואיזהו כיבוד?</w:t>
      </w:r>
    </w:p>
    <w:p w14:paraId="7F11723F" w14:textId="77777777" w:rsidR="009469D7" w:rsidRDefault="006E0774" w:rsidP="006E0774">
      <w:pPr>
        <w:rPr>
          <w:rFonts w:ascii="Fb Fontext" w:hAnsi="Fb Fontext"/>
          <w:rtl/>
        </w:rPr>
      </w:pPr>
      <w:r w:rsidRPr="00210DF6">
        <w:rPr>
          <w:rFonts w:ascii="Fb Fontext" w:hAnsi="Fb Fontext" w:cs="BA TM • Vilna Extra-Bold"/>
          <w:rtl/>
        </w:rPr>
        <w:t>מורא</w:t>
      </w:r>
      <w:r w:rsidRPr="00224C4C">
        <w:rPr>
          <w:rFonts w:ascii="Fb Fontext" w:hAnsi="Fb Fontext"/>
          <w:rtl/>
        </w:rPr>
        <w:t xml:space="preserve"> - לא עומד במקומו, ולא יושב במקומו,</w:t>
      </w:r>
    </w:p>
    <w:p w14:paraId="4F7736ED" w14:textId="5A8D7013" w:rsidR="006E0774" w:rsidRPr="00131640" w:rsidRDefault="004B1C97" w:rsidP="006E0774">
      <w:pPr>
        <w:rPr>
          <w:rtl/>
        </w:rPr>
      </w:pPr>
      <w:r>
        <w:rPr>
          <w:rFonts w:ascii="Fb Fontext" w:hAnsi="Fb Fontext" w:hint="cs"/>
          <w:rtl/>
        </w:rPr>
        <w:t xml:space="preserve"> </w:t>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sidR="006E0774" w:rsidRPr="00224C4C">
        <w:rPr>
          <w:rFonts w:ascii="Fb Fontext" w:hAnsi="Fb Fontext"/>
          <w:rtl/>
        </w:rPr>
        <w:t>ולא סותר את דבריו, ולא מכריעו.</w:t>
      </w:r>
    </w:p>
    <w:p w14:paraId="5E4F6919" w14:textId="737F9218" w:rsidR="006E0774" w:rsidRDefault="006E0774" w:rsidP="00551F76">
      <w:pPr>
        <w:rPr>
          <w:rtl/>
        </w:rPr>
      </w:pPr>
      <w:r w:rsidRPr="00210DF6">
        <w:rPr>
          <w:rFonts w:ascii="Fb Fontext" w:hAnsi="Fb Fontext" w:cs="BA TM • Vilna Extra-Bold"/>
          <w:rtl/>
        </w:rPr>
        <w:t>כיבוד</w:t>
      </w:r>
      <w:r w:rsidRPr="00224C4C">
        <w:rPr>
          <w:rFonts w:ascii="Fb Fontext" w:hAnsi="Fb Fontext"/>
          <w:rtl/>
        </w:rPr>
        <w:t xml:space="preserve"> - מאכיל ומשקה, מלביש ומכסה, מכניס ומוציא.</w:t>
      </w:r>
    </w:p>
    <w:p w14:paraId="09F09B4F" w14:textId="14B53BA8" w:rsidR="007309FA" w:rsidRPr="00131640" w:rsidRDefault="007309FA" w:rsidP="007309FA">
      <w:pPr>
        <w:pStyle w:val="affffb"/>
        <w:rPr>
          <w:rtl/>
        </w:rPr>
      </w:pPr>
      <w:r w:rsidRPr="007309FA">
        <w:rPr>
          <w:rtl/>
        </w:rPr>
        <w:t>***</w:t>
      </w:r>
    </w:p>
    <w:p w14:paraId="277FCCAF" w14:textId="5ED2B422" w:rsidR="006E0774" w:rsidRPr="00131640" w:rsidRDefault="006E0774" w:rsidP="00F65F8B">
      <w:pPr>
        <w:pStyle w:val="affffb"/>
        <w:rPr>
          <w:rtl/>
        </w:rPr>
      </w:pPr>
      <w:r w:rsidRPr="00224C4C">
        <w:rPr>
          <w:rtl/>
        </w:rPr>
        <w:t xml:space="preserve">איבעיא להו: משל מי? </w:t>
      </w:r>
      <w:r w:rsidRPr="00224C4C">
        <w:rPr>
          <w:rtl/>
        </w:rPr>
        <w:tab/>
      </w:r>
    </w:p>
    <w:p w14:paraId="0D3483F7" w14:textId="7460EE3D" w:rsidR="00A85AC8" w:rsidRPr="00E600D8" w:rsidRDefault="001B012E" w:rsidP="001B012E">
      <w:pPr>
        <w:pStyle w:val="38"/>
        <w:framePr w:wrap="notBeside"/>
        <w:rPr>
          <w:rtl/>
        </w:rPr>
      </w:pPr>
      <w:r w:rsidRPr="00E600D8">
        <w:rPr>
          <w:rFonts w:hint="cs"/>
          <w:rtl/>
        </w:rPr>
        <w:t>ר''י</w:t>
      </w:r>
      <w:r w:rsidR="00A85AC8" w:rsidRPr="00E600D8">
        <w:rPr>
          <w:rtl/>
        </w:rPr>
        <w:t>:</w:t>
      </w:r>
    </w:p>
    <w:p w14:paraId="6CDC1EED" w14:textId="34968336" w:rsidR="006E0774" w:rsidRPr="00131640" w:rsidRDefault="006E0774" w:rsidP="006E0774">
      <w:pPr>
        <w:rPr>
          <w:rtl/>
        </w:rPr>
      </w:pPr>
      <w:r w:rsidRPr="00224C4C">
        <w:rPr>
          <w:rFonts w:ascii="Fb Fontext" w:hAnsi="Fb Fontext"/>
          <w:sz w:val="32"/>
          <w:rtl/>
        </w:rPr>
        <w:t xml:space="preserve">משל בן, </w:t>
      </w:r>
      <w:r w:rsidRPr="00224C4C">
        <w:rPr>
          <w:rFonts w:ascii="Fb Fontext" w:hAnsi="Fb Fontext"/>
          <w:sz w:val="32"/>
          <w:rtl/>
        </w:rPr>
        <w:tab/>
      </w:r>
      <w:r w:rsidRPr="00224C4C">
        <w:rPr>
          <w:rFonts w:ascii="Fb Fontext" w:hAnsi="Fb Fontext"/>
          <w:sz w:val="32"/>
          <w:rtl/>
        </w:rPr>
        <w:tab/>
      </w:r>
      <w:r w:rsidRPr="004B1C97">
        <w:rPr>
          <w:rStyle w:val="afffff3"/>
          <w:rtl/>
        </w:rPr>
        <w:t>ר</w:t>
      </w:r>
      <w:r w:rsidRPr="004B1C97">
        <w:rPr>
          <w:rStyle w:val="afffff3"/>
          <w:rFonts w:hint="cs"/>
          <w:rtl/>
        </w:rPr>
        <w:t>נב''א</w:t>
      </w:r>
      <w:r w:rsidRPr="004B1C97">
        <w:rPr>
          <w:rStyle w:val="afffff3"/>
          <w:rtl/>
        </w:rPr>
        <w:t>:</w:t>
      </w:r>
      <w:r w:rsidRPr="00224C4C">
        <w:rPr>
          <w:rFonts w:ascii="Fb Fontext" w:hAnsi="Fb Fontext"/>
          <w:sz w:val="32"/>
          <w:rtl/>
        </w:rPr>
        <w:t xml:space="preserve"> משל אב.</w:t>
      </w:r>
    </w:p>
    <w:p w14:paraId="539B63A1" w14:textId="77777777" w:rsidR="006E0774" w:rsidRPr="00131640" w:rsidRDefault="006E0774" w:rsidP="006E0774">
      <w:pPr>
        <w:rPr>
          <w:rtl/>
        </w:rPr>
      </w:pPr>
      <w:r w:rsidRPr="00224C4C">
        <w:rPr>
          <w:rFonts w:ascii="Fb Fontext" w:hAnsi="Fb Fontext" w:hint="cs"/>
          <w:rtl/>
        </w:rPr>
        <w:t>ה</w:t>
      </w:r>
      <w:r w:rsidRPr="00224C4C">
        <w:rPr>
          <w:rFonts w:ascii="Fb Fontext" w:hAnsi="Fb Fontext"/>
          <w:rtl/>
        </w:rPr>
        <w:t>ורו רבנן ל</w:t>
      </w:r>
      <w:r w:rsidRPr="008515E3">
        <w:rPr>
          <w:rStyle w:val="afffff5"/>
          <w:rFonts w:hint="cs"/>
          <w:rtl/>
        </w:rPr>
        <w:t>[בריה ד]</w:t>
      </w:r>
      <w:r w:rsidRPr="00224C4C">
        <w:rPr>
          <w:rFonts w:ascii="Fb Fontext" w:hAnsi="Fb Fontext"/>
          <w:rtl/>
        </w:rPr>
        <w:t>רב ירמיה, כמ"ד משל אב.</w:t>
      </w:r>
    </w:p>
    <w:p w14:paraId="3E8C4F14" w14:textId="399A1E36" w:rsidR="00A85AC8" w:rsidRPr="00E600D8" w:rsidRDefault="006E0774" w:rsidP="001B012E">
      <w:pPr>
        <w:pStyle w:val="38"/>
        <w:framePr w:wrap="notBeside"/>
        <w:rPr>
          <w:rtl/>
        </w:rPr>
      </w:pPr>
      <w:r w:rsidRPr="00E600D8">
        <w:rPr>
          <w:rtl/>
        </w:rPr>
        <w:t>•</w:t>
      </w:r>
      <w:r w:rsidR="004B1C97" w:rsidRPr="00E600D8">
        <w:rPr>
          <w:rFonts w:hint="cs"/>
          <w:rtl/>
        </w:rPr>
        <w:t xml:space="preserve"> והך</w:t>
      </w:r>
      <w:r w:rsidR="00A85AC8" w:rsidRPr="00E600D8">
        <w:rPr>
          <w:rFonts w:hint="cs"/>
          <w:rtl/>
        </w:rPr>
        <w:t>:</w:t>
      </w:r>
    </w:p>
    <w:p w14:paraId="0B4A094F" w14:textId="515B81B8" w:rsidR="006E0774" w:rsidRPr="00131640" w:rsidRDefault="006E0774" w:rsidP="006E0774">
      <w:pPr>
        <w:rPr>
          <w:rtl/>
        </w:rPr>
      </w:pPr>
      <w:r w:rsidRPr="00224C4C">
        <w:rPr>
          <w:rFonts w:ascii="Fb Fontext" w:hAnsi="Fb Fontext" w:hint="cs"/>
          <w:rtl/>
        </w:rPr>
        <w:t>ד</w:t>
      </w:r>
      <w:r w:rsidRPr="00224C4C">
        <w:rPr>
          <w:rStyle w:val="affffa"/>
          <w:rtl/>
        </w:rPr>
        <w:t>כבד את אביך ואת אמך</w:t>
      </w:r>
      <w:r w:rsidRPr="00224C4C">
        <w:rPr>
          <w:rFonts w:ascii="Fb Fontext" w:hAnsi="Fb Fontext"/>
          <w:rtl/>
        </w:rPr>
        <w:t xml:space="preserve">, </w:t>
      </w:r>
      <w:r w:rsidRPr="008515E3">
        <w:rPr>
          <w:rStyle w:val="afffff3"/>
          <w:rtl/>
        </w:rPr>
        <w:t>ונאמר:</w:t>
      </w:r>
      <w:r w:rsidRPr="00224C4C">
        <w:rPr>
          <w:rStyle w:val="affffa"/>
          <w:rtl/>
        </w:rPr>
        <w:t xml:space="preserve"> כבד את ה' מהונך, </w:t>
      </w:r>
      <w:r w:rsidRPr="00224C4C">
        <w:rPr>
          <w:rFonts w:ascii="Fb Fontext" w:hAnsi="Fb Fontext"/>
          <w:rtl/>
        </w:rPr>
        <w:t xml:space="preserve">מה להלן </w:t>
      </w:r>
      <w:r w:rsidRPr="00224C4C">
        <w:rPr>
          <w:rFonts w:ascii="Fb Fontext" w:hAnsi="Fb Fontext" w:hint="cs"/>
          <w:rtl/>
        </w:rPr>
        <w:t xml:space="preserve">אף כאן </w:t>
      </w:r>
      <w:r w:rsidRPr="00224C4C">
        <w:rPr>
          <w:rFonts w:ascii="Fb Fontext" w:hAnsi="Fb Fontext"/>
          <w:rtl/>
        </w:rPr>
        <w:t>בחסרון כיס,</w:t>
      </w:r>
    </w:p>
    <w:p w14:paraId="751E7222" w14:textId="6F76EE64" w:rsidR="00A85AC8" w:rsidRPr="00E600D8" w:rsidRDefault="006E0774" w:rsidP="001B012E">
      <w:pPr>
        <w:pStyle w:val="38"/>
        <w:framePr w:wrap="notBeside"/>
        <w:rPr>
          <w:rtl/>
        </w:rPr>
      </w:pPr>
      <w:r w:rsidRPr="00E600D8">
        <w:rPr>
          <w:rFonts w:hint="cs"/>
          <w:rtl/>
        </w:rPr>
        <w:t>והך</w:t>
      </w:r>
      <w:r w:rsidR="00A85AC8" w:rsidRPr="00E600D8">
        <w:rPr>
          <w:rFonts w:hint="cs"/>
          <w:rtl/>
        </w:rPr>
        <w:t>:</w:t>
      </w:r>
    </w:p>
    <w:p w14:paraId="3253CBCE" w14:textId="052EF29F" w:rsidR="006E0774" w:rsidRPr="00131640" w:rsidRDefault="006E0774" w:rsidP="004B1C97">
      <w:pPr>
        <w:spacing w:after="120"/>
        <w:rPr>
          <w:rtl/>
        </w:rPr>
      </w:pPr>
      <w:r w:rsidRPr="00224C4C">
        <w:rPr>
          <w:rFonts w:ascii="Fb Fontext" w:hAnsi="Fb Fontext" w:hint="cs"/>
          <w:rtl/>
        </w:rPr>
        <w:t xml:space="preserve">דמשל אב </w:t>
      </w:r>
      <w:r w:rsidR="004B1C97">
        <w:rPr>
          <w:rFonts w:ascii="Fb Fontext" w:hAnsi="Fb Fontext" w:hint="cs"/>
          <w:rtl/>
        </w:rPr>
        <w:t xml:space="preserve">- </w:t>
      </w:r>
      <w:r w:rsidRPr="00224C4C">
        <w:rPr>
          <w:rFonts w:ascii="Fb Fontext" w:hAnsi="Fb Fontext" w:hint="cs"/>
          <w:rtl/>
        </w:rPr>
        <w:t>נפק</w:t>
      </w:r>
      <w:r w:rsidRPr="00224C4C">
        <w:rPr>
          <w:rFonts w:ascii="Fb Fontext" w:hAnsi="Fb Fontext"/>
          <w:rtl/>
        </w:rPr>
        <w:t>"</w:t>
      </w:r>
      <w:r w:rsidRPr="00224C4C">
        <w:rPr>
          <w:rFonts w:ascii="Fb Fontext" w:hAnsi="Fb Fontext" w:hint="cs"/>
          <w:rtl/>
        </w:rPr>
        <w:t>מ</w:t>
      </w:r>
      <w:r w:rsidRPr="00224C4C">
        <w:rPr>
          <w:rFonts w:ascii="Fb Fontext" w:hAnsi="Fb Fontext"/>
          <w:rtl/>
        </w:rPr>
        <w:t xml:space="preserve"> לביטול מלאכה.</w:t>
      </w:r>
    </w:p>
    <w:p w14:paraId="27F538B6" w14:textId="7F6BC17E" w:rsidR="00A85AC8" w:rsidRPr="00E600D8" w:rsidRDefault="006E0774" w:rsidP="001B012E">
      <w:pPr>
        <w:pStyle w:val="38"/>
        <w:framePr w:wrap="notBeside"/>
        <w:rPr>
          <w:rtl/>
        </w:rPr>
      </w:pPr>
      <w:r w:rsidRPr="00E600D8">
        <w:rPr>
          <w:rtl/>
        </w:rPr>
        <w:t>• ת"ש</w:t>
      </w:r>
      <w:r w:rsidR="00A85AC8" w:rsidRPr="00E600D8">
        <w:rPr>
          <w:rtl/>
        </w:rPr>
        <w:t>:</w:t>
      </w:r>
    </w:p>
    <w:p w14:paraId="53BE68D7" w14:textId="411D9BF7" w:rsidR="006E0774" w:rsidRPr="00131640" w:rsidRDefault="006E0774" w:rsidP="006E0774">
      <w:pPr>
        <w:rPr>
          <w:rtl/>
        </w:rPr>
      </w:pPr>
      <w:r w:rsidRPr="00224C4C">
        <w:rPr>
          <w:rFonts w:ascii="Fb Fontext" w:hAnsi="Fb Fontext"/>
          <w:rtl/>
        </w:rPr>
        <w:t>ב' אחים, שני שותפין, האב ובנו, הרב ותלמידו - פודין זה לזה מעשר שני, ומאכילין זה לזה מעש"</w:t>
      </w:r>
      <w:r w:rsidRPr="00224C4C">
        <w:rPr>
          <w:rFonts w:ascii="Fb Fontext" w:hAnsi="Fb Fontext" w:hint="cs"/>
          <w:rtl/>
        </w:rPr>
        <w:t>ש</w:t>
      </w:r>
    </w:p>
    <w:p w14:paraId="2174B9AC" w14:textId="48AC357F" w:rsidR="00A85AC8" w:rsidRPr="00E600D8" w:rsidRDefault="006E0774" w:rsidP="001B012E">
      <w:pPr>
        <w:pStyle w:val="38"/>
        <w:framePr w:wrap="notBeside"/>
        <w:rPr>
          <w:rtl/>
        </w:rPr>
      </w:pPr>
      <w:r w:rsidRPr="00E600D8">
        <w:rPr>
          <w:rFonts w:hint="cs"/>
          <w:rtl/>
        </w:rPr>
        <w:t>אין להוכיח</w:t>
      </w:r>
      <w:r w:rsidR="00A85AC8" w:rsidRPr="00E600D8">
        <w:rPr>
          <w:rFonts w:hint="cs"/>
          <w:rtl/>
        </w:rPr>
        <w:t>:</w:t>
      </w:r>
    </w:p>
    <w:p w14:paraId="4AC8D320" w14:textId="5369EB4D" w:rsidR="006E0774" w:rsidRPr="00E92FE5" w:rsidRDefault="006E0774" w:rsidP="006E0774">
      <w:pPr>
        <w:rPr>
          <w:spacing w:val="0"/>
          <w:rtl/>
        </w:rPr>
      </w:pPr>
      <w:r w:rsidRPr="00E92FE5">
        <w:rPr>
          <w:rFonts w:ascii="Fb Fontext" w:hAnsi="Fb Fontext" w:hint="cs"/>
          <w:spacing w:val="0"/>
          <w:rtl/>
        </w:rPr>
        <w:t>דלאו משל בן כי פורע חובו משל עניים ש</w:t>
      </w:r>
      <w:r w:rsidR="00B35B36" w:rsidRPr="00E92FE5">
        <w:rPr>
          <w:rFonts w:ascii="Fb Fontext" w:hAnsi="Fb Fontext" w:hint="cs"/>
          <w:spacing w:val="0"/>
          <w:rtl/>
        </w:rPr>
        <w:t>כאן</w:t>
      </w:r>
      <w:r w:rsidRPr="00E92FE5">
        <w:rPr>
          <w:rFonts w:ascii="Fb Fontext" w:hAnsi="Fb Fontext" w:hint="cs"/>
          <w:spacing w:val="0"/>
          <w:rtl/>
        </w:rPr>
        <w:t xml:space="preserve"> מיירי לגבי העדפה</w:t>
      </w:r>
    </w:p>
    <w:p w14:paraId="0462677F" w14:textId="6EC5BF84" w:rsidR="00A85AC8" w:rsidRPr="00E600D8" w:rsidRDefault="006E0774" w:rsidP="001B012E">
      <w:pPr>
        <w:pStyle w:val="38"/>
        <w:framePr w:wrap="notBeside"/>
        <w:rPr>
          <w:rtl/>
        </w:rPr>
      </w:pPr>
      <w:r w:rsidRPr="00E600D8">
        <w:rPr>
          <w:rFonts w:hint="cs"/>
          <w:rtl/>
        </w:rPr>
        <w:t>וה</w:t>
      </w:r>
      <w:r w:rsidR="00806324" w:rsidRPr="00E600D8">
        <w:rPr>
          <w:rFonts w:hint="cs"/>
          <w:rtl/>
        </w:rPr>
        <w:t>ך</w:t>
      </w:r>
      <w:r w:rsidR="00A85AC8" w:rsidRPr="00E600D8">
        <w:rPr>
          <w:rtl/>
        </w:rPr>
        <w:t>:</w:t>
      </w:r>
    </w:p>
    <w:p w14:paraId="1558565C" w14:textId="74B950EC" w:rsidR="006E0774" w:rsidRPr="00131640" w:rsidRDefault="006E0774" w:rsidP="006E0774">
      <w:pPr>
        <w:rPr>
          <w:rtl/>
        </w:rPr>
      </w:pPr>
      <w:r w:rsidRPr="00806324">
        <w:rPr>
          <w:rStyle w:val="afffff3"/>
          <w:rFonts w:hint="cs"/>
          <w:rtl/>
        </w:rPr>
        <w:t>ד</w:t>
      </w:r>
      <w:r w:rsidR="00806324" w:rsidRPr="00806324">
        <w:rPr>
          <w:rStyle w:val="afffff3"/>
          <w:rFonts w:hint="cs"/>
          <w:rtl/>
        </w:rPr>
        <w:t>ר''י:</w:t>
      </w:r>
      <w:r w:rsidR="00806324">
        <w:rPr>
          <w:rFonts w:ascii="Fb Fontext" w:hAnsi="Fb Fontext" w:hint="cs"/>
        </w:rPr>
        <w:t xml:space="preserve"> </w:t>
      </w:r>
      <w:r w:rsidRPr="00224C4C">
        <w:rPr>
          <w:rFonts w:ascii="Fb Fontext" w:hAnsi="Fb Fontext"/>
          <w:rtl/>
        </w:rPr>
        <w:t>תבא מאירה למי שמאכיל את אביו מעשר עני</w:t>
      </w:r>
      <w:r w:rsidR="008515E3">
        <w:rPr>
          <w:rFonts w:ascii="Fb Fontext" w:hAnsi="Fb Fontext" w:hint="cs"/>
          <w:rtl/>
        </w:rPr>
        <w:t xml:space="preserve">, </w:t>
      </w:r>
      <w:r w:rsidRPr="00224C4C">
        <w:rPr>
          <w:rFonts w:ascii="Fb Fontext" w:hAnsi="Fb Fontext" w:hint="cs"/>
          <w:rtl/>
        </w:rPr>
        <w:t>אפי' דלהעדפה זילא בה מילתא</w:t>
      </w:r>
    </w:p>
    <w:p w14:paraId="4E2F961B" w14:textId="492B6F25" w:rsidR="00A85AC8" w:rsidRPr="00E600D8" w:rsidRDefault="006E0774" w:rsidP="00BC7E99">
      <w:pPr>
        <w:pStyle w:val="38"/>
        <w:framePr w:wrap="notBeside"/>
        <w:rPr>
          <w:rtl/>
        </w:rPr>
      </w:pPr>
      <w:r w:rsidRPr="00E600D8">
        <w:rPr>
          <w:rFonts w:hint="cs"/>
          <w:rtl/>
        </w:rPr>
        <w:t>והך</w:t>
      </w:r>
      <w:r w:rsidR="00A85AC8" w:rsidRPr="00E600D8">
        <w:rPr>
          <w:rtl/>
        </w:rPr>
        <w:t>:</w:t>
      </w:r>
    </w:p>
    <w:p w14:paraId="78F5B1D4" w14:textId="017059BF" w:rsidR="006E0774" w:rsidRPr="00131640" w:rsidRDefault="00806324" w:rsidP="006E0774">
      <w:pPr>
        <w:rPr>
          <w:rtl/>
        </w:rPr>
      </w:pPr>
      <w:r w:rsidRPr="00806324">
        <w:rPr>
          <w:rStyle w:val="afffff3"/>
          <w:rFonts w:hint="cs"/>
          <w:rtl/>
        </w:rPr>
        <w:t>דשאלו לר''א:</w:t>
      </w:r>
      <w:r>
        <w:rPr>
          <w:rFonts w:ascii="Fb Fontext" w:hAnsi="Fb Fontext" w:hint="cs"/>
        </w:rPr>
        <w:t xml:space="preserve"> </w:t>
      </w:r>
      <w:r w:rsidR="006E0774" w:rsidRPr="00224C4C">
        <w:rPr>
          <w:rFonts w:ascii="Fb Fontext" w:hAnsi="Fb Fontext"/>
          <w:rtl/>
        </w:rPr>
        <w:t xml:space="preserve">עד היכן כיבוד אב ואם? </w:t>
      </w:r>
      <w:r w:rsidR="006E0774" w:rsidRPr="00224C4C">
        <w:rPr>
          <w:rFonts w:ascii="Fb Fontext" w:hAnsi="Fb Fontext" w:hint="cs"/>
          <w:rtl/>
        </w:rPr>
        <w:t>וא</w:t>
      </w:r>
      <w:r w:rsidR="006E0774" w:rsidRPr="00224C4C">
        <w:rPr>
          <w:rFonts w:ascii="Fb Fontext" w:hAnsi="Fb Fontext"/>
          <w:rtl/>
        </w:rPr>
        <w:t>"</w:t>
      </w:r>
      <w:r w:rsidR="006E0774" w:rsidRPr="00224C4C">
        <w:rPr>
          <w:rFonts w:ascii="Fb Fontext" w:hAnsi="Fb Fontext" w:hint="cs"/>
          <w:rtl/>
        </w:rPr>
        <w:t>ל</w:t>
      </w:r>
      <w:r w:rsidR="006E0774" w:rsidRPr="00224C4C">
        <w:rPr>
          <w:rFonts w:ascii="Fb Fontext" w:hAnsi="Fb Fontext"/>
          <w:rtl/>
        </w:rPr>
        <w:t>: כדי שיטול ארנקי ויזרקנו לים בפניו, ואינו מכלימו.</w:t>
      </w:r>
    </w:p>
    <w:p w14:paraId="09142BF2" w14:textId="3A6DF082" w:rsidR="00A85AC8" w:rsidRPr="00E600D8" w:rsidRDefault="006E0774" w:rsidP="00BC7E99">
      <w:pPr>
        <w:pStyle w:val="38"/>
        <w:framePr w:wrap="notBeside"/>
        <w:rPr>
          <w:rtl/>
        </w:rPr>
      </w:pPr>
      <w:r w:rsidRPr="00E600D8">
        <w:rPr>
          <w:rFonts w:hint="cs"/>
          <w:rtl/>
        </w:rPr>
        <w:t>אין להוכיח</w:t>
      </w:r>
    </w:p>
    <w:p w14:paraId="04B40AE1" w14:textId="50E8F0CE" w:rsidR="006E0774" w:rsidRPr="00131640" w:rsidRDefault="00196D6B" w:rsidP="00914E4E">
      <w:pPr>
        <w:rPr>
          <w:rtl/>
        </w:rPr>
      </w:pPr>
      <w:r>
        <w:rPr>
          <w:rFonts w:ascii="Fb Fontext" w:hAnsi="Fb Fontext" w:hint="cs"/>
          <w:sz w:val="32"/>
          <w:rtl/>
        </w:rPr>
        <w:t>ד</w:t>
      </w:r>
      <w:r w:rsidRPr="00224C4C">
        <w:rPr>
          <w:rFonts w:ascii="Fb Fontext" w:hAnsi="Fb Fontext" w:hint="cs"/>
          <w:sz w:val="32"/>
          <w:rtl/>
        </w:rPr>
        <w:t>משל בן דאכתי נפק</w:t>
      </w:r>
      <w:r w:rsidRPr="00224C4C">
        <w:rPr>
          <w:rFonts w:ascii="Fb Fontext" w:hAnsi="Fb Fontext"/>
          <w:sz w:val="32"/>
          <w:rtl/>
        </w:rPr>
        <w:t>"</w:t>
      </w:r>
      <w:r w:rsidRPr="00224C4C">
        <w:rPr>
          <w:rFonts w:ascii="Fb Fontext" w:hAnsi="Fb Fontext" w:hint="cs"/>
          <w:sz w:val="32"/>
          <w:rtl/>
        </w:rPr>
        <w:t>מ בראוי ליורשו.</w:t>
      </w:r>
    </w:p>
    <w:p w14:paraId="6FE0E7F5" w14:textId="217C645F" w:rsidR="00A85AC8" w:rsidRPr="00E600D8" w:rsidRDefault="006E0774" w:rsidP="00BC7E99">
      <w:pPr>
        <w:pStyle w:val="38"/>
        <w:framePr w:wrap="notBeside"/>
        <w:rPr>
          <w:rtl/>
        </w:rPr>
      </w:pPr>
      <w:r w:rsidRPr="00E600D8">
        <w:rPr>
          <w:rtl/>
        </w:rPr>
        <w:t xml:space="preserve"> וכר</w:t>
      </w:r>
      <w:r w:rsidRPr="00E600D8">
        <w:rPr>
          <w:rFonts w:hint="cs"/>
          <w:rtl/>
        </w:rPr>
        <w:t>בר</w:t>
      </w:r>
      <w:r w:rsidRPr="00E600D8">
        <w:rPr>
          <w:rtl/>
        </w:rPr>
        <w:t>"</w:t>
      </w:r>
      <w:r w:rsidRPr="00E600D8">
        <w:rPr>
          <w:rFonts w:hint="cs"/>
          <w:rtl/>
        </w:rPr>
        <w:t>ה</w:t>
      </w:r>
      <w:r w:rsidR="00A85AC8" w:rsidRPr="00E600D8">
        <w:rPr>
          <w:rFonts w:hint="cs"/>
          <w:rtl/>
        </w:rPr>
        <w:t>:</w:t>
      </w:r>
    </w:p>
    <w:p w14:paraId="0A120CC5" w14:textId="13C10B73" w:rsidR="006E0774" w:rsidRPr="00E92FE5" w:rsidRDefault="00BC7E99" w:rsidP="006E0774">
      <w:pPr>
        <w:rPr>
          <w:spacing w:val="0"/>
          <w:rtl/>
        </w:rPr>
      </w:pPr>
      <w:r w:rsidRPr="00E92FE5">
        <w:rPr>
          <w:rFonts w:ascii="Fb Fontext" w:hAnsi="Fb Fontext" w:hint="cs"/>
          <w:spacing w:val="0"/>
          <w:rtl/>
        </w:rPr>
        <w:t>דר''ה</w:t>
      </w:r>
      <w:r w:rsidR="006E0774" w:rsidRPr="00E92FE5">
        <w:rPr>
          <w:rFonts w:ascii="Fb Fontext" w:hAnsi="Fb Fontext"/>
          <w:spacing w:val="0"/>
          <w:rtl/>
        </w:rPr>
        <w:t xml:space="preserve"> קרע שיראי ב</w:t>
      </w:r>
      <w:r w:rsidRPr="00E92FE5">
        <w:rPr>
          <w:rFonts w:ascii="Fb Fontext" w:hAnsi="Fb Fontext" w:hint="cs"/>
          <w:spacing w:val="0"/>
          <w:rtl/>
        </w:rPr>
        <w:t>פני</w:t>
      </w:r>
      <w:r w:rsidR="006E0774" w:rsidRPr="00E92FE5">
        <w:rPr>
          <w:rFonts w:ascii="Fb Fontext" w:hAnsi="Fb Fontext"/>
          <w:spacing w:val="0"/>
          <w:rtl/>
        </w:rPr>
        <w:t xml:space="preserve"> רבה ב</w:t>
      </w:r>
      <w:r w:rsidRPr="00E92FE5">
        <w:rPr>
          <w:rFonts w:ascii="Fb Fontext" w:hAnsi="Fb Fontext" w:hint="cs"/>
          <w:spacing w:val="0"/>
          <w:rtl/>
        </w:rPr>
        <w:t>נו</w:t>
      </w:r>
      <w:r w:rsidR="006E0774" w:rsidRPr="00E92FE5">
        <w:rPr>
          <w:rStyle w:val="afffff3"/>
          <w:spacing w:val="0"/>
          <w:rtl/>
        </w:rPr>
        <w:t xml:space="preserve"> אמר:</w:t>
      </w:r>
      <w:r w:rsidR="006E0774" w:rsidRPr="00E92FE5">
        <w:rPr>
          <w:rFonts w:ascii="Fb Fontext" w:hAnsi="Fb Fontext"/>
          <w:spacing w:val="0"/>
          <w:rtl/>
        </w:rPr>
        <w:t xml:space="preserve"> א</w:t>
      </w:r>
      <w:r w:rsidRPr="00E92FE5">
        <w:rPr>
          <w:rFonts w:ascii="Fb Fontext" w:hAnsi="Fb Fontext" w:hint="cs"/>
          <w:spacing w:val="0"/>
          <w:rtl/>
        </w:rPr>
        <w:t>לך</w:t>
      </w:r>
      <w:r w:rsidR="006E0774" w:rsidRPr="00E92FE5">
        <w:rPr>
          <w:rFonts w:ascii="Fb Fontext" w:hAnsi="Fb Fontext"/>
          <w:spacing w:val="0"/>
          <w:rtl/>
        </w:rPr>
        <w:t xml:space="preserve"> א</w:t>
      </w:r>
      <w:r w:rsidRPr="00E92FE5">
        <w:rPr>
          <w:rFonts w:ascii="Fb Fontext" w:hAnsi="Fb Fontext" w:hint="cs"/>
          <w:spacing w:val="0"/>
          <w:rtl/>
        </w:rPr>
        <w:t>ראה</w:t>
      </w:r>
      <w:r w:rsidR="006E0774" w:rsidRPr="00E92FE5">
        <w:rPr>
          <w:rFonts w:ascii="Fb Fontext" w:hAnsi="Fb Fontext"/>
          <w:spacing w:val="0"/>
          <w:rtl/>
        </w:rPr>
        <w:t xml:space="preserve"> אי רתח אי לא רתח.</w:t>
      </w:r>
    </w:p>
    <w:p w14:paraId="2739218D" w14:textId="77777777" w:rsidR="00A85AC8" w:rsidRPr="00E600D8" w:rsidRDefault="006E0774" w:rsidP="00BC7E99">
      <w:pPr>
        <w:pStyle w:val="38"/>
        <w:framePr w:wrap="notBeside"/>
        <w:rPr>
          <w:rtl/>
        </w:rPr>
      </w:pPr>
      <w:r w:rsidRPr="00E600D8">
        <w:rPr>
          <w:rtl/>
        </w:rPr>
        <w:t>ו</w:t>
      </w:r>
      <w:r w:rsidRPr="00E600D8">
        <w:rPr>
          <w:rFonts w:hint="cs"/>
          <w:rtl/>
        </w:rPr>
        <w:t>לא חיישי'</w:t>
      </w:r>
      <w:r w:rsidR="00A85AC8" w:rsidRPr="00E600D8">
        <w:rPr>
          <w:rtl/>
        </w:rPr>
        <w:t>:</w:t>
      </w:r>
    </w:p>
    <w:p w14:paraId="7180896D" w14:textId="16431995" w:rsidR="006E0774" w:rsidRPr="00131640" w:rsidRDefault="00BC7E99" w:rsidP="00BC7E99">
      <w:pPr>
        <w:rPr>
          <w:rtl/>
        </w:rPr>
      </w:pPr>
      <w:r>
        <w:rPr>
          <w:rFonts w:ascii="Fb Fontext" w:hAnsi="Fb Fontext" w:hint="cs"/>
          <w:sz w:val="32"/>
          <w:rtl/>
        </w:rPr>
        <w:t>ש</w:t>
      </w:r>
      <w:r w:rsidR="006E0774" w:rsidRPr="00224C4C">
        <w:rPr>
          <w:rFonts w:ascii="Fb Fontext" w:hAnsi="Fb Fontext"/>
          <w:sz w:val="32"/>
          <w:rtl/>
        </w:rPr>
        <w:t>מא רתח, ועבר אלפני עור לא תתן מכשול</w:t>
      </w:r>
      <w:r w:rsidR="00806324">
        <w:rPr>
          <w:rFonts w:ascii="Fb Fontext" w:hAnsi="Fb Fontext" w:hint="cs"/>
          <w:sz w:val="32"/>
          <w:rtl/>
        </w:rPr>
        <w:t>-</w:t>
      </w:r>
      <w:r w:rsidR="006E0774" w:rsidRPr="00224C4C">
        <w:rPr>
          <w:rFonts w:ascii="Fb Fontext" w:hAnsi="Fb Fontext"/>
          <w:sz w:val="32"/>
          <w:rtl/>
        </w:rPr>
        <w:t xml:space="preserve"> </w:t>
      </w:r>
      <w:r w:rsidR="00806324">
        <w:rPr>
          <w:rFonts w:ascii="Fb Fontext" w:hAnsi="Fb Fontext" w:hint="cs"/>
          <w:sz w:val="32"/>
          <w:rtl/>
        </w:rPr>
        <w:t>שמוחל על כבודו</w:t>
      </w:r>
      <w:r w:rsidR="006E0774" w:rsidRPr="00224C4C">
        <w:rPr>
          <w:rFonts w:ascii="Fb Fontext" w:hAnsi="Fb Fontext"/>
          <w:sz w:val="32"/>
          <w:rtl/>
        </w:rPr>
        <w:t>.</w:t>
      </w:r>
    </w:p>
    <w:p w14:paraId="6B250CB6" w14:textId="19F3CB12" w:rsidR="006E0774" w:rsidRPr="00131640" w:rsidRDefault="006E0774" w:rsidP="00BC7E99">
      <w:pPr>
        <w:rPr>
          <w:rtl/>
        </w:rPr>
      </w:pPr>
      <w:r w:rsidRPr="00224C4C">
        <w:rPr>
          <w:rFonts w:ascii="Fb Fontext" w:hAnsi="Fb Fontext"/>
          <w:sz w:val="32"/>
          <w:rtl/>
        </w:rPr>
        <w:t>ו</w:t>
      </w:r>
      <w:r w:rsidRPr="00224C4C">
        <w:rPr>
          <w:rFonts w:ascii="Fb Fontext" w:hAnsi="Fb Fontext" w:hint="cs"/>
          <w:sz w:val="32"/>
          <w:rtl/>
        </w:rPr>
        <w:t xml:space="preserve">לא משום </w:t>
      </w:r>
      <w:r w:rsidRPr="00224C4C">
        <w:rPr>
          <w:rFonts w:ascii="Fb Fontext" w:hAnsi="Fb Fontext"/>
          <w:sz w:val="32"/>
          <w:rtl/>
        </w:rPr>
        <w:t xml:space="preserve">בל תשחית! </w:t>
      </w:r>
      <w:r w:rsidR="001D55D5">
        <w:rPr>
          <w:rFonts w:ascii="Fb Fontext" w:hAnsi="Fb Fontext" w:hint="cs"/>
          <w:sz w:val="32"/>
          <w:rtl/>
        </w:rPr>
        <w:t xml:space="preserve">שקרע במקום התפר </w:t>
      </w:r>
      <w:r w:rsidR="001D55D5" w:rsidRPr="001D55D5">
        <w:rPr>
          <w:rStyle w:val="afffff5"/>
          <w:rFonts w:hint="cs"/>
          <w:rtl/>
        </w:rPr>
        <w:t>[אי''ז השחתה]</w:t>
      </w:r>
    </w:p>
    <w:p w14:paraId="3ECE8C98" w14:textId="77777777" w:rsidR="00A85AC8" w:rsidRPr="00E600D8" w:rsidRDefault="006E0774" w:rsidP="00BC7E99">
      <w:pPr>
        <w:pStyle w:val="38"/>
        <w:framePr w:wrap="notBeside"/>
        <w:rPr>
          <w:rtl/>
        </w:rPr>
      </w:pPr>
      <w:r w:rsidRPr="00E600D8">
        <w:rPr>
          <w:rFonts w:hint="cs"/>
          <w:rtl/>
        </w:rPr>
        <w:t>ואין לומר</w:t>
      </w:r>
      <w:r w:rsidR="00A85AC8" w:rsidRPr="00E600D8">
        <w:rPr>
          <w:rtl/>
        </w:rPr>
        <w:t>:</w:t>
      </w:r>
    </w:p>
    <w:p w14:paraId="07659489" w14:textId="6A119002" w:rsidR="006E0774" w:rsidRPr="00131640" w:rsidRDefault="006E0774" w:rsidP="00BC7E99">
      <w:pPr>
        <w:rPr>
          <w:rtl/>
        </w:rPr>
      </w:pPr>
      <w:r w:rsidRPr="00224C4C">
        <w:rPr>
          <w:rFonts w:ascii="Fb Fontext" w:hAnsi="Fb Fontext" w:hint="cs"/>
          <w:sz w:val="32"/>
          <w:rtl/>
        </w:rPr>
        <w:t>ד</w:t>
      </w:r>
      <w:r w:rsidRPr="00224C4C">
        <w:rPr>
          <w:rFonts w:ascii="Fb Fontext" w:hAnsi="Fb Fontext"/>
          <w:sz w:val="32"/>
          <w:rtl/>
        </w:rPr>
        <w:t>מש</w:t>
      </w:r>
      <w:r w:rsidRPr="00224C4C">
        <w:rPr>
          <w:rFonts w:ascii="Fb Fontext" w:hAnsi="Fb Fontext" w:hint="cs"/>
          <w:sz w:val="32"/>
          <w:rtl/>
        </w:rPr>
        <w:t xml:space="preserve">''ה </w:t>
      </w:r>
      <w:r w:rsidRPr="00224C4C">
        <w:rPr>
          <w:rFonts w:ascii="Fb Fontext" w:hAnsi="Fb Fontext"/>
          <w:sz w:val="32"/>
          <w:rtl/>
        </w:rPr>
        <w:t xml:space="preserve">לא רתח! </w:t>
      </w:r>
      <w:r w:rsidRPr="00224C4C">
        <w:rPr>
          <w:rFonts w:ascii="Fb Fontext" w:hAnsi="Fb Fontext" w:hint="cs"/>
          <w:sz w:val="32"/>
          <w:rtl/>
        </w:rPr>
        <w:t>ש</w:t>
      </w:r>
      <w:r w:rsidRPr="00224C4C">
        <w:rPr>
          <w:rFonts w:ascii="Fb Fontext" w:hAnsi="Fb Fontext"/>
          <w:sz w:val="32"/>
          <w:rtl/>
        </w:rPr>
        <w:t>ע</w:t>
      </w:r>
      <w:r w:rsidRPr="00224C4C">
        <w:rPr>
          <w:rFonts w:ascii="Fb Fontext" w:hAnsi="Fb Fontext" w:hint="cs"/>
          <w:sz w:val="32"/>
          <w:rtl/>
        </w:rPr>
        <w:t xml:space="preserve">שה כן </w:t>
      </w:r>
      <w:r w:rsidRPr="00224C4C">
        <w:rPr>
          <w:rFonts w:ascii="Fb Fontext" w:hAnsi="Fb Fontext"/>
          <w:sz w:val="32"/>
          <w:rtl/>
        </w:rPr>
        <w:t>בשעת רת</w:t>
      </w:r>
      <w:r w:rsidR="001D55D5">
        <w:rPr>
          <w:rFonts w:ascii="Fb Fontext" w:hAnsi="Fb Fontext" w:hint="cs"/>
          <w:sz w:val="32"/>
          <w:rtl/>
        </w:rPr>
        <w:t>י</w:t>
      </w:r>
      <w:r w:rsidRPr="00224C4C">
        <w:rPr>
          <w:rFonts w:ascii="Fb Fontext" w:hAnsi="Fb Fontext"/>
          <w:sz w:val="32"/>
          <w:rtl/>
        </w:rPr>
        <w:t>חה.</w:t>
      </w:r>
    </w:p>
    <w:p w14:paraId="5F000D55" w14:textId="77777777" w:rsidR="006E0774" w:rsidRPr="00131640" w:rsidRDefault="006E0774" w:rsidP="00841728">
      <w:pPr>
        <w:pStyle w:val="affffb"/>
        <w:rPr>
          <w:rtl/>
        </w:rPr>
        <w:pPrChange w:id="90051" w:author="קלוד" w:date="2026-10-08T12:07:40Z">
          <w:pPr>
            <w:pStyle w:val="affb"/>
          </w:pPr>
        </w:pPrChange>
      </w:pPr>
      <w:del w:id="90049" w:author="קלוד" w:date="2026-10-08T12:07:40Z">
        <w:r w:rsidRPr="00224C4C">
          <w:rPr>
            <w:rFonts w:hint="cs"/>
            <w:rtl/>
          </w:rPr>
          <w:delText xml:space="preserve">׹</w:delText>
        </w:r>
      </w:del>
      <w:ins w:id="90050" w:author="קלוד" w:date="2026-10-08T12:07:40Z">
        <w:r>
          <w:rPr>
            <w:color w:val="7B3F00"/>
          </w:rPr>
          <w:t xml:space="preserve">נשרפים בנסקלים - איזו מיתה חמורה</w:t>
        </w:r>
      </w:ins>
    </w:p>
    <w:p w14:paraId="47EEC890" w14:textId="1DB7BB26" w:rsidR="00A85AC8" w:rsidRPr="00E600D8" w:rsidRDefault="006E0774" w:rsidP="00BC7E99">
      <w:pPr>
        <w:pStyle w:val="38"/>
        <w:framePr w:wrap="notBeside"/>
        <w:rPr>
          <w:rtl/>
        </w:rPr>
      </w:pPr>
      <w:r w:rsidRPr="00E600D8">
        <w:rPr>
          <w:rtl/>
        </w:rPr>
        <w:t xml:space="preserve">מתני רב יחזקאל </w:t>
      </w:r>
      <w:r w:rsidR="001D55D5" w:rsidRPr="00E600D8">
        <w:rPr>
          <w:rFonts w:hint="cs"/>
          <w:rtl/>
        </w:rPr>
        <w:t>לבנו</w:t>
      </w:r>
      <w:r w:rsidR="00A85AC8" w:rsidRPr="00E600D8">
        <w:rPr>
          <w:rtl/>
        </w:rPr>
        <w:t>:</w:t>
      </w:r>
    </w:p>
    <w:p w14:paraId="200C4D3F" w14:textId="2BFDF00C" w:rsidR="006E0774" w:rsidRPr="00131640" w:rsidRDefault="006E0774" w:rsidP="006E0774">
      <w:pPr>
        <w:rPr>
          <w:rtl/>
        </w:rPr>
      </w:pPr>
      <w:r w:rsidRPr="00224C4C">
        <w:rPr>
          <w:rFonts w:ascii="Fb Fontext" w:hAnsi="Fb Fontext"/>
          <w:sz w:val="32"/>
          <w:rtl/>
        </w:rPr>
        <w:t xml:space="preserve">הנשרפים בנסקלים – </w:t>
      </w:r>
      <w:r w:rsidRPr="00BC7E99">
        <w:rPr>
          <w:rStyle w:val="afffff3"/>
          <w:rFonts w:hint="cs"/>
          <w:rtl/>
        </w:rPr>
        <w:t>לר</w:t>
      </w:r>
      <w:r w:rsidRPr="00BC7E99">
        <w:rPr>
          <w:rStyle w:val="afffff3"/>
          <w:rtl/>
        </w:rPr>
        <w:t>"</w:t>
      </w:r>
      <w:r w:rsidRPr="00BC7E99">
        <w:rPr>
          <w:rStyle w:val="afffff3"/>
          <w:rFonts w:hint="cs"/>
          <w:rtl/>
        </w:rPr>
        <w:t>ש</w:t>
      </w:r>
      <w:r w:rsidRPr="00BC7E99">
        <w:rPr>
          <w:rStyle w:val="afffff3"/>
          <w:rtl/>
        </w:rPr>
        <w:t>:</w:t>
      </w:r>
      <w:r w:rsidRPr="00224C4C">
        <w:rPr>
          <w:rFonts w:ascii="Fb Fontext" w:hAnsi="Fb Fontext"/>
          <w:sz w:val="32"/>
          <w:rtl/>
        </w:rPr>
        <w:t xml:space="preserve"> ידונו בסקילה, שהשריפה חמורה.</w:t>
      </w:r>
    </w:p>
    <w:p w14:paraId="6406962D" w14:textId="2BCA4EAF" w:rsidR="00A85AC8" w:rsidRPr="00E600D8" w:rsidRDefault="006E0774" w:rsidP="00BC7E99">
      <w:pPr>
        <w:pStyle w:val="38"/>
        <w:framePr w:wrap="notBeside"/>
        <w:rPr>
          <w:rtl/>
        </w:rPr>
      </w:pPr>
      <w:r w:rsidRPr="00E600D8">
        <w:rPr>
          <w:rFonts w:hint="cs"/>
          <w:rtl/>
        </w:rPr>
        <w:t>וא</w:t>
      </w:r>
      <w:r w:rsidR="001D55D5" w:rsidRPr="00E600D8">
        <w:rPr>
          <w:rFonts w:hint="cs"/>
          <w:rtl/>
        </w:rPr>
        <w:t>"ל</w:t>
      </w:r>
      <w:r w:rsidRPr="00E600D8">
        <w:rPr>
          <w:rFonts w:hint="cs"/>
          <w:rtl/>
        </w:rPr>
        <w:t xml:space="preserve"> ר</w:t>
      </w:r>
      <w:r w:rsidRPr="00E600D8">
        <w:rPr>
          <w:rtl/>
        </w:rPr>
        <w:t>"</w:t>
      </w:r>
      <w:r w:rsidRPr="00E600D8">
        <w:rPr>
          <w:rFonts w:hint="cs"/>
          <w:rtl/>
        </w:rPr>
        <w:t>י בנו</w:t>
      </w:r>
      <w:r w:rsidR="00A85AC8" w:rsidRPr="00E600D8">
        <w:rPr>
          <w:rtl/>
        </w:rPr>
        <w:t>:</w:t>
      </w:r>
    </w:p>
    <w:p w14:paraId="12FC3BC9" w14:textId="6CF73DB1" w:rsidR="006E0774" w:rsidRPr="00131640" w:rsidRDefault="00BC7E99" w:rsidP="006E0774">
      <w:pPr>
        <w:rPr>
          <w:rtl/>
        </w:rPr>
      </w:pPr>
      <w:r>
        <w:rPr>
          <w:rFonts w:ascii="Fb Fontext" w:hAnsi="Fb Fontext" w:hint="cs"/>
          <w:rtl/>
        </w:rPr>
        <w:t>א</w:t>
      </w:r>
      <w:r w:rsidR="006E0774" w:rsidRPr="00224C4C">
        <w:rPr>
          <w:rFonts w:ascii="Fb Fontext" w:hAnsi="Fb Fontext"/>
          <w:rtl/>
        </w:rPr>
        <w:t>בא, לא ת</w:t>
      </w:r>
      <w:r w:rsidR="006E0774" w:rsidRPr="00224C4C">
        <w:rPr>
          <w:rFonts w:ascii="Fb Fontext" w:hAnsi="Fb Fontext" w:hint="cs"/>
          <w:rtl/>
        </w:rPr>
        <w:t>שנה כך,</w:t>
      </w:r>
      <w:r w:rsidR="006E0774" w:rsidRPr="00224C4C">
        <w:rPr>
          <w:rFonts w:ascii="Fb Fontext" w:hAnsi="Fb Fontext"/>
          <w:rtl/>
        </w:rPr>
        <w:t xml:space="preserve"> </w:t>
      </w:r>
      <w:r w:rsidR="006E0774" w:rsidRPr="00224C4C">
        <w:rPr>
          <w:rFonts w:ascii="Fb Fontext" w:hAnsi="Fb Fontext" w:hint="cs"/>
          <w:rtl/>
        </w:rPr>
        <w:t>ד</w:t>
      </w:r>
      <w:r w:rsidR="006E0774" w:rsidRPr="00224C4C">
        <w:rPr>
          <w:rFonts w:ascii="Fb Fontext" w:hAnsi="Fb Fontext"/>
          <w:rtl/>
        </w:rPr>
        <w:t xml:space="preserve">מאי איריא שריפה חמורה? תיפוק לי דרוב נסקלים </w:t>
      </w:r>
      <w:r w:rsidR="00945112">
        <w:rPr>
          <w:rFonts w:ascii="Fb Fontext" w:hAnsi="Fb Fontext" w:hint="cs"/>
          <w:rtl/>
        </w:rPr>
        <w:t>הן</w:t>
      </w:r>
      <w:r w:rsidR="006E0774" w:rsidRPr="00224C4C">
        <w:rPr>
          <w:rFonts w:ascii="Fb Fontext" w:hAnsi="Fb Fontext"/>
          <w:rtl/>
        </w:rPr>
        <w:t xml:space="preserve">! אלא </w:t>
      </w:r>
      <w:r w:rsidR="001D55D5">
        <w:rPr>
          <w:rFonts w:ascii="Fb Fontext" w:hAnsi="Fb Fontext" w:hint="cs"/>
          <w:rtl/>
        </w:rPr>
        <w:t>שנה כך</w:t>
      </w:r>
      <w:r w:rsidR="006E0774" w:rsidRPr="00224C4C">
        <w:rPr>
          <w:rFonts w:ascii="Fb Fontext" w:hAnsi="Fb Fontext"/>
          <w:rtl/>
        </w:rPr>
        <w:t xml:space="preserve">: </w:t>
      </w:r>
      <w:r w:rsidR="006E0774" w:rsidRPr="00210DF6">
        <w:rPr>
          <w:rFonts w:ascii="Fb Fontext" w:hAnsi="Fb Fontext" w:cs="BA TM • Vilna Extra-Bold"/>
          <w:rtl/>
        </w:rPr>
        <w:t>הנסקלים בנשרפים</w:t>
      </w:r>
      <w:r w:rsidR="006E0774" w:rsidRPr="00224C4C">
        <w:rPr>
          <w:rFonts w:ascii="Fb Fontext" w:hAnsi="Fb Fontext"/>
          <w:rtl/>
        </w:rPr>
        <w:t>.</w:t>
      </w:r>
    </w:p>
    <w:p w14:paraId="05F67380" w14:textId="77777777" w:rsidR="00A85AC8" w:rsidRPr="00E600D8" w:rsidRDefault="006E0774" w:rsidP="00BC7E99">
      <w:pPr>
        <w:pStyle w:val="38"/>
        <w:framePr w:wrap="notBeside"/>
        <w:rPr>
          <w:rtl/>
        </w:rPr>
      </w:pPr>
      <w:r w:rsidRPr="00E600D8">
        <w:rPr>
          <w:rFonts w:hint="cs"/>
          <w:rtl/>
        </w:rPr>
        <w:t>והך</w:t>
      </w:r>
      <w:r w:rsidR="00A85AC8" w:rsidRPr="00E600D8">
        <w:rPr>
          <w:rtl/>
        </w:rPr>
        <w:t>:</w:t>
      </w:r>
    </w:p>
    <w:p w14:paraId="4784E51C" w14:textId="4A42F67A" w:rsidR="009469D7" w:rsidRDefault="006E0774" w:rsidP="006E0774">
      <w:pPr>
        <w:rPr>
          <w:rFonts w:ascii="Fb Fontext" w:hAnsi="Fb Fontext"/>
          <w:rtl/>
        </w:rPr>
      </w:pPr>
      <w:r w:rsidRPr="00224C4C">
        <w:rPr>
          <w:rFonts w:ascii="Fb Fontext" w:hAnsi="Fb Fontext" w:hint="cs"/>
          <w:rtl/>
        </w:rPr>
        <w:t>דסיפא דלרבנן ידונו בשריפה שהסקילה חמורה</w:t>
      </w:r>
      <w:r w:rsidR="001D55D5">
        <w:rPr>
          <w:rFonts w:ascii="Fb Fontext" w:hAnsi="Fb Fontext" w:hint="cs"/>
          <w:rtl/>
        </w:rPr>
        <w:t>,</w:t>
      </w:r>
    </w:p>
    <w:p w14:paraId="3D9541D0" w14:textId="03EC7B9B" w:rsidR="00A85AC8" w:rsidRPr="00E600D8" w:rsidRDefault="00E600D8" w:rsidP="001D55D5">
      <w:pPr>
        <w:pStyle w:val="38"/>
        <w:framePr w:wrap="notBeside"/>
        <w:rPr>
          <w:rtl/>
        </w:rPr>
      </w:pPr>
      <w:r w:rsidRPr="00E600D8">
        <w:rPr>
          <w:rFonts w:hint="cs"/>
          <w:rtl/>
        </w:rPr>
        <w:t>-</w:t>
      </w:r>
    </w:p>
    <w:p w14:paraId="718E55F3" w14:textId="6887D222" w:rsidR="006E0774" w:rsidRPr="00131640" w:rsidRDefault="006E0774" w:rsidP="006E0774">
      <w:pPr>
        <w:rPr>
          <w:rtl/>
        </w:rPr>
      </w:pPr>
      <w:r>
        <w:rPr>
          <w:rFonts w:ascii="Fb Fontext" w:hAnsi="Fb Fontext" w:hint="cs"/>
          <w:rtl/>
        </w:rPr>
        <w:t xml:space="preserve">היינו לא </w:t>
      </w:r>
      <w:r>
        <w:rPr>
          <w:rStyle w:val="afffff3"/>
          <w:rFonts w:ascii="Fb Fontext" w:hAnsi="Fb Fontext" w:hint="cs"/>
          <w:rtl/>
          <w:rPrChange w:id="9071" w:author="מנוע אמוראים" w:date="2026-10-05T16:42:07Z">
            <w:rPr>
              <w:rFonts w:ascii="Fb Fontext" w:hAnsi="Fb Fontext" w:hint="cs"/>
              <w:rtl/>
            </w:rPr>
          </w:rPrChange>
        </w:rPr>
        <w:t xml:space="preserve">כר</w:t>
      </w:r>
      <w:r>
        <w:rPr>
          <w:rStyle w:val="afffff3"/>
          <w:rFonts w:ascii="Fb Fontext" w:hAnsi="Fb Fontext"/>
          <w:rtl/>
          <w:rPrChange w:id="9072" w:author="מנוע אמוראים" w:date="2026-10-05T16:42:07Z">
            <w:rPr>
              <w:rFonts w:ascii="Fb Fontext" w:hAnsi="Fb Fontext"/>
              <w:rtl/>
            </w:rPr>
          </w:rPrChange>
        </w:rPr>
        <w:t xml:space="preserve">"</w:t>
      </w:r>
      <w:r>
        <w:rPr>
          <w:rStyle w:val="afffff3"/>
          <w:rFonts w:ascii="Fb Fontext" w:hAnsi="Fb Fontext" w:hint="cs"/>
          <w:rtl/>
          <w:rPrChange w:id="9073" w:author="מנוע אמוראים" w:date="2026-10-05T16:42:07Z">
            <w:rPr>
              <w:rFonts w:ascii="Fb Fontext" w:hAnsi="Fb Fontext" w:hint="cs"/>
              <w:rtl/>
            </w:rPr>
          </w:rPrChange>
        </w:rPr>
        <w:t xml:space="preserve">ש</w:t>
      </w:r>
      <w:r>
        <w:rPr>
          <w:rFonts w:ascii="Fb Fontext" w:hAnsi="Fb Fontext" w:hint="cs"/>
          <w:rtl/>
        </w:rPr>
        <w:t xml:space="preserve"> שהשריפה חמורה אלא הסקילה</w:t>
      </w:r>
    </w:p>
    <w:p w14:paraId="1A214261" w14:textId="3476DA37" w:rsidR="00A85AC8" w:rsidRPr="00E600D8" w:rsidRDefault="006E0774" w:rsidP="00BC7E99">
      <w:pPr>
        <w:pStyle w:val="38"/>
        <w:framePr w:wrap="notBeside"/>
        <w:rPr>
          <w:rtl/>
        </w:rPr>
      </w:pPr>
      <w:r w:rsidRPr="00E600D8">
        <w:rPr>
          <w:rtl/>
        </w:rPr>
        <w:t>שמואל לר</w:t>
      </w:r>
      <w:r w:rsidR="00BC7E99" w:rsidRPr="00E600D8">
        <w:rPr>
          <w:rFonts w:hint="cs"/>
          <w:rtl/>
        </w:rPr>
        <w:t>"י</w:t>
      </w:r>
      <w:r w:rsidR="00A85AC8" w:rsidRPr="00E600D8">
        <w:rPr>
          <w:rtl/>
        </w:rPr>
        <w:t>:</w:t>
      </w:r>
    </w:p>
    <w:p w14:paraId="51EE9E78" w14:textId="00DC2FC5" w:rsidR="009469D7" w:rsidRDefault="006E0774" w:rsidP="006E0774">
      <w:pPr>
        <w:rPr>
          <w:rFonts w:ascii="Fb Fontext" w:hAnsi="Fb Fontext"/>
          <w:rtl/>
        </w:rPr>
      </w:pPr>
      <w:r w:rsidRPr="00224C4C">
        <w:rPr>
          <w:rFonts w:ascii="Fb Fontext" w:hAnsi="Fb Fontext"/>
          <w:rtl/>
        </w:rPr>
        <w:t xml:space="preserve">שיננא, לא </w:t>
      </w:r>
      <w:r w:rsidR="002127FD">
        <w:rPr>
          <w:rFonts w:ascii="Fb Fontext" w:hAnsi="Fb Fontext" w:hint="cs"/>
          <w:rtl/>
        </w:rPr>
        <w:t>תאמר</w:t>
      </w:r>
      <w:r w:rsidRPr="00224C4C">
        <w:rPr>
          <w:rFonts w:ascii="Fb Fontext" w:hAnsi="Fb Fontext"/>
          <w:rtl/>
        </w:rPr>
        <w:t xml:space="preserve"> </w:t>
      </w:r>
      <w:r w:rsidRPr="00224C4C">
        <w:rPr>
          <w:rFonts w:ascii="Fb Fontext" w:hAnsi="Fb Fontext" w:hint="cs"/>
          <w:rtl/>
        </w:rPr>
        <w:t>ל</w:t>
      </w:r>
      <w:r w:rsidRPr="00224C4C">
        <w:rPr>
          <w:rFonts w:ascii="Fb Fontext" w:hAnsi="Fb Fontext"/>
          <w:rtl/>
        </w:rPr>
        <w:t>אב</w:t>
      </w:r>
      <w:r w:rsidR="001D55D5">
        <w:rPr>
          <w:rFonts w:ascii="Fb Fontext" w:hAnsi="Fb Fontext" w:hint="cs"/>
          <w:rtl/>
        </w:rPr>
        <w:t>י</w:t>
      </w:r>
      <w:r w:rsidRPr="00224C4C">
        <w:rPr>
          <w:rFonts w:ascii="Fb Fontext" w:hAnsi="Fb Fontext"/>
          <w:rtl/>
        </w:rPr>
        <w:t xml:space="preserve">ך </w:t>
      </w:r>
      <w:r w:rsidR="001D55D5">
        <w:rPr>
          <w:rFonts w:ascii="Fb Fontext" w:hAnsi="Fb Fontext" w:hint="cs"/>
          <w:rtl/>
        </w:rPr>
        <w:t>כן</w:t>
      </w:r>
      <w:r w:rsidRPr="00224C4C">
        <w:rPr>
          <w:rFonts w:ascii="Fb Fontext" w:hAnsi="Fb Fontext"/>
          <w:rtl/>
        </w:rPr>
        <w:t xml:space="preserve">, </w:t>
      </w:r>
      <w:r w:rsidRPr="001D55D5">
        <w:rPr>
          <w:rStyle w:val="afffff3"/>
          <w:rtl/>
        </w:rPr>
        <w:t xml:space="preserve">דתניא: </w:t>
      </w:r>
      <w:r w:rsidRPr="00224C4C">
        <w:rPr>
          <w:rFonts w:ascii="Fb Fontext" w:hAnsi="Fb Fontext"/>
          <w:rtl/>
        </w:rPr>
        <w:t>היה אביו עובר על ד</w:t>
      </w:r>
      <w:r w:rsidR="001D55D5">
        <w:rPr>
          <w:rFonts w:ascii="Fb Fontext" w:hAnsi="Fb Fontext" w:hint="cs"/>
          <w:rtl/>
        </w:rPr>
        <w:t>"ת</w:t>
      </w:r>
    </w:p>
    <w:p w14:paraId="7C843380" w14:textId="08D0EBB1" w:rsidR="006E0774" w:rsidRDefault="006E0774" w:rsidP="001D55D5">
      <w:pPr>
        <w:rPr>
          <w:rFonts w:ascii="Fb Fontext" w:hAnsi="Fb Fontext"/>
          <w:rtl/>
        </w:rPr>
      </w:pPr>
      <w:r w:rsidRPr="001D55D5">
        <w:rPr>
          <w:rStyle w:val="afffff3"/>
          <w:rtl/>
        </w:rPr>
        <w:t xml:space="preserve">אל יאמר לו: </w:t>
      </w:r>
      <w:r w:rsidRPr="00224C4C">
        <w:rPr>
          <w:rFonts w:ascii="Fb Fontext" w:hAnsi="Fb Fontext"/>
          <w:rtl/>
        </w:rPr>
        <w:t>אבא, עברת על ד</w:t>
      </w:r>
      <w:r w:rsidR="001D55D5">
        <w:rPr>
          <w:rFonts w:ascii="Fb Fontext" w:hAnsi="Fb Fontext" w:hint="cs"/>
          <w:rtl/>
        </w:rPr>
        <w:t>"ת,</w:t>
      </w:r>
      <w:r w:rsidR="001D55D5">
        <w:rPr>
          <w:rStyle w:val="afffff3"/>
          <w:rFonts w:hint="cs"/>
          <w:rtl/>
        </w:rPr>
        <w:t xml:space="preserve"> </w:t>
      </w:r>
      <w:r w:rsidRPr="001D55D5">
        <w:rPr>
          <w:rStyle w:val="afffff3"/>
          <w:rtl/>
        </w:rPr>
        <w:t>אלא:</w:t>
      </w:r>
      <w:r w:rsidRPr="00224C4C">
        <w:rPr>
          <w:rFonts w:ascii="Fb Fontext" w:hAnsi="Fb Fontext"/>
          <w:rtl/>
        </w:rPr>
        <w:t xml:space="preserve"> מקרא כתוב בתורה כך.</w:t>
      </w:r>
    </w:p>
    <w:p w14:paraId="59E9A818" w14:textId="2C1F2D8A" w:rsidR="007309FA" w:rsidRPr="00131640" w:rsidRDefault="007309FA" w:rsidP="007309FA">
      <w:pPr>
        <w:pStyle w:val="affffb"/>
        <w:rPr>
          <w:rtl/>
        </w:rPr>
      </w:pPr>
      <w:r w:rsidRPr="007309FA">
        <w:rPr>
          <w:rtl/>
        </w:rPr>
        <w:lastRenderedPageBreak/>
        <w:t>***</w:t>
      </w:r>
    </w:p>
    <w:p w14:paraId="1FB70A35" w14:textId="77777777" w:rsidR="009469D7" w:rsidRDefault="006E0774" w:rsidP="00F65F8B">
      <w:pPr>
        <w:pStyle w:val="affffb"/>
        <w:rPr>
          <w:rtl/>
        </w:rPr>
      </w:pPr>
      <w:r w:rsidRPr="00224C4C">
        <w:rPr>
          <w:rtl/>
        </w:rPr>
        <w:t>אבא אומר השקיני מים, ומצוה לעשות,</w:t>
      </w:r>
    </w:p>
    <w:p w14:paraId="3227C855" w14:textId="28A2990D" w:rsidR="00A85AC8" w:rsidRPr="00E600D8" w:rsidRDefault="002127FD" w:rsidP="002127FD">
      <w:pPr>
        <w:pStyle w:val="38"/>
        <w:framePr w:wrap="notBeside"/>
      </w:pPr>
      <w:r w:rsidRPr="00E600D8">
        <w:rPr>
          <w:rFonts w:hint="cs"/>
          <w:rtl/>
        </w:rPr>
        <w:t>אלעזר ב''מ</w:t>
      </w:r>
      <w:r w:rsidR="00A85AC8" w:rsidRPr="00E600D8">
        <w:rPr>
          <w:rFonts w:hint="cs"/>
          <w:rtl/>
        </w:rPr>
        <w:t>:</w:t>
      </w:r>
    </w:p>
    <w:p w14:paraId="76B8A8D0" w14:textId="659221CE" w:rsidR="006E0774" w:rsidRPr="00407B7C" w:rsidRDefault="006E0774" w:rsidP="006E0774">
      <w:pPr>
        <w:rPr>
          <w:spacing w:val="0"/>
          <w:rtl/>
        </w:rPr>
      </w:pPr>
      <w:r w:rsidRPr="00407B7C">
        <w:rPr>
          <w:spacing w:val="0"/>
          <w:rtl/>
        </w:rPr>
        <w:t>מניח אני כבוד אבא ועושה את המצוה, שאני ואבא חייבים במצוה.</w:t>
      </w:r>
    </w:p>
    <w:p w14:paraId="4369B6D1" w14:textId="37C64CE3" w:rsidR="00A85AC8" w:rsidRPr="00E600D8" w:rsidRDefault="006E0774" w:rsidP="00BC7E99">
      <w:pPr>
        <w:pStyle w:val="38"/>
        <w:framePr w:wrap="notBeside"/>
        <w:rPr>
          <w:rtl/>
        </w:rPr>
      </w:pPr>
      <w:r w:rsidRPr="00E600D8">
        <w:rPr>
          <w:rtl/>
        </w:rPr>
        <w:t>איסי בן יהודה</w:t>
      </w:r>
      <w:r w:rsidR="00A85AC8" w:rsidRPr="00E600D8">
        <w:rPr>
          <w:rtl/>
        </w:rPr>
        <w:t>:</w:t>
      </w:r>
    </w:p>
    <w:p w14:paraId="25312262" w14:textId="65B3F277" w:rsidR="006E0774" w:rsidRPr="00131640" w:rsidRDefault="006E0774" w:rsidP="006E0774">
      <w:pPr>
        <w:rPr>
          <w:rtl/>
        </w:rPr>
      </w:pPr>
      <w:r w:rsidRPr="00224C4C">
        <w:rPr>
          <w:rFonts w:ascii="Fb Fontext" w:hAnsi="Fb Fontext"/>
          <w:rtl/>
        </w:rPr>
        <w:t>אם אפשר למצוה ליעשות ע"י אחרים תיעשה על ידי אחרים, וילך הוא בכבוד אביו.</w:t>
      </w:r>
    </w:p>
    <w:p w14:paraId="48CE81E2" w14:textId="53B02D2E" w:rsidR="00A85AC8" w:rsidRPr="00E600D8" w:rsidRDefault="006E0774" w:rsidP="00BC7E99">
      <w:pPr>
        <w:pStyle w:val="38"/>
        <w:framePr w:wrap="notBeside"/>
        <w:rPr>
          <w:rtl/>
        </w:rPr>
      </w:pPr>
      <w:r w:rsidRPr="00E600D8">
        <w:rPr>
          <w:rtl/>
        </w:rPr>
        <w:t>רב מתנה</w:t>
      </w:r>
      <w:r w:rsidR="00A85AC8" w:rsidRPr="00E600D8">
        <w:rPr>
          <w:rtl/>
        </w:rPr>
        <w:t>:</w:t>
      </w:r>
    </w:p>
    <w:p w14:paraId="6900D5F4" w14:textId="4601A973" w:rsidR="006E0774" w:rsidRDefault="006E0774" w:rsidP="002127FD">
      <w:pPr>
        <w:jc w:val="left"/>
        <w:rPr>
          <w:rtl/>
        </w:rPr>
      </w:pPr>
      <w:r w:rsidRPr="00224C4C">
        <w:rPr>
          <w:rFonts w:ascii="Fb Fontext" w:hAnsi="Fb Fontext"/>
          <w:sz w:val="32"/>
          <w:rtl/>
        </w:rPr>
        <w:t>הלכה כאיסי בן יהודה.</w:t>
      </w:r>
    </w:p>
    <w:p w14:paraId="28C4D880" w14:textId="5413CD70" w:rsidR="007309FA" w:rsidRPr="00131640" w:rsidRDefault="007309FA" w:rsidP="007309FA">
      <w:pPr>
        <w:pStyle w:val="affffb"/>
        <w:rPr>
          <w:rtl/>
        </w:rPr>
      </w:pPr>
      <w:r w:rsidRPr="007309FA">
        <w:rPr>
          <w:rtl/>
        </w:rPr>
        <w:t>***</w:t>
      </w:r>
    </w:p>
    <w:p w14:paraId="479FF319" w14:textId="26BB2E0A" w:rsidR="002127FD" w:rsidRPr="00131640" w:rsidRDefault="002127FD" w:rsidP="00F65F8B">
      <w:pPr>
        <w:pStyle w:val="affffb"/>
        <w:rPr>
          <w:rtl/>
        </w:rPr>
      </w:pPr>
      <w:r>
        <w:rPr>
          <w:rFonts w:hint="cs"/>
          <w:rtl/>
        </w:rPr>
        <w:t>רב שמחל על כבודו</w:t>
      </w:r>
    </w:p>
    <w:p w14:paraId="19ED967C" w14:textId="3A02A2E7" w:rsidR="00A85AC8" w:rsidRPr="00E600D8" w:rsidRDefault="006E0774" w:rsidP="00BC7E99">
      <w:pPr>
        <w:pStyle w:val="38"/>
        <w:framePr w:wrap="notBeside"/>
        <w:rPr>
          <w:rtl/>
        </w:rPr>
      </w:pPr>
      <w:r w:rsidRPr="00E600D8">
        <w:rPr>
          <w:rFonts w:hint="cs"/>
          <w:rtl/>
        </w:rPr>
        <w:t>מר</w:t>
      </w:r>
      <w:r w:rsidRPr="00E600D8">
        <w:rPr>
          <w:rtl/>
        </w:rPr>
        <w:t>"</w:t>
      </w:r>
      <w:r w:rsidRPr="00E600D8">
        <w:rPr>
          <w:rFonts w:hint="cs"/>
          <w:rtl/>
        </w:rPr>
        <w:t>ח</w:t>
      </w:r>
      <w:r w:rsidR="00A85AC8" w:rsidRPr="00E600D8">
        <w:rPr>
          <w:rtl/>
        </w:rPr>
        <w:t>:</w:t>
      </w:r>
    </w:p>
    <w:p w14:paraId="601CCF00" w14:textId="7CD4B198" w:rsidR="006E0774" w:rsidRPr="00407B7C" w:rsidRDefault="006E0774" w:rsidP="006E0774">
      <w:pPr>
        <w:rPr>
          <w:spacing w:val="-2"/>
          <w:rtl/>
        </w:rPr>
      </w:pPr>
      <w:r w:rsidRPr="00407B7C">
        <w:rPr>
          <w:rFonts w:ascii="Fb Fontext" w:hAnsi="Fb Fontext" w:cs="BA TM • Vilna Extra-Bold"/>
          <w:spacing w:val="-2"/>
          <w:rtl/>
        </w:rPr>
        <w:t>אב</w:t>
      </w:r>
      <w:r w:rsidRPr="00407B7C">
        <w:rPr>
          <w:rFonts w:ascii="Fb Fontext" w:hAnsi="Fb Fontext"/>
          <w:spacing w:val="-2"/>
          <w:rtl/>
        </w:rPr>
        <w:t xml:space="preserve"> שמחל על כבודו כבודו מחול, </w:t>
      </w:r>
      <w:r w:rsidRPr="00407B7C">
        <w:rPr>
          <w:rFonts w:ascii="Fb Fontext" w:hAnsi="Fb Fontext" w:cs="BA TM • Vilna Extra-Bold"/>
          <w:spacing w:val="-2"/>
          <w:rtl/>
        </w:rPr>
        <w:t>רב</w:t>
      </w:r>
      <w:r w:rsidRPr="00407B7C">
        <w:rPr>
          <w:rFonts w:ascii="Fb Fontext" w:hAnsi="Fb Fontext"/>
          <w:spacing w:val="-2"/>
          <w:rtl/>
        </w:rPr>
        <w:t xml:space="preserve"> שמחל על כבודו אין כבודו מחול</w:t>
      </w:r>
    </w:p>
    <w:p w14:paraId="6D7C442E" w14:textId="61EB7A96" w:rsidR="00A85AC8" w:rsidRPr="00E600D8" w:rsidRDefault="006E0774" w:rsidP="00BC7E99">
      <w:pPr>
        <w:pStyle w:val="38"/>
        <w:framePr w:wrap="notBeside"/>
        <w:rPr>
          <w:rtl/>
        </w:rPr>
      </w:pPr>
      <w:r w:rsidRPr="00E600D8">
        <w:rPr>
          <w:rtl/>
        </w:rPr>
        <w:t>ורב יוסף</w:t>
      </w:r>
      <w:r w:rsidR="00A85AC8" w:rsidRPr="00E600D8">
        <w:rPr>
          <w:rtl/>
        </w:rPr>
        <w:t>:</w:t>
      </w:r>
    </w:p>
    <w:p w14:paraId="4C3E1947" w14:textId="18A783E9" w:rsidR="006E0774" w:rsidRPr="00407B7C" w:rsidRDefault="002127FD" w:rsidP="006E0774">
      <w:pPr>
        <w:rPr>
          <w:spacing w:val="2"/>
          <w:rtl/>
        </w:rPr>
      </w:pPr>
      <w:r w:rsidRPr="00407B7C">
        <w:rPr>
          <w:rFonts w:ascii="Fb Fontext" w:hAnsi="Fb Fontext" w:hint="cs"/>
          <w:spacing w:val="2"/>
          <w:sz w:val="32"/>
          <w:rtl/>
        </w:rPr>
        <w:t>אף</w:t>
      </w:r>
      <w:r w:rsidR="006E0774" w:rsidRPr="00407B7C">
        <w:rPr>
          <w:rFonts w:ascii="Fb Fontext" w:hAnsi="Fb Fontext"/>
          <w:spacing w:val="2"/>
          <w:sz w:val="32"/>
          <w:rtl/>
        </w:rPr>
        <w:t xml:space="preserve"> הרב שמחל על כבודו כבודו מחול, </w:t>
      </w:r>
      <w:r w:rsidRPr="00407B7C">
        <w:rPr>
          <w:rFonts w:ascii="Fb Fontext" w:hAnsi="Fb Fontext" w:hint="cs"/>
          <w:spacing w:val="2"/>
          <w:sz w:val="32"/>
          <w:rtl/>
        </w:rPr>
        <w:t>ד</w:t>
      </w:r>
      <w:r w:rsidR="006E0774" w:rsidRPr="00407B7C">
        <w:rPr>
          <w:rStyle w:val="affffa"/>
          <w:rFonts w:hint="cs"/>
          <w:spacing w:val="2"/>
          <w:rtl/>
        </w:rPr>
        <w:t>'</w:t>
      </w:r>
      <w:r w:rsidR="006E0774" w:rsidRPr="00407B7C">
        <w:rPr>
          <w:rStyle w:val="affffa"/>
          <w:spacing w:val="2"/>
          <w:rtl/>
        </w:rPr>
        <w:t>ויי' הולך לפניהם יומם</w:t>
      </w:r>
      <w:r w:rsidR="006E0774" w:rsidRPr="00407B7C">
        <w:rPr>
          <w:rStyle w:val="affffa"/>
          <w:rFonts w:hint="cs"/>
          <w:spacing w:val="2"/>
          <w:rtl/>
        </w:rPr>
        <w:t>'</w:t>
      </w:r>
      <w:r w:rsidR="006E0774" w:rsidRPr="00407B7C">
        <w:rPr>
          <w:rFonts w:ascii="Fb Fontext" w:hAnsi="Fb Fontext"/>
          <w:spacing w:val="2"/>
          <w:sz w:val="32"/>
          <w:rtl/>
        </w:rPr>
        <w:t>.</w:t>
      </w:r>
    </w:p>
    <w:p w14:paraId="3A0AA911" w14:textId="7B218595" w:rsidR="00A85AC8" w:rsidRPr="00E600D8" w:rsidRDefault="006E0774" w:rsidP="00BC7E99">
      <w:pPr>
        <w:pStyle w:val="38"/>
        <w:framePr w:wrap="notBeside"/>
        <w:rPr>
          <w:rtl/>
        </w:rPr>
      </w:pPr>
      <w:r w:rsidRPr="00E600D8">
        <w:rPr>
          <w:rtl/>
        </w:rPr>
        <w:t>• רבא</w:t>
      </w:r>
      <w:r w:rsidR="00A85AC8" w:rsidRPr="00E600D8">
        <w:rPr>
          <w:rtl/>
        </w:rPr>
        <w:t>:</w:t>
      </w:r>
    </w:p>
    <w:p w14:paraId="5C596AD1" w14:textId="569555D5" w:rsidR="009469D7" w:rsidRDefault="00B35B36" w:rsidP="006E0774">
      <w:pPr>
        <w:rPr>
          <w:rFonts w:ascii="Fb Fontext" w:hAnsi="Fb Fontext"/>
          <w:rtl/>
        </w:rPr>
      </w:pPr>
      <w:r>
        <w:rPr>
          <w:rFonts w:ascii="Fb Fontext" w:hAnsi="Fb Fontext"/>
          <w:rtl/>
        </w:rPr>
        <w:t>שם</w:t>
      </w:r>
      <w:r w:rsidR="006E0774" w:rsidRPr="00224C4C">
        <w:rPr>
          <w:rFonts w:ascii="Fb Fontext" w:hAnsi="Fb Fontext"/>
          <w:rtl/>
        </w:rPr>
        <w:t xml:space="preserve"> הקב"ה </w:t>
      </w:r>
      <w:r w:rsidR="00024620">
        <w:rPr>
          <w:rFonts w:ascii="Fb Fontext" w:hAnsi="Fb Fontext" w:hint="cs"/>
          <w:rtl/>
        </w:rPr>
        <w:t>עולם ותורה שלו</w:t>
      </w:r>
      <w:r w:rsidR="006E0774" w:rsidRPr="00224C4C">
        <w:rPr>
          <w:rFonts w:ascii="Fb Fontext" w:hAnsi="Fb Fontext"/>
          <w:rtl/>
        </w:rPr>
        <w:t xml:space="preserve"> - מחל </w:t>
      </w:r>
      <w:r w:rsidR="006E0774" w:rsidRPr="00224C4C">
        <w:rPr>
          <w:rFonts w:ascii="Fb Fontext" w:hAnsi="Fb Fontext" w:hint="cs"/>
          <w:rtl/>
        </w:rPr>
        <w:t>ל</w:t>
      </w:r>
      <w:r w:rsidR="002127FD">
        <w:rPr>
          <w:rFonts w:ascii="Fb Fontext" w:hAnsi="Fb Fontext" w:hint="cs"/>
          <w:rtl/>
        </w:rPr>
        <w:t>כבודו</w:t>
      </w:r>
    </w:p>
    <w:p w14:paraId="055C9050" w14:textId="764F5414" w:rsidR="006E0774" w:rsidRPr="00131640" w:rsidRDefault="006E0774" w:rsidP="006E0774">
      <w:pPr>
        <w:rPr>
          <w:rtl/>
        </w:rPr>
      </w:pPr>
      <w:r w:rsidRPr="00224C4C">
        <w:rPr>
          <w:rFonts w:ascii="Fb Fontext" w:hAnsi="Fb Fontext" w:hint="cs"/>
          <w:rtl/>
        </w:rPr>
        <w:t>וה</w:t>
      </w:r>
      <w:r w:rsidRPr="00224C4C">
        <w:rPr>
          <w:rFonts w:ascii="Fb Fontext" w:hAnsi="Fb Fontext"/>
          <w:rtl/>
        </w:rPr>
        <w:t>"</w:t>
      </w:r>
      <w:r w:rsidRPr="00224C4C">
        <w:rPr>
          <w:rFonts w:ascii="Fb Fontext" w:hAnsi="Fb Fontext" w:hint="cs"/>
          <w:rtl/>
        </w:rPr>
        <w:t>נ</w:t>
      </w:r>
      <w:r w:rsidRPr="00224C4C">
        <w:rPr>
          <w:rFonts w:ascii="Fb Fontext" w:hAnsi="Fb Fontext"/>
          <w:rtl/>
        </w:rPr>
        <w:t xml:space="preserve"> תור</w:t>
      </w:r>
      <w:r w:rsidR="002127FD">
        <w:rPr>
          <w:rFonts w:ascii="Fb Fontext" w:hAnsi="Fb Fontext" w:hint="cs"/>
          <w:rtl/>
        </w:rPr>
        <w:t xml:space="preserve">תו </w:t>
      </w:r>
      <w:r w:rsidRPr="00224C4C">
        <w:rPr>
          <w:rFonts w:ascii="Fb Fontext" w:hAnsi="Fb Fontext"/>
          <w:rtl/>
        </w:rPr>
        <w:t xml:space="preserve">היא, </w:t>
      </w:r>
      <w:r w:rsidR="00BC7E99">
        <w:rPr>
          <w:rFonts w:ascii="Fb Fontext" w:hAnsi="Fb Fontext" w:hint="cs"/>
          <w:rtl/>
        </w:rPr>
        <w:t>ד</w:t>
      </w:r>
      <w:r w:rsidRPr="00224C4C">
        <w:rPr>
          <w:rStyle w:val="affffa"/>
          <w:rFonts w:hint="cs"/>
          <w:rtl/>
        </w:rPr>
        <w:t>'</w:t>
      </w:r>
      <w:r w:rsidRPr="00224C4C">
        <w:rPr>
          <w:rStyle w:val="affffa"/>
          <w:rtl/>
        </w:rPr>
        <w:t>ובתורתו יהגה יומם ולילה</w:t>
      </w:r>
      <w:r w:rsidRPr="00224C4C">
        <w:rPr>
          <w:rStyle w:val="affffa"/>
          <w:rFonts w:hint="cs"/>
          <w:rtl/>
        </w:rPr>
        <w:t>'</w:t>
      </w:r>
      <w:r w:rsidRPr="00224C4C">
        <w:rPr>
          <w:rStyle w:val="affffa"/>
          <w:rtl/>
        </w:rPr>
        <w:t>.</w:t>
      </w:r>
    </w:p>
    <w:p w14:paraId="4B190688" w14:textId="77777777" w:rsidR="006E0774" w:rsidRPr="00131640" w:rsidRDefault="006E0774" w:rsidP="0010529F">
      <w:pPr>
        <w:pStyle w:val="afff0"/>
        <w:framePr w:wrap="around"/>
        <w:rPr>
          <w:rtl/>
        </w:rPr>
      </w:pPr>
      <w:r w:rsidRPr="00224C4C">
        <w:rPr>
          <w:rFonts w:hint="cs"/>
          <w:rtl/>
        </w:rPr>
        <w:t>לב:</w:t>
      </w:r>
    </w:p>
    <w:p w14:paraId="6AC68270" w14:textId="77777777" w:rsidR="00A85AC8" w:rsidRPr="00E600D8" w:rsidRDefault="006E0774" w:rsidP="00BC7E99">
      <w:pPr>
        <w:pStyle w:val="38"/>
        <w:framePr w:wrap="notBeside"/>
        <w:rPr>
          <w:rtl/>
        </w:rPr>
      </w:pPr>
      <w:r w:rsidRPr="00E600D8">
        <w:rPr>
          <w:rtl/>
        </w:rPr>
        <w:t xml:space="preserve">והא </w:t>
      </w:r>
      <w:r w:rsidRPr="00E600D8">
        <w:rPr>
          <w:rFonts w:hint="cs"/>
          <w:rtl/>
        </w:rPr>
        <w:t>ד</w:t>
      </w:r>
      <w:r w:rsidRPr="00E600D8">
        <w:rPr>
          <w:rtl/>
        </w:rPr>
        <w:t>רבא</w:t>
      </w:r>
      <w:r w:rsidR="00A85AC8" w:rsidRPr="00E600D8">
        <w:rPr>
          <w:rtl/>
        </w:rPr>
        <w:t>:</w:t>
      </w:r>
    </w:p>
    <w:p w14:paraId="1A1C7576" w14:textId="67BA2266" w:rsidR="006E0774" w:rsidRPr="00131640" w:rsidRDefault="006E0774" w:rsidP="006E0774">
      <w:pPr>
        <w:rPr>
          <w:rtl/>
        </w:rPr>
      </w:pPr>
      <w:r w:rsidRPr="00224C4C">
        <w:rPr>
          <w:rFonts w:ascii="Fb Fontext" w:hAnsi="Fb Fontext"/>
          <w:sz w:val="32"/>
          <w:rtl/>
        </w:rPr>
        <w:t>משקי ב</w:t>
      </w:r>
      <w:r w:rsidR="00024620">
        <w:rPr>
          <w:rFonts w:ascii="Fb Fontext" w:hAnsi="Fb Fontext" w:hint="cs"/>
          <w:sz w:val="32"/>
          <w:rtl/>
        </w:rPr>
        <w:t>חתונת בנו</w:t>
      </w:r>
      <w:r w:rsidRPr="00224C4C">
        <w:rPr>
          <w:rFonts w:ascii="Fb Fontext" w:hAnsi="Fb Fontext"/>
          <w:sz w:val="32"/>
          <w:rtl/>
        </w:rPr>
        <w:t xml:space="preserve">, </w:t>
      </w:r>
      <w:r w:rsidR="00BC644A">
        <w:rPr>
          <w:rFonts w:ascii="Fb Fontext" w:hAnsi="Fb Fontext" w:hint="cs"/>
          <w:sz w:val="32"/>
          <w:rtl/>
        </w:rPr>
        <w:t>הגביה הכוס</w:t>
      </w:r>
      <w:r w:rsidRPr="00224C4C">
        <w:rPr>
          <w:rFonts w:ascii="Fb Fontext" w:hAnsi="Fb Fontext"/>
          <w:sz w:val="32"/>
          <w:rtl/>
        </w:rPr>
        <w:t xml:space="preserve"> </w:t>
      </w:r>
      <w:r w:rsidRPr="00BC7E99">
        <w:rPr>
          <w:rStyle w:val="afffff3"/>
          <w:rtl/>
        </w:rPr>
        <w:t>ל</w:t>
      </w:r>
      <w:r w:rsidRPr="00BC7E99">
        <w:rPr>
          <w:rStyle w:val="afffff3"/>
          <w:rFonts w:hint="cs"/>
          <w:rtl/>
        </w:rPr>
        <w:t>ר</w:t>
      </w:r>
      <w:r w:rsidRPr="00BC7E99">
        <w:rPr>
          <w:rStyle w:val="afffff3"/>
          <w:rtl/>
        </w:rPr>
        <w:t>"</w:t>
      </w:r>
      <w:r w:rsidRPr="00BC7E99">
        <w:rPr>
          <w:rStyle w:val="afffff3"/>
          <w:rFonts w:hint="cs"/>
          <w:rtl/>
        </w:rPr>
        <w:t>פ ולרהבדר'י</w:t>
      </w:r>
      <w:r w:rsidRPr="00224C4C">
        <w:rPr>
          <w:rFonts w:ascii="Fb Fontext" w:hAnsi="Fb Fontext" w:hint="cs"/>
          <w:sz w:val="32"/>
          <w:rtl/>
        </w:rPr>
        <w:t xml:space="preserve"> ועמדו מפניו</w:t>
      </w:r>
    </w:p>
    <w:p w14:paraId="50D2F27A" w14:textId="38CCE868" w:rsidR="006E0774" w:rsidRPr="00131640" w:rsidRDefault="006E0774" w:rsidP="00BC644A">
      <w:pPr>
        <w:ind w:left="114" w:hanging="114"/>
        <w:rPr>
          <w:rtl/>
        </w:rPr>
      </w:pPr>
      <w:r w:rsidRPr="00BC7E99">
        <w:rPr>
          <w:rStyle w:val="afffff3"/>
          <w:rFonts w:hint="cs"/>
          <w:rtl/>
        </w:rPr>
        <w:t>לר</w:t>
      </w:r>
      <w:r w:rsidRPr="00BC7E99">
        <w:rPr>
          <w:rStyle w:val="afffff3"/>
          <w:rtl/>
        </w:rPr>
        <w:t>"</w:t>
      </w:r>
      <w:r w:rsidRPr="00BC7E99">
        <w:rPr>
          <w:rStyle w:val="afffff3"/>
          <w:rFonts w:hint="cs"/>
          <w:rtl/>
        </w:rPr>
        <w:t>מ ולרפבדר</w:t>
      </w:r>
      <w:r w:rsidRPr="00BC7E99">
        <w:rPr>
          <w:rStyle w:val="afffff3"/>
          <w:rtl/>
        </w:rPr>
        <w:t>"</w:t>
      </w:r>
      <w:r w:rsidRPr="00BC7E99">
        <w:rPr>
          <w:rStyle w:val="afffff3"/>
          <w:rFonts w:hint="cs"/>
          <w:rtl/>
        </w:rPr>
        <w:t>ח</w:t>
      </w:r>
      <w:r w:rsidRPr="00224C4C">
        <w:rPr>
          <w:rFonts w:ascii="Fb Fontext" w:hAnsi="Fb Fontext" w:hint="cs"/>
          <w:sz w:val="32"/>
          <w:rtl/>
        </w:rPr>
        <w:t xml:space="preserve"> ולא קמו מפניו</w:t>
      </w:r>
      <w:r w:rsidR="00024620">
        <w:rPr>
          <w:rFonts w:ascii="Fb Fontext" w:hAnsi="Fb Fontext" w:hint="cs"/>
          <w:sz w:val="32"/>
          <w:rtl/>
        </w:rPr>
        <w:t>,</w:t>
      </w:r>
      <w:r w:rsidRPr="00224C4C">
        <w:rPr>
          <w:rFonts w:ascii="Fb Fontext" w:hAnsi="Fb Fontext" w:hint="cs"/>
          <w:sz w:val="32"/>
          <w:rtl/>
        </w:rPr>
        <w:t xml:space="preserve"> והקפיד</w:t>
      </w:r>
      <w:r w:rsidR="00BC644A">
        <w:rPr>
          <w:rFonts w:ascii="Fb Fontext" w:hAnsi="Fb Fontext" w:hint="cs"/>
          <w:sz w:val="32"/>
          <w:rtl/>
        </w:rPr>
        <w:t>!</w:t>
      </w:r>
      <w:r w:rsidRPr="00224C4C">
        <w:rPr>
          <w:rFonts w:ascii="Fb Fontext" w:hAnsi="Fb Fontext" w:hint="cs"/>
          <w:sz w:val="32"/>
          <w:rtl/>
        </w:rPr>
        <w:t xml:space="preserve"> דהנו רבנן לאו רבנן?</w:t>
      </w:r>
    </w:p>
    <w:p w14:paraId="1A3EA9F7" w14:textId="77777777" w:rsidR="00A85AC8" w:rsidRPr="00E600D8" w:rsidRDefault="006E0774" w:rsidP="00BC7E99">
      <w:pPr>
        <w:pStyle w:val="38"/>
        <w:framePr w:wrap="notBeside"/>
        <w:rPr>
          <w:rtl/>
        </w:rPr>
      </w:pPr>
      <w:r w:rsidRPr="00E600D8">
        <w:rPr>
          <w:rFonts w:hint="cs"/>
          <w:rtl/>
        </w:rPr>
        <w:t>ועוד ר</w:t>
      </w:r>
      <w:r w:rsidRPr="00E600D8">
        <w:rPr>
          <w:rtl/>
        </w:rPr>
        <w:t>"</w:t>
      </w:r>
      <w:r w:rsidRPr="00E600D8">
        <w:rPr>
          <w:rFonts w:hint="cs"/>
          <w:rtl/>
        </w:rPr>
        <w:t>פ</w:t>
      </w:r>
      <w:r w:rsidR="00A85AC8" w:rsidRPr="00E600D8">
        <w:rPr>
          <w:rtl/>
        </w:rPr>
        <w:t>:</w:t>
      </w:r>
    </w:p>
    <w:p w14:paraId="47AD1E84" w14:textId="1E6EC314" w:rsidR="006E0774" w:rsidRPr="00131640" w:rsidRDefault="006E0774" w:rsidP="00C53EF6">
      <w:pPr>
        <w:ind w:left="114" w:hanging="114"/>
        <w:rPr>
          <w:rtl/>
        </w:rPr>
      </w:pPr>
      <w:r w:rsidRPr="00224C4C">
        <w:rPr>
          <w:rFonts w:ascii="Fb Fontext" w:hAnsi="Fb Fontext" w:hint="cs"/>
          <w:sz w:val="32"/>
          <w:rtl/>
        </w:rPr>
        <w:t xml:space="preserve">השקה בחתונת אבא בנו </w:t>
      </w:r>
      <w:r w:rsidRPr="00C53EF6">
        <w:rPr>
          <w:rStyle w:val="afffff3"/>
          <w:rFonts w:hint="cs"/>
          <w:rtl/>
        </w:rPr>
        <w:t>ומזג לריבדר</w:t>
      </w:r>
      <w:r w:rsidRPr="00C53EF6">
        <w:rPr>
          <w:rStyle w:val="afffff3"/>
          <w:rtl/>
        </w:rPr>
        <w:t>"</w:t>
      </w:r>
      <w:r w:rsidRPr="00C53EF6">
        <w:rPr>
          <w:rStyle w:val="afffff3"/>
          <w:rFonts w:hint="cs"/>
          <w:rtl/>
        </w:rPr>
        <w:t xml:space="preserve">י </w:t>
      </w:r>
      <w:r w:rsidRPr="00224C4C">
        <w:rPr>
          <w:rFonts w:ascii="Fb Fontext" w:hAnsi="Fb Fontext" w:hint="cs"/>
          <w:sz w:val="32"/>
          <w:rtl/>
        </w:rPr>
        <w:t>ולא עמד מפניו והקפיד</w:t>
      </w:r>
    </w:p>
    <w:p w14:paraId="3FBAD55B" w14:textId="77777777" w:rsidR="00A85AC8" w:rsidRPr="00E600D8" w:rsidRDefault="006E0774" w:rsidP="00C53EF6">
      <w:pPr>
        <w:pStyle w:val="38"/>
        <w:framePr w:wrap="notBeside"/>
        <w:rPr>
          <w:rtl/>
        </w:rPr>
      </w:pPr>
      <w:r w:rsidRPr="00E600D8">
        <w:rPr>
          <w:rtl/>
        </w:rPr>
        <w:t>–</w:t>
      </w:r>
      <w:r w:rsidR="00A85AC8" w:rsidRPr="00E600D8">
        <w:rPr>
          <w:rtl/>
        </w:rPr>
        <w:t>:</w:t>
      </w:r>
    </w:p>
    <w:p w14:paraId="577892E1" w14:textId="2ECB1394" w:rsidR="006E0774" w:rsidRPr="00131640" w:rsidRDefault="00B35B36" w:rsidP="006E0774">
      <w:pPr>
        <w:rPr>
          <w:rtl/>
        </w:rPr>
      </w:pPr>
      <w:r>
        <w:rPr>
          <w:rFonts w:ascii="Fb Fontext" w:hAnsi="Fb Fontext" w:hint="cs"/>
          <w:sz w:val="32"/>
          <w:rtl/>
        </w:rPr>
        <w:t>שם</w:t>
      </w:r>
      <w:r w:rsidR="006E0774" w:rsidRPr="00224C4C">
        <w:rPr>
          <w:rFonts w:ascii="Fb Fontext" w:hAnsi="Fb Fontext" w:hint="cs"/>
          <w:sz w:val="32"/>
          <w:rtl/>
        </w:rPr>
        <w:t xml:space="preserve"> היו צר</w:t>
      </w:r>
      <w:r w:rsidR="00C53EF6">
        <w:rPr>
          <w:rFonts w:ascii="Fb Fontext" w:hAnsi="Fb Fontext" w:hint="cs"/>
          <w:sz w:val="32"/>
          <w:rtl/>
        </w:rPr>
        <w:t>י</w:t>
      </w:r>
      <w:r w:rsidR="006E0774" w:rsidRPr="00224C4C">
        <w:rPr>
          <w:rFonts w:ascii="Fb Fontext" w:hAnsi="Fb Fontext" w:hint="cs"/>
          <w:sz w:val="32"/>
          <w:rtl/>
        </w:rPr>
        <w:t>כים לעשות לכה</w:t>
      </w:r>
      <w:r w:rsidR="006E0774" w:rsidRPr="00224C4C">
        <w:rPr>
          <w:rFonts w:ascii="Fb Fontext" w:hAnsi="Fb Fontext"/>
          <w:sz w:val="32"/>
          <w:rtl/>
        </w:rPr>
        <w:t>"</w:t>
      </w:r>
      <w:r w:rsidR="006E0774" w:rsidRPr="00224C4C">
        <w:rPr>
          <w:rFonts w:ascii="Fb Fontext" w:hAnsi="Fb Fontext" w:hint="cs"/>
          <w:sz w:val="32"/>
          <w:rtl/>
        </w:rPr>
        <w:t>פ הידור</w:t>
      </w:r>
      <w:r w:rsidR="00C53EF6">
        <w:rPr>
          <w:rFonts w:ascii="Fb Fontext" w:hAnsi="Fb Fontext" w:hint="cs"/>
          <w:sz w:val="32"/>
          <w:rtl/>
        </w:rPr>
        <w:t>,</w:t>
      </w:r>
    </w:p>
    <w:p w14:paraId="4D15F4E4" w14:textId="5ED50996" w:rsidR="00A85AC8" w:rsidRPr="00E600D8" w:rsidRDefault="006E0774" w:rsidP="00BC7E99">
      <w:pPr>
        <w:pStyle w:val="38"/>
        <w:framePr w:wrap="notBeside"/>
        <w:rPr>
          <w:rtl/>
        </w:rPr>
      </w:pPr>
      <w:r w:rsidRPr="00E600D8">
        <w:rPr>
          <w:rtl/>
        </w:rPr>
        <w:t>ר"</w:t>
      </w:r>
      <w:r w:rsidRPr="00E600D8">
        <w:rPr>
          <w:rFonts w:hint="cs"/>
          <w:rtl/>
        </w:rPr>
        <w:t>א</w:t>
      </w:r>
      <w:r w:rsidR="00A85AC8" w:rsidRPr="00E600D8">
        <w:rPr>
          <w:rtl/>
        </w:rPr>
        <w:t>:</w:t>
      </w:r>
    </w:p>
    <w:p w14:paraId="47A7B547" w14:textId="3588684C" w:rsidR="006E0774" w:rsidRPr="00131640" w:rsidRDefault="006E0774" w:rsidP="00945112">
      <w:pPr>
        <w:spacing w:after="120"/>
        <w:rPr>
          <w:rtl/>
        </w:rPr>
      </w:pPr>
      <w:r w:rsidRPr="00224C4C">
        <w:rPr>
          <w:rFonts w:ascii="Fb Fontext" w:hAnsi="Fb Fontext"/>
          <w:rtl/>
        </w:rPr>
        <w:t xml:space="preserve">אפילו למ"ד </w:t>
      </w:r>
      <w:r w:rsidRPr="00210DF6">
        <w:rPr>
          <w:rStyle w:val="afffa"/>
          <w:rFonts w:ascii="Fb Fontext" w:hAnsi="Fb Fontext" w:cs="BA TM • Vilna Extra-Bold"/>
          <w:bCs w:val="0"/>
          <w:rtl/>
        </w:rPr>
        <w:t>הרב</w:t>
      </w:r>
      <w:r w:rsidRPr="00224C4C">
        <w:rPr>
          <w:rFonts w:ascii="Fb Fontext" w:hAnsi="Fb Fontext"/>
          <w:rtl/>
        </w:rPr>
        <w:t xml:space="preserve"> שמחל על כבודו כבודו מחול, </w:t>
      </w:r>
      <w:r w:rsidRPr="00210DF6">
        <w:rPr>
          <w:rStyle w:val="afffa"/>
          <w:rFonts w:ascii="Fb Fontext" w:hAnsi="Fb Fontext" w:cs="BA TM • Vilna Extra-Bold"/>
          <w:bCs w:val="0"/>
          <w:rtl/>
        </w:rPr>
        <w:t>נשיא</w:t>
      </w:r>
      <w:r w:rsidRPr="00224C4C">
        <w:rPr>
          <w:rFonts w:ascii="Fb Fontext" w:hAnsi="Fb Fontext"/>
          <w:rtl/>
        </w:rPr>
        <w:t xml:space="preserve"> שמחל על כבודו - אין כבודו מחול.</w:t>
      </w:r>
    </w:p>
    <w:p w14:paraId="62861A09" w14:textId="77777777" w:rsidR="00A85AC8" w:rsidRPr="00E600D8" w:rsidRDefault="006E0774" w:rsidP="00BC7E99">
      <w:pPr>
        <w:pStyle w:val="38"/>
        <w:framePr w:wrap="notBeside"/>
        <w:rPr>
          <w:rtl/>
        </w:rPr>
      </w:pPr>
      <w:r w:rsidRPr="00E600D8">
        <w:rPr>
          <w:rFonts w:hint="cs"/>
          <w:rtl/>
        </w:rPr>
        <w:t>והך ד</w:t>
      </w:r>
      <w:r w:rsidRPr="00E600D8">
        <w:rPr>
          <w:rtl/>
        </w:rPr>
        <w:t>מעשה</w:t>
      </w:r>
      <w:r w:rsidR="00A85AC8" w:rsidRPr="00E600D8">
        <w:rPr>
          <w:rtl/>
        </w:rPr>
        <w:t>:</w:t>
      </w:r>
    </w:p>
    <w:p w14:paraId="07E24215" w14:textId="14C4F20A" w:rsidR="006E0774" w:rsidRPr="00131640" w:rsidRDefault="00BC7E99" w:rsidP="006E0774">
      <w:pPr>
        <w:rPr>
          <w:rtl/>
        </w:rPr>
      </w:pPr>
      <w:r w:rsidRPr="00C53EF6">
        <w:rPr>
          <w:rStyle w:val="afffff3"/>
          <w:rFonts w:hint="cs"/>
          <w:rtl/>
        </w:rPr>
        <w:t>ב</w:t>
      </w:r>
      <w:r w:rsidR="006E0774" w:rsidRPr="00C53EF6">
        <w:rPr>
          <w:rStyle w:val="afffff3"/>
          <w:rtl/>
        </w:rPr>
        <w:t>ר"</w:t>
      </w:r>
      <w:r w:rsidR="006E0774" w:rsidRPr="00C53EF6">
        <w:rPr>
          <w:rStyle w:val="afffff3"/>
          <w:rFonts w:hint="cs"/>
          <w:rtl/>
        </w:rPr>
        <w:t>א ורי</w:t>
      </w:r>
      <w:r w:rsidR="006E0774" w:rsidRPr="00C53EF6">
        <w:rPr>
          <w:rStyle w:val="afffff3"/>
          <w:rtl/>
        </w:rPr>
        <w:t>"</w:t>
      </w:r>
      <w:r w:rsidR="006E0774" w:rsidRPr="00C53EF6">
        <w:rPr>
          <w:rStyle w:val="afffff3"/>
          <w:rFonts w:hint="cs"/>
          <w:rtl/>
        </w:rPr>
        <w:t>ה ור</w:t>
      </w:r>
      <w:r w:rsidR="006E0774" w:rsidRPr="00C53EF6">
        <w:rPr>
          <w:rStyle w:val="afffff3"/>
          <w:rtl/>
        </w:rPr>
        <w:t>"</w:t>
      </w:r>
      <w:r w:rsidR="006E0774" w:rsidRPr="00C53EF6">
        <w:rPr>
          <w:rStyle w:val="afffff3"/>
          <w:rFonts w:hint="cs"/>
          <w:rtl/>
        </w:rPr>
        <w:t xml:space="preserve">צ </w:t>
      </w:r>
      <w:r w:rsidR="006E0774" w:rsidRPr="00C53EF6">
        <w:rPr>
          <w:rStyle w:val="afffff3"/>
          <w:rtl/>
        </w:rPr>
        <w:t xml:space="preserve">שהיו מסובין בבית המשתה בנו של </w:t>
      </w:r>
      <w:r w:rsidR="006E0774" w:rsidRPr="00C53EF6">
        <w:rPr>
          <w:rStyle w:val="afffff3"/>
          <w:rFonts w:hint="cs"/>
          <w:rtl/>
        </w:rPr>
        <w:t>ר</w:t>
      </w:r>
      <w:r w:rsidR="006E0774" w:rsidRPr="00C53EF6">
        <w:rPr>
          <w:rStyle w:val="afffff3"/>
          <w:rtl/>
        </w:rPr>
        <w:t>"</w:t>
      </w:r>
      <w:r w:rsidR="006E0774" w:rsidRPr="00C53EF6">
        <w:rPr>
          <w:rStyle w:val="afffff3"/>
          <w:rFonts w:hint="cs"/>
          <w:rtl/>
        </w:rPr>
        <w:t>ג</w:t>
      </w:r>
      <w:r w:rsidR="006E0774" w:rsidRPr="00C53EF6">
        <w:rPr>
          <w:rStyle w:val="afffff3"/>
          <w:rtl/>
        </w:rPr>
        <w:t>,</w:t>
      </w:r>
      <w:r>
        <w:rPr>
          <w:rFonts w:ascii="Fb Fontext" w:hAnsi="Fb Fontext"/>
          <w:rtl/>
        </w:rPr>
        <w:t xml:space="preserve"> </w:t>
      </w:r>
      <w:r>
        <w:rPr>
          <w:rStyle w:val="afffff3"/>
          <w:rFonts w:ascii="Fb Fontext" w:hAnsi="Fb Fontext"/>
          <w:rtl/>
          <w:rPrChange w:id="9074" w:author="מנוע אמוראים" w:date="2026-10-05T16:42:07Z">
            <w:rPr>
              <w:rFonts w:ascii="Fb Fontext" w:hAnsi="Fb Fontext"/>
              <w:rtl/>
            </w:rPr>
          </w:rPrChange>
        </w:rPr>
        <w:t xml:space="preserve">ור"</w:t>
      </w:r>
      <w:r>
        <w:rPr>
          <w:rStyle w:val="afffff3"/>
          <w:rFonts w:ascii="Fb Fontext" w:hAnsi="Fb Fontext" w:hint="cs"/>
          <w:rtl/>
          <w:rPrChange w:id="9075" w:author="מנוע אמוראים" w:date="2026-10-05T16:42:07Z">
            <w:rPr>
              <w:rFonts w:ascii="Fb Fontext" w:hAnsi="Fb Fontext" w:hint="cs"/>
              <w:rtl/>
            </w:rPr>
          </w:rPrChange>
        </w:rPr>
        <w:t xml:space="preserve">ג</w:t>
      </w:r>
      <w:r w:rsidR="006E0774" w:rsidRPr="00224C4C">
        <w:rPr>
          <w:rFonts w:ascii="Fb Fontext" w:hAnsi="Fb Fontext"/>
          <w:rtl/>
        </w:rPr>
        <w:t xml:space="preserve"> עומד ומשקה עליהם, נתן הכוס </w:t>
      </w:r>
      <w:r w:rsidR="006E0774" w:rsidRPr="00C53EF6">
        <w:rPr>
          <w:rStyle w:val="afffff3"/>
          <w:rtl/>
        </w:rPr>
        <w:t>לר"</w:t>
      </w:r>
      <w:r w:rsidR="006E0774" w:rsidRPr="00C53EF6">
        <w:rPr>
          <w:rStyle w:val="afffff3"/>
          <w:rFonts w:hint="cs"/>
          <w:rtl/>
        </w:rPr>
        <w:t>א</w:t>
      </w:r>
      <w:r w:rsidR="00C53EF6">
        <w:rPr>
          <w:rStyle w:val="afffff3"/>
          <w:rFonts w:hint="cs"/>
          <w:rtl/>
        </w:rPr>
        <w:t>,</w:t>
      </w:r>
      <w:r w:rsidR="006E0774" w:rsidRPr="00224C4C">
        <w:rPr>
          <w:rFonts w:ascii="Fb Fontext" w:hAnsi="Fb Fontext"/>
          <w:rtl/>
        </w:rPr>
        <w:t xml:space="preserve"> ולא נטלו, נתנו </w:t>
      </w:r>
      <w:r w:rsidR="006E0774" w:rsidRPr="00C53EF6">
        <w:rPr>
          <w:rStyle w:val="afffff3"/>
          <w:rtl/>
        </w:rPr>
        <w:t xml:space="preserve">לר' יהושע </w:t>
      </w:r>
      <w:r w:rsidR="006E0774" w:rsidRPr="00224C4C">
        <w:rPr>
          <w:rFonts w:ascii="Fb Fontext" w:hAnsi="Fb Fontext"/>
          <w:rtl/>
        </w:rPr>
        <w:t>וקיבלו.</w:t>
      </w:r>
    </w:p>
    <w:p w14:paraId="4745D86E" w14:textId="293644B7" w:rsidR="00A85AC8" w:rsidRPr="00E600D8" w:rsidRDefault="00355029" w:rsidP="00BC7E99">
      <w:pPr>
        <w:pStyle w:val="38"/>
        <w:framePr w:wrap="notBeside"/>
        <w:rPr>
          <w:rtl/>
        </w:rPr>
      </w:pPr>
      <w:r w:rsidRPr="00E600D8">
        <w:rPr>
          <w:rFonts w:hint="cs"/>
          <w:rtl/>
        </w:rPr>
        <w:t>א''ל ר''א</w:t>
      </w:r>
      <w:r w:rsidR="00A85AC8" w:rsidRPr="00E600D8">
        <w:rPr>
          <w:rtl/>
        </w:rPr>
        <w:t>:</w:t>
      </w:r>
    </w:p>
    <w:p w14:paraId="0E0DD894" w14:textId="5064D4D5" w:rsidR="006E0774" w:rsidRPr="00131640" w:rsidRDefault="00A905DF" w:rsidP="006E0774">
      <w:pPr>
        <w:rPr>
          <w:rtl/>
        </w:rPr>
      </w:pPr>
      <w:r>
        <w:rPr>
          <w:rFonts w:ascii="Fb Fontext" w:hAnsi="Fb Fontext" w:hint="cs"/>
          <w:rtl/>
        </w:rPr>
        <w:t>מ</w:t>
      </w:r>
      <w:r>
        <w:rPr>
          <w:rFonts w:ascii="Fb Fontext" w:hAnsi="Fb Fontext"/>
          <w:rtl/>
        </w:rPr>
        <w:t xml:space="preserve">ה זה, יהושע, אנו יושבין </w:t>
      </w:r>
      <w:r>
        <w:rPr>
          <w:rStyle w:val="afffff3"/>
          <w:rFonts w:ascii="Fb Fontext" w:hAnsi="Fb Fontext"/>
          <w:rtl/>
          <w:rPrChange w:id="9076" w:author="מנוע אמוראים" w:date="2026-10-05T16:42:07Z">
            <w:rPr>
              <w:rFonts w:ascii="Fb Fontext" w:hAnsi="Fb Fontext"/>
              <w:rtl/>
            </w:rPr>
          </w:rPrChange>
        </w:rPr>
        <w:t xml:space="preserve">ו</w:t>
      </w:r>
      <w:r>
        <w:rPr>
          <w:rStyle w:val="afffff3"/>
          <w:rFonts w:ascii="Fb Fontext" w:hAnsi="Fb Fontext" w:hint="cs"/>
          <w:rtl/>
          <w:rPrChange w:id="9077" w:author="מנוע אמוראים" w:date="2026-10-05T16:42:07Z">
            <w:rPr>
              <w:rFonts w:ascii="Fb Fontext" w:hAnsi="Fb Fontext" w:hint="cs"/>
              <w:rtl/>
            </w:rPr>
          </w:rPrChange>
        </w:rPr>
        <w:t xml:space="preserve">ר</w:t>
      </w:r>
      <w:r>
        <w:rPr>
          <w:rStyle w:val="afffff3"/>
          <w:rFonts w:ascii="Fb Fontext" w:hAnsi="Fb Fontext"/>
          <w:rtl/>
          <w:rPrChange w:id="9078" w:author="מנוע אמוראים" w:date="2026-10-05T16:42:07Z">
            <w:rPr>
              <w:rFonts w:ascii="Fb Fontext" w:hAnsi="Fb Fontext"/>
              <w:rtl/>
            </w:rPr>
          </w:rPrChange>
        </w:rPr>
        <w:t xml:space="preserve">"</w:t>
      </w:r>
      <w:r>
        <w:rPr>
          <w:rStyle w:val="afffff3"/>
          <w:rFonts w:ascii="Fb Fontext" w:hAnsi="Fb Fontext" w:hint="cs"/>
          <w:rtl/>
          <w:rPrChange w:id="9079" w:author="מנוע אמוראים" w:date="2026-10-05T16:42:07Z">
            <w:rPr>
              <w:rFonts w:ascii="Fb Fontext" w:hAnsi="Fb Fontext" w:hint="cs"/>
              <w:rtl/>
            </w:rPr>
          </w:rPrChange>
        </w:rPr>
        <w:t xml:space="preserve">ג</w:t>
      </w:r>
      <w:r>
        <w:rPr>
          <w:rFonts w:ascii="Fb Fontext" w:hAnsi="Fb Fontext" w:hint="cs"/>
          <w:rtl/>
        </w:rPr>
        <w:t xml:space="preserve"> </w:t>
      </w:r>
      <w:r w:rsidR="006E0774" w:rsidRPr="00224C4C">
        <w:rPr>
          <w:rFonts w:ascii="Fb Fontext" w:hAnsi="Fb Fontext"/>
          <w:rtl/>
        </w:rPr>
        <w:t>דרבי עומד ומשקה עלינו?</w:t>
      </w:r>
    </w:p>
    <w:p w14:paraId="28CDE566" w14:textId="1AABD070" w:rsidR="00A85AC8" w:rsidRPr="00E600D8" w:rsidRDefault="006E0774" w:rsidP="00A905DF">
      <w:pPr>
        <w:pStyle w:val="38"/>
        <w:framePr w:wrap="notBeside"/>
        <w:rPr>
          <w:rtl/>
        </w:rPr>
      </w:pPr>
      <w:r w:rsidRPr="00E600D8">
        <w:rPr>
          <w:rFonts w:hint="cs"/>
          <w:rtl/>
        </w:rPr>
        <w:t>א</w:t>
      </w:r>
      <w:r w:rsidRPr="00E600D8">
        <w:rPr>
          <w:rtl/>
        </w:rPr>
        <w:t>"</w:t>
      </w:r>
      <w:r w:rsidRPr="00E600D8">
        <w:rPr>
          <w:rFonts w:hint="cs"/>
          <w:rtl/>
        </w:rPr>
        <w:t>ל</w:t>
      </w:r>
      <w:r w:rsidR="00A85AC8" w:rsidRPr="00E600D8">
        <w:rPr>
          <w:rtl/>
        </w:rPr>
        <w:t>:</w:t>
      </w:r>
    </w:p>
    <w:p w14:paraId="1D6351EF" w14:textId="566982DB" w:rsidR="006E0774" w:rsidRPr="00131640" w:rsidRDefault="006E0774" w:rsidP="00C53EF6">
      <w:pPr>
        <w:rPr>
          <w:rtl/>
        </w:rPr>
      </w:pPr>
      <w:r w:rsidRPr="00224C4C">
        <w:rPr>
          <w:rFonts w:ascii="Fb Fontext" w:hAnsi="Fb Fontext"/>
          <w:rtl/>
        </w:rPr>
        <w:t xml:space="preserve">מצינו גדול ממנו ששמש, אברהם גדול הדור היה, וכתוב בו: </w:t>
      </w:r>
      <w:r w:rsidRPr="00C53EF6">
        <w:rPr>
          <w:rStyle w:val="affffa"/>
          <w:rtl/>
        </w:rPr>
        <w:t>והוא עומד עליהם!</w:t>
      </w:r>
      <w:r w:rsidR="00C53EF6">
        <w:rPr>
          <w:rFonts w:ascii="Fb Fontext" w:hAnsi="Fb Fontext" w:hint="cs"/>
          <w:rtl/>
        </w:rPr>
        <w:t xml:space="preserve"> </w:t>
      </w:r>
      <w:r w:rsidRPr="00355029">
        <w:rPr>
          <w:rStyle w:val="afffff3"/>
          <w:rtl/>
        </w:rPr>
        <w:t>ושמא תאמרו</w:t>
      </w:r>
      <w:r w:rsidR="00355029">
        <w:rPr>
          <w:rStyle w:val="afffff3"/>
          <w:rFonts w:hint="cs"/>
          <w:rtl/>
        </w:rPr>
        <w:t>:</w:t>
      </w:r>
      <w:r w:rsidRPr="00224C4C">
        <w:rPr>
          <w:rFonts w:ascii="Fb Fontext" w:hAnsi="Fb Fontext"/>
          <w:rtl/>
        </w:rPr>
        <w:t xml:space="preserve"> כמלאכי השרת נדמו לו? </w:t>
      </w:r>
      <w:r w:rsidRPr="00407B7C">
        <w:rPr>
          <w:rFonts w:ascii="Fb Fontext" w:hAnsi="Fb Fontext"/>
          <w:spacing w:val="0"/>
          <w:rtl/>
        </w:rPr>
        <w:t>לא נדמו לו אלא לערביים,</w:t>
      </w:r>
      <w:r w:rsidR="00C53EF6" w:rsidRPr="00407B7C">
        <w:rPr>
          <w:rFonts w:ascii="Fb Fontext" w:hAnsi="Fb Fontext" w:hint="cs"/>
          <w:spacing w:val="0"/>
          <w:rtl/>
        </w:rPr>
        <w:t xml:space="preserve"> </w:t>
      </w:r>
      <w:r>
        <w:rPr>
          <w:rFonts w:ascii="Fb Fontext" w:hAnsi="Fb Fontext"/>
          <w:spacing w:val="0"/>
          <w:rtl/>
        </w:rPr>
        <w:t xml:space="preserve">ואנו לא יהא </w:t>
      </w:r>
      <w:r>
        <w:rPr>
          <w:rStyle w:val="afffff3"/>
          <w:rFonts w:ascii="Fb Fontext" w:hAnsi="Fb Fontext"/>
          <w:spacing w:val="0"/>
          <w:rtl/>
          <w:rPrChange w:id="9080" w:author="מנוע אמוראים" w:date="2026-10-05T16:42:07Z">
            <w:rPr>
              <w:rFonts w:ascii="Fb Fontext" w:hAnsi="Fb Fontext"/>
              <w:spacing w:val="0"/>
              <w:rtl/>
            </w:rPr>
          </w:rPrChange>
        </w:rPr>
        <w:t xml:space="preserve">ר"</w:t>
      </w:r>
      <w:r>
        <w:rPr>
          <w:rStyle w:val="afffff3"/>
          <w:rFonts w:ascii="Fb Fontext" w:hAnsi="Fb Fontext" w:hint="cs"/>
          <w:spacing w:val="0"/>
          <w:rtl/>
          <w:rPrChange w:id="9081" w:author="מנוע אמוראים" w:date="2026-10-05T16:42:07Z">
            <w:rPr>
              <w:rFonts w:ascii="Fb Fontext" w:hAnsi="Fb Fontext" w:hint="cs"/>
              <w:spacing w:val="0"/>
              <w:rtl/>
            </w:rPr>
          </w:rPrChange>
        </w:rPr>
        <w:t xml:space="preserve">ג</w:t>
      </w:r>
      <w:r w:rsidRPr="00407B7C">
        <w:rPr>
          <w:rFonts w:ascii="Fb Fontext" w:hAnsi="Fb Fontext"/>
          <w:spacing w:val="0"/>
          <w:rtl/>
        </w:rPr>
        <w:t xml:space="preserve"> ברבי עומד ומשקה עלינו?</w:t>
      </w:r>
    </w:p>
    <w:p w14:paraId="377B80D8" w14:textId="514AFA8A" w:rsidR="00A85AC8" w:rsidRPr="00E600D8" w:rsidRDefault="006E0774" w:rsidP="00A905DF">
      <w:pPr>
        <w:pStyle w:val="38"/>
        <w:framePr w:wrap="notBeside"/>
        <w:rPr>
          <w:rtl/>
        </w:rPr>
      </w:pPr>
      <w:r w:rsidRPr="00E600D8">
        <w:rPr>
          <w:rtl/>
        </w:rPr>
        <w:t>א</w:t>
      </w:r>
      <w:r w:rsidR="00C53EF6" w:rsidRPr="00E600D8">
        <w:rPr>
          <w:rFonts w:hint="cs"/>
          <w:rtl/>
        </w:rPr>
        <w:t>"ל</w:t>
      </w:r>
      <w:r w:rsidRPr="00E600D8">
        <w:rPr>
          <w:rtl/>
        </w:rPr>
        <w:t xml:space="preserve"> רבי צדוק</w:t>
      </w:r>
      <w:r w:rsidR="00A85AC8" w:rsidRPr="00E600D8">
        <w:rPr>
          <w:rtl/>
        </w:rPr>
        <w:t>:</w:t>
      </w:r>
    </w:p>
    <w:p w14:paraId="064AEEAE" w14:textId="587C66AB" w:rsidR="006E0774" w:rsidRPr="00407B7C" w:rsidRDefault="00A905DF" w:rsidP="006E0774">
      <w:pPr>
        <w:rPr>
          <w:spacing w:val="0"/>
          <w:rtl/>
        </w:rPr>
      </w:pPr>
      <w:r w:rsidRPr="00407B7C">
        <w:rPr>
          <w:rFonts w:ascii="Fb Fontext" w:hAnsi="Fb Fontext" w:hint="cs"/>
          <w:spacing w:val="0"/>
          <w:rtl/>
        </w:rPr>
        <w:t>ע</w:t>
      </w:r>
      <w:r w:rsidR="006E0774" w:rsidRPr="00407B7C">
        <w:rPr>
          <w:rFonts w:ascii="Fb Fontext" w:hAnsi="Fb Fontext"/>
          <w:spacing w:val="0"/>
          <w:rtl/>
        </w:rPr>
        <w:t>ד מתי אתם מניחים כבודו של מקום ואתם עוסקים בכבוד הבריות?</w:t>
      </w:r>
    </w:p>
    <w:p w14:paraId="03B34D2D" w14:textId="77777777" w:rsidR="006E0774" w:rsidRPr="00131640" w:rsidRDefault="006E0774" w:rsidP="006E0774">
      <w:pPr>
        <w:rPr>
          <w:rtl/>
        </w:rPr>
      </w:pPr>
      <w:r w:rsidRPr="00224C4C">
        <w:rPr>
          <w:rFonts w:ascii="Fb Fontext" w:hAnsi="Fb Fontext"/>
          <w:rtl/>
        </w:rPr>
        <w:t>הקב"ה משיב רוחות ומעלה נשיאים ומוריד מטר ומצמיח אדמה, ועורך שולחן לפני כל אחד ואחד, ואנו לא יהא רבן גמליאל ברבי עומד ומשקה עלינו?</w:t>
      </w:r>
    </w:p>
    <w:p w14:paraId="33F25C8E" w14:textId="2361E813" w:rsidR="00A85AC8" w:rsidRPr="00E600D8" w:rsidRDefault="006E0774" w:rsidP="00A905DF">
      <w:pPr>
        <w:pStyle w:val="38"/>
        <w:framePr w:wrap="notBeside"/>
        <w:rPr>
          <w:rtl/>
        </w:rPr>
      </w:pPr>
      <w:r w:rsidRPr="00E600D8">
        <w:rPr>
          <w:rtl/>
        </w:rPr>
        <w:t xml:space="preserve">אלא </w:t>
      </w:r>
      <w:r w:rsidR="00A905DF" w:rsidRPr="00E600D8">
        <w:rPr>
          <w:rFonts w:hint="cs"/>
          <w:rtl/>
        </w:rPr>
        <w:t>כך</w:t>
      </w:r>
      <w:r w:rsidRPr="00E600D8">
        <w:rPr>
          <w:rtl/>
        </w:rPr>
        <w:t xml:space="preserve"> איתמר </w:t>
      </w:r>
      <w:r w:rsidR="00A905DF" w:rsidRPr="00E600D8">
        <w:rPr>
          <w:rFonts w:hint="cs"/>
          <w:rtl/>
        </w:rPr>
        <w:t>אר"א</w:t>
      </w:r>
      <w:r w:rsidR="00A85AC8" w:rsidRPr="00E600D8">
        <w:rPr>
          <w:rtl/>
        </w:rPr>
        <w:t>:</w:t>
      </w:r>
    </w:p>
    <w:p w14:paraId="10A46129" w14:textId="4C3F5024" w:rsidR="006E0774" w:rsidRPr="00131640" w:rsidRDefault="00A905DF" w:rsidP="006E0774">
      <w:pPr>
        <w:rPr>
          <w:rtl/>
        </w:rPr>
      </w:pPr>
      <w:r>
        <w:rPr>
          <w:rFonts w:ascii="Fb Fontext" w:hAnsi="Fb Fontext" w:hint="cs"/>
          <w:sz w:val="32"/>
          <w:rtl/>
        </w:rPr>
        <w:t>א</w:t>
      </w:r>
      <w:r w:rsidR="006E0774" w:rsidRPr="00224C4C">
        <w:rPr>
          <w:rFonts w:ascii="Fb Fontext" w:hAnsi="Fb Fontext"/>
          <w:sz w:val="32"/>
          <w:rtl/>
        </w:rPr>
        <w:t xml:space="preserve">פילו למ"ד </w:t>
      </w:r>
      <w:r w:rsidR="006E0774" w:rsidRPr="00210DF6">
        <w:rPr>
          <w:rStyle w:val="afffa"/>
          <w:rFonts w:ascii="Fb Fontext" w:hAnsi="Fb Fontext" w:cs="BA TM • Vilna Extra-Bold"/>
          <w:bCs w:val="0"/>
          <w:rtl/>
        </w:rPr>
        <w:t>נשיא</w:t>
      </w:r>
      <w:r w:rsidR="006E0774" w:rsidRPr="00224C4C">
        <w:rPr>
          <w:rFonts w:ascii="Fb Fontext" w:hAnsi="Fb Fontext"/>
          <w:sz w:val="32"/>
          <w:rtl/>
        </w:rPr>
        <w:t xml:space="preserve"> שמחל על כבודו כבודו מחול,</w:t>
      </w:r>
    </w:p>
    <w:p w14:paraId="0D302303" w14:textId="4937B329" w:rsidR="006E0774" w:rsidRPr="00131640" w:rsidRDefault="006E0774" w:rsidP="006E0774">
      <w:pPr>
        <w:rPr>
          <w:rtl/>
        </w:rPr>
      </w:pPr>
      <w:r w:rsidRPr="00210DF6">
        <w:rPr>
          <w:rStyle w:val="afffa"/>
          <w:rFonts w:ascii="Fb Fontext" w:hAnsi="Fb Fontext" w:cs="BA TM • Vilna Extra-Bold"/>
          <w:bCs w:val="0"/>
          <w:rtl/>
        </w:rPr>
        <w:t>מלך</w:t>
      </w:r>
      <w:r w:rsidRPr="00224C4C">
        <w:rPr>
          <w:rFonts w:ascii="Fb Fontext" w:hAnsi="Fb Fontext"/>
          <w:rtl/>
        </w:rPr>
        <w:t xml:space="preserve"> שמחל על כבודו - אין כבודו מחול, </w:t>
      </w:r>
      <w:r w:rsidR="00A905DF">
        <w:rPr>
          <w:rFonts w:ascii="Fb Fontext" w:hAnsi="Fb Fontext" w:hint="cs"/>
          <w:rtl/>
        </w:rPr>
        <w:t>ד</w:t>
      </w:r>
      <w:r w:rsidRPr="00224C4C">
        <w:rPr>
          <w:rStyle w:val="affffa"/>
          <w:rFonts w:hint="cs"/>
          <w:rtl/>
        </w:rPr>
        <w:t>'</w:t>
      </w:r>
      <w:r w:rsidRPr="00224C4C">
        <w:rPr>
          <w:rStyle w:val="affffa"/>
          <w:rtl/>
        </w:rPr>
        <w:t>שום תשים עליך מלך</w:t>
      </w:r>
      <w:r w:rsidRPr="00224C4C">
        <w:rPr>
          <w:rStyle w:val="affffa"/>
          <w:rFonts w:hint="cs"/>
          <w:rtl/>
        </w:rPr>
        <w:t>'</w:t>
      </w:r>
      <w:r w:rsidRPr="00224C4C">
        <w:rPr>
          <w:rStyle w:val="affffa"/>
          <w:rtl/>
        </w:rPr>
        <w:t>,</w:t>
      </w:r>
      <w:r w:rsidRPr="00224C4C">
        <w:rPr>
          <w:rFonts w:ascii="Fb Fontext" w:hAnsi="Fb Fontext"/>
          <w:rtl/>
        </w:rPr>
        <w:t xml:space="preserve"> שתהא אימתו עליך.</w:t>
      </w:r>
    </w:p>
    <w:p w14:paraId="0ABBD7A6" w14:textId="77777777" w:rsidR="006E0774" w:rsidRPr="00131640" w:rsidRDefault="006E0774" w:rsidP="00841728">
      <w:pPr>
        <w:pStyle w:val="affffb"/>
        <w:rPr>
          <w:rtl/>
        </w:rPr>
        <w:pPrChange w:id="90048" w:author="קלוד" w:date="2026-10-08T12:07:40Z">
          <w:pPr>
            <w:pStyle w:val="affb"/>
          </w:pPr>
        </w:pPrChange>
      </w:pPr>
      <w:del w:id="90046" w:author="קלוד" w:date="2026-10-08T12:07:40Z">
        <w:r w:rsidRPr="00224C4C">
          <w:rPr>
            <w:rFonts w:hint="cs"/>
            <w:rtl/>
          </w:rPr>
          <w:delText xml:space="preserve">׹</w:delText>
        </w:r>
      </w:del>
      <w:ins w:id="90047" w:author="קלוד" w:date="2026-10-08T12:07:40Z">
        <w:r>
          <w:rPr>
            <w:color w:val="7B3F00"/>
          </w:rPr>
          <w:t xml:space="preserve">כיבוד זקן</w:t>
        </w:r>
      </w:ins>
    </w:p>
    <w:p w14:paraId="18234695" w14:textId="2C60BA19" w:rsidR="00A85AC8" w:rsidRPr="00E600D8" w:rsidRDefault="00490F44" w:rsidP="00A10F97">
      <w:pPr>
        <w:pStyle w:val="38"/>
        <w:framePr w:wrap="notBeside"/>
        <w:rPr>
          <w:rtl/>
        </w:rPr>
      </w:pPr>
      <w:r>
        <w:rPr>
          <w:rtl/>
        </w:rPr>
        <w:t>ת"ר</w:t>
      </w:r>
      <w:r w:rsidR="00A85AC8" w:rsidRPr="00E600D8">
        <w:rPr>
          <w:rtl/>
        </w:rPr>
        <w:t>:</w:t>
      </w:r>
    </w:p>
    <w:p w14:paraId="634CBF90" w14:textId="0F82632C" w:rsidR="006E0774" w:rsidRPr="00131640" w:rsidRDefault="006E0774" w:rsidP="006E0774">
      <w:pPr>
        <w:rPr>
          <w:rtl/>
        </w:rPr>
      </w:pPr>
      <w:r w:rsidRPr="00224C4C">
        <w:rPr>
          <w:rStyle w:val="affffa"/>
          <w:rFonts w:hint="cs"/>
          <w:rtl/>
        </w:rPr>
        <w:t>'</w:t>
      </w:r>
      <w:r w:rsidRPr="00224C4C">
        <w:rPr>
          <w:rStyle w:val="affffa"/>
          <w:rtl/>
        </w:rPr>
        <w:t>מפני שיבה תקום</w:t>
      </w:r>
      <w:r w:rsidRPr="00224C4C">
        <w:rPr>
          <w:rStyle w:val="affffa"/>
          <w:rFonts w:hint="cs"/>
          <w:rtl/>
        </w:rPr>
        <w:t>'</w:t>
      </w:r>
      <w:r w:rsidRPr="00210DF6">
        <w:rPr>
          <w:rFonts w:ascii="Fb Fontext" w:hAnsi="Fb Fontext" w:cs="BA TM • Vilna Extra-Bold"/>
          <w:sz w:val="32"/>
          <w:rtl/>
        </w:rPr>
        <w:t xml:space="preserve"> </w:t>
      </w:r>
      <w:r w:rsidRPr="00224C4C">
        <w:rPr>
          <w:rFonts w:ascii="Fb Fontext" w:hAnsi="Fb Fontext"/>
          <w:sz w:val="32"/>
          <w:rtl/>
        </w:rPr>
        <w:t>- יכול אפילו מפני זקן אשמאי?</w:t>
      </w:r>
    </w:p>
    <w:p w14:paraId="0B295055" w14:textId="70A0BFA6" w:rsidR="00A85AC8" w:rsidRPr="00E600D8" w:rsidRDefault="006E0774" w:rsidP="00A10F97">
      <w:pPr>
        <w:pStyle w:val="38"/>
        <w:framePr w:wrap="notBeside"/>
        <w:rPr>
          <w:rtl/>
        </w:rPr>
      </w:pPr>
      <w:r w:rsidRPr="00E600D8">
        <w:rPr>
          <w:rtl/>
        </w:rPr>
        <w:t>ת"ל</w:t>
      </w:r>
      <w:r w:rsidR="00A85AC8" w:rsidRPr="00E600D8">
        <w:rPr>
          <w:rtl/>
        </w:rPr>
        <w:t>:</w:t>
      </w:r>
    </w:p>
    <w:p w14:paraId="125DE35D" w14:textId="5F70F30E" w:rsidR="006E0774" w:rsidRPr="00BD2796" w:rsidRDefault="006E0774" w:rsidP="00A10F97">
      <w:pPr>
        <w:ind w:left="114" w:hanging="114"/>
        <w:rPr>
          <w:spacing w:val="2"/>
          <w:rtl/>
        </w:rPr>
      </w:pPr>
      <w:r w:rsidRPr="00BD2796">
        <w:rPr>
          <w:rStyle w:val="affffa"/>
          <w:rFonts w:hint="cs"/>
          <w:spacing w:val="2"/>
          <w:rtl/>
        </w:rPr>
        <w:t>'</w:t>
      </w:r>
      <w:r w:rsidRPr="00BD2796">
        <w:rPr>
          <w:rStyle w:val="affffa"/>
          <w:spacing w:val="2"/>
          <w:rtl/>
        </w:rPr>
        <w:t>זקן</w:t>
      </w:r>
      <w:r w:rsidRPr="00BD2796">
        <w:rPr>
          <w:rStyle w:val="affffa"/>
          <w:rFonts w:hint="cs"/>
          <w:spacing w:val="2"/>
          <w:rtl/>
        </w:rPr>
        <w:t>'</w:t>
      </w:r>
      <w:r w:rsidRPr="00BD2796">
        <w:rPr>
          <w:rStyle w:val="affffa"/>
          <w:spacing w:val="2"/>
          <w:rtl/>
        </w:rPr>
        <w:t>,</w:t>
      </w:r>
      <w:r w:rsidRPr="00BD2796">
        <w:rPr>
          <w:rFonts w:ascii="Fb Fontext" w:hAnsi="Fb Fontext"/>
          <w:spacing w:val="2"/>
          <w:sz w:val="32"/>
          <w:rtl/>
        </w:rPr>
        <w:t xml:space="preserve"> ואין זקן אלא חכם, </w:t>
      </w:r>
      <w:r w:rsidR="00A10F97" w:rsidRPr="00BD2796">
        <w:rPr>
          <w:rFonts w:ascii="Fb Fontext" w:hAnsi="Fb Fontext" w:hint="cs"/>
          <w:spacing w:val="2"/>
          <w:sz w:val="32"/>
          <w:rtl/>
        </w:rPr>
        <w:t>ד</w:t>
      </w:r>
      <w:r w:rsidRPr="00BD2796">
        <w:rPr>
          <w:rStyle w:val="affffa"/>
          <w:rFonts w:hint="cs"/>
          <w:spacing w:val="2"/>
          <w:rtl/>
        </w:rPr>
        <w:t>'</w:t>
      </w:r>
      <w:r w:rsidRPr="00BD2796">
        <w:rPr>
          <w:rStyle w:val="affffa"/>
          <w:spacing w:val="2"/>
          <w:rtl/>
        </w:rPr>
        <w:t>אספה לי שבעים איש מזקני ישראל</w:t>
      </w:r>
      <w:r w:rsidRPr="00BD2796">
        <w:rPr>
          <w:rStyle w:val="affffa"/>
          <w:rFonts w:hint="cs"/>
          <w:spacing w:val="2"/>
          <w:rtl/>
        </w:rPr>
        <w:t>'</w:t>
      </w:r>
      <w:r w:rsidRPr="00BD2796">
        <w:rPr>
          <w:rStyle w:val="affffa"/>
          <w:spacing w:val="2"/>
          <w:rtl/>
        </w:rPr>
        <w:t>.</w:t>
      </w:r>
    </w:p>
    <w:p w14:paraId="7D467F83" w14:textId="3184392F" w:rsidR="00A85AC8" w:rsidRPr="00E600D8" w:rsidRDefault="006E0774" w:rsidP="00A10F97">
      <w:pPr>
        <w:pStyle w:val="38"/>
        <w:framePr w:wrap="notBeside"/>
        <w:rPr>
          <w:rtl/>
        </w:rPr>
      </w:pPr>
      <w:r w:rsidRPr="00E600D8">
        <w:rPr>
          <w:rFonts w:hint="cs"/>
          <w:rtl/>
        </w:rPr>
        <w:t>ריה</w:t>
      </w:r>
      <w:r w:rsidRPr="00E600D8">
        <w:rPr>
          <w:rtl/>
        </w:rPr>
        <w:t>"</w:t>
      </w:r>
      <w:r w:rsidRPr="00E600D8">
        <w:rPr>
          <w:rFonts w:hint="cs"/>
          <w:rtl/>
        </w:rPr>
        <w:t>ג</w:t>
      </w:r>
      <w:r w:rsidR="00A85AC8" w:rsidRPr="00E600D8">
        <w:rPr>
          <w:rtl/>
        </w:rPr>
        <w:t>:</w:t>
      </w:r>
    </w:p>
    <w:p w14:paraId="36E8176A" w14:textId="77B531DA" w:rsidR="006E0774" w:rsidRPr="00131640" w:rsidRDefault="006E0774" w:rsidP="00A10F97">
      <w:pPr>
        <w:ind w:left="114" w:hanging="114"/>
        <w:rPr>
          <w:rtl/>
        </w:rPr>
      </w:pPr>
      <w:r w:rsidRPr="00224C4C">
        <w:rPr>
          <w:rStyle w:val="affffa"/>
          <w:rFonts w:hint="cs"/>
          <w:rtl/>
        </w:rPr>
        <w:t>'</w:t>
      </w:r>
      <w:r w:rsidRPr="00224C4C">
        <w:rPr>
          <w:rStyle w:val="affffa"/>
          <w:rtl/>
        </w:rPr>
        <w:t>ה' קנני ראשית דרכו</w:t>
      </w:r>
      <w:r w:rsidRPr="00224C4C">
        <w:rPr>
          <w:rStyle w:val="affffa"/>
          <w:rFonts w:hint="cs"/>
          <w:rtl/>
        </w:rPr>
        <w:t>'</w:t>
      </w:r>
      <w:r w:rsidRPr="00224C4C">
        <w:rPr>
          <w:rFonts w:ascii="Fb Fontext" w:hAnsi="Fb Fontext"/>
          <w:sz w:val="32"/>
          <w:rtl/>
        </w:rPr>
        <w:t>.</w:t>
      </w:r>
      <w:r w:rsidR="00F62956" w:rsidRPr="00F62956">
        <w:rPr>
          <w:rFonts w:ascii="Fb Fontext" w:hAnsi="Fb Fontext"/>
          <w:sz w:val="32"/>
          <w:rtl/>
        </w:rPr>
        <w:t xml:space="preserve"> </w:t>
      </w:r>
      <w:r w:rsidR="00F62956" w:rsidRPr="00224C4C">
        <w:rPr>
          <w:rFonts w:ascii="Fb Fontext" w:hAnsi="Fb Fontext"/>
          <w:sz w:val="32"/>
          <w:rtl/>
        </w:rPr>
        <w:t>אין זקן אלא מי שקנה חכמה,</w:t>
      </w:r>
    </w:p>
    <w:p w14:paraId="00D712EE" w14:textId="17067388" w:rsidR="006E0774" w:rsidRPr="00131640" w:rsidRDefault="006E0774" w:rsidP="00A10F97">
      <w:pPr>
        <w:ind w:left="114" w:hanging="114"/>
        <w:rPr>
          <w:rtl/>
        </w:rPr>
      </w:pPr>
      <w:r w:rsidRPr="00224C4C">
        <w:rPr>
          <w:rStyle w:val="affffa"/>
          <w:rFonts w:hint="cs"/>
          <w:rtl/>
        </w:rPr>
        <w:t>'</w:t>
      </w:r>
      <w:r w:rsidRPr="00224C4C">
        <w:rPr>
          <w:rStyle w:val="affffa"/>
          <w:rtl/>
        </w:rPr>
        <w:t>תקום והדרת</w:t>
      </w:r>
      <w:r w:rsidRPr="00224C4C">
        <w:rPr>
          <w:rStyle w:val="affffa"/>
          <w:rFonts w:hint="cs"/>
          <w:rtl/>
        </w:rPr>
        <w:t>'</w:t>
      </w:r>
      <w:r w:rsidRPr="00224C4C">
        <w:rPr>
          <w:rStyle w:val="affffa"/>
          <w:rtl/>
        </w:rPr>
        <w:t>,</w:t>
      </w:r>
      <w:r w:rsidRPr="00224C4C">
        <w:rPr>
          <w:rFonts w:ascii="Fb Fontext" w:hAnsi="Fb Fontext"/>
          <w:sz w:val="32"/>
          <w:rtl/>
        </w:rPr>
        <w:t xml:space="preserve"> קימה </w:t>
      </w:r>
      <w:r w:rsidR="00EA427D">
        <w:rPr>
          <w:rFonts w:ascii="Fb Fontext" w:hAnsi="Fb Fontext" w:hint="cs"/>
          <w:sz w:val="32"/>
          <w:rtl/>
        </w:rPr>
        <w:t xml:space="preserve">רק </w:t>
      </w:r>
      <w:r w:rsidRPr="00224C4C">
        <w:rPr>
          <w:rFonts w:ascii="Fb Fontext" w:hAnsi="Fb Fontext"/>
          <w:sz w:val="32"/>
          <w:rtl/>
        </w:rPr>
        <w:t>במקום שיש הידור.</w:t>
      </w:r>
      <w:r w:rsidRPr="00224C4C">
        <w:rPr>
          <w:rFonts w:ascii="Fb Fontext" w:hAnsi="Fb Fontext" w:hint="cs"/>
          <w:sz w:val="32"/>
          <w:rtl/>
        </w:rPr>
        <w:t xml:space="preserve"> ולא מרחוק</w:t>
      </w:r>
    </w:p>
    <w:p w14:paraId="55FDEAA2" w14:textId="54B022FF" w:rsidR="006E0774" w:rsidRPr="00131640" w:rsidRDefault="006E0774" w:rsidP="006E0774">
      <w:pPr>
        <w:rPr>
          <w:rtl/>
        </w:rPr>
      </w:pPr>
      <w:r w:rsidRPr="00224C4C">
        <w:rPr>
          <w:rStyle w:val="affffa"/>
          <w:rFonts w:hint="cs"/>
          <w:rtl/>
        </w:rPr>
        <w:t>'</w:t>
      </w:r>
      <w:r w:rsidRPr="00224C4C">
        <w:rPr>
          <w:rStyle w:val="affffa"/>
          <w:rtl/>
        </w:rPr>
        <w:t>תקום והדרת</w:t>
      </w:r>
      <w:r w:rsidRPr="00224C4C">
        <w:rPr>
          <w:rStyle w:val="affffa"/>
          <w:rFonts w:hint="cs"/>
          <w:rtl/>
        </w:rPr>
        <w:t>'</w:t>
      </w:r>
      <w:r w:rsidRPr="00224C4C">
        <w:rPr>
          <w:rStyle w:val="affffa"/>
          <w:rtl/>
        </w:rPr>
        <w:t>,</w:t>
      </w:r>
      <w:r w:rsidRPr="00224C4C">
        <w:rPr>
          <w:rFonts w:ascii="Fb Fontext" w:hAnsi="Fb Fontext"/>
          <w:rtl/>
        </w:rPr>
        <w:t xml:space="preserve"> קימה </w:t>
      </w:r>
      <w:r w:rsidR="00EA427D">
        <w:rPr>
          <w:rFonts w:ascii="Fb Fontext" w:hAnsi="Fb Fontext" w:hint="cs"/>
          <w:rtl/>
        </w:rPr>
        <w:t>כ</w:t>
      </w:r>
      <w:r w:rsidRPr="00224C4C">
        <w:rPr>
          <w:rFonts w:ascii="Fb Fontext" w:hAnsi="Fb Fontext" w:hint="cs"/>
          <w:rtl/>
        </w:rPr>
        <w:t xml:space="preserve">הידור </w:t>
      </w:r>
      <w:r w:rsidRPr="00224C4C">
        <w:rPr>
          <w:rFonts w:ascii="Fb Fontext" w:hAnsi="Fb Fontext"/>
          <w:rtl/>
        </w:rPr>
        <w:t>שאין בה חסרון כיס</w:t>
      </w:r>
      <w:r w:rsidRPr="00224C4C">
        <w:rPr>
          <w:rFonts w:ascii="Fb Fontext" w:hAnsi="Fb Fontext" w:hint="cs"/>
          <w:rtl/>
        </w:rPr>
        <w:t xml:space="preserve"> ולא בממון</w:t>
      </w:r>
      <w:r w:rsidRPr="00224C4C">
        <w:rPr>
          <w:rFonts w:ascii="Fb Fontext" w:hAnsi="Fb Fontext"/>
          <w:rtl/>
        </w:rPr>
        <w:t>,</w:t>
      </w:r>
    </w:p>
    <w:p w14:paraId="1FFFF4AF" w14:textId="77777777" w:rsidR="009469D7" w:rsidRDefault="006E0774" w:rsidP="006E0774">
      <w:pPr>
        <w:rPr>
          <w:rFonts w:ascii="Fb Fontext" w:hAnsi="Fb Fontext"/>
          <w:rtl/>
        </w:rPr>
      </w:pPr>
      <w:r w:rsidRPr="00224C4C">
        <w:rPr>
          <w:rStyle w:val="affffa"/>
          <w:rFonts w:hint="cs"/>
          <w:rtl/>
        </w:rPr>
        <w:t>'</w:t>
      </w:r>
      <w:r w:rsidRPr="00224C4C">
        <w:rPr>
          <w:rStyle w:val="affffa"/>
          <w:rtl/>
        </w:rPr>
        <w:t>תקום והדרת</w:t>
      </w:r>
      <w:r w:rsidRPr="00224C4C">
        <w:rPr>
          <w:rStyle w:val="affffa"/>
          <w:rFonts w:hint="cs"/>
          <w:rtl/>
        </w:rPr>
        <w:t>'</w:t>
      </w:r>
      <w:r w:rsidRPr="00224C4C">
        <w:rPr>
          <w:rStyle w:val="affffa"/>
          <w:rtl/>
        </w:rPr>
        <w:t>,</w:t>
      </w:r>
      <w:r w:rsidRPr="00224C4C">
        <w:rPr>
          <w:rFonts w:ascii="Fb Fontext" w:hAnsi="Fb Fontext"/>
          <w:rtl/>
        </w:rPr>
        <w:t xml:space="preserve"> קימה </w:t>
      </w:r>
      <w:r w:rsidR="00EA427D">
        <w:rPr>
          <w:rFonts w:ascii="Fb Fontext" w:hAnsi="Fb Fontext" w:hint="cs"/>
          <w:rtl/>
        </w:rPr>
        <w:t xml:space="preserve">רק </w:t>
      </w:r>
      <w:r w:rsidRPr="00224C4C">
        <w:rPr>
          <w:rFonts w:ascii="Fb Fontext" w:hAnsi="Fb Fontext"/>
          <w:rtl/>
        </w:rPr>
        <w:t>במקום הידור.</w:t>
      </w:r>
      <w:r w:rsidRPr="00224C4C">
        <w:rPr>
          <w:rFonts w:ascii="Fb Fontext" w:hAnsi="Fb Fontext" w:hint="cs"/>
          <w:rtl/>
        </w:rPr>
        <w:t xml:space="preserve"> ולא בבית הכסא או בבית המרחץ</w:t>
      </w:r>
    </w:p>
    <w:p w14:paraId="0C62C7D8" w14:textId="558665E5" w:rsidR="006E0774" w:rsidRPr="00131640" w:rsidRDefault="006E0774" w:rsidP="006E0774">
      <w:pPr>
        <w:rPr>
          <w:rtl/>
        </w:rPr>
      </w:pPr>
      <w:r w:rsidRPr="00224C4C">
        <w:rPr>
          <w:rStyle w:val="affffa"/>
          <w:rFonts w:hint="cs"/>
          <w:rtl/>
        </w:rPr>
        <w:t>'</w:t>
      </w:r>
      <w:r w:rsidRPr="00224C4C">
        <w:rPr>
          <w:rStyle w:val="affffa"/>
          <w:rtl/>
        </w:rPr>
        <w:t>תקום ויראת</w:t>
      </w:r>
      <w:r w:rsidRPr="00224C4C">
        <w:rPr>
          <w:rStyle w:val="affffa"/>
          <w:rFonts w:hint="cs"/>
          <w:rtl/>
        </w:rPr>
        <w:t>'</w:t>
      </w:r>
      <w:r w:rsidRPr="00224C4C">
        <w:rPr>
          <w:rStyle w:val="affffa"/>
          <w:rtl/>
        </w:rPr>
        <w:t>,</w:t>
      </w:r>
      <w:r w:rsidRPr="00224C4C">
        <w:rPr>
          <w:rFonts w:ascii="Fb Fontext" w:hAnsi="Fb Fontext"/>
          <w:rtl/>
        </w:rPr>
        <w:t xml:space="preserve"> דבר המסור ללב נאמר בו </w:t>
      </w:r>
      <w:r w:rsidRPr="00EA427D">
        <w:rPr>
          <w:rStyle w:val="affffa"/>
          <w:rtl/>
        </w:rPr>
        <w:t>ויראת מאלהיך</w:t>
      </w:r>
      <w:r w:rsidRPr="00224C4C">
        <w:rPr>
          <w:rFonts w:ascii="Fb Fontext" w:hAnsi="Fb Fontext"/>
          <w:rtl/>
        </w:rPr>
        <w:t>.</w:t>
      </w:r>
      <w:r w:rsidRPr="00224C4C">
        <w:rPr>
          <w:rFonts w:ascii="Fb Fontext" w:hAnsi="Fb Fontext" w:hint="cs"/>
          <w:rtl/>
        </w:rPr>
        <w:t xml:space="preserve"> שלא יעצים עיניו כאילו לא ראהו</w:t>
      </w:r>
    </w:p>
    <w:p w14:paraId="7B72F1A0" w14:textId="77777777" w:rsidR="009469D7" w:rsidRDefault="006E0774" w:rsidP="006E0774">
      <w:pPr>
        <w:rPr>
          <w:rFonts w:ascii="Fb Fontext" w:hAnsi="Fb Fontext"/>
          <w:rtl/>
        </w:rPr>
      </w:pPr>
      <w:r w:rsidRPr="00224C4C">
        <w:rPr>
          <w:rStyle w:val="affffa"/>
          <w:rFonts w:hint="cs"/>
          <w:rtl/>
        </w:rPr>
        <w:t>זקן ויראת'</w:t>
      </w:r>
      <w:r w:rsidRPr="00224C4C">
        <w:rPr>
          <w:rFonts w:ascii="Fb Fontext" w:hAnsi="Fb Fontext" w:hint="cs"/>
          <w:rtl/>
        </w:rPr>
        <w:t xml:space="preserve"> </w:t>
      </w:r>
      <w:r w:rsidRPr="00EA427D">
        <w:rPr>
          <w:rStyle w:val="afffff3"/>
          <w:rFonts w:hint="cs"/>
          <w:rtl/>
        </w:rPr>
        <w:t>רשב</w:t>
      </w:r>
      <w:r w:rsidRPr="00EA427D">
        <w:rPr>
          <w:rStyle w:val="afffff3"/>
          <w:rtl/>
        </w:rPr>
        <w:t>"</w:t>
      </w:r>
      <w:r w:rsidRPr="00EA427D">
        <w:rPr>
          <w:rStyle w:val="afffff3"/>
          <w:rFonts w:hint="cs"/>
          <w:rtl/>
        </w:rPr>
        <w:t>א</w:t>
      </w:r>
      <w:r w:rsidRPr="00EA427D">
        <w:rPr>
          <w:rStyle w:val="afffff3"/>
          <w:rtl/>
        </w:rPr>
        <w:t>:</w:t>
      </w:r>
      <w:r w:rsidRPr="00224C4C">
        <w:rPr>
          <w:rFonts w:ascii="Fb Fontext" w:hAnsi="Fb Fontext"/>
          <w:rtl/>
        </w:rPr>
        <w:t xml:space="preserve"> לזקן שלא יטריח</w:t>
      </w:r>
      <w:r w:rsidR="00F62956">
        <w:rPr>
          <w:rFonts w:ascii="Fb Fontext" w:hAnsi="Fb Fontext" w:hint="cs"/>
          <w:rtl/>
        </w:rPr>
        <w:t>.</w:t>
      </w:r>
    </w:p>
    <w:p w14:paraId="49A3CC31" w14:textId="51BDDA77" w:rsidR="006E0774" w:rsidRPr="00131640" w:rsidRDefault="006E0774" w:rsidP="006E0774">
      <w:pPr>
        <w:rPr>
          <w:rtl/>
        </w:rPr>
      </w:pPr>
      <w:r w:rsidRPr="00224C4C">
        <w:rPr>
          <w:rStyle w:val="affffa"/>
          <w:rFonts w:hint="cs"/>
          <w:rtl/>
        </w:rPr>
        <w:t>מפני שיבה תקום</w:t>
      </w:r>
      <w:r w:rsidRPr="00224C4C">
        <w:rPr>
          <w:rFonts w:ascii="Fb Fontext" w:hAnsi="Fb Fontext" w:hint="cs"/>
          <w:rtl/>
        </w:rPr>
        <w:t xml:space="preserve"> </w:t>
      </w:r>
      <w:r w:rsidRPr="00EA427D">
        <w:rPr>
          <w:rStyle w:val="afffff3"/>
          <w:rtl/>
        </w:rPr>
        <w:t>איסי בן יהודה</w:t>
      </w:r>
      <w:r w:rsidRPr="00EA427D">
        <w:rPr>
          <w:rStyle w:val="afffff3"/>
          <w:rFonts w:hint="cs"/>
          <w:rtl/>
        </w:rPr>
        <w:t>:</w:t>
      </w:r>
      <w:r w:rsidRPr="00224C4C">
        <w:rPr>
          <w:rFonts w:ascii="Fb Fontext" w:hAnsi="Fb Fontext"/>
          <w:rtl/>
        </w:rPr>
        <w:t xml:space="preserve"> אפילו כל שיבה במשמע.</w:t>
      </w:r>
    </w:p>
    <w:p w14:paraId="66EECFFC" w14:textId="77777777" w:rsidR="00BD2796" w:rsidRDefault="00B35B36" w:rsidP="00BD2796">
      <w:pPr>
        <w:pStyle w:val="38"/>
        <w:framePr w:wrap="notBeside"/>
        <w:rPr>
          <w:rStyle w:val="afffa"/>
          <w:rFonts w:ascii="Fb Fontext" w:hAnsi="Fb Fontext"/>
          <w:bCs w:val="0"/>
          <w:rtl/>
        </w:rPr>
      </w:pPr>
      <w:r w:rsidRPr="00210DF6">
        <w:rPr>
          <w:rStyle w:val="afffa"/>
          <w:rFonts w:ascii="Fb Fontext" w:hAnsi="Fb Fontext"/>
          <w:bCs w:val="0"/>
          <w:rtl/>
        </w:rPr>
        <w:t>נפק''מ</w:t>
      </w:r>
      <w:r w:rsidR="006E0774" w:rsidRPr="00210DF6">
        <w:rPr>
          <w:rStyle w:val="afffa"/>
          <w:rFonts w:ascii="Fb Fontext" w:hAnsi="Fb Fontext" w:hint="cs"/>
          <w:bCs w:val="0"/>
          <w:rtl/>
        </w:rPr>
        <w:t xml:space="preserve">- </w:t>
      </w:r>
    </w:p>
    <w:p w14:paraId="2BDD45D9" w14:textId="078726F9" w:rsidR="006E0774" w:rsidRPr="00131640" w:rsidRDefault="006E0774" w:rsidP="006E0774">
      <w:pPr>
        <w:rPr>
          <w:rtl/>
        </w:rPr>
      </w:pPr>
      <w:r w:rsidRPr="00210DF6">
        <w:rPr>
          <w:rStyle w:val="afffa"/>
          <w:rFonts w:ascii="Fb Fontext" w:hAnsi="Fb Fontext" w:cs="BA TM • Vilna Extra-Bold"/>
          <w:bCs w:val="0"/>
          <w:rtl/>
        </w:rPr>
        <w:t>יניק וחכים,</w:t>
      </w:r>
      <w:r w:rsidRPr="00224C4C">
        <w:rPr>
          <w:rFonts w:ascii="Fb Fontext" w:hAnsi="Fb Fontext"/>
          <w:sz w:val="32"/>
          <w:rtl/>
        </w:rPr>
        <w:t xml:space="preserve"> </w:t>
      </w:r>
      <w:r w:rsidRPr="00EA427D">
        <w:rPr>
          <w:rStyle w:val="afffff3"/>
          <w:rFonts w:hint="cs"/>
          <w:rtl/>
        </w:rPr>
        <w:t>ד</w:t>
      </w:r>
      <w:r w:rsidRPr="00EA427D">
        <w:rPr>
          <w:rStyle w:val="afffff3"/>
          <w:rtl/>
        </w:rPr>
        <w:t>ת"ק ס"</w:t>
      </w:r>
      <w:r w:rsidRPr="00EA427D">
        <w:rPr>
          <w:rStyle w:val="afffff3"/>
          <w:rFonts w:hint="cs"/>
          <w:rtl/>
        </w:rPr>
        <w:t>ל</w:t>
      </w:r>
      <w:r w:rsidRPr="00224C4C">
        <w:rPr>
          <w:rFonts w:ascii="Fb Fontext" w:hAnsi="Fb Fontext"/>
          <w:sz w:val="32"/>
          <w:rtl/>
        </w:rPr>
        <w:t xml:space="preserve"> יניק וחכים לא, </w:t>
      </w:r>
      <w:r w:rsidRPr="00EA427D">
        <w:rPr>
          <w:rStyle w:val="afffff3"/>
          <w:rFonts w:hint="cs"/>
          <w:rtl/>
        </w:rPr>
        <w:t>וריה</w:t>
      </w:r>
      <w:r w:rsidRPr="00EA427D">
        <w:rPr>
          <w:rStyle w:val="afffff3"/>
          <w:rtl/>
        </w:rPr>
        <w:t>"</w:t>
      </w:r>
      <w:r w:rsidRPr="00EA427D">
        <w:rPr>
          <w:rStyle w:val="afffff3"/>
          <w:rFonts w:hint="cs"/>
          <w:rtl/>
        </w:rPr>
        <w:t>ג ס</w:t>
      </w:r>
      <w:r w:rsidRPr="00EA427D">
        <w:rPr>
          <w:rStyle w:val="afffff3"/>
          <w:rtl/>
        </w:rPr>
        <w:t>"</w:t>
      </w:r>
      <w:r w:rsidRPr="00EA427D">
        <w:rPr>
          <w:rStyle w:val="afffff3"/>
          <w:rFonts w:hint="cs"/>
          <w:rtl/>
        </w:rPr>
        <w:t>ל</w:t>
      </w:r>
      <w:r w:rsidRPr="00EA427D">
        <w:rPr>
          <w:rStyle w:val="afffff3"/>
          <w:rtl/>
        </w:rPr>
        <w:t>:</w:t>
      </w:r>
      <w:r w:rsidRPr="00224C4C">
        <w:rPr>
          <w:rFonts w:ascii="Fb Fontext" w:hAnsi="Fb Fontext"/>
          <w:sz w:val="32"/>
          <w:rtl/>
        </w:rPr>
        <w:t xml:space="preserve"> א</w:t>
      </w:r>
      <w:r w:rsidR="00945112">
        <w:rPr>
          <w:rFonts w:ascii="Fb Fontext" w:hAnsi="Fb Fontext" w:hint="cs"/>
          <w:sz w:val="32"/>
          <w:rtl/>
        </w:rPr>
        <w:t>ף</w:t>
      </w:r>
      <w:r w:rsidRPr="00224C4C">
        <w:rPr>
          <w:rFonts w:ascii="Fb Fontext" w:hAnsi="Fb Fontext"/>
          <w:sz w:val="32"/>
          <w:rtl/>
        </w:rPr>
        <w:t xml:space="preserve"> יניק וחכים.</w:t>
      </w:r>
    </w:p>
    <w:p w14:paraId="7B9C9A78" w14:textId="77777777" w:rsidR="00A85AC8" w:rsidRPr="00E600D8" w:rsidRDefault="006E0774" w:rsidP="00EA427D">
      <w:pPr>
        <w:pStyle w:val="38"/>
        <w:framePr w:wrap="notBeside"/>
        <w:rPr>
          <w:rtl/>
        </w:rPr>
      </w:pPr>
      <w:r w:rsidRPr="00E600D8">
        <w:rPr>
          <w:rFonts w:hint="cs"/>
          <w:rtl/>
        </w:rPr>
        <w:t>וריה</w:t>
      </w:r>
      <w:r w:rsidRPr="00E600D8">
        <w:rPr>
          <w:rtl/>
        </w:rPr>
        <w:t>"</w:t>
      </w:r>
      <w:r w:rsidRPr="00E600D8">
        <w:rPr>
          <w:rFonts w:hint="cs"/>
          <w:rtl/>
        </w:rPr>
        <w:t>ג ס</w:t>
      </w:r>
      <w:r w:rsidRPr="00E600D8">
        <w:rPr>
          <w:rtl/>
        </w:rPr>
        <w:t>"</w:t>
      </w:r>
      <w:r w:rsidRPr="00E600D8">
        <w:rPr>
          <w:rFonts w:hint="cs"/>
          <w:rtl/>
        </w:rPr>
        <w:t>ל</w:t>
      </w:r>
      <w:r w:rsidR="00A85AC8" w:rsidRPr="00E600D8">
        <w:rPr>
          <w:rtl/>
        </w:rPr>
        <w:t>:</w:t>
      </w:r>
    </w:p>
    <w:p w14:paraId="62CD6BB3" w14:textId="7090BC81" w:rsidR="006E0774" w:rsidRPr="00131640" w:rsidRDefault="00EA427D" w:rsidP="006E0774">
      <w:pPr>
        <w:rPr>
          <w:rtl/>
        </w:rPr>
      </w:pPr>
      <w:r>
        <w:rPr>
          <w:rFonts w:ascii="Fb Fontext" w:hAnsi="Fb Fontext" w:hint="cs"/>
          <w:rtl/>
        </w:rPr>
        <w:t xml:space="preserve">כך </w:t>
      </w:r>
      <w:r w:rsidR="006E0774" w:rsidRPr="00224C4C">
        <w:rPr>
          <w:rFonts w:ascii="Fb Fontext" w:hAnsi="Fb Fontext" w:hint="cs"/>
          <w:rtl/>
        </w:rPr>
        <w:t xml:space="preserve">מדחילק רחמנא </w:t>
      </w:r>
      <w:r w:rsidR="006E0774" w:rsidRPr="00EA427D">
        <w:rPr>
          <w:rStyle w:val="afffff3"/>
          <w:rFonts w:hint="cs"/>
          <w:rtl/>
        </w:rPr>
        <w:t>ולת</w:t>
      </w:r>
      <w:r w:rsidR="006E0774" w:rsidRPr="00EA427D">
        <w:rPr>
          <w:rStyle w:val="afffff3"/>
          <w:rtl/>
        </w:rPr>
        <w:t>"</w:t>
      </w:r>
      <w:r w:rsidR="006E0774" w:rsidRPr="00EA427D">
        <w:rPr>
          <w:rStyle w:val="afffff3"/>
          <w:rFonts w:hint="cs"/>
          <w:rtl/>
        </w:rPr>
        <w:t>ק</w:t>
      </w:r>
      <w:r w:rsidR="006E0774" w:rsidRPr="00224C4C">
        <w:rPr>
          <w:rFonts w:ascii="Fb Fontext" w:hAnsi="Fb Fontext" w:hint="cs"/>
          <w:rtl/>
        </w:rPr>
        <w:t xml:space="preserve"> חילק משום דבעי למיסמך </w:t>
      </w:r>
      <w:r w:rsidR="006E0774" w:rsidRPr="00224C4C">
        <w:rPr>
          <w:rStyle w:val="affffa"/>
          <w:rFonts w:hint="cs"/>
          <w:rtl/>
        </w:rPr>
        <w:t>זקן ויראת</w:t>
      </w:r>
    </w:p>
    <w:p w14:paraId="7CEA5632" w14:textId="77777777" w:rsidR="00A85AC8" w:rsidRPr="00E600D8" w:rsidRDefault="006E0774" w:rsidP="00EA427D">
      <w:pPr>
        <w:pStyle w:val="38"/>
        <w:framePr w:wrap="notBeside"/>
        <w:rPr>
          <w:rtl/>
        </w:rPr>
      </w:pPr>
      <w:r w:rsidRPr="00E600D8">
        <w:rPr>
          <w:rFonts w:hint="cs"/>
          <w:rtl/>
        </w:rPr>
        <w:t>ות</w:t>
      </w:r>
      <w:r w:rsidRPr="00E600D8">
        <w:rPr>
          <w:rtl/>
        </w:rPr>
        <w:t>"</w:t>
      </w:r>
      <w:r w:rsidRPr="00E600D8">
        <w:rPr>
          <w:rFonts w:hint="cs"/>
          <w:rtl/>
        </w:rPr>
        <w:t>ק לא כריה</w:t>
      </w:r>
      <w:r w:rsidRPr="00E600D8">
        <w:rPr>
          <w:rtl/>
        </w:rPr>
        <w:t>"</w:t>
      </w:r>
      <w:r w:rsidRPr="00E600D8">
        <w:rPr>
          <w:rFonts w:hint="cs"/>
          <w:rtl/>
        </w:rPr>
        <w:t>ג</w:t>
      </w:r>
      <w:r w:rsidR="00A85AC8" w:rsidRPr="00E600D8">
        <w:rPr>
          <w:rtl/>
        </w:rPr>
        <w:t>:</w:t>
      </w:r>
    </w:p>
    <w:p w14:paraId="6D534AB7" w14:textId="2A0F87BD" w:rsidR="006E0774" w:rsidRDefault="006E0774" w:rsidP="008C641B">
      <w:pPr>
        <w:rPr>
          <w:rtl/>
        </w:rPr>
      </w:pPr>
      <w:r w:rsidRPr="00224C4C">
        <w:rPr>
          <w:rFonts w:ascii="Fb Fontext" w:hAnsi="Fb Fontext" w:hint="cs"/>
          <w:rtl/>
        </w:rPr>
        <w:t>דא</w:t>
      </w:r>
      <w:r w:rsidRPr="00224C4C">
        <w:rPr>
          <w:rFonts w:ascii="Fb Fontext" w:hAnsi="Fb Fontext"/>
          <w:rtl/>
        </w:rPr>
        <w:t>"</w:t>
      </w:r>
      <w:r w:rsidRPr="00224C4C">
        <w:rPr>
          <w:rFonts w:ascii="Fb Fontext" w:hAnsi="Fb Fontext" w:hint="cs"/>
          <w:rtl/>
        </w:rPr>
        <w:t xml:space="preserve">ה נכתוב </w:t>
      </w:r>
      <w:r w:rsidRPr="00EA427D">
        <w:rPr>
          <w:rStyle w:val="affffa"/>
          <w:rtl/>
        </w:rPr>
        <w:t>מפני שיבה תקום והדרת תקום והדרת פני זקן</w:t>
      </w:r>
      <w:r w:rsidRPr="00224C4C">
        <w:rPr>
          <w:rFonts w:ascii="Fb Fontext" w:hAnsi="Fb Fontext"/>
          <w:rtl/>
        </w:rPr>
        <w:t xml:space="preserve">, ומדלא כתב הכי, </w:t>
      </w:r>
      <w:r w:rsidRPr="00210DF6">
        <w:rPr>
          <w:rFonts w:ascii="Fb Fontext" w:hAnsi="Fb Fontext" w:cs="BA TM • Vilna Extra-Bold"/>
          <w:rtl/>
        </w:rPr>
        <w:t>ש"מ</w:t>
      </w:r>
      <w:r w:rsidRPr="00224C4C">
        <w:rPr>
          <w:rFonts w:ascii="Fb Fontext" w:hAnsi="Fb Fontext"/>
          <w:rtl/>
        </w:rPr>
        <w:t xml:space="preserve"> חד הוא.</w:t>
      </w:r>
    </w:p>
    <w:p w14:paraId="1B56E615" w14:textId="19C03CC5" w:rsidR="007309FA" w:rsidRPr="00131640" w:rsidRDefault="007309FA" w:rsidP="007309FA">
      <w:pPr>
        <w:pStyle w:val="affffb"/>
        <w:rPr>
          <w:rtl/>
        </w:rPr>
      </w:pPr>
      <w:r w:rsidRPr="007309FA">
        <w:rPr>
          <w:rtl/>
        </w:rPr>
        <w:t>***</w:t>
      </w:r>
    </w:p>
    <w:p w14:paraId="2F662F37" w14:textId="77777777" w:rsidR="006E0774" w:rsidRPr="00131640" w:rsidRDefault="006E0774" w:rsidP="00F65F8B">
      <w:pPr>
        <w:pStyle w:val="affffb"/>
        <w:rPr>
          <w:rtl/>
        </w:rPr>
      </w:pPr>
      <w:r w:rsidRPr="00196D6B">
        <w:rPr>
          <w:rStyle w:val="afffff3"/>
          <w:rFonts w:cs="BA TM • Vilna Extra-Bold"/>
          <w:b w:val="0"/>
          <w:bCs w:val="0"/>
          <w:rtl/>
        </w:rPr>
        <w:t>אמר מר:</w:t>
      </w:r>
      <w:r w:rsidRPr="00210DF6">
        <w:rPr>
          <w:rStyle w:val="afffa"/>
          <w:b w:val="0"/>
          <w:rtl/>
        </w:rPr>
        <w:t xml:space="preserve"> יכול יהדרנו בממון? ת"ל:</w:t>
      </w:r>
      <w:r w:rsidRPr="00224C4C">
        <w:rPr>
          <w:rStyle w:val="affffa"/>
          <w:rtl/>
        </w:rPr>
        <w:t xml:space="preserve"> </w:t>
      </w:r>
      <w:r w:rsidRPr="00224C4C">
        <w:rPr>
          <w:rStyle w:val="affffa"/>
          <w:rFonts w:hint="cs"/>
          <w:rtl/>
        </w:rPr>
        <w:t>'</w:t>
      </w:r>
      <w:r w:rsidRPr="00224C4C">
        <w:rPr>
          <w:rStyle w:val="affffa"/>
          <w:rtl/>
        </w:rPr>
        <w:t>תקום והדרת</w:t>
      </w:r>
      <w:r w:rsidRPr="00224C4C">
        <w:rPr>
          <w:rStyle w:val="affffa"/>
          <w:rFonts w:hint="cs"/>
          <w:rtl/>
        </w:rPr>
        <w:t>'</w:t>
      </w:r>
      <w:r w:rsidRPr="00224C4C">
        <w:rPr>
          <w:rStyle w:val="affffa"/>
          <w:rtl/>
        </w:rPr>
        <w:t>,</w:t>
      </w:r>
    </w:p>
    <w:p w14:paraId="7E2E17A2" w14:textId="1421321B" w:rsidR="006E0774" w:rsidRPr="00131640" w:rsidRDefault="00EA427D" w:rsidP="006E0774">
      <w:pPr>
        <w:rPr>
          <w:rtl/>
        </w:rPr>
      </w:pPr>
      <w:r>
        <w:rPr>
          <w:rFonts w:ascii="Fb Fontext" w:hAnsi="Fb Fontext" w:hint="cs"/>
          <w:sz w:val="32"/>
          <w:rtl/>
        </w:rPr>
        <w:t xml:space="preserve">הקיש </w:t>
      </w:r>
      <w:r w:rsidR="006E0774" w:rsidRPr="00224C4C">
        <w:rPr>
          <w:rFonts w:ascii="Fb Fontext" w:hAnsi="Fb Fontext"/>
          <w:sz w:val="32"/>
          <w:rtl/>
        </w:rPr>
        <w:t>קימה להידור, מה הידור שאין בו ביטול, אף קימה שאין בה ביטול.</w:t>
      </w:r>
    </w:p>
    <w:p w14:paraId="494DAD11" w14:textId="0F86A063" w:rsidR="006E0774" w:rsidRPr="00131640" w:rsidRDefault="006E0774" w:rsidP="006E0774">
      <w:pPr>
        <w:rPr>
          <w:rtl/>
        </w:rPr>
      </w:pPr>
      <w:r w:rsidRPr="00224C4C">
        <w:rPr>
          <w:rFonts w:ascii="Fb Fontext" w:hAnsi="Fb Fontext"/>
          <w:sz w:val="32"/>
          <w:rtl/>
        </w:rPr>
        <w:t xml:space="preserve">ואקיש </w:t>
      </w:r>
      <w:r w:rsidR="00B35B36">
        <w:rPr>
          <w:rFonts w:ascii="Fb Fontext" w:hAnsi="Fb Fontext"/>
          <w:sz w:val="32"/>
          <w:rtl/>
        </w:rPr>
        <w:t>גם</w:t>
      </w:r>
      <w:r w:rsidRPr="00224C4C">
        <w:rPr>
          <w:rFonts w:ascii="Fb Fontext" w:hAnsi="Fb Fontext"/>
          <w:sz w:val="32"/>
          <w:rtl/>
        </w:rPr>
        <w:t xml:space="preserve"> הידור לקימה, שאין בו חסרון כיס.</w:t>
      </w:r>
    </w:p>
    <w:p w14:paraId="39239114" w14:textId="69EE25C6" w:rsidR="00A85AC8" w:rsidRPr="00E600D8" w:rsidRDefault="006E0774" w:rsidP="00B904E5">
      <w:pPr>
        <w:pStyle w:val="38"/>
        <w:framePr w:wrap="notBeside"/>
        <w:rPr>
          <w:rtl/>
        </w:rPr>
      </w:pPr>
      <w:r w:rsidRPr="00E600D8">
        <w:rPr>
          <w:rtl/>
        </w:rPr>
        <w:t>מכאן אמרו</w:t>
      </w:r>
      <w:r w:rsidR="00A85AC8" w:rsidRPr="00E600D8">
        <w:rPr>
          <w:rtl/>
        </w:rPr>
        <w:t>:</w:t>
      </w:r>
    </w:p>
    <w:p w14:paraId="43F551E6" w14:textId="795E7E63" w:rsidR="006E0774" w:rsidRPr="00BD2796" w:rsidRDefault="006E0774" w:rsidP="006E0774">
      <w:pPr>
        <w:rPr>
          <w:spacing w:val="-2"/>
          <w:rtl/>
        </w:rPr>
      </w:pPr>
      <w:r w:rsidRPr="00BD2796">
        <w:rPr>
          <w:rFonts w:ascii="Fb Fontext" w:hAnsi="Fb Fontext"/>
          <w:spacing w:val="-2"/>
          <w:sz w:val="32"/>
          <w:rtl/>
        </w:rPr>
        <w:t>אין בעלי אומניות רשאין לעמוד מפני ת</w:t>
      </w:r>
      <w:r w:rsidR="000B6281" w:rsidRPr="00BD2796">
        <w:rPr>
          <w:rFonts w:ascii="Fb Fontext" w:hAnsi="Fb Fontext" w:hint="cs"/>
          <w:spacing w:val="-2"/>
          <w:sz w:val="32"/>
          <w:rtl/>
        </w:rPr>
        <w:t>"ח</w:t>
      </w:r>
      <w:r w:rsidRPr="00BD2796">
        <w:rPr>
          <w:rFonts w:ascii="Fb Fontext" w:hAnsi="Fb Fontext"/>
          <w:spacing w:val="-2"/>
          <w:sz w:val="32"/>
          <w:rtl/>
        </w:rPr>
        <w:t xml:space="preserve"> בשעה שעוסקין במלאכתם.</w:t>
      </w:r>
    </w:p>
    <w:p w14:paraId="6B6BE864" w14:textId="65A8E711" w:rsidR="00A85AC8" w:rsidRPr="00E600D8" w:rsidRDefault="006E0774" w:rsidP="000B6281">
      <w:pPr>
        <w:pStyle w:val="38"/>
        <w:framePr w:wrap="notBeside"/>
        <w:rPr>
          <w:rtl/>
        </w:rPr>
      </w:pPr>
      <w:r w:rsidRPr="00E600D8">
        <w:rPr>
          <w:rFonts w:hint="cs"/>
          <w:rtl/>
        </w:rPr>
        <w:t>והך ד</w:t>
      </w:r>
      <w:r w:rsidRPr="00E600D8">
        <w:rPr>
          <w:rtl/>
        </w:rPr>
        <w:t>תנן</w:t>
      </w:r>
      <w:r w:rsidR="00A85AC8" w:rsidRPr="00E600D8">
        <w:rPr>
          <w:rtl/>
        </w:rPr>
        <w:t>:</w:t>
      </w:r>
    </w:p>
    <w:p w14:paraId="4141248D" w14:textId="0779EC53" w:rsidR="009469D7" w:rsidRDefault="006E0774" w:rsidP="006E0774">
      <w:pPr>
        <w:rPr>
          <w:rFonts w:ascii="Fb Fontext" w:hAnsi="Fb Fontext"/>
          <w:sz w:val="32"/>
          <w:rtl/>
        </w:rPr>
      </w:pPr>
      <w:r w:rsidRPr="00224C4C">
        <w:rPr>
          <w:rFonts w:ascii="Fb Fontext" w:hAnsi="Fb Fontext"/>
          <w:sz w:val="32"/>
          <w:rtl/>
        </w:rPr>
        <w:t>כל בעלי אומניות עומדים מפניהם ושואלים בשלומם, ואומרים להם: אחינו, אנשי מקום פלוני, בואכם לשלום!</w:t>
      </w:r>
    </w:p>
    <w:p w14:paraId="0CC88035" w14:textId="19A0ADB5" w:rsidR="00A85AC8" w:rsidRPr="00E600D8" w:rsidRDefault="006E0774" w:rsidP="00B904E5">
      <w:pPr>
        <w:pStyle w:val="38"/>
        <w:framePr w:wrap="notBeside"/>
        <w:rPr>
          <w:rtl/>
        </w:rPr>
      </w:pPr>
      <w:r w:rsidRPr="00E600D8">
        <w:rPr>
          <w:rFonts w:hint="cs"/>
          <w:rtl/>
        </w:rPr>
        <w:t xml:space="preserve">- </w:t>
      </w:r>
      <w:r w:rsidRPr="00E600D8">
        <w:rPr>
          <w:rtl/>
        </w:rPr>
        <w:t>א"ר יוחנן</w:t>
      </w:r>
      <w:r w:rsidR="00A85AC8" w:rsidRPr="00E600D8">
        <w:rPr>
          <w:rtl/>
        </w:rPr>
        <w:t>:</w:t>
      </w:r>
    </w:p>
    <w:p w14:paraId="3553AD89" w14:textId="1594E958" w:rsidR="006E0774" w:rsidRPr="00131640" w:rsidRDefault="006E0774" w:rsidP="006E0774">
      <w:pPr>
        <w:rPr>
          <w:rtl/>
        </w:rPr>
      </w:pPr>
      <w:r w:rsidRPr="00224C4C">
        <w:rPr>
          <w:rFonts w:ascii="Fb Fontext" w:hAnsi="Fb Fontext"/>
          <w:sz w:val="32"/>
          <w:rtl/>
        </w:rPr>
        <w:t>מפניהם עומדים, מפני תלמידי חכמים אין עומדים.</w:t>
      </w:r>
    </w:p>
    <w:p w14:paraId="5D151E2E" w14:textId="3815B330" w:rsidR="00A85AC8" w:rsidRPr="00E600D8" w:rsidRDefault="006E0774" w:rsidP="000B6281">
      <w:pPr>
        <w:pStyle w:val="38"/>
        <w:framePr w:wrap="notBeside"/>
        <w:rPr>
          <w:rtl/>
        </w:rPr>
      </w:pPr>
      <w:r w:rsidRPr="00E600D8">
        <w:rPr>
          <w:rtl/>
        </w:rPr>
        <w:t>ר</w:t>
      </w:r>
      <w:r w:rsidRPr="00E600D8">
        <w:rPr>
          <w:rFonts w:hint="cs"/>
          <w:rtl/>
        </w:rPr>
        <w:t>יב'א</w:t>
      </w:r>
      <w:r w:rsidR="00A85AC8" w:rsidRPr="00E600D8">
        <w:rPr>
          <w:rtl/>
        </w:rPr>
        <w:t>:</w:t>
      </w:r>
    </w:p>
    <w:p w14:paraId="66353776" w14:textId="23DC7F87" w:rsidR="006E0774" w:rsidRPr="00131640" w:rsidRDefault="006E0774" w:rsidP="006E0774">
      <w:pPr>
        <w:rPr>
          <w:rtl/>
        </w:rPr>
      </w:pPr>
      <w:r w:rsidRPr="00224C4C">
        <w:rPr>
          <w:rFonts w:ascii="Fb Fontext" w:hAnsi="Fb Fontext"/>
          <w:sz w:val="32"/>
          <w:rtl/>
        </w:rPr>
        <w:t>בוא וראה כמה חביבה מצוה בשעתה, שהרי מפניהם עומדים, מפני ת"</w:t>
      </w:r>
      <w:r w:rsidRPr="00224C4C">
        <w:rPr>
          <w:rFonts w:ascii="Fb Fontext" w:hAnsi="Fb Fontext" w:hint="cs"/>
          <w:sz w:val="32"/>
          <w:rtl/>
        </w:rPr>
        <w:t>ח</w:t>
      </w:r>
      <w:r w:rsidRPr="00224C4C">
        <w:rPr>
          <w:rFonts w:ascii="Fb Fontext" w:hAnsi="Fb Fontext"/>
          <w:sz w:val="32"/>
          <w:rtl/>
        </w:rPr>
        <w:t xml:space="preserve"> אין עומדים.</w:t>
      </w:r>
    </w:p>
    <w:p w14:paraId="63E24CB7" w14:textId="77777777" w:rsidR="00A85AC8" w:rsidRPr="00E600D8" w:rsidRDefault="006E0774" w:rsidP="000B6281">
      <w:pPr>
        <w:pStyle w:val="38"/>
        <w:framePr w:wrap="notBeside"/>
        <w:rPr>
          <w:rtl/>
        </w:rPr>
      </w:pPr>
      <w:r w:rsidRPr="00E600D8">
        <w:rPr>
          <w:rtl/>
        </w:rPr>
        <w:t>ודלמא</w:t>
      </w:r>
      <w:r w:rsidR="00A85AC8" w:rsidRPr="00E600D8">
        <w:rPr>
          <w:rtl/>
        </w:rPr>
        <w:t>:</w:t>
      </w:r>
    </w:p>
    <w:p w14:paraId="229D89C7" w14:textId="77466D76" w:rsidR="006E0774" w:rsidRDefault="006E0774" w:rsidP="006E0774">
      <w:pPr>
        <w:rPr>
          <w:rFonts w:ascii="Fb Fontext" w:hAnsi="Fb Fontext"/>
          <w:rtl/>
        </w:rPr>
      </w:pPr>
      <w:r w:rsidRPr="00224C4C">
        <w:rPr>
          <w:rFonts w:ascii="Fb Fontext" w:hAnsi="Fb Fontext"/>
          <w:rtl/>
        </w:rPr>
        <w:t xml:space="preserve">שאני </w:t>
      </w:r>
      <w:r w:rsidR="00B35B36">
        <w:rPr>
          <w:rFonts w:ascii="Fb Fontext" w:hAnsi="Fb Fontext"/>
          <w:rtl/>
        </w:rPr>
        <w:t>שם</w:t>
      </w:r>
      <w:r w:rsidRPr="00224C4C">
        <w:rPr>
          <w:rFonts w:ascii="Fb Fontext" w:hAnsi="Fb Fontext"/>
          <w:rtl/>
        </w:rPr>
        <w:t>, דא"כ, אתה מכשילן לעתיד לבא.</w:t>
      </w:r>
    </w:p>
    <w:p w14:paraId="708F806A" w14:textId="2DF0F618" w:rsidR="007309FA" w:rsidRPr="00131640" w:rsidRDefault="007309FA" w:rsidP="007309FA">
      <w:pPr>
        <w:pStyle w:val="affffb"/>
        <w:rPr>
          <w:rtl/>
        </w:rPr>
      </w:pPr>
      <w:r w:rsidRPr="007309FA">
        <w:rPr>
          <w:rtl/>
        </w:rPr>
        <w:t>***</w:t>
      </w:r>
    </w:p>
    <w:p w14:paraId="10BB5DF4" w14:textId="5203D7EE" w:rsidR="006E0774" w:rsidRPr="00131640" w:rsidRDefault="006E0774" w:rsidP="00F65F8B">
      <w:pPr>
        <w:pStyle w:val="affffb"/>
        <w:rPr>
          <w:rtl/>
        </w:rPr>
      </w:pPr>
      <w:r w:rsidRPr="00210DF6">
        <w:rPr>
          <w:rStyle w:val="afffff3"/>
          <w:rFonts w:cs="BA TM • Vilna Extra-Bold"/>
          <w:b w:val="0"/>
          <w:bCs w:val="0"/>
          <w:rtl/>
        </w:rPr>
        <w:lastRenderedPageBreak/>
        <w:t>אמר מר:</w:t>
      </w:r>
      <w:r w:rsidRPr="00224C4C">
        <w:rPr>
          <w:rtl/>
        </w:rPr>
        <w:t xml:space="preserve"> יכול יעמוד מפניו מבית הכסא ומבית המרחץ.</w:t>
      </w:r>
    </w:p>
    <w:p w14:paraId="1090DC7A" w14:textId="77777777" w:rsidR="00A85AC8" w:rsidRPr="00E600D8" w:rsidRDefault="006E0774" w:rsidP="003E7D35">
      <w:pPr>
        <w:pStyle w:val="38"/>
        <w:framePr w:wrap="notBeside"/>
        <w:rPr>
          <w:rtl/>
        </w:rPr>
      </w:pPr>
      <w:r w:rsidRPr="00E600D8">
        <w:rPr>
          <w:rFonts w:hint="cs"/>
          <w:rtl/>
        </w:rPr>
        <w:t>והא דר</w:t>
      </w:r>
      <w:r w:rsidRPr="00E600D8">
        <w:rPr>
          <w:rtl/>
        </w:rPr>
        <w:t>"</w:t>
      </w:r>
      <w:r w:rsidRPr="00E600D8">
        <w:rPr>
          <w:rFonts w:hint="cs"/>
          <w:rtl/>
        </w:rPr>
        <w:t>ח</w:t>
      </w:r>
      <w:r w:rsidR="00A85AC8" w:rsidRPr="00E600D8">
        <w:rPr>
          <w:rtl/>
        </w:rPr>
        <w:t>:</w:t>
      </w:r>
    </w:p>
    <w:p w14:paraId="7F101821" w14:textId="0B7E8A6B" w:rsidR="006E0774" w:rsidRPr="00131640" w:rsidRDefault="006E0774" w:rsidP="006E0774">
      <w:pPr>
        <w:rPr>
          <w:rtl/>
        </w:rPr>
      </w:pPr>
      <w:r w:rsidRPr="00224C4C">
        <w:rPr>
          <w:rFonts w:ascii="Fb Fontext" w:hAnsi="Fb Fontext" w:hint="cs"/>
          <w:rtl/>
        </w:rPr>
        <w:t>ישב בבית המרחץ</w:t>
      </w:r>
      <w:r w:rsidRPr="00224C4C">
        <w:rPr>
          <w:rFonts w:ascii="Fb Fontext" w:hAnsi="Fb Fontext"/>
          <w:rtl/>
        </w:rPr>
        <w:t>, וחלף ו</w:t>
      </w:r>
      <w:r w:rsidRPr="00224C4C">
        <w:rPr>
          <w:rFonts w:ascii="Fb Fontext" w:hAnsi="Fb Fontext" w:hint="cs"/>
          <w:rtl/>
        </w:rPr>
        <w:t>עבר</w:t>
      </w:r>
      <w:r>
        <w:rPr>
          <w:rFonts w:ascii="Fb Fontext" w:hAnsi="Fb Fontext"/>
          <w:rtl/>
        </w:rPr>
        <w:t xml:space="preserve"> </w:t>
      </w:r>
      <w:r>
        <w:rPr>
          <w:rStyle w:val="afffff3"/>
          <w:rFonts w:ascii="Fb Fontext" w:hAnsi="Fb Fontext"/>
          <w:rtl/>
          <w:rPrChange w:id="9082" w:author="מנוע אמוראים" w:date="2026-10-05T16:42:07Z">
            <w:rPr>
              <w:rFonts w:ascii="Fb Fontext" w:hAnsi="Fb Fontext"/>
              <w:rtl/>
            </w:rPr>
          </w:rPrChange>
        </w:rPr>
        <w:t xml:space="preserve">ר</w:t>
      </w:r>
      <w:r>
        <w:rPr>
          <w:rStyle w:val="afffff3"/>
          <w:rFonts w:ascii="Fb Fontext" w:hAnsi="Fb Fontext" w:hint="cs"/>
          <w:rtl/>
          <w:rPrChange w:id="9083" w:author="מנוע אמוראים" w:date="2026-10-05T16:42:07Z">
            <w:rPr>
              <w:rFonts w:ascii="Fb Fontext" w:hAnsi="Fb Fontext" w:hint="cs"/>
              <w:rtl/>
            </w:rPr>
          </w:rPrChange>
        </w:rPr>
        <w:t xml:space="preserve">שב</w:t>
      </w:r>
      <w:r>
        <w:rPr>
          <w:rStyle w:val="afffff3"/>
          <w:rFonts w:ascii="Fb Fontext" w:hAnsi="Fb Fontext"/>
          <w:rtl/>
          <w:rPrChange w:id="9084" w:author="מנוע אמוראים" w:date="2026-10-05T16:42:07Z">
            <w:rPr>
              <w:rFonts w:ascii="Fb Fontext" w:hAnsi="Fb Fontext"/>
              <w:rtl/>
            </w:rPr>
          </w:rPrChange>
        </w:rPr>
        <w:t xml:space="preserve">"</w:t>
      </w:r>
      <w:r>
        <w:rPr>
          <w:rStyle w:val="afffff3"/>
          <w:rFonts w:ascii="Fb Fontext" w:hAnsi="Fb Fontext" w:hint="cs"/>
          <w:rtl/>
          <w:rPrChange w:id="9085" w:author="מנוע אמוראים" w:date="2026-10-05T16:42:07Z">
            <w:rPr>
              <w:rFonts w:ascii="Fb Fontext" w:hAnsi="Fb Fontext" w:hint="cs"/>
              <w:rtl/>
            </w:rPr>
          </w:rPrChange>
        </w:rPr>
        <w:t xml:space="preserve">ר</w:t>
      </w:r>
      <w:r>
        <w:rPr>
          <w:rFonts w:ascii="Fb Fontext" w:hAnsi="Fb Fontext" w:hint="cs"/>
          <w:rtl/>
        </w:rPr>
        <w:t xml:space="preserve"> </w:t>
      </w:r>
      <w:r w:rsidRPr="00224C4C">
        <w:rPr>
          <w:rFonts w:ascii="Fb Fontext" w:hAnsi="Fb Fontext"/>
          <w:rtl/>
        </w:rPr>
        <w:t xml:space="preserve">ולא קם </w:t>
      </w:r>
      <w:r w:rsidRPr="00224C4C">
        <w:rPr>
          <w:rFonts w:ascii="Fb Fontext" w:hAnsi="Fb Fontext" w:hint="cs"/>
          <w:rtl/>
        </w:rPr>
        <w:t>מפניו</w:t>
      </w:r>
      <w:r w:rsidRPr="00224C4C">
        <w:rPr>
          <w:rFonts w:ascii="Fb Fontext" w:hAnsi="Fb Fontext"/>
          <w:rtl/>
        </w:rPr>
        <w:t>, ו</w:t>
      </w:r>
      <w:r w:rsidRPr="00224C4C">
        <w:rPr>
          <w:rFonts w:ascii="Fb Fontext" w:hAnsi="Fb Fontext" w:hint="cs"/>
          <w:rtl/>
        </w:rPr>
        <w:t>ה</w:t>
      </w:r>
      <w:r w:rsidRPr="00224C4C">
        <w:rPr>
          <w:rFonts w:ascii="Fb Fontext" w:hAnsi="Fb Fontext"/>
          <w:rtl/>
        </w:rPr>
        <w:t>קפ</w:t>
      </w:r>
      <w:r w:rsidRPr="00224C4C">
        <w:rPr>
          <w:rFonts w:ascii="Fb Fontext" w:hAnsi="Fb Fontext" w:hint="cs"/>
          <w:rtl/>
        </w:rPr>
        <w:t>י</w:t>
      </w:r>
      <w:r w:rsidRPr="00224C4C">
        <w:rPr>
          <w:rFonts w:ascii="Fb Fontext" w:hAnsi="Fb Fontext"/>
          <w:rtl/>
        </w:rPr>
        <w:t xml:space="preserve">ד, </w:t>
      </w:r>
      <w:r w:rsidRPr="00D24368">
        <w:rPr>
          <w:rStyle w:val="afffff3"/>
          <w:rFonts w:hint="cs"/>
          <w:rtl/>
        </w:rPr>
        <w:t>ואמר לאביו</w:t>
      </w:r>
      <w:r w:rsidRPr="00D24368">
        <w:rPr>
          <w:rStyle w:val="afffff3"/>
          <w:rtl/>
        </w:rPr>
        <w:t>:</w:t>
      </w:r>
      <w:r w:rsidRPr="00224C4C">
        <w:rPr>
          <w:rFonts w:ascii="Fb Fontext" w:hAnsi="Fb Fontext"/>
          <w:rtl/>
        </w:rPr>
        <w:t xml:space="preserve"> שני חומשים שניתי לו בספר תהלים, ולא עמד מפני!</w:t>
      </w:r>
    </w:p>
    <w:p w14:paraId="19FA9C23" w14:textId="62529D9D" w:rsidR="00A85AC8" w:rsidRPr="00E600D8" w:rsidRDefault="006E0774" w:rsidP="003E7D35">
      <w:pPr>
        <w:pStyle w:val="38"/>
        <w:framePr w:wrap="notBeside"/>
        <w:rPr>
          <w:rtl/>
        </w:rPr>
      </w:pPr>
      <w:r w:rsidRPr="00E600D8">
        <w:rPr>
          <w:rtl/>
        </w:rPr>
        <w:t>ותו, בר קפרא</w:t>
      </w:r>
      <w:r w:rsidR="00A85AC8" w:rsidRPr="00E600D8">
        <w:rPr>
          <w:rtl/>
        </w:rPr>
        <w:t>:</w:t>
      </w:r>
    </w:p>
    <w:p w14:paraId="3683A86A" w14:textId="29304591" w:rsidR="009469D7" w:rsidRDefault="006E0774" w:rsidP="006E0774">
      <w:pPr>
        <w:rPr>
          <w:rFonts w:ascii="Fb Fontext" w:hAnsi="Fb Fontext"/>
          <w:rtl/>
        </w:rPr>
      </w:pPr>
      <w:r w:rsidRPr="00224C4C">
        <w:rPr>
          <w:rFonts w:ascii="Fb Fontext" w:hAnsi="Fb Fontext" w:hint="cs"/>
          <w:rtl/>
        </w:rPr>
        <w:t xml:space="preserve">ישב בבית המרחץ ועבר </w:t>
      </w:r>
      <w:r>
        <w:rPr>
          <w:rStyle w:val="afffff3"/>
          <w:rFonts w:ascii="Fb Fontext" w:hAnsi="Fb Fontext"/>
          <w:rtl/>
          <w:rPrChange w:id="9086" w:author="מנוע אמוראים" w:date="2026-10-05T16:42:07Z">
            <w:rPr>
              <w:rFonts w:ascii="Fb Fontext" w:hAnsi="Fb Fontext"/>
              <w:rtl/>
            </w:rPr>
          </w:rPrChange>
        </w:rPr>
        <w:t xml:space="preserve">ר</w:t>
      </w:r>
      <w:r>
        <w:rPr>
          <w:rStyle w:val="afffff3"/>
          <w:rFonts w:ascii="Fb Fontext" w:hAnsi="Fb Fontext" w:hint="cs"/>
          <w:rtl/>
          <w:rPrChange w:id="9087" w:author="מנוע אמוראים" w:date="2026-10-05T16:42:07Z">
            <w:rPr>
              <w:rFonts w:ascii="Fb Fontext" w:hAnsi="Fb Fontext" w:hint="cs"/>
              <w:rtl/>
            </w:rPr>
          </w:rPrChange>
        </w:rPr>
        <w:t xml:space="preserve">שב</w:t>
      </w:r>
      <w:r>
        <w:rPr>
          <w:rStyle w:val="afffff3"/>
          <w:rFonts w:ascii="Fb Fontext" w:hAnsi="Fb Fontext"/>
          <w:rtl/>
          <w:rPrChange w:id="9088" w:author="מנוע אמוראים" w:date="2026-10-05T16:42:07Z">
            <w:rPr>
              <w:rFonts w:ascii="Fb Fontext" w:hAnsi="Fb Fontext"/>
              <w:rtl/>
            </w:rPr>
          </w:rPrChange>
        </w:rPr>
        <w:t xml:space="preserve">"</w:t>
      </w:r>
      <w:r>
        <w:rPr>
          <w:rStyle w:val="afffff3"/>
          <w:rFonts w:ascii="Fb Fontext" w:hAnsi="Fb Fontext" w:hint="cs"/>
          <w:rtl/>
          <w:rPrChange w:id="9089" w:author="מנוע אמוראים" w:date="2026-10-05T16:42:07Z">
            <w:rPr>
              <w:rFonts w:ascii="Fb Fontext" w:hAnsi="Fb Fontext" w:hint="cs"/>
              <w:rtl/>
            </w:rPr>
          </w:rPrChange>
        </w:rPr>
        <w:t xml:space="preserve">ר</w:t>
      </w:r>
      <w:r>
        <w:rPr>
          <w:rFonts w:ascii="Fb Fontext" w:hAnsi="Fb Fontext" w:hint="cs"/>
          <w:rtl/>
        </w:rPr>
        <w:t xml:space="preserve"> </w:t>
      </w:r>
      <w:r w:rsidRPr="00224C4C">
        <w:rPr>
          <w:rFonts w:ascii="Fb Fontext" w:hAnsi="Fb Fontext"/>
          <w:rtl/>
        </w:rPr>
        <w:t>ולא קם מ</w:t>
      </w:r>
      <w:r w:rsidRPr="00224C4C">
        <w:rPr>
          <w:rFonts w:ascii="Fb Fontext" w:hAnsi="Fb Fontext" w:hint="cs"/>
          <w:rtl/>
        </w:rPr>
        <w:t>פניו</w:t>
      </w:r>
      <w:r w:rsidRPr="00224C4C">
        <w:rPr>
          <w:rFonts w:ascii="Fb Fontext" w:hAnsi="Fb Fontext"/>
          <w:rtl/>
        </w:rPr>
        <w:t>, ו</w:t>
      </w:r>
      <w:r w:rsidRPr="00224C4C">
        <w:rPr>
          <w:rFonts w:ascii="Fb Fontext" w:hAnsi="Fb Fontext" w:hint="cs"/>
          <w:rtl/>
        </w:rPr>
        <w:t>הקפיד</w:t>
      </w:r>
      <w:r w:rsidRPr="00224C4C">
        <w:rPr>
          <w:rFonts w:ascii="Fb Fontext" w:hAnsi="Fb Fontext"/>
          <w:rtl/>
        </w:rPr>
        <w:t>,</w:t>
      </w:r>
    </w:p>
    <w:p w14:paraId="4E38E1DB" w14:textId="03749F06" w:rsidR="00A85AC8" w:rsidRPr="00E600D8" w:rsidRDefault="006E0774" w:rsidP="003E7D35">
      <w:pPr>
        <w:pStyle w:val="38"/>
        <w:framePr w:wrap="notBeside"/>
        <w:rPr>
          <w:rtl/>
        </w:rPr>
      </w:pPr>
      <w:r w:rsidRPr="00E600D8">
        <w:rPr>
          <w:rtl/>
        </w:rPr>
        <w:t>ובא א"ל לאבוה</w:t>
      </w:r>
      <w:r w:rsidR="00A85AC8" w:rsidRPr="00E600D8">
        <w:rPr>
          <w:rtl/>
        </w:rPr>
        <w:t>:</w:t>
      </w:r>
    </w:p>
    <w:p w14:paraId="24EECD6F" w14:textId="5FF4D269" w:rsidR="006E0774" w:rsidRPr="00131640" w:rsidRDefault="006E0774" w:rsidP="006E0774">
      <w:pPr>
        <w:rPr>
          <w:rtl/>
        </w:rPr>
      </w:pPr>
      <w:r w:rsidRPr="00224C4C">
        <w:rPr>
          <w:rFonts w:ascii="Fb Fontext" w:hAnsi="Fb Fontext"/>
          <w:rtl/>
        </w:rPr>
        <w:t>שני שלישי שליש שניתי לו בתורת כהנים, ולא עמד מפני!</w:t>
      </w:r>
    </w:p>
    <w:p w14:paraId="2C832567" w14:textId="65E59D83" w:rsidR="00A85AC8" w:rsidRPr="00E600D8" w:rsidRDefault="006E0774" w:rsidP="003E7D35">
      <w:pPr>
        <w:pStyle w:val="38"/>
        <w:framePr w:wrap="notBeside"/>
        <w:rPr>
          <w:rtl/>
        </w:rPr>
      </w:pPr>
      <w:r w:rsidRPr="00E600D8">
        <w:rPr>
          <w:rtl/>
        </w:rPr>
        <w:t>ואמר לו</w:t>
      </w:r>
      <w:r w:rsidR="00A85AC8" w:rsidRPr="00E600D8">
        <w:rPr>
          <w:rtl/>
        </w:rPr>
        <w:t>:</w:t>
      </w:r>
    </w:p>
    <w:p w14:paraId="784BDADC" w14:textId="2A662AC2" w:rsidR="006E0774" w:rsidRPr="00131640" w:rsidRDefault="003E7D35" w:rsidP="006E0774">
      <w:pPr>
        <w:rPr>
          <w:rtl/>
        </w:rPr>
      </w:pPr>
      <w:r>
        <w:rPr>
          <w:rFonts w:ascii="Fb Fontext" w:hAnsi="Fb Fontext" w:hint="cs"/>
          <w:rtl/>
        </w:rPr>
        <w:t>ש</w:t>
      </w:r>
      <w:r w:rsidR="006E0774" w:rsidRPr="00224C4C">
        <w:rPr>
          <w:rFonts w:ascii="Fb Fontext" w:hAnsi="Fb Fontext"/>
          <w:rtl/>
        </w:rPr>
        <w:t>מא בהן יושב ומהרהר.</w:t>
      </w:r>
      <w:r w:rsidR="006E0774" w:rsidRPr="00224C4C">
        <w:rPr>
          <w:rFonts w:ascii="Fb Fontext" w:hAnsi="Fb Fontext" w:hint="cs"/>
          <w:rtl/>
        </w:rPr>
        <w:t xml:space="preserve"> ומשמע הא לאו הכי לא - ה</w:t>
      </w:r>
      <w:r w:rsidR="006E0774" w:rsidRPr="00224C4C">
        <w:rPr>
          <w:rFonts w:ascii="Fb Fontext" w:hAnsi="Fb Fontext"/>
          <w:rtl/>
        </w:rPr>
        <w:t>"</w:t>
      </w:r>
      <w:r w:rsidR="006E0774" w:rsidRPr="00224C4C">
        <w:rPr>
          <w:rFonts w:ascii="Fb Fontext" w:hAnsi="Fb Fontext" w:hint="cs"/>
          <w:rtl/>
        </w:rPr>
        <w:t>מ בפנים</w:t>
      </w:r>
      <w:r w:rsidR="006E0774" w:rsidRPr="00224C4C">
        <w:rPr>
          <w:rFonts w:ascii="Fb Fontext" w:hAnsi="Fb Fontext"/>
          <w:rtl/>
        </w:rPr>
        <w:t>, הא ב</w:t>
      </w:r>
      <w:r w:rsidR="006E0774" w:rsidRPr="00224C4C">
        <w:rPr>
          <w:rFonts w:ascii="Fb Fontext" w:hAnsi="Fb Fontext" w:hint="cs"/>
          <w:rtl/>
        </w:rPr>
        <w:t>חוץ</w:t>
      </w:r>
      <w:r w:rsidR="006E0774" w:rsidRPr="00224C4C">
        <w:rPr>
          <w:rFonts w:ascii="Fb Fontext" w:hAnsi="Fb Fontext"/>
          <w:rtl/>
        </w:rPr>
        <w:t>.</w:t>
      </w:r>
    </w:p>
    <w:p w14:paraId="34EB98EB" w14:textId="718B3F90" w:rsidR="00A85AC8" w:rsidRPr="00E600D8" w:rsidRDefault="006E0774" w:rsidP="003E7D35">
      <w:pPr>
        <w:pStyle w:val="38"/>
        <w:framePr w:wrap="notBeside"/>
        <w:rPr>
          <w:rtl/>
        </w:rPr>
      </w:pPr>
      <w:r w:rsidRPr="00E600D8">
        <w:rPr>
          <w:rtl/>
        </w:rPr>
        <w:t>• ה"נ מסתבר</w:t>
      </w:r>
      <w:r w:rsidR="00A85AC8" w:rsidRPr="00E600D8">
        <w:rPr>
          <w:rFonts w:hint="cs"/>
          <w:rtl/>
        </w:rPr>
        <w:t>:</w:t>
      </w:r>
    </w:p>
    <w:p w14:paraId="11182B54" w14:textId="2136230E" w:rsidR="006E0774" w:rsidRPr="00131640" w:rsidRDefault="006E0774" w:rsidP="006E0774">
      <w:pPr>
        <w:rPr>
          <w:rtl/>
        </w:rPr>
      </w:pPr>
      <w:r w:rsidRPr="003E7D35">
        <w:rPr>
          <w:rStyle w:val="afffff3"/>
          <w:rtl/>
        </w:rPr>
        <w:t>ד</w:t>
      </w:r>
      <w:r w:rsidRPr="003E7D35">
        <w:rPr>
          <w:rStyle w:val="afffff3"/>
          <w:rFonts w:hint="cs"/>
          <w:rtl/>
        </w:rPr>
        <w:t>רי</w:t>
      </w:r>
      <w:r w:rsidRPr="003E7D35">
        <w:rPr>
          <w:rStyle w:val="afffff3"/>
          <w:rtl/>
        </w:rPr>
        <w:t>"</w:t>
      </w:r>
      <w:r w:rsidRPr="003E7D35">
        <w:rPr>
          <w:rStyle w:val="afffff3"/>
          <w:rFonts w:hint="cs"/>
          <w:rtl/>
        </w:rPr>
        <w:t>ו</w:t>
      </w:r>
      <w:r w:rsidRPr="003E7D35">
        <w:rPr>
          <w:rStyle w:val="afffff3"/>
          <w:rtl/>
        </w:rPr>
        <w:t>:</w:t>
      </w:r>
      <w:r w:rsidRPr="00224C4C">
        <w:rPr>
          <w:rFonts w:ascii="Fb Fontext" w:hAnsi="Fb Fontext"/>
          <w:rtl/>
        </w:rPr>
        <w:t xml:space="preserve"> בכל מקום מותר להרהר, חוץ מבית המרחץ ומבית הכסא!</w:t>
      </w:r>
    </w:p>
    <w:p w14:paraId="261D99AD" w14:textId="77777777" w:rsidR="00A85AC8" w:rsidRPr="00E600D8" w:rsidRDefault="006E0774" w:rsidP="003E7D35">
      <w:pPr>
        <w:pStyle w:val="38"/>
        <w:framePr w:wrap="notBeside"/>
        <w:rPr>
          <w:rtl/>
        </w:rPr>
      </w:pPr>
      <w:r w:rsidRPr="00E600D8">
        <w:rPr>
          <w:rtl/>
        </w:rPr>
        <w:t xml:space="preserve">- </w:t>
      </w:r>
      <w:r w:rsidRPr="00E600D8">
        <w:rPr>
          <w:rFonts w:hint="cs"/>
          <w:rtl/>
        </w:rPr>
        <w:t>ודחי'</w:t>
      </w:r>
      <w:r w:rsidR="00A85AC8" w:rsidRPr="00E600D8">
        <w:rPr>
          <w:rtl/>
        </w:rPr>
        <w:t>:</w:t>
      </w:r>
    </w:p>
    <w:p w14:paraId="6742DD4D" w14:textId="77A593A2" w:rsidR="006E0774" w:rsidRPr="00131640" w:rsidRDefault="006E0774" w:rsidP="00943179">
      <w:pPr>
        <w:rPr>
          <w:rtl/>
        </w:rPr>
      </w:pPr>
      <w:r w:rsidRPr="00943179">
        <w:rPr>
          <w:rFonts w:hint="cs"/>
          <w:rtl/>
        </w:rPr>
        <w:t>ד</w:t>
      </w:r>
      <w:r w:rsidR="00510429">
        <w:rPr>
          <w:rFonts w:hint="cs"/>
          <w:rtl/>
        </w:rPr>
        <w:t>שמא</w:t>
      </w:r>
      <w:r w:rsidRPr="00943179">
        <w:rPr>
          <w:rtl/>
        </w:rPr>
        <w:t xml:space="preserve"> לאונסיה שאני.</w:t>
      </w:r>
    </w:p>
    <w:p w14:paraId="0B30BE20" w14:textId="5E8D7966" w:rsidR="006E0774" w:rsidRPr="00131640" w:rsidRDefault="006E0774" w:rsidP="00D24368">
      <w:pPr>
        <w:spacing w:after="120"/>
        <w:rPr>
          <w:rtl/>
        </w:rPr>
      </w:pPr>
      <w:r w:rsidRPr="00224C4C">
        <w:rPr>
          <w:rFonts w:ascii="Fb Fontext" w:hAnsi="Fb Fontext"/>
          <w:rtl/>
        </w:rPr>
        <w:t xml:space="preserve">יכול יעצים עיניו </w:t>
      </w:r>
      <w:r w:rsidR="003E7D35">
        <w:rPr>
          <w:rFonts w:ascii="Fb Fontext" w:hAnsi="Fb Fontext" w:hint="cs"/>
          <w:rtl/>
        </w:rPr>
        <w:t>קודם</w:t>
      </w:r>
      <w:r w:rsidRPr="00224C4C">
        <w:rPr>
          <w:rFonts w:ascii="Fb Fontext" w:hAnsi="Fb Fontext"/>
          <w:rtl/>
        </w:rPr>
        <w:t xml:space="preserve"> </w:t>
      </w:r>
      <w:r w:rsidR="003E7D35">
        <w:rPr>
          <w:rFonts w:ascii="Fb Fontext" w:hAnsi="Fb Fontext" w:hint="cs"/>
          <w:rtl/>
        </w:rPr>
        <w:t xml:space="preserve">שיבוא </w:t>
      </w:r>
      <w:r w:rsidRPr="00224C4C">
        <w:rPr>
          <w:rFonts w:ascii="Fb Fontext" w:hAnsi="Fb Fontext"/>
          <w:rtl/>
        </w:rPr>
        <w:t xml:space="preserve">זמן חיוב, </w:t>
      </w:r>
      <w:r w:rsidRPr="00224C4C">
        <w:rPr>
          <w:rFonts w:ascii="Fb Fontext" w:hAnsi="Fb Fontext" w:hint="cs"/>
          <w:rtl/>
        </w:rPr>
        <w:t xml:space="preserve">שכשיתחייב לא יראהו </w:t>
      </w:r>
      <w:r w:rsidRPr="00224C4C">
        <w:rPr>
          <w:rFonts w:ascii="Fb Fontext" w:hAnsi="Fb Fontext"/>
          <w:rtl/>
        </w:rPr>
        <w:t xml:space="preserve"> ת"ל:</w:t>
      </w:r>
      <w:r w:rsidRPr="00224C4C">
        <w:rPr>
          <w:rStyle w:val="affffa"/>
          <w:rtl/>
        </w:rPr>
        <w:t xml:space="preserve"> </w:t>
      </w:r>
      <w:r w:rsidRPr="00224C4C">
        <w:rPr>
          <w:rStyle w:val="affffa"/>
          <w:rFonts w:hint="cs"/>
          <w:rtl/>
        </w:rPr>
        <w:t>'</w:t>
      </w:r>
      <w:r w:rsidRPr="00224C4C">
        <w:rPr>
          <w:rStyle w:val="affffa"/>
          <w:rtl/>
        </w:rPr>
        <w:t>תקום ויראת</w:t>
      </w:r>
      <w:r w:rsidRPr="00224C4C">
        <w:rPr>
          <w:rStyle w:val="affffa"/>
          <w:rFonts w:hint="cs"/>
          <w:rtl/>
        </w:rPr>
        <w:t>'</w:t>
      </w:r>
      <w:r w:rsidRPr="00224C4C">
        <w:rPr>
          <w:rStyle w:val="affffa"/>
          <w:rtl/>
        </w:rPr>
        <w:t>.</w:t>
      </w:r>
    </w:p>
    <w:p w14:paraId="31F66403" w14:textId="094CC512" w:rsidR="00A85AC8" w:rsidRPr="00E600D8" w:rsidRDefault="006E0774" w:rsidP="00EE0FD5">
      <w:pPr>
        <w:pStyle w:val="38"/>
        <w:framePr w:wrap="notBeside"/>
        <w:rPr>
          <w:rtl/>
        </w:rPr>
      </w:pPr>
      <w:r w:rsidRPr="00E600D8">
        <w:rPr>
          <w:rtl/>
        </w:rPr>
        <w:t>• תנא</w:t>
      </w:r>
      <w:r w:rsidR="00A85AC8" w:rsidRPr="00E600D8">
        <w:rPr>
          <w:rtl/>
        </w:rPr>
        <w:t>:</w:t>
      </w:r>
    </w:p>
    <w:p w14:paraId="67FA7B5C" w14:textId="1FA25728" w:rsidR="006E0774" w:rsidRPr="00131640" w:rsidRDefault="006E0774" w:rsidP="006E0774">
      <w:pPr>
        <w:rPr>
          <w:rtl/>
        </w:rPr>
      </w:pPr>
      <w:r w:rsidRPr="00224C4C">
        <w:rPr>
          <w:rFonts w:ascii="Fb Fontext" w:hAnsi="Fb Fontext"/>
          <w:sz w:val="32"/>
          <w:rtl/>
        </w:rPr>
        <w:t>איזוהי קימה שיש בה הידור? הוי אומר: זה ד' אמות.</w:t>
      </w:r>
    </w:p>
    <w:p w14:paraId="4787419D" w14:textId="307DEF3C" w:rsidR="00A85AC8" w:rsidRPr="00E600D8" w:rsidRDefault="006E0774" w:rsidP="00EE0FD5">
      <w:pPr>
        <w:pStyle w:val="38"/>
        <w:framePr w:wrap="notBeside"/>
        <w:rPr>
          <w:rtl/>
        </w:rPr>
      </w:pPr>
      <w:r w:rsidRPr="00E600D8">
        <w:rPr>
          <w:rtl/>
        </w:rPr>
        <w:t>• אביי</w:t>
      </w:r>
      <w:r w:rsidR="00A85AC8" w:rsidRPr="00E600D8">
        <w:rPr>
          <w:rtl/>
        </w:rPr>
        <w:t>:</w:t>
      </w:r>
    </w:p>
    <w:p w14:paraId="0F5B58EF" w14:textId="41507AE4" w:rsidR="006E0774" w:rsidRPr="00131640" w:rsidRDefault="00EE0FD5" w:rsidP="006E0774">
      <w:pPr>
        <w:rPr>
          <w:rtl/>
        </w:rPr>
      </w:pPr>
      <w:r>
        <w:rPr>
          <w:rFonts w:ascii="Fb Fontext" w:hAnsi="Fb Fontext" w:hint="cs"/>
          <w:rtl/>
        </w:rPr>
        <w:t xml:space="preserve">רק </w:t>
      </w:r>
      <w:r w:rsidR="006E0774" w:rsidRPr="00224C4C">
        <w:rPr>
          <w:rFonts w:ascii="Fb Fontext" w:hAnsi="Fb Fontext"/>
          <w:rtl/>
        </w:rPr>
        <w:t>ברבו שאינו מובהק, אבל ברבו המובהק - מלא עיניו.</w:t>
      </w:r>
    </w:p>
    <w:p w14:paraId="6604769D" w14:textId="77777777" w:rsidR="00A85AC8" w:rsidRPr="00E600D8" w:rsidRDefault="006E0774" w:rsidP="00F9339E">
      <w:pPr>
        <w:pStyle w:val="38"/>
        <w:framePr w:wrap="notBeside"/>
        <w:rPr>
          <w:rtl/>
        </w:rPr>
      </w:pPr>
      <w:r w:rsidRPr="00E600D8">
        <w:rPr>
          <w:rtl/>
        </w:rPr>
        <w:t>אביי</w:t>
      </w:r>
      <w:r w:rsidR="00A85AC8" w:rsidRPr="00E600D8">
        <w:rPr>
          <w:rtl/>
        </w:rPr>
        <w:t>:</w:t>
      </w:r>
    </w:p>
    <w:p w14:paraId="717F83D2" w14:textId="4BB47BF6" w:rsidR="009469D7" w:rsidRDefault="006E0774" w:rsidP="006E0774">
      <w:pPr>
        <w:rPr>
          <w:rFonts w:ascii="Fb Fontext" w:hAnsi="Fb Fontext"/>
          <w:rtl/>
        </w:rPr>
      </w:pPr>
      <w:r w:rsidRPr="00224C4C">
        <w:rPr>
          <w:rFonts w:ascii="Fb Fontext" w:hAnsi="Fb Fontext"/>
          <w:rtl/>
        </w:rPr>
        <w:t>מ</w:t>
      </w:r>
      <w:r w:rsidRPr="00224C4C">
        <w:rPr>
          <w:rFonts w:ascii="Fb Fontext" w:hAnsi="Fb Fontext" w:hint="cs"/>
          <w:rtl/>
        </w:rPr>
        <w:t xml:space="preserve">רגע שראה לאוזן חמורו דרב יוסף שבא </w:t>
      </w:r>
      <w:r w:rsidR="00D24368">
        <w:rPr>
          <w:rFonts w:ascii="Fb Fontext" w:hAnsi="Fb Fontext" w:hint="cs"/>
          <w:rtl/>
        </w:rPr>
        <w:t xml:space="preserve">- </w:t>
      </w:r>
      <w:r w:rsidRPr="00224C4C">
        <w:rPr>
          <w:rFonts w:ascii="Fb Fontext" w:hAnsi="Fb Fontext" w:hint="cs"/>
          <w:rtl/>
        </w:rPr>
        <w:t>כבר קם</w:t>
      </w:r>
    </w:p>
    <w:p w14:paraId="33C350C7" w14:textId="77777777" w:rsidR="00A85AC8" w:rsidRPr="00E600D8" w:rsidRDefault="006E0774" w:rsidP="00F9339E">
      <w:pPr>
        <w:pStyle w:val="38"/>
        <w:framePr w:wrap="notBeside"/>
        <w:rPr>
          <w:rtl/>
        </w:rPr>
      </w:pPr>
      <w:r w:rsidRPr="00E600D8">
        <w:rPr>
          <w:rtl/>
        </w:rPr>
        <w:t>אביי</w:t>
      </w:r>
      <w:r w:rsidR="00A85AC8" w:rsidRPr="00E600D8">
        <w:rPr>
          <w:rtl/>
        </w:rPr>
        <w:t>:</w:t>
      </w:r>
    </w:p>
    <w:p w14:paraId="55BB6ABF" w14:textId="50143F0A" w:rsidR="006E0774" w:rsidRPr="00131640" w:rsidRDefault="006E0774" w:rsidP="006E0774">
      <w:pPr>
        <w:rPr>
          <w:rtl/>
        </w:rPr>
      </w:pPr>
      <w:r w:rsidRPr="00224C4C">
        <w:rPr>
          <w:rFonts w:ascii="Fb Fontext" w:hAnsi="Fb Fontext" w:hint="cs"/>
          <w:rtl/>
        </w:rPr>
        <w:t xml:space="preserve">רכב על חמור על גדות </w:t>
      </w:r>
      <w:r w:rsidRPr="00224C4C">
        <w:rPr>
          <w:rFonts w:ascii="Fb Fontext" w:hAnsi="Fb Fontext"/>
          <w:rtl/>
        </w:rPr>
        <w:t xml:space="preserve">נהר סגיא, </w:t>
      </w:r>
      <w:r w:rsidRPr="00F9339E">
        <w:rPr>
          <w:rStyle w:val="afffff3"/>
          <w:rFonts w:hint="cs"/>
          <w:rtl/>
        </w:rPr>
        <w:t xml:space="preserve">ישב </w:t>
      </w:r>
      <w:r w:rsidRPr="00F9339E">
        <w:rPr>
          <w:rStyle w:val="afffff3"/>
          <w:rtl/>
        </w:rPr>
        <w:t>רב משרשיא ורבנן</w:t>
      </w:r>
      <w:r w:rsidRPr="00224C4C">
        <w:rPr>
          <w:rFonts w:ascii="Fb Fontext" w:hAnsi="Fb Fontext"/>
          <w:rtl/>
        </w:rPr>
        <w:t xml:space="preserve"> ב</w:t>
      </w:r>
      <w:r w:rsidRPr="00224C4C">
        <w:rPr>
          <w:rFonts w:ascii="Fb Fontext" w:hAnsi="Fb Fontext" w:hint="cs"/>
          <w:rtl/>
        </w:rPr>
        <w:t>צד השני</w:t>
      </w:r>
      <w:r w:rsidRPr="00224C4C">
        <w:rPr>
          <w:rFonts w:ascii="Fb Fontext" w:hAnsi="Fb Fontext"/>
          <w:rtl/>
        </w:rPr>
        <w:t xml:space="preserve"> ולא קמו מ</w:t>
      </w:r>
      <w:r w:rsidRPr="00224C4C">
        <w:rPr>
          <w:rFonts w:ascii="Fb Fontext" w:hAnsi="Fb Fontext" w:hint="cs"/>
          <w:rtl/>
        </w:rPr>
        <w:t>פניו</w:t>
      </w:r>
      <w:r w:rsidRPr="00224C4C">
        <w:rPr>
          <w:rFonts w:ascii="Fb Fontext" w:hAnsi="Fb Fontext"/>
          <w:rtl/>
        </w:rPr>
        <w:t xml:space="preserve">, </w:t>
      </w:r>
      <w:r w:rsidR="00F9339E" w:rsidRPr="00F9339E">
        <w:rPr>
          <w:rStyle w:val="afffff3"/>
          <w:rFonts w:hint="cs"/>
          <w:rtl/>
        </w:rPr>
        <w:t>שאלם</w:t>
      </w:r>
      <w:r w:rsidRPr="00F9339E">
        <w:rPr>
          <w:rStyle w:val="afffff3"/>
          <w:rtl/>
        </w:rPr>
        <w:t>:</w:t>
      </w:r>
      <w:r w:rsidRPr="00224C4C">
        <w:rPr>
          <w:rFonts w:ascii="Fb Fontext" w:hAnsi="Fb Fontext"/>
          <w:rtl/>
        </w:rPr>
        <w:t xml:space="preserve"> ולא רב מובהק אנ</w:t>
      </w:r>
      <w:r w:rsidRPr="00224C4C">
        <w:rPr>
          <w:rFonts w:ascii="Fb Fontext" w:hAnsi="Fb Fontext" w:hint="cs"/>
          <w:rtl/>
        </w:rPr>
        <w:t>י</w:t>
      </w:r>
      <w:r w:rsidRPr="00224C4C">
        <w:rPr>
          <w:rFonts w:ascii="Fb Fontext" w:hAnsi="Fb Fontext"/>
          <w:rtl/>
        </w:rPr>
        <w:t xml:space="preserve">? </w:t>
      </w:r>
      <w:r w:rsidRPr="00F9339E">
        <w:rPr>
          <w:rStyle w:val="afffff3"/>
          <w:rtl/>
        </w:rPr>
        <w:t>אמרו ל</w:t>
      </w:r>
      <w:r w:rsidR="00F9339E" w:rsidRPr="00F9339E">
        <w:rPr>
          <w:rStyle w:val="afffff3"/>
          <w:rFonts w:hint="cs"/>
          <w:rtl/>
        </w:rPr>
        <w:t>ו</w:t>
      </w:r>
      <w:r w:rsidRPr="00F9339E">
        <w:rPr>
          <w:rStyle w:val="afffff3"/>
          <w:rtl/>
        </w:rPr>
        <w:t>:</w:t>
      </w:r>
      <w:r w:rsidRPr="00224C4C">
        <w:rPr>
          <w:rFonts w:ascii="Fb Fontext" w:hAnsi="Fb Fontext"/>
          <w:rtl/>
        </w:rPr>
        <w:t xml:space="preserve"> </w:t>
      </w:r>
      <w:r w:rsidRPr="00224C4C">
        <w:rPr>
          <w:rFonts w:ascii="Fb Fontext" w:hAnsi="Fb Fontext" w:hint="cs"/>
          <w:rtl/>
        </w:rPr>
        <w:t>שלא ראוהו</w:t>
      </w:r>
      <w:r w:rsidRPr="00224C4C">
        <w:rPr>
          <w:rFonts w:ascii="Fb Fontext" w:hAnsi="Fb Fontext"/>
          <w:rtl/>
        </w:rPr>
        <w:t>.</w:t>
      </w:r>
    </w:p>
    <w:p w14:paraId="11FB10F5" w14:textId="77777777" w:rsidR="006E0774" w:rsidRPr="00131640" w:rsidRDefault="006E0774" w:rsidP="00841728">
      <w:pPr>
        <w:pStyle w:val="affffb"/>
        <w:rPr>
          <w:rtl/>
        </w:rPr>
        <w:pPrChange w:id="90045" w:author="קלוד" w:date="2026-10-08T12:07:40Z">
          <w:pPr>
            <w:pStyle w:val="affb"/>
          </w:pPr>
        </w:pPrChange>
      </w:pPr>
      <w:del w:id="90043" w:author="קלוד" w:date="2026-10-08T12:07:40Z">
        <w:r w:rsidRPr="00224C4C">
          <w:rPr>
            <w:rFonts w:hint="cs"/>
            <w:rtl/>
          </w:rPr>
          <w:delText xml:space="preserve">׹</w:delText>
        </w:r>
      </w:del>
      <w:ins w:id="90044" w:author="קלוד" w:date="2026-10-08T12:07:40Z">
        <w:r>
          <w:rPr>
            <w:color w:val="7B3F00"/>
          </w:rPr>
          <w:t xml:space="preserve">עמידה מפני רבו</w:t>
        </w:r>
      </w:ins>
    </w:p>
    <w:p w14:paraId="17F1597C" w14:textId="0D2CA292" w:rsidR="00A85AC8" w:rsidRPr="00E600D8" w:rsidRDefault="006E0774" w:rsidP="009624DB">
      <w:pPr>
        <w:pStyle w:val="38"/>
        <w:framePr w:wrap="notBeside"/>
        <w:rPr>
          <w:rtl/>
        </w:rPr>
      </w:pPr>
      <w:r w:rsidRPr="00E600D8">
        <w:rPr>
          <w:rFonts w:hint="cs"/>
          <w:rtl/>
        </w:rPr>
        <w:t>רשב</w:t>
      </w:r>
      <w:r w:rsidRPr="00E600D8">
        <w:rPr>
          <w:rtl/>
        </w:rPr>
        <w:t>"</w:t>
      </w:r>
      <w:r w:rsidRPr="00E600D8">
        <w:rPr>
          <w:rFonts w:hint="cs"/>
          <w:rtl/>
        </w:rPr>
        <w:t>א</w:t>
      </w:r>
      <w:r w:rsidR="00A85AC8" w:rsidRPr="00E600D8">
        <w:rPr>
          <w:rtl/>
        </w:rPr>
        <w:t>:</w:t>
      </w:r>
    </w:p>
    <w:p w14:paraId="67C64C3C" w14:textId="61BFD8E9" w:rsidR="006E0774" w:rsidRPr="00131640" w:rsidRDefault="006E0774" w:rsidP="006E0774">
      <w:pPr>
        <w:rPr>
          <w:rtl/>
        </w:rPr>
      </w:pPr>
      <w:r w:rsidRPr="00224C4C">
        <w:rPr>
          <w:rFonts w:ascii="Fb Fontext" w:hAnsi="Fb Fontext"/>
          <w:sz w:val="32"/>
          <w:rtl/>
        </w:rPr>
        <w:t>מנין לזקן שלא יטריח? ת"ל:</w:t>
      </w:r>
      <w:r w:rsidRPr="00224C4C">
        <w:rPr>
          <w:rStyle w:val="affffa"/>
          <w:rtl/>
        </w:rPr>
        <w:t xml:space="preserve"> </w:t>
      </w:r>
      <w:r w:rsidRPr="00224C4C">
        <w:rPr>
          <w:rStyle w:val="affffa"/>
          <w:rFonts w:hint="cs"/>
          <w:rtl/>
        </w:rPr>
        <w:t>'</w:t>
      </w:r>
      <w:r w:rsidRPr="00224C4C">
        <w:rPr>
          <w:rStyle w:val="affffa"/>
          <w:rtl/>
        </w:rPr>
        <w:t>זקן ויראת</w:t>
      </w:r>
      <w:r w:rsidRPr="00224C4C">
        <w:rPr>
          <w:rStyle w:val="affffa"/>
          <w:rFonts w:hint="cs"/>
          <w:rtl/>
        </w:rPr>
        <w:t>'</w:t>
      </w:r>
      <w:r w:rsidRPr="00224C4C">
        <w:rPr>
          <w:rStyle w:val="affffa"/>
          <w:rtl/>
        </w:rPr>
        <w:t>.</w:t>
      </w:r>
    </w:p>
    <w:p w14:paraId="2E4227CF" w14:textId="4483D626" w:rsidR="00A85AC8" w:rsidRPr="00E600D8" w:rsidRDefault="006E0774" w:rsidP="009624DB">
      <w:pPr>
        <w:pStyle w:val="38"/>
        <w:framePr w:wrap="notBeside"/>
        <w:rPr>
          <w:rtl/>
        </w:rPr>
      </w:pPr>
      <w:r w:rsidRPr="00E600D8">
        <w:rPr>
          <w:rtl/>
        </w:rPr>
        <w:t>אביי</w:t>
      </w:r>
      <w:r w:rsidR="00A85AC8" w:rsidRPr="00E600D8">
        <w:rPr>
          <w:rtl/>
        </w:rPr>
        <w:t>:</w:t>
      </w:r>
    </w:p>
    <w:p w14:paraId="0723A27F" w14:textId="6BB5887E" w:rsidR="009469D7" w:rsidRDefault="006E0774" w:rsidP="00F62EA4">
      <w:pPr>
        <w:spacing w:after="120"/>
        <w:rPr>
          <w:rFonts w:ascii="Fb Fontext" w:hAnsi="Fb Fontext"/>
          <w:rtl/>
        </w:rPr>
      </w:pPr>
      <w:r w:rsidRPr="00224C4C">
        <w:rPr>
          <w:rFonts w:ascii="Fb Fontext" w:hAnsi="Fb Fontext"/>
          <w:rtl/>
        </w:rPr>
        <w:t>נקטינן, דאי מקיף חיי.</w:t>
      </w:r>
      <w:r w:rsidRPr="00224C4C">
        <w:rPr>
          <w:rFonts w:ascii="Fb Fontext" w:hAnsi="Fb Fontext" w:hint="cs"/>
          <w:rtl/>
        </w:rPr>
        <w:t xml:space="preserve"> - </w:t>
      </w:r>
      <w:r w:rsidRPr="003D11D4">
        <w:rPr>
          <w:rStyle w:val="afffff3"/>
          <w:rtl/>
        </w:rPr>
        <w:t xml:space="preserve">אביי </w:t>
      </w:r>
      <w:r w:rsidR="003D11D4" w:rsidRPr="003D11D4">
        <w:rPr>
          <w:rStyle w:val="afffff3"/>
          <w:rFonts w:hint="cs"/>
          <w:rtl/>
        </w:rPr>
        <w:t>וגם ר''ז:</w:t>
      </w:r>
      <w:r w:rsidR="003D11D4">
        <w:rPr>
          <w:rFonts w:ascii="Fb Fontext" w:hAnsi="Fb Fontext" w:hint="cs"/>
          <w:rtl/>
        </w:rPr>
        <w:t xml:space="preserve"> </w:t>
      </w:r>
      <w:r w:rsidRPr="00224C4C">
        <w:rPr>
          <w:rFonts w:ascii="Fb Fontext" w:hAnsi="Fb Fontext"/>
          <w:rtl/>
        </w:rPr>
        <w:t>מקיף.</w:t>
      </w:r>
    </w:p>
    <w:p w14:paraId="7142F9BD" w14:textId="7B053C1F" w:rsidR="00A85AC8" w:rsidRPr="00E600D8" w:rsidRDefault="006E0774" w:rsidP="003D11D4">
      <w:pPr>
        <w:pStyle w:val="38"/>
        <w:framePr w:wrap="notBeside"/>
        <w:rPr>
          <w:rtl/>
        </w:rPr>
      </w:pPr>
      <w:r w:rsidRPr="00E600D8">
        <w:rPr>
          <w:rtl/>
        </w:rPr>
        <w:t>•</w:t>
      </w:r>
      <w:r w:rsidR="00F62EA4" w:rsidRPr="00E600D8">
        <w:rPr>
          <w:rFonts w:hint="cs"/>
          <w:rtl/>
        </w:rPr>
        <w:t>רבינא לפני רי''ר</w:t>
      </w:r>
      <w:r w:rsidR="00A85AC8" w:rsidRPr="00E600D8">
        <w:rPr>
          <w:rFonts w:hint="cs"/>
          <w:rtl/>
        </w:rPr>
        <w:t>:</w:t>
      </w:r>
    </w:p>
    <w:p w14:paraId="5AEE14B1" w14:textId="46A98AE9" w:rsidR="009469D7" w:rsidRDefault="006E0774" w:rsidP="009624DB">
      <w:pPr>
        <w:rPr>
          <w:rFonts w:ascii="Fb Fontext" w:hAnsi="Fb Fontext"/>
          <w:sz w:val="32"/>
          <w:rtl/>
        </w:rPr>
      </w:pPr>
      <w:r w:rsidRPr="00224C4C">
        <w:rPr>
          <w:rFonts w:ascii="Fb Fontext" w:hAnsi="Fb Fontext"/>
          <w:rtl/>
        </w:rPr>
        <w:t xml:space="preserve">חלף </w:t>
      </w:r>
      <w:r w:rsidRPr="00224C4C">
        <w:rPr>
          <w:rFonts w:ascii="Fb Fontext" w:hAnsi="Fb Fontext" w:hint="cs"/>
          <w:rtl/>
        </w:rPr>
        <w:t>אדם לפניהם ולא כיסה ראשו,</w:t>
      </w:r>
      <w:r w:rsidRPr="00224C4C">
        <w:rPr>
          <w:rFonts w:ascii="Fb Fontext" w:hAnsi="Fb Fontext"/>
          <w:rtl/>
        </w:rPr>
        <w:t xml:space="preserve"> אמר: כמה חצ</w:t>
      </w:r>
      <w:r w:rsidRPr="00224C4C">
        <w:rPr>
          <w:rFonts w:ascii="Fb Fontext" w:hAnsi="Fb Fontext" w:hint="cs"/>
          <w:rtl/>
        </w:rPr>
        <w:t>ו</w:t>
      </w:r>
      <w:r w:rsidRPr="00224C4C">
        <w:rPr>
          <w:rFonts w:ascii="Fb Fontext" w:hAnsi="Fb Fontext"/>
          <w:rtl/>
        </w:rPr>
        <w:t>ף ה</w:t>
      </w:r>
      <w:r w:rsidRPr="00224C4C">
        <w:rPr>
          <w:rFonts w:ascii="Fb Fontext" w:hAnsi="Fb Fontext" w:hint="cs"/>
          <w:rtl/>
        </w:rPr>
        <w:t>ו</w:t>
      </w:r>
      <w:r w:rsidRPr="00224C4C">
        <w:rPr>
          <w:rFonts w:ascii="Fb Fontext" w:hAnsi="Fb Fontext"/>
          <w:rtl/>
        </w:rPr>
        <w:t>א</w:t>
      </w:r>
      <w:r w:rsidR="009624DB">
        <w:rPr>
          <w:rFonts w:ascii="Fb Fontext" w:hAnsi="Fb Fontext" w:hint="cs"/>
          <w:rtl/>
        </w:rPr>
        <w:t>,</w:t>
      </w:r>
    </w:p>
    <w:p w14:paraId="3FC3B80F" w14:textId="227418F4" w:rsidR="006E0774" w:rsidRPr="00131640" w:rsidRDefault="006E0774" w:rsidP="00F62EA4">
      <w:pPr>
        <w:spacing w:after="120"/>
        <w:rPr>
          <w:rtl/>
        </w:rPr>
      </w:pPr>
      <w:r w:rsidRPr="009624DB">
        <w:rPr>
          <w:rStyle w:val="afffff3"/>
          <w:rtl/>
        </w:rPr>
        <w:t xml:space="preserve">א"ל: </w:t>
      </w:r>
      <w:r w:rsidR="009624DB">
        <w:rPr>
          <w:rFonts w:ascii="Fb Fontext" w:hAnsi="Fb Fontext" w:hint="cs"/>
          <w:sz w:val="32"/>
          <w:rtl/>
        </w:rPr>
        <w:t>ש</w:t>
      </w:r>
      <w:r w:rsidRPr="00224C4C">
        <w:rPr>
          <w:rFonts w:ascii="Fb Fontext" w:hAnsi="Fb Fontext"/>
          <w:sz w:val="32"/>
          <w:rtl/>
        </w:rPr>
        <w:t xml:space="preserve">מא ממחסיא </w:t>
      </w:r>
      <w:r w:rsidRPr="00224C4C">
        <w:rPr>
          <w:rFonts w:ascii="Fb Fontext" w:hAnsi="Fb Fontext" w:hint="cs"/>
          <w:sz w:val="32"/>
          <w:rtl/>
        </w:rPr>
        <w:t>הוא</w:t>
      </w:r>
      <w:r w:rsidRPr="00224C4C">
        <w:rPr>
          <w:rFonts w:ascii="Fb Fontext" w:hAnsi="Fb Fontext"/>
          <w:sz w:val="32"/>
          <w:rtl/>
        </w:rPr>
        <w:t>, דגיסי בה רבנן.</w:t>
      </w:r>
    </w:p>
    <w:p w14:paraId="45ECFDA8" w14:textId="44D5B1C7" w:rsidR="00A85AC8" w:rsidRPr="00E600D8" w:rsidRDefault="006E0774" w:rsidP="009624DB">
      <w:pPr>
        <w:pStyle w:val="38"/>
        <w:framePr w:wrap="notBeside"/>
        <w:rPr>
          <w:rtl/>
        </w:rPr>
      </w:pPr>
      <w:r w:rsidRPr="00E600D8">
        <w:rPr>
          <w:rtl/>
        </w:rPr>
        <w:t>• איסי בן יהודה</w:t>
      </w:r>
      <w:r w:rsidR="00A85AC8" w:rsidRPr="00E600D8">
        <w:rPr>
          <w:rtl/>
        </w:rPr>
        <w:t>:</w:t>
      </w:r>
    </w:p>
    <w:p w14:paraId="5278EC91" w14:textId="68600000" w:rsidR="006E0774" w:rsidRPr="00131640" w:rsidRDefault="006E0774" w:rsidP="006E0774">
      <w:pPr>
        <w:rPr>
          <w:rtl/>
        </w:rPr>
      </w:pPr>
      <w:r w:rsidRPr="00224C4C">
        <w:rPr>
          <w:rStyle w:val="affffa"/>
          <w:rFonts w:hint="cs"/>
          <w:rtl/>
        </w:rPr>
        <w:t>'</w:t>
      </w:r>
      <w:r w:rsidRPr="00224C4C">
        <w:rPr>
          <w:rStyle w:val="affffa"/>
          <w:rtl/>
        </w:rPr>
        <w:t>מפני שיבה תקום</w:t>
      </w:r>
      <w:r w:rsidRPr="00224C4C">
        <w:rPr>
          <w:rStyle w:val="affffa"/>
          <w:rFonts w:hint="cs"/>
          <w:rtl/>
        </w:rPr>
        <w:t>'</w:t>
      </w:r>
      <w:r w:rsidRPr="00224C4C">
        <w:rPr>
          <w:rStyle w:val="affffa"/>
          <w:rtl/>
        </w:rPr>
        <w:t xml:space="preserve"> </w:t>
      </w:r>
      <w:r w:rsidR="009624DB">
        <w:rPr>
          <w:rFonts w:ascii="Fb Fontext" w:hAnsi="Fb Fontext" w:hint="cs"/>
          <w:rtl/>
        </w:rPr>
        <w:t>-</w:t>
      </w:r>
      <w:r w:rsidRPr="00224C4C">
        <w:rPr>
          <w:rFonts w:ascii="Fb Fontext" w:hAnsi="Fb Fontext"/>
          <w:rtl/>
        </w:rPr>
        <w:t>כל שיבה במשמע.</w:t>
      </w:r>
      <w:r w:rsidRPr="00224C4C">
        <w:rPr>
          <w:rFonts w:ascii="Fb Fontext" w:hAnsi="Fb Fontext" w:hint="cs"/>
          <w:rtl/>
        </w:rPr>
        <w:t xml:space="preserve"> </w:t>
      </w:r>
      <w:r w:rsidR="009624DB" w:rsidRPr="009624DB">
        <w:rPr>
          <w:rStyle w:val="afffff3"/>
          <w:rFonts w:hint="cs"/>
          <w:rtl/>
        </w:rPr>
        <w:t>רי''ו:</w:t>
      </w:r>
      <w:r w:rsidR="009624DB">
        <w:rPr>
          <w:rFonts w:ascii="Fb Fontext" w:hAnsi="Fb Fontext" w:hint="cs"/>
        </w:rPr>
        <w:t xml:space="preserve"> </w:t>
      </w:r>
      <w:r w:rsidRPr="00210DF6">
        <w:rPr>
          <w:rFonts w:ascii="Fb Fontext" w:hAnsi="Fb Fontext" w:cs="BA TM • Vilna Extra-Bold"/>
          <w:rtl/>
        </w:rPr>
        <w:t xml:space="preserve">הלכה </w:t>
      </w:r>
      <w:r w:rsidRPr="00224C4C">
        <w:rPr>
          <w:rFonts w:ascii="Fb Fontext" w:hAnsi="Fb Fontext"/>
          <w:rtl/>
        </w:rPr>
        <w:t>כ</w:t>
      </w:r>
      <w:r w:rsidR="009624DB">
        <w:rPr>
          <w:rFonts w:ascii="Fb Fontext" w:hAnsi="Fb Fontext" w:hint="cs"/>
          <w:rtl/>
        </w:rPr>
        <w:t>מותו</w:t>
      </w:r>
      <w:r w:rsidRPr="00224C4C">
        <w:rPr>
          <w:rFonts w:ascii="Fb Fontext" w:hAnsi="Fb Fontext"/>
          <w:rtl/>
        </w:rPr>
        <w:t>.</w:t>
      </w:r>
    </w:p>
    <w:p w14:paraId="3109CA9B" w14:textId="77777777" w:rsidR="00A85AC8" w:rsidRPr="00E600D8" w:rsidRDefault="006E0774" w:rsidP="009624DB">
      <w:pPr>
        <w:pStyle w:val="38"/>
        <w:framePr w:wrap="notBeside"/>
        <w:rPr>
          <w:rtl/>
        </w:rPr>
      </w:pPr>
      <w:r w:rsidRPr="00E600D8">
        <w:rPr>
          <w:rtl/>
        </w:rPr>
        <w:t>• ר</w:t>
      </w:r>
      <w:r w:rsidRPr="00E600D8">
        <w:rPr>
          <w:rFonts w:hint="cs"/>
          <w:rtl/>
        </w:rPr>
        <w:t>י</w:t>
      </w:r>
      <w:r w:rsidRPr="00E600D8">
        <w:rPr>
          <w:rtl/>
        </w:rPr>
        <w:t>"</w:t>
      </w:r>
      <w:r w:rsidRPr="00E600D8">
        <w:rPr>
          <w:rFonts w:hint="cs"/>
          <w:rtl/>
        </w:rPr>
        <w:t>ו</w:t>
      </w:r>
      <w:r w:rsidR="00A85AC8" w:rsidRPr="00E600D8">
        <w:rPr>
          <w:rtl/>
        </w:rPr>
        <w:t>:</w:t>
      </w:r>
    </w:p>
    <w:p w14:paraId="04185DB5" w14:textId="06B035BA" w:rsidR="006E0774" w:rsidRPr="00131640" w:rsidRDefault="006E0774" w:rsidP="006E0774">
      <w:pPr>
        <w:rPr>
          <w:rtl/>
        </w:rPr>
      </w:pPr>
      <w:r w:rsidRPr="00224C4C">
        <w:rPr>
          <w:rFonts w:ascii="Fb Fontext" w:hAnsi="Fb Fontext" w:hint="cs"/>
          <w:rtl/>
        </w:rPr>
        <w:t xml:space="preserve">קם מפני </w:t>
      </w:r>
      <w:r w:rsidRPr="00224C4C">
        <w:rPr>
          <w:rFonts w:ascii="Fb Fontext" w:hAnsi="Fb Fontext"/>
          <w:rtl/>
        </w:rPr>
        <w:t xml:space="preserve">סבי דארמאי, </w:t>
      </w:r>
      <w:r w:rsidR="009624DB">
        <w:rPr>
          <w:rFonts w:ascii="Fb Fontext" w:hAnsi="Fb Fontext" w:hint="cs"/>
          <w:rtl/>
        </w:rPr>
        <w:t>ד</w:t>
      </w:r>
      <w:r w:rsidRPr="00224C4C">
        <w:rPr>
          <w:rFonts w:ascii="Fb Fontext" w:hAnsi="Fb Fontext"/>
          <w:rtl/>
        </w:rPr>
        <w:t>כמה הרפתקי ע</w:t>
      </w:r>
      <w:r w:rsidR="009624DB">
        <w:rPr>
          <w:rFonts w:ascii="Fb Fontext" w:hAnsi="Fb Fontext" w:hint="cs"/>
          <w:rtl/>
        </w:rPr>
        <w:t>ברו</w:t>
      </w:r>
      <w:r w:rsidRPr="00224C4C">
        <w:rPr>
          <w:rFonts w:ascii="Fb Fontext" w:hAnsi="Fb Fontext"/>
          <w:rtl/>
        </w:rPr>
        <w:t xml:space="preserve"> עלייה</w:t>
      </w:r>
      <w:r w:rsidR="009624DB">
        <w:rPr>
          <w:rFonts w:ascii="Fb Fontext" w:hAnsi="Fb Fontext" w:hint="cs"/>
          <w:rtl/>
        </w:rPr>
        <w:t>ם</w:t>
      </w:r>
      <w:r w:rsidRPr="00224C4C">
        <w:rPr>
          <w:rFonts w:ascii="Fb Fontext" w:hAnsi="Fb Fontext"/>
          <w:rtl/>
        </w:rPr>
        <w:t>.</w:t>
      </w:r>
    </w:p>
    <w:p w14:paraId="02014001" w14:textId="2C6D0C16" w:rsidR="00A85AC8" w:rsidRPr="00E600D8" w:rsidRDefault="006E0774" w:rsidP="009624DB">
      <w:pPr>
        <w:pStyle w:val="38"/>
        <w:framePr w:wrap="notBeside"/>
        <w:rPr>
          <w:rtl/>
        </w:rPr>
      </w:pPr>
      <w:r w:rsidRPr="00E600D8">
        <w:rPr>
          <w:rtl/>
        </w:rPr>
        <w:t>• רבא</w:t>
      </w:r>
      <w:r w:rsidR="00A85AC8" w:rsidRPr="00E600D8">
        <w:rPr>
          <w:rFonts w:hint="cs"/>
          <w:rtl/>
        </w:rPr>
        <w:t>:</w:t>
      </w:r>
    </w:p>
    <w:p w14:paraId="4442EE6B" w14:textId="2F5C464A" w:rsidR="009469D7" w:rsidRDefault="009624DB" w:rsidP="006E0774">
      <w:pPr>
        <w:rPr>
          <w:rFonts w:ascii="Fb Fontext" w:hAnsi="Fb Fontext"/>
          <w:rtl/>
        </w:rPr>
      </w:pPr>
      <w:r>
        <w:rPr>
          <w:rFonts w:ascii="Fb Fontext" w:hAnsi="Fb Fontext" w:hint="cs"/>
          <w:rtl/>
        </w:rPr>
        <w:t>לא קם, אבל עשה הידור</w:t>
      </w:r>
    </w:p>
    <w:p w14:paraId="420841C4" w14:textId="77777777" w:rsidR="00A85AC8" w:rsidRPr="00E600D8" w:rsidRDefault="006E0774" w:rsidP="009624DB">
      <w:pPr>
        <w:pStyle w:val="38"/>
        <w:framePr w:wrap="notBeside"/>
        <w:rPr>
          <w:rtl/>
        </w:rPr>
      </w:pPr>
      <w:r w:rsidRPr="00E600D8">
        <w:rPr>
          <w:rtl/>
        </w:rPr>
        <w:t>• אביי</w:t>
      </w:r>
      <w:r w:rsidR="00A85AC8" w:rsidRPr="00E600D8">
        <w:rPr>
          <w:rtl/>
        </w:rPr>
        <w:t>:</w:t>
      </w:r>
    </w:p>
    <w:p w14:paraId="77420545" w14:textId="68774112" w:rsidR="006E0774" w:rsidRPr="00131640" w:rsidRDefault="00D46289" w:rsidP="006E0774">
      <w:pPr>
        <w:rPr>
          <w:rtl/>
        </w:rPr>
      </w:pPr>
      <w:r>
        <w:rPr>
          <w:rFonts w:ascii="Fb Fontext" w:hAnsi="Fb Fontext" w:hint="cs"/>
          <w:rtl/>
        </w:rPr>
        <w:t>הושיט ידו לזקני ארמאי [שישענו]</w:t>
      </w:r>
    </w:p>
    <w:p w14:paraId="756C1C99" w14:textId="77777777" w:rsidR="00A85AC8" w:rsidRPr="00E600D8" w:rsidRDefault="006E0774" w:rsidP="009624DB">
      <w:pPr>
        <w:pStyle w:val="38"/>
        <w:framePr w:wrap="notBeside"/>
        <w:rPr>
          <w:rtl/>
        </w:rPr>
      </w:pPr>
      <w:r w:rsidRPr="00E600D8">
        <w:rPr>
          <w:rtl/>
        </w:rPr>
        <w:t>• רבא</w:t>
      </w:r>
      <w:r w:rsidR="00A85AC8" w:rsidRPr="00E600D8">
        <w:rPr>
          <w:rtl/>
        </w:rPr>
        <w:t>:</w:t>
      </w:r>
    </w:p>
    <w:p w14:paraId="3AD111DE" w14:textId="50480171" w:rsidR="006E0774" w:rsidRPr="00131640" w:rsidRDefault="006E0774" w:rsidP="006E0774">
      <w:pPr>
        <w:rPr>
          <w:rtl/>
        </w:rPr>
      </w:pPr>
      <w:r w:rsidRPr="00224C4C">
        <w:rPr>
          <w:rFonts w:ascii="Fb Fontext" w:hAnsi="Fb Fontext" w:hint="cs"/>
          <w:rtl/>
        </w:rPr>
        <w:t>שלח שלוחיו לסייעם</w:t>
      </w:r>
      <w:r w:rsidRPr="00224C4C">
        <w:rPr>
          <w:rFonts w:ascii="Fb Fontext" w:hAnsi="Fb Fontext"/>
          <w:rtl/>
        </w:rPr>
        <w:t>.</w:t>
      </w:r>
    </w:p>
    <w:p w14:paraId="36027BDE" w14:textId="77777777" w:rsidR="00A85AC8" w:rsidRPr="00E600D8" w:rsidRDefault="006E0774" w:rsidP="009624DB">
      <w:pPr>
        <w:pStyle w:val="38"/>
        <w:framePr w:wrap="notBeside"/>
        <w:rPr>
          <w:rtl/>
        </w:rPr>
      </w:pPr>
      <w:r w:rsidRPr="00E600D8">
        <w:rPr>
          <w:rtl/>
        </w:rPr>
        <w:t xml:space="preserve">• </w:t>
      </w:r>
      <w:r w:rsidRPr="00E600D8">
        <w:rPr>
          <w:rFonts w:hint="cs"/>
          <w:rtl/>
        </w:rPr>
        <w:t>ר</w:t>
      </w:r>
      <w:r w:rsidRPr="00E600D8">
        <w:rPr>
          <w:rtl/>
        </w:rPr>
        <w:t>"</w:t>
      </w:r>
      <w:r w:rsidRPr="00E600D8">
        <w:rPr>
          <w:rFonts w:hint="cs"/>
          <w:rtl/>
        </w:rPr>
        <w:t>נ</w:t>
      </w:r>
      <w:r w:rsidR="00A85AC8" w:rsidRPr="00E600D8">
        <w:rPr>
          <w:rtl/>
        </w:rPr>
        <w:t>:</w:t>
      </w:r>
    </w:p>
    <w:p w14:paraId="01A73769" w14:textId="70DEFFA6" w:rsidR="006E0774" w:rsidRPr="00BD2796" w:rsidRDefault="006E0774" w:rsidP="006E0774">
      <w:pPr>
        <w:rPr>
          <w:spacing w:val="0"/>
          <w:rtl/>
        </w:rPr>
      </w:pPr>
      <w:r w:rsidRPr="00BD2796">
        <w:rPr>
          <w:rFonts w:ascii="Fb Fontext" w:hAnsi="Fb Fontext" w:hint="cs"/>
          <w:spacing w:val="0"/>
          <w:rtl/>
        </w:rPr>
        <w:t>שלח משרתיו לסייעם</w:t>
      </w:r>
      <w:r w:rsidRPr="00BD2796">
        <w:rPr>
          <w:rFonts w:ascii="Fb Fontext" w:hAnsi="Fb Fontext"/>
          <w:spacing w:val="0"/>
          <w:rtl/>
        </w:rPr>
        <w:t xml:space="preserve">, </w:t>
      </w:r>
      <w:r w:rsidR="009624DB" w:rsidRPr="00BD2796">
        <w:rPr>
          <w:rFonts w:ascii="Fb Fontext" w:hAnsi="Fb Fontext" w:hint="cs"/>
          <w:spacing w:val="0"/>
          <w:rtl/>
        </w:rPr>
        <w:t>ד</w:t>
      </w:r>
      <w:r w:rsidRPr="00BD2796">
        <w:rPr>
          <w:rFonts w:ascii="Fb Fontext" w:hAnsi="Fb Fontext"/>
          <w:spacing w:val="0"/>
          <w:rtl/>
        </w:rPr>
        <w:t xml:space="preserve">אי לאו תורה, כמה נחמן בר אבא </w:t>
      </w:r>
      <w:r w:rsidR="00B35B36" w:rsidRPr="00BD2796">
        <w:rPr>
          <w:rFonts w:ascii="Fb Fontext" w:hAnsi="Fb Fontext"/>
          <w:spacing w:val="0"/>
          <w:rtl/>
        </w:rPr>
        <w:t>יש</w:t>
      </w:r>
      <w:r w:rsidRPr="00BD2796">
        <w:rPr>
          <w:rFonts w:ascii="Fb Fontext" w:hAnsi="Fb Fontext"/>
          <w:spacing w:val="0"/>
          <w:rtl/>
        </w:rPr>
        <w:t xml:space="preserve"> בשוק!</w:t>
      </w:r>
    </w:p>
    <w:p w14:paraId="07056EBF" w14:textId="77777777" w:rsidR="006E0774" w:rsidRPr="00131640" w:rsidRDefault="006E0774" w:rsidP="0010529F">
      <w:pPr>
        <w:pStyle w:val="afff0"/>
        <w:framePr w:wrap="around"/>
        <w:rPr>
          <w:rtl/>
        </w:rPr>
      </w:pPr>
      <w:r w:rsidRPr="00224C4C">
        <w:rPr>
          <w:rFonts w:hint="cs"/>
          <w:rtl/>
        </w:rPr>
        <w:t>לג:</w:t>
      </w:r>
    </w:p>
    <w:p w14:paraId="7BC17A64" w14:textId="2C1404C9" w:rsidR="00A85AC8" w:rsidRPr="00E600D8" w:rsidRDefault="006E0774" w:rsidP="008E1DC8">
      <w:pPr>
        <w:pStyle w:val="38"/>
        <w:framePr w:wrap="notBeside"/>
        <w:rPr>
          <w:rtl/>
        </w:rPr>
      </w:pPr>
      <w:r w:rsidRPr="00E600D8">
        <w:rPr>
          <w:rFonts w:hint="cs"/>
          <w:rtl/>
        </w:rPr>
        <w:t>ר</w:t>
      </w:r>
      <w:r w:rsidRPr="00E600D8">
        <w:rPr>
          <w:rtl/>
        </w:rPr>
        <w:t>"</w:t>
      </w:r>
      <w:r w:rsidRPr="00E600D8">
        <w:rPr>
          <w:rFonts w:hint="cs"/>
          <w:rtl/>
        </w:rPr>
        <w:t>א מרי</w:t>
      </w:r>
      <w:r w:rsidRPr="00E600D8">
        <w:rPr>
          <w:rtl/>
        </w:rPr>
        <w:t>"</w:t>
      </w:r>
      <w:r w:rsidRPr="00E600D8">
        <w:rPr>
          <w:rFonts w:hint="cs"/>
          <w:rtl/>
        </w:rPr>
        <w:t>נ</w:t>
      </w:r>
      <w:r w:rsidR="00A85AC8" w:rsidRPr="00E600D8">
        <w:rPr>
          <w:rtl/>
        </w:rPr>
        <w:t>:</w:t>
      </w:r>
    </w:p>
    <w:p w14:paraId="76764052" w14:textId="74FBD258" w:rsidR="006E0774" w:rsidRPr="00131640" w:rsidRDefault="006E0774" w:rsidP="006E0774">
      <w:pPr>
        <w:rPr>
          <w:rtl/>
        </w:rPr>
      </w:pPr>
      <w:r w:rsidRPr="00224C4C">
        <w:rPr>
          <w:rFonts w:ascii="Fb Fontext" w:hAnsi="Fb Fontext"/>
          <w:sz w:val="32"/>
          <w:rtl/>
        </w:rPr>
        <w:t>אין תלמיד חכם רשאי לעמוד מפני רבו אלא שחרית וערבית, כדי שלא יהיה כבודו מרובה מכבוד שמים.</w:t>
      </w:r>
    </w:p>
    <w:p w14:paraId="05B25107" w14:textId="77777777" w:rsidR="00A85AC8" w:rsidRPr="00E600D8" w:rsidRDefault="006E0774" w:rsidP="008E1DC8">
      <w:pPr>
        <w:pStyle w:val="38"/>
        <w:framePr w:wrap="notBeside"/>
        <w:rPr>
          <w:rtl/>
        </w:rPr>
      </w:pPr>
      <w:r w:rsidRPr="00E600D8">
        <w:rPr>
          <w:rFonts w:hint="cs"/>
          <w:rtl/>
        </w:rPr>
        <w:t>והך דרשב</w:t>
      </w:r>
      <w:r w:rsidRPr="00E600D8">
        <w:rPr>
          <w:rtl/>
        </w:rPr>
        <w:t>"</w:t>
      </w:r>
      <w:r w:rsidRPr="00E600D8">
        <w:rPr>
          <w:rFonts w:hint="cs"/>
          <w:rtl/>
        </w:rPr>
        <w:t>א</w:t>
      </w:r>
      <w:r w:rsidR="00A85AC8" w:rsidRPr="00E600D8">
        <w:rPr>
          <w:rtl/>
        </w:rPr>
        <w:t>:</w:t>
      </w:r>
    </w:p>
    <w:p w14:paraId="318E7234" w14:textId="111FA2B9" w:rsidR="006E0774" w:rsidRPr="00131640" w:rsidRDefault="006E0774" w:rsidP="006E0774">
      <w:pPr>
        <w:rPr>
          <w:rtl/>
        </w:rPr>
      </w:pPr>
      <w:r w:rsidRPr="008E1DC8">
        <w:rPr>
          <w:rStyle w:val="affffa"/>
          <w:rFonts w:hint="cs"/>
          <w:rtl/>
        </w:rPr>
        <w:t>דזקן ויראת</w:t>
      </w:r>
      <w:r w:rsidRPr="00224C4C">
        <w:rPr>
          <w:rFonts w:ascii="Fb Fontext" w:hAnsi="Fb Fontext" w:hint="cs"/>
          <w:rtl/>
        </w:rPr>
        <w:t xml:space="preserve"> - </w:t>
      </w:r>
      <w:r w:rsidRPr="00224C4C">
        <w:rPr>
          <w:rFonts w:ascii="Fb Fontext" w:hAnsi="Fb Fontext"/>
          <w:rtl/>
        </w:rPr>
        <w:t>לזקן שלא יטריח</w:t>
      </w:r>
      <w:r w:rsidRPr="00224C4C">
        <w:rPr>
          <w:rFonts w:ascii="Fb Fontext" w:hAnsi="Fb Fontext" w:hint="cs"/>
          <w:rtl/>
        </w:rPr>
        <w:t xml:space="preserve"> היינו אפי' שחרית וערבית </w:t>
      </w:r>
      <w:r w:rsidRPr="00224C4C">
        <w:rPr>
          <w:rFonts w:ascii="Fb Fontext" w:hAnsi="Fb Fontext"/>
          <w:rtl/>
        </w:rPr>
        <w:t xml:space="preserve">כמה דאפשר </w:t>
      </w:r>
      <w:r w:rsidRPr="00224C4C">
        <w:rPr>
          <w:rFonts w:ascii="Fb Fontext" w:hAnsi="Fb Fontext" w:hint="cs"/>
          <w:rtl/>
        </w:rPr>
        <w:t>ל</w:t>
      </w:r>
      <w:r w:rsidRPr="00224C4C">
        <w:rPr>
          <w:rFonts w:ascii="Fb Fontext" w:hAnsi="Fb Fontext"/>
          <w:rtl/>
        </w:rPr>
        <w:t>א ניטרח.</w:t>
      </w:r>
    </w:p>
    <w:p w14:paraId="2964857E" w14:textId="38BB0BCD" w:rsidR="00A85AC8" w:rsidRPr="00E600D8" w:rsidRDefault="006E0774" w:rsidP="008E1DC8">
      <w:pPr>
        <w:pStyle w:val="38"/>
        <w:framePr w:wrap="notBeside"/>
        <w:rPr>
          <w:rtl/>
        </w:rPr>
      </w:pPr>
      <w:r w:rsidRPr="00E600D8">
        <w:rPr>
          <w:rFonts w:hint="cs"/>
          <w:rtl/>
        </w:rPr>
        <w:t>ר</w:t>
      </w:r>
      <w:r w:rsidRPr="00E600D8">
        <w:rPr>
          <w:rtl/>
        </w:rPr>
        <w:t>"</w:t>
      </w:r>
      <w:r w:rsidRPr="00E600D8">
        <w:rPr>
          <w:rFonts w:hint="cs"/>
          <w:rtl/>
        </w:rPr>
        <w:t>א</w:t>
      </w:r>
      <w:r w:rsidR="00A85AC8" w:rsidRPr="00E600D8">
        <w:rPr>
          <w:rtl/>
        </w:rPr>
        <w:t>:</w:t>
      </w:r>
    </w:p>
    <w:p w14:paraId="20CE86F5" w14:textId="774190FF" w:rsidR="006E0774" w:rsidRPr="00131640" w:rsidRDefault="006E0774" w:rsidP="008E1DC8">
      <w:pPr>
        <w:rPr>
          <w:rtl/>
        </w:rPr>
      </w:pPr>
      <w:r w:rsidRPr="00224C4C">
        <w:rPr>
          <w:rFonts w:ascii="Fb Fontext" w:hAnsi="Fb Fontext"/>
          <w:rtl/>
        </w:rPr>
        <w:t>כל ת"ח שאין עומד מפני רבו - נקרא רשע, ואינו מאריך ימים, ותלמודו משתכח,</w:t>
      </w:r>
      <w:r w:rsidR="008E1DC8">
        <w:rPr>
          <w:rFonts w:ascii="Fb Fontext" w:hAnsi="Fb Fontext" w:hint="cs"/>
          <w:rtl/>
        </w:rPr>
        <w:t xml:space="preserve"> ד</w:t>
      </w:r>
      <w:r w:rsidRPr="00224C4C">
        <w:rPr>
          <w:rStyle w:val="affffa"/>
          <w:rtl/>
        </w:rPr>
        <w:t>'וטוב לא יהיה לרשע ולא יאריך ימים כצל אשר איננו ירא מלפני האלהים</w:t>
      </w:r>
      <w:r w:rsidRPr="00224C4C">
        <w:rPr>
          <w:rStyle w:val="affffa"/>
          <w:rFonts w:hint="cs"/>
          <w:rtl/>
        </w:rPr>
        <w:t>'</w:t>
      </w:r>
      <w:r w:rsidRPr="00224C4C">
        <w:rPr>
          <w:rStyle w:val="affffa"/>
          <w:rtl/>
        </w:rPr>
        <w:t>,</w:t>
      </w:r>
    </w:p>
    <w:p w14:paraId="65506C0B" w14:textId="77777777" w:rsidR="009469D7" w:rsidRDefault="006E0774" w:rsidP="00980AC1">
      <w:pPr>
        <w:rPr>
          <w:rFonts w:ascii="Fb Fontext" w:hAnsi="Fb Fontext"/>
          <w:sz w:val="32"/>
          <w:rtl/>
        </w:rPr>
      </w:pPr>
      <w:r w:rsidRPr="00224C4C">
        <w:rPr>
          <w:rFonts w:ascii="Fb Fontext" w:hAnsi="Fb Fontext"/>
          <w:sz w:val="32"/>
          <w:rtl/>
        </w:rPr>
        <w:t>מורא</w:t>
      </w:r>
      <w:r w:rsidR="00980AC1">
        <w:rPr>
          <w:rFonts w:ascii="Fb Fontext" w:hAnsi="Fb Fontext" w:hint="cs"/>
          <w:sz w:val="32"/>
          <w:rtl/>
        </w:rPr>
        <w:t xml:space="preserve"> זו קימה ד</w:t>
      </w:r>
      <w:r w:rsidRPr="00224C4C">
        <w:rPr>
          <w:rFonts w:ascii="Fb Fontext" w:hAnsi="Fb Fontext"/>
          <w:sz w:val="32"/>
          <w:rtl/>
        </w:rPr>
        <w:t xml:space="preserve"> </w:t>
      </w:r>
      <w:r w:rsidRPr="00224C4C">
        <w:rPr>
          <w:rStyle w:val="affffa"/>
          <w:rFonts w:hint="cs"/>
          <w:rtl/>
        </w:rPr>
        <w:t>'</w:t>
      </w:r>
      <w:r w:rsidRPr="00224C4C">
        <w:rPr>
          <w:rStyle w:val="affffa"/>
          <w:rtl/>
        </w:rPr>
        <w:t>ויראת מאלהיך</w:t>
      </w:r>
      <w:r w:rsidRPr="00224C4C">
        <w:rPr>
          <w:rStyle w:val="affffa"/>
          <w:rFonts w:hint="cs"/>
          <w:rtl/>
        </w:rPr>
        <w:t>'</w:t>
      </w:r>
      <w:r w:rsidRPr="00224C4C">
        <w:rPr>
          <w:rFonts w:ascii="Fb Fontext" w:hAnsi="Fb Fontext"/>
          <w:sz w:val="32"/>
          <w:rtl/>
        </w:rPr>
        <w:t>,</w:t>
      </w:r>
    </w:p>
    <w:p w14:paraId="6CC8AE0A" w14:textId="54E7A863" w:rsidR="006E0774" w:rsidRDefault="00980AC1" w:rsidP="008C641B">
      <w:pPr>
        <w:rPr>
          <w:rtl/>
        </w:rPr>
      </w:pPr>
      <w:r>
        <w:rPr>
          <w:rFonts w:ascii="Fb Fontext" w:hAnsi="Fb Fontext" w:hint="cs"/>
          <w:rtl/>
        </w:rPr>
        <w:t xml:space="preserve">ולא </w:t>
      </w:r>
      <w:r w:rsidR="006E0774" w:rsidRPr="00224C4C">
        <w:rPr>
          <w:rFonts w:ascii="Fb Fontext" w:hAnsi="Fb Fontext"/>
          <w:rtl/>
        </w:rPr>
        <w:t xml:space="preserve">מוראת רבית ומוראת משקלות! </w:t>
      </w:r>
      <w:r>
        <w:rPr>
          <w:rFonts w:ascii="Fb Fontext" w:hAnsi="Fb Fontext" w:hint="cs"/>
          <w:rtl/>
        </w:rPr>
        <w:t>ד</w:t>
      </w:r>
      <w:r w:rsidRPr="00980AC1">
        <w:rPr>
          <w:rFonts w:hint="cs"/>
          <w:rtl/>
        </w:rPr>
        <w:t>גמר</w:t>
      </w:r>
      <w:r>
        <w:rPr>
          <w:rStyle w:val="affffa"/>
          <w:rFonts w:hint="cs"/>
          <w:rtl/>
        </w:rPr>
        <w:t xml:space="preserve"> '</w:t>
      </w:r>
      <w:r w:rsidR="006E0774" w:rsidRPr="00980AC1">
        <w:rPr>
          <w:rStyle w:val="affffa"/>
          <w:rtl/>
        </w:rPr>
        <w:t>פני פני</w:t>
      </w:r>
      <w:r>
        <w:rPr>
          <w:rStyle w:val="affffa"/>
          <w:rFonts w:hint="cs"/>
          <w:rtl/>
        </w:rPr>
        <w:t>'</w:t>
      </w:r>
      <w:r>
        <w:rPr>
          <w:rFonts w:ascii="Fb Fontext" w:hAnsi="Fb Fontext" w:hint="cs"/>
          <w:rtl/>
        </w:rPr>
        <w:t>.</w:t>
      </w:r>
    </w:p>
    <w:p w14:paraId="04AA208C" w14:textId="053E8198" w:rsidR="007309FA" w:rsidRPr="00131640" w:rsidRDefault="007309FA" w:rsidP="007309FA">
      <w:pPr>
        <w:pStyle w:val="affffb"/>
        <w:rPr>
          <w:rtl/>
        </w:rPr>
      </w:pPr>
      <w:r w:rsidRPr="007309FA">
        <w:rPr>
          <w:rtl/>
        </w:rPr>
        <w:t>***</w:t>
      </w:r>
    </w:p>
    <w:p w14:paraId="69C9B276" w14:textId="407D5434" w:rsidR="006E0774" w:rsidRPr="00131640" w:rsidRDefault="006E0774" w:rsidP="00F65F8B">
      <w:pPr>
        <w:pStyle w:val="affffb"/>
        <w:rPr>
          <w:rtl/>
        </w:rPr>
      </w:pPr>
      <w:r w:rsidRPr="00224C4C">
        <w:rPr>
          <w:rtl/>
        </w:rPr>
        <w:t>איבעיא להו: בנו והוא רבו, מהו לעמוד מפני אביו?</w:t>
      </w:r>
    </w:p>
    <w:p w14:paraId="580410C9" w14:textId="4968322A" w:rsidR="00A85AC8" w:rsidRPr="00E600D8" w:rsidRDefault="006E0774" w:rsidP="00923C35">
      <w:pPr>
        <w:pStyle w:val="38"/>
        <w:framePr w:wrap="notBeside"/>
        <w:jc w:val="both"/>
        <w:rPr>
          <w:rtl/>
        </w:rPr>
      </w:pPr>
      <w:r w:rsidRPr="00E600D8">
        <w:rPr>
          <w:rtl/>
        </w:rPr>
        <w:t>שמואל לר"</w:t>
      </w:r>
      <w:r w:rsidRPr="00E600D8">
        <w:rPr>
          <w:rFonts w:hint="cs"/>
          <w:rtl/>
        </w:rPr>
        <w:t>י</w:t>
      </w:r>
      <w:r w:rsidR="00A85AC8" w:rsidRPr="00E600D8">
        <w:rPr>
          <w:rtl/>
        </w:rPr>
        <w:t>:</w:t>
      </w:r>
    </w:p>
    <w:p w14:paraId="79D04A61" w14:textId="18999C0B" w:rsidR="006E0774" w:rsidRPr="00131640" w:rsidRDefault="006E0774" w:rsidP="006E0774">
      <w:pPr>
        <w:rPr>
          <w:rtl/>
        </w:rPr>
      </w:pPr>
      <w:r w:rsidRPr="00224C4C">
        <w:rPr>
          <w:rFonts w:ascii="Fb Fontext" w:hAnsi="Fb Fontext"/>
          <w:rtl/>
        </w:rPr>
        <w:t xml:space="preserve">שיננא, קום </w:t>
      </w:r>
      <w:r w:rsidR="00923C35">
        <w:rPr>
          <w:rFonts w:ascii="Fb Fontext" w:hAnsi="Fb Fontext" w:hint="cs"/>
          <w:rtl/>
        </w:rPr>
        <w:t>מפני אביך</w:t>
      </w:r>
      <w:r w:rsidRPr="00224C4C">
        <w:rPr>
          <w:rFonts w:ascii="Fb Fontext" w:hAnsi="Fb Fontext"/>
          <w:rtl/>
        </w:rPr>
        <w:t>.</w:t>
      </w:r>
    </w:p>
    <w:p w14:paraId="464F7E34" w14:textId="36DDA953" w:rsidR="00A85AC8" w:rsidRPr="00E600D8" w:rsidRDefault="006E0774" w:rsidP="00C62AA9">
      <w:pPr>
        <w:pStyle w:val="38"/>
        <w:framePr w:wrap="notBeside"/>
        <w:rPr>
          <w:rtl/>
        </w:rPr>
      </w:pPr>
      <w:r w:rsidRPr="00E600D8">
        <w:rPr>
          <w:rtl/>
        </w:rPr>
        <w:t>- שאני רב יחזקאל</w:t>
      </w:r>
      <w:r w:rsidR="00A85AC8" w:rsidRPr="00E600D8">
        <w:rPr>
          <w:rtl/>
        </w:rPr>
        <w:t>:</w:t>
      </w:r>
    </w:p>
    <w:p w14:paraId="46C2728F" w14:textId="53462D95" w:rsidR="006E0774" w:rsidRPr="00131640" w:rsidRDefault="006E0774" w:rsidP="00943179">
      <w:pPr>
        <w:rPr>
          <w:rtl/>
        </w:rPr>
      </w:pPr>
      <w:r w:rsidRPr="00943179">
        <w:rPr>
          <w:rtl/>
        </w:rPr>
        <w:t>דבעל מעשים ה</w:t>
      </w:r>
      <w:r w:rsidR="00C62AA9">
        <w:rPr>
          <w:rFonts w:hint="cs"/>
          <w:rtl/>
        </w:rPr>
        <w:t>י</w:t>
      </w:r>
      <w:r w:rsidRPr="00943179">
        <w:rPr>
          <w:rtl/>
        </w:rPr>
        <w:t xml:space="preserve">ה, דאפילו מר שמואל </w:t>
      </w:r>
      <w:r w:rsidR="00B35B36" w:rsidRPr="00943179">
        <w:rPr>
          <w:rtl/>
        </w:rPr>
        <w:t>גם</w:t>
      </w:r>
      <w:r w:rsidRPr="00943179">
        <w:rPr>
          <w:rtl/>
        </w:rPr>
        <w:t xml:space="preserve"> קם מ</w:t>
      </w:r>
      <w:r w:rsidRPr="00943179">
        <w:rPr>
          <w:rFonts w:hint="cs"/>
          <w:rtl/>
        </w:rPr>
        <w:t>לפניו</w:t>
      </w:r>
      <w:r w:rsidRPr="00943179">
        <w:rPr>
          <w:rtl/>
        </w:rPr>
        <w:t>.</w:t>
      </w:r>
    </w:p>
    <w:p w14:paraId="1A0CD8FF" w14:textId="2675C12B" w:rsidR="00A85AC8" w:rsidRPr="00E600D8" w:rsidRDefault="006E0774" w:rsidP="00C62AA9">
      <w:pPr>
        <w:pStyle w:val="38"/>
        <w:framePr w:wrap="notBeside"/>
        <w:rPr>
          <w:rtl/>
        </w:rPr>
      </w:pPr>
      <w:r w:rsidRPr="00E600D8">
        <w:rPr>
          <w:rFonts w:hint="cs"/>
          <w:rtl/>
        </w:rPr>
        <w:t>ו</w:t>
      </w:r>
      <w:r w:rsidRPr="00E600D8">
        <w:rPr>
          <w:rtl/>
        </w:rPr>
        <w:t>ה"</w:t>
      </w:r>
      <w:r w:rsidRPr="00E600D8">
        <w:rPr>
          <w:rFonts w:hint="cs"/>
          <w:rtl/>
        </w:rPr>
        <w:t>ק</w:t>
      </w:r>
      <w:r w:rsidR="00A85AC8" w:rsidRPr="00E600D8">
        <w:rPr>
          <w:rtl/>
        </w:rPr>
        <w:t>:</w:t>
      </w:r>
    </w:p>
    <w:p w14:paraId="384360F4" w14:textId="33B3F6B9" w:rsidR="006E0774" w:rsidRDefault="006E0774" w:rsidP="005934EA">
      <w:pPr>
        <w:rPr>
          <w:rtl/>
        </w:rPr>
      </w:pPr>
      <w:r w:rsidRPr="00224C4C">
        <w:rPr>
          <w:rFonts w:ascii="Fb Fontext" w:hAnsi="Fb Fontext" w:hint="cs"/>
          <w:rtl/>
        </w:rPr>
        <w:t xml:space="preserve">דפעמים </w:t>
      </w:r>
      <w:r w:rsidRPr="00224C4C">
        <w:rPr>
          <w:rFonts w:ascii="Fb Fontext" w:hAnsi="Fb Fontext"/>
          <w:rtl/>
        </w:rPr>
        <w:t>ד</w:t>
      </w:r>
      <w:r w:rsidR="00C62AA9">
        <w:rPr>
          <w:rFonts w:ascii="Fb Fontext" w:hAnsi="Fb Fontext" w:hint="cs"/>
          <w:rtl/>
        </w:rPr>
        <w:t>בא</w:t>
      </w:r>
      <w:r w:rsidRPr="00224C4C">
        <w:rPr>
          <w:rFonts w:ascii="Fb Fontext" w:hAnsi="Fb Fontext"/>
          <w:rtl/>
        </w:rPr>
        <w:t xml:space="preserve"> מאחורי, קום את</w:t>
      </w:r>
      <w:r w:rsidR="00923C35">
        <w:rPr>
          <w:rFonts w:ascii="Fb Fontext" w:hAnsi="Fb Fontext" w:hint="cs"/>
          <w:rtl/>
        </w:rPr>
        <w:t>ה</w:t>
      </w:r>
      <w:r w:rsidRPr="00224C4C">
        <w:rPr>
          <w:rFonts w:ascii="Fb Fontext" w:hAnsi="Fb Fontext"/>
          <w:rtl/>
        </w:rPr>
        <w:t xml:space="preserve"> </w:t>
      </w:r>
      <w:r w:rsidRPr="00224C4C">
        <w:rPr>
          <w:rFonts w:ascii="Fb Fontext" w:hAnsi="Fb Fontext" w:hint="cs"/>
          <w:rtl/>
        </w:rPr>
        <w:t xml:space="preserve">מפני </w:t>
      </w:r>
      <w:r w:rsidRPr="00224C4C">
        <w:rPr>
          <w:rFonts w:ascii="Fb Fontext" w:hAnsi="Fb Fontext"/>
          <w:rtl/>
        </w:rPr>
        <w:t>ולא תחוש ל</w:t>
      </w:r>
      <w:r w:rsidRPr="00224C4C">
        <w:rPr>
          <w:rFonts w:ascii="Fb Fontext" w:hAnsi="Fb Fontext" w:hint="cs"/>
          <w:rtl/>
        </w:rPr>
        <w:t>כבודי</w:t>
      </w:r>
      <w:r w:rsidRPr="00224C4C">
        <w:rPr>
          <w:rFonts w:ascii="Fb Fontext" w:hAnsi="Fb Fontext"/>
          <w:rtl/>
        </w:rPr>
        <w:t>.</w:t>
      </w:r>
    </w:p>
    <w:p w14:paraId="2DED2296" w14:textId="2C04F09F" w:rsidR="007309FA" w:rsidRPr="00131640" w:rsidRDefault="007309FA" w:rsidP="007309FA">
      <w:pPr>
        <w:pStyle w:val="affffb"/>
        <w:rPr>
          <w:rtl/>
        </w:rPr>
      </w:pPr>
      <w:r w:rsidRPr="007309FA">
        <w:rPr>
          <w:rtl/>
        </w:rPr>
        <w:t>***</w:t>
      </w:r>
    </w:p>
    <w:p w14:paraId="0BEB33DB" w14:textId="3E234991" w:rsidR="006E0774" w:rsidRPr="00131640" w:rsidRDefault="006E0774" w:rsidP="00F65F8B">
      <w:pPr>
        <w:pStyle w:val="affffb"/>
        <w:rPr>
          <w:rtl/>
        </w:rPr>
      </w:pPr>
      <w:r w:rsidRPr="00224C4C">
        <w:rPr>
          <w:rtl/>
        </w:rPr>
        <w:t>איבעיא להו: בנו והוא רבו, מהו שיעמוד אביו מפניו?</w:t>
      </w:r>
    </w:p>
    <w:p w14:paraId="11B2E00D" w14:textId="6E489324" w:rsidR="00A85AC8" w:rsidRPr="00E600D8" w:rsidRDefault="006E0774" w:rsidP="005934EA">
      <w:pPr>
        <w:pStyle w:val="38"/>
        <w:framePr w:wrap="notBeside"/>
        <w:rPr>
          <w:rtl/>
        </w:rPr>
      </w:pPr>
      <w:r w:rsidRPr="00E600D8">
        <w:rPr>
          <w:rtl/>
        </w:rPr>
        <w:t>ת"ש, דא</w:t>
      </w:r>
      <w:r w:rsidRPr="00E600D8">
        <w:rPr>
          <w:rFonts w:hint="cs"/>
          <w:rtl/>
        </w:rPr>
        <w:t>ריב</w:t>
      </w:r>
      <w:r w:rsidRPr="00E600D8">
        <w:rPr>
          <w:rtl/>
        </w:rPr>
        <w:t>"</w:t>
      </w:r>
      <w:r w:rsidRPr="00E600D8">
        <w:rPr>
          <w:rFonts w:hint="cs"/>
          <w:rtl/>
        </w:rPr>
        <w:t>ל</w:t>
      </w:r>
      <w:r w:rsidR="00A85AC8" w:rsidRPr="00E600D8">
        <w:rPr>
          <w:rtl/>
        </w:rPr>
        <w:t>:</w:t>
      </w:r>
    </w:p>
    <w:p w14:paraId="59310969" w14:textId="0EF2BFC0" w:rsidR="006E0774" w:rsidRPr="00131640" w:rsidRDefault="006E0774" w:rsidP="006E0774">
      <w:pPr>
        <w:rPr>
          <w:rtl/>
        </w:rPr>
      </w:pPr>
      <w:r w:rsidRPr="00224C4C">
        <w:rPr>
          <w:rFonts w:ascii="Fb Fontext" w:hAnsi="Fb Fontext"/>
          <w:rtl/>
        </w:rPr>
        <w:t>אני איני כדי לעמוד מפני בני, אלא משום כבוד בית נשיא.</w:t>
      </w:r>
    </w:p>
    <w:p w14:paraId="4942EB78" w14:textId="1F8C3E0E" w:rsidR="006E0774" w:rsidRPr="00131640" w:rsidRDefault="006E0774" w:rsidP="006E0774">
      <w:pPr>
        <w:rPr>
          <w:rtl/>
        </w:rPr>
      </w:pPr>
      <w:r w:rsidRPr="00224C4C">
        <w:rPr>
          <w:rFonts w:ascii="Fb Fontext" w:hAnsi="Fb Fontext"/>
          <w:rtl/>
        </w:rPr>
        <w:t>טע</w:t>
      </w:r>
      <w:r w:rsidR="005934EA">
        <w:rPr>
          <w:rFonts w:ascii="Fb Fontext" w:hAnsi="Fb Fontext" w:hint="cs"/>
          <w:rtl/>
        </w:rPr>
        <w:t>ם</w:t>
      </w:r>
      <w:r w:rsidRPr="00224C4C">
        <w:rPr>
          <w:rFonts w:ascii="Fb Fontext" w:hAnsi="Fb Fontext"/>
          <w:rtl/>
        </w:rPr>
        <w:t xml:space="preserve"> דאנ</w:t>
      </w:r>
      <w:r w:rsidRPr="00224C4C">
        <w:rPr>
          <w:rFonts w:ascii="Fb Fontext" w:hAnsi="Fb Fontext" w:hint="cs"/>
          <w:rtl/>
        </w:rPr>
        <w:t>י רבו הא הוא רבי צריך לעמוד מפניו</w:t>
      </w:r>
      <w:r w:rsidRPr="00224C4C">
        <w:rPr>
          <w:rFonts w:ascii="Fb Fontext" w:hAnsi="Fb Fontext"/>
          <w:rtl/>
        </w:rPr>
        <w:t>.</w:t>
      </w:r>
    </w:p>
    <w:p w14:paraId="704057DE" w14:textId="031BC55B" w:rsidR="00A85AC8" w:rsidRPr="00E600D8" w:rsidRDefault="006E0774" w:rsidP="005934EA">
      <w:pPr>
        <w:pStyle w:val="38"/>
        <w:framePr w:wrap="notBeside"/>
        <w:rPr>
          <w:rtl/>
        </w:rPr>
      </w:pPr>
      <w:r w:rsidRPr="00E600D8">
        <w:rPr>
          <w:rFonts w:hint="cs"/>
          <w:rtl/>
        </w:rPr>
        <w:t>ודחי' ד</w:t>
      </w:r>
      <w:r w:rsidRPr="00E600D8">
        <w:rPr>
          <w:rtl/>
        </w:rPr>
        <w:t>ה"ק</w:t>
      </w:r>
      <w:r w:rsidR="00A85AC8" w:rsidRPr="00E600D8">
        <w:rPr>
          <w:rtl/>
        </w:rPr>
        <w:t>:</w:t>
      </w:r>
    </w:p>
    <w:p w14:paraId="498588AE" w14:textId="4EBAD313" w:rsidR="006E0774" w:rsidRDefault="006E0774" w:rsidP="005934EA">
      <w:pPr>
        <w:rPr>
          <w:rFonts w:ascii="Fb Fontext" w:hAnsi="Fb Fontext"/>
          <w:rtl/>
        </w:rPr>
      </w:pPr>
      <w:r w:rsidRPr="00224C4C">
        <w:rPr>
          <w:rFonts w:ascii="Fb Fontext" w:hAnsi="Fb Fontext"/>
          <w:rtl/>
        </w:rPr>
        <w:t>אני איני כדי לעמוד מפני בני ואפי</w:t>
      </w:r>
      <w:r w:rsidRPr="00224C4C">
        <w:rPr>
          <w:rFonts w:ascii="Fb Fontext" w:hAnsi="Fb Fontext" w:hint="cs"/>
          <w:rtl/>
        </w:rPr>
        <w:t>'</w:t>
      </w:r>
      <w:r w:rsidRPr="00224C4C">
        <w:rPr>
          <w:rFonts w:ascii="Fb Fontext" w:hAnsi="Fb Fontext"/>
          <w:rtl/>
        </w:rPr>
        <w:t xml:space="preserve"> הוא רבי, דהא אנ</w:t>
      </w:r>
      <w:r w:rsidRPr="00224C4C">
        <w:rPr>
          <w:rFonts w:ascii="Fb Fontext" w:hAnsi="Fb Fontext" w:hint="cs"/>
          <w:rtl/>
        </w:rPr>
        <w:t xml:space="preserve">י אביו אלא </w:t>
      </w:r>
      <w:r w:rsidRPr="00224C4C">
        <w:rPr>
          <w:rFonts w:ascii="Fb Fontext" w:hAnsi="Fb Fontext"/>
          <w:rtl/>
        </w:rPr>
        <w:t>אלא משום כבוד בית נשיא.</w:t>
      </w:r>
    </w:p>
    <w:p w14:paraId="18DBF9A3" w14:textId="44F5C1F3" w:rsidR="007309FA" w:rsidRPr="00131640" w:rsidRDefault="007309FA" w:rsidP="007309FA">
      <w:pPr>
        <w:pStyle w:val="affffb"/>
        <w:rPr>
          <w:rtl/>
        </w:rPr>
      </w:pPr>
      <w:r w:rsidRPr="007309FA">
        <w:rPr>
          <w:rtl/>
        </w:rPr>
        <w:t>***</w:t>
      </w:r>
    </w:p>
    <w:p w14:paraId="22D94F22" w14:textId="332CBF43" w:rsidR="006E0774" w:rsidRPr="00131640" w:rsidRDefault="006E0774" w:rsidP="00F65F8B">
      <w:pPr>
        <w:pStyle w:val="affffb"/>
        <w:rPr>
          <w:rtl/>
        </w:rPr>
      </w:pPr>
      <w:r w:rsidRPr="00224C4C">
        <w:rPr>
          <w:rtl/>
        </w:rPr>
        <w:t>איבעיא להו: רכוב כמהלך דמי, או לא?</w:t>
      </w:r>
    </w:p>
    <w:p w14:paraId="584D465A" w14:textId="4AAF2DAF" w:rsidR="00A85AC8" w:rsidRPr="00E600D8" w:rsidRDefault="006E0774" w:rsidP="005934EA">
      <w:pPr>
        <w:pStyle w:val="38"/>
        <w:framePr w:wrap="notBeside"/>
        <w:rPr>
          <w:rtl/>
        </w:rPr>
      </w:pPr>
      <w:r w:rsidRPr="00E600D8">
        <w:rPr>
          <w:rtl/>
        </w:rPr>
        <w:t>אביי, ת"ש</w:t>
      </w:r>
      <w:r w:rsidR="00A85AC8" w:rsidRPr="00E600D8">
        <w:rPr>
          <w:rtl/>
        </w:rPr>
        <w:t>:</w:t>
      </w:r>
    </w:p>
    <w:p w14:paraId="05BD8F9D" w14:textId="5AB47730" w:rsidR="006E0774" w:rsidRPr="00131640" w:rsidRDefault="006E0774" w:rsidP="006E0774">
      <w:pPr>
        <w:rPr>
          <w:rtl/>
        </w:rPr>
      </w:pPr>
      <w:r w:rsidRPr="00224C4C">
        <w:rPr>
          <w:rFonts w:ascii="Fb Fontext" w:hAnsi="Fb Fontext"/>
          <w:rtl/>
        </w:rPr>
        <w:t>טמא יושב תחת האילן וטהור עומד - טמא,</w:t>
      </w:r>
    </w:p>
    <w:p w14:paraId="543B3FB8" w14:textId="313FB4C7" w:rsidR="006E0774" w:rsidRPr="00131640" w:rsidRDefault="006E0774" w:rsidP="006E0774">
      <w:pPr>
        <w:rPr>
          <w:rtl/>
        </w:rPr>
      </w:pPr>
      <w:r w:rsidRPr="00224C4C">
        <w:rPr>
          <w:rFonts w:ascii="Fb Fontext" w:hAnsi="Fb Fontext"/>
          <w:rtl/>
        </w:rPr>
        <w:t xml:space="preserve">טמא עומד תחת האילן וטהור יושב טהור, ואם ישב הטמא הטהור טמא, </w:t>
      </w:r>
      <w:r w:rsidRPr="00210DF6">
        <w:rPr>
          <w:rStyle w:val="afffa"/>
          <w:rFonts w:ascii="Fb Fontext" w:hAnsi="Fb Fontext" w:cs="BA TM • Vilna Extra-Bold"/>
          <w:bCs w:val="0"/>
          <w:rtl/>
        </w:rPr>
        <w:t>וכן באבן המנוגעת</w:t>
      </w:r>
      <w:r w:rsidRPr="00224C4C">
        <w:rPr>
          <w:rFonts w:ascii="Fb Fontext" w:hAnsi="Fb Fontext"/>
          <w:rtl/>
        </w:rPr>
        <w:t>.</w:t>
      </w:r>
    </w:p>
    <w:p w14:paraId="69B2171B" w14:textId="4E0F6542" w:rsidR="00A85AC8" w:rsidRPr="00E600D8" w:rsidRDefault="006E0774" w:rsidP="005934EA">
      <w:pPr>
        <w:pStyle w:val="38"/>
        <w:framePr w:wrap="notBeside"/>
        <w:rPr>
          <w:rtl/>
        </w:rPr>
      </w:pPr>
      <w:r w:rsidRPr="00E600D8">
        <w:rPr>
          <w:rFonts w:hint="cs"/>
          <w:rtl/>
        </w:rPr>
        <w:t>ואר</w:t>
      </w:r>
      <w:r w:rsidRPr="00E600D8">
        <w:rPr>
          <w:rtl/>
        </w:rPr>
        <w:t>"</w:t>
      </w:r>
      <w:r w:rsidRPr="00E600D8">
        <w:rPr>
          <w:rFonts w:hint="cs"/>
          <w:rtl/>
        </w:rPr>
        <w:t>נ בר כהן</w:t>
      </w:r>
      <w:r w:rsidR="00A85AC8" w:rsidRPr="00E600D8">
        <w:rPr>
          <w:rFonts w:hint="cs"/>
          <w:rtl/>
        </w:rPr>
        <w:t>:</w:t>
      </w:r>
    </w:p>
    <w:p w14:paraId="59788329" w14:textId="32686331" w:rsidR="006E0774" w:rsidRDefault="006E0774" w:rsidP="005934EA">
      <w:pPr>
        <w:rPr>
          <w:rtl/>
        </w:rPr>
      </w:pPr>
      <w:r w:rsidRPr="00210DF6">
        <w:rPr>
          <w:rStyle w:val="afffa"/>
          <w:rFonts w:ascii="Fb Fontext" w:hAnsi="Fb Fontext" w:cs="BA TM • Vilna Extra-Bold"/>
          <w:bCs w:val="0"/>
          <w:rtl/>
        </w:rPr>
        <w:t>זאת אומרת: רכוב כמהלך דמי, ש"מ.</w:t>
      </w:r>
      <w:r w:rsidRPr="00210DF6">
        <w:rPr>
          <w:rStyle w:val="afffa"/>
          <w:rFonts w:ascii="Fb Fontext" w:hAnsi="Fb Fontext" w:cs="BA TM • Vilna Extra-Bold" w:hint="cs"/>
          <w:bCs w:val="0"/>
          <w:rtl/>
        </w:rPr>
        <w:t xml:space="preserve"> </w:t>
      </w:r>
      <w:r w:rsidRPr="005934EA">
        <w:rPr>
          <w:rStyle w:val="afffff5"/>
          <w:rFonts w:hint="cs"/>
          <w:rtl/>
        </w:rPr>
        <w:t>[מהא דהאבן הולכת אחר ההולך כן ברכוב]</w:t>
      </w:r>
    </w:p>
    <w:p w14:paraId="410C80EE" w14:textId="15F27587" w:rsidR="007309FA" w:rsidRPr="00131640" w:rsidRDefault="007309FA" w:rsidP="007309FA">
      <w:pPr>
        <w:pStyle w:val="affffb"/>
        <w:rPr>
          <w:rtl/>
        </w:rPr>
      </w:pPr>
      <w:r w:rsidRPr="007309FA">
        <w:rPr>
          <w:rtl/>
        </w:rPr>
        <w:t>***</w:t>
      </w:r>
    </w:p>
    <w:p w14:paraId="7F4C986E" w14:textId="5E7C892F" w:rsidR="006E0774" w:rsidRPr="00131640" w:rsidRDefault="006E0774" w:rsidP="00F65F8B">
      <w:pPr>
        <w:pStyle w:val="affffb"/>
        <w:rPr>
          <w:rtl/>
        </w:rPr>
      </w:pPr>
      <w:r w:rsidRPr="00224C4C">
        <w:rPr>
          <w:rtl/>
        </w:rPr>
        <w:t>איבעיא להו: מהו לעמוד מפני ספר תורה?</w:t>
      </w:r>
    </w:p>
    <w:p w14:paraId="509F7C1D" w14:textId="5801189E" w:rsidR="00A85AC8" w:rsidRPr="00E600D8" w:rsidRDefault="006E0774" w:rsidP="005934EA">
      <w:pPr>
        <w:pStyle w:val="38"/>
        <w:framePr w:wrap="notBeside"/>
        <w:rPr>
          <w:rtl/>
        </w:rPr>
      </w:pPr>
      <w:r w:rsidRPr="00E600D8">
        <w:rPr>
          <w:rtl/>
        </w:rPr>
        <w:t>ר</w:t>
      </w:r>
      <w:r w:rsidR="005934EA" w:rsidRPr="00E600D8">
        <w:rPr>
          <w:rFonts w:hint="cs"/>
          <w:rtl/>
        </w:rPr>
        <w:t>''ח ור''ס ור''א</w:t>
      </w:r>
      <w:r w:rsidR="00A85AC8" w:rsidRPr="00E600D8">
        <w:rPr>
          <w:rtl/>
        </w:rPr>
        <w:t>:</w:t>
      </w:r>
    </w:p>
    <w:p w14:paraId="3880A7F3" w14:textId="41D2D76E" w:rsidR="006E0774" w:rsidRPr="00131640" w:rsidRDefault="006E0774" w:rsidP="006E0774">
      <w:pPr>
        <w:rPr>
          <w:rtl/>
        </w:rPr>
      </w:pPr>
      <w:r w:rsidRPr="00224C4C">
        <w:rPr>
          <w:rFonts w:ascii="Fb Fontext" w:hAnsi="Fb Fontext"/>
          <w:rtl/>
        </w:rPr>
        <w:t>מפני לומדיה עומדים,</w:t>
      </w:r>
      <w:r w:rsidR="00123393">
        <w:rPr>
          <w:rFonts w:ascii="Fb Fontext" w:hAnsi="Fb Fontext" w:hint="cs"/>
          <w:rtl/>
        </w:rPr>
        <w:t xml:space="preserve"> ק''ו</w:t>
      </w:r>
      <w:r w:rsidRPr="00224C4C">
        <w:rPr>
          <w:rFonts w:ascii="Fb Fontext" w:hAnsi="Fb Fontext"/>
          <w:rtl/>
        </w:rPr>
        <w:t xml:space="preserve"> מפניה.</w:t>
      </w:r>
    </w:p>
    <w:p w14:paraId="39E0E9C8" w14:textId="04633F52" w:rsidR="00A85AC8" w:rsidRPr="00E600D8" w:rsidRDefault="005934EA" w:rsidP="005934EA">
      <w:pPr>
        <w:pStyle w:val="38"/>
        <w:framePr w:wrap="notBeside"/>
        <w:rPr>
          <w:rtl/>
        </w:rPr>
      </w:pPr>
      <w:r w:rsidRPr="00E600D8">
        <w:rPr>
          <w:rFonts w:hint="cs"/>
          <w:rtl/>
        </w:rPr>
        <w:t xml:space="preserve">ר''א וריב''ז </w:t>
      </w:r>
      <w:r w:rsidR="006E0774" w:rsidRPr="00E600D8">
        <w:rPr>
          <w:rtl/>
        </w:rPr>
        <w:t>ישבו</w:t>
      </w:r>
      <w:r w:rsidR="00A85AC8" w:rsidRPr="00E600D8">
        <w:rPr>
          <w:rtl/>
        </w:rPr>
        <w:t>:</w:t>
      </w:r>
    </w:p>
    <w:p w14:paraId="04A83D3D" w14:textId="0064E63A" w:rsidR="009469D7" w:rsidRDefault="006E0774" w:rsidP="006E0774">
      <w:pPr>
        <w:rPr>
          <w:rFonts w:ascii="Fb Fontext" w:hAnsi="Fb Fontext"/>
          <w:rtl/>
        </w:rPr>
      </w:pPr>
      <w:r w:rsidRPr="00224C4C">
        <w:rPr>
          <w:rFonts w:ascii="Fb Fontext" w:hAnsi="Fb Fontext"/>
          <w:rtl/>
        </w:rPr>
        <w:t>חלף ר</w:t>
      </w:r>
      <w:r w:rsidRPr="00224C4C">
        <w:rPr>
          <w:rFonts w:ascii="Fb Fontext" w:hAnsi="Fb Fontext" w:hint="cs"/>
          <w:rtl/>
        </w:rPr>
        <w:t>שב'</w:t>
      </w:r>
      <w:r w:rsidR="00123393">
        <w:rPr>
          <w:rFonts w:ascii="Fb Fontext" w:hAnsi="Fb Fontext" w:hint="cs"/>
          <w:rtl/>
        </w:rPr>
        <w:t>'</w:t>
      </w:r>
      <w:r w:rsidRPr="00224C4C">
        <w:rPr>
          <w:rFonts w:ascii="Fb Fontext" w:hAnsi="Fb Fontext" w:hint="cs"/>
          <w:rtl/>
        </w:rPr>
        <w:t xml:space="preserve">א </w:t>
      </w:r>
      <w:r w:rsidRPr="00224C4C">
        <w:rPr>
          <w:rFonts w:ascii="Fb Fontext" w:hAnsi="Fb Fontext"/>
          <w:rtl/>
        </w:rPr>
        <w:t xml:space="preserve"> וקמו מ</w:t>
      </w:r>
      <w:r w:rsidRPr="00224C4C">
        <w:rPr>
          <w:rFonts w:ascii="Fb Fontext" w:hAnsi="Fb Fontext" w:hint="cs"/>
          <w:rtl/>
        </w:rPr>
        <w:t>פניו</w:t>
      </w:r>
      <w:r w:rsidR="00123393">
        <w:rPr>
          <w:rFonts w:ascii="Fb Fontext" w:hAnsi="Fb Fontext" w:hint="cs"/>
          <w:rtl/>
        </w:rPr>
        <w:t>,</w:t>
      </w:r>
    </w:p>
    <w:p w14:paraId="475DA3D4" w14:textId="1C4039CE" w:rsidR="00A85AC8" w:rsidRPr="00E600D8" w:rsidRDefault="006E0774" w:rsidP="00123393">
      <w:pPr>
        <w:pStyle w:val="38"/>
        <w:framePr w:wrap="notBeside"/>
        <w:rPr>
          <w:rtl/>
        </w:rPr>
      </w:pPr>
      <w:r w:rsidRPr="00E600D8">
        <w:rPr>
          <w:rFonts w:hint="cs"/>
          <w:rtl/>
        </w:rPr>
        <w:t>א</w:t>
      </w:r>
      <w:r w:rsidRPr="00E600D8">
        <w:rPr>
          <w:rtl/>
        </w:rPr>
        <w:t>"</w:t>
      </w:r>
      <w:r w:rsidRPr="00E600D8">
        <w:rPr>
          <w:rFonts w:hint="cs"/>
          <w:rtl/>
        </w:rPr>
        <w:t>ל א</w:t>
      </w:r>
      <w:r w:rsidR="00A85AC8" w:rsidRPr="00E600D8">
        <w:rPr>
          <w:rFonts w:hint="cs"/>
          <w:rtl/>
        </w:rPr>
        <w:t>.</w:t>
      </w:r>
    </w:p>
    <w:p w14:paraId="71F21376" w14:textId="2EBA97C8" w:rsidR="009469D7" w:rsidRDefault="006E0774" w:rsidP="00123393">
      <w:pPr>
        <w:rPr>
          <w:rFonts w:ascii="Fb Fontext" w:hAnsi="Fb Fontext"/>
          <w:rtl/>
        </w:rPr>
      </w:pPr>
      <w:r w:rsidRPr="00224C4C">
        <w:rPr>
          <w:rFonts w:ascii="Fb Fontext" w:hAnsi="Fb Fontext" w:hint="cs"/>
          <w:rtl/>
        </w:rPr>
        <w:lastRenderedPageBreak/>
        <w:t>אתם חכמים ואני חבר</w:t>
      </w:r>
      <w:r w:rsidR="00123393">
        <w:rPr>
          <w:rStyle w:val="afffff3"/>
          <w:rFonts w:hint="cs"/>
          <w:rtl/>
        </w:rPr>
        <w:t xml:space="preserve"> </w:t>
      </w:r>
      <w:r w:rsidRPr="005934EA">
        <w:rPr>
          <w:rStyle w:val="afffff3"/>
          <w:rtl/>
        </w:rPr>
        <w:t>ועוד</w:t>
      </w:r>
      <w:r w:rsidRPr="00224C4C">
        <w:rPr>
          <w:rFonts w:ascii="Fb Fontext" w:hAnsi="Fb Fontext"/>
          <w:rtl/>
        </w:rPr>
        <w:t xml:space="preserve"> כלום תורה עומדת מפני לומדיה?</w:t>
      </w:r>
    </w:p>
    <w:p w14:paraId="14F085C9" w14:textId="77777777" w:rsidR="00A85AC8" w:rsidRPr="00E600D8" w:rsidRDefault="006E0774" w:rsidP="00123393">
      <w:pPr>
        <w:pStyle w:val="38"/>
        <w:framePr w:wrap="notBeside"/>
        <w:rPr>
          <w:rtl/>
        </w:rPr>
      </w:pPr>
      <w:r w:rsidRPr="00E600D8">
        <w:rPr>
          <w:rFonts w:hint="cs"/>
          <w:rtl/>
        </w:rPr>
        <w:t>דס</w:t>
      </w:r>
      <w:r w:rsidRPr="00E600D8">
        <w:rPr>
          <w:rtl/>
        </w:rPr>
        <w:t>"</w:t>
      </w:r>
      <w:r w:rsidRPr="00E600D8">
        <w:rPr>
          <w:rFonts w:hint="cs"/>
          <w:rtl/>
        </w:rPr>
        <w:t>ל כר</w:t>
      </w:r>
      <w:r w:rsidRPr="00E600D8">
        <w:rPr>
          <w:rtl/>
        </w:rPr>
        <w:t>"</w:t>
      </w:r>
      <w:r w:rsidRPr="00E600D8">
        <w:rPr>
          <w:rFonts w:hint="cs"/>
          <w:rtl/>
        </w:rPr>
        <w:t>א</w:t>
      </w:r>
      <w:r w:rsidR="00A85AC8" w:rsidRPr="00E600D8">
        <w:rPr>
          <w:rtl/>
        </w:rPr>
        <w:t>:</w:t>
      </w:r>
    </w:p>
    <w:p w14:paraId="3E6597AC" w14:textId="34C56CED" w:rsidR="006E0774" w:rsidRPr="00131640" w:rsidRDefault="006E0774" w:rsidP="006E0774">
      <w:pPr>
        <w:rPr>
          <w:rtl/>
        </w:rPr>
      </w:pPr>
      <w:r w:rsidRPr="00224C4C">
        <w:rPr>
          <w:rFonts w:ascii="Fb Fontext" w:hAnsi="Fb Fontext" w:hint="cs"/>
          <w:rtl/>
        </w:rPr>
        <w:t>ד</w:t>
      </w:r>
      <w:r w:rsidRPr="00224C4C">
        <w:rPr>
          <w:rFonts w:ascii="Fb Fontext" w:hAnsi="Fb Fontext"/>
          <w:rtl/>
        </w:rPr>
        <w:t>אין ת"ח רשאי לעמוד מפני רבו בשעה שעוסק בתורה.</w:t>
      </w:r>
    </w:p>
    <w:p w14:paraId="5A787F5E" w14:textId="77777777" w:rsidR="006E0774" w:rsidRPr="00131640" w:rsidRDefault="006E0774" w:rsidP="006E0774">
      <w:pPr>
        <w:rPr>
          <w:rtl/>
        </w:rPr>
      </w:pPr>
      <w:r w:rsidRPr="00224C4C">
        <w:rPr>
          <w:rFonts w:ascii="Fb Fontext" w:hAnsi="Fb Fontext" w:hint="cs"/>
          <w:rtl/>
        </w:rPr>
        <w:t>ו</w:t>
      </w:r>
      <w:r w:rsidRPr="00224C4C">
        <w:rPr>
          <w:rFonts w:ascii="Fb Fontext" w:hAnsi="Fb Fontext"/>
          <w:rtl/>
        </w:rPr>
        <w:t>לייט עלה אביי.</w:t>
      </w:r>
    </w:p>
    <w:p w14:paraId="5BBB29D7" w14:textId="77777777" w:rsidR="006E0774" w:rsidRPr="00131640" w:rsidRDefault="006E0774" w:rsidP="00841728">
      <w:pPr>
        <w:pStyle w:val="affffb"/>
        <w:rPr>
          <w:rtl/>
        </w:rPr>
        <w:pPrChange w:id="90042" w:author="קלוד" w:date="2026-10-08T12:07:40Z">
          <w:pPr>
            <w:pStyle w:val="affb"/>
          </w:pPr>
        </w:pPrChange>
      </w:pPr>
      <w:del w:id="90040" w:author="קלוד" w:date="2026-10-08T12:07:40Z">
        <w:r w:rsidRPr="00224C4C">
          <w:rPr>
            <w:rFonts w:hint="cs"/>
            <w:rtl/>
          </w:rPr>
          <w:delText xml:space="preserve">׹</w:delText>
        </w:r>
      </w:del>
      <w:ins w:id="90041" w:author="קלוד" w:date="2026-10-08T12:07:40Z">
        <w:r>
          <w:rPr>
            <w:color w:val="7B3F00"/>
          </w:rPr>
          <w:t xml:space="preserve">דרגות הכיבוד</w:t>
        </w:r>
      </w:ins>
    </w:p>
    <w:p w14:paraId="711921DB" w14:textId="77777777" w:rsidR="009469D7" w:rsidRDefault="006E0774" w:rsidP="006E0774">
      <w:pPr>
        <w:rPr>
          <w:rStyle w:val="affffa"/>
          <w:rtl/>
        </w:rPr>
      </w:pPr>
      <w:r w:rsidRPr="00224C4C">
        <w:rPr>
          <w:rStyle w:val="affffa"/>
          <w:rFonts w:hint="cs"/>
          <w:rtl/>
        </w:rPr>
        <w:t>'</w:t>
      </w:r>
      <w:r w:rsidRPr="00224C4C">
        <w:rPr>
          <w:rStyle w:val="affffa"/>
          <w:rtl/>
        </w:rPr>
        <w:t>והביטו אחרי משה עד בואו האהלה</w:t>
      </w:r>
      <w:r w:rsidRPr="00224C4C">
        <w:rPr>
          <w:rStyle w:val="affffa"/>
          <w:rFonts w:hint="cs"/>
          <w:rtl/>
        </w:rPr>
        <w:t>'</w:t>
      </w:r>
    </w:p>
    <w:p w14:paraId="45AF3D60" w14:textId="3D269997" w:rsidR="00A85AC8" w:rsidRPr="00E600D8" w:rsidRDefault="0019514B" w:rsidP="0019514B">
      <w:pPr>
        <w:pStyle w:val="38"/>
        <w:framePr w:wrap="notBeside"/>
        <w:rPr>
          <w:rtl/>
        </w:rPr>
      </w:pPr>
      <w:r w:rsidRPr="00E600D8">
        <w:rPr>
          <w:rFonts w:hint="cs"/>
          <w:rtl/>
        </w:rPr>
        <w:t>ר''א ורי''צנ</w:t>
      </w:r>
      <w:r w:rsidR="00E600D8" w:rsidRPr="00E600D8">
        <w:rPr>
          <w:rtl/>
        </w:rPr>
        <w:t>-</w:t>
      </w:r>
    </w:p>
    <w:p w14:paraId="77FD8F61" w14:textId="60C376BE" w:rsidR="009469D7" w:rsidRDefault="0019514B" w:rsidP="004734B5">
      <w:pPr>
        <w:rPr>
          <w:rFonts w:ascii="Fb Fontext" w:hAnsi="Fb Fontext"/>
          <w:rtl/>
        </w:rPr>
      </w:pPr>
      <w:r>
        <w:rPr>
          <w:rFonts w:ascii="Fb Fontext" w:hAnsi="Fb Fontext" w:hint="cs"/>
          <w:sz w:val="32"/>
          <w:rtl/>
        </w:rPr>
        <w:t xml:space="preserve">אם </w:t>
      </w:r>
      <w:r w:rsidR="006E0774" w:rsidRPr="00224C4C">
        <w:rPr>
          <w:rFonts w:ascii="Fb Fontext" w:hAnsi="Fb Fontext"/>
          <w:sz w:val="32"/>
          <w:rtl/>
        </w:rPr>
        <w:t xml:space="preserve">לגנאי, </w:t>
      </w:r>
      <w:r w:rsidR="006E0774" w:rsidRPr="00224C4C">
        <w:rPr>
          <w:rFonts w:ascii="Fb Fontext" w:hAnsi="Fb Fontext"/>
          <w:rtl/>
        </w:rPr>
        <w:t>כדאיתא.</w:t>
      </w:r>
      <w:r w:rsidR="004734B5">
        <w:rPr>
          <w:rFonts w:ascii="Fb Fontext" w:hAnsi="Fb Fontext" w:hint="cs"/>
          <w:rtl/>
        </w:rPr>
        <w:t xml:space="preserve"> </w:t>
      </w:r>
      <w:r w:rsidR="00E20962">
        <w:rPr>
          <w:rFonts w:ascii="Fb Fontext" w:hAnsi="Fb Fontext" w:hint="cs"/>
          <w:rtl/>
        </w:rPr>
        <w:t xml:space="preserve">או </w:t>
      </w:r>
      <w:r w:rsidR="006E0774" w:rsidRPr="00224C4C">
        <w:rPr>
          <w:rFonts w:ascii="Fb Fontext" w:hAnsi="Fb Fontext"/>
          <w:rtl/>
        </w:rPr>
        <w:t>לשבח</w:t>
      </w:r>
      <w:r w:rsidR="00E20962">
        <w:rPr>
          <w:rStyle w:val="afffff3"/>
          <w:rFonts w:hint="cs"/>
          <w:rtl/>
        </w:rPr>
        <w:t xml:space="preserve"> כ</w:t>
      </w:r>
      <w:r w:rsidR="006E0774" w:rsidRPr="00E20962">
        <w:rPr>
          <w:rStyle w:val="afffff3"/>
          <w:rFonts w:hint="cs"/>
          <w:rtl/>
        </w:rPr>
        <w:t>ר</w:t>
      </w:r>
      <w:r w:rsidR="006E0774" w:rsidRPr="00E20962">
        <w:rPr>
          <w:rStyle w:val="afffff3"/>
          <w:rtl/>
        </w:rPr>
        <w:t>"</w:t>
      </w:r>
      <w:r w:rsidR="006E0774" w:rsidRPr="00E20962">
        <w:rPr>
          <w:rStyle w:val="afffff3"/>
          <w:rFonts w:hint="cs"/>
          <w:rtl/>
        </w:rPr>
        <w:t xml:space="preserve">א דמן </w:t>
      </w:r>
      <w:r w:rsidR="006E0774" w:rsidRPr="00E20962">
        <w:rPr>
          <w:rStyle w:val="afffff3"/>
          <w:rtl/>
        </w:rPr>
        <w:t>חיפא:</w:t>
      </w:r>
    </w:p>
    <w:p w14:paraId="447331DE" w14:textId="51104395" w:rsidR="006E0774" w:rsidRPr="00131640" w:rsidRDefault="006E0774" w:rsidP="00E20962">
      <w:pPr>
        <w:rPr>
          <w:rtl/>
        </w:rPr>
      </w:pPr>
      <w:r w:rsidRPr="00224C4C">
        <w:rPr>
          <w:rFonts w:ascii="Fb Fontext" w:hAnsi="Fb Fontext"/>
          <w:sz w:val="32"/>
          <w:rtl/>
        </w:rPr>
        <w:t>חכם עובר - עומד מלפניו ד' אמות, וכיון שעבר ד' אמות יושב.</w:t>
      </w:r>
    </w:p>
    <w:p w14:paraId="124CEB91" w14:textId="228E3468" w:rsidR="006E0774" w:rsidRPr="00BD2796" w:rsidRDefault="006E0774" w:rsidP="00E20962">
      <w:pPr>
        <w:rPr>
          <w:spacing w:val="2"/>
          <w:rtl/>
        </w:rPr>
      </w:pPr>
      <w:r w:rsidRPr="00BD2796">
        <w:rPr>
          <w:rFonts w:ascii="Fb Fontext" w:hAnsi="Fb Fontext"/>
          <w:spacing w:val="2"/>
          <w:sz w:val="32"/>
          <w:rtl/>
        </w:rPr>
        <w:t>אב ב"ד עובר עומד מלפניו מלא עיניו, וכיון שעבר ד' אמות יושב.</w:t>
      </w:r>
    </w:p>
    <w:p w14:paraId="2BF5CBF4" w14:textId="1CDE6C89" w:rsidR="006E0774" w:rsidRPr="00131640" w:rsidRDefault="006E0774" w:rsidP="00E20962">
      <w:pPr>
        <w:rPr>
          <w:rtl/>
        </w:rPr>
      </w:pPr>
      <w:r w:rsidRPr="00BD2796">
        <w:rPr>
          <w:rFonts w:ascii="Fb Fontext" w:hAnsi="Fb Fontext"/>
          <w:spacing w:val="0"/>
          <w:sz w:val="32"/>
          <w:rtl/>
        </w:rPr>
        <w:t>נשיא עובר</w:t>
      </w:r>
      <w:r w:rsidR="004734B5" w:rsidRPr="00BD2796">
        <w:rPr>
          <w:rFonts w:ascii="Fb Fontext" w:hAnsi="Fb Fontext" w:hint="cs"/>
          <w:spacing w:val="0"/>
          <w:sz w:val="32"/>
          <w:rtl/>
        </w:rPr>
        <w:t>-</w:t>
      </w:r>
      <w:r w:rsidRPr="00BD2796">
        <w:rPr>
          <w:rFonts w:ascii="Fb Fontext" w:hAnsi="Fb Fontext"/>
          <w:spacing w:val="0"/>
          <w:sz w:val="32"/>
          <w:rtl/>
        </w:rPr>
        <w:t xml:space="preserve"> עומד מלפניו מלא עיניו, ואינו יושב עד שישב במקומו,</w:t>
      </w:r>
    </w:p>
    <w:p w14:paraId="0F9E24EA" w14:textId="77777777" w:rsidR="006E0774" w:rsidRPr="00131640" w:rsidRDefault="006E0774" w:rsidP="00E20962">
      <w:pPr>
        <w:rPr>
          <w:rtl/>
        </w:rPr>
      </w:pPr>
      <w:r w:rsidRPr="004734B5">
        <w:rPr>
          <w:rStyle w:val="afffff3"/>
          <w:rtl/>
        </w:rPr>
        <w:t>שנא</w:t>
      </w:r>
      <w:r w:rsidRPr="004734B5">
        <w:rPr>
          <w:rStyle w:val="afffff3"/>
          <w:rFonts w:hint="cs"/>
          <w:rtl/>
        </w:rPr>
        <w:t>'</w:t>
      </w:r>
      <w:r w:rsidRPr="004734B5">
        <w:rPr>
          <w:rStyle w:val="afffff3"/>
          <w:rtl/>
        </w:rPr>
        <w:t>:</w:t>
      </w:r>
      <w:r w:rsidRPr="00224C4C">
        <w:rPr>
          <w:rFonts w:ascii="Fb Fontext" w:hAnsi="Fb Fontext"/>
          <w:sz w:val="32"/>
          <w:rtl/>
        </w:rPr>
        <w:t xml:space="preserve"> </w:t>
      </w:r>
      <w:r w:rsidRPr="00224C4C">
        <w:rPr>
          <w:rStyle w:val="affffa"/>
          <w:rtl/>
        </w:rPr>
        <w:t>'והביטו אחרי משה עד בואו האהלה</w:t>
      </w:r>
      <w:r w:rsidRPr="00224C4C">
        <w:rPr>
          <w:rStyle w:val="affffa"/>
          <w:rFonts w:hint="cs"/>
          <w:rtl/>
        </w:rPr>
        <w:t>'</w:t>
      </w:r>
    </w:p>
    <w:p w14:paraId="40FACD3F" w14:textId="77777777" w:rsidR="006E0774" w:rsidRPr="00131640" w:rsidRDefault="006E0774" w:rsidP="00841728">
      <w:pPr>
        <w:pStyle w:val="affb"/>
        <w:rPr>
          <w:del w:id="90064" w:author="מנוע עיצוב" w:date="2026-10-08T11:01:28Z"/>
          <w:rtl/>
        </w:rPr>
      </w:pPr>
      <w:del w:id="90063" w:author="מנוע עיצוב" w:date="2026-10-08T11:01:28Z">
        <w:r w:rsidRPr="00224C4C">
          <w:rPr>
            <w:rFonts w:hint="cs"/>
            <w:rtl/>
          </w:rPr>
          <w:delText xml:space="preserve">׹</w:delText>
        </w:r>
      </w:del>
    </w:p>
    <w:p w14:paraId="70A0B21D" w14:textId="77777777" w:rsidR="006E0774" w:rsidRPr="00131640" w:rsidRDefault="006E0774" w:rsidP="0010529F">
      <w:pPr>
        <w:pStyle w:val="afff0"/>
        <w:framePr w:wrap="around"/>
        <w:rPr>
          <w:rtl/>
        </w:rPr>
      </w:pPr>
      <w:r w:rsidRPr="00224C4C">
        <w:rPr>
          <w:rFonts w:hint="cs"/>
          <w:rtl/>
        </w:rPr>
        <w:t>לד.</w:t>
      </w:r>
    </w:p>
    <w:p w14:paraId="5FDE06A2" w14:textId="77777777" w:rsidR="006E0774" w:rsidRPr="00131640" w:rsidRDefault="006E0774" w:rsidP="002A094E">
      <w:pPr>
        <w:pStyle w:val="afffd"/>
        <w:rPr>
          <w:rtl/>
        </w:rPr>
      </w:pPr>
      <w:ins w:id="9834" w:author="מספור קטעי משנה" w:date="2026-10-06T06:45:32Z">
        <w:r>
          <w:rPr>
            <w:rStyle w:val="MisparKeta"/>
          </w:rPr>
          <w:t xml:space="preserve">א. </w:t>
        </w:r>
      </w:ins>
      <w:r w:rsidRPr="004734B5">
        <w:rPr>
          <w:rtl/>
        </w:rPr>
        <w:t>כל מצות עשה שהזמן גרמא וכו'.</w:t>
      </w:r>
    </w:p>
    <w:p w14:paraId="16109CC0" w14:textId="36659163" w:rsidR="00A85AC8" w:rsidRPr="00E600D8" w:rsidRDefault="006E0774" w:rsidP="00715857">
      <w:pPr>
        <w:pStyle w:val="38"/>
        <w:framePr w:wrap="notBeside"/>
        <w:rPr>
          <w:rtl/>
        </w:rPr>
      </w:pPr>
      <w:r w:rsidRPr="00E600D8">
        <w:rPr>
          <w:rtl/>
        </w:rPr>
        <w:t>ת"ר</w:t>
      </w:r>
      <w:r w:rsidR="00A85AC8" w:rsidRPr="00E600D8">
        <w:rPr>
          <w:rtl/>
        </w:rPr>
        <w:t>:</w:t>
      </w:r>
    </w:p>
    <w:p w14:paraId="63B157AE" w14:textId="59B529C7" w:rsidR="006E0774" w:rsidRPr="00BD2796" w:rsidRDefault="006E0774" w:rsidP="006E0774">
      <w:pPr>
        <w:rPr>
          <w:spacing w:val="-2"/>
          <w:rtl/>
        </w:rPr>
      </w:pPr>
      <w:r w:rsidRPr="00BD2796">
        <w:rPr>
          <w:rFonts w:ascii="Fb Fontext" w:hAnsi="Fb Fontext" w:cs="BA TM • Vilna Extra-Bold"/>
          <w:spacing w:val="-2"/>
          <w:rtl/>
        </w:rPr>
        <w:t>איזוהי מצות עשה שהזמן גרמא?</w:t>
      </w:r>
      <w:r w:rsidRPr="00BD2796">
        <w:rPr>
          <w:rFonts w:ascii="Fb Fontext" w:hAnsi="Fb Fontext"/>
          <w:spacing w:val="-2"/>
          <w:rtl/>
        </w:rPr>
        <w:t xml:space="preserve"> סוכה, ולולב, שופר, וציצית, ותפילין.</w:t>
      </w:r>
    </w:p>
    <w:p w14:paraId="257D9E75" w14:textId="77777777" w:rsidR="006E0774" w:rsidRPr="00131640" w:rsidRDefault="006E0774" w:rsidP="006E0774">
      <w:pPr>
        <w:rPr>
          <w:rtl/>
        </w:rPr>
      </w:pPr>
      <w:r w:rsidRPr="00224C4C">
        <w:rPr>
          <w:rFonts w:ascii="Fb Fontext" w:hAnsi="Fb Fontext"/>
          <w:rtl/>
        </w:rPr>
        <w:t>ואיזוהי מצות עשה שלא הזמן גרמא? מזוזה, מעקה, אבידה, ושילוח הקן.</w:t>
      </w:r>
    </w:p>
    <w:p w14:paraId="36E1DFA7" w14:textId="77777777" w:rsidR="00A85AC8" w:rsidRPr="00E600D8" w:rsidRDefault="006E0774" w:rsidP="00715857">
      <w:pPr>
        <w:pStyle w:val="38"/>
        <w:framePr w:wrap="notBeside"/>
        <w:rPr>
          <w:rtl/>
        </w:rPr>
      </w:pPr>
      <w:r w:rsidRPr="00E600D8">
        <w:rPr>
          <w:rFonts w:hint="cs"/>
          <w:rtl/>
        </w:rPr>
        <w:t xml:space="preserve">ולאו </w:t>
      </w:r>
      <w:r w:rsidRPr="00E600D8">
        <w:rPr>
          <w:rtl/>
        </w:rPr>
        <w:t>כלל הוא</w:t>
      </w:r>
      <w:r w:rsidRPr="00E600D8">
        <w:rPr>
          <w:rFonts w:hint="cs"/>
          <w:rtl/>
        </w:rPr>
        <w:t>!</w:t>
      </w:r>
      <w:r w:rsidR="00A85AC8" w:rsidRPr="00E600D8">
        <w:rPr>
          <w:rtl/>
        </w:rPr>
        <w:t>:</w:t>
      </w:r>
    </w:p>
    <w:p w14:paraId="5F34A5B9" w14:textId="6C1D30B1" w:rsidR="006E0774" w:rsidRPr="00BD2796" w:rsidRDefault="006E0774" w:rsidP="006E0774">
      <w:pPr>
        <w:rPr>
          <w:spacing w:val="0"/>
          <w:rtl/>
        </w:rPr>
      </w:pPr>
      <w:r w:rsidRPr="00BD2796">
        <w:rPr>
          <w:rFonts w:ascii="Fb Fontext" w:hAnsi="Fb Fontext" w:hint="cs"/>
          <w:spacing w:val="0"/>
          <w:rtl/>
        </w:rPr>
        <w:t>ד</w:t>
      </w:r>
      <w:r w:rsidRPr="00BD2796">
        <w:rPr>
          <w:rFonts w:ascii="Fb Fontext" w:hAnsi="Fb Fontext"/>
          <w:spacing w:val="0"/>
          <w:rtl/>
        </w:rPr>
        <w:t>הרי מצה, שמחה, הקהל, דמצות עשה שהזמן גרמא, ונשים חייבות!</w:t>
      </w:r>
    </w:p>
    <w:p w14:paraId="01C6A565" w14:textId="77777777" w:rsidR="006E0774" w:rsidRPr="00BD2796" w:rsidRDefault="006E0774" w:rsidP="00715857">
      <w:pPr>
        <w:rPr>
          <w:spacing w:val="-2"/>
          <w:rtl/>
        </w:rPr>
      </w:pPr>
      <w:r w:rsidRPr="00BD2796">
        <w:rPr>
          <w:rFonts w:ascii="Fb Fontext" w:hAnsi="Fb Fontext"/>
          <w:spacing w:val="-2"/>
          <w:rtl/>
        </w:rPr>
        <w:t>והרי ת"</w:t>
      </w:r>
      <w:r w:rsidRPr="00BD2796">
        <w:rPr>
          <w:rFonts w:ascii="Fb Fontext" w:hAnsi="Fb Fontext" w:hint="cs"/>
          <w:spacing w:val="-2"/>
          <w:rtl/>
        </w:rPr>
        <w:t>ת</w:t>
      </w:r>
      <w:r w:rsidRPr="00BD2796">
        <w:rPr>
          <w:rFonts w:ascii="Fb Fontext" w:hAnsi="Fb Fontext"/>
          <w:spacing w:val="-2"/>
          <w:rtl/>
        </w:rPr>
        <w:t>, פריה ורביה, ופדיון הבן, דלאו מ</w:t>
      </w:r>
      <w:r w:rsidRPr="00BD2796">
        <w:rPr>
          <w:rFonts w:ascii="Fb Fontext" w:hAnsi="Fb Fontext" w:hint="cs"/>
          <w:spacing w:val="-2"/>
          <w:rtl/>
        </w:rPr>
        <w:t>עשה"ג</w:t>
      </w:r>
      <w:r w:rsidRPr="00BD2796">
        <w:rPr>
          <w:rFonts w:ascii="Fb Fontext" w:hAnsi="Fb Fontext"/>
          <w:spacing w:val="-2"/>
          <w:rtl/>
        </w:rPr>
        <w:t xml:space="preserve"> הוא, ונשים פטורות!</w:t>
      </w:r>
    </w:p>
    <w:p w14:paraId="22947DE1" w14:textId="77777777" w:rsidR="00A85AC8" w:rsidRPr="00E600D8" w:rsidRDefault="00715857" w:rsidP="00715857">
      <w:pPr>
        <w:pStyle w:val="38"/>
        <w:framePr w:wrap="notBeside"/>
        <w:rPr>
          <w:rtl/>
        </w:rPr>
      </w:pPr>
      <w:r w:rsidRPr="00E600D8">
        <w:rPr>
          <w:rFonts w:hint="cs"/>
          <w:rtl/>
        </w:rPr>
        <w:t xml:space="preserve">- </w:t>
      </w:r>
      <w:r w:rsidR="006E0774" w:rsidRPr="00E600D8">
        <w:rPr>
          <w:rFonts w:hint="cs"/>
          <w:rtl/>
        </w:rPr>
        <w:t>כדרי</w:t>
      </w:r>
      <w:r w:rsidR="006E0774" w:rsidRPr="00E600D8">
        <w:rPr>
          <w:rtl/>
        </w:rPr>
        <w:t>"</w:t>
      </w:r>
      <w:r w:rsidR="006E0774" w:rsidRPr="00E600D8">
        <w:rPr>
          <w:rFonts w:hint="cs"/>
          <w:rtl/>
        </w:rPr>
        <w:t>ו</w:t>
      </w:r>
      <w:r w:rsidR="00A85AC8" w:rsidRPr="00E600D8">
        <w:rPr>
          <w:rtl/>
        </w:rPr>
        <w:t>:</w:t>
      </w:r>
    </w:p>
    <w:p w14:paraId="317C5784" w14:textId="18201A0F" w:rsidR="009469D7" w:rsidRDefault="006E0774" w:rsidP="006E0774">
      <w:pPr>
        <w:rPr>
          <w:rFonts w:ascii="Fb Fontext" w:hAnsi="Fb Fontext"/>
          <w:rtl/>
        </w:rPr>
      </w:pPr>
      <w:r w:rsidRPr="00224C4C">
        <w:rPr>
          <w:rFonts w:ascii="Fb Fontext" w:hAnsi="Fb Fontext" w:hint="cs"/>
          <w:rtl/>
        </w:rPr>
        <w:t>דאין</w:t>
      </w:r>
      <w:r w:rsidRPr="00224C4C">
        <w:rPr>
          <w:rFonts w:ascii="Fb Fontext" w:hAnsi="Fb Fontext"/>
          <w:rtl/>
        </w:rPr>
        <w:t xml:space="preserve"> למדין מן הכללות ואפילו במקום שנאמר בו</w:t>
      </w:r>
      <w:r w:rsidRPr="00224C4C">
        <w:rPr>
          <w:rStyle w:val="affffa"/>
          <w:rtl/>
        </w:rPr>
        <w:t xml:space="preserve"> </w:t>
      </w:r>
      <w:r w:rsidRPr="00224C4C">
        <w:rPr>
          <w:rStyle w:val="affffa"/>
          <w:rFonts w:hint="cs"/>
          <w:rtl/>
        </w:rPr>
        <w:t>'</w:t>
      </w:r>
      <w:r w:rsidRPr="00224C4C">
        <w:rPr>
          <w:rStyle w:val="affffa"/>
          <w:rtl/>
        </w:rPr>
        <w:t>חוץ</w:t>
      </w:r>
      <w:r w:rsidRPr="00224C4C">
        <w:rPr>
          <w:rStyle w:val="affffa"/>
          <w:rFonts w:hint="cs"/>
          <w:rtl/>
        </w:rPr>
        <w:t>'</w:t>
      </w:r>
      <w:r w:rsidRPr="00224C4C">
        <w:rPr>
          <w:rStyle w:val="affffa"/>
          <w:rtl/>
        </w:rPr>
        <w:t>,</w:t>
      </w:r>
    </w:p>
    <w:p w14:paraId="7B6E350F" w14:textId="724AADA2" w:rsidR="00A85AC8" w:rsidRPr="00E600D8" w:rsidRDefault="006E0774" w:rsidP="00715857">
      <w:pPr>
        <w:pStyle w:val="38"/>
        <w:framePr w:wrap="notBeside"/>
        <w:rPr>
          <w:rtl/>
        </w:rPr>
      </w:pPr>
      <w:r w:rsidRPr="00E600D8">
        <w:rPr>
          <w:rtl/>
        </w:rPr>
        <w:t>דתנן</w:t>
      </w:r>
      <w:r w:rsidR="00A85AC8" w:rsidRPr="00E600D8">
        <w:rPr>
          <w:rtl/>
        </w:rPr>
        <w:t>:</w:t>
      </w:r>
    </w:p>
    <w:p w14:paraId="17666ABE" w14:textId="346119B1" w:rsidR="009469D7" w:rsidRPr="00C35684" w:rsidRDefault="006E0774" w:rsidP="002D0C57">
      <w:pPr>
        <w:rPr>
          <w:rFonts w:ascii="Fb Fontext" w:hAnsi="Fb Fontext"/>
          <w:spacing w:val="-2"/>
          <w:sz w:val="32"/>
          <w:rtl/>
        </w:rPr>
      </w:pPr>
      <w:r w:rsidRPr="00C35684">
        <w:rPr>
          <w:rFonts w:ascii="Fb Fontext" w:hAnsi="Fb Fontext"/>
          <w:spacing w:val="-2"/>
          <w:rtl/>
        </w:rPr>
        <w:t>בכל מערבין ומשתתפין,</w:t>
      </w:r>
      <w:r w:rsidRPr="00196D6B">
        <w:rPr>
          <w:rStyle w:val="afffa"/>
          <w:rFonts w:ascii="Fb Fontext" w:hAnsi="Fb Fontext" w:cs="BA TM • Vilna Extra-Bold" w:hint="cs"/>
          <w:bCs w:val="0"/>
          <w:spacing w:val="-2"/>
          <w:rtl/>
        </w:rPr>
        <w:t xml:space="preserve"> </w:t>
      </w:r>
      <w:r w:rsidRPr="00196D6B">
        <w:rPr>
          <w:rStyle w:val="afffa"/>
          <w:rFonts w:ascii="Fb Fontext" w:hAnsi="Fb Fontext" w:cs="BA TM • Vilna Extra-Bold"/>
          <w:bCs w:val="0"/>
          <w:spacing w:val="-2"/>
          <w:rtl/>
        </w:rPr>
        <w:t>חוץ</w:t>
      </w:r>
      <w:r w:rsidRPr="00C35684">
        <w:rPr>
          <w:rFonts w:ascii="Fb Fontext" w:hAnsi="Fb Fontext"/>
          <w:spacing w:val="-2"/>
          <w:rtl/>
        </w:rPr>
        <w:t xml:space="preserve"> מן המים ומלח.</w:t>
      </w:r>
      <w:r w:rsidR="00C35684">
        <w:rPr>
          <w:rFonts w:ascii="Fb Fontext" w:hAnsi="Fb Fontext" w:hint="cs"/>
          <w:spacing w:val="-2"/>
          <w:rtl/>
        </w:rPr>
        <w:t xml:space="preserve"> </w:t>
      </w:r>
      <w:r w:rsidRPr="00C35684">
        <w:rPr>
          <w:rFonts w:ascii="Fb Fontext" w:hAnsi="Fb Fontext" w:hint="cs"/>
          <w:spacing w:val="-2"/>
          <w:sz w:val="32"/>
          <w:rtl/>
        </w:rPr>
        <w:t>וא</w:t>
      </w:r>
      <w:r w:rsidR="002D0C57" w:rsidRPr="00C35684">
        <w:rPr>
          <w:rFonts w:ascii="Fb Fontext" w:hAnsi="Fb Fontext" w:hint="cs"/>
          <w:spacing w:val="-2"/>
          <w:sz w:val="32"/>
          <w:rtl/>
        </w:rPr>
        <w:t>ף</w:t>
      </w:r>
      <w:r w:rsidRPr="00C35684">
        <w:rPr>
          <w:rFonts w:ascii="Fb Fontext" w:hAnsi="Fb Fontext" w:hint="cs"/>
          <w:spacing w:val="-2"/>
          <w:sz w:val="32"/>
          <w:rtl/>
        </w:rPr>
        <w:t xml:space="preserve"> ד</w:t>
      </w:r>
      <w:r w:rsidR="00B35B36" w:rsidRPr="00C35684">
        <w:rPr>
          <w:rFonts w:ascii="Fb Fontext" w:hAnsi="Fb Fontext" w:hint="cs"/>
          <w:spacing w:val="-2"/>
          <w:sz w:val="32"/>
          <w:rtl/>
        </w:rPr>
        <w:t>יש</w:t>
      </w:r>
      <w:r w:rsidRPr="00C35684">
        <w:rPr>
          <w:rFonts w:ascii="Fb Fontext" w:hAnsi="Fb Fontext" w:hint="cs"/>
          <w:spacing w:val="-2"/>
          <w:sz w:val="32"/>
          <w:rtl/>
        </w:rPr>
        <w:t xml:space="preserve"> </w:t>
      </w:r>
      <w:r w:rsidRPr="00C35684">
        <w:rPr>
          <w:rFonts w:ascii="Fb Fontext" w:hAnsi="Fb Fontext"/>
          <w:spacing w:val="-2"/>
          <w:sz w:val="32"/>
          <w:rtl/>
        </w:rPr>
        <w:t>כמהין ופטריות!</w:t>
      </w:r>
    </w:p>
    <w:p w14:paraId="230FC7FF" w14:textId="40DA7279" w:rsidR="006E0774" w:rsidRPr="00131640" w:rsidRDefault="006E0774" w:rsidP="00841728">
      <w:pPr>
        <w:pStyle w:val="affb"/>
        <w:rPr>
          <w:del w:id="90066" w:author="מנוע עיצוב" w:date="2026-10-08T11:01:28Z"/>
          <w:rtl/>
        </w:rPr>
      </w:pPr>
      <w:del w:id="90065" w:author="מנוע עיצוב" w:date="2026-10-08T11:01:28Z">
        <w:r w:rsidRPr="00D86A6B">
          <w:rPr>
            <w:rFonts w:hint="cs"/>
            <w:color w:val="auto"/>
            <w:spacing w:val="0"/>
            <w:rtl/>
          </w:rPr>
          <w:delText xml:space="preserve">׹</w:delText>
        </w:r>
      </w:del>
    </w:p>
    <w:p w14:paraId="42FD7793" w14:textId="77777777" w:rsidR="001931E1" w:rsidRPr="00131640" w:rsidRDefault="006E0774" w:rsidP="004734B5">
      <w:pPr>
        <w:pStyle w:val="afffd"/>
        <w:rPr>
          <w:rtl/>
        </w:rPr>
      </w:pPr>
      <w:ins w:id="9835" w:author="מספור קטעי משנה" w:date="2026-10-06T06:45:32Z">
        <w:r>
          <w:rPr>
            <w:rStyle w:val="MisparKeta"/>
          </w:rPr>
          <w:t xml:space="preserve">א. </w:t>
        </w:r>
      </w:ins>
      <w:r w:rsidRPr="004734B5">
        <w:rPr>
          <w:rtl/>
        </w:rPr>
        <w:t>ומצות עשה שהז"</w:t>
      </w:r>
      <w:r w:rsidRPr="004734B5">
        <w:rPr>
          <w:rFonts w:hint="cs"/>
          <w:rtl/>
        </w:rPr>
        <w:t xml:space="preserve">ג </w:t>
      </w:r>
      <w:r w:rsidRPr="004734B5">
        <w:rPr>
          <w:rtl/>
        </w:rPr>
        <w:t>נשים פטורות.</w:t>
      </w:r>
    </w:p>
    <w:p w14:paraId="2F784DEA" w14:textId="4F2E6C4C" w:rsidR="006E0774" w:rsidRPr="00131640" w:rsidRDefault="006E0774" w:rsidP="006E0774">
      <w:pPr>
        <w:rPr>
          <w:rtl/>
        </w:rPr>
      </w:pPr>
      <w:r w:rsidRPr="00224C4C">
        <w:rPr>
          <w:rFonts w:ascii="Fb Fontext" w:hAnsi="Fb Fontext" w:hint="cs"/>
          <w:sz w:val="32"/>
          <w:rtl/>
        </w:rPr>
        <w:t>- גמר מתפילין, ותפילין מת</w:t>
      </w:r>
      <w:r w:rsidRPr="00224C4C">
        <w:rPr>
          <w:rFonts w:ascii="Fb Fontext" w:hAnsi="Fb Fontext"/>
          <w:sz w:val="32"/>
          <w:rtl/>
        </w:rPr>
        <w:t>"</w:t>
      </w:r>
      <w:r w:rsidRPr="00224C4C">
        <w:rPr>
          <w:rFonts w:ascii="Fb Fontext" w:hAnsi="Fb Fontext" w:hint="cs"/>
          <w:sz w:val="32"/>
          <w:rtl/>
        </w:rPr>
        <w:t>ת שהוקש בפרשה ראשונה ושניה</w:t>
      </w:r>
    </w:p>
    <w:p w14:paraId="4B088A0B" w14:textId="77777777" w:rsidR="00A85AC8" w:rsidRPr="00E600D8" w:rsidRDefault="006E0774" w:rsidP="004D3462">
      <w:pPr>
        <w:pStyle w:val="38"/>
        <w:framePr w:wrap="notBeside"/>
        <w:rPr>
          <w:rtl/>
        </w:rPr>
      </w:pPr>
      <w:r w:rsidRPr="00E600D8">
        <w:rPr>
          <w:rFonts w:hint="cs"/>
          <w:rtl/>
        </w:rPr>
        <w:t>ולא מקיש</w:t>
      </w:r>
      <w:r w:rsidR="00A85AC8" w:rsidRPr="00E600D8">
        <w:rPr>
          <w:rtl/>
        </w:rPr>
        <w:t>:</w:t>
      </w:r>
    </w:p>
    <w:p w14:paraId="3551E067" w14:textId="0A28671D" w:rsidR="006E0774" w:rsidRPr="00131640" w:rsidRDefault="006E0774" w:rsidP="004D3462">
      <w:pPr>
        <w:rPr>
          <w:rtl/>
        </w:rPr>
      </w:pPr>
      <w:r w:rsidRPr="00224C4C">
        <w:rPr>
          <w:rFonts w:ascii="Fb Fontext" w:hAnsi="Fb Fontext" w:hint="cs"/>
          <w:sz w:val="32"/>
          <w:rtl/>
        </w:rPr>
        <w:t>תפילין למזוזה דאיתקש רק בפרשה ראשונה</w:t>
      </w:r>
    </w:p>
    <w:p w14:paraId="07955CE0" w14:textId="77777777" w:rsidR="00A85AC8" w:rsidRPr="00E600D8" w:rsidRDefault="006E0774" w:rsidP="004D3462">
      <w:pPr>
        <w:pStyle w:val="38"/>
        <w:framePr w:wrap="notBeside"/>
        <w:rPr>
          <w:rtl/>
        </w:rPr>
      </w:pPr>
      <w:r w:rsidRPr="00E600D8">
        <w:rPr>
          <w:rFonts w:hint="cs"/>
          <w:rtl/>
        </w:rPr>
        <w:t>ולא מקיש</w:t>
      </w:r>
      <w:r w:rsidR="00A85AC8" w:rsidRPr="00E600D8">
        <w:rPr>
          <w:rtl/>
        </w:rPr>
        <w:t>:</w:t>
      </w:r>
    </w:p>
    <w:p w14:paraId="211A9374" w14:textId="6B827A29" w:rsidR="006E0774" w:rsidRPr="00131640" w:rsidRDefault="004D3462" w:rsidP="004D3462">
      <w:pPr>
        <w:rPr>
          <w:rtl/>
        </w:rPr>
      </w:pPr>
      <w:r>
        <w:rPr>
          <w:rFonts w:ascii="Fb Fontext" w:hAnsi="Fb Fontext" w:hint="cs"/>
          <w:sz w:val="32"/>
          <w:rtl/>
        </w:rPr>
        <w:t>מ</w:t>
      </w:r>
      <w:r w:rsidR="006E0774" w:rsidRPr="00224C4C">
        <w:rPr>
          <w:rFonts w:ascii="Fb Fontext" w:hAnsi="Fb Fontext" w:hint="cs"/>
          <w:sz w:val="32"/>
          <w:rtl/>
        </w:rPr>
        <w:t>זוזה לת</w:t>
      </w:r>
      <w:r w:rsidR="006E0774" w:rsidRPr="00224C4C">
        <w:rPr>
          <w:rFonts w:ascii="Fb Fontext" w:hAnsi="Fb Fontext"/>
          <w:sz w:val="32"/>
          <w:rtl/>
        </w:rPr>
        <w:t>"</w:t>
      </w:r>
      <w:r w:rsidR="006E0774" w:rsidRPr="00224C4C">
        <w:rPr>
          <w:rFonts w:ascii="Fb Fontext" w:hAnsi="Fb Fontext" w:hint="cs"/>
          <w:sz w:val="32"/>
          <w:rtl/>
        </w:rPr>
        <w:t xml:space="preserve">ת </w:t>
      </w:r>
      <w:r w:rsidR="006E0774" w:rsidRPr="00224C4C">
        <w:rPr>
          <w:rStyle w:val="affffa"/>
          <w:rFonts w:hint="cs"/>
          <w:rtl/>
        </w:rPr>
        <w:t>ד'</w:t>
      </w:r>
      <w:r w:rsidR="006E0774" w:rsidRPr="00224C4C">
        <w:rPr>
          <w:rStyle w:val="affffa"/>
          <w:rtl/>
        </w:rPr>
        <w:t>למען ירבו ימיכם</w:t>
      </w:r>
      <w:r w:rsidR="006E0774" w:rsidRPr="00224C4C">
        <w:rPr>
          <w:rStyle w:val="affffa"/>
          <w:rFonts w:hint="cs"/>
          <w:rtl/>
        </w:rPr>
        <w:t>'</w:t>
      </w:r>
      <w:r w:rsidR="006E0774" w:rsidRPr="00224C4C">
        <w:rPr>
          <w:rStyle w:val="affffa"/>
          <w:rtl/>
        </w:rPr>
        <w:t>,</w:t>
      </w:r>
      <w:r w:rsidR="006E0774" w:rsidRPr="00224C4C">
        <w:rPr>
          <w:rFonts w:ascii="Fb Fontext" w:hAnsi="Fb Fontext"/>
          <w:sz w:val="32"/>
          <w:rtl/>
        </w:rPr>
        <w:t xml:space="preserve"> גברי בעי חיי, נשי לא בעי חיי?</w:t>
      </w:r>
    </w:p>
    <w:p w14:paraId="2F4B762A" w14:textId="77777777" w:rsidR="00A85AC8" w:rsidRPr="00E600D8" w:rsidRDefault="006E0774" w:rsidP="004D3462">
      <w:pPr>
        <w:pStyle w:val="38"/>
        <w:framePr w:wrap="notBeside"/>
        <w:rPr>
          <w:rtl/>
        </w:rPr>
      </w:pPr>
      <w:r w:rsidRPr="00E600D8">
        <w:rPr>
          <w:rFonts w:hint="cs"/>
          <w:rtl/>
        </w:rPr>
        <w:t>והך דבעי'</w:t>
      </w:r>
      <w:r w:rsidR="00A85AC8" w:rsidRPr="00E600D8">
        <w:rPr>
          <w:rtl/>
        </w:rPr>
        <w:t>:</w:t>
      </w:r>
    </w:p>
    <w:p w14:paraId="13D6E6CF" w14:textId="02AFDA04" w:rsidR="009469D7" w:rsidRDefault="006E0774" w:rsidP="006E0774">
      <w:pPr>
        <w:rPr>
          <w:rFonts w:ascii="Fb Fontext" w:hAnsi="Fb Fontext"/>
          <w:sz w:val="32"/>
          <w:rtl/>
        </w:rPr>
      </w:pPr>
      <w:r w:rsidRPr="00224C4C">
        <w:rPr>
          <w:rStyle w:val="affffa"/>
          <w:rFonts w:hint="cs"/>
          <w:rtl/>
        </w:rPr>
        <w:t>האזרח בסוכות</w:t>
      </w:r>
      <w:r w:rsidRPr="00224C4C">
        <w:rPr>
          <w:rFonts w:ascii="Fb Fontext" w:hAnsi="Fb Fontext" w:hint="cs"/>
          <w:sz w:val="32"/>
          <w:rtl/>
        </w:rPr>
        <w:t xml:space="preserve"> למעט אשה</w:t>
      </w:r>
    </w:p>
    <w:p w14:paraId="78BA1F22" w14:textId="6F67E2E2" w:rsidR="00A85AC8" w:rsidRPr="00E600D8" w:rsidRDefault="001931E1" w:rsidP="001931E1">
      <w:pPr>
        <w:pStyle w:val="38"/>
        <w:framePr w:wrap="notBeside"/>
        <w:rPr>
          <w:rtl/>
        </w:rPr>
      </w:pPr>
      <w:r w:rsidRPr="00E600D8">
        <w:rPr>
          <w:rFonts w:hint="cs"/>
          <w:rtl/>
        </w:rPr>
        <w:t xml:space="preserve">- </w:t>
      </w:r>
      <w:r w:rsidR="006E0774" w:rsidRPr="00E600D8">
        <w:rPr>
          <w:rFonts w:hint="cs"/>
          <w:rtl/>
        </w:rPr>
        <w:t>אביי</w:t>
      </w:r>
      <w:r w:rsidR="00A85AC8" w:rsidRPr="00E600D8">
        <w:rPr>
          <w:rFonts w:hint="cs"/>
          <w:rtl/>
        </w:rPr>
        <w:t>:</w:t>
      </w:r>
    </w:p>
    <w:p w14:paraId="1397A049" w14:textId="058C76E7" w:rsidR="006E0774" w:rsidRPr="00131640" w:rsidRDefault="00836BD3" w:rsidP="006E0774">
      <w:pPr>
        <w:rPr>
          <w:rtl/>
        </w:rPr>
      </w:pPr>
      <w:r>
        <w:rPr>
          <w:rFonts w:ascii="Fb Fontext" w:hAnsi="Fb Fontext" w:hint="cs"/>
          <w:sz w:val="32"/>
          <w:rtl/>
        </w:rPr>
        <w:t>למעט</w:t>
      </w:r>
      <w:r w:rsidR="006E0774" w:rsidRPr="00224C4C">
        <w:rPr>
          <w:rFonts w:ascii="Fb Fontext" w:hAnsi="Fb Fontext" w:hint="cs"/>
          <w:sz w:val="32"/>
          <w:rtl/>
        </w:rPr>
        <w:t xml:space="preserve"> דלא לימא</w:t>
      </w:r>
      <w:r w:rsidR="006E0774" w:rsidRPr="00224C4C">
        <w:rPr>
          <w:rStyle w:val="affffa"/>
          <w:rFonts w:hint="cs"/>
          <w:rtl/>
        </w:rPr>
        <w:t xml:space="preserve"> 'תשבו כעין תדורו' </w:t>
      </w:r>
      <w:r w:rsidR="006E0774" w:rsidRPr="00224C4C">
        <w:rPr>
          <w:rFonts w:ascii="Fb Fontext" w:hAnsi="Fb Fontext" w:hint="cs"/>
          <w:sz w:val="32"/>
          <w:rtl/>
        </w:rPr>
        <w:t>איש ואשתו</w:t>
      </w:r>
    </w:p>
    <w:p w14:paraId="00767DFA" w14:textId="395AF00D" w:rsidR="00A85AC8" w:rsidRPr="00E600D8" w:rsidRDefault="006E0774" w:rsidP="00836BD3">
      <w:pPr>
        <w:pStyle w:val="38"/>
        <w:framePr w:wrap="notBeside"/>
        <w:rPr>
          <w:rtl/>
        </w:rPr>
      </w:pPr>
      <w:r w:rsidRPr="00E600D8">
        <w:rPr>
          <w:rtl/>
        </w:rPr>
        <w:t>ורבא</w:t>
      </w:r>
      <w:r w:rsidR="00A85AC8" w:rsidRPr="00E600D8">
        <w:rPr>
          <w:rtl/>
        </w:rPr>
        <w:t>:</w:t>
      </w:r>
    </w:p>
    <w:p w14:paraId="3AECCD83" w14:textId="2768F472" w:rsidR="006E0774" w:rsidRPr="00131640" w:rsidRDefault="006E0774" w:rsidP="006E0774">
      <w:pPr>
        <w:rPr>
          <w:rtl/>
        </w:rPr>
      </w:pPr>
      <w:r w:rsidRPr="00224C4C">
        <w:rPr>
          <w:rFonts w:ascii="Fb Fontext" w:hAnsi="Fb Fontext" w:hint="cs"/>
          <w:rtl/>
        </w:rPr>
        <w:t>קמ</w:t>
      </w:r>
      <w:r w:rsidRPr="00224C4C">
        <w:rPr>
          <w:rFonts w:ascii="Fb Fontext" w:hAnsi="Fb Fontext"/>
          <w:rtl/>
        </w:rPr>
        <w:t>"</w:t>
      </w:r>
      <w:r w:rsidRPr="00224C4C">
        <w:rPr>
          <w:rFonts w:ascii="Fb Fontext" w:hAnsi="Fb Fontext" w:hint="cs"/>
          <w:rtl/>
        </w:rPr>
        <w:t xml:space="preserve">ל דלא לילף </w:t>
      </w:r>
      <w:r w:rsidRPr="00224C4C">
        <w:rPr>
          <w:rStyle w:val="affffa"/>
          <w:rFonts w:hint="cs"/>
          <w:rtl/>
        </w:rPr>
        <w:t>ט</w:t>
      </w:r>
      <w:r w:rsidRPr="00224C4C">
        <w:rPr>
          <w:rStyle w:val="affffa"/>
          <w:rtl/>
        </w:rPr>
        <w:t>"</w:t>
      </w:r>
      <w:r w:rsidRPr="00224C4C">
        <w:rPr>
          <w:rStyle w:val="affffa"/>
          <w:rFonts w:hint="cs"/>
          <w:rtl/>
        </w:rPr>
        <w:t>ו טו</w:t>
      </w:r>
      <w:r w:rsidRPr="00224C4C">
        <w:rPr>
          <w:rFonts w:ascii="Fb Fontext" w:hAnsi="Fb Fontext" w:hint="cs"/>
          <w:rtl/>
        </w:rPr>
        <w:t xml:space="preserve"> </w:t>
      </w:r>
      <w:r w:rsidRPr="00224C4C">
        <w:rPr>
          <w:rFonts w:ascii="Fb Fontext" w:hAnsi="Fb Fontext"/>
          <w:rtl/>
        </w:rPr>
        <w:t xml:space="preserve">מחג המצות, </w:t>
      </w:r>
      <w:r w:rsidRPr="00224C4C">
        <w:rPr>
          <w:rFonts w:ascii="Fb Fontext" w:hAnsi="Fb Fontext" w:hint="cs"/>
          <w:rtl/>
        </w:rPr>
        <w:t>דנשים חייבות קמ</w:t>
      </w:r>
      <w:r w:rsidRPr="00224C4C">
        <w:rPr>
          <w:rFonts w:ascii="Fb Fontext" w:hAnsi="Fb Fontext"/>
          <w:rtl/>
        </w:rPr>
        <w:t>"</w:t>
      </w:r>
      <w:r w:rsidRPr="00224C4C">
        <w:rPr>
          <w:rFonts w:ascii="Fb Fontext" w:hAnsi="Fb Fontext" w:hint="cs"/>
          <w:rtl/>
        </w:rPr>
        <w:t>ל</w:t>
      </w:r>
    </w:p>
    <w:p w14:paraId="7E4A8D2E" w14:textId="77777777" w:rsidR="00A85AC8" w:rsidRPr="00E600D8" w:rsidRDefault="006E0774" w:rsidP="00283DE4">
      <w:pPr>
        <w:pStyle w:val="38"/>
        <w:framePr w:wrap="notBeside"/>
        <w:rPr>
          <w:rtl/>
        </w:rPr>
      </w:pPr>
      <w:r w:rsidRPr="00E600D8">
        <w:rPr>
          <w:rtl/>
        </w:rPr>
        <w:t>וה</w:t>
      </w:r>
      <w:r w:rsidRPr="00E600D8">
        <w:rPr>
          <w:rFonts w:hint="cs"/>
          <w:rtl/>
        </w:rPr>
        <w:t>ך ד</w:t>
      </w:r>
      <w:r w:rsidR="00A85AC8" w:rsidRPr="00E600D8">
        <w:rPr>
          <w:rtl/>
        </w:rPr>
        <w:t>:</w:t>
      </w:r>
    </w:p>
    <w:p w14:paraId="7D2CC7D2" w14:textId="3D72F5C0" w:rsidR="00283DE4" w:rsidRPr="00131640" w:rsidRDefault="006E0774" w:rsidP="00283DE4">
      <w:pPr>
        <w:rPr>
          <w:rtl/>
        </w:rPr>
      </w:pPr>
      <w:r w:rsidRPr="00224C4C">
        <w:rPr>
          <w:rFonts w:ascii="Fb Fontext" w:hAnsi="Fb Fontext" w:hint="cs"/>
          <w:sz w:val="32"/>
          <w:rtl/>
        </w:rPr>
        <w:t xml:space="preserve">בעי' זכורך </w:t>
      </w:r>
      <w:r w:rsidR="00836BD3">
        <w:rPr>
          <w:rFonts w:ascii="Fb Fontext" w:hAnsi="Fb Fontext" w:hint="cs"/>
          <w:sz w:val="32"/>
          <w:rtl/>
        </w:rPr>
        <w:t>למעט</w:t>
      </w:r>
      <w:r w:rsidRPr="00224C4C">
        <w:rPr>
          <w:rFonts w:ascii="Fb Fontext" w:hAnsi="Fb Fontext" w:hint="cs"/>
          <w:sz w:val="32"/>
          <w:rtl/>
        </w:rPr>
        <w:t xml:space="preserve"> נשים בראייה דלא לילף </w:t>
      </w:r>
      <w:r w:rsidRPr="00224C4C">
        <w:rPr>
          <w:rStyle w:val="affffa"/>
          <w:rFonts w:hint="cs"/>
          <w:rtl/>
        </w:rPr>
        <w:t>ראיה ראיה</w:t>
      </w:r>
      <w:r w:rsidRPr="00224C4C">
        <w:rPr>
          <w:rFonts w:ascii="Fb Fontext" w:hAnsi="Fb Fontext" w:hint="cs"/>
          <w:sz w:val="32"/>
          <w:rtl/>
        </w:rPr>
        <w:t xml:space="preserve"> מהקהל</w:t>
      </w:r>
    </w:p>
    <w:p w14:paraId="01CAB04D" w14:textId="77777777" w:rsidR="00A85AC8" w:rsidRPr="00E600D8" w:rsidRDefault="006E0774" w:rsidP="00283DE4">
      <w:pPr>
        <w:pStyle w:val="38"/>
        <w:framePr w:wrap="notBeside"/>
        <w:rPr>
          <w:rtl/>
        </w:rPr>
      </w:pPr>
      <w:r w:rsidRPr="00E600D8">
        <w:rPr>
          <w:rFonts w:hint="cs"/>
          <w:rtl/>
        </w:rPr>
        <w:t>ולא ילפי</w:t>
      </w:r>
      <w:r w:rsidR="00A85AC8" w:rsidRPr="00E600D8">
        <w:rPr>
          <w:rtl/>
        </w:rPr>
        <w:t>:</w:t>
      </w:r>
    </w:p>
    <w:p w14:paraId="519D3B34" w14:textId="35FD1BC8" w:rsidR="006E0774" w:rsidRPr="00BD2796" w:rsidRDefault="006E0774" w:rsidP="006E0774">
      <w:pPr>
        <w:rPr>
          <w:spacing w:val="0"/>
          <w:rtl/>
        </w:rPr>
      </w:pPr>
      <w:r w:rsidRPr="00BD2796">
        <w:rPr>
          <w:rFonts w:ascii="Fb Fontext" w:hAnsi="Fb Fontext" w:hint="cs"/>
          <w:spacing w:val="0"/>
          <w:rtl/>
        </w:rPr>
        <w:t>משמחה לחיוב -ד</w:t>
      </w:r>
      <w:r w:rsidRPr="00BD2796">
        <w:rPr>
          <w:rFonts w:ascii="Fb Fontext" w:hAnsi="Fb Fontext"/>
          <w:spacing w:val="0"/>
          <w:rtl/>
        </w:rPr>
        <w:t>אשה  בעלה משמחה.</w:t>
      </w:r>
      <w:r w:rsidRPr="00BD2796">
        <w:rPr>
          <w:rFonts w:ascii="Fb Fontext" w:hAnsi="Fb Fontext" w:hint="cs"/>
          <w:spacing w:val="0"/>
          <w:rtl/>
        </w:rPr>
        <w:t xml:space="preserve"> </w:t>
      </w:r>
      <w:r w:rsidRPr="00BD2796">
        <w:rPr>
          <w:rStyle w:val="afffff5"/>
          <w:rFonts w:hint="cs"/>
          <w:spacing w:val="0"/>
          <w:rtl/>
        </w:rPr>
        <w:t>[וגם באלמנה מיירי בשרויה אצלו]</w:t>
      </w:r>
    </w:p>
    <w:p w14:paraId="4882E634" w14:textId="77777777" w:rsidR="00A85AC8" w:rsidRPr="00E600D8" w:rsidRDefault="006E0774" w:rsidP="00283DE4">
      <w:pPr>
        <w:pStyle w:val="38"/>
        <w:framePr w:wrap="notBeside"/>
        <w:rPr>
          <w:rtl/>
        </w:rPr>
      </w:pPr>
      <w:r w:rsidRPr="00E600D8">
        <w:rPr>
          <w:rFonts w:hint="cs"/>
          <w:rtl/>
        </w:rPr>
        <w:t>ולא ילפי</w:t>
      </w:r>
      <w:r w:rsidR="00A85AC8" w:rsidRPr="00E600D8">
        <w:rPr>
          <w:rtl/>
        </w:rPr>
        <w:t>:</w:t>
      </w:r>
    </w:p>
    <w:p w14:paraId="17F51156" w14:textId="0FA8599F" w:rsidR="006E0774" w:rsidRPr="00BD2796" w:rsidRDefault="006E0774" w:rsidP="006E0774">
      <w:pPr>
        <w:rPr>
          <w:spacing w:val="-4"/>
          <w:rtl/>
        </w:rPr>
      </w:pPr>
      <w:r w:rsidRPr="00BD2796">
        <w:rPr>
          <w:rFonts w:ascii="Fb Fontext" w:hAnsi="Fb Fontext" w:hint="cs"/>
          <w:spacing w:val="-4"/>
          <w:rtl/>
        </w:rPr>
        <w:t xml:space="preserve">מהקהל  ומצה לחייב דתרוויהו </w:t>
      </w:r>
      <w:r w:rsidRPr="00BD2796">
        <w:rPr>
          <w:rFonts w:ascii="Fb Fontext" w:hAnsi="Fb Fontext"/>
          <w:spacing w:val="-4"/>
          <w:rtl/>
        </w:rPr>
        <w:t>שני כתובים הבאים כאחד,</w:t>
      </w:r>
      <w:r w:rsidRPr="00BD2796">
        <w:rPr>
          <w:rFonts w:ascii="Fb Fontext" w:hAnsi="Fb Fontext" w:hint="cs"/>
          <w:spacing w:val="-4"/>
          <w:rtl/>
        </w:rPr>
        <w:t xml:space="preserve"> ואין מלמדים</w:t>
      </w:r>
    </w:p>
    <w:p w14:paraId="2FA6C2BF" w14:textId="47F884C6" w:rsidR="006E0774" w:rsidRPr="00131640" w:rsidRDefault="006E0774" w:rsidP="006E0774">
      <w:pPr>
        <w:rPr>
          <w:rtl/>
        </w:rPr>
      </w:pPr>
      <w:r w:rsidRPr="00224C4C">
        <w:rPr>
          <w:rFonts w:ascii="Fb Fontext" w:hAnsi="Fb Fontext" w:hint="cs"/>
          <w:rtl/>
        </w:rPr>
        <w:t>משא</w:t>
      </w:r>
      <w:r w:rsidRPr="00224C4C">
        <w:rPr>
          <w:rFonts w:ascii="Fb Fontext" w:hAnsi="Fb Fontext"/>
          <w:rtl/>
        </w:rPr>
        <w:t>"</w:t>
      </w:r>
      <w:r w:rsidRPr="00224C4C">
        <w:rPr>
          <w:rFonts w:ascii="Fb Fontext" w:hAnsi="Fb Fontext" w:hint="cs"/>
          <w:rtl/>
        </w:rPr>
        <w:t>כ תפילין וראייה לאו הבאין כאחד דלילף מהם</w:t>
      </w:r>
      <w:r w:rsidR="00005822">
        <w:rPr>
          <w:rFonts w:ascii="Fb Fontext" w:hAnsi="Fb Fontext" w:hint="cs"/>
          <w:rtl/>
        </w:rPr>
        <w:t>,</w:t>
      </w:r>
    </w:p>
    <w:p w14:paraId="49768B93" w14:textId="77777777" w:rsidR="00A85AC8" w:rsidRPr="00E600D8" w:rsidRDefault="00005822" w:rsidP="00005822">
      <w:pPr>
        <w:pStyle w:val="38"/>
        <w:framePr w:wrap="notBeside"/>
        <w:rPr>
          <w:rtl/>
        </w:rPr>
      </w:pPr>
      <w:r w:rsidRPr="00E600D8">
        <w:rPr>
          <w:rFonts w:hint="cs"/>
          <w:rtl/>
        </w:rPr>
        <w:t>צריכא</w:t>
      </w:r>
      <w:r w:rsidR="00A85AC8" w:rsidRPr="00E600D8">
        <w:rPr>
          <w:rtl/>
        </w:rPr>
        <w:t>:</w:t>
      </w:r>
    </w:p>
    <w:p w14:paraId="2B89DD33" w14:textId="15B7DBC3" w:rsidR="006E0774" w:rsidRPr="00131640" w:rsidRDefault="006E0774" w:rsidP="00283DE4">
      <w:pPr>
        <w:rPr>
          <w:rtl/>
        </w:rPr>
      </w:pPr>
      <w:r w:rsidRPr="00224C4C">
        <w:rPr>
          <w:rFonts w:ascii="Fb Fontext" w:hAnsi="Fb Fontext" w:hint="cs"/>
          <w:sz w:val="32"/>
          <w:rtl/>
        </w:rPr>
        <w:t>דאי לא כתב ראיה הו</w:t>
      </w:r>
      <w:r w:rsidRPr="00224C4C">
        <w:rPr>
          <w:rFonts w:ascii="Fb Fontext" w:hAnsi="Fb Fontext"/>
          <w:sz w:val="32"/>
          <w:rtl/>
        </w:rPr>
        <w:t>"</w:t>
      </w:r>
      <w:r w:rsidRPr="00224C4C">
        <w:rPr>
          <w:rFonts w:ascii="Fb Fontext" w:hAnsi="Fb Fontext" w:hint="cs"/>
          <w:sz w:val="32"/>
          <w:rtl/>
        </w:rPr>
        <w:t xml:space="preserve">א לילף </w:t>
      </w:r>
      <w:r w:rsidRPr="00005822">
        <w:rPr>
          <w:rStyle w:val="affffa"/>
          <w:rFonts w:hint="cs"/>
          <w:rtl/>
        </w:rPr>
        <w:t>ראייה ראייה</w:t>
      </w:r>
      <w:r w:rsidRPr="00224C4C">
        <w:rPr>
          <w:rFonts w:ascii="Fb Fontext" w:hAnsi="Fb Fontext" w:hint="cs"/>
          <w:sz w:val="32"/>
          <w:rtl/>
        </w:rPr>
        <w:t xml:space="preserve"> מהקהל</w:t>
      </w:r>
    </w:p>
    <w:p w14:paraId="62F7AFC3" w14:textId="4069C96E" w:rsidR="006E0774" w:rsidRPr="00131640" w:rsidRDefault="006E0774" w:rsidP="00283DE4">
      <w:pPr>
        <w:rPr>
          <w:rtl/>
        </w:rPr>
      </w:pPr>
      <w:r w:rsidRPr="00224C4C">
        <w:rPr>
          <w:rFonts w:ascii="Fb Fontext" w:hAnsi="Fb Fontext" w:hint="cs"/>
          <w:sz w:val="32"/>
          <w:rtl/>
        </w:rPr>
        <w:t>ואי לא כתב תפילן הו</w:t>
      </w:r>
      <w:r w:rsidRPr="00224C4C">
        <w:rPr>
          <w:rFonts w:ascii="Fb Fontext" w:hAnsi="Fb Fontext"/>
          <w:sz w:val="32"/>
          <w:rtl/>
        </w:rPr>
        <w:t>"</w:t>
      </w:r>
      <w:r w:rsidRPr="00224C4C">
        <w:rPr>
          <w:rFonts w:ascii="Fb Fontext" w:hAnsi="Fb Fontext" w:hint="cs"/>
          <w:sz w:val="32"/>
          <w:rtl/>
        </w:rPr>
        <w:t xml:space="preserve">א אקיש </w:t>
      </w:r>
      <w:r w:rsidRPr="00224C4C">
        <w:rPr>
          <w:rFonts w:ascii="Fb Fontext" w:hAnsi="Fb Fontext"/>
          <w:sz w:val="32"/>
          <w:rtl/>
        </w:rPr>
        <w:t>תפילין למזוזה.</w:t>
      </w:r>
    </w:p>
    <w:p w14:paraId="531EBB8F" w14:textId="77777777" w:rsidR="006E0774" w:rsidRPr="00131640" w:rsidRDefault="006E0774" w:rsidP="009D1F82">
      <w:pPr>
        <w:spacing w:after="120"/>
        <w:rPr>
          <w:rtl/>
        </w:rPr>
      </w:pPr>
      <w:r w:rsidRPr="00224C4C">
        <w:rPr>
          <w:rFonts w:ascii="Fb Fontext" w:hAnsi="Fb Fontext" w:hint="cs"/>
          <w:rtl/>
        </w:rPr>
        <w:t>לעומת הקהל שיכלנו שלא לכתוב וללמוד נשים בכ</w:t>
      </w:r>
      <w:r w:rsidRPr="00224C4C">
        <w:rPr>
          <w:rFonts w:ascii="Fb Fontext" w:hAnsi="Fb Fontext"/>
          <w:rtl/>
        </w:rPr>
        <w:t>"</w:t>
      </w:r>
      <w:r w:rsidRPr="00224C4C">
        <w:rPr>
          <w:rFonts w:ascii="Fb Fontext" w:hAnsi="Fb Fontext" w:hint="cs"/>
          <w:rtl/>
        </w:rPr>
        <w:t>ש מטפלים, לכך באין כאחד הם ואין מלמדים</w:t>
      </w:r>
      <w:r w:rsidRPr="00224C4C">
        <w:rPr>
          <w:rFonts w:ascii="Fb Fontext" w:hAnsi="Fb Fontext"/>
          <w:rtl/>
        </w:rPr>
        <w:t>.</w:t>
      </w:r>
    </w:p>
    <w:p w14:paraId="0EA321E7" w14:textId="2F3F177C" w:rsidR="00A85AC8" w:rsidRPr="00E600D8" w:rsidRDefault="006E0774" w:rsidP="00005822">
      <w:pPr>
        <w:pStyle w:val="38"/>
        <w:framePr w:wrap="notBeside"/>
        <w:rPr>
          <w:rtl/>
        </w:rPr>
      </w:pPr>
      <w:r w:rsidRPr="00E600D8">
        <w:rPr>
          <w:rFonts w:hint="cs"/>
          <w:rtl/>
        </w:rPr>
        <w:t>ויקשה למ</w:t>
      </w:r>
      <w:r w:rsidRPr="00E600D8">
        <w:rPr>
          <w:rtl/>
        </w:rPr>
        <w:t>"</w:t>
      </w:r>
      <w:r w:rsidRPr="00E600D8">
        <w:rPr>
          <w:rFonts w:hint="cs"/>
          <w:rtl/>
        </w:rPr>
        <w:t>ד מלמדין</w:t>
      </w:r>
      <w:r w:rsidR="00E600D8" w:rsidRPr="00E600D8">
        <w:rPr>
          <w:rFonts w:hint="cs"/>
          <w:rtl/>
        </w:rPr>
        <w:t>:</w:t>
      </w:r>
    </w:p>
    <w:p w14:paraId="5D6F513C" w14:textId="1147E830" w:rsidR="009469D7" w:rsidRDefault="006E0774" w:rsidP="00005822">
      <w:pPr>
        <w:rPr>
          <w:rtl/>
        </w:rPr>
      </w:pPr>
      <w:r w:rsidRPr="00210DF6">
        <w:rPr>
          <w:rFonts w:cs="BA TM • Vilna Extra-Bold" w:hint="cs"/>
          <w:rtl/>
        </w:rPr>
        <w:t>מ</w:t>
      </w:r>
      <w:r w:rsidR="00005822" w:rsidRPr="00210DF6">
        <w:rPr>
          <w:rFonts w:cs="BA TM • Vilna Extra-Bold" w:hint="cs"/>
          <w:rtl/>
        </w:rPr>
        <w:t>''</w:t>
      </w:r>
      <w:r w:rsidRPr="00210DF6">
        <w:rPr>
          <w:rFonts w:cs="BA TM • Vilna Extra-Bold" w:hint="cs"/>
          <w:rtl/>
        </w:rPr>
        <w:t>ע</w:t>
      </w:r>
      <w:r w:rsidR="00005822" w:rsidRPr="00210DF6">
        <w:rPr>
          <w:rFonts w:cs="BA TM • Vilna Extra-Bold" w:hint="cs"/>
          <w:rtl/>
        </w:rPr>
        <w:t xml:space="preserve"> </w:t>
      </w:r>
      <w:r w:rsidRPr="00210DF6">
        <w:rPr>
          <w:rFonts w:cs="BA TM • Vilna Extra-Bold" w:hint="cs"/>
          <w:rtl/>
        </w:rPr>
        <w:t>שה</w:t>
      </w:r>
      <w:r w:rsidR="00005822" w:rsidRPr="00210DF6">
        <w:rPr>
          <w:rFonts w:cs="BA TM • Vilna Extra-Bold" w:hint="cs"/>
          <w:rtl/>
        </w:rPr>
        <w:t>ז</w:t>
      </w:r>
      <w:r w:rsidRPr="00210DF6">
        <w:rPr>
          <w:rFonts w:cs="BA TM • Vilna Extra-Bold"/>
          <w:rtl/>
        </w:rPr>
        <w:t>"</w:t>
      </w:r>
      <w:r w:rsidRPr="00210DF6">
        <w:rPr>
          <w:rFonts w:cs="BA TM • Vilna Extra-Bold" w:hint="cs"/>
          <w:rtl/>
        </w:rPr>
        <w:t xml:space="preserve">ג </w:t>
      </w:r>
      <w:r w:rsidRPr="00210DF6">
        <w:rPr>
          <w:rFonts w:cs="BA TM • Vilna Extra-Bold"/>
          <w:rtl/>
        </w:rPr>
        <w:t>חייבות</w:t>
      </w:r>
      <w:r w:rsidRPr="00210DF6">
        <w:rPr>
          <w:rFonts w:cs="BA TM • Vilna Extra-Bold" w:hint="cs"/>
          <w:rtl/>
        </w:rPr>
        <w:t>-</w:t>
      </w:r>
      <w:r w:rsidRPr="00005822">
        <w:rPr>
          <w:rFonts w:hint="cs"/>
          <w:rtl/>
        </w:rPr>
        <w:t xml:space="preserve"> </w:t>
      </w:r>
      <w:r w:rsidRPr="00005822">
        <w:rPr>
          <w:rtl/>
        </w:rPr>
        <w:t xml:space="preserve"> </w:t>
      </w:r>
      <w:r w:rsidR="00005822" w:rsidRPr="00005822">
        <w:rPr>
          <w:rFonts w:hint="cs"/>
          <w:rtl/>
        </w:rPr>
        <w:t>למד</w:t>
      </w:r>
      <w:r w:rsidRPr="00005822">
        <w:rPr>
          <w:rFonts w:hint="cs"/>
          <w:rtl/>
        </w:rPr>
        <w:t xml:space="preserve"> ממורא ולא מת</w:t>
      </w:r>
      <w:r w:rsidRPr="00005822">
        <w:rPr>
          <w:rtl/>
        </w:rPr>
        <w:t>"</w:t>
      </w:r>
      <w:r w:rsidRPr="00005822">
        <w:rPr>
          <w:rFonts w:hint="cs"/>
          <w:rtl/>
        </w:rPr>
        <w:t>ת</w:t>
      </w:r>
      <w:r w:rsidR="00005822" w:rsidRPr="00005822">
        <w:rPr>
          <w:rFonts w:hint="cs"/>
          <w:rtl/>
        </w:rPr>
        <w:t>,</w:t>
      </w:r>
    </w:p>
    <w:p w14:paraId="0458E092" w14:textId="772B913A" w:rsidR="006E0774" w:rsidRPr="00131640" w:rsidRDefault="006E0774" w:rsidP="00005822">
      <w:pPr>
        <w:rPr>
          <w:rtl/>
        </w:rPr>
      </w:pPr>
      <w:r w:rsidRPr="00005822">
        <w:rPr>
          <w:rFonts w:hint="cs"/>
          <w:rtl/>
        </w:rPr>
        <w:t>דת</w:t>
      </w:r>
      <w:r w:rsidRPr="00005822">
        <w:rPr>
          <w:rtl/>
        </w:rPr>
        <w:t>"</w:t>
      </w:r>
      <w:r w:rsidRPr="00005822">
        <w:rPr>
          <w:rFonts w:hint="cs"/>
          <w:rtl/>
        </w:rPr>
        <w:t>ת ופו</w:t>
      </w:r>
      <w:r w:rsidRPr="00005822">
        <w:rPr>
          <w:rtl/>
        </w:rPr>
        <w:t>"</w:t>
      </w:r>
      <w:r w:rsidRPr="00005822">
        <w:rPr>
          <w:rFonts w:hint="cs"/>
          <w:rtl/>
        </w:rPr>
        <w:t>ר ב</w:t>
      </w:r>
      <w:r w:rsidR="00005822">
        <w:rPr>
          <w:rFonts w:hint="cs"/>
          <w:rtl/>
        </w:rPr>
        <w:t>'</w:t>
      </w:r>
      <w:r w:rsidRPr="00005822">
        <w:rPr>
          <w:rFonts w:hint="cs"/>
          <w:rtl/>
        </w:rPr>
        <w:t xml:space="preserve"> כתובין הבאין כאחד ואין מלמדין</w:t>
      </w:r>
    </w:p>
    <w:p w14:paraId="60ABE334" w14:textId="77777777" w:rsidR="006E0774" w:rsidRPr="00131640" w:rsidRDefault="006E0774" w:rsidP="0010529F">
      <w:pPr>
        <w:pStyle w:val="afff0"/>
        <w:framePr w:wrap="around"/>
        <w:rPr>
          <w:rtl/>
        </w:rPr>
      </w:pPr>
      <w:r w:rsidRPr="00224C4C">
        <w:rPr>
          <w:rFonts w:hint="cs"/>
          <w:rtl/>
        </w:rPr>
        <w:t>לה:</w:t>
      </w:r>
    </w:p>
    <w:p w14:paraId="6E82747E" w14:textId="56DE4CF4" w:rsidR="00A85AC8" w:rsidRPr="00E600D8" w:rsidRDefault="006E0774" w:rsidP="00283DE4">
      <w:pPr>
        <w:pStyle w:val="38"/>
        <w:framePr w:wrap="notBeside"/>
        <w:rPr>
          <w:rtl/>
        </w:rPr>
      </w:pPr>
      <w:r w:rsidRPr="00E600D8">
        <w:rPr>
          <w:rFonts w:hint="cs"/>
          <w:rtl/>
        </w:rPr>
        <w:t>ולריב</w:t>
      </w:r>
      <w:r w:rsidRPr="00E600D8">
        <w:rPr>
          <w:rtl/>
        </w:rPr>
        <w:t>"</w:t>
      </w:r>
      <w:r w:rsidRPr="00E600D8">
        <w:rPr>
          <w:rFonts w:hint="cs"/>
          <w:rtl/>
        </w:rPr>
        <w:t>ב</w:t>
      </w:r>
      <w:r w:rsidR="00A85AC8" w:rsidRPr="00E600D8">
        <w:rPr>
          <w:rtl/>
        </w:rPr>
        <w:t>:</w:t>
      </w:r>
    </w:p>
    <w:p w14:paraId="3D383B80" w14:textId="327FDE5D"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על שניהם הוא אומר</w:t>
      </w:r>
      <w:r w:rsidRPr="00224C4C">
        <w:rPr>
          <w:rStyle w:val="affffa"/>
          <w:rtl/>
        </w:rPr>
        <w:t xml:space="preserve"> </w:t>
      </w:r>
      <w:r w:rsidRPr="00224C4C">
        <w:rPr>
          <w:rStyle w:val="affffa"/>
          <w:rFonts w:hint="cs"/>
          <w:rtl/>
        </w:rPr>
        <w:t>'</w:t>
      </w:r>
      <w:r w:rsidRPr="00224C4C">
        <w:rPr>
          <w:rStyle w:val="affffa"/>
          <w:rtl/>
        </w:rPr>
        <w:t>ויברך אותם אלהים פרו ורבו</w:t>
      </w:r>
      <w:r w:rsidRPr="00224C4C">
        <w:rPr>
          <w:rStyle w:val="affffa"/>
          <w:rFonts w:hint="cs"/>
          <w:rtl/>
        </w:rPr>
        <w:t>'</w:t>
      </w:r>
      <w:r w:rsidRPr="00224C4C">
        <w:rPr>
          <w:rStyle w:val="affffa"/>
          <w:rtl/>
        </w:rPr>
        <w:t>,</w:t>
      </w:r>
    </w:p>
    <w:p w14:paraId="34D7E933" w14:textId="068A9F45" w:rsidR="00A85AC8" w:rsidRPr="00E600D8" w:rsidRDefault="00B35B36" w:rsidP="00283DE4">
      <w:pPr>
        <w:pStyle w:val="38"/>
        <w:framePr w:wrap="notBeside"/>
        <w:rPr>
          <w:rtl/>
        </w:rPr>
      </w:pPr>
      <w:r w:rsidRPr="00E600D8">
        <w:rPr>
          <w:rtl/>
        </w:rPr>
        <w:t>יש לומר</w:t>
      </w:r>
      <w:r w:rsidR="00A85AC8" w:rsidRPr="00E600D8">
        <w:rPr>
          <w:rtl/>
        </w:rPr>
        <w:t>:</w:t>
      </w:r>
    </w:p>
    <w:p w14:paraId="314F6FC6" w14:textId="3D31A6C7" w:rsidR="006E0774" w:rsidRPr="00131640" w:rsidRDefault="006E0774" w:rsidP="006E0774">
      <w:pPr>
        <w:rPr>
          <w:rtl/>
        </w:rPr>
      </w:pPr>
      <w:r w:rsidRPr="00224C4C">
        <w:rPr>
          <w:rFonts w:ascii="Fb Fontext" w:hAnsi="Fb Fontext" w:hint="cs"/>
          <w:rtl/>
        </w:rPr>
        <w:t>ד</w:t>
      </w:r>
      <w:r w:rsidRPr="00224C4C">
        <w:rPr>
          <w:rFonts w:ascii="Fb Fontext" w:hAnsi="Fb Fontext"/>
          <w:rtl/>
        </w:rPr>
        <w:t xml:space="preserve">ת"ת ופדיון הבן שני כתובים הבאים כאחד, </w:t>
      </w:r>
      <w:r w:rsidRPr="00224C4C">
        <w:rPr>
          <w:rFonts w:ascii="Fb Fontext" w:hAnsi="Fb Fontext" w:hint="cs"/>
          <w:rtl/>
        </w:rPr>
        <w:t>ו</w:t>
      </w:r>
      <w:r w:rsidRPr="00224C4C">
        <w:rPr>
          <w:rFonts w:ascii="Fb Fontext" w:hAnsi="Fb Fontext"/>
          <w:rtl/>
        </w:rPr>
        <w:t>אין מלמדין.</w:t>
      </w:r>
    </w:p>
    <w:p w14:paraId="558D1110" w14:textId="77777777" w:rsidR="00A85AC8" w:rsidRPr="00E600D8" w:rsidRDefault="006E0774" w:rsidP="00283DE4">
      <w:pPr>
        <w:pStyle w:val="38"/>
        <w:framePr w:wrap="notBeside"/>
        <w:rPr>
          <w:rtl/>
        </w:rPr>
      </w:pPr>
      <w:r w:rsidRPr="00E600D8">
        <w:rPr>
          <w:rFonts w:hint="cs"/>
          <w:rtl/>
        </w:rPr>
        <w:t>ולריב</w:t>
      </w:r>
      <w:r w:rsidRPr="00E600D8">
        <w:rPr>
          <w:rtl/>
        </w:rPr>
        <w:t>"</w:t>
      </w:r>
      <w:r w:rsidRPr="00E600D8">
        <w:rPr>
          <w:rFonts w:hint="cs"/>
          <w:rtl/>
        </w:rPr>
        <w:t>ב</w:t>
      </w:r>
      <w:r w:rsidR="00A85AC8" w:rsidRPr="00E600D8">
        <w:rPr>
          <w:rtl/>
        </w:rPr>
        <w:t>:</w:t>
      </w:r>
    </w:p>
    <w:p w14:paraId="4F7FC357" w14:textId="7276E070" w:rsidR="006E0774" w:rsidRPr="00131640" w:rsidRDefault="006E0774" w:rsidP="006E0774">
      <w:pPr>
        <w:rPr>
          <w:rtl/>
        </w:rPr>
      </w:pPr>
      <w:r w:rsidRPr="00224C4C">
        <w:rPr>
          <w:rFonts w:ascii="Fb Fontext" w:hAnsi="Fb Fontext" w:hint="cs"/>
          <w:rtl/>
        </w:rPr>
        <w:t>משא</w:t>
      </w:r>
      <w:r w:rsidRPr="00224C4C">
        <w:rPr>
          <w:rFonts w:ascii="Fb Fontext" w:hAnsi="Fb Fontext"/>
          <w:rtl/>
        </w:rPr>
        <w:t>"</w:t>
      </w:r>
      <w:r w:rsidRPr="00224C4C">
        <w:rPr>
          <w:rFonts w:ascii="Fb Fontext" w:hAnsi="Fb Fontext" w:hint="cs"/>
          <w:rtl/>
        </w:rPr>
        <w:t>כ מורא ופו</w:t>
      </w:r>
      <w:r w:rsidRPr="00224C4C">
        <w:rPr>
          <w:rFonts w:ascii="Fb Fontext" w:hAnsi="Fb Fontext"/>
          <w:rtl/>
        </w:rPr>
        <w:t>"</w:t>
      </w:r>
      <w:r w:rsidRPr="00224C4C">
        <w:rPr>
          <w:rFonts w:ascii="Fb Fontext" w:hAnsi="Fb Fontext" w:hint="cs"/>
          <w:rtl/>
        </w:rPr>
        <w:t>ר לאו באין כאחד דצריכי פו</w:t>
      </w:r>
      <w:r w:rsidRPr="00224C4C">
        <w:rPr>
          <w:rFonts w:ascii="Fb Fontext" w:hAnsi="Fb Fontext"/>
          <w:rtl/>
        </w:rPr>
        <w:t>"</w:t>
      </w:r>
      <w:r w:rsidRPr="00224C4C">
        <w:rPr>
          <w:rFonts w:ascii="Fb Fontext" w:hAnsi="Fb Fontext" w:hint="cs"/>
          <w:rtl/>
        </w:rPr>
        <w:t>ר דלא לימא</w:t>
      </w:r>
      <w:r w:rsidRPr="00224C4C">
        <w:rPr>
          <w:rStyle w:val="affffa"/>
          <w:rFonts w:hint="cs"/>
          <w:rtl/>
        </w:rPr>
        <w:t xml:space="preserve"> 'וכבשוה' </w:t>
      </w:r>
      <w:r w:rsidRPr="00224C4C">
        <w:rPr>
          <w:rFonts w:ascii="Fb Fontext" w:hAnsi="Fb Fontext" w:hint="cs"/>
          <w:rtl/>
        </w:rPr>
        <w:t>אישה שאין דרכה לכבש לא</w:t>
      </w:r>
    </w:p>
    <w:p w14:paraId="7375B439" w14:textId="77777777" w:rsidR="006E0774" w:rsidRPr="00131640" w:rsidRDefault="006E0774" w:rsidP="0062137B">
      <w:pPr>
        <w:spacing w:after="120"/>
        <w:rPr>
          <w:rtl/>
        </w:rPr>
      </w:pPr>
      <w:r w:rsidRPr="00224C4C">
        <w:rPr>
          <w:rFonts w:ascii="Fb Fontext" w:hAnsi="Fb Fontext" w:hint="cs"/>
          <w:sz w:val="32"/>
          <w:rtl/>
        </w:rPr>
        <w:t xml:space="preserve">ואי לא כתב מורא </w:t>
      </w:r>
      <w:r w:rsidRPr="00224C4C">
        <w:rPr>
          <w:rFonts w:ascii="Fb Fontext" w:hAnsi="Fb Fontext"/>
          <w:sz w:val="32"/>
          <w:rtl/>
        </w:rPr>
        <w:t xml:space="preserve">ה"א </w:t>
      </w:r>
      <w:r w:rsidRPr="00224C4C">
        <w:rPr>
          <w:rFonts w:ascii="Fb Fontext" w:hAnsi="Fb Fontext" w:hint="cs"/>
          <w:sz w:val="32"/>
          <w:rtl/>
        </w:rPr>
        <w:t xml:space="preserve">דווקא </w:t>
      </w:r>
      <w:r w:rsidRPr="00224C4C">
        <w:rPr>
          <w:rFonts w:ascii="Fb Fontext" w:hAnsi="Fb Fontext"/>
          <w:sz w:val="32"/>
          <w:rtl/>
        </w:rPr>
        <w:t>איש</w:t>
      </w:r>
      <w:r w:rsidRPr="00224C4C">
        <w:rPr>
          <w:rFonts w:ascii="Fb Fontext" w:hAnsi="Fb Fontext" w:hint="cs"/>
          <w:sz w:val="32"/>
          <w:rtl/>
        </w:rPr>
        <w:t xml:space="preserve"> ולא</w:t>
      </w:r>
      <w:r w:rsidRPr="00224C4C">
        <w:rPr>
          <w:rFonts w:ascii="Fb Fontext" w:hAnsi="Fb Fontext"/>
          <w:sz w:val="32"/>
          <w:rtl/>
        </w:rPr>
        <w:t xml:space="preserve"> אשה דאין סיפק בידה לעשות</w:t>
      </w:r>
      <w:r w:rsidRPr="00224C4C">
        <w:rPr>
          <w:rFonts w:ascii="Fb Fontext" w:hAnsi="Fb Fontext" w:hint="cs"/>
          <w:sz w:val="32"/>
          <w:rtl/>
        </w:rPr>
        <w:t xml:space="preserve"> ו</w:t>
      </w:r>
      <w:r w:rsidRPr="00224C4C">
        <w:rPr>
          <w:rFonts w:ascii="Fb Fontext" w:hAnsi="Fb Fontext"/>
          <w:sz w:val="32"/>
          <w:rtl/>
        </w:rPr>
        <w:t xml:space="preserve">לא תתחייב כלל, </w:t>
      </w:r>
      <w:r w:rsidRPr="00224C4C">
        <w:rPr>
          <w:rFonts w:ascii="Fb Fontext" w:hAnsi="Fb Fontext" w:hint="cs"/>
          <w:sz w:val="32"/>
          <w:rtl/>
        </w:rPr>
        <w:t>קמ</w:t>
      </w:r>
      <w:r w:rsidRPr="00224C4C">
        <w:rPr>
          <w:rFonts w:ascii="Fb Fontext" w:hAnsi="Fb Fontext"/>
          <w:sz w:val="32"/>
          <w:rtl/>
        </w:rPr>
        <w:t>"</w:t>
      </w:r>
      <w:r w:rsidRPr="00224C4C">
        <w:rPr>
          <w:rFonts w:ascii="Fb Fontext" w:hAnsi="Fb Fontext" w:hint="cs"/>
          <w:sz w:val="32"/>
          <w:rtl/>
        </w:rPr>
        <w:t>ל</w:t>
      </w:r>
      <w:r w:rsidRPr="00224C4C">
        <w:rPr>
          <w:rFonts w:ascii="Fb Fontext" w:hAnsi="Fb Fontext"/>
          <w:sz w:val="32"/>
          <w:rtl/>
        </w:rPr>
        <w:t>.</w:t>
      </w:r>
    </w:p>
    <w:p w14:paraId="7A0735B3" w14:textId="77777777" w:rsidR="00A85AC8" w:rsidRPr="00E600D8" w:rsidRDefault="006E0774" w:rsidP="00005822">
      <w:pPr>
        <w:pStyle w:val="38"/>
        <w:framePr w:wrap="notBeside"/>
        <w:rPr>
          <w:rtl/>
        </w:rPr>
      </w:pPr>
      <w:r w:rsidRPr="00E600D8">
        <w:rPr>
          <w:rFonts w:hint="cs"/>
          <w:rtl/>
        </w:rPr>
        <w:t>ולמ</w:t>
      </w:r>
      <w:r w:rsidRPr="00E600D8">
        <w:rPr>
          <w:rtl/>
        </w:rPr>
        <w:t>"</w:t>
      </w:r>
      <w:r w:rsidRPr="00E600D8">
        <w:rPr>
          <w:rFonts w:hint="cs"/>
          <w:rtl/>
        </w:rPr>
        <w:t>ד מלמדין</w:t>
      </w:r>
      <w:r w:rsidR="00A85AC8" w:rsidRPr="00E600D8">
        <w:rPr>
          <w:rtl/>
        </w:rPr>
        <w:t>:</w:t>
      </w:r>
    </w:p>
    <w:p w14:paraId="058FE3D3" w14:textId="0347F178" w:rsidR="006E0774" w:rsidRPr="00BD2796" w:rsidRDefault="006E0774" w:rsidP="006E0774">
      <w:pPr>
        <w:rPr>
          <w:spacing w:val="0"/>
          <w:rtl/>
        </w:rPr>
      </w:pPr>
      <w:r w:rsidRPr="00BD2796">
        <w:rPr>
          <w:rStyle w:val="affffa"/>
          <w:rFonts w:hint="cs"/>
          <w:spacing w:val="0"/>
          <w:rtl/>
        </w:rPr>
        <w:t xml:space="preserve">'והיה לך לאות על ידך </w:t>
      </w:r>
      <w:r w:rsidRPr="00BD2796">
        <w:rPr>
          <w:rStyle w:val="affffa"/>
          <w:spacing w:val="0"/>
          <w:rtl/>
        </w:rPr>
        <w:t>ולזכרון בין עיניך למען תהיה תורת ה' בפיך</w:t>
      </w:r>
      <w:r w:rsidRPr="00BD2796">
        <w:rPr>
          <w:rFonts w:ascii="Fb Fontext" w:hAnsi="Fb Fontext" w:hint="cs"/>
          <w:spacing w:val="0"/>
          <w:rtl/>
        </w:rPr>
        <w:t>'</w:t>
      </w:r>
      <w:r w:rsidRPr="00BD2796">
        <w:rPr>
          <w:rFonts w:ascii="Fb Fontext" w:hAnsi="Fb Fontext"/>
          <w:spacing w:val="0"/>
          <w:rtl/>
        </w:rPr>
        <w:t>,</w:t>
      </w:r>
    </w:p>
    <w:p w14:paraId="7C23C587" w14:textId="7E102171" w:rsidR="006E0774" w:rsidRPr="00BD2796" w:rsidRDefault="006E0774" w:rsidP="006E0774">
      <w:pPr>
        <w:rPr>
          <w:spacing w:val="-2"/>
          <w:rtl/>
        </w:rPr>
      </w:pPr>
      <w:r w:rsidRPr="00BD2796">
        <w:rPr>
          <w:rFonts w:ascii="Fb Fontext" w:hAnsi="Fb Fontext"/>
          <w:spacing w:val="-2"/>
          <w:rtl/>
        </w:rPr>
        <w:t xml:space="preserve">הוקשה כל התורה כולה לתפילין, </w:t>
      </w:r>
      <w:r w:rsidRPr="00BD2796">
        <w:rPr>
          <w:rFonts w:ascii="Fb Fontext" w:hAnsi="Fb Fontext" w:hint="cs"/>
          <w:spacing w:val="-2"/>
          <w:rtl/>
        </w:rPr>
        <w:t>ד</w:t>
      </w:r>
      <w:r w:rsidRPr="00BD2796">
        <w:rPr>
          <w:rFonts w:ascii="Fb Fontext" w:hAnsi="Fb Fontext"/>
          <w:spacing w:val="-2"/>
          <w:rtl/>
        </w:rPr>
        <w:t xml:space="preserve">מ"ע שהזמן גרמא </w:t>
      </w:r>
      <w:r w:rsidRPr="00BD2796">
        <w:rPr>
          <w:rFonts w:ascii="Fb Fontext" w:hAnsi="Fb Fontext" w:hint="cs"/>
          <w:spacing w:val="-2"/>
          <w:rtl/>
        </w:rPr>
        <w:t>ד</w:t>
      </w:r>
      <w:r w:rsidRPr="00BD2796">
        <w:rPr>
          <w:rFonts w:ascii="Fb Fontext" w:hAnsi="Fb Fontext"/>
          <w:spacing w:val="-2"/>
          <w:rtl/>
        </w:rPr>
        <w:t>נשים פטורות,</w:t>
      </w:r>
    </w:p>
    <w:p w14:paraId="035DCEDF" w14:textId="63D3495B" w:rsidR="006E0774" w:rsidRPr="00BD2796" w:rsidRDefault="006E0774" w:rsidP="006E0774">
      <w:pPr>
        <w:rPr>
          <w:spacing w:val="-2"/>
          <w:rtl/>
        </w:rPr>
      </w:pPr>
      <w:r w:rsidRPr="00BD2796">
        <w:rPr>
          <w:rFonts w:ascii="Fb Fontext" w:hAnsi="Fb Fontext" w:hint="cs"/>
          <w:spacing w:val="-2"/>
          <w:sz w:val="32"/>
          <w:rtl/>
        </w:rPr>
        <w:t>ומדמעשהז</w:t>
      </w:r>
      <w:r w:rsidRPr="00BD2796">
        <w:rPr>
          <w:rFonts w:ascii="Fb Fontext" w:hAnsi="Fb Fontext"/>
          <w:spacing w:val="-2"/>
          <w:sz w:val="32"/>
          <w:rtl/>
        </w:rPr>
        <w:t>"</w:t>
      </w:r>
      <w:r w:rsidRPr="00BD2796">
        <w:rPr>
          <w:rFonts w:ascii="Fb Fontext" w:hAnsi="Fb Fontext" w:hint="cs"/>
          <w:spacing w:val="-2"/>
          <w:sz w:val="32"/>
          <w:rtl/>
        </w:rPr>
        <w:t>ג</w:t>
      </w:r>
      <w:r w:rsidRPr="00BD2796">
        <w:rPr>
          <w:rFonts w:ascii="Fb Fontext" w:hAnsi="Fb Fontext"/>
          <w:spacing w:val="-2"/>
          <w:sz w:val="32"/>
          <w:rtl/>
        </w:rPr>
        <w:t xml:space="preserve"> נשים פטורות מכלל דמ"ע שלא הזמן גרמא נשים חייבות</w:t>
      </w:r>
    </w:p>
    <w:p w14:paraId="6FB11CF6" w14:textId="77777777" w:rsidR="00A85AC8" w:rsidRPr="00E600D8" w:rsidRDefault="006E0774" w:rsidP="00283DE4">
      <w:pPr>
        <w:pStyle w:val="38"/>
        <w:framePr w:wrap="notBeside"/>
        <w:rPr>
          <w:rtl/>
        </w:rPr>
      </w:pPr>
      <w:r w:rsidRPr="00E600D8">
        <w:rPr>
          <w:rFonts w:hint="cs"/>
          <w:rtl/>
        </w:rPr>
        <w:t>ואפי' למ</w:t>
      </w:r>
      <w:r w:rsidRPr="00E600D8">
        <w:rPr>
          <w:rtl/>
        </w:rPr>
        <w:t>"</w:t>
      </w:r>
      <w:r w:rsidRPr="00E600D8">
        <w:rPr>
          <w:rFonts w:hint="cs"/>
          <w:rtl/>
        </w:rPr>
        <w:t>ד</w:t>
      </w:r>
      <w:r w:rsidR="00A85AC8" w:rsidRPr="00E600D8">
        <w:rPr>
          <w:rtl/>
        </w:rPr>
        <w:t>:</w:t>
      </w:r>
    </w:p>
    <w:p w14:paraId="40D5FA2F" w14:textId="25314F04" w:rsidR="006E0774" w:rsidRPr="00BD2796" w:rsidRDefault="006E0774" w:rsidP="006E0774">
      <w:pPr>
        <w:rPr>
          <w:spacing w:val="-2"/>
          <w:rtl/>
        </w:rPr>
      </w:pPr>
      <w:r w:rsidRPr="00BD2796">
        <w:rPr>
          <w:rFonts w:ascii="Fb Fontext" w:hAnsi="Fb Fontext" w:hint="cs"/>
          <w:spacing w:val="-2"/>
          <w:rtl/>
        </w:rPr>
        <w:t>ד</w:t>
      </w:r>
      <w:r w:rsidRPr="00BD2796">
        <w:rPr>
          <w:rFonts w:ascii="Fb Fontext" w:hAnsi="Fb Fontext"/>
          <w:spacing w:val="-2"/>
          <w:rtl/>
        </w:rPr>
        <w:t xml:space="preserve">תפילין מ"ע </w:t>
      </w:r>
      <w:r w:rsidRPr="00BD2796">
        <w:rPr>
          <w:rFonts w:ascii="Fb Fontext" w:hAnsi="Fb Fontext" w:hint="cs"/>
          <w:spacing w:val="-2"/>
          <w:rtl/>
        </w:rPr>
        <w:t>שאין הז</w:t>
      </w:r>
      <w:r w:rsidRPr="00BD2796">
        <w:rPr>
          <w:rFonts w:ascii="Fb Fontext" w:hAnsi="Fb Fontext"/>
          <w:spacing w:val="-2"/>
          <w:rtl/>
        </w:rPr>
        <w:t>"</w:t>
      </w:r>
      <w:r w:rsidRPr="00BD2796">
        <w:rPr>
          <w:rFonts w:ascii="Fb Fontext" w:hAnsi="Fb Fontext" w:hint="cs"/>
          <w:spacing w:val="-2"/>
          <w:rtl/>
        </w:rPr>
        <w:t xml:space="preserve">ג </w:t>
      </w:r>
      <w:r w:rsidR="00283DE4" w:rsidRPr="00BD2796">
        <w:rPr>
          <w:rStyle w:val="afffff3"/>
          <w:rFonts w:hint="cs"/>
          <w:spacing w:val="-2"/>
          <w:rtl/>
        </w:rPr>
        <w:t>כ</w:t>
      </w:r>
      <w:r w:rsidRPr="00BD2796">
        <w:rPr>
          <w:rStyle w:val="afffff3"/>
          <w:rFonts w:hint="cs"/>
          <w:spacing w:val="-2"/>
          <w:rtl/>
        </w:rPr>
        <w:t>ר</w:t>
      </w:r>
      <w:r w:rsidRPr="00BD2796">
        <w:rPr>
          <w:rStyle w:val="afffff3"/>
          <w:spacing w:val="-2"/>
          <w:rtl/>
        </w:rPr>
        <w:t>"</w:t>
      </w:r>
      <w:r w:rsidRPr="00BD2796">
        <w:rPr>
          <w:rStyle w:val="afffff3"/>
          <w:rFonts w:hint="cs"/>
          <w:spacing w:val="-2"/>
          <w:rtl/>
        </w:rPr>
        <w:t>מ</w:t>
      </w:r>
      <w:r w:rsidR="00283DE4" w:rsidRPr="00BD2796">
        <w:rPr>
          <w:rStyle w:val="afffff3"/>
          <w:rFonts w:hint="cs"/>
          <w:spacing w:val="-2"/>
          <w:rtl/>
        </w:rPr>
        <w:t>:</w:t>
      </w:r>
      <w:r w:rsidRPr="00BD2796">
        <w:rPr>
          <w:rFonts w:ascii="Fb Fontext" w:hAnsi="Fb Fontext" w:hint="cs"/>
          <w:spacing w:val="-2"/>
          <w:rtl/>
        </w:rPr>
        <w:t xml:space="preserve"> וס</w:t>
      </w:r>
      <w:r w:rsidRPr="00BD2796">
        <w:rPr>
          <w:rFonts w:ascii="Fb Fontext" w:hAnsi="Fb Fontext"/>
          <w:spacing w:val="-2"/>
          <w:rtl/>
        </w:rPr>
        <w:t>"</w:t>
      </w:r>
      <w:r w:rsidRPr="00BD2796">
        <w:rPr>
          <w:rFonts w:ascii="Fb Fontext" w:hAnsi="Fb Fontext" w:hint="cs"/>
          <w:spacing w:val="-2"/>
          <w:rtl/>
        </w:rPr>
        <w:t>ל ב' כתובים הבאין כאחד אין מלמדין</w:t>
      </w:r>
    </w:p>
    <w:p w14:paraId="0B2A164F" w14:textId="77777777" w:rsidR="00A85AC8" w:rsidRPr="00E600D8" w:rsidRDefault="006E0774" w:rsidP="00283DE4">
      <w:pPr>
        <w:pStyle w:val="38"/>
        <w:framePr w:wrap="notBeside"/>
        <w:rPr>
          <w:rtl/>
        </w:rPr>
      </w:pPr>
      <w:r w:rsidRPr="00E600D8">
        <w:rPr>
          <w:rFonts w:hint="cs"/>
          <w:rtl/>
        </w:rPr>
        <w:t>ולר</w:t>
      </w:r>
      <w:r w:rsidRPr="00E600D8">
        <w:rPr>
          <w:rtl/>
        </w:rPr>
        <w:t>"</w:t>
      </w:r>
      <w:r w:rsidRPr="00E600D8">
        <w:rPr>
          <w:rFonts w:hint="cs"/>
          <w:rtl/>
        </w:rPr>
        <w:t>י</w:t>
      </w:r>
      <w:r w:rsidR="00A85AC8" w:rsidRPr="00E600D8">
        <w:rPr>
          <w:rtl/>
        </w:rPr>
        <w:t>:</w:t>
      </w:r>
    </w:p>
    <w:p w14:paraId="6BEBA740" w14:textId="23C301D5" w:rsidR="006E0774" w:rsidRPr="00131640" w:rsidRDefault="006E0774" w:rsidP="006E0774">
      <w:pPr>
        <w:rPr>
          <w:rtl/>
        </w:rPr>
      </w:pPr>
      <w:r w:rsidRPr="00224C4C">
        <w:rPr>
          <w:rFonts w:ascii="Fb Fontext" w:hAnsi="Fb Fontext" w:hint="cs"/>
          <w:rtl/>
        </w:rPr>
        <w:t xml:space="preserve">דמלמדין </w:t>
      </w:r>
      <w:r w:rsidRPr="00224C4C">
        <w:rPr>
          <w:rFonts w:ascii="Fb Fontext" w:hAnsi="Fb Fontext"/>
          <w:rtl/>
        </w:rPr>
        <w:t>ותפילין מ"ע שלא הזמן גרמא,</w:t>
      </w:r>
    </w:p>
    <w:p w14:paraId="369902BF" w14:textId="77777777" w:rsidR="00A85AC8" w:rsidRPr="00E600D8" w:rsidRDefault="006E0774" w:rsidP="00283DE4">
      <w:pPr>
        <w:pStyle w:val="38"/>
        <w:framePr w:wrap="notBeside"/>
        <w:rPr>
          <w:rtl/>
        </w:rPr>
      </w:pPr>
      <w:r w:rsidRPr="00E600D8">
        <w:rPr>
          <w:rFonts w:hint="cs"/>
          <w:rtl/>
        </w:rPr>
        <w:t>- דס</w:t>
      </w:r>
      <w:r w:rsidRPr="00E600D8">
        <w:rPr>
          <w:rtl/>
        </w:rPr>
        <w:t>"</w:t>
      </w:r>
      <w:r w:rsidRPr="00E600D8">
        <w:rPr>
          <w:rFonts w:hint="cs"/>
          <w:rtl/>
        </w:rPr>
        <w:t>ל</w:t>
      </w:r>
      <w:r w:rsidR="00A85AC8" w:rsidRPr="00E600D8">
        <w:rPr>
          <w:rtl/>
        </w:rPr>
        <w:t>:</w:t>
      </w:r>
    </w:p>
    <w:p w14:paraId="4A7C3BB5" w14:textId="407DD674" w:rsidR="006E0774" w:rsidRPr="00BD2796" w:rsidRDefault="006E0774" w:rsidP="00BD2796">
      <w:pPr>
        <w:rPr>
          <w:spacing w:val="0"/>
          <w:rtl/>
        </w:rPr>
      </w:pPr>
      <w:r w:rsidRPr="00BD2796">
        <w:rPr>
          <w:rFonts w:ascii="Fb Fontext" w:hAnsi="Fb Fontext"/>
          <w:spacing w:val="0"/>
          <w:rtl/>
        </w:rPr>
        <w:t xml:space="preserve">דהואי מצה שמחה והקהל </w:t>
      </w:r>
      <w:r w:rsidR="00005822" w:rsidRPr="00BD2796">
        <w:rPr>
          <w:rFonts w:ascii="Fb Fontext" w:hAnsi="Fb Fontext" w:hint="cs"/>
          <w:spacing w:val="0"/>
          <w:rtl/>
        </w:rPr>
        <w:t xml:space="preserve">ג' </w:t>
      </w:r>
      <w:r w:rsidRPr="00BD2796">
        <w:rPr>
          <w:rFonts w:ascii="Fb Fontext" w:hAnsi="Fb Fontext"/>
          <w:spacing w:val="0"/>
          <w:rtl/>
        </w:rPr>
        <w:t>כתובים הבאים כאחד</w:t>
      </w:r>
      <w:r w:rsidRPr="00BD2796">
        <w:rPr>
          <w:rFonts w:ascii="Fb Fontext" w:hAnsi="Fb Fontext" w:hint="cs"/>
          <w:spacing w:val="0"/>
          <w:rtl/>
        </w:rPr>
        <w:t xml:space="preserve"> דאין מלמדין,</w:t>
      </w:r>
    </w:p>
    <w:p w14:paraId="1B0B7988" w14:textId="77777777" w:rsidR="006E0774" w:rsidRPr="00131640" w:rsidRDefault="006E0774" w:rsidP="00841728">
      <w:pPr>
        <w:pStyle w:val="affb"/>
        <w:rPr>
          <w:del w:id="90068" w:author="מנוע עיצוב" w:date="2026-10-08T11:01:28Z"/>
          <w:rtl/>
        </w:rPr>
      </w:pPr>
      <w:del w:id="90067" w:author="מנוע עיצוב" w:date="2026-10-08T11:01:28Z">
        <w:r w:rsidRPr="00224C4C">
          <w:rPr>
            <w:rFonts w:hint="cs"/>
            <w:rtl/>
          </w:rPr>
          <w:delText xml:space="preserve">׹</w:delText>
        </w:r>
      </w:del>
    </w:p>
    <w:p w14:paraId="224203AA" w14:textId="77777777" w:rsidR="006E0774" w:rsidRPr="00131640" w:rsidRDefault="006E0774" w:rsidP="002A094E">
      <w:pPr>
        <w:pStyle w:val="afffd"/>
        <w:rPr>
          <w:rtl/>
        </w:rPr>
      </w:pPr>
      <w:ins w:id="9803" w:author="מספור קטעי משנה" w:date="2026-10-06T10:04:35Z">
        <w:r>
          <w:rPr>
            <w:rStyle w:val="MisparKeta"/>
          </w:rPr>
          <w:t xml:space="preserve">א. </w:t>
        </w:r>
      </w:ins>
      <w:r w:rsidRPr="00224C4C">
        <w:rPr>
          <w:rStyle w:val="afffa"/>
          <w:rFonts w:ascii="Fb Fontext" w:hAnsi="Fb Fontext"/>
          <w:b/>
          <w:spacing w:val="4"/>
          <w:rtl/>
        </w:rPr>
        <w:t>וכל מצות לא תעשה וכו'.</w:t>
      </w:r>
    </w:p>
    <w:p w14:paraId="0C2ECFDE" w14:textId="5C1D8432" w:rsidR="00A85AC8" w:rsidRPr="00E600D8" w:rsidRDefault="00945112" w:rsidP="00283DE4">
      <w:pPr>
        <w:pStyle w:val="38"/>
        <w:framePr w:wrap="notBeside"/>
        <w:rPr>
          <w:rtl/>
        </w:rPr>
      </w:pPr>
      <w:r w:rsidRPr="00E600D8">
        <w:rPr>
          <w:rFonts w:hint="cs"/>
          <w:rtl/>
        </w:rPr>
        <w:t>רב</w:t>
      </w:r>
      <w:r w:rsidR="006E0774" w:rsidRPr="00E600D8">
        <w:rPr>
          <w:rFonts w:hint="cs"/>
          <w:rtl/>
        </w:rPr>
        <w:t xml:space="preserve"> וכן תדר</w:t>
      </w:r>
      <w:r w:rsidR="006E0774" w:rsidRPr="00E600D8">
        <w:rPr>
          <w:rtl/>
        </w:rPr>
        <w:t>"</w:t>
      </w:r>
      <w:r w:rsidR="006E0774" w:rsidRPr="00E600D8">
        <w:rPr>
          <w:rFonts w:hint="cs"/>
          <w:rtl/>
        </w:rPr>
        <w:t>י</w:t>
      </w:r>
      <w:r w:rsidR="00A85AC8" w:rsidRPr="00E600D8">
        <w:rPr>
          <w:rtl/>
        </w:rPr>
        <w:t>:</w:t>
      </w:r>
    </w:p>
    <w:p w14:paraId="59935F82" w14:textId="3A37DD3A" w:rsidR="006E0774" w:rsidRPr="00131640" w:rsidRDefault="006E0774" w:rsidP="006E0774">
      <w:pPr>
        <w:rPr>
          <w:rtl/>
        </w:rPr>
      </w:pPr>
      <w:r w:rsidRPr="00224C4C">
        <w:rPr>
          <w:rStyle w:val="affffa"/>
          <w:rFonts w:hint="cs"/>
          <w:rtl/>
        </w:rPr>
        <w:t>'</w:t>
      </w:r>
      <w:r w:rsidRPr="00224C4C">
        <w:rPr>
          <w:rStyle w:val="affffa"/>
          <w:rtl/>
        </w:rPr>
        <w:t>איש או אשה כי יעשו מכל חטאת האדם</w:t>
      </w:r>
      <w:r w:rsidRPr="00224C4C">
        <w:rPr>
          <w:rFonts w:ascii="Fb Fontext" w:hAnsi="Fb Fontext" w:hint="cs"/>
          <w:sz w:val="32"/>
          <w:rtl/>
        </w:rPr>
        <w:t>'</w:t>
      </w:r>
    </w:p>
    <w:p w14:paraId="4D8780DD" w14:textId="6105D864" w:rsidR="00A85AC8" w:rsidRPr="00E600D8" w:rsidRDefault="00E600D8" w:rsidP="00283DE4">
      <w:pPr>
        <w:pStyle w:val="38"/>
        <w:framePr w:wrap="notBeside"/>
        <w:rPr>
          <w:rtl/>
        </w:rPr>
      </w:pPr>
      <w:r w:rsidRPr="00E600D8">
        <w:rPr>
          <w:rFonts w:hint="cs"/>
          <w:rtl/>
        </w:rPr>
        <w:t>-</w:t>
      </w:r>
    </w:p>
    <w:p w14:paraId="05C3D466" w14:textId="0B977C48" w:rsidR="006E0774" w:rsidRPr="00131640" w:rsidRDefault="006E0774" w:rsidP="00283DE4">
      <w:pPr>
        <w:rPr>
          <w:rtl/>
        </w:rPr>
      </w:pPr>
      <w:r w:rsidRPr="00224C4C">
        <w:rPr>
          <w:rFonts w:ascii="Fb Fontext" w:hAnsi="Fb Fontext"/>
          <w:sz w:val="32"/>
          <w:rtl/>
        </w:rPr>
        <w:t xml:space="preserve"> השוה הכתוב אשה לאיש לכל </w:t>
      </w:r>
      <w:r w:rsidRPr="00210DF6">
        <w:rPr>
          <w:rStyle w:val="afffa"/>
          <w:rFonts w:ascii="Fb Fontext" w:hAnsi="Fb Fontext" w:cs="BA TM • Vilna Extra-Bold"/>
          <w:bCs w:val="0"/>
          <w:rtl/>
        </w:rPr>
        <w:t>עונשים</w:t>
      </w:r>
      <w:r w:rsidRPr="00224C4C">
        <w:rPr>
          <w:rFonts w:ascii="Fb Fontext" w:hAnsi="Fb Fontext"/>
          <w:sz w:val="32"/>
          <w:rtl/>
        </w:rPr>
        <w:t xml:space="preserve"> שבתורה.</w:t>
      </w:r>
    </w:p>
    <w:p w14:paraId="22196BC9" w14:textId="0FF3961C" w:rsidR="00A85AC8" w:rsidRPr="00E600D8" w:rsidRDefault="006E0774" w:rsidP="00283DE4">
      <w:pPr>
        <w:pStyle w:val="38"/>
        <w:framePr w:wrap="notBeside"/>
        <w:rPr>
          <w:rtl/>
        </w:rPr>
      </w:pPr>
      <w:r w:rsidRPr="00E600D8">
        <w:rPr>
          <w:rtl/>
        </w:rPr>
        <w:t>דבי ר"</w:t>
      </w:r>
      <w:r w:rsidRPr="00E600D8">
        <w:rPr>
          <w:rFonts w:hint="cs"/>
          <w:rtl/>
        </w:rPr>
        <w:t xml:space="preserve">א </w:t>
      </w:r>
      <w:r w:rsidRPr="00E600D8">
        <w:rPr>
          <w:rtl/>
        </w:rPr>
        <w:t>תנא</w:t>
      </w:r>
      <w:r w:rsidR="00A85AC8" w:rsidRPr="00E600D8">
        <w:rPr>
          <w:rtl/>
        </w:rPr>
        <w:t>:</w:t>
      </w:r>
    </w:p>
    <w:p w14:paraId="44B7FC2F" w14:textId="43FED40A" w:rsidR="006E0774" w:rsidRPr="00C35684" w:rsidRDefault="006E0774" w:rsidP="006E0774">
      <w:pPr>
        <w:rPr>
          <w:spacing w:val="-2"/>
          <w:rtl/>
        </w:rPr>
      </w:pPr>
      <w:r w:rsidRPr="00C35684">
        <w:rPr>
          <w:rStyle w:val="affffa"/>
          <w:rFonts w:hint="cs"/>
          <w:spacing w:val="-2"/>
          <w:rtl/>
        </w:rPr>
        <w:t>'</w:t>
      </w:r>
      <w:r w:rsidRPr="00C35684">
        <w:rPr>
          <w:rStyle w:val="affffa"/>
          <w:spacing w:val="-2"/>
          <w:rtl/>
        </w:rPr>
        <w:t>אשר תשים לפניהם</w:t>
      </w:r>
      <w:r w:rsidRPr="00C35684">
        <w:rPr>
          <w:rStyle w:val="affffa"/>
          <w:rFonts w:hint="cs"/>
          <w:spacing w:val="-2"/>
          <w:rtl/>
        </w:rPr>
        <w:t>'</w:t>
      </w:r>
      <w:r w:rsidRPr="00C35684">
        <w:rPr>
          <w:rStyle w:val="affffa"/>
          <w:spacing w:val="-2"/>
          <w:rtl/>
        </w:rPr>
        <w:t>,</w:t>
      </w:r>
      <w:r w:rsidRPr="00C35684">
        <w:rPr>
          <w:rFonts w:ascii="Fb Fontext" w:hAnsi="Fb Fontext"/>
          <w:spacing w:val="-2"/>
          <w:sz w:val="32"/>
          <w:rtl/>
        </w:rPr>
        <w:t xml:space="preserve"> השוה הכתוב אשה לאיש לכל </w:t>
      </w:r>
      <w:r w:rsidRPr="00C35684">
        <w:rPr>
          <w:rStyle w:val="afffa"/>
          <w:rFonts w:ascii="Fb Fontext" w:hAnsi="Fb Fontext" w:cs="BA TM • Vilna Extra-Bold"/>
          <w:bCs w:val="0"/>
          <w:spacing w:val="-2"/>
          <w:rtl/>
        </w:rPr>
        <w:t>דינים</w:t>
      </w:r>
      <w:r w:rsidRPr="00C35684">
        <w:rPr>
          <w:rFonts w:ascii="Fb Fontext" w:hAnsi="Fb Fontext"/>
          <w:spacing w:val="-2"/>
          <w:sz w:val="32"/>
          <w:rtl/>
        </w:rPr>
        <w:t xml:space="preserve"> שבתורה.</w:t>
      </w:r>
    </w:p>
    <w:p w14:paraId="6145FCF6" w14:textId="61CF1ADF" w:rsidR="00A85AC8" w:rsidRPr="00E600D8" w:rsidRDefault="006E0774" w:rsidP="00283DE4">
      <w:pPr>
        <w:pStyle w:val="38"/>
        <w:framePr w:wrap="notBeside"/>
        <w:rPr>
          <w:rtl/>
        </w:rPr>
      </w:pPr>
      <w:r w:rsidRPr="00E600D8">
        <w:rPr>
          <w:rtl/>
        </w:rPr>
        <w:t>דבי חזקיה תנא</w:t>
      </w:r>
      <w:r w:rsidR="00A85AC8" w:rsidRPr="00E600D8">
        <w:rPr>
          <w:rtl/>
        </w:rPr>
        <w:t>:</w:t>
      </w:r>
    </w:p>
    <w:p w14:paraId="61527A94" w14:textId="7E5D6DB0" w:rsidR="006E0774" w:rsidRPr="00C35684" w:rsidRDefault="006E0774" w:rsidP="006E0774">
      <w:pPr>
        <w:rPr>
          <w:spacing w:val="-2"/>
          <w:rtl/>
        </w:rPr>
      </w:pPr>
      <w:r w:rsidRPr="00C35684">
        <w:rPr>
          <w:rStyle w:val="affffa"/>
          <w:rFonts w:hint="cs"/>
          <w:spacing w:val="-2"/>
          <w:rtl/>
        </w:rPr>
        <w:t>'</w:t>
      </w:r>
      <w:r w:rsidRPr="00C35684">
        <w:rPr>
          <w:rStyle w:val="affffa"/>
          <w:spacing w:val="-2"/>
          <w:rtl/>
        </w:rPr>
        <w:t>והמית איש או אשה</w:t>
      </w:r>
      <w:r w:rsidRPr="00C35684">
        <w:rPr>
          <w:rStyle w:val="affffa"/>
          <w:rFonts w:hint="cs"/>
          <w:spacing w:val="-2"/>
          <w:rtl/>
        </w:rPr>
        <w:t>'</w:t>
      </w:r>
      <w:r w:rsidRPr="00C35684">
        <w:rPr>
          <w:rStyle w:val="affffa"/>
          <w:spacing w:val="-2"/>
          <w:rtl/>
        </w:rPr>
        <w:t>,</w:t>
      </w:r>
      <w:r w:rsidRPr="00C35684">
        <w:rPr>
          <w:rFonts w:ascii="Fb Fontext" w:hAnsi="Fb Fontext"/>
          <w:spacing w:val="-2"/>
          <w:rtl/>
        </w:rPr>
        <w:t xml:space="preserve"> השוה הכתוב אשה לאיש לכל </w:t>
      </w:r>
      <w:r w:rsidRPr="00C35684">
        <w:rPr>
          <w:rStyle w:val="afffa"/>
          <w:rFonts w:ascii="Fb Fontext" w:hAnsi="Fb Fontext" w:cs="BA TM • Vilna Extra-Bold"/>
          <w:bCs w:val="0"/>
          <w:spacing w:val="-2"/>
          <w:rtl/>
        </w:rPr>
        <w:t>מיתות</w:t>
      </w:r>
      <w:r w:rsidRPr="00C35684">
        <w:rPr>
          <w:rFonts w:ascii="Fb Fontext" w:hAnsi="Fb Fontext"/>
          <w:spacing w:val="-2"/>
          <w:rtl/>
        </w:rPr>
        <w:t xml:space="preserve"> שבתורה.</w:t>
      </w:r>
    </w:p>
    <w:p w14:paraId="20D5B964" w14:textId="77777777" w:rsidR="00A85AC8" w:rsidRPr="00E600D8" w:rsidRDefault="006E0774" w:rsidP="00283DE4">
      <w:pPr>
        <w:pStyle w:val="38"/>
        <w:framePr w:wrap="notBeside"/>
        <w:rPr>
          <w:rtl/>
        </w:rPr>
      </w:pPr>
      <w:r w:rsidRPr="00E600D8">
        <w:rPr>
          <w:rtl/>
        </w:rPr>
        <w:t>וצריכא</w:t>
      </w:r>
      <w:r w:rsidR="00A85AC8" w:rsidRPr="00E600D8">
        <w:rPr>
          <w:rtl/>
        </w:rPr>
        <w:t>:</w:t>
      </w:r>
    </w:p>
    <w:p w14:paraId="343561FF" w14:textId="0B0395B7" w:rsidR="006E0774" w:rsidRPr="00C35684" w:rsidRDefault="00945112" w:rsidP="006E0774">
      <w:pPr>
        <w:rPr>
          <w:spacing w:val="0"/>
          <w:rtl/>
        </w:rPr>
      </w:pPr>
      <w:r w:rsidRPr="00C35684">
        <w:rPr>
          <w:rFonts w:ascii="Fb Fontext" w:hAnsi="Fb Fontext" w:hint="cs"/>
          <w:spacing w:val="0"/>
          <w:rtl/>
        </w:rPr>
        <w:t>עונשים</w:t>
      </w:r>
      <w:r w:rsidR="006E0774" w:rsidRPr="00C35684">
        <w:rPr>
          <w:rFonts w:ascii="Fb Fontext" w:hAnsi="Fb Fontext" w:hint="cs"/>
          <w:spacing w:val="0"/>
          <w:rtl/>
        </w:rPr>
        <w:t xml:space="preserve"> </w:t>
      </w:r>
      <w:r w:rsidR="006E0774" w:rsidRPr="00C35684">
        <w:rPr>
          <w:rFonts w:ascii="Fb Fontext" w:hAnsi="Fb Fontext"/>
          <w:spacing w:val="0"/>
          <w:rtl/>
        </w:rPr>
        <w:t xml:space="preserve">משום כפרה חס רחמנא, אבל דינין </w:t>
      </w:r>
      <w:r w:rsidRPr="00C35684">
        <w:rPr>
          <w:rFonts w:ascii="Fb Fontext" w:hAnsi="Fb Fontext" w:hint="cs"/>
          <w:spacing w:val="0"/>
          <w:rtl/>
        </w:rPr>
        <w:t xml:space="preserve">רק </w:t>
      </w:r>
      <w:r w:rsidR="006E0774" w:rsidRPr="00C35684">
        <w:rPr>
          <w:rFonts w:ascii="Fb Fontext" w:hAnsi="Fb Fontext"/>
          <w:spacing w:val="0"/>
          <w:rtl/>
        </w:rPr>
        <w:t>איש דב</w:t>
      </w:r>
      <w:r w:rsidRPr="00C35684">
        <w:rPr>
          <w:rFonts w:ascii="Fb Fontext" w:hAnsi="Fb Fontext" w:hint="cs"/>
          <w:spacing w:val="0"/>
          <w:rtl/>
        </w:rPr>
        <w:t>ן</w:t>
      </w:r>
      <w:r w:rsidR="006E0774" w:rsidRPr="00C35684">
        <w:rPr>
          <w:rFonts w:ascii="Fb Fontext" w:hAnsi="Fb Fontext"/>
          <w:spacing w:val="0"/>
          <w:rtl/>
        </w:rPr>
        <w:t xml:space="preserve"> משא ומתן</w:t>
      </w:r>
    </w:p>
    <w:p w14:paraId="7EFD527E" w14:textId="1A667097" w:rsidR="006E0774" w:rsidRPr="0048295A" w:rsidRDefault="006E0774" w:rsidP="006E0774">
      <w:pPr>
        <w:rPr>
          <w:spacing w:val="0"/>
          <w:rtl/>
        </w:rPr>
      </w:pPr>
      <w:r w:rsidRPr="0048295A">
        <w:rPr>
          <w:rFonts w:ascii="Fb Fontext" w:hAnsi="Fb Fontext"/>
          <w:spacing w:val="0"/>
          <w:rtl/>
        </w:rPr>
        <w:t>הא משום דחיותה, אבל כופר אימא איש דבר מצות אין, אשה לא.</w:t>
      </w:r>
    </w:p>
    <w:p w14:paraId="5752AA54" w14:textId="6C3EF2A4" w:rsidR="006E0774" w:rsidRPr="0048295A" w:rsidRDefault="006E0774" w:rsidP="006E0774">
      <w:pPr>
        <w:rPr>
          <w:spacing w:val="0"/>
          <w:rtl/>
        </w:rPr>
      </w:pPr>
      <w:r w:rsidRPr="00224C4C">
        <w:rPr>
          <w:rFonts w:ascii="Fb Fontext" w:hAnsi="Fb Fontext"/>
          <w:rtl/>
        </w:rPr>
        <w:t xml:space="preserve">הא, משום איבוד נשמה חס רחמנא, אבל הנך תרתי - אימא לא, </w:t>
      </w:r>
    </w:p>
    <w:p w14:paraId="195D2A6A" w14:textId="77777777" w:rsidR="006E0774" w:rsidRPr="00131640" w:rsidRDefault="006E0774" w:rsidP="00841728">
      <w:pPr>
        <w:pStyle w:val="affb"/>
        <w:rPr>
          <w:del w:id="90070" w:author="מנוע עיצוב" w:date="2026-10-08T11:01:28Z"/>
          <w:rtl/>
        </w:rPr>
      </w:pPr>
      <w:del w:id="90069" w:author="מנוע עיצוב" w:date="2026-10-08T11:01:28Z">
        <w:r w:rsidRPr="0048295A">
          <w:rPr>
            <w:rFonts w:hint="cs"/>
            <w:color w:val="auto"/>
            <w:spacing w:val="0"/>
            <w:rtl/>
          </w:rPr>
          <w:delText xml:space="preserve">׹</w:delText>
        </w:r>
      </w:del>
    </w:p>
    <w:p w14:paraId="2630EC71" w14:textId="77777777" w:rsidR="006E0774" w:rsidRPr="00131640" w:rsidRDefault="006E0774" w:rsidP="002A094E">
      <w:pPr>
        <w:pStyle w:val="afffd"/>
        <w:rPr>
          <w:rtl/>
        </w:rPr>
      </w:pPr>
      <w:ins w:id="9836" w:author="מספור קטעי משנה" w:date="2026-10-06T06:45:32Z">
        <w:r>
          <w:rPr>
            <w:rStyle w:val="MisparKeta"/>
          </w:rPr>
          <w:t xml:space="preserve">א. </w:t>
        </w:r>
      </w:ins>
      <w:r w:rsidRPr="00224C4C">
        <w:rPr>
          <w:rStyle w:val="afffa"/>
          <w:spacing w:val="4"/>
          <w:rtl/>
        </w:rPr>
        <w:lastRenderedPageBreak/>
        <w:t>חוץ מבל תקיף ובל תשחית כו'.</w:t>
      </w:r>
    </w:p>
    <w:p w14:paraId="3DEB6CEA" w14:textId="6D33F0EF" w:rsidR="006E0774" w:rsidRPr="0048295A" w:rsidRDefault="006E0774" w:rsidP="006E0774">
      <w:pPr>
        <w:rPr>
          <w:spacing w:val="0"/>
          <w:rtl/>
        </w:rPr>
      </w:pPr>
      <w:r w:rsidRPr="0048295A">
        <w:rPr>
          <w:rFonts w:ascii="Fb Fontext" w:hAnsi="Fb Fontext"/>
          <w:spacing w:val="0"/>
          <w:sz w:val="32"/>
          <w:rtl/>
        </w:rPr>
        <w:t xml:space="preserve">בל תטמא למתים, </w:t>
      </w:r>
      <w:r w:rsidRPr="0048295A">
        <w:rPr>
          <w:rStyle w:val="affffa"/>
          <w:spacing w:val="0"/>
          <w:rtl/>
        </w:rPr>
        <w:t>ד</w:t>
      </w:r>
      <w:r w:rsidRPr="0048295A">
        <w:rPr>
          <w:rStyle w:val="affffa"/>
          <w:rFonts w:hint="cs"/>
          <w:spacing w:val="0"/>
          <w:rtl/>
        </w:rPr>
        <w:t>'</w:t>
      </w:r>
      <w:r w:rsidRPr="0048295A">
        <w:rPr>
          <w:rStyle w:val="affffa"/>
          <w:spacing w:val="0"/>
          <w:rtl/>
        </w:rPr>
        <w:t>אמור אל הכהנים בני אהרן</w:t>
      </w:r>
      <w:r w:rsidRPr="0048295A">
        <w:rPr>
          <w:rStyle w:val="affffa"/>
          <w:rFonts w:hint="cs"/>
          <w:spacing w:val="0"/>
          <w:rtl/>
        </w:rPr>
        <w:t>'</w:t>
      </w:r>
      <w:r w:rsidRPr="0048295A">
        <w:rPr>
          <w:rStyle w:val="affffa"/>
          <w:spacing w:val="0"/>
          <w:rtl/>
        </w:rPr>
        <w:t>,</w:t>
      </w:r>
      <w:r w:rsidRPr="0048295A">
        <w:rPr>
          <w:rFonts w:ascii="Fb Fontext" w:hAnsi="Fb Fontext"/>
          <w:spacing w:val="0"/>
          <w:sz w:val="32"/>
          <w:rtl/>
        </w:rPr>
        <w:t xml:space="preserve"> - ולא בנות אהרן,</w:t>
      </w:r>
    </w:p>
    <w:p w14:paraId="1CB0E9D7" w14:textId="77777777" w:rsidR="009469D7" w:rsidRDefault="006E0774" w:rsidP="006E0774">
      <w:pPr>
        <w:rPr>
          <w:rFonts w:ascii="Fb Fontext" w:hAnsi="Fb Fontext"/>
          <w:rtl/>
        </w:rPr>
      </w:pPr>
      <w:r w:rsidRPr="00224C4C">
        <w:rPr>
          <w:rFonts w:ascii="Fb Fontext" w:hAnsi="Fb Fontext" w:hint="cs"/>
          <w:rtl/>
        </w:rPr>
        <w:t>ב</w:t>
      </w:r>
      <w:r w:rsidRPr="00224C4C">
        <w:rPr>
          <w:rFonts w:ascii="Fb Fontext" w:hAnsi="Fb Fontext"/>
          <w:rtl/>
        </w:rPr>
        <w:t>ל תקיף ובל תשחית</w:t>
      </w:r>
      <w:r w:rsidRPr="00224C4C">
        <w:rPr>
          <w:rFonts w:ascii="Fb Fontext" w:hAnsi="Fb Fontext" w:hint="cs"/>
          <w:rtl/>
        </w:rPr>
        <w:t xml:space="preserve"> </w:t>
      </w:r>
      <w:r w:rsidRPr="00224C4C">
        <w:rPr>
          <w:rStyle w:val="affffa"/>
          <w:rFonts w:hint="cs"/>
          <w:rtl/>
        </w:rPr>
        <w:t>ד'</w:t>
      </w:r>
      <w:r w:rsidRPr="00224C4C">
        <w:rPr>
          <w:rStyle w:val="affffa"/>
          <w:rtl/>
        </w:rPr>
        <w:t>לא תקיפו פאת ראשכם ולא תשחית את פאת זקנך</w:t>
      </w:r>
      <w:r w:rsidRPr="00224C4C">
        <w:rPr>
          <w:rStyle w:val="affffa"/>
          <w:rFonts w:hint="cs"/>
          <w:rtl/>
        </w:rPr>
        <w:t>'</w:t>
      </w:r>
      <w:r w:rsidRPr="00224C4C">
        <w:rPr>
          <w:rStyle w:val="affffa"/>
          <w:rtl/>
        </w:rPr>
        <w:t>,</w:t>
      </w:r>
      <w:r w:rsidRPr="00224C4C">
        <w:rPr>
          <w:rFonts w:ascii="Fb Fontext" w:hAnsi="Fb Fontext"/>
          <w:rtl/>
        </w:rPr>
        <w:t xml:space="preserve"> כל שישנו בהשחתה ישנו בהקפה,</w:t>
      </w:r>
    </w:p>
    <w:p w14:paraId="0BBE19E3" w14:textId="004CC868" w:rsidR="006E0774" w:rsidRDefault="006E0774" w:rsidP="006E0774">
      <w:pPr>
        <w:rPr>
          <w:rtl/>
        </w:rPr>
      </w:pPr>
      <w:r w:rsidRPr="00224C4C">
        <w:rPr>
          <w:rFonts w:ascii="Fb Fontext" w:hAnsi="Fb Fontext"/>
          <w:rtl/>
        </w:rPr>
        <w:t>והני נשי הואיל ולא איתנהו בהשחתה - ליתנהו בהקפה.</w:t>
      </w:r>
    </w:p>
    <w:p w14:paraId="507A0BD5" w14:textId="0E0519CB" w:rsidR="007309FA" w:rsidRPr="00131640" w:rsidRDefault="007309FA" w:rsidP="007309FA">
      <w:pPr>
        <w:pStyle w:val="affffb"/>
        <w:rPr>
          <w:rtl/>
        </w:rPr>
      </w:pPr>
      <w:r w:rsidRPr="007309FA">
        <w:rPr>
          <w:rtl/>
        </w:rPr>
        <w:t>***</w:t>
      </w:r>
    </w:p>
    <w:p w14:paraId="5BB6F50E" w14:textId="77777777" w:rsidR="009469D7" w:rsidRDefault="006E0774" w:rsidP="00F65F8B">
      <w:pPr>
        <w:pStyle w:val="affffb"/>
        <w:rPr>
          <w:rtl/>
        </w:rPr>
      </w:pPr>
      <w:r w:rsidRPr="00224C4C">
        <w:rPr>
          <w:rFonts w:hint="cs"/>
          <w:rtl/>
        </w:rPr>
        <w:t>נשי</w:t>
      </w:r>
      <w:r w:rsidR="00E10340">
        <w:rPr>
          <w:rFonts w:hint="cs"/>
          <w:rtl/>
        </w:rPr>
        <w:t xml:space="preserve">ם אינם </w:t>
      </w:r>
      <w:r w:rsidRPr="00224C4C">
        <w:rPr>
          <w:rFonts w:hint="cs"/>
          <w:rtl/>
        </w:rPr>
        <w:t>בהשחתה</w:t>
      </w:r>
    </w:p>
    <w:p w14:paraId="19551D2D" w14:textId="1309037E" w:rsidR="00A85AC8" w:rsidRPr="00E600D8" w:rsidRDefault="006E0774" w:rsidP="00E10340">
      <w:pPr>
        <w:pStyle w:val="38"/>
        <w:framePr w:wrap="notBeside"/>
        <w:rPr>
          <w:rtl/>
        </w:rPr>
      </w:pPr>
      <w:r w:rsidRPr="00E600D8">
        <w:rPr>
          <w:rFonts w:hint="cs"/>
          <w:rtl/>
        </w:rPr>
        <w:t>א</w:t>
      </w:r>
      <w:r w:rsidR="00A85AC8" w:rsidRPr="00E600D8">
        <w:rPr>
          <w:rFonts w:hint="cs"/>
          <w:rtl/>
        </w:rPr>
        <w:t>.</w:t>
      </w:r>
    </w:p>
    <w:p w14:paraId="16F3DAE1" w14:textId="1E6B66D8" w:rsidR="006E0774" w:rsidRPr="00131640" w:rsidRDefault="006E0774" w:rsidP="006E0774">
      <w:pPr>
        <w:rPr>
          <w:rtl/>
        </w:rPr>
      </w:pPr>
      <w:r w:rsidRPr="00224C4C">
        <w:rPr>
          <w:rFonts w:ascii="Fb Fontext" w:hAnsi="Fb Fontext"/>
          <w:sz w:val="32"/>
          <w:rtl/>
        </w:rPr>
        <w:t xml:space="preserve">סברא, </w:t>
      </w:r>
      <w:r w:rsidRPr="00224C4C">
        <w:rPr>
          <w:rFonts w:ascii="Fb Fontext" w:hAnsi="Fb Fontext" w:hint="cs"/>
          <w:sz w:val="32"/>
          <w:rtl/>
        </w:rPr>
        <w:t>דלית ל</w:t>
      </w:r>
      <w:r w:rsidRPr="00224C4C">
        <w:rPr>
          <w:rFonts w:ascii="Fb Fontext" w:hAnsi="Fb Fontext"/>
          <w:sz w:val="32"/>
          <w:rtl/>
        </w:rPr>
        <w:t>הו זקן.</w:t>
      </w:r>
    </w:p>
    <w:p w14:paraId="40AEA09E" w14:textId="77777777" w:rsidR="00A85AC8" w:rsidRPr="00E600D8" w:rsidRDefault="006E0774" w:rsidP="00E10340">
      <w:pPr>
        <w:pStyle w:val="38"/>
        <w:framePr w:wrap="notBeside"/>
        <w:rPr>
          <w:rtl/>
        </w:rPr>
      </w:pPr>
      <w:r w:rsidRPr="00E600D8">
        <w:rPr>
          <w:rFonts w:hint="cs"/>
          <w:rtl/>
        </w:rPr>
        <w:t>ב</w:t>
      </w:r>
      <w:r w:rsidRPr="00E600D8">
        <w:rPr>
          <w:rtl/>
        </w:rPr>
        <w:t>: ק</w:t>
      </w:r>
      <w:r w:rsidR="00A85AC8" w:rsidRPr="00E600D8">
        <w:rPr>
          <w:rtl/>
        </w:rPr>
        <w:t>:</w:t>
      </w:r>
    </w:p>
    <w:p w14:paraId="2420B32C" w14:textId="083A53D4" w:rsidR="006E0774" w:rsidRPr="00131640" w:rsidRDefault="00E10340" w:rsidP="006E0774">
      <w:pPr>
        <w:rPr>
          <w:rtl/>
        </w:rPr>
      </w:pPr>
      <w:r>
        <w:rPr>
          <w:rFonts w:ascii="Fb Fontext" w:hAnsi="Fb Fontext" w:hint="cs"/>
          <w:rtl/>
        </w:rPr>
        <w:t>ק</w:t>
      </w:r>
      <w:r w:rsidR="006E0774" w:rsidRPr="00224C4C">
        <w:rPr>
          <w:rFonts w:ascii="Fb Fontext" w:hAnsi="Fb Fontext"/>
          <w:rtl/>
        </w:rPr>
        <w:t>רא,</w:t>
      </w:r>
      <w:r w:rsidR="006E0774" w:rsidRPr="00C50E21">
        <w:rPr>
          <w:rStyle w:val="affffa"/>
          <w:rtl/>
        </w:rPr>
        <w:t xml:space="preserve"> </w:t>
      </w:r>
      <w:r w:rsidR="006E0774" w:rsidRPr="00C50E21">
        <w:rPr>
          <w:rStyle w:val="affffa"/>
          <w:rFonts w:hint="cs"/>
          <w:rtl/>
        </w:rPr>
        <w:t>ד</w:t>
      </w:r>
      <w:r w:rsidR="006E0774" w:rsidRPr="00C50E21">
        <w:rPr>
          <w:rStyle w:val="affffa"/>
          <w:rtl/>
        </w:rPr>
        <w:t xml:space="preserve">לא תקיפו פאת </w:t>
      </w:r>
      <w:r w:rsidR="006E0774" w:rsidRPr="00C50E21">
        <w:rPr>
          <w:rStyle w:val="affffa"/>
          <w:b/>
          <w:bCs/>
          <w:rtl/>
        </w:rPr>
        <w:t>ראשכם</w:t>
      </w:r>
      <w:r w:rsidR="006E0774" w:rsidRPr="00C50E21">
        <w:rPr>
          <w:rStyle w:val="affffa"/>
          <w:rtl/>
        </w:rPr>
        <w:t xml:space="preserve"> ולא תשחית את פאת </w:t>
      </w:r>
      <w:r w:rsidR="006E0774" w:rsidRPr="00C50E21">
        <w:rPr>
          <w:rStyle w:val="affffa"/>
          <w:b/>
          <w:bCs/>
          <w:rtl/>
        </w:rPr>
        <w:t>זקנך</w:t>
      </w:r>
      <w:r w:rsidR="006E0774" w:rsidRPr="00C50E21">
        <w:rPr>
          <w:rStyle w:val="affffa"/>
          <w:rtl/>
        </w:rPr>
        <w:t>,</w:t>
      </w:r>
      <w:r w:rsidR="006E0774" w:rsidRPr="00224C4C">
        <w:rPr>
          <w:rFonts w:ascii="Fb Fontext" w:hAnsi="Fb Fontext"/>
          <w:rtl/>
        </w:rPr>
        <w:t xml:space="preserve"> </w:t>
      </w:r>
      <w:r w:rsidR="006E0774" w:rsidRPr="00224C4C">
        <w:rPr>
          <w:rFonts w:ascii="Fb Fontext" w:hAnsi="Fb Fontext" w:hint="cs"/>
          <w:rtl/>
        </w:rPr>
        <w:t>מדשני זקנך ולא זקן אשתך</w:t>
      </w:r>
    </w:p>
    <w:p w14:paraId="133CD52E" w14:textId="77777777" w:rsidR="00A85AC8" w:rsidRPr="00E600D8" w:rsidRDefault="006E0774" w:rsidP="00E10340">
      <w:pPr>
        <w:pStyle w:val="38"/>
        <w:framePr w:wrap="notBeside"/>
        <w:rPr>
          <w:rtl/>
        </w:rPr>
      </w:pPr>
      <w:r w:rsidRPr="00E600D8">
        <w:rPr>
          <w:rtl/>
        </w:rPr>
        <w:t>ו</w:t>
      </w:r>
      <w:r w:rsidRPr="00E600D8">
        <w:rPr>
          <w:rFonts w:hint="cs"/>
          <w:rtl/>
        </w:rPr>
        <w:t>הא</w:t>
      </w:r>
      <w:r w:rsidR="00A85AC8" w:rsidRPr="00E600D8">
        <w:rPr>
          <w:rtl/>
        </w:rPr>
        <w:t>:</w:t>
      </w:r>
    </w:p>
    <w:p w14:paraId="69BAAB48" w14:textId="14837C1B" w:rsidR="009469D7" w:rsidRDefault="006E0774" w:rsidP="006E0774">
      <w:pPr>
        <w:rPr>
          <w:rFonts w:ascii="Fb Fontext" w:hAnsi="Fb Fontext"/>
          <w:rtl/>
        </w:rPr>
      </w:pPr>
      <w:r w:rsidRPr="00224C4C">
        <w:rPr>
          <w:rFonts w:ascii="Fb Fontext" w:hAnsi="Fb Fontext" w:hint="cs"/>
          <w:rtl/>
        </w:rPr>
        <w:t>ד</w:t>
      </w:r>
      <w:r w:rsidRPr="00224C4C">
        <w:rPr>
          <w:rFonts w:ascii="Fb Fontext" w:hAnsi="Fb Fontext"/>
          <w:rtl/>
        </w:rPr>
        <w:t>זקן אשה והסריס שהעלו שער - הרי הן כזקן לכל דבריהם</w:t>
      </w:r>
    </w:p>
    <w:p w14:paraId="1B4FB101" w14:textId="3E7AFCD7" w:rsidR="00A85AC8" w:rsidRPr="00E600D8" w:rsidRDefault="00E600D8" w:rsidP="00C50E21">
      <w:pPr>
        <w:pStyle w:val="38"/>
        <w:framePr w:wrap="notBeside"/>
        <w:rPr>
          <w:rtl/>
        </w:rPr>
      </w:pPr>
      <w:r w:rsidRPr="00E600D8">
        <w:rPr>
          <w:rFonts w:hint="cs"/>
          <w:rtl/>
        </w:rPr>
        <w:t>-</w:t>
      </w:r>
    </w:p>
    <w:p w14:paraId="158652C3" w14:textId="61B296CA" w:rsidR="006E0774" w:rsidRPr="00131640" w:rsidRDefault="006E0774" w:rsidP="006E0774">
      <w:pPr>
        <w:rPr>
          <w:rtl/>
        </w:rPr>
      </w:pPr>
      <w:r w:rsidRPr="00224C4C">
        <w:rPr>
          <w:rFonts w:ascii="Fb Fontext" w:hAnsi="Fb Fontext" w:hint="cs"/>
          <w:rtl/>
        </w:rPr>
        <w:t>לאו להשחתה</w:t>
      </w:r>
      <w:r w:rsidRPr="00224C4C">
        <w:rPr>
          <w:rFonts w:ascii="Fb Fontext" w:hAnsi="Fb Fontext"/>
          <w:rtl/>
        </w:rPr>
        <w:t xml:space="preserve"> דיליף פאת פאת מבני אהרן, </w:t>
      </w:r>
      <w:r w:rsidRPr="00224C4C">
        <w:rPr>
          <w:rFonts w:ascii="Fb Fontext" w:hAnsi="Fb Fontext" w:hint="cs"/>
          <w:rtl/>
        </w:rPr>
        <w:t>ד</w:t>
      </w:r>
      <w:r w:rsidRPr="00224C4C">
        <w:rPr>
          <w:rFonts w:ascii="Fb Fontext" w:hAnsi="Fb Fontext"/>
          <w:rtl/>
        </w:rPr>
        <w:t>נשים פטורות.</w:t>
      </w:r>
    </w:p>
    <w:p w14:paraId="6613B2A5" w14:textId="77777777" w:rsidR="00A85AC8" w:rsidRPr="00E600D8" w:rsidRDefault="006E0774" w:rsidP="00C50E21">
      <w:pPr>
        <w:pStyle w:val="38"/>
        <w:framePr w:wrap="notBeside"/>
        <w:rPr>
          <w:rtl/>
        </w:rPr>
      </w:pPr>
      <w:r w:rsidRPr="00E600D8">
        <w:rPr>
          <w:rtl/>
        </w:rPr>
        <w:t>ואי ס"</w:t>
      </w:r>
      <w:r w:rsidRPr="00E600D8">
        <w:rPr>
          <w:rFonts w:hint="cs"/>
          <w:rtl/>
        </w:rPr>
        <w:t>ל</w:t>
      </w:r>
      <w:r w:rsidR="00A85AC8" w:rsidRPr="00E600D8">
        <w:rPr>
          <w:rtl/>
        </w:rPr>
        <w:t>:</w:t>
      </w:r>
    </w:p>
    <w:p w14:paraId="00C97BF9" w14:textId="31B879D2" w:rsidR="009469D7" w:rsidRPr="0035108E" w:rsidRDefault="00C50E21" w:rsidP="006E0774">
      <w:pPr>
        <w:rPr>
          <w:rFonts w:ascii="Fb Fontext" w:hAnsi="Fb Fontext"/>
          <w:spacing w:val="0"/>
          <w:rtl/>
        </w:rPr>
      </w:pPr>
      <w:r w:rsidRPr="0035108E">
        <w:rPr>
          <w:rFonts w:ascii="Fb Fontext" w:hAnsi="Fb Fontext" w:hint="cs"/>
          <w:spacing w:val="0"/>
          <w:rtl/>
        </w:rPr>
        <w:t>ד'</w:t>
      </w:r>
      <w:r w:rsidR="006E0774" w:rsidRPr="0035108E">
        <w:rPr>
          <w:rStyle w:val="affffa"/>
          <w:spacing w:val="0"/>
          <w:rtl/>
        </w:rPr>
        <w:t>בני אהרן</w:t>
      </w:r>
      <w:r w:rsidRPr="0035108E">
        <w:rPr>
          <w:rStyle w:val="affffa"/>
          <w:rFonts w:hint="cs"/>
          <w:spacing w:val="0"/>
          <w:rtl/>
        </w:rPr>
        <w:t>'</w:t>
      </w:r>
      <w:r w:rsidR="006E0774" w:rsidRPr="0035108E">
        <w:rPr>
          <w:rFonts w:ascii="Fb Fontext" w:hAnsi="Fb Fontext"/>
          <w:spacing w:val="0"/>
          <w:rtl/>
        </w:rPr>
        <w:t xml:space="preserve"> אכוליה ענינא כתיב, נישתוק קרא מיניה ותיתי בק"ו,</w:t>
      </w:r>
    </w:p>
    <w:p w14:paraId="5D21CA05" w14:textId="20FC0E9E" w:rsidR="006E0774" w:rsidRPr="00131640" w:rsidRDefault="00C50E21" w:rsidP="006E0774">
      <w:pPr>
        <w:rPr>
          <w:rtl/>
        </w:rPr>
      </w:pPr>
      <w:r>
        <w:rPr>
          <w:rFonts w:ascii="Fb Fontext" w:hAnsi="Fb Fontext" w:hint="cs"/>
          <w:rtl/>
        </w:rPr>
        <w:t xml:space="preserve">ונאמר </w:t>
      </w:r>
      <w:r w:rsidR="006E0774" w:rsidRPr="00224C4C">
        <w:rPr>
          <w:rFonts w:ascii="Fb Fontext" w:hAnsi="Fb Fontext"/>
          <w:rtl/>
        </w:rPr>
        <w:t xml:space="preserve">ומה כהנים שריבה בהם הכתוב מצות יתירות, </w:t>
      </w:r>
      <w:r w:rsidR="006E0774" w:rsidRPr="00C50E21">
        <w:rPr>
          <w:rStyle w:val="affffa"/>
          <w:rtl/>
        </w:rPr>
        <w:t>בני אהרן</w:t>
      </w:r>
      <w:r w:rsidR="006E0774" w:rsidRPr="00224C4C">
        <w:rPr>
          <w:rFonts w:ascii="Fb Fontext" w:hAnsi="Fb Fontext"/>
          <w:rtl/>
        </w:rPr>
        <w:t xml:space="preserve"> ולא בנות אהרן, </w:t>
      </w:r>
      <w:r>
        <w:rPr>
          <w:rFonts w:ascii="Fb Fontext" w:hAnsi="Fb Fontext" w:hint="cs"/>
          <w:rtl/>
        </w:rPr>
        <w:t xml:space="preserve">כ''ש </w:t>
      </w:r>
      <w:r w:rsidR="006E0774" w:rsidRPr="00224C4C">
        <w:rPr>
          <w:rFonts w:ascii="Fb Fontext" w:hAnsi="Fb Fontext"/>
          <w:rtl/>
        </w:rPr>
        <w:t>ישראל!</w:t>
      </w:r>
    </w:p>
    <w:p w14:paraId="7762B7E5" w14:textId="77777777" w:rsidR="00A85AC8" w:rsidRPr="00E600D8" w:rsidRDefault="00C50E21" w:rsidP="00C50E21">
      <w:pPr>
        <w:pStyle w:val="38"/>
        <w:framePr w:wrap="notBeside"/>
        <w:rPr>
          <w:rtl/>
        </w:rPr>
      </w:pPr>
      <w:r w:rsidRPr="00E600D8">
        <w:rPr>
          <w:rFonts w:hint="cs"/>
          <w:rtl/>
        </w:rPr>
        <w:t>-</w:t>
      </w:r>
      <w:r w:rsidR="006E0774" w:rsidRPr="00E600D8">
        <w:rPr>
          <w:rtl/>
        </w:rPr>
        <w:t>אי</w:t>
      </w:r>
      <w:r w:rsidR="00A85AC8" w:rsidRPr="00E600D8">
        <w:rPr>
          <w:rtl/>
        </w:rPr>
        <w:t>:</w:t>
      </w:r>
    </w:p>
    <w:p w14:paraId="74501115" w14:textId="4EA6FDC8" w:rsidR="006E0774" w:rsidRPr="00131640" w:rsidRDefault="006E0774" w:rsidP="006E0774">
      <w:pPr>
        <w:rPr>
          <w:rtl/>
        </w:rPr>
      </w:pPr>
      <w:r w:rsidRPr="00224C4C">
        <w:rPr>
          <w:rFonts w:ascii="Fb Fontext" w:hAnsi="Fb Fontext"/>
          <w:rtl/>
        </w:rPr>
        <w:t xml:space="preserve">לאו ג"ש, </w:t>
      </w:r>
      <w:r w:rsidR="00C50E21">
        <w:rPr>
          <w:rFonts w:ascii="Fb Fontext" w:hAnsi="Fb Fontext" w:hint="cs"/>
          <w:rtl/>
        </w:rPr>
        <w:t>הוו''א</w:t>
      </w:r>
      <w:r w:rsidRPr="00224C4C">
        <w:rPr>
          <w:rFonts w:ascii="Fb Fontext" w:hAnsi="Fb Fontext"/>
          <w:rtl/>
        </w:rPr>
        <w:t xml:space="preserve"> הפסק הענין.</w:t>
      </w:r>
      <w:r w:rsidRPr="00224C4C">
        <w:rPr>
          <w:rFonts w:ascii="Fb Fontext" w:hAnsi="Fb Fontext" w:hint="cs"/>
          <w:rtl/>
        </w:rPr>
        <w:t xml:space="preserve"> ו</w:t>
      </w:r>
      <w:r w:rsidRPr="00224C4C">
        <w:rPr>
          <w:rFonts w:ascii="Fb Fontext" w:hAnsi="Fb Fontext"/>
          <w:rtl/>
        </w:rPr>
        <w:t xml:space="preserve">השתא </w:t>
      </w:r>
      <w:r w:rsidRPr="00224C4C">
        <w:rPr>
          <w:rFonts w:ascii="Fb Fontext" w:hAnsi="Fb Fontext" w:hint="cs"/>
          <w:rtl/>
        </w:rPr>
        <w:t xml:space="preserve">לא אמרי' </w:t>
      </w:r>
      <w:r w:rsidRPr="00224C4C">
        <w:rPr>
          <w:rFonts w:ascii="Fb Fontext" w:hAnsi="Fb Fontext"/>
          <w:rtl/>
        </w:rPr>
        <w:t>הפסיק הענין!</w:t>
      </w:r>
    </w:p>
    <w:p w14:paraId="0723EC74" w14:textId="77777777" w:rsidR="00A85AC8" w:rsidRPr="00E600D8" w:rsidRDefault="006E0774" w:rsidP="00C50E21">
      <w:pPr>
        <w:pStyle w:val="38"/>
        <w:framePr w:wrap="notBeside"/>
        <w:rPr>
          <w:rtl/>
        </w:rPr>
      </w:pPr>
      <w:r w:rsidRPr="00E600D8">
        <w:rPr>
          <w:rFonts w:hint="cs"/>
          <w:rtl/>
        </w:rPr>
        <w:t>דש</w:t>
      </w:r>
      <w:r w:rsidRPr="00E600D8">
        <w:rPr>
          <w:rtl/>
        </w:rPr>
        <w:t>"</w:t>
      </w:r>
      <w:r w:rsidRPr="00E600D8">
        <w:rPr>
          <w:rFonts w:hint="cs"/>
          <w:rtl/>
        </w:rPr>
        <w:t>מ תרתי</w:t>
      </w:r>
      <w:r w:rsidR="00A85AC8" w:rsidRPr="00E600D8">
        <w:rPr>
          <w:rtl/>
        </w:rPr>
        <w:t>:</w:t>
      </w:r>
    </w:p>
    <w:p w14:paraId="3EAC48B7" w14:textId="2CF9D317" w:rsidR="006E0774" w:rsidRPr="00131640" w:rsidRDefault="006E0774" w:rsidP="006E0774">
      <w:r w:rsidRPr="00224C4C">
        <w:rPr>
          <w:rFonts w:ascii="Fb Fontext" w:hAnsi="Fb Fontext" w:hint="cs"/>
          <w:rtl/>
        </w:rPr>
        <w:t>חד לג</w:t>
      </w:r>
      <w:r w:rsidRPr="00224C4C">
        <w:rPr>
          <w:rFonts w:ascii="Fb Fontext" w:hAnsi="Fb Fontext"/>
          <w:rtl/>
        </w:rPr>
        <w:t>"</w:t>
      </w:r>
      <w:r w:rsidRPr="00224C4C">
        <w:rPr>
          <w:rFonts w:ascii="Fb Fontext" w:hAnsi="Fb Fontext" w:hint="cs"/>
          <w:rtl/>
        </w:rPr>
        <w:t>ש ללא יגלחו ת</w:t>
      </w:r>
      <w:r w:rsidRPr="00224C4C">
        <w:rPr>
          <w:rFonts w:ascii="Fb Fontext" w:hAnsi="Fb Fontext"/>
          <w:rtl/>
        </w:rPr>
        <w:t>"</w:t>
      </w:r>
      <w:r w:rsidRPr="00224C4C">
        <w:rPr>
          <w:rFonts w:ascii="Fb Fontext" w:hAnsi="Fb Fontext" w:hint="cs"/>
          <w:rtl/>
        </w:rPr>
        <w:t>ל</w:t>
      </w:r>
      <w:r w:rsidRPr="00224C4C">
        <w:rPr>
          <w:rStyle w:val="affffa"/>
          <w:rFonts w:hint="cs"/>
          <w:rtl/>
        </w:rPr>
        <w:t xml:space="preserve"> </w:t>
      </w:r>
      <w:r w:rsidRPr="00224C4C">
        <w:rPr>
          <w:rStyle w:val="affffa"/>
          <w:rtl/>
        </w:rPr>
        <w:t>'</w:t>
      </w:r>
      <w:r w:rsidRPr="00224C4C">
        <w:rPr>
          <w:rStyle w:val="affffa"/>
          <w:rFonts w:hint="cs"/>
          <w:rtl/>
        </w:rPr>
        <w:t xml:space="preserve">לא תשחית' </w:t>
      </w:r>
      <w:r w:rsidRPr="00224C4C">
        <w:rPr>
          <w:rFonts w:ascii="Fb Fontext" w:hAnsi="Fb Fontext" w:hint="cs"/>
          <w:rtl/>
        </w:rPr>
        <w:t xml:space="preserve">דבמספרים שרי ובמלקט ורהיטני פטור </w:t>
      </w:r>
      <w:r w:rsidRPr="00224C4C">
        <w:rPr>
          <w:rStyle w:val="affffa"/>
          <w:rFonts w:hint="cs"/>
          <w:rtl/>
        </w:rPr>
        <w:t xml:space="preserve">ד'לא יגלחו' </w:t>
      </w:r>
      <w:r w:rsidRPr="00224C4C">
        <w:rPr>
          <w:rFonts w:ascii="Fb Fontext" w:hAnsi="Fb Fontext"/>
          <w:rtl/>
        </w:rPr>
        <w:t>–</w:t>
      </w:r>
      <w:r w:rsidRPr="00224C4C">
        <w:rPr>
          <w:rFonts w:ascii="Fb Fontext" w:hAnsi="Fb Fontext" w:hint="cs"/>
          <w:rtl/>
        </w:rPr>
        <w:t xml:space="preserve"> גילוח שיש בו השחתה והיינו תער ומהא דכתיב </w:t>
      </w:r>
      <w:r w:rsidRPr="00210DF6">
        <w:rPr>
          <w:rStyle w:val="afffa"/>
          <w:rFonts w:ascii="Fb Fontext" w:hAnsi="Fb Fontext" w:cs="BA TM • Vilna Extra-Bold" w:hint="cs"/>
          <w:bCs w:val="0"/>
          <w:rtl/>
        </w:rPr>
        <w:t>פאת</w:t>
      </w:r>
      <w:r w:rsidRPr="00224C4C">
        <w:rPr>
          <w:rFonts w:ascii="Fb Fontext" w:hAnsi="Fb Fontext" w:hint="cs"/>
          <w:rtl/>
        </w:rPr>
        <w:t xml:space="preserve"> זקנך </w:t>
      </w:r>
      <w:r w:rsidRPr="00210DF6">
        <w:rPr>
          <w:rFonts w:ascii="Fb Fontext" w:hAnsi="Fb Fontext" w:cs="BA TM • Vilna Extra-Bold" w:hint="cs"/>
          <w:rtl/>
        </w:rPr>
        <w:t>ש</w:t>
      </w:r>
      <w:r w:rsidRPr="00210DF6">
        <w:rPr>
          <w:rFonts w:ascii="Fb Fontext" w:hAnsi="Fb Fontext" w:cs="BA TM • Vilna Extra-Bold"/>
          <w:rtl/>
        </w:rPr>
        <w:t>"</w:t>
      </w:r>
      <w:r w:rsidRPr="00210DF6">
        <w:rPr>
          <w:rFonts w:ascii="Fb Fontext" w:hAnsi="Fb Fontext" w:cs="BA TM • Vilna Extra-Bold" w:hint="cs"/>
          <w:rtl/>
        </w:rPr>
        <w:t>מ</w:t>
      </w:r>
      <w:r w:rsidRPr="00224C4C">
        <w:rPr>
          <w:rFonts w:ascii="Fb Fontext" w:hAnsi="Fb Fontext" w:hint="cs"/>
          <w:rtl/>
        </w:rPr>
        <w:t xml:space="preserve"> תרתי</w:t>
      </w:r>
    </w:p>
    <w:p w14:paraId="463B414F" w14:textId="77777777" w:rsidR="00A85AC8" w:rsidRPr="00E600D8" w:rsidRDefault="006E0774" w:rsidP="00C50E21">
      <w:pPr>
        <w:pStyle w:val="38"/>
        <w:framePr w:wrap="notBeside"/>
        <w:rPr>
          <w:rtl/>
        </w:rPr>
      </w:pPr>
      <w:r w:rsidRPr="00E600D8">
        <w:rPr>
          <w:rFonts w:hint="cs"/>
          <w:rtl/>
        </w:rPr>
        <w:t>ו</w:t>
      </w:r>
      <w:r w:rsidRPr="00E600D8">
        <w:rPr>
          <w:rtl/>
        </w:rPr>
        <w:t>הא</w:t>
      </w:r>
      <w:r w:rsidR="00A85AC8" w:rsidRPr="00E600D8">
        <w:rPr>
          <w:rtl/>
        </w:rPr>
        <w:t>:</w:t>
      </w:r>
    </w:p>
    <w:p w14:paraId="726E7882" w14:textId="3141D954" w:rsidR="006E0774" w:rsidRPr="00131640" w:rsidRDefault="006E0774" w:rsidP="006E0774">
      <w:pPr>
        <w:rPr>
          <w:rtl/>
        </w:rPr>
      </w:pPr>
      <w:r w:rsidRPr="00224C4C">
        <w:rPr>
          <w:rFonts w:ascii="Fb Fontext" w:hAnsi="Fb Fontext"/>
          <w:sz w:val="32"/>
          <w:rtl/>
        </w:rPr>
        <w:t>דזקן האשה והסריס שהעלו שער - הרי הן כזקן לכל דבריהם,</w:t>
      </w:r>
    </w:p>
    <w:p w14:paraId="24F34936" w14:textId="77777777" w:rsidR="009469D7" w:rsidRDefault="006E0774" w:rsidP="006E0774">
      <w:pPr>
        <w:rPr>
          <w:rFonts w:ascii="Fb Fontext" w:hAnsi="Fb Fontext"/>
          <w:rtl/>
        </w:rPr>
      </w:pPr>
      <w:r w:rsidRPr="00210DF6">
        <w:rPr>
          <w:rStyle w:val="afffa"/>
          <w:rFonts w:ascii="Fb Fontext" w:hAnsi="Fb Fontext" w:cs="BA TM • Vilna Extra-Bold" w:hint="cs"/>
          <w:bCs w:val="0"/>
          <w:rtl/>
        </w:rPr>
        <w:t>הלכתא</w:t>
      </w:r>
      <w:r w:rsidRPr="00224C4C">
        <w:rPr>
          <w:rFonts w:ascii="Fb Fontext" w:hAnsi="Fb Fontext" w:hint="cs"/>
          <w:rtl/>
        </w:rPr>
        <w:t xml:space="preserve"> לאו לטומאת נגעים דבהדיא כתיב,</w:t>
      </w:r>
    </w:p>
    <w:p w14:paraId="4A921D37" w14:textId="77777777" w:rsidR="00A85AC8" w:rsidRPr="00E600D8" w:rsidRDefault="006E0774" w:rsidP="00231C13">
      <w:pPr>
        <w:pStyle w:val="38"/>
        <w:framePr w:wrap="notBeside"/>
        <w:rPr>
          <w:rtl/>
        </w:rPr>
      </w:pPr>
      <w:r w:rsidRPr="00E600D8">
        <w:rPr>
          <w:rFonts w:hint="cs"/>
          <w:rtl/>
        </w:rPr>
        <w:t>אלא כמ</w:t>
      </w:r>
      <w:r w:rsidRPr="00E600D8">
        <w:rPr>
          <w:rtl/>
        </w:rPr>
        <w:t>"</w:t>
      </w:r>
      <w:r w:rsidRPr="00E600D8">
        <w:rPr>
          <w:rFonts w:hint="cs"/>
          <w:rtl/>
        </w:rPr>
        <w:t>ז</w:t>
      </w:r>
      <w:r w:rsidR="00A85AC8" w:rsidRPr="00E600D8">
        <w:rPr>
          <w:rtl/>
        </w:rPr>
        <w:t>:</w:t>
      </w:r>
    </w:p>
    <w:p w14:paraId="1311FFE0" w14:textId="3F6CC36E" w:rsidR="006E0774" w:rsidRPr="00131640" w:rsidRDefault="006E0774" w:rsidP="006E0774">
      <w:pPr>
        <w:rPr>
          <w:rtl/>
        </w:rPr>
      </w:pPr>
      <w:r w:rsidRPr="00210DF6">
        <w:rPr>
          <w:rStyle w:val="afffa"/>
          <w:rFonts w:ascii="Fb Fontext" w:hAnsi="Fb Fontext" w:cs="BA TM • Vilna Extra-Bold" w:hint="cs"/>
          <w:bCs w:val="0"/>
          <w:rtl/>
        </w:rPr>
        <w:t>לטהרת</w:t>
      </w:r>
      <w:r w:rsidRPr="00224C4C">
        <w:rPr>
          <w:rFonts w:ascii="Fb Fontext" w:hAnsi="Fb Fontext" w:hint="cs"/>
          <w:rtl/>
        </w:rPr>
        <w:t xml:space="preserve"> נגעים ואיצטריך דלאו לצדדים קתני</w:t>
      </w:r>
    </w:p>
    <w:p w14:paraId="00ED3744" w14:textId="7690B135" w:rsidR="007309FA" w:rsidRPr="00131640" w:rsidRDefault="007309FA" w:rsidP="007309FA">
      <w:pPr>
        <w:pStyle w:val="affffb"/>
        <w:rPr>
          <w:rtl/>
        </w:rPr>
      </w:pPr>
      <w:r w:rsidRPr="007309FA">
        <w:rPr>
          <w:rFonts w:hint="cs"/>
          <w:rtl/>
        </w:rPr>
        <w:t>***</w:t>
      </w:r>
    </w:p>
    <w:p w14:paraId="5EABCE85" w14:textId="1229C0EB" w:rsidR="006E0774" w:rsidRPr="00131640" w:rsidRDefault="005838CE" w:rsidP="00F65F8B">
      <w:pPr>
        <w:pStyle w:val="affffb"/>
        <w:rPr>
          <w:rtl/>
        </w:rPr>
      </w:pPr>
      <w:r w:rsidRPr="00210DF6">
        <w:rPr>
          <w:rStyle w:val="afffff3"/>
          <w:rFonts w:cs="BA TM • Vilna Extra-Bold" w:hint="cs"/>
          <w:b w:val="0"/>
          <w:bCs w:val="0"/>
          <w:rtl/>
        </w:rPr>
        <w:t>איסי תני:</w:t>
      </w:r>
      <w:r>
        <w:rPr>
          <w:rStyle w:val="afffa"/>
          <w:rFonts w:hint="cs"/>
          <w:rtl/>
        </w:rPr>
        <w:t xml:space="preserve"> </w:t>
      </w:r>
      <w:r w:rsidR="006E0774" w:rsidRPr="00224C4C">
        <w:rPr>
          <w:rStyle w:val="afffa"/>
          <w:rtl/>
        </w:rPr>
        <w:t>אף בל יקרחו נשים פטורות.</w:t>
      </w:r>
    </w:p>
    <w:p w14:paraId="27226050" w14:textId="369C3C1E" w:rsidR="00A85AC8" w:rsidRPr="00E600D8" w:rsidRDefault="006E0774" w:rsidP="00C50E21">
      <w:pPr>
        <w:pStyle w:val="38"/>
        <w:framePr w:wrap="notBeside"/>
        <w:rPr>
          <w:rtl/>
        </w:rPr>
      </w:pPr>
      <w:r w:rsidRPr="00E600D8">
        <w:rPr>
          <w:rtl/>
        </w:rPr>
        <w:t xml:space="preserve">דדריש </w:t>
      </w:r>
      <w:r w:rsidR="00C50E21" w:rsidRPr="00E600D8">
        <w:rPr>
          <w:rFonts w:hint="cs"/>
          <w:rtl/>
        </w:rPr>
        <w:t>כך</w:t>
      </w:r>
      <w:r w:rsidR="00A85AC8" w:rsidRPr="00E600D8">
        <w:rPr>
          <w:rtl/>
        </w:rPr>
        <w:t>:</w:t>
      </w:r>
    </w:p>
    <w:p w14:paraId="583D9C09" w14:textId="77777777" w:rsidR="00551F76" w:rsidRDefault="006E0774" w:rsidP="006E0774">
      <w:pPr>
        <w:rPr>
          <w:rStyle w:val="affffa"/>
          <w:rtl/>
        </w:rPr>
      </w:pPr>
      <w:r w:rsidRPr="00224C4C">
        <w:rPr>
          <w:rStyle w:val="affffa"/>
          <w:rtl/>
        </w:rPr>
        <w:t>בנים אתם לה' אלהיכם ולא תשימו קרחה בין עיניכם למת</w:t>
      </w:r>
    </w:p>
    <w:p w14:paraId="6FD1D0BB" w14:textId="77777777" w:rsidR="00551F76" w:rsidRDefault="006E0774" w:rsidP="00551F76">
      <w:pPr>
        <w:pStyle w:val="38"/>
        <w:framePr w:wrap="notBeside"/>
        <w:rPr>
          <w:rtl/>
        </w:rPr>
      </w:pPr>
      <w:r w:rsidRPr="00224C4C">
        <w:rPr>
          <w:rFonts w:hint="cs"/>
          <w:rtl/>
        </w:rPr>
        <w:t>-</w:t>
      </w:r>
      <w:r w:rsidRPr="00224C4C">
        <w:rPr>
          <w:rtl/>
        </w:rPr>
        <w:t xml:space="preserve"> </w:t>
      </w:r>
    </w:p>
    <w:p w14:paraId="001E9B9D" w14:textId="200B6296" w:rsidR="006E0774" w:rsidRPr="00131640" w:rsidRDefault="006E0774" w:rsidP="006E0774">
      <w:pPr>
        <w:rPr>
          <w:rtl/>
        </w:rPr>
      </w:pPr>
      <w:r w:rsidRPr="00224C4C">
        <w:rPr>
          <w:rFonts w:ascii="Fb Fontext" w:hAnsi="Fb Fontext"/>
          <w:rtl/>
        </w:rPr>
        <w:t>בנים ולא בנות לקרחה.</w:t>
      </w:r>
    </w:p>
    <w:p w14:paraId="31447A9A" w14:textId="4218D2AD" w:rsidR="006E0774" w:rsidRPr="00131640" w:rsidRDefault="00AD2B49" w:rsidP="00AD2B49">
      <w:pPr>
        <w:rPr>
          <w:rtl/>
        </w:rPr>
      </w:pPr>
      <w:r>
        <w:rPr>
          <w:rStyle w:val="affffa"/>
          <w:rFonts w:hint="cs"/>
          <w:rtl/>
        </w:rPr>
        <w:t xml:space="preserve">לא תתגודדו </w:t>
      </w:r>
      <w:r w:rsidR="006E0774" w:rsidRPr="00224C4C">
        <w:rPr>
          <w:rFonts w:ascii="Fb Fontext" w:hAnsi="Fb Fontext"/>
          <w:sz w:val="32"/>
          <w:rtl/>
        </w:rPr>
        <w:t xml:space="preserve">הרי </w:t>
      </w:r>
      <w:r w:rsidR="006E0774" w:rsidRPr="00210DF6">
        <w:rPr>
          <w:rStyle w:val="afffa"/>
          <w:rFonts w:ascii="Fb Fontext" w:hAnsi="Fb Fontext" w:cs="BA TM • Vilna Extra-Bold"/>
          <w:bCs w:val="0"/>
          <w:rtl/>
        </w:rPr>
        <w:t>גדידה</w:t>
      </w:r>
      <w:r w:rsidR="006E0774" w:rsidRPr="00224C4C">
        <w:rPr>
          <w:rFonts w:ascii="Fb Fontext" w:hAnsi="Fb Fontext"/>
          <w:sz w:val="32"/>
          <w:rtl/>
        </w:rPr>
        <w:t xml:space="preserve"> אמור,</w:t>
      </w:r>
      <w:r>
        <w:rPr>
          <w:rFonts w:ascii="Fb Fontext" w:hAnsi="Fb Fontext" w:hint="cs"/>
          <w:sz w:val="32"/>
          <w:rtl/>
        </w:rPr>
        <w:t xml:space="preserve">  </w:t>
      </w:r>
      <w:r w:rsidR="006E0774" w:rsidRPr="00AD2B49">
        <w:rPr>
          <w:rStyle w:val="affffa"/>
          <w:rtl/>
        </w:rPr>
        <w:t>בנים</w:t>
      </w:r>
      <w:r w:rsidR="006E0774" w:rsidRPr="00224C4C">
        <w:rPr>
          <w:rFonts w:ascii="Fb Fontext" w:hAnsi="Fb Fontext"/>
          <w:sz w:val="32"/>
          <w:rtl/>
        </w:rPr>
        <w:t xml:space="preserve"> ולא בנות? לקרחה.</w:t>
      </w:r>
    </w:p>
    <w:p w14:paraId="2B203200" w14:textId="11280361" w:rsidR="006E0774" w:rsidRPr="00131640" w:rsidRDefault="006E0774" w:rsidP="001B6F01">
      <w:pPr>
        <w:spacing w:after="120"/>
        <w:rPr>
          <w:rtl/>
        </w:rPr>
      </w:pPr>
      <w:r w:rsidRPr="00224C4C">
        <w:rPr>
          <w:rFonts w:ascii="Fb Fontext" w:hAnsi="Fb Fontext" w:hint="cs"/>
          <w:rtl/>
        </w:rPr>
        <w:t>ו</w:t>
      </w:r>
      <w:r w:rsidRPr="00224C4C">
        <w:rPr>
          <w:rFonts w:ascii="Fb Fontext" w:hAnsi="Fb Fontext"/>
          <w:rtl/>
        </w:rPr>
        <w:t xml:space="preserve">מרבה את הגדידה שישנה </w:t>
      </w:r>
      <w:r w:rsidR="00AD2B49">
        <w:rPr>
          <w:rFonts w:ascii="Fb Fontext" w:hAnsi="Fb Fontext" w:hint="cs"/>
          <w:rtl/>
        </w:rPr>
        <w:t xml:space="preserve">אף שלא </w:t>
      </w:r>
      <w:r w:rsidRPr="00224C4C">
        <w:rPr>
          <w:rFonts w:ascii="Fb Fontext" w:hAnsi="Fb Fontext"/>
          <w:rtl/>
        </w:rPr>
        <w:t>במקום שער.</w:t>
      </w:r>
    </w:p>
    <w:p w14:paraId="44931346" w14:textId="77777777" w:rsidR="00A85AC8" w:rsidRPr="00E600D8" w:rsidRDefault="006E0774" w:rsidP="00C50E21">
      <w:pPr>
        <w:pStyle w:val="38"/>
        <w:framePr w:wrap="notBeside"/>
        <w:rPr>
          <w:rtl/>
        </w:rPr>
      </w:pPr>
      <w:r w:rsidRPr="00E600D8">
        <w:rPr>
          <w:rFonts w:hint="cs"/>
          <w:rtl/>
        </w:rPr>
        <w:t>ולא אמרי'</w:t>
      </w:r>
      <w:r w:rsidR="00A85AC8" w:rsidRPr="00E600D8">
        <w:rPr>
          <w:rtl/>
        </w:rPr>
        <w:t>:</w:t>
      </w:r>
    </w:p>
    <w:p w14:paraId="0D2AF9E1" w14:textId="52849D4A" w:rsidR="006E0774" w:rsidRPr="00131640" w:rsidRDefault="006E0774" w:rsidP="001B6F01">
      <w:pPr>
        <w:spacing w:after="120"/>
        <w:rPr>
          <w:rtl/>
        </w:rPr>
      </w:pPr>
      <w:r w:rsidRPr="00224C4C">
        <w:rPr>
          <w:rFonts w:ascii="Fb Fontext" w:hAnsi="Fb Fontext" w:hint="cs"/>
          <w:rtl/>
        </w:rPr>
        <w:t xml:space="preserve">דולא בנות לקרחה ולגדידה והך </w:t>
      </w:r>
      <w:r w:rsidRPr="00AD2B49">
        <w:rPr>
          <w:rStyle w:val="affffa"/>
          <w:rFonts w:hint="cs"/>
          <w:rtl/>
        </w:rPr>
        <w:t>דכי עם קדוש</w:t>
      </w:r>
      <w:r w:rsidRPr="00224C4C">
        <w:rPr>
          <w:rFonts w:ascii="Fb Fontext" w:hAnsi="Fb Fontext" w:hint="cs"/>
          <w:rtl/>
        </w:rPr>
        <w:t xml:space="preserve"> היינו בשריטה דלאיסי שריטה וגדידה אחת היא</w:t>
      </w:r>
    </w:p>
    <w:p w14:paraId="44C0D1FA" w14:textId="77777777" w:rsidR="006E0774" w:rsidRPr="00131640" w:rsidRDefault="006E0774" w:rsidP="0010529F">
      <w:pPr>
        <w:pStyle w:val="afff0"/>
        <w:framePr w:wrap="around"/>
        <w:rPr>
          <w:rtl/>
        </w:rPr>
      </w:pPr>
      <w:r w:rsidRPr="00224C4C">
        <w:rPr>
          <w:rFonts w:hint="cs"/>
          <w:rtl/>
        </w:rPr>
        <w:t>לו.</w:t>
      </w:r>
    </w:p>
    <w:p w14:paraId="7EAA7E8F" w14:textId="7FD67FD4" w:rsidR="00A85AC8" w:rsidRPr="00E600D8" w:rsidRDefault="006E0774" w:rsidP="00C50E21">
      <w:pPr>
        <w:pStyle w:val="38"/>
        <w:framePr w:wrap="notBeside"/>
        <w:rPr>
          <w:rtl/>
        </w:rPr>
      </w:pPr>
      <w:r w:rsidRPr="00E600D8">
        <w:rPr>
          <w:rtl/>
        </w:rPr>
        <w:t>אביי</w:t>
      </w:r>
      <w:r w:rsidR="00A85AC8" w:rsidRPr="00E600D8">
        <w:rPr>
          <w:rtl/>
        </w:rPr>
        <w:t>:</w:t>
      </w:r>
    </w:p>
    <w:p w14:paraId="3444483A" w14:textId="6446795B" w:rsidR="006E0774" w:rsidRPr="00131640" w:rsidRDefault="006E0774" w:rsidP="006E0774">
      <w:pPr>
        <w:rPr>
          <w:rtl/>
        </w:rPr>
      </w:pPr>
      <w:r w:rsidRPr="00210DF6">
        <w:rPr>
          <w:rStyle w:val="afffa"/>
          <w:rFonts w:ascii="Fb Fontext" w:hAnsi="Fb Fontext" w:cs="BA TM • Vilna Extra-Bold"/>
          <w:bCs w:val="0"/>
          <w:rtl/>
        </w:rPr>
        <w:t>טע</w:t>
      </w:r>
      <w:r w:rsidR="00C50E21" w:rsidRPr="00210DF6">
        <w:rPr>
          <w:rStyle w:val="afffa"/>
          <w:rFonts w:ascii="Fb Fontext" w:hAnsi="Fb Fontext" w:cs="BA TM • Vilna Extra-Bold" w:hint="cs"/>
          <w:bCs w:val="0"/>
          <w:rtl/>
        </w:rPr>
        <w:t>ם</w:t>
      </w:r>
      <w:r w:rsidRPr="00210DF6">
        <w:rPr>
          <w:rStyle w:val="afffa"/>
          <w:rFonts w:ascii="Fb Fontext" w:hAnsi="Fb Fontext" w:cs="BA TM • Vilna Extra-Bold"/>
          <w:bCs w:val="0"/>
          <w:rtl/>
        </w:rPr>
        <w:t xml:space="preserve"> דאיסי</w:t>
      </w:r>
      <w:r w:rsidRPr="00210DF6">
        <w:rPr>
          <w:rStyle w:val="afffa"/>
          <w:rFonts w:ascii="Fb Fontext" w:hAnsi="Fb Fontext" w:cs="BA TM • Vilna Extra-Bold" w:hint="cs"/>
          <w:bCs w:val="0"/>
          <w:rtl/>
        </w:rPr>
        <w:t>-</w:t>
      </w:r>
      <w:r w:rsidRPr="00224C4C">
        <w:rPr>
          <w:rFonts w:ascii="Fb Fontext" w:hAnsi="Fb Fontext"/>
          <w:sz w:val="32"/>
          <w:rtl/>
        </w:rPr>
        <w:t xml:space="preserve"> דגמר</w:t>
      </w:r>
      <w:r w:rsidRPr="00224C4C">
        <w:rPr>
          <w:rStyle w:val="affffa"/>
          <w:rtl/>
        </w:rPr>
        <w:t xml:space="preserve"> </w:t>
      </w:r>
      <w:r w:rsidRPr="00224C4C">
        <w:rPr>
          <w:rStyle w:val="affffa"/>
          <w:rFonts w:hint="cs"/>
          <w:rtl/>
        </w:rPr>
        <w:t>'</w:t>
      </w:r>
      <w:r w:rsidRPr="00224C4C">
        <w:rPr>
          <w:rStyle w:val="affffa"/>
          <w:rtl/>
        </w:rPr>
        <w:t>קרחה קרחה</w:t>
      </w:r>
      <w:r w:rsidRPr="00224C4C">
        <w:rPr>
          <w:rStyle w:val="affffa"/>
          <w:rFonts w:hint="cs"/>
          <w:rtl/>
        </w:rPr>
        <w:t>'</w:t>
      </w:r>
      <w:r w:rsidRPr="00224C4C">
        <w:rPr>
          <w:rStyle w:val="affffa"/>
          <w:rtl/>
        </w:rPr>
        <w:t xml:space="preserve"> </w:t>
      </w:r>
      <w:r w:rsidRPr="00224C4C">
        <w:rPr>
          <w:rFonts w:ascii="Fb Fontext" w:hAnsi="Fb Fontext"/>
          <w:sz w:val="32"/>
          <w:rtl/>
        </w:rPr>
        <w:t xml:space="preserve">מבני אהרן </w:t>
      </w:r>
      <w:r w:rsidRPr="00224C4C">
        <w:rPr>
          <w:rFonts w:ascii="Fb Fontext" w:hAnsi="Fb Fontext" w:hint="cs"/>
          <w:sz w:val="32"/>
          <w:rtl/>
        </w:rPr>
        <w:t>ד</w:t>
      </w:r>
      <w:r w:rsidRPr="00224C4C">
        <w:rPr>
          <w:rFonts w:ascii="Fb Fontext" w:hAnsi="Fb Fontext"/>
          <w:sz w:val="32"/>
          <w:rtl/>
        </w:rPr>
        <w:t>נשים פטורות.</w:t>
      </w:r>
    </w:p>
    <w:p w14:paraId="3A939BD5" w14:textId="6DD8E99E" w:rsidR="006E0774" w:rsidRPr="00131640" w:rsidRDefault="006E0774" w:rsidP="006E0774">
      <w:pPr>
        <w:rPr>
          <w:rtl/>
        </w:rPr>
      </w:pPr>
      <w:r w:rsidRPr="00224C4C">
        <w:rPr>
          <w:rFonts w:ascii="Fb Fontext" w:hAnsi="Fb Fontext" w:hint="cs"/>
          <w:rtl/>
        </w:rPr>
        <w:t>דא</w:t>
      </w:r>
      <w:r w:rsidR="001B6F01">
        <w:rPr>
          <w:rFonts w:ascii="Fb Fontext" w:hAnsi="Fb Fontext" w:hint="cs"/>
          <w:rtl/>
        </w:rPr>
        <w:t xml:space="preserve">ל''ה </w:t>
      </w:r>
      <w:r w:rsidRPr="00224C4C">
        <w:rPr>
          <w:rFonts w:ascii="Fb Fontext" w:hAnsi="Fb Fontext" w:hint="cs"/>
          <w:rtl/>
        </w:rPr>
        <w:t>ניתי בק'ו מ</w:t>
      </w:r>
      <w:r w:rsidRPr="002E1292">
        <w:rPr>
          <w:rStyle w:val="affffa"/>
          <w:rFonts w:hint="cs"/>
          <w:rtl/>
        </w:rPr>
        <w:t>בני אהרון</w:t>
      </w:r>
      <w:r w:rsidRPr="00224C4C">
        <w:rPr>
          <w:rFonts w:ascii="Fb Fontext" w:hAnsi="Fb Fontext" w:hint="cs"/>
          <w:rtl/>
        </w:rPr>
        <w:t xml:space="preserve"> ולא בנות אהרון לבנות ישראל</w:t>
      </w:r>
    </w:p>
    <w:p w14:paraId="35DBD1BA" w14:textId="77777777" w:rsidR="00A85AC8" w:rsidRPr="00E600D8" w:rsidRDefault="006E0774" w:rsidP="00C50E21">
      <w:pPr>
        <w:pStyle w:val="38"/>
        <w:framePr w:wrap="notBeside"/>
        <w:rPr>
          <w:rtl/>
        </w:rPr>
      </w:pPr>
      <w:r w:rsidRPr="00E600D8">
        <w:rPr>
          <w:rtl/>
        </w:rPr>
        <w:t>–</w:t>
      </w:r>
      <w:r w:rsidRPr="00E600D8">
        <w:rPr>
          <w:rFonts w:hint="cs"/>
          <w:rtl/>
        </w:rPr>
        <w:t xml:space="preserve"> ודחי'</w:t>
      </w:r>
      <w:r w:rsidR="00A85AC8" w:rsidRPr="00E600D8">
        <w:rPr>
          <w:rtl/>
        </w:rPr>
        <w:t>:</w:t>
      </w:r>
    </w:p>
    <w:p w14:paraId="4BCE0E26" w14:textId="21B8E58D" w:rsidR="006E0774" w:rsidRPr="0035108E" w:rsidRDefault="006E0774" w:rsidP="006E0774">
      <w:pPr>
        <w:rPr>
          <w:spacing w:val="-2"/>
          <w:rtl/>
        </w:rPr>
      </w:pPr>
      <w:r w:rsidRPr="0035108E">
        <w:rPr>
          <w:rFonts w:ascii="Fb Fontext" w:hAnsi="Fb Fontext" w:hint="cs"/>
          <w:spacing w:val="-2"/>
          <w:rtl/>
        </w:rPr>
        <w:t>דאי לאו גז</w:t>
      </w:r>
      <w:r w:rsidRPr="0035108E">
        <w:rPr>
          <w:rFonts w:ascii="Fb Fontext" w:hAnsi="Fb Fontext"/>
          <w:spacing w:val="-2"/>
          <w:rtl/>
        </w:rPr>
        <w:t>"</w:t>
      </w:r>
      <w:r w:rsidR="0035108E" w:rsidRPr="0035108E">
        <w:rPr>
          <w:rFonts w:ascii="Fb Fontext" w:hAnsi="Fb Fontext" w:hint="cs"/>
          <w:spacing w:val="-2"/>
          <w:rtl/>
        </w:rPr>
        <w:t>ש</w:t>
      </w:r>
      <w:r w:rsidRPr="0035108E">
        <w:rPr>
          <w:rFonts w:ascii="Fb Fontext" w:hAnsi="Fb Fontext" w:hint="cs"/>
          <w:spacing w:val="-2"/>
          <w:rtl/>
        </w:rPr>
        <w:t xml:space="preserve"> הו</w:t>
      </w:r>
      <w:r w:rsidR="0035108E" w:rsidRPr="0035108E">
        <w:rPr>
          <w:rFonts w:ascii="Fb Fontext" w:hAnsi="Fb Fontext" w:hint="cs"/>
          <w:spacing w:val="-2"/>
          <w:rtl/>
        </w:rPr>
        <w:t>''</w:t>
      </w:r>
      <w:r w:rsidRPr="0035108E">
        <w:rPr>
          <w:rFonts w:ascii="Fb Fontext" w:hAnsi="Fb Fontext" w:hint="cs"/>
          <w:spacing w:val="-2"/>
          <w:rtl/>
        </w:rPr>
        <w:t xml:space="preserve">א הפסיק הענין והשתא לא אמרי' </w:t>
      </w:r>
      <w:r w:rsidR="0035108E" w:rsidRPr="0035108E">
        <w:rPr>
          <w:rFonts w:ascii="Fb Fontext" w:hAnsi="Fb Fontext" w:hint="cs"/>
          <w:spacing w:val="-2"/>
          <w:rtl/>
        </w:rPr>
        <w:t>כך</w:t>
      </w:r>
      <w:r w:rsidRPr="0035108E">
        <w:rPr>
          <w:rFonts w:ascii="Fb Fontext" w:hAnsi="Fb Fontext" w:hint="cs"/>
          <w:spacing w:val="-2"/>
          <w:rtl/>
        </w:rPr>
        <w:t xml:space="preserve"> דבעי' לתרוויהו</w:t>
      </w:r>
    </w:p>
    <w:p w14:paraId="3B01A47E" w14:textId="71C5CE7F" w:rsidR="006E0774" w:rsidRPr="002E1292" w:rsidRDefault="006E0774" w:rsidP="00C50E21">
      <w:pPr>
        <w:rPr>
          <w:spacing w:val="-2"/>
          <w:rtl/>
        </w:rPr>
      </w:pPr>
      <w:r w:rsidRPr="002E1292">
        <w:rPr>
          <w:rFonts w:ascii="Fb Fontext" w:hAnsi="Fb Fontext" w:hint="cs"/>
          <w:spacing w:val="-2"/>
          <w:sz w:val="32"/>
          <w:rtl/>
        </w:rPr>
        <w:t>דגז</w:t>
      </w:r>
      <w:r w:rsidRPr="002E1292">
        <w:rPr>
          <w:rFonts w:ascii="Fb Fontext" w:hAnsi="Fb Fontext"/>
          <w:spacing w:val="-2"/>
          <w:sz w:val="32"/>
          <w:rtl/>
        </w:rPr>
        <w:t>"</w:t>
      </w:r>
      <w:r w:rsidRPr="002E1292">
        <w:rPr>
          <w:rFonts w:ascii="Fb Fontext" w:hAnsi="Fb Fontext" w:hint="cs"/>
          <w:spacing w:val="-2"/>
          <w:sz w:val="32"/>
          <w:rtl/>
        </w:rPr>
        <w:t>ש</w:t>
      </w:r>
      <w:r w:rsidRPr="002E1292">
        <w:rPr>
          <w:rStyle w:val="affffa"/>
          <w:rFonts w:hint="cs"/>
          <w:spacing w:val="-2"/>
          <w:rtl/>
        </w:rPr>
        <w:t xml:space="preserve"> </w:t>
      </w:r>
      <w:r w:rsidRPr="002E1292">
        <w:rPr>
          <w:rStyle w:val="affffa"/>
          <w:spacing w:val="-2"/>
          <w:rtl/>
        </w:rPr>
        <w:t>קרחה</w:t>
      </w:r>
      <w:r w:rsidRPr="002E1292">
        <w:rPr>
          <w:rFonts w:ascii="Fb Fontext" w:hAnsi="Fb Fontext"/>
          <w:spacing w:val="-2"/>
          <w:sz w:val="32"/>
          <w:rtl/>
        </w:rPr>
        <w:t xml:space="preserve"> לחייב על כל אחת</w:t>
      </w:r>
      <w:r w:rsidRPr="002E1292">
        <w:rPr>
          <w:rStyle w:val="affffa"/>
          <w:rFonts w:hint="cs"/>
          <w:spacing w:val="-2"/>
          <w:rtl/>
        </w:rPr>
        <w:t xml:space="preserve"> 'בראשם' </w:t>
      </w:r>
      <w:r w:rsidRPr="002E1292">
        <w:rPr>
          <w:rFonts w:ascii="Fb Fontext" w:hAnsi="Fb Fontext" w:hint="cs"/>
          <w:spacing w:val="-2"/>
          <w:sz w:val="32"/>
          <w:rtl/>
        </w:rPr>
        <w:t>שלא רק בין העינים כקרחה</w:t>
      </w:r>
    </w:p>
    <w:p w14:paraId="491043B3" w14:textId="2674BEC7" w:rsidR="006E0774" w:rsidRPr="00525817" w:rsidRDefault="006E0774" w:rsidP="00525817">
      <w:pPr>
        <w:spacing w:after="120"/>
        <w:rPr>
          <w:spacing w:val="0"/>
          <w:rtl/>
        </w:rPr>
      </w:pPr>
      <w:r w:rsidRPr="00525817">
        <w:rPr>
          <w:rStyle w:val="affffa"/>
          <w:rFonts w:hint="cs"/>
          <w:spacing w:val="0"/>
          <w:rtl/>
        </w:rPr>
        <w:t>וקרחה קרחה</w:t>
      </w:r>
      <w:r w:rsidRPr="00525817">
        <w:rPr>
          <w:rFonts w:ascii="Fb Fontext" w:hAnsi="Fb Fontext" w:hint="cs"/>
          <w:spacing w:val="0"/>
          <w:rtl/>
        </w:rPr>
        <w:t xml:space="preserve"> דאף ישראל חייבם ואף על מת</w:t>
      </w:r>
      <w:r w:rsidR="00945112" w:rsidRPr="00525817">
        <w:rPr>
          <w:rFonts w:ascii="Fb Fontext" w:hAnsi="Fb Fontext" w:hint="cs"/>
          <w:spacing w:val="0"/>
          <w:rtl/>
        </w:rPr>
        <w:t>,</w:t>
      </w:r>
      <w:r w:rsidR="00525817" w:rsidRPr="00525817">
        <w:rPr>
          <w:rFonts w:ascii="Fb Fontext" w:hAnsi="Fb Fontext" w:hint="cs"/>
          <w:spacing w:val="0"/>
          <w:rtl/>
        </w:rPr>
        <w:t xml:space="preserve"> </w:t>
      </w:r>
      <w:r w:rsidRPr="00525817">
        <w:rPr>
          <w:rFonts w:ascii="Fb Fontext" w:hAnsi="Fb Fontext" w:hint="cs"/>
          <w:spacing w:val="0"/>
          <w:rtl/>
        </w:rPr>
        <w:t>ומקר</w:t>
      </w:r>
      <w:r w:rsidR="00945112" w:rsidRPr="00525817">
        <w:rPr>
          <w:rFonts w:ascii="Fb Fontext" w:hAnsi="Fb Fontext" w:hint="cs"/>
          <w:spacing w:val="0"/>
          <w:rtl/>
        </w:rPr>
        <w:t>ח</w:t>
      </w:r>
      <w:r w:rsidR="00945112" w:rsidRPr="00196D6B">
        <w:rPr>
          <w:rFonts w:ascii="Fb Fontext" w:hAnsi="Fb Fontext" w:cs="BA TM • Vilna Extra-Bold" w:hint="cs"/>
          <w:spacing w:val="0"/>
          <w:rtl/>
        </w:rPr>
        <w:t>ה</w:t>
      </w:r>
      <w:r w:rsidRPr="00525817">
        <w:rPr>
          <w:rFonts w:ascii="Fb Fontext" w:hAnsi="Fb Fontext" w:hint="cs"/>
          <w:spacing w:val="0"/>
          <w:rtl/>
        </w:rPr>
        <w:t xml:space="preserve"> </w:t>
      </w:r>
      <w:r w:rsidR="00945112" w:rsidRPr="00525817">
        <w:rPr>
          <w:rFonts w:ascii="Fb Fontext" w:hAnsi="Fb Fontext" w:hint="cs"/>
          <w:spacing w:val="0"/>
          <w:rtl/>
        </w:rPr>
        <w:t>ש''מ</w:t>
      </w:r>
      <w:r w:rsidRPr="00525817">
        <w:rPr>
          <w:rFonts w:ascii="Fb Fontext" w:hAnsi="Fb Fontext"/>
          <w:spacing w:val="0"/>
          <w:rtl/>
        </w:rPr>
        <w:t xml:space="preserve"> תרתי.</w:t>
      </w:r>
    </w:p>
    <w:p w14:paraId="1464C60D" w14:textId="1D056F9C" w:rsidR="00A85AC8" w:rsidRPr="00E600D8" w:rsidRDefault="006E0774" w:rsidP="00382BD9">
      <w:pPr>
        <w:pStyle w:val="38"/>
        <w:framePr w:wrap="notBeside"/>
        <w:rPr>
          <w:rtl/>
        </w:rPr>
      </w:pPr>
      <w:r w:rsidRPr="00E600D8">
        <w:rPr>
          <w:rtl/>
        </w:rPr>
        <w:t>רבא</w:t>
      </w:r>
      <w:r w:rsidR="00A85AC8" w:rsidRPr="00E600D8">
        <w:rPr>
          <w:rtl/>
        </w:rPr>
        <w:t>:</w:t>
      </w:r>
    </w:p>
    <w:p w14:paraId="10020046" w14:textId="43725647" w:rsidR="006E0774" w:rsidRPr="00131640" w:rsidRDefault="006E0774" w:rsidP="006E0774">
      <w:pPr>
        <w:rPr>
          <w:rtl/>
        </w:rPr>
      </w:pPr>
      <w:r w:rsidRPr="00210DF6">
        <w:rPr>
          <w:rStyle w:val="afffa"/>
          <w:rFonts w:ascii="Fb Fontext" w:hAnsi="Fb Fontext" w:cs="BA TM • Vilna Extra-Bold"/>
          <w:bCs w:val="0"/>
          <w:rtl/>
        </w:rPr>
        <w:t>טע</w:t>
      </w:r>
      <w:r w:rsidR="00382BD9" w:rsidRPr="00210DF6">
        <w:rPr>
          <w:rStyle w:val="afffa"/>
          <w:rFonts w:ascii="Fb Fontext" w:hAnsi="Fb Fontext" w:cs="BA TM • Vilna Extra-Bold" w:hint="cs"/>
          <w:bCs w:val="0"/>
          <w:rtl/>
        </w:rPr>
        <w:t>ם</w:t>
      </w:r>
      <w:r w:rsidRPr="00210DF6">
        <w:rPr>
          <w:rStyle w:val="afffa"/>
          <w:rFonts w:ascii="Fb Fontext" w:hAnsi="Fb Fontext" w:cs="BA TM • Vilna Extra-Bold"/>
          <w:bCs w:val="0"/>
          <w:rtl/>
        </w:rPr>
        <w:t xml:space="preserve"> דאיסי</w:t>
      </w:r>
      <w:r w:rsidRPr="00210DF6">
        <w:rPr>
          <w:rStyle w:val="afffa"/>
          <w:rFonts w:ascii="Fb Fontext" w:hAnsi="Fb Fontext" w:cs="BA TM • Vilna Extra-Bold" w:hint="cs"/>
          <w:bCs w:val="0"/>
          <w:rtl/>
        </w:rPr>
        <w:t>-</w:t>
      </w:r>
      <w:r w:rsidRPr="00224C4C">
        <w:rPr>
          <w:rFonts w:ascii="Fb Fontext" w:hAnsi="Fb Fontext"/>
          <w:rtl/>
        </w:rPr>
        <w:t xml:space="preserve"> דיליף בין עיניכם מתפילין, </w:t>
      </w:r>
      <w:r w:rsidRPr="00224C4C">
        <w:rPr>
          <w:rFonts w:ascii="Fb Fontext" w:hAnsi="Fb Fontext" w:hint="cs"/>
          <w:rtl/>
        </w:rPr>
        <w:t>ד</w:t>
      </w:r>
      <w:r w:rsidRPr="00224C4C">
        <w:rPr>
          <w:rFonts w:ascii="Fb Fontext" w:hAnsi="Fb Fontext"/>
          <w:rtl/>
        </w:rPr>
        <w:t>נשים פטורות.</w:t>
      </w:r>
    </w:p>
    <w:p w14:paraId="5CA49C3F" w14:textId="77777777" w:rsidR="00A85AC8" w:rsidRPr="00E600D8" w:rsidRDefault="006E0774" w:rsidP="00382BD9">
      <w:pPr>
        <w:pStyle w:val="38"/>
        <w:framePr w:wrap="notBeside"/>
        <w:rPr>
          <w:rtl/>
        </w:rPr>
      </w:pPr>
      <w:r w:rsidRPr="00E600D8">
        <w:rPr>
          <w:rtl/>
        </w:rPr>
        <w:t>ורבא לא כאביי</w:t>
      </w:r>
      <w:r w:rsidR="00A85AC8" w:rsidRPr="00E600D8">
        <w:rPr>
          <w:rtl/>
        </w:rPr>
        <w:t>:</w:t>
      </w:r>
    </w:p>
    <w:p w14:paraId="37D13387" w14:textId="77B101F2" w:rsidR="006E0774" w:rsidRPr="00131640" w:rsidRDefault="006E0774" w:rsidP="006E0774">
      <w:pPr>
        <w:rPr>
          <w:rtl/>
        </w:rPr>
      </w:pPr>
      <w:r w:rsidRPr="00224C4C">
        <w:rPr>
          <w:rFonts w:ascii="Fb Fontext" w:hAnsi="Fb Fontext"/>
          <w:sz w:val="32"/>
          <w:rtl/>
        </w:rPr>
        <w:t>קרח קרחה לא משמע ליה.</w:t>
      </w:r>
    </w:p>
    <w:p w14:paraId="5A10DB9C" w14:textId="77777777" w:rsidR="00A85AC8" w:rsidRPr="00E600D8" w:rsidRDefault="006E0774" w:rsidP="00382BD9">
      <w:pPr>
        <w:pStyle w:val="38"/>
        <w:framePr w:wrap="notBeside"/>
        <w:rPr>
          <w:rtl/>
        </w:rPr>
      </w:pPr>
      <w:r w:rsidRPr="00E600D8">
        <w:rPr>
          <w:rtl/>
        </w:rPr>
        <w:t>ואביי לא כרבא</w:t>
      </w:r>
      <w:r w:rsidR="00A85AC8" w:rsidRPr="00E600D8">
        <w:rPr>
          <w:rtl/>
        </w:rPr>
        <w:t>:</w:t>
      </w:r>
    </w:p>
    <w:p w14:paraId="6FB2A16D" w14:textId="7D2A47C9" w:rsidR="006E0774" w:rsidRPr="00131640" w:rsidRDefault="006E0774" w:rsidP="006F0851">
      <w:pPr>
        <w:spacing w:after="120"/>
        <w:rPr>
          <w:rtl/>
        </w:rPr>
      </w:pPr>
      <w:r w:rsidRPr="00224C4C">
        <w:rPr>
          <w:rFonts w:ascii="Fb Fontext" w:hAnsi="Fb Fontext" w:hint="cs"/>
          <w:rtl/>
        </w:rPr>
        <w:t>דתפילין גופייהו גמר מקרחה לגובהה של ראש</w:t>
      </w:r>
    </w:p>
    <w:p w14:paraId="257C6948" w14:textId="753CE8B0" w:rsidR="00A85AC8" w:rsidRPr="00E600D8" w:rsidRDefault="006E0774" w:rsidP="00382BD9">
      <w:pPr>
        <w:pStyle w:val="38"/>
        <w:framePr w:wrap="notBeside"/>
        <w:rPr>
          <w:rtl/>
        </w:rPr>
      </w:pPr>
      <w:r w:rsidRPr="00E600D8">
        <w:rPr>
          <w:rtl/>
        </w:rPr>
        <w:t>לאביי ולרבא</w:t>
      </w:r>
      <w:r w:rsidR="00A85AC8" w:rsidRPr="00E600D8">
        <w:rPr>
          <w:rtl/>
        </w:rPr>
        <w:t>:</w:t>
      </w:r>
    </w:p>
    <w:p w14:paraId="32E7B534" w14:textId="05583F2E" w:rsidR="00B26394" w:rsidRPr="0035108E" w:rsidRDefault="006E0774" w:rsidP="00B26394">
      <w:pPr>
        <w:rPr>
          <w:spacing w:val="0"/>
          <w:rtl/>
        </w:rPr>
      </w:pPr>
      <w:r w:rsidRPr="0035108E">
        <w:rPr>
          <w:rStyle w:val="affffa"/>
          <w:rFonts w:hint="cs"/>
          <w:spacing w:val="0"/>
          <w:rtl/>
        </w:rPr>
        <w:t>'</w:t>
      </w:r>
      <w:r w:rsidRPr="0035108E">
        <w:rPr>
          <w:rStyle w:val="affffa"/>
          <w:spacing w:val="0"/>
          <w:rtl/>
        </w:rPr>
        <w:t>בנים</w:t>
      </w:r>
      <w:r w:rsidRPr="0035108E">
        <w:rPr>
          <w:rStyle w:val="affffa"/>
          <w:rFonts w:hint="cs"/>
          <w:spacing w:val="0"/>
          <w:rtl/>
        </w:rPr>
        <w:t xml:space="preserve"> אתם לה' </w:t>
      </w:r>
      <w:r w:rsidRPr="0035108E">
        <w:rPr>
          <w:rStyle w:val="afffff3"/>
          <w:rFonts w:hint="cs"/>
          <w:spacing w:val="0"/>
          <w:rtl/>
        </w:rPr>
        <w:t>לר</w:t>
      </w:r>
      <w:r w:rsidRPr="0035108E">
        <w:rPr>
          <w:rStyle w:val="afffff3"/>
          <w:spacing w:val="0"/>
          <w:rtl/>
        </w:rPr>
        <w:t>"</w:t>
      </w:r>
      <w:r w:rsidRPr="0035108E">
        <w:rPr>
          <w:rStyle w:val="afffff3"/>
          <w:rFonts w:hint="cs"/>
          <w:spacing w:val="0"/>
          <w:rtl/>
        </w:rPr>
        <w:t>י</w:t>
      </w:r>
      <w:r w:rsidR="00F41C56" w:rsidRPr="0035108E">
        <w:rPr>
          <w:rStyle w:val="afffff3"/>
          <w:rFonts w:hint="cs"/>
          <w:spacing w:val="0"/>
          <w:rtl/>
        </w:rPr>
        <w:t xml:space="preserve">: </w:t>
      </w:r>
      <w:r w:rsidRPr="0035108E">
        <w:rPr>
          <w:spacing w:val="0"/>
          <w:rtl/>
        </w:rPr>
        <w:t>בזמן שאתם נוהגים מנהג בנים אתם קרוים בנים,</w:t>
      </w:r>
    </w:p>
    <w:p w14:paraId="7E1F673A" w14:textId="77777777" w:rsidR="006E0774" w:rsidRPr="00131640" w:rsidRDefault="006E0774" w:rsidP="00B26394">
      <w:pPr>
        <w:rPr>
          <w:rtl/>
        </w:rPr>
      </w:pPr>
      <w:r w:rsidRPr="00224C4C">
        <w:rPr>
          <w:rFonts w:ascii="Fb Fontext" w:hAnsi="Fb Fontext"/>
          <w:sz w:val="32"/>
          <w:rtl/>
        </w:rPr>
        <w:t>אין אתם נוהגים מנהג בנים - אין אתם קרוים בנים,</w:t>
      </w:r>
    </w:p>
    <w:p w14:paraId="1E5C1FB3" w14:textId="7029054B" w:rsidR="00A85AC8" w:rsidRPr="00E600D8" w:rsidRDefault="006E0774" w:rsidP="00382BD9">
      <w:pPr>
        <w:pStyle w:val="38"/>
        <w:framePr w:wrap="notBeside"/>
        <w:rPr>
          <w:rtl/>
        </w:rPr>
      </w:pPr>
      <w:r w:rsidRPr="00E600D8">
        <w:rPr>
          <w:rFonts w:hint="cs"/>
          <w:rtl/>
        </w:rPr>
        <w:t>ר</w:t>
      </w:r>
      <w:r w:rsidRPr="00E600D8">
        <w:rPr>
          <w:rtl/>
        </w:rPr>
        <w:t>"</w:t>
      </w:r>
      <w:r w:rsidRPr="00E600D8">
        <w:rPr>
          <w:rFonts w:hint="cs"/>
          <w:rtl/>
        </w:rPr>
        <w:t>מ</w:t>
      </w:r>
      <w:r w:rsidR="00A85AC8" w:rsidRPr="00E600D8">
        <w:rPr>
          <w:rtl/>
        </w:rPr>
        <w:t>:</w:t>
      </w:r>
    </w:p>
    <w:p w14:paraId="15C80606" w14:textId="062A4315" w:rsidR="006E0774" w:rsidRPr="00131640" w:rsidRDefault="006E0774" w:rsidP="006E0774">
      <w:pPr>
        <w:rPr>
          <w:rtl/>
        </w:rPr>
      </w:pPr>
      <w:r w:rsidRPr="00224C4C">
        <w:rPr>
          <w:rFonts w:ascii="Fb Fontext" w:hAnsi="Fb Fontext"/>
          <w:sz w:val="32"/>
          <w:rtl/>
        </w:rPr>
        <w:t xml:space="preserve">בין כך ובין כך אתם קרוים בנים, </w:t>
      </w:r>
      <w:r w:rsidRPr="00224C4C">
        <w:rPr>
          <w:rFonts w:ascii="Fb Fontext" w:hAnsi="Fb Fontext" w:hint="cs"/>
          <w:sz w:val="32"/>
          <w:rtl/>
        </w:rPr>
        <w:t>שנא'</w:t>
      </w:r>
      <w:r w:rsidRPr="00224C4C">
        <w:rPr>
          <w:rFonts w:ascii="Fb Fontext" w:hAnsi="Fb Fontext"/>
          <w:sz w:val="32"/>
          <w:rtl/>
        </w:rPr>
        <w:t>:</w:t>
      </w:r>
      <w:r w:rsidRPr="00224C4C">
        <w:rPr>
          <w:rStyle w:val="affffa"/>
          <w:rtl/>
        </w:rPr>
        <w:t xml:space="preserve"> 'בנים סכלים המה</w:t>
      </w:r>
      <w:r w:rsidRPr="00224C4C">
        <w:rPr>
          <w:rStyle w:val="affffa"/>
          <w:rFonts w:hint="cs"/>
          <w:rtl/>
        </w:rPr>
        <w:t>'</w:t>
      </w:r>
      <w:r w:rsidRPr="00224C4C">
        <w:rPr>
          <w:rStyle w:val="affffa"/>
          <w:rtl/>
        </w:rPr>
        <w:t>,</w:t>
      </w:r>
    </w:p>
    <w:p w14:paraId="359BC1AA" w14:textId="22DB9F51" w:rsidR="006E0774" w:rsidRPr="00131640" w:rsidRDefault="006E0774" w:rsidP="006E0774">
      <w:pPr>
        <w:rPr>
          <w:rtl/>
        </w:rPr>
      </w:pPr>
      <w:r w:rsidRPr="00745B4C">
        <w:rPr>
          <w:rStyle w:val="affffa"/>
          <w:rtl/>
        </w:rPr>
        <w:t>בנים לא אמון בם.</w:t>
      </w:r>
      <w:r w:rsidR="00745B4C" w:rsidRPr="00745B4C">
        <w:rPr>
          <w:rFonts w:hint="cs"/>
          <w:rtl/>
        </w:rPr>
        <w:t xml:space="preserve"> אף כשאין בהם נאמנות</w:t>
      </w:r>
    </w:p>
    <w:p w14:paraId="3361540D" w14:textId="66E32FA5" w:rsidR="006E0774" w:rsidRPr="00131640" w:rsidRDefault="006E0774" w:rsidP="006E0774">
      <w:pPr>
        <w:rPr>
          <w:rtl/>
        </w:rPr>
      </w:pPr>
      <w:r w:rsidRPr="00745B4C">
        <w:rPr>
          <w:rStyle w:val="affffa"/>
          <w:rtl/>
        </w:rPr>
        <w:t>זרע מרעים בנים משחיתים</w:t>
      </w:r>
      <w:r w:rsidR="00745B4C" w:rsidRPr="00745B4C">
        <w:rPr>
          <w:rFonts w:hint="cs"/>
          <w:rtl/>
        </w:rPr>
        <w:t xml:space="preserve"> אף כשעובדים ע''ז</w:t>
      </w:r>
    </w:p>
    <w:p w14:paraId="37E24087" w14:textId="7E77220A" w:rsidR="006E0774" w:rsidRPr="00131640" w:rsidRDefault="00745B4C" w:rsidP="006E0774">
      <w:pPr>
        <w:rPr>
          <w:rtl/>
        </w:rPr>
      </w:pPr>
      <w:r>
        <w:rPr>
          <w:rStyle w:val="affffa"/>
          <w:rFonts w:hint="cs"/>
          <w:rtl/>
        </w:rPr>
        <w:t>..</w:t>
      </w:r>
      <w:r w:rsidR="006E0774" w:rsidRPr="00224C4C">
        <w:rPr>
          <w:rStyle w:val="affffa"/>
          <w:rtl/>
        </w:rPr>
        <w:t>לא עמי אתם יאמר להם בני אל חי</w:t>
      </w:r>
      <w:r w:rsidR="006E0774" w:rsidRPr="00224C4C">
        <w:rPr>
          <w:rFonts w:ascii="Fb Fontext" w:hAnsi="Fb Fontext"/>
          <w:sz w:val="32"/>
          <w:rtl/>
        </w:rPr>
        <w:t>.</w:t>
      </w:r>
      <w:r>
        <w:rPr>
          <w:rFonts w:ascii="Fb Fontext" w:hAnsi="Fb Fontext" w:hint="cs"/>
          <w:sz w:val="32"/>
          <w:rtl/>
        </w:rPr>
        <w:t>- בני מעלייתא</w:t>
      </w:r>
    </w:p>
    <w:p w14:paraId="7DD251A8" w14:textId="77777777" w:rsidR="006E0774" w:rsidRPr="00131640" w:rsidRDefault="006E0774" w:rsidP="00841728">
      <w:pPr>
        <w:pStyle w:val="affb"/>
        <w:rPr>
          <w:rtl/>
        </w:rPr>
      </w:pPr>
      <w:r w:rsidRPr="00224C4C">
        <w:rPr>
          <w:rFonts w:hint="cs"/>
          <w:rtl/>
        </w:rPr>
        <w:t>׹</w:t>
      </w:r>
    </w:p>
    <w:p w14:paraId="08939957" w14:textId="77777777" w:rsidR="006E0774" w:rsidRPr="00131640" w:rsidRDefault="006E0774" w:rsidP="009D66E0">
      <w:pPr>
        <w:pStyle w:val="afffff8"/>
        <w:framePr w:wrap="around"/>
        <w:rPr>
          <w:rtl/>
        </w:rPr>
      </w:pPr>
      <w:del w:id="20100" w:author="קלוד" w:date="2026-10-06T10:09:14Z">
        <w:r>
          <w:rPr>
            <w:rtl/>
          </w:rPr>
          <w:delText xml:space="preserve">מתני'.</w:delText>
        </w:r>
      </w:del>
      <w:ins w:id="20101" w:author="קלוד" w:date="2026-10-06T10:09:14Z">
        <w:r>
          <w:rPr>
            <w:rtl/>
          </w:rPr>
          <w:t xml:space="preserve">משנה ח</w:t>
        </w:r>
      </w:ins>
    </w:p>
    <w:p w14:paraId="51655750" w14:textId="77777777" w:rsidR="009469D7" w:rsidRDefault="006E0774" w:rsidP="00F104C4">
      <w:pPr>
        <w:pStyle w:val="afff5"/>
        <w:spacing w:before="120"/>
        <w:rPr>
          <w:rtl/>
        </w:rPr>
        <w:pPrChange w:id="90009" w:author="קלוד" w:date="2026-10-08T12:08:16Z">
          <w:pPr>
            <w:pStyle w:val="afff5"/>
          </w:pPr>
        </w:pPrChange>
      </w:pPr>
      <w:r w:rsidRPr="00224C4C">
        <w:rPr>
          <w:rtl/>
        </w:rPr>
        <w:t>הסמיכות, והתנופות, וההגשות, והקמיצות, והקטרות, והמליקות, והקבלות, והזאות- נוהגים באנשים ולא בנשים,</w:t>
      </w:r>
    </w:p>
    <w:p w14:paraId="1E10DB2B" w14:textId="040510E2" w:rsidR="006E0774" w:rsidRPr="00131640" w:rsidRDefault="006E0774" w:rsidP="00F104C4">
      <w:pPr>
        <w:pStyle w:val="afff5"/>
        <w:rPr>
          <w:rtl/>
        </w:rPr>
      </w:pPr>
      <w:r w:rsidRPr="00224C4C">
        <w:rPr>
          <w:rtl/>
        </w:rPr>
        <w:t>חוץ ממנחת סוטה ונזירה שהן מניפות.</w:t>
      </w:r>
    </w:p>
    <w:p w14:paraId="07B4C63C" w14:textId="77777777" w:rsidR="006E0774" w:rsidRPr="00131640" w:rsidRDefault="006E0774" w:rsidP="00841728">
      <w:pPr>
        <w:pStyle w:val="affb"/>
        <w:rPr>
          <w:rtl/>
        </w:rPr>
      </w:pPr>
      <w:r w:rsidRPr="00224C4C">
        <w:rPr>
          <w:rFonts w:hint="cs"/>
          <w:rtl/>
        </w:rPr>
        <w:t>׹</w:t>
      </w:r>
    </w:p>
    <w:p w14:paraId="3D259575" w14:textId="45F9BE12" w:rsidR="006E0774" w:rsidRPr="00131640" w:rsidRDefault="006E0774" w:rsidP="006E0774">
      <w:pPr>
        <w:rPr>
          <w:rtl/>
        </w:rPr>
      </w:pPr>
      <w:r w:rsidRPr="00210DF6">
        <w:rPr>
          <w:rStyle w:val="afffa"/>
          <w:rFonts w:ascii="Fb Fontext" w:hAnsi="Fb Fontext" w:cs="BA TM • Vilna Extra-Bold"/>
          <w:bCs w:val="0"/>
          <w:rtl/>
        </w:rPr>
        <w:t>סמיכות.</w:t>
      </w:r>
      <w:r w:rsidRPr="00210DF6">
        <w:rPr>
          <w:rStyle w:val="afffa"/>
          <w:rFonts w:ascii="Fb Fontext" w:hAnsi="Fb Fontext" w:cs="BA TM • Vilna Extra-Bold" w:hint="cs"/>
          <w:bCs w:val="0"/>
          <w:rtl/>
        </w:rPr>
        <w:t xml:space="preserve"> </w:t>
      </w:r>
      <w:r w:rsidRPr="00224C4C">
        <w:rPr>
          <w:rStyle w:val="affffa"/>
          <w:rFonts w:hint="cs"/>
          <w:rtl/>
        </w:rPr>
        <w:t>'</w:t>
      </w:r>
      <w:r w:rsidRPr="00224C4C">
        <w:rPr>
          <w:rStyle w:val="affffa"/>
          <w:rtl/>
        </w:rPr>
        <w:t xml:space="preserve">דבר אל </w:t>
      </w:r>
      <w:r w:rsidRPr="007573DB">
        <w:rPr>
          <w:rStyle w:val="affffa"/>
          <w:b/>
          <w:bCs/>
          <w:rtl/>
        </w:rPr>
        <w:t>בני ישראל</w:t>
      </w:r>
      <w:r w:rsidRPr="007573DB">
        <w:rPr>
          <w:rStyle w:val="affffa"/>
          <w:rFonts w:hint="cs"/>
          <w:b/>
          <w:bCs/>
          <w:rtl/>
        </w:rPr>
        <w:t xml:space="preserve"> </w:t>
      </w:r>
      <w:r w:rsidRPr="00224C4C">
        <w:rPr>
          <w:rStyle w:val="affffa"/>
          <w:rtl/>
        </w:rPr>
        <w:t>וסמך</w:t>
      </w:r>
      <w:r w:rsidRPr="00224C4C">
        <w:rPr>
          <w:rStyle w:val="affffa"/>
          <w:rFonts w:hint="cs"/>
          <w:rtl/>
        </w:rPr>
        <w:t>'</w:t>
      </w:r>
      <w:r w:rsidRPr="00224C4C">
        <w:rPr>
          <w:rStyle w:val="affffa"/>
          <w:rtl/>
        </w:rPr>
        <w:t>,</w:t>
      </w:r>
      <w:r w:rsidRPr="00224C4C">
        <w:rPr>
          <w:rFonts w:ascii="Fb Fontext" w:hAnsi="Fb Fontext"/>
          <w:sz w:val="32"/>
          <w:rtl/>
        </w:rPr>
        <w:t xml:space="preserve"> </w:t>
      </w:r>
      <w:r w:rsidR="007573DB">
        <w:rPr>
          <w:rFonts w:ascii="Fb Fontext" w:hAnsi="Fb Fontext" w:hint="cs"/>
          <w:sz w:val="32"/>
          <w:rtl/>
        </w:rPr>
        <w:t>-</w:t>
      </w:r>
      <w:r w:rsidRPr="00224C4C">
        <w:rPr>
          <w:rFonts w:ascii="Fb Fontext" w:hAnsi="Fb Fontext"/>
          <w:sz w:val="32"/>
          <w:rtl/>
        </w:rPr>
        <w:t xml:space="preserve"> ו</w:t>
      </w:r>
      <w:r w:rsidR="007573DB">
        <w:rPr>
          <w:rFonts w:ascii="Fb Fontext" w:hAnsi="Fb Fontext" w:hint="cs"/>
          <w:sz w:val="32"/>
          <w:rtl/>
        </w:rPr>
        <w:t xml:space="preserve">לא </w:t>
      </w:r>
      <w:r w:rsidRPr="00224C4C">
        <w:rPr>
          <w:rFonts w:ascii="Fb Fontext" w:hAnsi="Fb Fontext"/>
          <w:sz w:val="32"/>
          <w:rtl/>
        </w:rPr>
        <w:t>בנות ישראל.</w:t>
      </w:r>
    </w:p>
    <w:p w14:paraId="65E3830B" w14:textId="1F8DCDAD" w:rsidR="006E0774" w:rsidRPr="00131640" w:rsidRDefault="006E0774" w:rsidP="006E0774">
      <w:pPr>
        <w:rPr>
          <w:rtl/>
        </w:rPr>
      </w:pPr>
      <w:r w:rsidRPr="00210DF6">
        <w:rPr>
          <w:rStyle w:val="afffa"/>
          <w:rFonts w:ascii="Fb Fontext" w:hAnsi="Fb Fontext" w:cs="BA TM • Vilna Extra-Bold"/>
          <w:bCs w:val="0"/>
          <w:rtl/>
        </w:rPr>
        <w:t>תנופות.</w:t>
      </w:r>
      <w:r w:rsidRPr="00224C4C">
        <w:rPr>
          <w:rFonts w:ascii="Fb Fontext" w:hAnsi="Fb Fontext" w:hint="cs"/>
          <w:rtl/>
        </w:rPr>
        <w:t xml:space="preserve"> </w:t>
      </w:r>
      <w:r w:rsidRPr="00224C4C">
        <w:rPr>
          <w:rStyle w:val="affffa"/>
          <w:rFonts w:hint="cs"/>
          <w:rtl/>
        </w:rPr>
        <w:t>'</w:t>
      </w:r>
      <w:r w:rsidRPr="00224C4C">
        <w:rPr>
          <w:rStyle w:val="affffa"/>
          <w:rtl/>
        </w:rPr>
        <w:t>דבר אל בני ישראל</w:t>
      </w:r>
      <w:r w:rsidRPr="00224C4C">
        <w:rPr>
          <w:rStyle w:val="affffa"/>
          <w:rFonts w:hint="cs"/>
          <w:rtl/>
        </w:rPr>
        <w:t xml:space="preserve"> </w:t>
      </w:r>
      <w:r w:rsidRPr="00224C4C">
        <w:rPr>
          <w:rStyle w:val="affffa"/>
          <w:rtl/>
        </w:rPr>
        <w:t>והניף</w:t>
      </w:r>
      <w:r w:rsidRPr="00224C4C">
        <w:rPr>
          <w:rStyle w:val="affffa"/>
          <w:rFonts w:hint="cs"/>
          <w:rtl/>
        </w:rPr>
        <w:t>'</w:t>
      </w:r>
      <w:r w:rsidRPr="00224C4C">
        <w:rPr>
          <w:rStyle w:val="affffa"/>
          <w:rtl/>
        </w:rPr>
        <w:t>,</w:t>
      </w:r>
      <w:r w:rsidR="007573DB">
        <w:rPr>
          <w:rFonts w:ascii="Fb Fontext" w:hAnsi="Fb Fontext" w:hint="cs"/>
          <w:rtl/>
        </w:rPr>
        <w:t>- ולא</w:t>
      </w:r>
      <w:r w:rsidRPr="00224C4C">
        <w:rPr>
          <w:rFonts w:ascii="Fb Fontext" w:hAnsi="Fb Fontext"/>
          <w:rtl/>
        </w:rPr>
        <w:t xml:space="preserve"> בנות ישראל מניפות.</w:t>
      </w:r>
    </w:p>
    <w:p w14:paraId="64271928" w14:textId="46A3EE06" w:rsidR="006E0774" w:rsidRPr="00131640" w:rsidRDefault="006E0774" w:rsidP="006E0774">
      <w:pPr>
        <w:rPr>
          <w:rtl/>
        </w:rPr>
      </w:pPr>
      <w:r w:rsidRPr="00210DF6">
        <w:rPr>
          <w:rStyle w:val="afffa"/>
          <w:rFonts w:ascii="Fb Fontext" w:hAnsi="Fb Fontext" w:cs="BA TM • Vilna Extra-Bold"/>
          <w:bCs w:val="0"/>
          <w:rtl/>
        </w:rPr>
        <w:t>הגשות.</w:t>
      </w:r>
      <w:r w:rsidRPr="00224C4C">
        <w:rPr>
          <w:rFonts w:ascii="Fb Fontext" w:hAnsi="Fb Fontext" w:hint="cs"/>
          <w:rtl/>
        </w:rPr>
        <w:t xml:space="preserve"> </w:t>
      </w:r>
      <w:r w:rsidRPr="00224C4C">
        <w:rPr>
          <w:rStyle w:val="affffa"/>
          <w:rFonts w:hint="cs"/>
          <w:rtl/>
        </w:rPr>
        <w:t xml:space="preserve"> '</w:t>
      </w:r>
      <w:r w:rsidRPr="00224C4C">
        <w:rPr>
          <w:rStyle w:val="affffa"/>
          <w:rtl/>
        </w:rPr>
        <w:t xml:space="preserve"> הקרב</w:t>
      </w:r>
      <w:r w:rsidRPr="00224C4C">
        <w:rPr>
          <w:rStyle w:val="affffa"/>
          <w:rFonts w:hint="cs"/>
          <w:rtl/>
        </w:rPr>
        <w:t>'</w:t>
      </w:r>
      <w:r w:rsidRPr="00224C4C">
        <w:rPr>
          <w:rStyle w:val="affffa"/>
          <w:rtl/>
        </w:rPr>
        <w:t xml:space="preserve">הקרב אותה </w:t>
      </w:r>
      <w:r w:rsidRPr="007573DB">
        <w:rPr>
          <w:rStyle w:val="affffa"/>
          <w:b/>
          <w:bCs/>
          <w:rtl/>
        </w:rPr>
        <w:t>בני אהרן</w:t>
      </w:r>
      <w:r w:rsidRPr="007573DB">
        <w:rPr>
          <w:rStyle w:val="affffa"/>
          <w:rFonts w:hint="cs"/>
          <w:b/>
          <w:bCs/>
          <w:rtl/>
        </w:rPr>
        <w:t>'</w:t>
      </w:r>
      <w:r w:rsidRPr="00224C4C">
        <w:rPr>
          <w:rStyle w:val="affffa"/>
          <w:rtl/>
        </w:rPr>
        <w:t>,</w:t>
      </w:r>
      <w:r w:rsidRPr="00224C4C">
        <w:rPr>
          <w:rFonts w:ascii="Fb Fontext" w:hAnsi="Fb Fontext"/>
          <w:rtl/>
        </w:rPr>
        <w:t xml:space="preserve"> - ולא בנות אהרן.</w:t>
      </w:r>
    </w:p>
    <w:p w14:paraId="4AFCFD68" w14:textId="1EDDC7D3" w:rsidR="006E0774" w:rsidRPr="00131640" w:rsidRDefault="006E0774" w:rsidP="006E0774">
      <w:pPr>
        <w:rPr>
          <w:rtl/>
        </w:rPr>
      </w:pPr>
      <w:r w:rsidRPr="00210DF6">
        <w:rPr>
          <w:rStyle w:val="afffa"/>
          <w:rFonts w:ascii="Fb Fontext" w:hAnsi="Fb Fontext" w:cs="BA TM • Vilna Extra-Bold"/>
          <w:bCs w:val="0"/>
          <w:rtl/>
        </w:rPr>
        <w:t>קמיצות</w:t>
      </w:r>
      <w:r w:rsidRPr="00224C4C">
        <w:rPr>
          <w:rFonts w:ascii="Fb Fontext" w:hAnsi="Fb Fontext"/>
          <w:rtl/>
        </w:rPr>
        <w:t>.</w:t>
      </w:r>
      <w:r w:rsidRPr="00224C4C">
        <w:rPr>
          <w:rFonts w:ascii="Fb Fontext" w:hAnsi="Fb Fontext" w:hint="cs"/>
          <w:rtl/>
        </w:rPr>
        <w:t xml:space="preserve"> </w:t>
      </w:r>
      <w:r w:rsidRPr="00224C4C">
        <w:rPr>
          <w:rStyle w:val="affffa"/>
          <w:rFonts w:hint="cs"/>
          <w:rtl/>
        </w:rPr>
        <w:t>'</w:t>
      </w:r>
      <w:r w:rsidRPr="00224C4C">
        <w:rPr>
          <w:rStyle w:val="affffa"/>
          <w:rtl/>
        </w:rPr>
        <w:t xml:space="preserve">והביאה אל </w:t>
      </w:r>
      <w:r w:rsidRPr="007573DB">
        <w:rPr>
          <w:rStyle w:val="affffa"/>
          <w:b/>
          <w:bCs/>
          <w:rtl/>
        </w:rPr>
        <w:t>בני אהרן</w:t>
      </w:r>
      <w:r w:rsidRPr="00224C4C">
        <w:rPr>
          <w:rStyle w:val="affffa"/>
          <w:rtl/>
        </w:rPr>
        <w:t xml:space="preserve"> וקמץ</w:t>
      </w:r>
      <w:r w:rsidRPr="00224C4C">
        <w:rPr>
          <w:rStyle w:val="affffa"/>
          <w:rFonts w:hint="cs"/>
          <w:rtl/>
        </w:rPr>
        <w:t>'</w:t>
      </w:r>
      <w:r w:rsidRPr="00224C4C">
        <w:rPr>
          <w:rStyle w:val="affffa"/>
          <w:rtl/>
        </w:rPr>
        <w:t>,</w:t>
      </w:r>
      <w:r w:rsidRPr="00224C4C">
        <w:rPr>
          <w:rFonts w:ascii="Fb Fontext" w:hAnsi="Fb Fontext"/>
          <w:rtl/>
        </w:rPr>
        <w:t xml:space="preserve"> - ולא בנות אהרן.</w:t>
      </w:r>
    </w:p>
    <w:p w14:paraId="66924B81" w14:textId="582AFAC6" w:rsidR="006E0774" w:rsidRPr="00131640" w:rsidRDefault="006E0774" w:rsidP="006E0774">
      <w:pPr>
        <w:rPr>
          <w:rtl/>
        </w:rPr>
      </w:pPr>
      <w:r w:rsidRPr="00210DF6">
        <w:rPr>
          <w:rStyle w:val="afffa"/>
          <w:rFonts w:ascii="Fb Fontext" w:hAnsi="Fb Fontext" w:cs="BA TM • Vilna Extra-Bold"/>
          <w:bCs w:val="0"/>
          <w:rtl/>
        </w:rPr>
        <w:t>הקטרות.</w:t>
      </w:r>
      <w:r w:rsidRPr="00224C4C">
        <w:rPr>
          <w:rStyle w:val="affffa"/>
          <w:rFonts w:hint="cs"/>
          <w:rtl/>
        </w:rPr>
        <w:t xml:space="preserve"> '</w:t>
      </w:r>
      <w:r w:rsidRPr="00224C4C">
        <w:rPr>
          <w:rStyle w:val="affffa"/>
          <w:rtl/>
        </w:rPr>
        <w:t>והקטירו אותו בני אהרן</w:t>
      </w:r>
      <w:r w:rsidRPr="00224C4C">
        <w:rPr>
          <w:rStyle w:val="affffa"/>
          <w:rFonts w:hint="cs"/>
          <w:rtl/>
        </w:rPr>
        <w:t>'</w:t>
      </w:r>
      <w:r w:rsidRPr="00224C4C">
        <w:rPr>
          <w:rStyle w:val="affffa"/>
          <w:rtl/>
        </w:rPr>
        <w:t>,</w:t>
      </w:r>
      <w:r w:rsidRPr="00224C4C">
        <w:rPr>
          <w:rFonts w:ascii="Fb Fontext" w:hAnsi="Fb Fontext"/>
          <w:rtl/>
        </w:rPr>
        <w:t xml:space="preserve"> - ולא בנות אהרן.</w:t>
      </w:r>
    </w:p>
    <w:p w14:paraId="15679412" w14:textId="77777777" w:rsidR="006E0774" w:rsidRPr="00131640" w:rsidRDefault="006E0774" w:rsidP="006E0774">
      <w:pPr>
        <w:rPr>
          <w:rtl/>
        </w:rPr>
      </w:pPr>
      <w:r w:rsidRPr="00210DF6">
        <w:rPr>
          <w:rStyle w:val="afffa"/>
          <w:rFonts w:ascii="Fb Fontext" w:hAnsi="Fb Fontext" w:cs="BA TM • Vilna Extra-Bold"/>
          <w:bCs w:val="0"/>
          <w:rtl/>
        </w:rPr>
        <w:t>המליקות.</w:t>
      </w:r>
      <w:r w:rsidRPr="00224C4C">
        <w:rPr>
          <w:rStyle w:val="affffa"/>
          <w:rFonts w:hint="cs"/>
          <w:rtl/>
        </w:rPr>
        <w:t xml:space="preserve"> '</w:t>
      </w:r>
      <w:r w:rsidRPr="00224C4C">
        <w:rPr>
          <w:rStyle w:val="affffa"/>
          <w:rtl/>
        </w:rPr>
        <w:t>ומלק</w:t>
      </w:r>
      <w:r w:rsidRPr="00224C4C">
        <w:rPr>
          <w:rStyle w:val="affffa"/>
          <w:rFonts w:hint="cs"/>
          <w:rtl/>
        </w:rPr>
        <w:t xml:space="preserve"> </w:t>
      </w:r>
      <w:r w:rsidRPr="00224C4C">
        <w:rPr>
          <w:rStyle w:val="affffa"/>
          <w:rtl/>
        </w:rPr>
        <w:t>והקטיר</w:t>
      </w:r>
      <w:r w:rsidRPr="00224C4C">
        <w:rPr>
          <w:rStyle w:val="affffa"/>
          <w:rFonts w:hint="cs"/>
          <w:rtl/>
        </w:rPr>
        <w:t>'</w:t>
      </w:r>
      <w:r w:rsidRPr="00224C4C">
        <w:rPr>
          <w:rStyle w:val="affffa"/>
          <w:rtl/>
        </w:rPr>
        <w:t>,</w:t>
      </w:r>
      <w:r w:rsidRPr="00224C4C">
        <w:rPr>
          <w:rFonts w:ascii="Fb Fontext" w:hAnsi="Fb Fontext"/>
          <w:rtl/>
        </w:rPr>
        <w:t xml:space="preserve"> איתקש מליקה להקטרה.</w:t>
      </w:r>
    </w:p>
    <w:p w14:paraId="41A821D9" w14:textId="79104356" w:rsidR="006E0774" w:rsidRPr="00131640" w:rsidRDefault="006E0774" w:rsidP="006E0774">
      <w:pPr>
        <w:rPr>
          <w:rtl/>
        </w:rPr>
      </w:pPr>
      <w:r w:rsidRPr="00210DF6">
        <w:rPr>
          <w:rStyle w:val="afffa"/>
          <w:rFonts w:ascii="Fb Fontext" w:hAnsi="Fb Fontext" w:cs="BA TM • Vilna Extra-Bold"/>
          <w:bCs w:val="0"/>
          <w:rtl/>
        </w:rPr>
        <w:t>הקבלות.</w:t>
      </w:r>
      <w:r w:rsidRPr="00224C4C">
        <w:rPr>
          <w:rStyle w:val="affffa"/>
          <w:rFonts w:hint="cs"/>
          <w:rtl/>
        </w:rPr>
        <w:t xml:space="preserve"> '</w:t>
      </w:r>
      <w:r w:rsidRPr="00224C4C">
        <w:rPr>
          <w:rStyle w:val="affffa"/>
          <w:rtl/>
        </w:rPr>
        <w:t>והקריבו בני אהרן</w:t>
      </w:r>
      <w:r w:rsidRPr="00224C4C">
        <w:rPr>
          <w:rStyle w:val="affffa"/>
          <w:rFonts w:hint="cs"/>
          <w:rtl/>
        </w:rPr>
        <w:t>'</w:t>
      </w:r>
      <w:r w:rsidRPr="00224C4C">
        <w:rPr>
          <w:rStyle w:val="affffa"/>
          <w:rtl/>
        </w:rPr>
        <w:t>,</w:t>
      </w:r>
      <w:r w:rsidRPr="00224C4C">
        <w:rPr>
          <w:rFonts w:ascii="Fb Fontext" w:hAnsi="Fb Fontext"/>
          <w:rtl/>
        </w:rPr>
        <w:t xml:space="preserve"> - זו קבלת הדם.</w:t>
      </w:r>
    </w:p>
    <w:p w14:paraId="6A275B38" w14:textId="77777777" w:rsidR="006E0774" w:rsidRPr="00131640" w:rsidRDefault="006E0774" w:rsidP="00841728">
      <w:pPr>
        <w:pStyle w:val="affb"/>
        <w:rPr>
          <w:rtl/>
        </w:rPr>
      </w:pPr>
      <w:r w:rsidRPr="00224C4C">
        <w:rPr>
          <w:rFonts w:hint="cs"/>
          <w:rtl/>
        </w:rPr>
        <w:t>׹</w:t>
      </w:r>
    </w:p>
    <w:p w14:paraId="02E367F0" w14:textId="77777777" w:rsidR="006E0774" w:rsidRPr="00131640" w:rsidRDefault="006E0774" w:rsidP="0010529F">
      <w:pPr>
        <w:pStyle w:val="afff0"/>
        <w:framePr w:wrap="around"/>
        <w:rPr>
          <w:rtl/>
        </w:rPr>
      </w:pPr>
      <w:r w:rsidRPr="00224C4C">
        <w:rPr>
          <w:rFonts w:hint="cs"/>
          <w:rtl/>
        </w:rPr>
        <w:t>לו:</w:t>
      </w:r>
    </w:p>
    <w:p w14:paraId="6D0EAF35" w14:textId="77777777" w:rsidR="009469D7" w:rsidRDefault="006E0774" w:rsidP="006E0774">
      <w:pPr>
        <w:rPr>
          <w:rFonts w:ascii="Fb Fontext" w:hAnsi="Fb Fontext"/>
          <w:sz w:val="32"/>
          <w:rtl/>
        </w:rPr>
      </w:pPr>
      <w:r w:rsidRPr="00210DF6">
        <w:rPr>
          <w:rStyle w:val="afffa"/>
          <w:rFonts w:ascii="Fb Fontext" w:hAnsi="Fb Fontext" w:cs="BA TM • Vilna Extra-Bold"/>
          <w:bCs w:val="0"/>
          <w:rtl/>
        </w:rPr>
        <w:t>והזאות.</w:t>
      </w:r>
      <w:r w:rsidRPr="00210DF6">
        <w:rPr>
          <w:rStyle w:val="afffa"/>
          <w:rFonts w:ascii="Fb Fontext" w:hAnsi="Fb Fontext" w:cs="BA TM • Vilna Extra-Bold" w:hint="cs"/>
          <w:bCs w:val="0"/>
          <w:rtl/>
        </w:rPr>
        <w:t xml:space="preserve"> </w:t>
      </w:r>
      <w:r w:rsidRPr="00210DF6">
        <w:rPr>
          <w:rStyle w:val="afffa"/>
          <w:rFonts w:ascii="Fb Fontext" w:hAnsi="Fb Fontext" w:cs="BA TM • Vilna Extra-Bold"/>
          <w:bCs w:val="0"/>
          <w:rtl/>
        </w:rPr>
        <w:t>–</w:t>
      </w:r>
      <w:r w:rsidRPr="00210DF6">
        <w:rPr>
          <w:rStyle w:val="afffa"/>
          <w:rFonts w:ascii="Fb Fontext" w:hAnsi="Fb Fontext" w:cs="BA TM • Vilna Extra-Bold" w:hint="cs"/>
          <w:bCs w:val="0"/>
          <w:rtl/>
        </w:rPr>
        <w:t xml:space="preserve"> </w:t>
      </w:r>
      <w:r w:rsidRPr="00224C4C">
        <w:rPr>
          <w:rFonts w:ascii="Fb Fontext" w:hAnsi="Fb Fontext" w:hint="cs"/>
          <w:sz w:val="32"/>
          <w:rtl/>
        </w:rPr>
        <w:t>לאו הזאה</w:t>
      </w:r>
      <w:r w:rsidRPr="00224C4C">
        <w:rPr>
          <w:rFonts w:ascii="Fb Fontext" w:hAnsi="Fb Fontext"/>
          <w:sz w:val="32"/>
          <w:rtl/>
        </w:rPr>
        <w:t xml:space="preserve"> דפרה, </w:t>
      </w:r>
      <w:r w:rsidRPr="00224C4C">
        <w:rPr>
          <w:rFonts w:ascii="Fb Fontext" w:hAnsi="Fb Fontext" w:hint="cs"/>
          <w:sz w:val="32"/>
          <w:rtl/>
        </w:rPr>
        <w:t>ד</w:t>
      </w:r>
      <w:r w:rsidRPr="00224C4C">
        <w:rPr>
          <w:rFonts w:ascii="Fb Fontext" w:hAnsi="Fb Fontext"/>
          <w:sz w:val="32"/>
          <w:rtl/>
        </w:rPr>
        <w:t>אלעזר כתוב בה!</w:t>
      </w:r>
    </w:p>
    <w:p w14:paraId="69170793" w14:textId="42345787" w:rsidR="006E0774" w:rsidRPr="00131640" w:rsidRDefault="006E0774" w:rsidP="006E0774">
      <w:pPr>
        <w:rPr>
          <w:rtl/>
        </w:rPr>
      </w:pPr>
      <w:r w:rsidRPr="00224C4C">
        <w:rPr>
          <w:rFonts w:ascii="Fb Fontext" w:hAnsi="Fb Fontext" w:hint="cs"/>
          <w:sz w:val="32"/>
          <w:rtl/>
        </w:rPr>
        <w:lastRenderedPageBreak/>
        <w:t>ולאו</w:t>
      </w:r>
      <w:r w:rsidRPr="00224C4C">
        <w:rPr>
          <w:rFonts w:ascii="Fb Fontext" w:hAnsi="Fb Fontext"/>
          <w:sz w:val="32"/>
          <w:rtl/>
        </w:rPr>
        <w:t xml:space="preserve"> דפנים, </w:t>
      </w:r>
      <w:r w:rsidRPr="00224C4C">
        <w:rPr>
          <w:rFonts w:ascii="Fb Fontext" w:hAnsi="Fb Fontext" w:hint="cs"/>
          <w:sz w:val="32"/>
          <w:rtl/>
        </w:rPr>
        <w:t>ד</w:t>
      </w:r>
      <w:r w:rsidRPr="00224C4C">
        <w:rPr>
          <w:rFonts w:ascii="Fb Fontext" w:hAnsi="Fb Fontext"/>
          <w:sz w:val="32"/>
          <w:rtl/>
        </w:rPr>
        <w:t>הכהן המשיח כתוב בה</w:t>
      </w:r>
    </w:p>
    <w:p w14:paraId="338A84BF" w14:textId="77777777" w:rsidR="006E0774" w:rsidRPr="00770B0B" w:rsidRDefault="006E0774" w:rsidP="007573DB">
      <w:pPr>
        <w:rPr>
          <w:spacing w:val="-2"/>
          <w:rtl/>
        </w:rPr>
      </w:pPr>
      <w:r w:rsidRPr="00770B0B">
        <w:rPr>
          <w:rFonts w:ascii="Fb Fontext" w:hAnsi="Fb Fontext" w:hint="cs"/>
          <w:spacing w:val="-2"/>
          <w:sz w:val="32"/>
          <w:rtl/>
        </w:rPr>
        <w:t xml:space="preserve">אלא </w:t>
      </w:r>
      <w:r w:rsidRPr="00770B0B">
        <w:rPr>
          <w:rFonts w:ascii="Fb Fontext" w:hAnsi="Fb Fontext"/>
          <w:spacing w:val="-2"/>
          <w:sz w:val="32"/>
          <w:rtl/>
        </w:rPr>
        <w:t>הזאה דבן עוף, דאתיא בק"ו מבן צאן שלא קבע לו כהן לשחיטתו</w:t>
      </w:r>
    </w:p>
    <w:p w14:paraId="641364E8" w14:textId="77777777" w:rsidR="006E0774" w:rsidRPr="00131640" w:rsidRDefault="006E0774" w:rsidP="007573DB">
      <w:pPr>
        <w:rPr>
          <w:rtl/>
        </w:rPr>
      </w:pPr>
      <w:r w:rsidRPr="00224C4C">
        <w:rPr>
          <w:rFonts w:ascii="Fb Fontext" w:hAnsi="Fb Fontext" w:hint="cs"/>
          <w:sz w:val="32"/>
          <w:rtl/>
        </w:rPr>
        <w:t>לבן עוף שקבה לו כה למליקתו שיקבע להזאתו</w:t>
      </w:r>
    </w:p>
    <w:p w14:paraId="57130A19" w14:textId="77777777" w:rsidR="006E0774" w:rsidRPr="00131640" w:rsidRDefault="006E0774" w:rsidP="0062137B">
      <w:pPr>
        <w:pStyle w:val="affb"/>
        <w:spacing w:after="120"/>
        <w:rPr>
          <w:del w:id="90072" w:author="מנוע עיצוב" w:date="2026-10-08T11:01:28Z"/>
          <w:rtl/>
        </w:rPr>
      </w:pPr>
      <w:del w:id="90071" w:author="מנוע עיצוב" w:date="2026-10-08T11:01:28Z">
        <w:r w:rsidRPr="00224C4C">
          <w:rPr>
            <w:rFonts w:hint="cs"/>
            <w:rtl/>
          </w:rPr>
          <w:delText xml:space="preserve">׹</w:delText>
        </w:r>
      </w:del>
    </w:p>
    <w:p w14:paraId="1077378D" w14:textId="77777777" w:rsidR="006E0774" w:rsidRPr="00131640" w:rsidRDefault="006E0774" w:rsidP="002A094E">
      <w:pPr>
        <w:pStyle w:val="afffd"/>
        <w:rPr>
          <w:rtl/>
        </w:rPr>
      </w:pPr>
      <w:ins w:id="9838" w:author="מספור קטעי משנה" w:date="2026-10-06T06:45:32Z">
        <w:r>
          <w:rPr>
            <w:rStyle w:val="MisparKeta"/>
          </w:rPr>
          <w:t xml:space="preserve">א. </w:t>
        </w:r>
      </w:ins>
      <w:r w:rsidRPr="00224C4C">
        <w:rPr>
          <w:rStyle w:val="afffa"/>
          <w:rFonts w:ascii="Fb Fontext" w:hAnsi="Fb Fontext"/>
          <w:b/>
          <w:spacing w:val="4"/>
          <w:rtl/>
        </w:rPr>
        <w:t>חוץ ממנחת סוטה ונזירה.</w:t>
      </w:r>
    </w:p>
    <w:p w14:paraId="6E3A33EE" w14:textId="1C370DB0" w:rsidR="00A85AC8" w:rsidRPr="00E600D8" w:rsidRDefault="006E0774" w:rsidP="007573DB">
      <w:pPr>
        <w:pStyle w:val="38"/>
        <w:framePr w:wrap="notBeside"/>
        <w:rPr>
          <w:rtl/>
        </w:rPr>
      </w:pPr>
      <w:r w:rsidRPr="00E600D8">
        <w:rPr>
          <w:rFonts w:hint="cs"/>
          <w:rtl/>
        </w:rPr>
        <w:t>ר</w:t>
      </w:r>
      <w:r w:rsidRPr="00E600D8">
        <w:rPr>
          <w:rtl/>
        </w:rPr>
        <w:t>"</w:t>
      </w:r>
      <w:r w:rsidRPr="00E600D8">
        <w:rPr>
          <w:rFonts w:hint="cs"/>
          <w:rtl/>
        </w:rPr>
        <w:t>א לרי</w:t>
      </w:r>
      <w:r w:rsidRPr="00E600D8">
        <w:rPr>
          <w:rtl/>
        </w:rPr>
        <w:t>"</w:t>
      </w:r>
      <w:r w:rsidRPr="00E600D8">
        <w:rPr>
          <w:rFonts w:hint="cs"/>
          <w:rtl/>
        </w:rPr>
        <w:t>א</w:t>
      </w:r>
      <w:r w:rsidRPr="00E600D8">
        <w:rPr>
          <w:rtl/>
        </w:rPr>
        <w:t xml:space="preserve"> דדריה</w:t>
      </w:r>
      <w:r w:rsidR="00A85AC8" w:rsidRPr="00E600D8">
        <w:rPr>
          <w:rtl/>
        </w:rPr>
        <w:t>:</w:t>
      </w:r>
    </w:p>
    <w:p w14:paraId="432D9AA8" w14:textId="0B87A7BA" w:rsidR="009469D7" w:rsidRDefault="006E0774" w:rsidP="00772670">
      <w:pPr>
        <w:rPr>
          <w:rtl/>
        </w:rPr>
      </w:pPr>
      <w:r w:rsidRPr="00224C4C">
        <w:rPr>
          <w:rFonts w:ascii="Fb Fontext" w:hAnsi="Fb Fontext"/>
          <w:rtl/>
        </w:rPr>
        <w:t>לא ת</w:t>
      </w:r>
      <w:r w:rsidRPr="00224C4C">
        <w:rPr>
          <w:rFonts w:ascii="Fb Fontext" w:hAnsi="Fb Fontext" w:hint="cs"/>
          <w:rtl/>
        </w:rPr>
        <w:t xml:space="preserve">שב </w:t>
      </w:r>
      <w:r w:rsidRPr="00224C4C">
        <w:rPr>
          <w:rFonts w:ascii="Fb Fontext" w:hAnsi="Fb Fontext"/>
          <w:rtl/>
        </w:rPr>
        <w:t xml:space="preserve">אכרעך, עד </w:t>
      </w:r>
      <w:r w:rsidR="00772670">
        <w:rPr>
          <w:rFonts w:ascii="Fb Fontext" w:hAnsi="Fb Fontext" w:hint="cs"/>
          <w:rtl/>
        </w:rPr>
        <w:t>שתאמר לי מנין ל</w:t>
      </w:r>
      <w:r w:rsidRPr="00945112">
        <w:rPr>
          <w:rStyle w:val="affffc"/>
          <w:rtl/>
        </w:rPr>
        <w:t>תנופה בבעלים</w:t>
      </w:r>
      <w:r w:rsidRPr="00943179">
        <w:rPr>
          <w:rtl/>
        </w:rPr>
        <w:t>?</w:t>
      </w:r>
    </w:p>
    <w:p w14:paraId="63CCA192" w14:textId="450C8381" w:rsidR="00A85AC8" w:rsidRPr="00E600D8" w:rsidRDefault="007573DB" w:rsidP="007573DB">
      <w:pPr>
        <w:pStyle w:val="38"/>
        <w:framePr w:wrap="notBeside"/>
        <w:rPr>
          <w:rtl/>
        </w:rPr>
      </w:pPr>
      <w:r w:rsidRPr="00E600D8">
        <w:rPr>
          <w:rFonts w:hint="cs"/>
          <w:rtl/>
        </w:rPr>
        <w:t>-</w:t>
      </w:r>
      <w:r w:rsidR="00772670" w:rsidRPr="00E600D8">
        <w:rPr>
          <w:rFonts w:hint="cs"/>
          <w:rtl/>
        </w:rPr>
        <w:t>השיבו</w:t>
      </w:r>
      <w:r w:rsidR="00A85AC8" w:rsidRPr="00E600D8">
        <w:rPr>
          <w:rFonts w:hint="cs"/>
          <w:rtl/>
        </w:rPr>
        <w:t>:</w:t>
      </w:r>
    </w:p>
    <w:p w14:paraId="79A56F16" w14:textId="74726654" w:rsidR="006E0774" w:rsidRPr="00131640" w:rsidRDefault="007573DB" w:rsidP="00943179">
      <w:pPr>
        <w:rPr>
          <w:rtl/>
        </w:rPr>
      </w:pPr>
      <w:r>
        <w:rPr>
          <w:rStyle w:val="affffa"/>
          <w:rFonts w:hint="cs"/>
          <w:rtl/>
        </w:rPr>
        <w:t>י</w:t>
      </w:r>
      <w:r w:rsidR="006E0774" w:rsidRPr="007573DB">
        <w:rPr>
          <w:rStyle w:val="affffa"/>
          <w:rtl/>
        </w:rPr>
        <w:t>ד יד</w:t>
      </w:r>
      <w:r w:rsidR="006E0774" w:rsidRPr="00943179">
        <w:rPr>
          <w:rtl/>
        </w:rPr>
        <w:t xml:space="preserve"> משלמים, </w:t>
      </w:r>
      <w:r w:rsidR="006E0774" w:rsidRPr="007573DB">
        <w:rPr>
          <w:rStyle w:val="affffa"/>
          <w:rFonts w:hint="cs"/>
          <w:rtl/>
        </w:rPr>
        <w:t>'ו</w:t>
      </w:r>
      <w:r w:rsidR="006E0774" w:rsidRPr="007573DB">
        <w:rPr>
          <w:rStyle w:val="affffa"/>
          <w:rtl/>
        </w:rPr>
        <w:t>לקח הכהן מיד האשה</w:t>
      </w:r>
      <w:r w:rsidR="006E0774" w:rsidRPr="007573DB">
        <w:rPr>
          <w:rStyle w:val="affffa"/>
          <w:rFonts w:hint="cs"/>
          <w:rtl/>
        </w:rPr>
        <w:t>'</w:t>
      </w:r>
      <w:r w:rsidR="006E0774" w:rsidRPr="007573DB">
        <w:rPr>
          <w:rStyle w:val="affffa"/>
          <w:rtl/>
        </w:rPr>
        <w:t xml:space="preserve">, </w:t>
      </w:r>
      <w:r w:rsidR="006E0774" w:rsidRPr="007573DB">
        <w:rPr>
          <w:rStyle w:val="affffa"/>
          <w:rFonts w:hint="cs"/>
          <w:rtl/>
        </w:rPr>
        <w:t>ו</w:t>
      </w:r>
      <w:r w:rsidR="00B35B36" w:rsidRPr="007573DB">
        <w:rPr>
          <w:rStyle w:val="affffa"/>
          <w:rFonts w:hint="cs"/>
          <w:rtl/>
        </w:rPr>
        <w:t>שם</w:t>
      </w:r>
      <w:r w:rsidR="006E0774" w:rsidRPr="007573DB">
        <w:rPr>
          <w:rStyle w:val="affffa"/>
          <w:rFonts w:hint="cs"/>
          <w:rtl/>
        </w:rPr>
        <w:t xml:space="preserve"> '</w:t>
      </w:r>
      <w:r w:rsidR="006E0774" w:rsidRPr="007573DB">
        <w:rPr>
          <w:rStyle w:val="affffa"/>
          <w:rtl/>
        </w:rPr>
        <w:t>ידיו תביאנה</w:t>
      </w:r>
      <w:r w:rsidR="006E0774" w:rsidRPr="007573DB">
        <w:rPr>
          <w:rStyle w:val="affffa"/>
          <w:rFonts w:hint="cs"/>
          <w:rtl/>
        </w:rPr>
        <w:t>'</w:t>
      </w:r>
      <w:r w:rsidR="006E0774" w:rsidRPr="00943179">
        <w:rPr>
          <w:rtl/>
        </w:rPr>
        <w:t>,</w:t>
      </w:r>
    </w:p>
    <w:p w14:paraId="39013774" w14:textId="77777777" w:rsidR="009469D7" w:rsidRDefault="006E0774" w:rsidP="006E0774">
      <w:pPr>
        <w:rPr>
          <w:rFonts w:ascii="Fb Fontext" w:hAnsi="Fb Fontext"/>
          <w:sz w:val="32"/>
          <w:rtl/>
        </w:rPr>
      </w:pPr>
      <w:r w:rsidRPr="00224C4C">
        <w:rPr>
          <w:rFonts w:ascii="Fb Fontext" w:hAnsi="Fb Fontext"/>
          <w:sz w:val="32"/>
          <w:rtl/>
        </w:rPr>
        <w:t xml:space="preserve">מה כאן אף להלן </w:t>
      </w:r>
      <w:r w:rsidRPr="00210DF6">
        <w:rPr>
          <w:rFonts w:ascii="Fb Fontext" w:hAnsi="Fb Fontext" w:cs="BA TM • Vilna Extra-Bold"/>
          <w:sz w:val="32"/>
          <w:rtl/>
        </w:rPr>
        <w:t>כהן</w:t>
      </w:r>
      <w:r w:rsidRPr="00224C4C">
        <w:rPr>
          <w:rFonts w:ascii="Fb Fontext" w:hAnsi="Fb Fontext"/>
          <w:sz w:val="32"/>
          <w:rtl/>
        </w:rPr>
        <w:t xml:space="preserve">, מה להלן אף כאן </w:t>
      </w:r>
      <w:r w:rsidRPr="00210DF6">
        <w:rPr>
          <w:rFonts w:ascii="Fb Fontext" w:hAnsi="Fb Fontext" w:cs="BA TM • Vilna Extra-Bold"/>
          <w:sz w:val="32"/>
          <w:rtl/>
        </w:rPr>
        <w:t>בעלים</w:t>
      </w:r>
      <w:r w:rsidRPr="00224C4C">
        <w:rPr>
          <w:rFonts w:ascii="Fb Fontext" w:hAnsi="Fb Fontext"/>
          <w:sz w:val="32"/>
          <w:rtl/>
        </w:rPr>
        <w:t>,</w:t>
      </w:r>
    </w:p>
    <w:p w14:paraId="539A81D7" w14:textId="6F4B5B7A" w:rsidR="006E0774" w:rsidRPr="00131640" w:rsidRDefault="006E0774" w:rsidP="00772670">
      <w:pPr>
        <w:rPr>
          <w:rtl/>
        </w:rPr>
      </w:pPr>
      <w:r w:rsidRPr="00224C4C">
        <w:rPr>
          <w:rFonts w:ascii="Fb Fontext" w:hAnsi="Fb Fontext" w:hint="cs"/>
          <w:sz w:val="32"/>
          <w:rtl/>
        </w:rPr>
        <w:t>- דכהן מכניס ידו תחת יד בעלים ומניף</w:t>
      </w:r>
      <w:r w:rsidR="00772670">
        <w:rPr>
          <w:rFonts w:ascii="Fb Fontext" w:hAnsi="Fb Fontext" w:hint="cs"/>
          <w:rtl/>
        </w:rPr>
        <w:t xml:space="preserve"> </w:t>
      </w:r>
      <w:r w:rsidRPr="00224C4C">
        <w:rPr>
          <w:rFonts w:ascii="Fb Fontext" w:hAnsi="Fb Fontext" w:hint="cs"/>
          <w:rtl/>
        </w:rPr>
        <w:t xml:space="preserve">ונזירה </w:t>
      </w:r>
      <w:r w:rsidRPr="00772670">
        <w:rPr>
          <w:rStyle w:val="affffa"/>
          <w:rFonts w:hint="cs"/>
          <w:rtl/>
        </w:rPr>
        <w:t>כף כף'</w:t>
      </w:r>
      <w:r w:rsidRPr="00224C4C">
        <w:rPr>
          <w:rFonts w:ascii="Fb Fontext" w:hAnsi="Fb Fontext" w:hint="cs"/>
          <w:rtl/>
        </w:rPr>
        <w:t xml:space="preserve"> מסוטה</w:t>
      </w:r>
    </w:p>
    <w:p w14:paraId="6973EE91" w14:textId="77777777" w:rsidR="006E0774" w:rsidRPr="00131640" w:rsidRDefault="006E0774" w:rsidP="00841728">
      <w:pPr>
        <w:pStyle w:val="affb"/>
        <w:rPr>
          <w:rtl/>
        </w:rPr>
      </w:pPr>
      <w:r w:rsidRPr="00224C4C">
        <w:rPr>
          <w:rFonts w:hint="cs"/>
          <w:rtl/>
        </w:rPr>
        <w:t>׹</w:t>
      </w:r>
    </w:p>
    <w:p w14:paraId="1F942C3C" w14:textId="77777777" w:rsidR="006E0774" w:rsidRPr="00131640" w:rsidRDefault="006E0774" w:rsidP="0010529F">
      <w:pPr>
        <w:pStyle w:val="afff0"/>
        <w:framePr w:wrap="around"/>
        <w:rPr>
          <w:rtl/>
        </w:rPr>
      </w:pPr>
      <w:r w:rsidRPr="0072013D">
        <w:rPr>
          <w:rFonts w:hint="cs"/>
          <w:rtl/>
        </w:rPr>
        <w:t>לז.</w:t>
      </w:r>
    </w:p>
    <w:p w14:paraId="1271C16E" w14:textId="77777777" w:rsidR="006E0774" w:rsidRPr="00131640" w:rsidRDefault="006E0774" w:rsidP="009D66E0">
      <w:pPr>
        <w:pStyle w:val="afffff8"/>
        <w:framePr w:wrap="around"/>
        <w:rPr>
          <w:rtl/>
        </w:rPr>
      </w:pPr>
      <w:del w:id="20102" w:author="קלוד" w:date="2026-10-06T10:09:14Z">
        <w:r>
          <w:rPr>
            <w:rtl/>
          </w:rPr>
          <w:delText xml:space="preserve">מתני'.</w:delText>
        </w:r>
      </w:del>
      <w:ins w:id="20103" w:author="קלוד" w:date="2026-10-06T10:09:14Z">
        <w:r>
          <w:rPr>
            <w:rtl/>
          </w:rPr>
          <w:t xml:space="preserve">משנה ט</w:t>
        </w:r>
      </w:ins>
    </w:p>
    <w:p w14:paraId="31166550" w14:textId="64DFB0C4" w:rsidR="006E0774" w:rsidRPr="00131640" w:rsidRDefault="006E0774" w:rsidP="00954D80">
      <w:pPr>
        <w:pStyle w:val="afff5"/>
        <w:spacing w:before="120"/>
        <w:rPr>
          <w:rtl/>
        </w:rPr>
        <w:pPrChange w:id="90010" w:author="קלוד" w:date="2026-10-08T12:08:16Z">
          <w:pPr>
            <w:pStyle w:val="afff5"/>
          </w:pPr>
        </w:pPrChange>
      </w:pPr>
      <w:r w:rsidRPr="00224C4C">
        <w:rPr>
          <w:rtl/>
        </w:rPr>
        <w:t xml:space="preserve">כל מצוה שהיא תלויה בארץ - נוהגת </w:t>
      </w:r>
      <w:r w:rsidR="0072013D">
        <w:rPr>
          <w:rFonts w:hint="cs"/>
          <w:rtl/>
        </w:rPr>
        <w:t>רק</w:t>
      </w:r>
      <w:r w:rsidRPr="00224C4C">
        <w:rPr>
          <w:rtl/>
        </w:rPr>
        <w:t xml:space="preserve"> בארץ,</w:t>
      </w:r>
    </w:p>
    <w:p w14:paraId="43398B6C" w14:textId="3AFE52CD" w:rsidR="006E0774" w:rsidRPr="00131640" w:rsidRDefault="006E0774" w:rsidP="00954D80">
      <w:pPr>
        <w:pStyle w:val="afff5"/>
        <w:rPr>
          <w:rtl/>
        </w:rPr>
      </w:pPr>
      <w:r w:rsidRPr="00224C4C">
        <w:rPr>
          <w:rtl/>
        </w:rPr>
        <w:t xml:space="preserve">ושאינה תלויה בארץ נוהגת בארץ </w:t>
      </w:r>
      <w:r w:rsidR="006C7087">
        <w:rPr>
          <w:rFonts w:hint="cs"/>
          <w:rtl/>
        </w:rPr>
        <w:t>ו</w:t>
      </w:r>
      <w:r w:rsidRPr="00224C4C">
        <w:rPr>
          <w:rtl/>
        </w:rPr>
        <w:t>בחו"ל, חוץ מערלה וכלאים.</w:t>
      </w:r>
    </w:p>
    <w:p w14:paraId="11A69484" w14:textId="77777777" w:rsidR="006E0774" w:rsidRPr="00131640" w:rsidRDefault="006E0774" w:rsidP="00954D80">
      <w:pPr>
        <w:pStyle w:val="afff5"/>
        <w:rPr>
          <w:rtl/>
        </w:rPr>
      </w:pPr>
      <w:r w:rsidRPr="00772670">
        <w:rPr>
          <w:rStyle w:val="TanaimMishna"/>
          <w:rtl/>
          <w:rPrChange w:id="20024" w:author="קלוד" w:date="2026-10-06T10:09:14Z">
            <w:rPr>
              <w:rStyle w:val="afffff3"/>
              <w:rtl/>
            </w:rPr>
          </w:rPrChange>
        </w:rPr>
        <w:t>ר"א אומר:</w:t>
      </w:r>
      <w:r w:rsidRPr="00224C4C">
        <w:rPr>
          <w:rtl/>
        </w:rPr>
        <w:t xml:space="preserve"> אף החדש.</w:t>
      </w:r>
    </w:p>
    <w:p w14:paraId="3E9C3D1B" w14:textId="77777777" w:rsidR="006E0774" w:rsidRPr="00131640" w:rsidRDefault="006E0774" w:rsidP="00841728">
      <w:pPr>
        <w:pStyle w:val="affb"/>
        <w:rPr>
          <w:del w:id="90074" w:author="מנוע עיצוב" w:date="2026-10-08T11:01:28Z"/>
          <w:rtl/>
        </w:rPr>
      </w:pPr>
      <w:del w:id="90073" w:author="מנוע עיצוב" w:date="2026-10-08T11:01:28Z">
        <w:r w:rsidRPr="00224C4C">
          <w:rPr>
            <w:rFonts w:hint="cs"/>
            <w:rtl/>
          </w:rPr>
          <w:delText xml:space="preserve">׹</w:delText>
        </w:r>
      </w:del>
    </w:p>
    <w:p w14:paraId="66CDAB1C" w14:textId="77777777" w:rsidR="009469D7" w:rsidRDefault="006E0774" w:rsidP="00AC0EF3">
      <w:pPr>
        <w:pStyle w:val="afffd"/>
        <w:rPr>
          <w:rtl/>
        </w:rPr>
      </w:pPr>
      <w:ins w:id="9839" w:author="מספור קטעי משנה" w:date="2026-10-06T06:45:32Z">
        <w:r>
          <w:rPr>
            <w:rStyle w:val="MisparKeta"/>
          </w:rPr>
          <w:t xml:space="preserve">א. </w:t>
        </w:r>
      </w:ins>
      <w:r w:rsidRPr="00224C4C">
        <w:rPr>
          <w:rFonts w:hint="cs"/>
          <w:rtl/>
        </w:rPr>
        <w:t>תלויה</w:t>
      </w:r>
    </w:p>
    <w:p w14:paraId="1095CBA0" w14:textId="77777777" w:rsidR="00A85AC8" w:rsidRPr="00E600D8" w:rsidRDefault="006E0774" w:rsidP="00AC0EF3">
      <w:pPr>
        <w:pStyle w:val="38"/>
        <w:framePr w:wrap="notBeside"/>
        <w:rPr>
          <w:rtl/>
        </w:rPr>
      </w:pPr>
      <w:r w:rsidRPr="00E600D8">
        <w:rPr>
          <w:rFonts w:hint="cs"/>
          <w:rtl/>
        </w:rPr>
        <w:t xml:space="preserve">לא </w:t>
      </w:r>
      <w:r w:rsidR="006C7087" w:rsidRPr="00E600D8">
        <w:rPr>
          <w:rFonts w:hint="cs"/>
          <w:rtl/>
        </w:rPr>
        <w:t>שכתוב</w:t>
      </w:r>
      <w:r w:rsidRPr="00E600D8">
        <w:rPr>
          <w:rFonts w:hint="cs"/>
          <w:rtl/>
        </w:rPr>
        <w:t xml:space="preserve"> בה</w:t>
      </w:r>
      <w:r w:rsidR="00A85AC8" w:rsidRPr="00E600D8">
        <w:rPr>
          <w:rtl/>
        </w:rPr>
        <w:t>:</w:t>
      </w:r>
    </w:p>
    <w:p w14:paraId="0AE114A5" w14:textId="71457491" w:rsidR="006E0774" w:rsidRPr="00131640" w:rsidRDefault="006E0774" w:rsidP="006E0774">
      <w:pPr>
        <w:rPr>
          <w:rtl/>
        </w:rPr>
      </w:pPr>
      <w:r w:rsidRPr="00224C4C">
        <w:rPr>
          <w:rFonts w:ascii="Fb Fontext" w:hAnsi="Fb Fontext" w:hint="cs"/>
          <w:sz w:val="32"/>
          <w:rtl/>
        </w:rPr>
        <w:t xml:space="preserve">ביאה דהא תפילין ופטר חמור </w:t>
      </w:r>
      <w:r w:rsidR="00AC0EF3">
        <w:rPr>
          <w:rFonts w:ascii="Fb Fontext" w:hAnsi="Fb Fontext" w:hint="cs"/>
          <w:sz w:val="32"/>
          <w:rtl/>
        </w:rPr>
        <w:t>כתוב בהם</w:t>
      </w:r>
      <w:r w:rsidRPr="00224C4C">
        <w:rPr>
          <w:rFonts w:ascii="Fb Fontext" w:hAnsi="Fb Fontext" w:hint="cs"/>
          <w:sz w:val="32"/>
          <w:rtl/>
        </w:rPr>
        <w:t xml:space="preserve"> ביאה ונו</w:t>
      </w:r>
      <w:r w:rsidR="00AC0EF3">
        <w:rPr>
          <w:rFonts w:ascii="Fb Fontext" w:hAnsi="Fb Fontext" w:hint="cs"/>
          <w:sz w:val="32"/>
          <w:rtl/>
        </w:rPr>
        <w:t>ה</w:t>
      </w:r>
      <w:r w:rsidRPr="00224C4C">
        <w:rPr>
          <w:rFonts w:ascii="Fb Fontext" w:hAnsi="Fb Fontext" w:hint="cs"/>
          <w:sz w:val="32"/>
          <w:rtl/>
        </w:rPr>
        <w:t>גין גם בחו</w:t>
      </w:r>
      <w:r w:rsidRPr="00224C4C">
        <w:rPr>
          <w:rFonts w:ascii="Fb Fontext" w:hAnsi="Fb Fontext"/>
          <w:sz w:val="32"/>
          <w:rtl/>
        </w:rPr>
        <w:t>"</w:t>
      </w:r>
      <w:r w:rsidRPr="00224C4C">
        <w:rPr>
          <w:rFonts w:ascii="Fb Fontext" w:hAnsi="Fb Fontext" w:hint="cs"/>
          <w:sz w:val="32"/>
          <w:rtl/>
        </w:rPr>
        <w:t>ל</w:t>
      </w:r>
    </w:p>
    <w:p w14:paraId="3B1C360A" w14:textId="6FDCBD8A" w:rsidR="00A85AC8" w:rsidRPr="00E600D8" w:rsidRDefault="00AC0EF3" w:rsidP="006C7087">
      <w:pPr>
        <w:pStyle w:val="38"/>
        <w:framePr w:wrap="notBeside"/>
        <w:rPr>
          <w:rtl/>
        </w:rPr>
      </w:pPr>
      <w:r w:rsidRPr="00E600D8">
        <w:rPr>
          <w:rFonts w:hint="cs"/>
          <w:rtl/>
        </w:rPr>
        <w:t xml:space="preserve">- </w:t>
      </w:r>
      <w:r w:rsidR="006E0774" w:rsidRPr="00E600D8">
        <w:rPr>
          <w:rtl/>
        </w:rPr>
        <w:t>ר"</w:t>
      </w:r>
      <w:r w:rsidR="006E0774" w:rsidRPr="00E600D8">
        <w:rPr>
          <w:rFonts w:hint="cs"/>
          <w:rtl/>
        </w:rPr>
        <w:t xml:space="preserve">י </w:t>
      </w:r>
      <w:r w:rsidR="006E0774" w:rsidRPr="00E600D8">
        <w:rPr>
          <w:rtl/>
        </w:rPr>
        <w:t>ה"ק</w:t>
      </w:r>
      <w:r w:rsidR="00A85AC8" w:rsidRPr="00E600D8">
        <w:rPr>
          <w:rtl/>
        </w:rPr>
        <w:t>:</w:t>
      </w:r>
    </w:p>
    <w:p w14:paraId="77E1BDA1" w14:textId="0B9DADAB" w:rsidR="006E0774" w:rsidRPr="00770B0B" w:rsidRDefault="00204D0E" w:rsidP="00204D0E">
      <w:pPr>
        <w:rPr>
          <w:spacing w:val="0"/>
          <w:rtl/>
        </w:rPr>
      </w:pPr>
      <w:r w:rsidRPr="00770B0B">
        <w:rPr>
          <w:rFonts w:ascii="Fb Fontext" w:hAnsi="Fb Fontext" w:cs="BA TM • Vilna Extra-Bold" w:hint="cs"/>
          <w:spacing w:val="0"/>
          <w:rtl/>
        </w:rPr>
        <w:t>כ</w:t>
      </w:r>
      <w:r w:rsidR="006E0774" w:rsidRPr="00770B0B">
        <w:rPr>
          <w:rFonts w:ascii="Fb Fontext" w:hAnsi="Fb Fontext" w:cs="BA TM • Vilna Extra-Bold"/>
          <w:spacing w:val="0"/>
          <w:rtl/>
        </w:rPr>
        <w:t>ל חובת הגוף</w:t>
      </w:r>
      <w:r w:rsidR="006E0774" w:rsidRPr="00770B0B">
        <w:rPr>
          <w:rFonts w:ascii="Fb Fontext" w:hAnsi="Fb Fontext"/>
          <w:spacing w:val="0"/>
          <w:rtl/>
        </w:rPr>
        <w:t xml:space="preserve"> נוהגת בארץ </w:t>
      </w:r>
      <w:r w:rsidRPr="00770B0B">
        <w:rPr>
          <w:rFonts w:ascii="Fb Fontext" w:hAnsi="Fb Fontext" w:hint="cs"/>
          <w:spacing w:val="0"/>
          <w:rtl/>
        </w:rPr>
        <w:t>ו</w:t>
      </w:r>
      <w:r w:rsidR="006E0774" w:rsidRPr="00770B0B">
        <w:rPr>
          <w:rFonts w:ascii="Fb Fontext" w:hAnsi="Fb Fontext"/>
          <w:spacing w:val="0"/>
          <w:rtl/>
        </w:rPr>
        <w:t>בח</w:t>
      </w:r>
      <w:r w:rsidRPr="00770B0B">
        <w:rPr>
          <w:rFonts w:ascii="Fb Fontext" w:hAnsi="Fb Fontext" w:hint="cs"/>
          <w:spacing w:val="0"/>
          <w:rtl/>
        </w:rPr>
        <w:t>ו</w:t>
      </w:r>
      <w:r w:rsidR="006E0774" w:rsidRPr="00770B0B">
        <w:rPr>
          <w:rFonts w:ascii="Fb Fontext" w:hAnsi="Fb Fontext"/>
          <w:spacing w:val="0"/>
          <w:rtl/>
        </w:rPr>
        <w:t xml:space="preserve">"ל, </w:t>
      </w:r>
      <w:r w:rsidR="006E0774" w:rsidRPr="00770B0B">
        <w:rPr>
          <w:rFonts w:ascii="Fb Fontext" w:hAnsi="Fb Fontext" w:cs="BA TM • Vilna Extra-Bold"/>
          <w:spacing w:val="0"/>
          <w:rtl/>
        </w:rPr>
        <w:t>חובת קרקע</w:t>
      </w:r>
      <w:r w:rsidR="006E0774" w:rsidRPr="00770B0B">
        <w:rPr>
          <w:rFonts w:ascii="Fb Fontext" w:hAnsi="Fb Fontext"/>
          <w:spacing w:val="0"/>
          <w:rtl/>
        </w:rPr>
        <w:t xml:space="preserve"> - נוהגת </w:t>
      </w:r>
      <w:r w:rsidR="00AC0EF3" w:rsidRPr="00770B0B">
        <w:rPr>
          <w:rFonts w:ascii="Fb Fontext" w:hAnsi="Fb Fontext" w:hint="cs"/>
          <w:spacing w:val="0"/>
          <w:rtl/>
        </w:rPr>
        <w:t>רק</w:t>
      </w:r>
      <w:r w:rsidR="006E0774" w:rsidRPr="00770B0B">
        <w:rPr>
          <w:rFonts w:ascii="Fb Fontext" w:hAnsi="Fb Fontext"/>
          <w:spacing w:val="0"/>
          <w:rtl/>
        </w:rPr>
        <w:t xml:space="preserve"> בארץ.</w:t>
      </w:r>
    </w:p>
    <w:p w14:paraId="3310471A" w14:textId="42ECA80B" w:rsidR="00A85AC8" w:rsidRPr="00E600D8" w:rsidRDefault="006E0774" w:rsidP="003067FE">
      <w:pPr>
        <w:pStyle w:val="38"/>
        <w:framePr w:wrap="notBeside"/>
        <w:rPr>
          <w:rtl/>
        </w:rPr>
      </w:pPr>
      <w:r w:rsidRPr="00770B0B">
        <w:rPr>
          <w:spacing w:val="0"/>
          <w:rtl/>
        </w:rPr>
        <w:t>ד</w:t>
      </w:r>
      <w:r w:rsidRPr="00E600D8">
        <w:rPr>
          <w:rtl/>
        </w:rPr>
        <w:t>ת"ר</w:t>
      </w:r>
      <w:r w:rsidR="00A85AC8" w:rsidRPr="00E600D8">
        <w:rPr>
          <w:rtl/>
        </w:rPr>
        <w:t>:</w:t>
      </w:r>
    </w:p>
    <w:p w14:paraId="2F288C05" w14:textId="0E3C1C24" w:rsidR="009469D7" w:rsidRDefault="006E0774" w:rsidP="006E0774">
      <w:pPr>
        <w:rPr>
          <w:rStyle w:val="affffa"/>
          <w:rtl/>
        </w:rPr>
      </w:pPr>
      <w:r w:rsidRPr="00224C4C">
        <w:rPr>
          <w:rStyle w:val="affffa"/>
          <w:rFonts w:hint="cs"/>
          <w:rtl/>
        </w:rPr>
        <w:t>'</w:t>
      </w:r>
      <w:r w:rsidRPr="00224C4C">
        <w:rPr>
          <w:rStyle w:val="affffa"/>
          <w:rtl/>
        </w:rPr>
        <w:t>אלה החוקים</w:t>
      </w:r>
      <w:r w:rsidRPr="00224C4C">
        <w:rPr>
          <w:rStyle w:val="affffa"/>
          <w:rFonts w:hint="cs"/>
          <w:rtl/>
        </w:rPr>
        <w:t>'</w:t>
      </w:r>
      <w:r w:rsidRPr="00224C4C">
        <w:rPr>
          <w:rStyle w:val="affffa"/>
          <w:rtl/>
        </w:rPr>
        <w:t xml:space="preserve"> </w:t>
      </w:r>
      <w:r w:rsidRPr="00224C4C">
        <w:rPr>
          <w:rFonts w:ascii="Fb Fontext" w:hAnsi="Fb Fontext"/>
          <w:sz w:val="32"/>
          <w:rtl/>
        </w:rPr>
        <w:t>- אלו המדרשות,</w:t>
      </w:r>
    </w:p>
    <w:p w14:paraId="2A34B277" w14:textId="1C637913" w:rsidR="006E0774" w:rsidRPr="00131640" w:rsidRDefault="006E0774" w:rsidP="006E0774">
      <w:pPr>
        <w:rPr>
          <w:rtl/>
        </w:rPr>
      </w:pPr>
      <w:r w:rsidRPr="00224C4C">
        <w:rPr>
          <w:rStyle w:val="affffa"/>
          <w:rFonts w:hint="cs"/>
          <w:rtl/>
        </w:rPr>
        <w:t>'</w:t>
      </w:r>
      <w:r w:rsidRPr="00224C4C">
        <w:rPr>
          <w:rStyle w:val="affffa"/>
          <w:rtl/>
        </w:rPr>
        <w:t>והמשפטים</w:t>
      </w:r>
      <w:r w:rsidRPr="00224C4C">
        <w:rPr>
          <w:rStyle w:val="affffa"/>
          <w:rFonts w:hint="cs"/>
          <w:rtl/>
        </w:rPr>
        <w:t>'</w:t>
      </w:r>
      <w:r w:rsidRPr="00224C4C">
        <w:rPr>
          <w:rStyle w:val="affffa"/>
          <w:rtl/>
        </w:rPr>
        <w:t xml:space="preserve"> </w:t>
      </w:r>
      <w:r w:rsidRPr="00224C4C">
        <w:rPr>
          <w:rFonts w:ascii="Fb Fontext" w:hAnsi="Fb Fontext"/>
          <w:sz w:val="32"/>
          <w:rtl/>
        </w:rPr>
        <w:t>- אלו הדינים,</w:t>
      </w:r>
      <w:r w:rsidRPr="00224C4C">
        <w:rPr>
          <w:rStyle w:val="affffa"/>
          <w:rtl/>
        </w:rPr>
        <w:t xml:space="preserve"> </w:t>
      </w:r>
      <w:r w:rsidRPr="00224C4C">
        <w:rPr>
          <w:rStyle w:val="affffa"/>
          <w:rFonts w:hint="cs"/>
          <w:rtl/>
        </w:rPr>
        <w:t>'</w:t>
      </w:r>
      <w:r w:rsidRPr="00224C4C">
        <w:rPr>
          <w:rStyle w:val="affffa"/>
          <w:rtl/>
        </w:rPr>
        <w:t>אשר תשמרון</w:t>
      </w:r>
      <w:r w:rsidRPr="00224C4C">
        <w:rPr>
          <w:rStyle w:val="affffa"/>
          <w:rFonts w:hint="cs"/>
          <w:rtl/>
        </w:rPr>
        <w:t>'</w:t>
      </w:r>
      <w:r w:rsidRPr="00224C4C">
        <w:rPr>
          <w:rStyle w:val="affffa"/>
          <w:rtl/>
        </w:rPr>
        <w:t xml:space="preserve"> </w:t>
      </w:r>
      <w:r w:rsidRPr="00224C4C">
        <w:rPr>
          <w:rFonts w:ascii="Fb Fontext" w:hAnsi="Fb Fontext"/>
          <w:sz w:val="32"/>
          <w:rtl/>
        </w:rPr>
        <w:t>- זו משנה,</w:t>
      </w:r>
    </w:p>
    <w:p w14:paraId="0E4B6C4A" w14:textId="77777777" w:rsidR="009469D7" w:rsidRDefault="006E0774" w:rsidP="006E0774">
      <w:pPr>
        <w:rPr>
          <w:rFonts w:ascii="Fb Fontext" w:hAnsi="Fb Fontext"/>
          <w:rtl/>
        </w:rPr>
      </w:pPr>
      <w:r w:rsidRPr="00224C4C">
        <w:rPr>
          <w:rStyle w:val="affffa"/>
          <w:rFonts w:hint="cs"/>
          <w:rtl/>
        </w:rPr>
        <w:t>'</w:t>
      </w:r>
      <w:r w:rsidRPr="00224C4C">
        <w:rPr>
          <w:rStyle w:val="affffa"/>
          <w:rtl/>
        </w:rPr>
        <w:t>לעשות</w:t>
      </w:r>
      <w:r w:rsidRPr="00224C4C">
        <w:rPr>
          <w:rStyle w:val="affffa"/>
          <w:rFonts w:hint="cs"/>
          <w:rtl/>
        </w:rPr>
        <w:t>'</w:t>
      </w:r>
      <w:r w:rsidRPr="00224C4C">
        <w:rPr>
          <w:rStyle w:val="affffa"/>
          <w:rtl/>
        </w:rPr>
        <w:t xml:space="preserve"> </w:t>
      </w:r>
      <w:r w:rsidRPr="00224C4C">
        <w:rPr>
          <w:rFonts w:ascii="Fb Fontext" w:hAnsi="Fb Fontext"/>
          <w:rtl/>
        </w:rPr>
        <w:t xml:space="preserve">- זו מעשה, </w:t>
      </w:r>
      <w:r w:rsidRPr="003067FE">
        <w:rPr>
          <w:rStyle w:val="affffa"/>
          <w:rtl/>
        </w:rPr>
        <w:t xml:space="preserve">בארץ </w:t>
      </w:r>
      <w:r w:rsidRPr="00224C4C">
        <w:rPr>
          <w:rFonts w:ascii="Fb Fontext" w:hAnsi="Fb Fontext" w:hint="cs"/>
          <w:rtl/>
        </w:rPr>
        <w:t>רק בארץ,</w:t>
      </w:r>
    </w:p>
    <w:p w14:paraId="664E032C" w14:textId="77777777" w:rsidR="00A85AC8" w:rsidRPr="00E600D8" w:rsidRDefault="006E0774" w:rsidP="00B071E5">
      <w:pPr>
        <w:pStyle w:val="38"/>
        <w:framePr w:wrap="notBeside"/>
        <w:rPr>
          <w:rtl/>
        </w:rPr>
      </w:pPr>
      <w:r w:rsidRPr="00E600D8">
        <w:rPr>
          <w:rFonts w:hint="cs"/>
          <w:rtl/>
        </w:rPr>
        <w:t>ואכתי</w:t>
      </w:r>
      <w:r w:rsidR="00A85AC8" w:rsidRPr="00E600D8">
        <w:rPr>
          <w:rtl/>
        </w:rPr>
        <w:t>:</w:t>
      </w:r>
    </w:p>
    <w:p w14:paraId="42AF4524" w14:textId="243A2945" w:rsidR="006E0774" w:rsidRPr="00131640" w:rsidRDefault="00B071E5" w:rsidP="006E0774">
      <w:pPr>
        <w:rPr>
          <w:rtl/>
        </w:rPr>
      </w:pPr>
      <w:r>
        <w:rPr>
          <w:rStyle w:val="affffa"/>
          <w:rFonts w:hint="cs"/>
          <w:rtl/>
        </w:rPr>
        <w:t>כ</w:t>
      </w:r>
      <w:r w:rsidR="006E0774" w:rsidRPr="00204D0E">
        <w:rPr>
          <w:rStyle w:val="affffa"/>
          <w:rFonts w:hint="cs"/>
          <w:rtl/>
        </w:rPr>
        <w:t>ל הימים, אשר אתם חיים על האדמה</w:t>
      </w:r>
    </w:p>
    <w:p w14:paraId="00F151AB" w14:textId="77777777" w:rsidR="009469D7" w:rsidRDefault="006E0774" w:rsidP="006E0774">
      <w:pPr>
        <w:rPr>
          <w:rFonts w:ascii="Fb Fontext" w:hAnsi="Fb Fontext"/>
          <w:rtl/>
        </w:rPr>
      </w:pPr>
      <w:r w:rsidRPr="00224C4C">
        <w:rPr>
          <w:rFonts w:ascii="Fb Fontext" w:hAnsi="Fb Fontext"/>
          <w:rtl/>
        </w:rPr>
        <w:t xml:space="preserve">אחר שריבה הכתוב ומיעט, צא ולמד ממה שאמור בענין: </w:t>
      </w:r>
      <w:r w:rsidRPr="00224C4C">
        <w:rPr>
          <w:rStyle w:val="affffa"/>
          <w:rtl/>
        </w:rPr>
        <w:t>אבד תאבדון את כל המקומות אשר עבדו שם וגו</w:t>
      </w:r>
      <w:r w:rsidRPr="00224C4C">
        <w:rPr>
          <w:rFonts w:ascii="Fb Fontext" w:hAnsi="Fb Fontext"/>
          <w:rtl/>
        </w:rPr>
        <w:t>'</w:t>
      </w:r>
    </w:p>
    <w:p w14:paraId="0BF1190A" w14:textId="0BBD470D" w:rsidR="00A85AC8" w:rsidRPr="00E600D8" w:rsidRDefault="00E600D8" w:rsidP="003067FE">
      <w:pPr>
        <w:pStyle w:val="38"/>
        <w:framePr w:wrap="notBeside"/>
        <w:rPr>
          <w:rtl/>
        </w:rPr>
      </w:pPr>
      <w:r w:rsidRPr="00E600D8">
        <w:rPr>
          <w:rtl/>
        </w:rPr>
        <w:t>-</w:t>
      </w:r>
    </w:p>
    <w:p w14:paraId="4B3651A7" w14:textId="2BB9A4B9" w:rsidR="00B071E5" w:rsidRPr="00770B0B" w:rsidRDefault="003067FE" w:rsidP="006E0774">
      <w:pPr>
        <w:rPr>
          <w:spacing w:val="0"/>
          <w:rtl/>
        </w:rPr>
      </w:pPr>
      <w:r w:rsidRPr="00770B0B">
        <w:rPr>
          <w:rFonts w:ascii="Fb Fontext" w:hAnsi="Fb Fontext" w:hint="cs"/>
          <w:spacing w:val="0"/>
          <w:rtl/>
        </w:rPr>
        <w:t>מ</w:t>
      </w:r>
      <w:r w:rsidR="006E0774" w:rsidRPr="00770B0B">
        <w:rPr>
          <w:rFonts w:ascii="Fb Fontext" w:hAnsi="Fb Fontext"/>
          <w:spacing w:val="0"/>
          <w:rtl/>
        </w:rPr>
        <w:t>ה ע</w:t>
      </w:r>
      <w:r w:rsidR="006E0774" w:rsidRPr="00770B0B">
        <w:rPr>
          <w:rFonts w:ascii="Fb Fontext" w:hAnsi="Fb Fontext" w:hint="cs"/>
          <w:spacing w:val="0"/>
          <w:rtl/>
        </w:rPr>
        <w:t xml:space="preserve">כו''ם </w:t>
      </w:r>
      <w:r w:rsidR="006E0774" w:rsidRPr="00770B0B">
        <w:rPr>
          <w:rFonts w:ascii="Fb Fontext" w:hAnsi="Fb Fontext"/>
          <w:spacing w:val="0"/>
          <w:rtl/>
        </w:rPr>
        <w:t xml:space="preserve">שהיא חובת הגוף, ונוהגת בארץ </w:t>
      </w:r>
      <w:r w:rsidR="00B071E5" w:rsidRPr="00770B0B">
        <w:rPr>
          <w:rFonts w:ascii="Fb Fontext" w:hAnsi="Fb Fontext" w:hint="cs"/>
          <w:spacing w:val="0"/>
          <w:rtl/>
        </w:rPr>
        <w:t>ובחו''ל</w:t>
      </w:r>
      <w:r w:rsidR="006E0774" w:rsidRPr="00770B0B">
        <w:rPr>
          <w:rFonts w:ascii="Fb Fontext" w:hAnsi="Fb Fontext"/>
          <w:spacing w:val="0"/>
          <w:rtl/>
        </w:rPr>
        <w:t xml:space="preserve"> </w:t>
      </w:r>
      <w:r w:rsidR="00340D1E" w:rsidRPr="00770B0B">
        <w:rPr>
          <w:rFonts w:ascii="Fb Fontext" w:hAnsi="Fb Fontext" w:hint="cs"/>
          <w:spacing w:val="0"/>
          <w:rtl/>
        </w:rPr>
        <w:t>אף כל חובת הגוף</w:t>
      </w:r>
    </w:p>
    <w:p w14:paraId="5F87BF17" w14:textId="77777777" w:rsidR="006E0774" w:rsidRPr="00131640" w:rsidRDefault="006E0774" w:rsidP="00841728">
      <w:pPr>
        <w:pStyle w:val="affb"/>
        <w:rPr>
          <w:del w:id="90076" w:author="מנוע עיצוב" w:date="2026-10-08T11:01:28Z"/>
          <w:rtl/>
        </w:rPr>
      </w:pPr>
      <w:del w:id="90075" w:author="מנוע עיצוב" w:date="2026-10-08T11:01:28Z">
        <w:r w:rsidRPr="00224C4C">
          <w:rPr>
            <w:rFonts w:hint="cs"/>
            <w:rtl/>
          </w:rPr>
          <w:delText xml:space="preserve">׹</w:delText>
        </w:r>
      </w:del>
    </w:p>
    <w:p w14:paraId="7E21FFDE" w14:textId="483DEB17" w:rsidR="007309FA" w:rsidRPr="00131640" w:rsidRDefault="006E0774" w:rsidP="00770B0B">
      <w:pPr>
        <w:pStyle w:val="afffd"/>
        <w:rPr>
          <w:rtl/>
        </w:rPr>
      </w:pPr>
      <w:ins w:id="9840" w:author="מספור קטעי משנה" w:date="2026-10-06T06:45:32Z">
        <w:r>
          <w:rPr>
            <w:rStyle w:val="MisparKeta"/>
          </w:rPr>
          <w:t xml:space="preserve">ב. </w:t>
        </w:r>
      </w:ins>
      <w:r w:rsidRPr="00340D1E">
        <w:rPr>
          <w:rtl/>
        </w:rPr>
        <w:t>חוץ מן הערלה והכלאים.</w:t>
      </w:r>
    </w:p>
    <w:p w14:paraId="09BCF225" w14:textId="77777777" w:rsidR="009469D7" w:rsidRDefault="006E0774" w:rsidP="00F65F8B">
      <w:pPr>
        <w:pStyle w:val="affffb"/>
        <w:rPr>
          <w:rtl/>
        </w:rPr>
      </w:pPr>
      <w:r w:rsidRPr="00224C4C">
        <w:rPr>
          <w:rStyle w:val="afffa"/>
          <w:rtl/>
        </w:rPr>
        <w:t>איבעיא להו</w:t>
      </w:r>
      <w:r w:rsidRPr="00224C4C">
        <w:rPr>
          <w:rtl/>
        </w:rPr>
        <w:t xml:space="preserve">: </w:t>
      </w:r>
      <w:r w:rsidRPr="00224C4C">
        <w:rPr>
          <w:rStyle w:val="afffa"/>
          <w:rFonts w:hint="cs"/>
          <w:rtl/>
        </w:rPr>
        <w:t>ר</w:t>
      </w:r>
      <w:r w:rsidRPr="00224C4C">
        <w:rPr>
          <w:rStyle w:val="afffa"/>
          <w:rtl/>
        </w:rPr>
        <w:t>"</w:t>
      </w:r>
      <w:r w:rsidRPr="00224C4C">
        <w:rPr>
          <w:rStyle w:val="afffa"/>
          <w:rFonts w:hint="cs"/>
          <w:rtl/>
        </w:rPr>
        <w:t xml:space="preserve">א </w:t>
      </w:r>
      <w:r w:rsidR="009B7A45">
        <w:rPr>
          <w:rStyle w:val="afffa"/>
          <w:rFonts w:hint="cs"/>
          <w:rtl/>
        </w:rPr>
        <w:t xml:space="preserve">דאף החדש, </w:t>
      </w:r>
      <w:r w:rsidRPr="00224C4C">
        <w:rPr>
          <w:rStyle w:val="afffa"/>
          <w:rtl/>
        </w:rPr>
        <w:t>לחומרא</w:t>
      </w:r>
      <w:r w:rsidR="002048FD">
        <w:rPr>
          <w:rStyle w:val="afffa"/>
          <w:rFonts w:hint="cs"/>
          <w:rtl/>
        </w:rPr>
        <w:t xml:space="preserve"> או לקולא</w:t>
      </w:r>
      <w:r w:rsidRPr="00224C4C">
        <w:rPr>
          <w:rStyle w:val="afffa"/>
          <w:rtl/>
        </w:rPr>
        <w:t xml:space="preserve"> </w:t>
      </w:r>
      <w:r w:rsidR="003067FE">
        <w:rPr>
          <w:rStyle w:val="afffa"/>
          <w:rFonts w:hint="cs"/>
          <w:rtl/>
        </w:rPr>
        <w:t>חלק</w:t>
      </w:r>
      <w:r w:rsidRPr="00224C4C">
        <w:rPr>
          <w:rStyle w:val="afffa"/>
          <w:rtl/>
        </w:rPr>
        <w:t>,</w:t>
      </w:r>
    </w:p>
    <w:p w14:paraId="1029D86D" w14:textId="33005B76" w:rsidR="00A85AC8" w:rsidRPr="00E600D8" w:rsidRDefault="006E0774" w:rsidP="003067FE">
      <w:pPr>
        <w:pStyle w:val="38"/>
        <w:framePr w:wrap="notBeside"/>
        <w:rPr>
          <w:rtl/>
        </w:rPr>
      </w:pPr>
      <w:r w:rsidRPr="00E600D8">
        <w:rPr>
          <w:rtl/>
        </w:rPr>
        <w:t>וה"ק ת"ק</w:t>
      </w:r>
      <w:r w:rsidR="00A85AC8" w:rsidRPr="00E600D8">
        <w:rPr>
          <w:rtl/>
        </w:rPr>
        <w:t>:</w:t>
      </w:r>
    </w:p>
    <w:p w14:paraId="16727C3E" w14:textId="035933EE" w:rsidR="006E0774" w:rsidRPr="00131640" w:rsidRDefault="006E0774" w:rsidP="006E0774">
      <w:pPr>
        <w:rPr>
          <w:rtl/>
        </w:rPr>
      </w:pPr>
      <w:r w:rsidRPr="00224C4C">
        <w:rPr>
          <w:rFonts w:ascii="Fb Fontext" w:hAnsi="Fb Fontext"/>
          <w:rtl/>
        </w:rPr>
        <w:t>חוץ מהערלה והכלאים, ד</w:t>
      </w:r>
      <w:r w:rsidRPr="00210DF6">
        <w:rPr>
          <w:rFonts w:ascii="Fb Fontext" w:hAnsi="Fb Fontext" w:cs="BA TM • Vilna Extra-Bold"/>
          <w:rtl/>
        </w:rPr>
        <w:t>הלכתא</w:t>
      </w:r>
      <w:r w:rsidRPr="00224C4C">
        <w:rPr>
          <w:rFonts w:ascii="Fb Fontext" w:hAnsi="Fb Fontext"/>
          <w:rtl/>
        </w:rPr>
        <w:t xml:space="preserve"> גמירי, א</w:t>
      </w:r>
      <w:r w:rsidR="009B7A45">
        <w:rPr>
          <w:rFonts w:ascii="Fb Fontext" w:hAnsi="Fb Fontext" w:hint="cs"/>
          <w:rtl/>
        </w:rPr>
        <w:t>ף שהיא חובת קרקע</w:t>
      </w:r>
    </w:p>
    <w:p w14:paraId="41151DA1" w14:textId="6718D505" w:rsidR="006E0774" w:rsidRPr="00131640" w:rsidRDefault="006E0774" w:rsidP="006E0774">
      <w:pPr>
        <w:rPr>
          <w:rtl/>
        </w:rPr>
      </w:pPr>
      <w:r w:rsidRPr="00224C4C">
        <w:rPr>
          <w:rFonts w:ascii="Fb Fontext" w:hAnsi="Fb Fontext"/>
          <w:rtl/>
        </w:rPr>
        <w:t xml:space="preserve">אבל חדש – </w:t>
      </w:r>
      <w:r w:rsidRPr="00224C4C">
        <w:rPr>
          <w:rFonts w:ascii="Fb Fontext" w:hAnsi="Fb Fontext" w:hint="cs"/>
          <w:rtl/>
        </w:rPr>
        <w:t xml:space="preserve">דווקא </w:t>
      </w:r>
      <w:r w:rsidRPr="00224C4C">
        <w:rPr>
          <w:rFonts w:ascii="Fb Fontext" w:hAnsi="Fb Fontext"/>
          <w:rtl/>
        </w:rPr>
        <w:t xml:space="preserve">בארץ </w:t>
      </w:r>
      <w:r w:rsidRPr="00224C4C">
        <w:rPr>
          <w:rFonts w:ascii="Fb Fontext" w:hAnsi="Fb Fontext" w:hint="cs"/>
          <w:rtl/>
        </w:rPr>
        <w:t>ד</w:t>
      </w:r>
      <w:r w:rsidRPr="00224C4C">
        <w:rPr>
          <w:rFonts w:ascii="Fb Fontext" w:hAnsi="Fb Fontext"/>
          <w:rtl/>
        </w:rPr>
        <w:t>מושב לאחר ירושה וישיבה משמע,</w:t>
      </w:r>
    </w:p>
    <w:p w14:paraId="70B84803" w14:textId="2DE92ED4" w:rsidR="00A85AC8" w:rsidRPr="00E600D8" w:rsidRDefault="006E0774" w:rsidP="003067FE">
      <w:pPr>
        <w:pStyle w:val="38"/>
        <w:framePr w:wrap="notBeside"/>
        <w:rPr>
          <w:rtl/>
        </w:rPr>
      </w:pPr>
      <w:r w:rsidRPr="00E600D8">
        <w:rPr>
          <w:rtl/>
        </w:rPr>
        <w:t>ו</w:t>
      </w:r>
      <w:r w:rsidR="00902473" w:rsidRPr="00E600D8">
        <w:rPr>
          <w:rFonts w:hint="cs"/>
          <w:rtl/>
        </w:rPr>
        <w:t>א</w:t>
      </w:r>
      <w:r w:rsidR="00AC673D" w:rsidRPr="00E600D8">
        <w:rPr>
          <w:rFonts w:hint="cs"/>
          <w:rtl/>
        </w:rPr>
        <w:t>הך א</w:t>
      </w:r>
      <w:r w:rsidRPr="00E600D8">
        <w:rPr>
          <w:rtl/>
        </w:rPr>
        <w:t>ר"א</w:t>
      </w:r>
      <w:r w:rsidR="00A85AC8" w:rsidRPr="00E600D8">
        <w:rPr>
          <w:rtl/>
        </w:rPr>
        <w:t>:</w:t>
      </w:r>
    </w:p>
    <w:p w14:paraId="621E91C9" w14:textId="2CE1E26D" w:rsidR="006E0774" w:rsidRPr="00131640" w:rsidRDefault="006E0774" w:rsidP="006E0774">
      <w:pPr>
        <w:rPr>
          <w:rtl/>
        </w:rPr>
      </w:pPr>
      <w:r w:rsidRPr="00224C4C">
        <w:rPr>
          <w:rFonts w:ascii="Fb Fontext" w:hAnsi="Fb Fontext"/>
          <w:sz w:val="32"/>
          <w:rtl/>
        </w:rPr>
        <w:t xml:space="preserve">אף חדש נוהג </w:t>
      </w:r>
      <w:r w:rsidR="00902473">
        <w:rPr>
          <w:rFonts w:ascii="Fb Fontext" w:hAnsi="Fb Fontext" w:hint="cs"/>
          <w:sz w:val="32"/>
          <w:rtl/>
        </w:rPr>
        <w:t>גם בחו</w:t>
      </w:r>
      <w:r w:rsidRPr="00224C4C">
        <w:rPr>
          <w:rFonts w:ascii="Fb Fontext" w:hAnsi="Fb Fontext"/>
          <w:sz w:val="32"/>
          <w:rtl/>
        </w:rPr>
        <w:t xml:space="preserve">"ל, </w:t>
      </w:r>
      <w:r w:rsidRPr="00224C4C">
        <w:rPr>
          <w:rFonts w:ascii="Fb Fontext" w:hAnsi="Fb Fontext" w:hint="cs"/>
          <w:sz w:val="32"/>
          <w:rtl/>
        </w:rPr>
        <w:t>ד</w:t>
      </w:r>
      <w:r w:rsidRPr="00902473">
        <w:rPr>
          <w:rStyle w:val="affffa"/>
          <w:rtl/>
        </w:rPr>
        <w:t>מושב</w:t>
      </w:r>
      <w:r w:rsidRPr="00224C4C">
        <w:rPr>
          <w:rFonts w:ascii="Fb Fontext" w:hAnsi="Fb Fontext"/>
          <w:sz w:val="32"/>
          <w:rtl/>
        </w:rPr>
        <w:t xml:space="preserve"> בכל מקום שאתם יושבים.</w:t>
      </w:r>
    </w:p>
    <w:p w14:paraId="0C4AB9C7" w14:textId="77777777" w:rsidR="009469D7" w:rsidRDefault="006E0774" w:rsidP="006E0774">
      <w:pPr>
        <w:rPr>
          <w:rFonts w:ascii="Fb Fontext" w:hAnsi="Fb Fontext"/>
          <w:rtl/>
        </w:rPr>
      </w:pPr>
      <w:r w:rsidRPr="00210DF6">
        <w:rPr>
          <w:rStyle w:val="afffa"/>
          <w:rFonts w:ascii="Fb Fontext" w:hAnsi="Fb Fontext" w:cs="BA TM • Vilna Extra-Bold"/>
          <w:bCs w:val="0"/>
          <w:rtl/>
        </w:rPr>
        <w:t xml:space="preserve">או לקולא </w:t>
      </w:r>
      <w:r w:rsidR="003067FE" w:rsidRPr="00210DF6">
        <w:rPr>
          <w:rStyle w:val="afffa"/>
          <w:rFonts w:ascii="Fb Fontext" w:hAnsi="Fb Fontext" w:cs="BA TM • Vilna Extra-Bold"/>
          <w:bCs w:val="0"/>
          <w:rtl/>
        </w:rPr>
        <w:t>חלק</w:t>
      </w:r>
      <w:r w:rsidRPr="00224C4C">
        <w:rPr>
          <w:rFonts w:ascii="Fb Fontext" w:hAnsi="Fb Fontext"/>
          <w:rtl/>
        </w:rPr>
        <w:t>,</w:t>
      </w:r>
    </w:p>
    <w:p w14:paraId="22AAC104" w14:textId="1C5E4434" w:rsidR="00A85AC8" w:rsidRPr="00E600D8" w:rsidRDefault="006E0774" w:rsidP="00A761BF">
      <w:pPr>
        <w:pStyle w:val="38"/>
        <w:framePr w:wrap="notBeside"/>
        <w:rPr>
          <w:rtl/>
        </w:rPr>
      </w:pPr>
      <w:r w:rsidRPr="00E600D8">
        <w:rPr>
          <w:rtl/>
        </w:rPr>
        <w:t>וה"ק ת"ק</w:t>
      </w:r>
      <w:r w:rsidR="00A85AC8" w:rsidRPr="00E600D8">
        <w:rPr>
          <w:rtl/>
        </w:rPr>
        <w:t>:</w:t>
      </w:r>
    </w:p>
    <w:p w14:paraId="2D16F956" w14:textId="0BCF16CF" w:rsidR="009469D7" w:rsidRDefault="006E0774" w:rsidP="00A761BF">
      <w:pPr>
        <w:rPr>
          <w:rFonts w:ascii="Fb Fontext" w:hAnsi="Fb Fontext"/>
          <w:spacing w:val="0"/>
          <w:sz w:val="32"/>
          <w:rtl/>
        </w:rPr>
      </w:pPr>
      <w:r w:rsidRPr="00AC673D">
        <w:rPr>
          <w:rFonts w:ascii="Fb Fontext" w:hAnsi="Fb Fontext"/>
          <w:spacing w:val="0"/>
          <w:rtl/>
        </w:rPr>
        <w:t>חוץ מערלה וכלאים</w:t>
      </w:r>
      <w:r w:rsidR="00AC673D" w:rsidRPr="00AC673D">
        <w:rPr>
          <w:rFonts w:ascii="Fb Fontext" w:hAnsi="Fb Fontext" w:hint="cs"/>
          <w:spacing w:val="0"/>
          <w:rtl/>
        </w:rPr>
        <w:t xml:space="preserve"> </w:t>
      </w:r>
      <w:r w:rsidRPr="00AC673D">
        <w:rPr>
          <w:rFonts w:ascii="Fb Fontext" w:hAnsi="Fb Fontext"/>
          <w:spacing w:val="0"/>
          <w:rtl/>
        </w:rPr>
        <w:t>ד</w:t>
      </w:r>
      <w:r w:rsidRPr="00210DF6">
        <w:rPr>
          <w:rFonts w:ascii="Fb Fontext" w:hAnsi="Fb Fontext" w:cs="BA TM • Vilna Extra-Bold"/>
          <w:spacing w:val="0"/>
          <w:rtl/>
        </w:rPr>
        <w:t>הלכ</w:t>
      </w:r>
      <w:r w:rsidR="00AC673D" w:rsidRPr="00210DF6">
        <w:rPr>
          <w:rFonts w:ascii="Fb Fontext" w:hAnsi="Fb Fontext" w:cs="BA TM • Vilna Extra-Bold" w:hint="cs"/>
          <w:spacing w:val="0"/>
          <w:rtl/>
        </w:rPr>
        <w:t>ה</w:t>
      </w:r>
      <w:r w:rsidRPr="00AC673D">
        <w:rPr>
          <w:rFonts w:ascii="Fb Fontext" w:hAnsi="Fb Fontext"/>
          <w:spacing w:val="0"/>
          <w:rtl/>
        </w:rPr>
        <w:t xml:space="preserve"> </w:t>
      </w:r>
      <w:r w:rsidRPr="00AC673D">
        <w:rPr>
          <w:rFonts w:ascii="Fb Fontext" w:hAnsi="Fb Fontext"/>
          <w:spacing w:val="0"/>
          <w:sz w:val="32"/>
          <w:rtl/>
        </w:rPr>
        <w:t>וכ"ש חדש ד</w:t>
      </w:r>
      <w:r w:rsidR="00A761BF" w:rsidRPr="00AC673D">
        <w:rPr>
          <w:rFonts w:ascii="Fb Fontext" w:hAnsi="Fb Fontext" w:hint="cs"/>
          <w:spacing w:val="0"/>
          <w:sz w:val="32"/>
          <w:rtl/>
        </w:rPr>
        <w:t>'</w:t>
      </w:r>
      <w:r w:rsidRPr="00AC673D">
        <w:rPr>
          <w:rStyle w:val="affffa"/>
          <w:spacing w:val="0"/>
          <w:rtl/>
        </w:rPr>
        <w:t>מושב</w:t>
      </w:r>
      <w:r w:rsidR="00A761BF" w:rsidRPr="00AC673D">
        <w:rPr>
          <w:rStyle w:val="affffa"/>
          <w:rFonts w:hint="cs"/>
          <w:spacing w:val="0"/>
          <w:rtl/>
        </w:rPr>
        <w:t>'</w:t>
      </w:r>
      <w:r w:rsidRPr="00AC673D">
        <w:rPr>
          <w:rFonts w:ascii="Fb Fontext" w:hAnsi="Fb Fontext"/>
          <w:spacing w:val="0"/>
          <w:sz w:val="32"/>
          <w:rtl/>
        </w:rPr>
        <w:t xml:space="preserve"> </w:t>
      </w:r>
      <w:r w:rsidR="00A761BF" w:rsidRPr="00AC673D">
        <w:rPr>
          <w:rFonts w:ascii="Fb Fontext" w:hAnsi="Fb Fontext" w:hint="cs"/>
          <w:spacing w:val="0"/>
          <w:sz w:val="32"/>
          <w:rtl/>
        </w:rPr>
        <w:t>כ</w:t>
      </w:r>
      <w:r w:rsidR="00AC673D" w:rsidRPr="00AC673D">
        <w:rPr>
          <w:rFonts w:ascii="Fb Fontext" w:hAnsi="Fb Fontext" w:hint="cs"/>
          <w:spacing w:val="0"/>
          <w:sz w:val="32"/>
          <w:rtl/>
        </w:rPr>
        <w:t>"מ שאתם יושבים</w:t>
      </w:r>
    </w:p>
    <w:p w14:paraId="140725DC" w14:textId="16C2CE76" w:rsidR="00A85AC8" w:rsidRPr="00E600D8" w:rsidRDefault="006E0774" w:rsidP="003067FE">
      <w:pPr>
        <w:pStyle w:val="38"/>
        <w:framePr w:wrap="notBeside"/>
        <w:rPr>
          <w:rtl/>
        </w:rPr>
      </w:pPr>
      <w:r w:rsidRPr="00E600D8">
        <w:rPr>
          <w:rtl/>
        </w:rPr>
        <w:t>ו</w:t>
      </w:r>
      <w:r w:rsidR="00AC673D" w:rsidRPr="00E600D8">
        <w:rPr>
          <w:rFonts w:hint="cs"/>
          <w:rtl/>
        </w:rPr>
        <w:t>אהך אר''א</w:t>
      </w:r>
      <w:r w:rsidR="00A85AC8" w:rsidRPr="00E600D8">
        <w:rPr>
          <w:rtl/>
        </w:rPr>
        <w:t>:</w:t>
      </w:r>
    </w:p>
    <w:p w14:paraId="4223E360" w14:textId="55F430F6" w:rsidR="006E0774" w:rsidRPr="00131640" w:rsidRDefault="006E0774" w:rsidP="002048FD">
      <w:pPr>
        <w:spacing w:after="120"/>
        <w:rPr>
          <w:rtl/>
        </w:rPr>
      </w:pPr>
      <w:r w:rsidRPr="002048FD">
        <w:rPr>
          <w:rFonts w:ascii="Fb Fontext" w:hAnsi="Fb Fontext"/>
          <w:spacing w:val="0"/>
          <w:rtl/>
        </w:rPr>
        <w:t xml:space="preserve">חדש נוהג </w:t>
      </w:r>
      <w:r w:rsidR="005164EB" w:rsidRPr="002048FD">
        <w:rPr>
          <w:rFonts w:ascii="Fb Fontext" w:hAnsi="Fb Fontext" w:hint="cs"/>
          <w:spacing w:val="0"/>
          <w:rtl/>
        </w:rPr>
        <w:t xml:space="preserve">רק </w:t>
      </w:r>
      <w:r w:rsidRPr="002048FD">
        <w:rPr>
          <w:rFonts w:ascii="Fb Fontext" w:hAnsi="Fb Fontext"/>
          <w:spacing w:val="0"/>
          <w:rtl/>
        </w:rPr>
        <w:t>בארץ, ד</w:t>
      </w:r>
      <w:r w:rsidRPr="002048FD">
        <w:rPr>
          <w:rStyle w:val="affffa"/>
          <w:spacing w:val="0"/>
          <w:rtl/>
        </w:rPr>
        <w:t>מושב</w:t>
      </w:r>
      <w:r w:rsidRPr="002048FD">
        <w:rPr>
          <w:rFonts w:ascii="Fb Fontext" w:hAnsi="Fb Fontext"/>
          <w:spacing w:val="0"/>
          <w:rtl/>
        </w:rPr>
        <w:t xml:space="preserve"> </w:t>
      </w:r>
      <w:r w:rsidR="002048FD" w:rsidRPr="002048FD">
        <w:rPr>
          <w:rFonts w:ascii="Fb Fontext" w:hAnsi="Fb Fontext" w:hint="cs"/>
          <w:spacing w:val="0"/>
          <w:rtl/>
        </w:rPr>
        <w:t>-</w:t>
      </w:r>
      <w:r w:rsidRPr="002048FD">
        <w:rPr>
          <w:rFonts w:ascii="Fb Fontext" w:hAnsi="Fb Fontext"/>
          <w:spacing w:val="0"/>
          <w:rtl/>
        </w:rPr>
        <w:t>אחר ירושה וישיבה</w:t>
      </w:r>
      <w:r w:rsidR="002048FD" w:rsidRPr="002048FD">
        <w:rPr>
          <w:rFonts w:ascii="Fb Fontext" w:hAnsi="Fb Fontext" w:hint="cs"/>
          <w:spacing w:val="0"/>
          <w:rtl/>
        </w:rPr>
        <w:t>,</w:t>
      </w:r>
      <w:r w:rsidRPr="002048FD">
        <w:rPr>
          <w:rFonts w:ascii="Fb Fontext" w:hAnsi="Fb Fontext"/>
          <w:spacing w:val="0"/>
          <w:rtl/>
        </w:rPr>
        <w:t xml:space="preserve"> </w:t>
      </w:r>
      <w:r w:rsidR="002048FD" w:rsidRPr="002048FD">
        <w:rPr>
          <w:rFonts w:ascii="Fb Fontext" w:hAnsi="Fb Fontext" w:hint="cs"/>
          <w:spacing w:val="0"/>
          <w:rtl/>
        </w:rPr>
        <w:t>ו</w:t>
      </w:r>
      <w:r w:rsidR="00AC673D" w:rsidRPr="002048FD">
        <w:rPr>
          <w:rFonts w:ascii="Fb Fontext" w:hAnsi="Fb Fontext" w:hint="cs"/>
          <w:spacing w:val="0"/>
          <w:rtl/>
        </w:rPr>
        <w:t>'</w:t>
      </w:r>
      <w:r w:rsidRPr="002048FD">
        <w:rPr>
          <w:rFonts w:ascii="Fb Fontext" w:hAnsi="Fb Fontext"/>
          <w:spacing w:val="0"/>
          <w:rtl/>
        </w:rPr>
        <w:t>אף</w:t>
      </w:r>
      <w:r w:rsidR="00AC673D" w:rsidRPr="002048FD">
        <w:rPr>
          <w:rFonts w:ascii="Fb Fontext" w:hAnsi="Fb Fontext" w:hint="cs"/>
          <w:spacing w:val="0"/>
          <w:rtl/>
        </w:rPr>
        <w:t>'</w:t>
      </w:r>
      <w:r w:rsidRPr="002048FD">
        <w:rPr>
          <w:rFonts w:ascii="Fb Fontext" w:hAnsi="Fb Fontext"/>
          <w:spacing w:val="0"/>
          <w:rtl/>
        </w:rPr>
        <w:t xml:space="preserve"> - אקמייתא</w:t>
      </w:r>
    </w:p>
    <w:p w14:paraId="5CC55F32" w14:textId="5BD8CCB5" w:rsidR="00A85AC8" w:rsidRPr="00E600D8" w:rsidRDefault="006E0774" w:rsidP="003067FE">
      <w:pPr>
        <w:pStyle w:val="38"/>
        <w:framePr w:wrap="notBeside"/>
        <w:rPr>
          <w:rtl/>
        </w:rPr>
      </w:pPr>
      <w:r w:rsidRPr="00E600D8">
        <w:rPr>
          <w:rtl/>
        </w:rPr>
        <w:t>ת"ש</w:t>
      </w:r>
      <w:r w:rsidR="00C0750E" w:rsidRPr="00E600D8">
        <w:rPr>
          <w:rFonts w:hint="cs"/>
          <w:rtl/>
        </w:rPr>
        <w:t>: ד</w:t>
      </w:r>
      <w:r w:rsidRPr="00E600D8">
        <w:rPr>
          <w:rtl/>
        </w:rPr>
        <w:t>אביי</w:t>
      </w:r>
      <w:r w:rsidR="00A85AC8" w:rsidRPr="00E600D8">
        <w:rPr>
          <w:rtl/>
        </w:rPr>
        <w:t>:</w:t>
      </w:r>
    </w:p>
    <w:p w14:paraId="75D6B07D" w14:textId="6243C40F" w:rsidR="006E0774" w:rsidRPr="00131640" w:rsidRDefault="00C0750E" w:rsidP="006E0774">
      <w:pPr>
        <w:rPr>
          <w:rtl/>
        </w:rPr>
      </w:pPr>
      <w:r w:rsidRPr="00D21E68">
        <w:rPr>
          <w:rFonts w:ascii="Fb Fontext" w:hAnsi="Fb Fontext" w:hint="cs"/>
          <w:spacing w:val="2"/>
          <w:sz w:val="32"/>
          <w:rtl/>
        </w:rPr>
        <w:t>מי התנא ש</w:t>
      </w:r>
      <w:r w:rsidR="003067FE" w:rsidRPr="00D21E68">
        <w:rPr>
          <w:rFonts w:ascii="Fb Fontext" w:hAnsi="Fb Fontext"/>
          <w:spacing w:val="2"/>
          <w:sz w:val="32"/>
          <w:rtl/>
        </w:rPr>
        <w:t>חלק</w:t>
      </w:r>
      <w:r w:rsidR="006E0774" w:rsidRPr="00D21E68">
        <w:rPr>
          <w:rFonts w:ascii="Fb Fontext" w:hAnsi="Fb Fontext"/>
          <w:spacing w:val="2"/>
          <w:sz w:val="32"/>
          <w:rtl/>
        </w:rPr>
        <w:t xml:space="preserve"> על</w:t>
      </w:r>
      <w:r w:rsidRPr="00D21E68">
        <w:rPr>
          <w:rFonts w:ascii="Fb Fontext" w:hAnsi="Fb Fontext" w:hint="cs"/>
          <w:spacing w:val="2"/>
          <w:sz w:val="32"/>
          <w:rtl/>
        </w:rPr>
        <w:t xml:space="preserve"> </w:t>
      </w:r>
      <w:r>
        <w:rPr>
          <w:rStyle w:val="afffff3"/>
          <w:rFonts w:ascii="Fb Fontext" w:hAnsi="Fb Fontext"/>
          <w:spacing w:val="2"/>
          <w:sz w:val="32"/>
          <w:rtl/>
          <w:rPrChange w:id="9090" w:author="מנוע אמוראים" w:date="2026-10-05T16:42:07Z">
            <w:rPr>
              <w:rFonts w:ascii="Fb Fontext" w:hAnsi="Fb Fontext"/>
              <w:spacing w:val="2"/>
              <w:sz w:val="32"/>
              <w:rtl/>
            </w:rPr>
          </w:rPrChange>
        </w:rPr>
        <w:t xml:space="preserve">ר"א</w:t>
      </w:r>
      <w:r>
        <w:rPr>
          <w:rFonts w:ascii="Fb Fontext" w:hAnsi="Fb Fontext"/>
          <w:spacing w:val="2"/>
          <w:sz w:val="32"/>
          <w:rtl/>
        </w:rPr>
        <w:t xml:space="preserve">? </w:t>
      </w:r>
      <w:r w:rsidRPr="00D21E68">
        <w:rPr>
          <w:rFonts w:ascii="Fb Fontext" w:hAnsi="Fb Fontext" w:hint="cs"/>
          <w:spacing w:val="2"/>
          <w:sz w:val="32"/>
          <w:rtl/>
        </w:rPr>
        <w:t xml:space="preserve">- </w:t>
      </w:r>
      <w:r w:rsidR="006E0774" w:rsidRPr="00D21E68">
        <w:rPr>
          <w:rFonts w:ascii="Fb Fontext" w:hAnsi="Fb Fontext"/>
          <w:spacing w:val="2"/>
          <w:sz w:val="32"/>
          <w:rtl/>
        </w:rPr>
        <w:t>ר' ישמעאל</w:t>
      </w:r>
      <w:r w:rsidRPr="00D21E68">
        <w:rPr>
          <w:rFonts w:ascii="Fb Fontext" w:hAnsi="Fb Fontext" w:hint="cs"/>
          <w:spacing w:val="2"/>
          <w:sz w:val="32"/>
          <w:rtl/>
        </w:rPr>
        <w:t>!</w:t>
      </w:r>
      <w:r w:rsidR="00D21E68" w:rsidRPr="00D21E68">
        <w:rPr>
          <w:rFonts w:ascii="Fb Fontext" w:hAnsi="Fb Fontext" w:hint="cs"/>
          <w:spacing w:val="2"/>
          <w:rtl/>
        </w:rPr>
        <w:t xml:space="preserve"> [</w:t>
      </w:r>
      <w:r w:rsidR="00D21E68" w:rsidRPr="00210DF6">
        <w:rPr>
          <w:rFonts w:ascii="Fb Fontext" w:hAnsi="Fb Fontext" w:cs="BA TM • Vilna Extra-Bold" w:hint="cs"/>
          <w:spacing w:val="2"/>
          <w:rtl/>
        </w:rPr>
        <w:t>ש''מ</w:t>
      </w:r>
      <w:r w:rsidR="00D21E68" w:rsidRPr="00D21E68">
        <w:rPr>
          <w:rFonts w:ascii="Fb Fontext" w:hAnsi="Fb Fontext" w:hint="cs"/>
          <w:spacing w:val="2"/>
          <w:rtl/>
        </w:rPr>
        <w:t xml:space="preserve"> ר''א חלק לחומרא]</w:t>
      </w:r>
    </w:p>
    <w:p w14:paraId="2DEA3F4E" w14:textId="48DD6998" w:rsidR="00A85AC8" w:rsidRPr="00E600D8" w:rsidRDefault="006E0774" w:rsidP="003067FE">
      <w:pPr>
        <w:pStyle w:val="38"/>
        <w:framePr w:wrap="notBeside"/>
        <w:rPr>
          <w:rtl/>
        </w:rPr>
      </w:pPr>
      <w:r w:rsidRPr="00E600D8">
        <w:rPr>
          <w:rtl/>
        </w:rPr>
        <w:t>דתניא</w:t>
      </w:r>
      <w:r w:rsidR="00E93AD1" w:rsidRPr="00E600D8">
        <w:rPr>
          <w:rFonts w:hint="cs"/>
          <w:rtl/>
        </w:rPr>
        <w:t>: רי''ש</w:t>
      </w:r>
      <w:r w:rsidR="00A85AC8" w:rsidRPr="00E600D8">
        <w:rPr>
          <w:rtl/>
        </w:rPr>
        <w:t>:</w:t>
      </w:r>
    </w:p>
    <w:p w14:paraId="483DAAB7" w14:textId="0AA66E83" w:rsidR="006E0774" w:rsidRPr="00131640" w:rsidRDefault="00E93AD1" w:rsidP="006E0774">
      <w:pPr>
        <w:rPr>
          <w:rtl/>
        </w:rPr>
      </w:pPr>
      <w:r>
        <w:rPr>
          <w:rFonts w:ascii="Fb Fontext" w:hAnsi="Fb Fontext" w:hint="cs"/>
          <w:sz w:val="32"/>
          <w:rtl/>
        </w:rPr>
        <w:t>ל</w:t>
      </w:r>
      <w:r w:rsidR="006E0774" w:rsidRPr="00224C4C">
        <w:rPr>
          <w:rFonts w:ascii="Fb Fontext" w:hAnsi="Fb Fontext"/>
          <w:sz w:val="32"/>
          <w:rtl/>
        </w:rPr>
        <w:t>למדך, שכל מקום שנא</w:t>
      </w:r>
      <w:r w:rsidR="003067FE">
        <w:rPr>
          <w:rFonts w:ascii="Fb Fontext" w:hAnsi="Fb Fontext" w:hint="cs"/>
          <w:sz w:val="32"/>
          <w:rtl/>
        </w:rPr>
        <w:t>'</w:t>
      </w:r>
      <w:r w:rsidR="006E0774" w:rsidRPr="00224C4C">
        <w:rPr>
          <w:rFonts w:ascii="Fb Fontext" w:hAnsi="Fb Fontext"/>
          <w:sz w:val="32"/>
          <w:rtl/>
        </w:rPr>
        <w:t xml:space="preserve"> </w:t>
      </w:r>
      <w:r w:rsidR="006E0774" w:rsidRPr="00224C4C">
        <w:rPr>
          <w:rStyle w:val="affffa"/>
          <w:rFonts w:hint="cs"/>
          <w:rtl/>
        </w:rPr>
        <w:t>'</w:t>
      </w:r>
      <w:r w:rsidR="006E0774" w:rsidRPr="00224C4C">
        <w:rPr>
          <w:rStyle w:val="affffa"/>
          <w:rtl/>
        </w:rPr>
        <w:t>מושב</w:t>
      </w:r>
      <w:r w:rsidR="006E0774" w:rsidRPr="00224C4C">
        <w:rPr>
          <w:rStyle w:val="affffa"/>
          <w:rFonts w:hint="cs"/>
          <w:rtl/>
        </w:rPr>
        <w:t>'</w:t>
      </w:r>
      <w:r w:rsidR="006E0774" w:rsidRPr="00224C4C">
        <w:rPr>
          <w:rStyle w:val="affffa"/>
          <w:rtl/>
        </w:rPr>
        <w:t xml:space="preserve"> </w:t>
      </w:r>
      <w:r w:rsidR="00C0750E">
        <w:rPr>
          <w:rFonts w:ascii="Fb Fontext" w:hAnsi="Fb Fontext"/>
          <w:sz w:val="32"/>
          <w:rtl/>
        </w:rPr>
        <w:t>–</w:t>
      </w:r>
      <w:r w:rsidR="006E0774" w:rsidRPr="00224C4C">
        <w:rPr>
          <w:rFonts w:ascii="Fb Fontext" w:hAnsi="Fb Fontext"/>
          <w:sz w:val="32"/>
          <w:rtl/>
        </w:rPr>
        <w:t xml:space="preserve"> </w:t>
      </w:r>
      <w:r w:rsidR="00C0750E">
        <w:rPr>
          <w:rFonts w:ascii="Fb Fontext" w:hAnsi="Fb Fontext" w:hint="cs"/>
          <w:sz w:val="32"/>
          <w:rtl/>
        </w:rPr>
        <w:t xml:space="preserve">רק </w:t>
      </w:r>
      <w:r w:rsidR="006E0774" w:rsidRPr="00224C4C">
        <w:rPr>
          <w:rFonts w:ascii="Fb Fontext" w:hAnsi="Fb Fontext"/>
          <w:sz w:val="32"/>
          <w:rtl/>
        </w:rPr>
        <w:t>אחר ירושה וישיבה,</w:t>
      </w:r>
    </w:p>
    <w:p w14:paraId="52CB59A5" w14:textId="46DDE11E" w:rsidR="00A85AC8" w:rsidRPr="00E600D8" w:rsidRDefault="006E0774" w:rsidP="003067FE">
      <w:pPr>
        <w:pStyle w:val="38"/>
        <w:framePr w:wrap="notBeside"/>
        <w:rPr>
          <w:rtl/>
        </w:rPr>
      </w:pPr>
      <w:r w:rsidRPr="00E600D8">
        <w:rPr>
          <w:rtl/>
        </w:rPr>
        <w:t>א</w:t>
      </w:r>
      <w:r w:rsidR="00C0750E" w:rsidRPr="00E600D8">
        <w:rPr>
          <w:rFonts w:hint="cs"/>
          <w:rtl/>
        </w:rPr>
        <w:t>"ל</w:t>
      </w:r>
      <w:r w:rsidRPr="00E600D8">
        <w:rPr>
          <w:rtl/>
        </w:rPr>
        <w:t xml:space="preserve"> ר"ע</w:t>
      </w:r>
      <w:r w:rsidR="00A85AC8" w:rsidRPr="00E600D8">
        <w:rPr>
          <w:rtl/>
        </w:rPr>
        <w:t>:</w:t>
      </w:r>
    </w:p>
    <w:p w14:paraId="00CAF957" w14:textId="6B9BCB18" w:rsidR="006E0774" w:rsidRPr="00131640" w:rsidRDefault="006E0774" w:rsidP="006E0774">
      <w:pPr>
        <w:rPr>
          <w:rtl/>
        </w:rPr>
      </w:pPr>
      <w:r w:rsidRPr="00224C4C">
        <w:rPr>
          <w:rFonts w:ascii="Fb Fontext" w:hAnsi="Fb Fontext"/>
          <w:sz w:val="32"/>
          <w:rtl/>
        </w:rPr>
        <w:t xml:space="preserve">הרי שבת, </w:t>
      </w:r>
      <w:r w:rsidR="00C0750E">
        <w:rPr>
          <w:rFonts w:ascii="Fb Fontext" w:hAnsi="Fb Fontext" w:hint="cs"/>
          <w:sz w:val="32"/>
          <w:rtl/>
        </w:rPr>
        <w:t>ד</w:t>
      </w:r>
      <w:r w:rsidRPr="00224C4C">
        <w:rPr>
          <w:rStyle w:val="affffa"/>
          <w:rFonts w:hint="cs"/>
          <w:rtl/>
        </w:rPr>
        <w:t>'</w:t>
      </w:r>
      <w:r w:rsidRPr="00224C4C">
        <w:rPr>
          <w:rStyle w:val="affffa"/>
          <w:rtl/>
        </w:rPr>
        <w:t>מושבות</w:t>
      </w:r>
      <w:r w:rsidRPr="00224C4C">
        <w:rPr>
          <w:rStyle w:val="affffa"/>
          <w:rFonts w:hint="cs"/>
          <w:rtl/>
        </w:rPr>
        <w:t>'</w:t>
      </w:r>
      <w:r w:rsidRPr="00224C4C">
        <w:rPr>
          <w:rStyle w:val="affffa"/>
          <w:rtl/>
        </w:rPr>
        <w:t>,</w:t>
      </w:r>
      <w:r w:rsidRPr="00224C4C">
        <w:rPr>
          <w:rFonts w:ascii="Fb Fontext" w:hAnsi="Fb Fontext"/>
          <w:sz w:val="32"/>
          <w:rtl/>
        </w:rPr>
        <w:t xml:space="preserve"> ונוהגת בין בארץ בין בח</w:t>
      </w:r>
      <w:r w:rsidR="00C0750E">
        <w:rPr>
          <w:rFonts w:ascii="Fb Fontext" w:hAnsi="Fb Fontext" w:hint="cs"/>
          <w:sz w:val="32"/>
          <w:rtl/>
        </w:rPr>
        <w:t>ו</w:t>
      </w:r>
      <w:r w:rsidRPr="00224C4C">
        <w:rPr>
          <w:rFonts w:ascii="Fb Fontext" w:hAnsi="Fb Fontext"/>
          <w:sz w:val="32"/>
          <w:rtl/>
        </w:rPr>
        <w:t>"ל!</w:t>
      </w:r>
    </w:p>
    <w:p w14:paraId="3B430443" w14:textId="564040AD" w:rsidR="00A85AC8" w:rsidRPr="00E600D8" w:rsidRDefault="006E0774" w:rsidP="003067FE">
      <w:pPr>
        <w:pStyle w:val="38"/>
        <w:framePr w:wrap="notBeside"/>
        <w:rPr>
          <w:rtl/>
        </w:rPr>
      </w:pPr>
      <w:r w:rsidRPr="00E600D8">
        <w:rPr>
          <w:rtl/>
        </w:rPr>
        <w:t>א"ל</w:t>
      </w:r>
      <w:r w:rsidR="00E93AD1" w:rsidRPr="00E600D8">
        <w:rPr>
          <w:rFonts w:hint="cs"/>
          <w:rtl/>
        </w:rPr>
        <w:t xml:space="preserve"> רי''ש</w:t>
      </w:r>
      <w:r w:rsidR="00A85AC8" w:rsidRPr="00E600D8">
        <w:rPr>
          <w:rtl/>
        </w:rPr>
        <w:t>:</w:t>
      </w:r>
    </w:p>
    <w:p w14:paraId="0E49592D" w14:textId="00C25BA9" w:rsidR="009469D7" w:rsidRDefault="006E0774" w:rsidP="00B71FF6">
      <w:pPr>
        <w:spacing w:after="120"/>
        <w:rPr>
          <w:rFonts w:ascii="Fb Fontext" w:hAnsi="Fb Fontext"/>
          <w:sz w:val="32"/>
          <w:rtl/>
        </w:rPr>
      </w:pPr>
      <w:r w:rsidRPr="00224C4C">
        <w:rPr>
          <w:rFonts w:ascii="Fb Fontext" w:hAnsi="Fb Fontext"/>
          <w:sz w:val="32"/>
          <w:rtl/>
        </w:rPr>
        <w:t>שבת</w:t>
      </w:r>
      <w:r w:rsidR="00E93AD1">
        <w:rPr>
          <w:rFonts w:ascii="Fb Fontext" w:hAnsi="Fb Fontext" w:hint="cs"/>
          <w:sz w:val="32"/>
          <w:rtl/>
        </w:rPr>
        <w:t xml:space="preserve"> מ</w:t>
      </w:r>
      <w:r w:rsidRPr="00224C4C">
        <w:rPr>
          <w:rFonts w:ascii="Fb Fontext" w:hAnsi="Fb Fontext"/>
          <w:sz w:val="32"/>
          <w:rtl/>
        </w:rPr>
        <w:t xml:space="preserve">ק"ו </w:t>
      </w:r>
      <w:r w:rsidR="00E93AD1" w:rsidRPr="00210DF6">
        <w:rPr>
          <w:rFonts w:ascii="Fb Fontext" w:hAnsi="Fb Fontext" w:cs="BA TM • Vilna Extra-Bold" w:hint="cs"/>
          <w:sz w:val="32"/>
          <w:rtl/>
        </w:rPr>
        <w:t>מ</w:t>
      </w:r>
      <w:r w:rsidRPr="00210DF6">
        <w:rPr>
          <w:rFonts w:ascii="Fb Fontext" w:hAnsi="Fb Fontext" w:cs="BA TM • Vilna Extra-Bold"/>
          <w:sz w:val="32"/>
          <w:rtl/>
        </w:rPr>
        <w:t>מצות קלות</w:t>
      </w:r>
      <w:r w:rsidRPr="00224C4C">
        <w:rPr>
          <w:rFonts w:ascii="Fb Fontext" w:hAnsi="Fb Fontext"/>
          <w:sz w:val="32"/>
          <w:rtl/>
        </w:rPr>
        <w:t xml:space="preserve"> נוהגות בין בארץ בין בח"ל, </w:t>
      </w:r>
      <w:r w:rsidR="00E93AD1">
        <w:rPr>
          <w:rFonts w:ascii="Fb Fontext" w:hAnsi="Fb Fontext" w:hint="cs"/>
          <w:sz w:val="32"/>
          <w:rtl/>
        </w:rPr>
        <w:t>ק''ו ל</w:t>
      </w:r>
      <w:r w:rsidRPr="00224C4C">
        <w:rPr>
          <w:rFonts w:ascii="Fb Fontext" w:hAnsi="Fb Fontext"/>
          <w:sz w:val="32"/>
          <w:rtl/>
        </w:rPr>
        <w:t>שבת</w:t>
      </w:r>
    </w:p>
    <w:p w14:paraId="189BD826" w14:textId="54063C6F" w:rsidR="006E0774" w:rsidRPr="00131640" w:rsidRDefault="006E0774" w:rsidP="0010529F">
      <w:pPr>
        <w:pStyle w:val="afff0"/>
        <w:framePr w:wrap="around"/>
        <w:rPr>
          <w:rtl/>
        </w:rPr>
      </w:pPr>
      <w:r w:rsidRPr="00224C4C">
        <w:rPr>
          <w:rFonts w:hint="cs"/>
          <w:rtl/>
        </w:rPr>
        <w:t>לז:</w:t>
      </w:r>
    </w:p>
    <w:p w14:paraId="65B57850" w14:textId="22059798" w:rsidR="00A85AC8" w:rsidRPr="00E600D8" w:rsidRDefault="006E0774" w:rsidP="004C17AA">
      <w:pPr>
        <w:pStyle w:val="38"/>
        <w:framePr w:wrap="notBeside"/>
        <w:rPr>
          <w:rtl/>
        </w:rPr>
      </w:pPr>
      <w:r w:rsidRPr="00E600D8">
        <w:rPr>
          <w:rFonts w:hint="cs"/>
          <w:rtl/>
        </w:rPr>
        <w:t>רבי ישמעאל</w:t>
      </w:r>
      <w:r w:rsidR="00A85AC8" w:rsidRPr="00E600D8">
        <w:rPr>
          <w:rFonts w:hint="cs"/>
          <w:rtl/>
        </w:rPr>
        <w:t>:</w:t>
      </w:r>
    </w:p>
    <w:p w14:paraId="2DBFE401" w14:textId="5D0A0D84" w:rsidR="006E0774" w:rsidRPr="00131640" w:rsidRDefault="004C17AA" w:rsidP="006E0774">
      <w:pPr>
        <w:rPr>
          <w:rtl/>
        </w:rPr>
      </w:pPr>
      <w:r>
        <w:rPr>
          <w:rFonts w:ascii="Fb Fontext" w:hAnsi="Fb Fontext" w:hint="cs"/>
          <w:sz w:val="32"/>
          <w:rtl/>
        </w:rPr>
        <w:t>למד מ</w:t>
      </w:r>
      <w:r w:rsidR="006E0774" w:rsidRPr="00224C4C">
        <w:rPr>
          <w:rFonts w:ascii="Fb Fontext" w:hAnsi="Fb Fontext" w:hint="cs"/>
          <w:sz w:val="32"/>
          <w:rtl/>
        </w:rPr>
        <w:t xml:space="preserve">נסכים </w:t>
      </w:r>
      <w:r>
        <w:rPr>
          <w:rFonts w:ascii="Fb Fontext" w:hAnsi="Fb Fontext" w:hint="cs"/>
          <w:sz w:val="32"/>
          <w:rtl/>
        </w:rPr>
        <w:t>ד</w:t>
      </w:r>
      <w:r w:rsidR="006E0774" w:rsidRPr="00224C4C">
        <w:rPr>
          <w:rStyle w:val="affffa"/>
          <w:rtl/>
        </w:rPr>
        <w:t xml:space="preserve"> </w:t>
      </w:r>
      <w:r w:rsidR="006E0774" w:rsidRPr="00224C4C">
        <w:rPr>
          <w:rStyle w:val="affffa"/>
          <w:rFonts w:hint="cs"/>
          <w:rtl/>
        </w:rPr>
        <w:t>'</w:t>
      </w:r>
      <w:r w:rsidR="006E0774" w:rsidRPr="00224C4C">
        <w:rPr>
          <w:rStyle w:val="affffa"/>
          <w:rtl/>
        </w:rPr>
        <w:t>ביאה ומושב</w:t>
      </w:r>
      <w:r w:rsidR="006E0774" w:rsidRPr="00224C4C">
        <w:rPr>
          <w:rStyle w:val="affffa"/>
          <w:rFonts w:hint="cs"/>
          <w:rtl/>
        </w:rPr>
        <w:t>'</w:t>
      </w:r>
      <w:r w:rsidR="006E0774" w:rsidRPr="00224C4C">
        <w:rPr>
          <w:rStyle w:val="affffa"/>
          <w:rtl/>
        </w:rPr>
        <w:t xml:space="preserve"> </w:t>
      </w:r>
      <w:r>
        <w:rPr>
          <w:rFonts w:ascii="Fb Fontext" w:hAnsi="Fb Fontext"/>
          <w:sz w:val="32"/>
          <w:rtl/>
        </w:rPr>
        <w:t>–</w:t>
      </w:r>
      <w:r w:rsidR="006E0774" w:rsidRPr="00224C4C">
        <w:rPr>
          <w:rFonts w:ascii="Fb Fontext" w:hAnsi="Fb Fontext"/>
          <w:sz w:val="32"/>
          <w:rtl/>
        </w:rPr>
        <w:t xml:space="preserve"> </w:t>
      </w:r>
      <w:r>
        <w:rPr>
          <w:rFonts w:ascii="Fb Fontext" w:hAnsi="Fb Fontext" w:hint="cs"/>
          <w:sz w:val="32"/>
          <w:rtl/>
        </w:rPr>
        <w:t xml:space="preserve">רק </w:t>
      </w:r>
      <w:r w:rsidR="006E0774" w:rsidRPr="00224C4C">
        <w:rPr>
          <w:rFonts w:ascii="Fb Fontext" w:hAnsi="Fb Fontext"/>
          <w:sz w:val="32"/>
          <w:rtl/>
        </w:rPr>
        <w:t>אחר ירושה וישיבה,</w:t>
      </w:r>
    </w:p>
    <w:p w14:paraId="1B5972B0" w14:textId="3CE8499C" w:rsidR="00A85AC8" w:rsidRPr="00E600D8" w:rsidRDefault="006E0774" w:rsidP="004A1A8F">
      <w:pPr>
        <w:pStyle w:val="38"/>
        <w:framePr w:wrap="notBeside"/>
        <w:rPr>
          <w:rtl/>
        </w:rPr>
      </w:pPr>
      <w:r w:rsidRPr="00E600D8">
        <w:rPr>
          <w:rFonts w:hint="cs"/>
          <w:rtl/>
        </w:rPr>
        <w:t>והך דא</w:t>
      </w:r>
      <w:r w:rsidRPr="00E600D8">
        <w:rPr>
          <w:rtl/>
        </w:rPr>
        <w:t>"</w:t>
      </w:r>
      <w:r w:rsidRPr="00E600D8">
        <w:rPr>
          <w:rFonts w:hint="cs"/>
          <w:rtl/>
        </w:rPr>
        <w:t>ל ר</w:t>
      </w:r>
      <w:r w:rsidRPr="00E600D8">
        <w:rPr>
          <w:rtl/>
        </w:rPr>
        <w:t>"</w:t>
      </w:r>
      <w:r w:rsidRPr="00E600D8">
        <w:rPr>
          <w:rFonts w:hint="cs"/>
          <w:rtl/>
        </w:rPr>
        <w:t>ע</w:t>
      </w:r>
      <w:r w:rsidR="00A85AC8" w:rsidRPr="00E600D8">
        <w:rPr>
          <w:rtl/>
        </w:rPr>
        <w:t>:</w:t>
      </w:r>
    </w:p>
    <w:p w14:paraId="359ACA38" w14:textId="6E6B0987" w:rsidR="006E0774" w:rsidRPr="00131640" w:rsidRDefault="006E0774" w:rsidP="006E0774">
      <w:pPr>
        <w:rPr>
          <w:rtl/>
        </w:rPr>
      </w:pPr>
      <w:r w:rsidRPr="000536C6">
        <w:rPr>
          <w:rFonts w:ascii="Fb Fontext" w:hAnsi="Fb Fontext"/>
          <w:spacing w:val="-2"/>
          <w:rtl/>
        </w:rPr>
        <w:t xml:space="preserve">הרי שבת </w:t>
      </w:r>
      <w:r w:rsidR="00291845" w:rsidRPr="000536C6">
        <w:rPr>
          <w:rStyle w:val="affffa"/>
          <w:rFonts w:hint="cs"/>
          <w:spacing w:val="-2"/>
          <w:rtl/>
        </w:rPr>
        <w:t>ד</w:t>
      </w:r>
      <w:r w:rsidRPr="000536C6">
        <w:rPr>
          <w:rStyle w:val="affffa"/>
          <w:rFonts w:hint="cs"/>
          <w:spacing w:val="-2"/>
          <w:rtl/>
        </w:rPr>
        <w:t>'</w:t>
      </w:r>
      <w:r w:rsidRPr="000536C6">
        <w:rPr>
          <w:rStyle w:val="affffa"/>
          <w:spacing w:val="-2"/>
          <w:rtl/>
        </w:rPr>
        <w:t>מושבות</w:t>
      </w:r>
      <w:r w:rsidRPr="000536C6">
        <w:rPr>
          <w:rStyle w:val="affffa"/>
          <w:rFonts w:hint="cs"/>
          <w:spacing w:val="-2"/>
          <w:rtl/>
        </w:rPr>
        <w:t>'</w:t>
      </w:r>
      <w:r w:rsidRPr="000536C6">
        <w:rPr>
          <w:rStyle w:val="affffa"/>
          <w:spacing w:val="-2"/>
          <w:rtl/>
        </w:rPr>
        <w:t>,</w:t>
      </w:r>
      <w:r w:rsidRPr="000536C6">
        <w:rPr>
          <w:rFonts w:ascii="Fb Fontext" w:hAnsi="Fb Fontext"/>
          <w:spacing w:val="-2"/>
          <w:rtl/>
        </w:rPr>
        <w:t xml:space="preserve"> </w:t>
      </w:r>
      <w:r w:rsidRPr="000536C6">
        <w:rPr>
          <w:rStyle w:val="afffff3"/>
          <w:spacing w:val="-2"/>
          <w:rtl/>
        </w:rPr>
        <w:t>וא"ל:</w:t>
      </w:r>
      <w:r w:rsidRPr="000536C6">
        <w:rPr>
          <w:rFonts w:ascii="Fb Fontext" w:hAnsi="Fb Fontext"/>
          <w:spacing w:val="-2"/>
          <w:rtl/>
        </w:rPr>
        <w:t xml:space="preserve"> שבת ק"ו היא, </w:t>
      </w:r>
      <w:r w:rsidR="005164EB" w:rsidRPr="000536C6">
        <w:rPr>
          <w:rStyle w:val="afffff3"/>
          <w:rFonts w:hint="cs"/>
          <w:spacing w:val="-2"/>
          <w:rtl/>
        </w:rPr>
        <w:t>שיענהו</w:t>
      </w:r>
      <w:r w:rsidRPr="000536C6">
        <w:rPr>
          <w:rStyle w:val="afffff3"/>
          <w:spacing w:val="-2"/>
          <w:rtl/>
        </w:rPr>
        <w:t>:</w:t>
      </w:r>
      <w:r w:rsidRPr="000536C6">
        <w:rPr>
          <w:rFonts w:ascii="Fb Fontext" w:hAnsi="Fb Fontext"/>
          <w:spacing w:val="-2"/>
          <w:rtl/>
        </w:rPr>
        <w:t xml:space="preserve"> </w:t>
      </w:r>
      <w:r w:rsidRPr="000536C6">
        <w:rPr>
          <w:rStyle w:val="affffa"/>
          <w:spacing w:val="-2"/>
          <w:rtl/>
        </w:rPr>
        <w:t>ביאה ומושב</w:t>
      </w:r>
      <w:r w:rsidRPr="000536C6">
        <w:rPr>
          <w:rFonts w:ascii="Fb Fontext" w:hAnsi="Fb Fontext"/>
          <w:spacing w:val="-2"/>
          <w:rtl/>
        </w:rPr>
        <w:t xml:space="preserve"> אמינא!</w:t>
      </w:r>
    </w:p>
    <w:p w14:paraId="4E7793CB" w14:textId="1ED59A25" w:rsidR="00A85AC8" w:rsidRPr="00E600D8" w:rsidRDefault="006E0774" w:rsidP="004A1A8F">
      <w:pPr>
        <w:pStyle w:val="38"/>
        <w:framePr w:wrap="notBeside"/>
        <w:rPr>
          <w:rtl/>
        </w:rPr>
      </w:pPr>
      <w:r w:rsidRPr="00E600D8">
        <w:rPr>
          <w:rtl/>
        </w:rPr>
        <w:t>-</w:t>
      </w:r>
      <w:r w:rsidR="00DA0346" w:rsidRPr="00E600D8">
        <w:rPr>
          <w:rFonts w:hint="cs"/>
          <w:rtl/>
        </w:rPr>
        <w:t>ותירצנו</w:t>
      </w:r>
      <w:r w:rsidR="00A85AC8" w:rsidRPr="00E600D8">
        <w:rPr>
          <w:rFonts w:hint="cs"/>
          <w:rtl/>
        </w:rPr>
        <w:t>:</w:t>
      </w:r>
    </w:p>
    <w:p w14:paraId="0E4C99D1" w14:textId="4ACDA674" w:rsidR="006E0774" w:rsidRPr="00131640" w:rsidRDefault="004A1A8F" w:rsidP="00943179">
      <w:pPr>
        <w:rPr>
          <w:rtl/>
        </w:rPr>
      </w:pPr>
      <w:r w:rsidRPr="00210DF6">
        <w:rPr>
          <w:rFonts w:cs="BA TM • Vilna Extra-Bold" w:hint="cs"/>
          <w:rtl/>
        </w:rPr>
        <w:t>ח</w:t>
      </w:r>
      <w:r w:rsidR="006E0774" w:rsidRPr="00210DF6">
        <w:rPr>
          <w:rFonts w:cs="BA TM • Vilna Extra-Bold"/>
          <w:rtl/>
        </w:rPr>
        <w:t>דא ועוד</w:t>
      </w:r>
      <w:r w:rsidR="006E0774" w:rsidRPr="00943179">
        <w:rPr>
          <w:rtl/>
        </w:rPr>
        <w:t xml:space="preserve"> קאמ</w:t>
      </w:r>
      <w:r w:rsidR="00DA0346">
        <w:rPr>
          <w:rFonts w:hint="cs"/>
          <w:rtl/>
        </w:rPr>
        <w:t>"ל</w:t>
      </w:r>
      <w:r w:rsidR="006E0774" w:rsidRPr="00943179">
        <w:rPr>
          <w:rtl/>
        </w:rPr>
        <w:t>: חדא, דאנא ביאה ומושב קאמינא.</w:t>
      </w:r>
    </w:p>
    <w:p w14:paraId="2BB5A7BE" w14:textId="26EB0063" w:rsidR="006E0774" w:rsidRPr="00131640" w:rsidRDefault="0031411A" w:rsidP="006E0774">
      <w:pPr>
        <w:rPr>
          <w:rtl/>
        </w:rPr>
      </w:pPr>
      <w:r w:rsidRPr="00210DF6">
        <w:rPr>
          <w:rFonts w:ascii="Fb Fontext" w:hAnsi="Fb Fontext" w:cs="BA TM • Vilna Extra-Bold" w:hint="cs"/>
          <w:sz w:val="32"/>
          <w:rtl/>
        </w:rPr>
        <w:t>ועוד</w:t>
      </w:r>
      <w:r>
        <w:rPr>
          <w:rFonts w:ascii="Fb Fontext" w:hAnsi="Fb Fontext" w:hint="cs"/>
          <w:sz w:val="32"/>
          <w:rtl/>
        </w:rPr>
        <w:t xml:space="preserve"> </w:t>
      </w:r>
      <w:r w:rsidR="006E0774" w:rsidRPr="00224C4C">
        <w:rPr>
          <w:rFonts w:ascii="Fb Fontext" w:hAnsi="Fb Fontext"/>
          <w:sz w:val="32"/>
          <w:rtl/>
        </w:rPr>
        <w:t>דאמרת: הרי שבת שנאמר בו</w:t>
      </w:r>
      <w:r w:rsidR="006E0774" w:rsidRPr="00224C4C">
        <w:rPr>
          <w:rStyle w:val="affffa"/>
          <w:rtl/>
        </w:rPr>
        <w:t xml:space="preserve"> </w:t>
      </w:r>
      <w:r w:rsidR="006E0774" w:rsidRPr="00224C4C">
        <w:rPr>
          <w:rStyle w:val="affffa"/>
          <w:rFonts w:hint="cs"/>
          <w:rtl/>
        </w:rPr>
        <w:t>'</w:t>
      </w:r>
      <w:r w:rsidR="006E0774" w:rsidRPr="00224C4C">
        <w:rPr>
          <w:rStyle w:val="affffa"/>
          <w:rtl/>
        </w:rPr>
        <w:t>מושבות</w:t>
      </w:r>
      <w:r w:rsidR="006E0774" w:rsidRPr="00224C4C">
        <w:rPr>
          <w:rStyle w:val="affffa"/>
          <w:rFonts w:hint="cs"/>
          <w:rtl/>
        </w:rPr>
        <w:t>'</w:t>
      </w:r>
      <w:r w:rsidR="006E0774" w:rsidRPr="00224C4C">
        <w:rPr>
          <w:rStyle w:val="affffa"/>
          <w:rtl/>
        </w:rPr>
        <w:t>,</w:t>
      </w:r>
      <w:r w:rsidR="006E0774" w:rsidRPr="00224C4C">
        <w:rPr>
          <w:rFonts w:ascii="Fb Fontext" w:hAnsi="Fb Fontext"/>
          <w:sz w:val="32"/>
          <w:rtl/>
        </w:rPr>
        <w:t xml:space="preserve"> שבת - ק"ו היא.</w:t>
      </w:r>
    </w:p>
    <w:p w14:paraId="719E2707" w14:textId="77777777" w:rsidR="00A85AC8" w:rsidRPr="00E600D8" w:rsidRDefault="006E0774" w:rsidP="004A1A8F">
      <w:pPr>
        <w:pStyle w:val="38"/>
        <w:framePr w:wrap="notBeside"/>
        <w:rPr>
          <w:rtl/>
        </w:rPr>
      </w:pPr>
      <w:r w:rsidRPr="00E600D8">
        <w:rPr>
          <w:rFonts w:hint="cs"/>
          <w:rtl/>
        </w:rPr>
        <w:t>ו</w:t>
      </w:r>
      <w:r w:rsidR="00026A29" w:rsidRPr="00E600D8">
        <w:rPr>
          <w:rFonts w:hint="cs"/>
          <w:rtl/>
        </w:rPr>
        <w:t>חלקו</w:t>
      </w:r>
      <w:r w:rsidR="00A85AC8" w:rsidRPr="00E600D8">
        <w:rPr>
          <w:rtl/>
        </w:rPr>
        <w:t>:</w:t>
      </w:r>
    </w:p>
    <w:p w14:paraId="72F0DC11" w14:textId="703D1010" w:rsidR="006E0774" w:rsidRDefault="006E0774" w:rsidP="006E0774">
      <w:pPr>
        <w:rPr>
          <w:rtl/>
        </w:rPr>
      </w:pPr>
      <w:r w:rsidRPr="004A1A8F">
        <w:rPr>
          <w:rStyle w:val="afffff3"/>
          <w:rFonts w:hint="cs"/>
          <w:rtl/>
        </w:rPr>
        <w:t>לרי</w:t>
      </w:r>
      <w:r w:rsidRPr="004A1A8F">
        <w:rPr>
          <w:rStyle w:val="afffff3"/>
          <w:rtl/>
        </w:rPr>
        <w:t>"</w:t>
      </w:r>
      <w:r w:rsidRPr="004A1A8F">
        <w:rPr>
          <w:rStyle w:val="afffff3"/>
          <w:rFonts w:hint="cs"/>
          <w:rtl/>
        </w:rPr>
        <w:t>ש</w:t>
      </w:r>
      <w:r w:rsidRPr="004A1A8F">
        <w:rPr>
          <w:rStyle w:val="afffff3"/>
          <w:rtl/>
        </w:rPr>
        <w:t>:</w:t>
      </w:r>
      <w:r w:rsidRPr="00224C4C">
        <w:rPr>
          <w:rFonts w:ascii="Fb Fontext" w:hAnsi="Fb Fontext"/>
          <w:rtl/>
        </w:rPr>
        <w:t xml:space="preserve"> לא קירבו נסכים במדבר, </w:t>
      </w:r>
      <w:r w:rsidRPr="004A1A8F">
        <w:rPr>
          <w:rStyle w:val="afffff3"/>
          <w:rtl/>
        </w:rPr>
        <w:t>ו</w:t>
      </w:r>
      <w:r w:rsidRPr="004A1A8F">
        <w:rPr>
          <w:rStyle w:val="afffff3"/>
          <w:rFonts w:hint="cs"/>
          <w:rtl/>
        </w:rPr>
        <w:t>ל</w:t>
      </w:r>
      <w:r w:rsidRPr="004A1A8F">
        <w:rPr>
          <w:rStyle w:val="afffff3"/>
          <w:rtl/>
        </w:rPr>
        <w:t>ר"ע:</w:t>
      </w:r>
      <w:r w:rsidRPr="00224C4C">
        <w:rPr>
          <w:rFonts w:ascii="Fb Fontext" w:hAnsi="Fb Fontext"/>
          <w:rtl/>
        </w:rPr>
        <w:t xml:space="preserve"> קירבו נסכים במדבר.</w:t>
      </w:r>
    </w:p>
    <w:p w14:paraId="1B1B5FB9" w14:textId="0DCC99E9" w:rsidR="007309FA" w:rsidRPr="00131640" w:rsidRDefault="007309FA" w:rsidP="007309FA">
      <w:pPr>
        <w:pStyle w:val="affffb"/>
        <w:rPr>
          <w:rtl/>
        </w:rPr>
      </w:pPr>
      <w:r w:rsidRPr="007309FA">
        <w:rPr>
          <w:rtl/>
        </w:rPr>
        <w:t>***</w:t>
      </w:r>
    </w:p>
    <w:p w14:paraId="1D377349" w14:textId="08E8C90F" w:rsidR="006E0774" w:rsidRPr="00131640" w:rsidRDefault="005C7BED" w:rsidP="00F65F8B">
      <w:pPr>
        <w:pStyle w:val="affffb"/>
        <w:rPr>
          <w:rtl/>
        </w:rPr>
      </w:pPr>
      <w:r>
        <w:rPr>
          <w:rFonts w:hint="cs"/>
          <w:rtl/>
        </w:rPr>
        <w:t>מושב</w:t>
      </w:r>
      <w:r>
        <w:rPr>
          <w:rtl/>
        </w:rPr>
        <w:tab/>
      </w:r>
    </w:p>
    <w:p w14:paraId="70A47C41" w14:textId="75A2EB13" w:rsidR="00A85AC8" w:rsidRPr="00E600D8" w:rsidRDefault="006E0774" w:rsidP="004A1A8F">
      <w:pPr>
        <w:pStyle w:val="38"/>
        <w:framePr w:wrap="notBeside"/>
        <w:rPr>
          <w:rtl/>
        </w:rPr>
      </w:pPr>
      <w:r w:rsidRPr="00E600D8">
        <w:rPr>
          <w:rtl/>
        </w:rPr>
        <w:t>אביי</w:t>
      </w:r>
      <w:r w:rsidR="00A85AC8" w:rsidRPr="00E600D8">
        <w:rPr>
          <w:rtl/>
        </w:rPr>
        <w:t>:</w:t>
      </w:r>
    </w:p>
    <w:p w14:paraId="734E7BC7" w14:textId="386E0AE3" w:rsidR="006E0774" w:rsidRPr="00131640" w:rsidRDefault="006E0774" w:rsidP="006E0774">
      <w:pPr>
        <w:rPr>
          <w:rtl/>
        </w:rPr>
      </w:pPr>
      <w:r w:rsidRPr="00224C4C">
        <w:rPr>
          <w:rFonts w:ascii="Fb Fontext" w:hAnsi="Fb Fontext"/>
          <w:sz w:val="32"/>
          <w:rtl/>
        </w:rPr>
        <w:t>האי תנא דבי ר' ישמעאל מפיק מאידך תנא דבי ר' ישמעאל.</w:t>
      </w:r>
    </w:p>
    <w:p w14:paraId="6115E252" w14:textId="3FEB9E2A" w:rsidR="00A85AC8" w:rsidRPr="00E600D8" w:rsidRDefault="006E0774" w:rsidP="004A1A8F">
      <w:pPr>
        <w:pStyle w:val="38"/>
        <w:framePr w:wrap="notBeside"/>
        <w:rPr>
          <w:rtl/>
        </w:rPr>
      </w:pPr>
      <w:r w:rsidRPr="00E600D8">
        <w:rPr>
          <w:rtl/>
        </w:rPr>
        <w:t>דת</w:t>
      </w:r>
      <w:r w:rsidRPr="00E600D8">
        <w:rPr>
          <w:rFonts w:hint="cs"/>
          <w:rtl/>
        </w:rPr>
        <w:t>דר</w:t>
      </w:r>
      <w:r w:rsidRPr="00E600D8">
        <w:rPr>
          <w:rtl/>
        </w:rPr>
        <w:t>"</w:t>
      </w:r>
      <w:r w:rsidRPr="00E600D8">
        <w:rPr>
          <w:rFonts w:hint="cs"/>
          <w:rtl/>
        </w:rPr>
        <w:t>י</w:t>
      </w:r>
      <w:r w:rsidR="00A85AC8" w:rsidRPr="00E600D8">
        <w:rPr>
          <w:rtl/>
        </w:rPr>
        <w:t>:</w:t>
      </w:r>
    </w:p>
    <w:p w14:paraId="24EF6D57" w14:textId="43D1C240" w:rsidR="006E0774" w:rsidRPr="00131640" w:rsidRDefault="006E0774" w:rsidP="006E0774">
      <w:pPr>
        <w:rPr>
          <w:rtl/>
        </w:rPr>
      </w:pPr>
      <w:r w:rsidRPr="00224C4C">
        <w:rPr>
          <w:rFonts w:ascii="Fb Fontext" w:hAnsi="Fb Fontext"/>
          <w:rtl/>
        </w:rPr>
        <w:t xml:space="preserve">הואיל ונאמרו </w:t>
      </w:r>
      <w:r w:rsidRPr="009A4E0B">
        <w:rPr>
          <w:rStyle w:val="affffa"/>
          <w:rtl/>
        </w:rPr>
        <w:t>ביאות</w:t>
      </w:r>
      <w:r w:rsidRPr="00224C4C">
        <w:rPr>
          <w:rFonts w:ascii="Fb Fontext" w:hAnsi="Fb Fontext"/>
          <w:rtl/>
        </w:rPr>
        <w:t xml:space="preserve"> בתורה סתם, ופרט לך הכתוב באחד מהן לאחר ירושה וישיבה, אף כל לאחר ירושה וישיבה.</w:t>
      </w:r>
    </w:p>
    <w:p w14:paraId="43AD0F4E" w14:textId="77777777" w:rsidR="00A85AC8" w:rsidRPr="00E600D8" w:rsidRDefault="006E0774" w:rsidP="004A1A8F">
      <w:pPr>
        <w:pStyle w:val="38"/>
        <w:framePr w:wrap="notBeside"/>
        <w:rPr>
          <w:rtl/>
        </w:rPr>
      </w:pPr>
      <w:r w:rsidRPr="00E600D8">
        <w:rPr>
          <w:rtl/>
        </w:rPr>
        <w:t>ואידך?</w:t>
      </w:r>
      <w:r w:rsidR="00A85AC8" w:rsidRPr="00E600D8">
        <w:rPr>
          <w:rtl/>
        </w:rPr>
        <w:t>:</w:t>
      </w:r>
    </w:p>
    <w:p w14:paraId="104279C0" w14:textId="31592354" w:rsidR="006E0774" w:rsidRPr="00131640" w:rsidRDefault="0031411A" w:rsidP="006E0774">
      <w:pPr>
        <w:rPr>
          <w:rtl/>
        </w:rPr>
      </w:pPr>
      <w:r>
        <w:rPr>
          <w:rFonts w:ascii="Fb Fontext" w:hAnsi="Fb Fontext" w:hint="cs"/>
          <w:rtl/>
        </w:rPr>
        <w:t>מ</w:t>
      </w:r>
      <w:r w:rsidR="006E0774" w:rsidRPr="00224C4C">
        <w:rPr>
          <w:rFonts w:ascii="Fb Fontext" w:hAnsi="Fb Fontext"/>
          <w:rtl/>
        </w:rPr>
        <w:t xml:space="preserve">שום </w:t>
      </w:r>
      <w:r w:rsidR="006E0774" w:rsidRPr="00224C4C">
        <w:rPr>
          <w:rFonts w:ascii="Fb Fontext" w:hAnsi="Fb Fontext" w:hint="cs"/>
          <w:rtl/>
        </w:rPr>
        <w:t>ד</w:t>
      </w:r>
      <w:r w:rsidR="006E0774" w:rsidRPr="00224C4C">
        <w:rPr>
          <w:rFonts w:ascii="Fb Fontext" w:hAnsi="Fb Fontext"/>
          <w:rtl/>
        </w:rPr>
        <w:t>מלך וביכורים שני כתובים הבאים כאחד, אין מלמדין.</w:t>
      </w:r>
    </w:p>
    <w:p w14:paraId="5CB8FF8B" w14:textId="4D957659" w:rsidR="00A85AC8" w:rsidRPr="00E600D8" w:rsidRDefault="006E0774" w:rsidP="004A1A8F">
      <w:pPr>
        <w:pStyle w:val="38"/>
        <w:framePr w:wrap="notBeside"/>
        <w:rPr>
          <w:rtl/>
        </w:rPr>
      </w:pPr>
      <w:r w:rsidRPr="00E600D8">
        <w:rPr>
          <w:rFonts w:hint="cs"/>
          <w:rtl/>
        </w:rPr>
        <w:t>ו</w:t>
      </w:r>
      <w:r w:rsidR="00F520F2" w:rsidRPr="00E600D8">
        <w:rPr>
          <w:rFonts w:hint="cs"/>
          <w:rtl/>
        </w:rPr>
        <w:t>ל</w:t>
      </w:r>
      <w:r w:rsidRPr="00E600D8">
        <w:rPr>
          <w:rFonts w:hint="cs"/>
          <w:rtl/>
        </w:rPr>
        <w:t>תדר</w:t>
      </w:r>
      <w:r w:rsidRPr="00E600D8">
        <w:rPr>
          <w:rtl/>
        </w:rPr>
        <w:t>"</w:t>
      </w:r>
      <w:r w:rsidRPr="00E600D8">
        <w:rPr>
          <w:rFonts w:hint="cs"/>
          <w:rtl/>
        </w:rPr>
        <w:t>י</w:t>
      </w:r>
      <w:r w:rsidR="00F520F2" w:rsidRPr="00E600D8">
        <w:rPr>
          <w:rFonts w:hint="cs"/>
          <w:rtl/>
        </w:rPr>
        <w:t xml:space="preserve"> צריכא</w:t>
      </w:r>
      <w:r w:rsidR="00A85AC8" w:rsidRPr="00E600D8">
        <w:rPr>
          <w:rFonts w:hint="cs"/>
          <w:rtl/>
        </w:rPr>
        <w:t>:</w:t>
      </w:r>
    </w:p>
    <w:p w14:paraId="614577BD" w14:textId="009E874B" w:rsidR="006E0774" w:rsidRPr="00131640" w:rsidRDefault="006E0774" w:rsidP="006E0774">
      <w:pPr>
        <w:rPr>
          <w:rtl/>
        </w:rPr>
      </w:pPr>
      <w:r w:rsidRPr="00224C4C">
        <w:rPr>
          <w:rFonts w:ascii="Fb Fontext" w:hAnsi="Fb Fontext"/>
          <w:rtl/>
        </w:rPr>
        <w:t xml:space="preserve">ביכורים </w:t>
      </w:r>
      <w:r w:rsidR="00F520F2">
        <w:rPr>
          <w:rFonts w:ascii="Fb Fontext" w:hAnsi="Fb Fontext" w:hint="cs"/>
          <w:rtl/>
        </w:rPr>
        <w:t xml:space="preserve">אף </w:t>
      </w:r>
      <w:r w:rsidRPr="00224C4C">
        <w:rPr>
          <w:rFonts w:ascii="Fb Fontext" w:hAnsi="Fb Fontext"/>
          <w:rtl/>
        </w:rPr>
        <w:t>דמיתהני - לאלתר.</w:t>
      </w:r>
    </w:p>
    <w:p w14:paraId="410F8851" w14:textId="68034197" w:rsidR="006E0774" w:rsidRPr="00131640" w:rsidRDefault="006E0774" w:rsidP="004A1A8F">
      <w:pPr>
        <w:rPr>
          <w:rtl/>
        </w:rPr>
      </w:pPr>
      <w:r w:rsidRPr="00224C4C">
        <w:rPr>
          <w:rFonts w:ascii="Fb Fontext" w:hAnsi="Fb Fontext"/>
          <w:sz w:val="32"/>
          <w:rtl/>
        </w:rPr>
        <w:t xml:space="preserve">מלך </w:t>
      </w:r>
      <w:r w:rsidR="00F520F2">
        <w:rPr>
          <w:rFonts w:ascii="Fb Fontext" w:hAnsi="Fb Fontext" w:hint="cs"/>
          <w:sz w:val="32"/>
          <w:rtl/>
        </w:rPr>
        <w:t xml:space="preserve">אף </w:t>
      </w:r>
      <w:r w:rsidRPr="00224C4C">
        <w:rPr>
          <w:rFonts w:ascii="Fb Fontext" w:hAnsi="Fb Fontext"/>
          <w:sz w:val="32"/>
          <w:rtl/>
        </w:rPr>
        <w:t>דדרכו לכבש - לאלתר.</w:t>
      </w:r>
    </w:p>
    <w:p w14:paraId="266170D3" w14:textId="25DD80C0" w:rsidR="00A85AC8" w:rsidRPr="00E600D8" w:rsidRDefault="006E0774" w:rsidP="004A1A8F">
      <w:pPr>
        <w:pStyle w:val="38"/>
        <w:framePr w:wrap="notBeside"/>
        <w:rPr>
          <w:rtl/>
        </w:rPr>
      </w:pPr>
      <w:r w:rsidRPr="00E600D8">
        <w:rPr>
          <w:rtl/>
        </w:rPr>
        <w:t>ואידך</w:t>
      </w:r>
      <w:r w:rsidR="00A85AC8" w:rsidRPr="00E600D8">
        <w:rPr>
          <w:rFonts w:hint="cs"/>
          <w:rtl/>
        </w:rPr>
        <w:t>:</w:t>
      </w:r>
    </w:p>
    <w:p w14:paraId="0BED7288" w14:textId="79D974C4" w:rsidR="006E0774" w:rsidRPr="00131640" w:rsidRDefault="0008515F" w:rsidP="006E0774">
      <w:pPr>
        <w:rPr>
          <w:rtl/>
        </w:rPr>
      </w:pPr>
      <w:r>
        <w:rPr>
          <w:rFonts w:ascii="Fb Fontext" w:hAnsi="Fb Fontext" w:hint="cs"/>
          <w:rtl/>
        </w:rPr>
        <w:t xml:space="preserve">ק''ו ממלך </w:t>
      </w:r>
      <w:r w:rsidR="006E0774" w:rsidRPr="00224C4C">
        <w:rPr>
          <w:rFonts w:ascii="Fb Fontext" w:hAnsi="Fb Fontext" w:hint="cs"/>
          <w:rtl/>
        </w:rPr>
        <w:t>דלכבש דאחר ירושה וישיבה</w:t>
      </w:r>
    </w:p>
    <w:p w14:paraId="2A4B324D" w14:textId="6557A2CA" w:rsidR="00A85AC8" w:rsidRPr="00E600D8" w:rsidRDefault="006E0774" w:rsidP="004A1A8F">
      <w:pPr>
        <w:pStyle w:val="38"/>
        <w:framePr w:wrap="notBeside"/>
        <w:rPr>
          <w:rtl/>
        </w:rPr>
      </w:pPr>
      <w:r w:rsidRPr="00E600D8">
        <w:rPr>
          <w:rtl/>
        </w:rPr>
        <w:t>ו</w:t>
      </w:r>
      <w:r w:rsidRPr="00E600D8">
        <w:rPr>
          <w:rFonts w:hint="cs"/>
          <w:rtl/>
        </w:rPr>
        <w:t>תדר</w:t>
      </w:r>
      <w:r w:rsidRPr="00E600D8">
        <w:rPr>
          <w:rtl/>
        </w:rPr>
        <w:t>"</w:t>
      </w:r>
      <w:r w:rsidRPr="00E600D8">
        <w:rPr>
          <w:rFonts w:hint="cs"/>
          <w:rtl/>
        </w:rPr>
        <w:t>י</w:t>
      </w:r>
      <w:r w:rsidR="00A85AC8" w:rsidRPr="00E600D8">
        <w:rPr>
          <w:rFonts w:hint="cs"/>
          <w:rtl/>
        </w:rPr>
        <w:t>:</w:t>
      </w:r>
    </w:p>
    <w:p w14:paraId="2F4F7C7C" w14:textId="2FCEC43D" w:rsidR="006E0774" w:rsidRPr="00131640" w:rsidRDefault="006E0774" w:rsidP="006E0774">
      <w:pPr>
        <w:rPr>
          <w:rtl/>
        </w:rPr>
      </w:pPr>
      <w:r w:rsidRPr="00224C4C">
        <w:rPr>
          <w:rFonts w:ascii="Fb Fontext" w:hAnsi="Fb Fontext"/>
          <w:rtl/>
        </w:rPr>
        <w:t>אי כתב</w:t>
      </w:r>
      <w:r w:rsidR="0008515F">
        <w:rPr>
          <w:rFonts w:ascii="Fb Fontext" w:hAnsi="Fb Fontext" w:hint="cs"/>
          <w:rtl/>
        </w:rPr>
        <w:t xml:space="preserve"> כן</w:t>
      </w:r>
      <w:r w:rsidRPr="00224C4C">
        <w:rPr>
          <w:rFonts w:ascii="Fb Fontext" w:hAnsi="Fb Fontext"/>
          <w:rtl/>
        </w:rPr>
        <w:t>, ה</w:t>
      </w:r>
      <w:r w:rsidRPr="00224C4C">
        <w:rPr>
          <w:rFonts w:ascii="Fb Fontext" w:hAnsi="Fb Fontext" w:hint="cs"/>
          <w:rtl/>
        </w:rPr>
        <w:t>ו</w:t>
      </w:r>
      <w:r w:rsidRPr="00224C4C">
        <w:rPr>
          <w:rFonts w:ascii="Fb Fontext" w:hAnsi="Fb Fontext"/>
          <w:rtl/>
        </w:rPr>
        <w:t>"</w:t>
      </w:r>
      <w:r w:rsidRPr="00224C4C">
        <w:rPr>
          <w:rFonts w:ascii="Fb Fontext" w:hAnsi="Fb Fontext" w:hint="cs"/>
          <w:rtl/>
        </w:rPr>
        <w:t>א</w:t>
      </w:r>
      <w:r w:rsidRPr="00224C4C">
        <w:rPr>
          <w:rFonts w:ascii="Fb Fontext" w:hAnsi="Fb Fontext"/>
          <w:rtl/>
        </w:rPr>
        <w:t xml:space="preserve"> מידי </w:t>
      </w:r>
      <w:r w:rsidRPr="00224C4C">
        <w:rPr>
          <w:rFonts w:ascii="Fb Fontext" w:hAnsi="Fb Fontext" w:hint="cs"/>
          <w:rtl/>
        </w:rPr>
        <w:t>כ</w:t>
      </w:r>
      <w:r w:rsidRPr="00224C4C">
        <w:rPr>
          <w:rFonts w:ascii="Fb Fontext" w:hAnsi="Fb Fontext"/>
          <w:rtl/>
        </w:rPr>
        <w:t>חלה, קמ"ל.</w:t>
      </w:r>
    </w:p>
    <w:p w14:paraId="6FF89022" w14:textId="06202A96" w:rsidR="00A85AC8" w:rsidRPr="00E600D8" w:rsidRDefault="006E0774" w:rsidP="004A1A8F">
      <w:pPr>
        <w:pStyle w:val="38"/>
        <w:framePr w:wrap="notBeside"/>
        <w:rPr>
          <w:rtl/>
        </w:rPr>
      </w:pPr>
      <w:r w:rsidRPr="00E600D8">
        <w:rPr>
          <w:rtl/>
        </w:rPr>
        <w:t>והשתא דאמרת</w:t>
      </w:r>
      <w:r w:rsidR="00A85AC8" w:rsidRPr="00E600D8">
        <w:rPr>
          <w:rtl/>
        </w:rPr>
        <w:t>:</w:t>
      </w:r>
    </w:p>
    <w:p w14:paraId="176779EA" w14:textId="681104F8" w:rsidR="006E0774" w:rsidRPr="00131640" w:rsidRDefault="006E0774" w:rsidP="006E0774">
      <w:pPr>
        <w:rPr>
          <w:rtl/>
        </w:rPr>
      </w:pPr>
      <w:r w:rsidRPr="00224C4C">
        <w:rPr>
          <w:rFonts w:ascii="Fb Fontext" w:hAnsi="Fb Fontext"/>
          <w:sz w:val="32"/>
          <w:rtl/>
        </w:rPr>
        <w:t>חובת הגוף נוהגת בין בא"י בין בח"ל,</w:t>
      </w:r>
    </w:p>
    <w:p w14:paraId="2B0587E6" w14:textId="77777777" w:rsidR="00A85AC8" w:rsidRPr="00E600D8" w:rsidRDefault="00787475" w:rsidP="00787475">
      <w:pPr>
        <w:pStyle w:val="38"/>
        <w:framePr w:wrap="notBeside"/>
        <w:rPr>
          <w:rtl/>
        </w:rPr>
      </w:pPr>
      <w:r w:rsidRPr="00E600D8">
        <w:rPr>
          <w:rFonts w:hint="cs"/>
          <w:rtl/>
        </w:rPr>
        <w:t>צריכא</w:t>
      </w:r>
      <w:r w:rsidR="00A85AC8" w:rsidRPr="00E600D8">
        <w:rPr>
          <w:rtl/>
        </w:rPr>
        <w:t>:</w:t>
      </w:r>
    </w:p>
    <w:p w14:paraId="77BCC9D1" w14:textId="5B035CA2" w:rsidR="006E0774" w:rsidRPr="00131640" w:rsidRDefault="006E0774" w:rsidP="006E0774">
      <w:pPr>
        <w:rPr>
          <w:rtl/>
        </w:rPr>
      </w:pPr>
      <w:r w:rsidRPr="004A1A8F">
        <w:rPr>
          <w:rStyle w:val="affffa"/>
          <w:rtl/>
        </w:rPr>
        <w:t>מושב</w:t>
      </w:r>
      <w:r w:rsidRPr="00224C4C">
        <w:rPr>
          <w:rFonts w:ascii="Fb Fontext" w:hAnsi="Fb Fontext"/>
          <w:rtl/>
        </w:rPr>
        <w:t xml:space="preserve"> </w:t>
      </w:r>
      <w:r w:rsidR="004A1A8F" w:rsidRPr="00210DF6">
        <w:rPr>
          <w:rFonts w:ascii="Fb Fontext" w:hAnsi="Fb Fontext" w:cs="BA TM • Vilna Extra-Bold" w:hint="cs"/>
          <w:rtl/>
        </w:rPr>
        <w:t>ד</w:t>
      </w:r>
      <w:r w:rsidRPr="00210DF6">
        <w:rPr>
          <w:rFonts w:ascii="Fb Fontext" w:hAnsi="Fb Fontext" w:cs="BA TM • Vilna Extra-Bold"/>
          <w:rtl/>
        </w:rPr>
        <w:t>שבת</w:t>
      </w:r>
      <w:r w:rsidRPr="00224C4C">
        <w:rPr>
          <w:rFonts w:ascii="Fb Fontext" w:hAnsi="Fb Fontext"/>
          <w:rtl/>
        </w:rPr>
        <w:t xml:space="preserve"> </w:t>
      </w:r>
      <w:r w:rsidR="00787475">
        <w:rPr>
          <w:rFonts w:ascii="Fb Fontext" w:hAnsi="Fb Fontext" w:hint="cs"/>
          <w:rtl/>
        </w:rPr>
        <w:t>-</w:t>
      </w:r>
      <w:r w:rsidR="00E963B6">
        <w:rPr>
          <w:rFonts w:ascii="Fb Fontext" w:hAnsi="Fb Fontext" w:hint="cs"/>
          <w:rtl/>
        </w:rPr>
        <w:t>שא''צ</w:t>
      </w:r>
      <w:r w:rsidRPr="00224C4C">
        <w:rPr>
          <w:rFonts w:ascii="Fb Fontext" w:hAnsi="Fb Fontext" w:hint="cs"/>
          <w:rtl/>
        </w:rPr>
        <w:t xml:space="preserve"> קידוש כבמועדות </w:t>
      </w:r>
      <w:r w:rsidRPr="00787475">
        <w:rPr>
          <w:rStyle w:val="afffff5"/>
          <w:rFonts w:hint="cs"/>
          <w:rtl/>
        </w:rPr>
        <w:t>[דבענינא כתיב]</w:t>
      </w:r>
    </w:p>
    <w:p w14:paraId="59E18A96" w14:textId="77777777" w:rsidR="00A85AC8" w:rsidRPr="00E600D8" w:rsidRDefault="003B1D2A" w:rsidP="003B1D2A">
      <w:pPr>
        <w:pStyle w:val="38"/>
        <w:framePr w:wrap="notBeside"/>
        <w:rPr>
          <w:rtl/>
        </w:rPr>
      </w:pPr>
      <w:r w:rsidRPr="00E600D8">
        <w:rPr>
          <w:rFonts w:hint="cs"/>
          <w:rtl/>
        </w:rPr>
        <w:t>צריכא</w:t>
      </w:r>
      <w:r w:rsidR="00A85AC8" w:rsidRPr="00E600D8">
        <w:rPr>
          <w:rtl/>
        </w:rPr>
        <w:t>:</w:t>
      </w:r>
    </w:p>
    <w:p w14:paraId="20973F87" w14:textId="72023614" w:rsidR="006E0774" w:rsidRPr="00131640" w:rsidRDefault="006E0774" w:rsidP="006E0774">
      <w:pPr>
        <w:rPr>
          <w:rtl/>
        </w:rPr>
      </w:pPr>
      <w:r w:rsidRPr="00787475">
        <w:rPr>
          <w:rStyle w:val="affffa"/>
          <w:rtl/>
        </w:rPr>
        <w:t>מושב</w:t>
      </w:r>
      <w:r w:rsidRPr="00224C4C">
        <w:rPr>
          <w:rFonts w:ascii="Fb Fontext" w:hAnsi="Fb Fontext"/>
          <w:rtl/>
        </w:rPr>
        <w:t xml:space="preserve"> </w:t>
      </w:r>
      <w:r w:rsidRPr="00224C4C">
        <w:rPr>
          <w:rStyle w:val="affffa"/>
          <w:rFonts w:hint="cs"/>
          <w:rtl/>
        </w:rPr>
        <w:t>ד</w:t>
      </w:r>
      <w:r w:rsidRPr="00210DF6">
        <w:rPr>
          <w:rFonts w:cs="BA TM • Vilna Extra-Bold" w:hint="cs"/>
          <w:rtl/>
        </w:rPr>
        <w:t>'</w:t>
      </w:r>
      <w:r w:rsidRPr="00210DF6">
        <w:rPr>
          <w:rFonts w:cs="BA TM • Vilna Extra-Bold"/>
          <w:rtl/>
        </w:rPr>
        <w:t>חלב ודם</w:t>
      </w:r>
      <w:r w:rsidRPr="00210DF6">
        <w:rPr>
          <w:rFonts w:cs="BA TM • Vilna Extra-Bold" w:hint="cs"/>
          <w:rtl/>
        </w:rPr>
        <w:t>'</w:t>
      </w:r>
      <w:r w:rsidRPr="00224C4C">
        <w:rPr>
          <w:rStyle w:val="affffa"/>
          <w:rtl/>
        </w:rPr>
        <w:t xml:space="preserve"> </w:t>
      </w:r>
      <w:r w:rsidRPr="00224C4C">
        <w:rPr>
          <w:rFonts w:ascii="Fb Fontext" w:hAnsi="Fb Fontext" w:hint="cs"/>
          <w:rtl/>
        </w:rPr>
        <w:t xml:space="preserve">דאף שלא בזמן קרבן אסור </w:t>
      </w:r>
      <w:r w:rsidRPr="00E963B6">
        <w:rPr>
          <w:rStyle w:val="afffff5"/>
          <w:rFonts w:hint="cs"/>
          <w:rtl/>
        </w:rPr>
        <w:t>[א</w:t>
      </w:r>
      <w:r w:rsidR="003B1D2A" w:rsidRPr="00E963B6">
        <w:rPr>
          <w:rStyle w:val="afffff5"/>
          <w:rFonts w:hint="cs"/>
          <w:rtl/>
        </w:rPr>
        <w:t>ף</w:t>
      </w:r>
      <w:r w:rsidRPr="00E963B6">
        <w:rPr>
          <w:rStyle w:val="afffff5"/>
          <w:rFonts w:hint="cs"/>
          <w:rtl/>
        </w:rPr>
        <w:t xml:space="preserve"> דבענינא כתיב]</w:t>
      </w:r>
    </w:p>
    <w:p w14:paraId="6FD974E1" w14:textId="77777777" w:rsidR="00A85AC8" w:rsidRPr="00E600D8" w:rsidRDefault="00E963B6" w:rsidP="00E963B6">
      <w:pPr>
        <w:pStyle w:val="38"/>
        <w:framePr w:wrap="notBeside"/>
        <w:rPr>
          <w:rtl/>
        </w:rPr>
      </w:pPr>
      <w:r w:rsidRPr="00E600D8">
        <w:rPr>
          <w:rFonts w:hint="cs"/>
          <w:rtl/>
        </w:rPr>
        <w:t>צריכא</w:t>
      </w:r>
      <w:r w:rsidR="00A85AC8" w:rsidRPr="00E600D8">
        <w:rPr>
          <w:rtl/>
        </w:rPr>
        <w:t>:</w:t>
      </w:r>
    </w:p>
    <w:p w14:paraId="6862252E" w14:textId="73AA85BC" w:rsidR="009469D7" w:rsidRDefault="006E0774" w:rsidP="00E963B6">
      <w:pPr>
        <w:rPr>
          <w:rFonts w:ascii="Fb Fontext" w:hAnsi="Fb Fontext"/>
          <w:rtl/>
        </w:rPr>
      </w:pPr>
      <w:r w:rsidRPr="000F6244">
        <w:rPr>
          <w:rStyle w:val="affffa"/>
          <w:rtl/>
        </w:rPr>
        <w:t>מושב</w:t>
      </w:r>
      <w:r w:rsidRPr="00224C4C">
        <w:rPr>
          <w:rFonts w:ascii="Fb Fontext" w:hAnsi="Fb Fontext"/>
          <w:rtl/>
        </w:rPr>
        <w:t xml:space="preserve"> </w:t>
      </w:r>
      <w:r w:rsidRPr="00210DF6">
        <w:rPr>
          <w:rFonts w:cs="BA TM • Vilna Extra-Bold"/>
          <w:rtl/>
        </w:rPr>
        <w:t>ד</w:t>
      </w:r>
      <w:r w:rsidRPr="00210DF6">
        <w:rPr>
          <w:rFonts w:cs="BA TM • Vilna Extra-Bold" w:hint="cs"/>
          <w:rtl/>
        </w:rPr>
        <w:t>'</w:t>
      </w:r>
      <w:r w:rsidRPr="00210DF6">
        <w:rPr>
          <w:rFonts w:cs="BA TM • Vilna Extra-Bold"/>
          <w:rtl/>
        </w:rPr>
        <w:t>מצה ומרור</w:t>
      </w:r>
      <w:r w:rsidRPr="00210DF6">
        <w:rPr>
          <w:rFonts w:cs="BA TM • Vilna Extra-Bold" w:hint="cs"/>
          <w:rtl/>
        </w:rPr>
        <w:t>'</w:t>
      </w:r>
      <w:r w:rsidRPr="00224C4C">
        <w:rPr>
          <w:rStyle w:val="affffa"/>
          <w:rtl/>
        </w:rPr>
        <w:t xml:space="preserve"> </w:t>
      </w:r>
      <w:r w:rsidR="00E963B6">
        <w:rPr>
          <w:rFonts w:ascii="Fb Fontext" w:hAnsi="Fb Fontext" w:hint="cs"/>
          <w:rtl/>
        </w:rPr>
        <w:t>דאף שלא בזמן קרבן פסח.</w:t>
      </w:r>
    </w:p>
    <w:p w14:paraId="5667EEA7" w14:textId="77777777" w:rsidR="00A85AC8" w:rsidRPr="00E600D8" w:rsidRDefault="00E963B6" w:rsidP="00E963B6">
      <w:pPr>
        <w:pStyle w:val="38"/>
        <w:framePr w:wrap="notBeside"/>
        <w:rPr>
          <w:rtl/>
        </w:rPr>
      </w:pPr>
      <w:r w:rsidRPr="00E600D8">
        <w:rPr>
          <w:rFonts w:hint="cs"/>
          <w:rtl/>
        </w:rPr>
        <w:t>צריכא</w:t>
      </w:r>
      <w:r w:rsidR="00A85AC8" w:rsidRPr="00E600D8">
        <w:rPr>
          <w:rtl/>
        </w:rPr>
        <w:t>:</w:t>
      </w:r>
    </w:p>
    <w:p w14:paraId="1DF6073A" w14:textId="64B387A7" w:rsidR="006E0774" w:rsidRPr="00770B0B" w:rsidRDefault="006E0774" w:rsidP="000F6244">
      <w:pPr>
        <w:spacing w:after="120"/>
        <w:rPr>
          <w:spacing w:val="0"/>
          <w:rtl/>
        </w:rPr>
      </w:pPr>
      <w:r w:rsidRPr="00770B0B">
        <w:rPr>
          <w:rStyle w:val="affffa"/>
          <w:spacing w:val="0"/>
          <w:rtl/>
        </w:rPr>
        <w:t>ביאה</w:t>
      </w:r>
      <w:r w:rsidRPr="00770B0B">
        <w:rPr>
          <w:rFonts w:ascii="Fb Fontext" w:hAnsi="Fb Fontext"/>
          <w:spacing w:val="0"/>
          <w:rtl/>
        </w:rPr>
        <w:t xml:space="preserve"> </w:t>
      </w:r>
      <w:r w:rsidR="004A1A8F" w:rsidRPr="00770B0B">
        <w:rPr>
          <w:rFonts w:ascii="Fb Fontext" w:hAnsi="Fb Fontext" w:cs="BA TM • Vilna Extra-Bold" w:hint="cs"/>
          <w:spacing w:val="0"/>
          <w:rtl/>
        </w:rPr>
        <w:t>ד</w:t>
      </w:r>
      <w:r w:rsidRPr="00770B0B">
        <w:rPr>
          <w:rFonts w:ascii="Fb Fontext" w:hAnsi="Fb Fontext" w:cs="BA TM • Vilna Extra-Bold"/>
          <w:spacing w:val="0"/>
          <w:rtl/>
        </w:rPr>
        <w:t>תפילין ופטר חמור</w:t>
      </w:r>
      <w:r w:rsidRPr="00770B0B">
        <w:rPr>
          <w:rFonts w:ascii="Fb Fontext" w:hAnsi="Fb Fontext"/>
          <w:spacing w:val="0"/>
          <w:rtl/>
        </w:rPr>
        <w:t xml:space="preserve"> </w:t>
      </w:r>
      <w:r w:rsidR="000F6244" w:rsidRPr="00770B0B">
        <w:rPr>
          <w:rFonts w:ascii="Fb Fontext" w:hAnsi="Fb Fontext" w:hint="cs"/>
          <w:spacing w:val="0"/>
          <w:rtl/>
        </w:rPr>
        <w:t>ד</w:t>
      </w:r>
      <w:r w:rsidRPr="00770B0B">
        <w:rPr>
          <w:rFonts w:ascii="Fb Fontext" w:hAnsi="Fb Fontext"/>
          <w:spacing w:val="0"/>
          <w:rtl/>
        </w:rPr>
        <w:t>עשה מצוה זו שבשבילה תיכנס לארץ.</w:t>
      </w:r>
    </w:p>
    <w:p w14:paraId="02800761" w14:textId="77777777" w:rsidR="006E0774" w:rsidRPr="00131640" w:rsidRDefault="006E0774" w:rsidP="0010529F">
      <w:pPr>
        <w:pStyle w:val="afff0"/>
        <w:framePr w:wrap="around"/>
        <w:rPr>
          <w:rtl/>
        </w:rPr>
      </w:pPr>
      <w:r w:rsidRPr="00224C4C">
        <w:rPr>
          <w:rFonts w:hint="cs"/>
          <w:rtl/>
        </w:rPr>
        <w:t>לח.</w:t>
      </w:r>
    </w:p>
    <w:p w14:paraId="72931732" w14:textId="12915E4A" w:rsidR="00A85AC8" w:rsidRPr="00E600D8" w:rsidRDefault="006E0774" w:rsidP="004A1A8F">
      <w:pPr>
        <w:pStyle w:val="38"/>
        <w:framePr w:wrap="notBeside"/>
        <w:rPr>
          <w:rtl/>
        </w:rPr>
      </w:pPr>
      <w:r w:rsidRPr="00E600D8">
        <w:rPr>
          <w:rtl/>
        </w:rPr>
        <w:t>למ"ד</w:t>
      </w:r>
      <w:r w:rsidR="00A85AC8" w:rsidRPr="00E600D8">
        <w:rPr>
          <w:rtl/>
        </w:rPr>
        <w:t>:</w:t>
      </w:r>
    </w:p>
    <w:p w14:paraId="04A7B669" w14:textId="74DD8DBA" w:rsidR="006E0774" w:rsidRPr="00131640" w:rsidRDefault="006E0774" w:rsidP="006E0774">
      <w:pPr>
        <w:rPr>
          <w:rtl/>
        </w:rPr>
      </w:pPr>
      <w:r w:rsidRPr="004B516D">
        <w:rPr>
          <w:rStyle w:val="affffa"/>
          <w:spacing w:val="0"/>
          <w:rtl/>
        </w:rPr>
        <w:lastRenderedPageBreak/>
        <w:t>מושב</w:t>
      </w:r>
      <w:r w:rsidRPr="004B516D">
        <w:rPr>
          <w:rFonts w:ascii="Fb Fontext" w:hAnsi="Fb Fontext"/>
          <w:spacing w:val="0"/>
          <w:sz w:val="32"/>
          <w:rtl/>
        </w:rPr>
        <w:t xml:space="preserve"> כל מקום שאתם יושבים משמע, היינו:</w:t>
      </w:r>
      <w:r w:rsidRPr="004B516D">
        <w:rPr>
          <w:rStyle w:val="affffa"/>
          <w:spacing w:val="0"/>
          <w:rtl/>
        </w:rPr>
        <w:t xml:space="preserve"> </w:t>
      </w:r>
      <w:r w:rsidRPr="004B516D">
        <w:rPr>
          <w:rStyle w:val="affffa"/>
          <w:rFonts w:hint="cs"/>
          <w:spacing w:val="0"/>
          <w:rtl/>
        </w:rPr>
        <w:t>'</w:t>
      </w:r>
      <w:r w:rsidRPr="004B516D">
        <w:rPr>
          <w:rStyle w:val="affffa"/>
          <w:spacing w:val="0"/>
          <w:rtl/>
        </w:rPr>
        <w:t xml:space="preserve">ויאכלו מעבור הארץ </w:t>
      </w:r>
      <w:r w:rsidRPr="00093B11">
        <w:rPr>
          <w:rStyle w:val="affffa"/>
          <w:b/>
          <w:bCs/>
          <w:rtl/>
        </w:rPr>
        <w:t>ממחרת הפסח</w:t>
      </w:r>
      <w:r w:rsidRPr="00093B11">
        <w:rPr>
          <w:rStyle w:val="affffa"/>
          <w:rFonts w:hint="cs"/>
          <w:b/>
          <w:bCs/>
          <w:rtl/>
        </w:rPr>
        <w:t>'</w:t>
      </w:r>
      <w:r w:rsidRPr="00093B11">
        <w:rPr>
          <w:rStyle w:val="affffa"/>
          <w:rtl/>
        </w:rPr>
        <w:t>,</w:t>
      </w:r>
      <w:r w:rsidR="000F6244" w:rsidRPr="00093B11">
        <w:rPr>
          <w:rFonts w:ascii="Fb Fontext" w:hAnsi="Fb Fontext" w:hint="cs"/>
          <w:sz w:val="32"/>
          <w:rtl/>
        </w:rPr>
        <w:t>-</w:t>
      </w:r>
      <w:r w:rsidRPr="00093B11">
        <w:rPr>
          <w:rFonts w:ascii="Fb Fontext" w:hAnsi="Fb Fontext"/>
          <w:sz w:val="32"/>
          <w:rtl/>
        </w:rPr>
        <w:t xml:space="preserve"> אכול, מעיקרא לא,</w:t>
      </w:r>
      <w:r w:rsidR="004B516D" w:rsidRPr="00093B11">
        <w:rPr>
          <w:rFonts w:ascii="Fb Fontext" w:hAnsi="Fb Fontext" w:hint="cs"/>
          <w:sz w:val="32"/>
          <w:rtl/>
        </w:rPr>
        <w:t>הקרב</w:t>
      </w:r>
      <w:r w:rsidRPr="00093B11">
        <w:rPr>
          <w:rFonts w:ascii="Fb Fontext" w:hAnsi="Fb Fontext"/>
          <w:sz w:val="32"/>
          <w:rtl/>
        </w:rPr>
        <w:t xml:space="preserve"> עומר ו</w:t>
      </w:r>
      <w:r w:rsidR="004B516D" w:rsidRPr="00093B11">
        <w:rPr>
          <w:rFonts w:ascii="Fb Fontext" w:hAnsi="Fb Fontext" w:hint="cs"/>
          <w:sz w:val="32"/>
          <w:rtl/>
        </w:rPr>
        <w:t>אח"כ</w:t>
      </w:r>
      <w:r w:rsidRPr="00093B11">
        <w:rPr>
          <w:rFonts w:ascii="Fb Fontext" w:hAnsi="Fb Fontext"/>
          <w:sz w:val="32"/>
          <w:rtl/>
        </w:rPr>
        <w:t xml:space="preserve"> אכול</w:t>
      </w:r>
      <w:r w:rsidRPr="00224C4C">
        <w:rPr>
          <w:rFonts w:ascii="Fb Fontext" w:hAnsi="Fb Fontext"/>
          <w:sz w:val="32"/>
          <w:rtl/>
        </w:rPr>
        <w:t>,</w:t>
      </w:r>
    </w:p>
    <w:p w14:paraId="4ED091E5" w14:textId="0291931E" w:rsidR="00A85AC8" w:rsidRPr="00E600D8" w:rsidRDefault="006E0774" w:rsidP="002B6938">
      <w:pPr>
        <w:pStyle w:val="38"/>
        <w:framePr w:wrap="notBeside"/>
        <w:rPr>
          <w:rtl/>
        </w:rPr>
      </w:pPr>
      <w:r w:rsidRPr="00E600D8">
        <w:rPr>
          <w:rtl/>
        </w:rPr>
        <w:t>אלא למ"ד</w:t>
      </w:r>
      <w:r w:rsidR="00A85AC8" w:rsidRPr="00E600D8">
        <w:rPr>
          <w:rtl/>
        </w:rPr>
        <w:t>:</w:t>
      </w:r>
    </w:p>
    <w:p w14:paraId="310D8708" w14:textId="48E686DC" w:rsidR="006E0774" w:rsidRPr="00131640" w:rsidRDefault="006E0774" w:rsidP="006E0774">
      <w:pPr>
        <w:rPr>
          <w:rtl/>
        </w:rPr>
      </w:pPr>
      <w:r w:rsidRPr="00224C4C">
        <w:rPr>
          <w:rFonts w:ascii="Fb Fontext" w:hAnsi="Fb Fontext"/>
          <w:rtl/>
        </w:rPr>
        <w:t>לאחר ירושה וישיבה, ניכול לאלתר!</w:t>
      </w:r>
    </w:p>
    <w:p w14:paraId="41DFA932" w14:textId="0C96663C" w:rsidR="00A85AC8" w:rsidRPr="00E600D8" w:rsidRDefault="00E600D8" w:rsidP="002B6938">
      <w:pPr>
        <w:pStyle w:val="38"/>
        <w:framePr w:wrap="notBeside"/>
        <w:rPr>
          <w:rtl/>
        </w:rPr>
      </w:pPr>
      <w:r w:rsidRPr="00E600D8">
        <w:rPr>
          <w:rtl/>
        </w:rPr>
        <w:t>-</w:t>
      </w:r>
    </w:p>
    <w:p w14:paraId="6F0200CE" w14:textId="53ECE37A" w:rsidR="006E0774" w:rsidRPr="00131640" w:rsidRDefault="00093B11" w:rsidP="00943179">
      <w:pPr>
        <w:rPr>
          <w:rtl/>
        </w:rPr>
      </w:pPr>
      <w:r>
        <w:rPr>
          <w:rFonts w:hint="cs"/>
          <w:rtl/>
        </w:rPr>
        <w:t>א''צ</w:t>
      </w:r>
      <w:r w:rsidR="006E0774" w:rsidRPr="00943179">
        <w:rPr>
          <w:rFonts w:hint="cs"/>
          <w:rtl/>
        </w:rPr>
        <w:t xml:space="preserve"> ד</w:t>
      </w:r>
      <w:r w:rsidR="006E0774" w:rsidRPr="002B6938">
        <w:rPr>
          <w:rStyle w:val="affffa"/>
          <w:rFonts w:hint="cs"/>
          <w:rtl/>
        </w:rPr>
        <w:t>'</w:t>
      </w:r>
      <w:r w:rsidR="006E0774" w:rsidRPr="002B6938">
        <w:rPr>
          <w:rStyle w:val="affffa"/>
          <w:rtl/>
        </w:rPr>
        <w:t>ובני ישראל אכלו את המן ארבעים שנה עד בואם אל ארץ נושבת</w:t>
      </w:r>
      <w:r w:rsidR="006E0774" w:rsidRPr="002B6938">
        <w:rPr>
          <w:rStyle w:val="affffa"/>
          <w:rFonts w:hint="cs"/>
          <w:rtl/>
        </w:rPr>
        <w:t>'</w:t>
      </w:r>
      <w:r w:rsidR="006E0774" w:rsidRPr="002B6938">
        <w:rPr>
          <w:rStyle w:val="affffa"/>
          <w:rtl/>
        </w:rPr>
        <w:t xml:space="preserve"> את המן אכלו עד בואם אל קצה ארץ כנען,</w:t>
      </w:r>
    </w:p>
    <w:p w14:paraId="7A93E122" w14:textId="77777777" w:rsidR="00A85AC8" w:rsidRPr="00E600D8" w:rsidRDefault="006E0774" w:rsidP="002B6938">
      <w:pPr>
        <w:pStyle w:val="38"/>
        <w:framePr w:wrap="notBeside"/>
        <w:rPr>
          <w:rtl/>
        </w:rPr>
      </w:pPr>
      <w:r w:rsidRPr="00E600D8">
        <w:rPr>
          <w:rtl/>
        </w:rPr>
        <w:t>א</w:t>
      </w:r>
      <w:r w:rsidR="00093B11" w:rsidRPr="00E600D8">
        <w:rPr>
          <w:rFonts w:hint="cs"/>
          <w:rtl/>
        </w:rPr>
        <w:t xml:space="preserve">"א </w:t>
      </w:r>
      <w:r w:rsidRPr="00E600D8">
        <w:rPr>
          <w:rtl/>
        </w:rPr>
        <w:t>לומר</w:t>
      </w:r>
      <w:r w:rsidR="00A85AC8" w:rsidRPr="00E600D8">
        <w:rPr>
          <w:rtl/>
        </w:rPr>
        <w:t>:</w:t>
      </w:r>
    </w:p>
    <w:p w14:paraId="3AE5D7A9" w14:textId="39C94CCB" w:rsidR="006E0774" w:rsidRPr="00131640" w:rsidRDefault="006E0774" w:rsidP="006E0774">
      <w:pPr>
        <w:rPr>
          <w:rtl/>
        </w:rPr>
      </w:pPr>
      <w:r w:rsidRPr="002B6938">
        <w:rPr>
          <w:rStyle w:val="affffa"/>
          <w:rtl/>
        </w:rPr>
        <w:t>עד בואם אל ארץ נושבת</w:t>
      </w:r>
      <w:r w:rsidRPr="00224C4C">
        <w:rPr>
          <w:rFonts w:ascii="Fb Fontext" w:hAnsi="Fb Fontext"/>
          <w:sz w:val="32"/>
          <w:rtl/>
        </w:rPr>
        <w:t xml:space="preserve"> - </w:t>
      </w:r>
      <w:r w:rsidRPr="002B6938">
        <w:rPr>
          <w:rStyle w:val="afffff3"/>
          <w:rtl/>
        </w:rPr>
        <w:t>שכבר נאמר</w:t>
      </w:r>
      <w:r w:rsidRPr="00224C4C">
        <w:rPr>
          <w:rStyle w:val="affffa"/>
          <w:rtl/>
        </w:rPr>
        <w:t xml:space="preserve"> </w:t>
      </w:r>
      <w:r w:rsidRPr="00224C4C">
        <w:rPr>
          <w:rStyle w:val="affffa"/>
          <w:rFonts w:hint="cs"/>
          <w:rtl/>
        </w:rPr>
        <w:t>'</w:t>
      </w:r>
      <w:r w:rsidRPr="00224C4C">
        <w:rPr>
          <w:rStyle w:val="affffa"/>
          <w:rtl/>
        </w:rPr>
        <w:t>אל קצה ארץ כנען</w:t>
      </w:r>
      <w:r w:rsidRPr="00224C4C">
        <w:rPr>
          <w:rStyle w:val="affffa"/>
          <w:rFonts w:hint="cs"/>
          <w:rtl/>
        </w:rPr>
        <w:t>'</w:t>
      </w:r>
      <w:r w:rsidRPr="00224C4C">
        <w:rPr>
          <w:rStyle w:val="affffa"/>
          <w:rtl/>
        </w:rPr>
        <w:t>,</w:t>
      </w:r>
    </w:p>
    <w:p w14:paraId="18CDC7F3" w14:textId="77777777" w:rsidR="00A85AC8" w:rsidRPr="00E600D8" w:rsidRDefault="006E0774" w:rsidP="002B6938">
      <w:pPr>
        <w:pStyle w:val="38"/>
        <w:framePr w:wrap="notBeside"/>
        <w:rPr>
          <w:rtl/>
        </w:rPr>
      </w:pPr>
      <w:r w:rsidRPr="00E600D8">
        <w:rPr>
          <w:rtl/>
        </w:rPr>
        <w:t>וא"א לומר</w:t>
      </w:r>
      <w:r w:rsidR="00A85AC8" w:rsidRPr="00E600D8">
        <w:rPr>
          <w:rtl/>
        </w:rPr>
        <w:t>:</w:t>
      </w:r>
    </w:p>
    <w:p w14:paraId="1E8F3128" w14:textId="2625F251" w:rsidR="006E0774" w:rsidRPr="00131640" w:rsidRDefault="006E0774" w:rsidP="006F0851">
      <w:pPr>
        <w:spacing w:after="120"/>
        <w:rPr>
          <w:rtl/>
        </w:rPr>
      </w:pPr>
      <w:r w:rsidRPr="002B6938">
        <w:rPr>
          <w:rStyle w:val="affffa"/>
          <w:rtl/>
        </w:rPr>
        <w:t>אל קצה ארץ כנען</w:t>
      </w:r>
      <w:r w:rsidRPr="00224C4C">
        <w:rPr>
          <w:rFonts w:ascii="Fb Fontext" w:hAnsi="Fb Fontext"/>
          <w:rtl/>
        </w:rPr>
        <w:t xml:space="preserve"> - </w:t>
      </w:r>
      <w:r w:rsidRPr="002B6938">
        <w:rPr>
          <w:rStyle w:val="afffff3"/>
          <w:rtl/>
        </w:rPr>
        <w:t xml:space="preserve">שהרי נאמר </w:t>
      </w:r>
      <w:r w:rsidRPr="00224C4C">
        <w:rPr>
          <w:rStyle w:val="affffa"/>
          <w:rFonts w:hint="cs"/>
          <w:rtl/>
        </w:rPr>
        <w:t>'</w:t>
      </w:r>
      <w:r w:rsidRPr="00224C4C">
        <w:rPr>
          <w:rStyle w:val="affffa"/>
          <w:rtl/>
        </w:rPr>
        <w:t>עד בואם אל ארץ נושבת</w:t>
      </w:r>
      <w:r w:rsidRPr="00224C4C">
        <w:rPr>
          <w:rStyle w:val="affffa"/>
          <w:rFonts w:hint="cs"/>
          <w:rtl/>
        </w:rPr>
        <w:t>'</w:t>
      </w:r>
      <w:r w:rsidRPr="00224C4C">
        <w:rPr>
          <w:rStyle w:val="affffa"/>
          <w:rtl/>
        </w:rPr>
        <w:t>,</w:t>
      </w:r>
    </w:p>
    <w:p w14:paraId="505AD0F9" w14:textId="77777777" w:rsidR="00A85AC8" w:rsidRPr="00E600D8" w:rsidRDefault="008C3E2A" w:rsidP="002B6938">
      <w:pPr>
        <w:pStyle w:val="38"/>
        <w:framePr w:wrap="notBeside"/>
        <w:rPr>
          <w:rtl/>
        </w:rPr>
      </w:pPr>
      <w:r w:rsidRPr="00E600D8">
        <w:rPr>
          <w:rFonts w:hint="cs"/>
          <w:rtl/>
        </w:rPr>
        <w:t xml:space="preserve">א. </w:t>
      </w:r>
      <w:r w:rsidR="006E0774" w:rsidRPr="00E600D8">
        <w:rPr>
          <w:rtl/>
        </w:rPr>
        <w:t>הא כיצד?</w:t>
      </w:r>
      <w:r w:rsidR="00A85AC8" w:rsidRPr="00E600D8">
        <w:rPr>
          <w:rtl/>
        </w:rPr>
        <w:t>:</w:t>
      </w:r>
    </w:p>
    <w:p w14:paraId="765D9F4C" w14:textId="1950EB2D" w:rsidR="006E0774" w:rsidRPr="0035108E" w:rsidRDefault="001D178C" w:rsidP="006E0774">
      <w:pPr>
        <w:rPr>
          <w:spacing w:val="0"/>
          <w:rtl/>
        </w:rPr>
      </w:pPr>
      <w:r w:rsidRPr="0035108E">
        <w:rPr>
          <w:rFonts w:ascii="Fb Fontext" w:hAnsi="Fb Fontext" w:hint="cs"/>
          <w:spacing w:val="0"/>
          <w:rtl/>
        </w:rPr>
        <w:t>ז'</w:t>
      </w:r>
      <w:r w:rsidR="006E0774" w:rsidRPr="0035108E">
        <w:rPr>
          <w:rFonts w:ascii="Fb Fontext" w:hAnsi="Fb Fontext"/>
          <w:spacing w:val="0"/>
          <w:rtl/>
        </w:rPr>
        <w:t xml:space="preserve"> באדר מת משה ופסק </w:t>
      </w:r>
      <w:r w:rsidRPr="0035108E">
        <w:rPr>
          <w:rFonts w:ascii="Fb Fontext" w:hAnsi="Fb Fontext" w:hint="cs"/>
          <w:spacing w:val="0"/>
          <w:rtl/>
        </w:rPr>
        <w:t>ה</w:t>
      </w:r>
      <w:r w:rsidR="006E0774" w:rsidRPr="0035108E">
        <w:rPr>
          <w:rFonts w:ascii="Fb Fontext" w:hAnsi="Fb Fontext"/>
          <w:spacing w:val="0"/>
          <w:rtl/>
        </w:rPr>
        <w:t>מן, ו</w:t>
      </w:r>
      <w:r w:rsidRPr="0035108E">
        <w:rPr>
          <w:rFonts w:ascii="Fb Fontext" w:hAnsi="Fb Fontext" w:hint="cs"/>
          <w:spacing w:val="0"/>
          <w:rtl/>
        </w:rPr>
        <w:t>הסתפקו</w:t>
      </w:r>
      <w:r w:rsidR="006E0774" w:rsidRPr="0035108E">
        <w:rPr>
          <w:rFonts w:ascii="Fb Fontext" w:hAnsi="Fb Fontext"/>
          <w:spacing w:val="0"/>
          <w:rtl/>
        </w:rPr>
        <w:t xml:space="preserve"> </w:t>
      </w:r>
      <w:r w:rsidRPr="0035108E">
        <w:rPr>
          <w:rFonts w:ascii="Fb Fontext" w:hAnsi="Fb Fontext" w:hint="cs"/>
          <w:spacing w:val="0"/>
          <w:rtl/>
        </w:rPr>
        <w:t>ב</w:t>
      </w:r>
      <w:r w:rsidR="006E0774" w:rsidRPr="0035108E">
        <w:rPr>
          <w:rFonts w:ascii="Fb Fontext" w:hAnsi="Fb Fontext"/>
          <w:spacing w:val="0"/>
          <w:rtl/>
        </w:rPr>
        <w:t xml:space="preserve">מן שבכליהם עד </w:t>
      </w:r>
      <w:r w:rsidR="006E0774" w:rsidRPr="0035108E">
        <w:rPr>
          <w:rFonts w:ascii="Fb Fontext" w:hAnsi="Fb Fontext" w:hint="cs"/>
          <w:spacing w:val="0"/>
          <w:rtl/>
        </w:rPr>
        <w:t>ט</w:t>
      </w:r>
      <w:r w:rsidR="006E0774" w:rsidRPr="0035108E">
        <w:rPr>
          <w:rFonts w:ascii="Fb Fontext" w:hAnsi="Fb Fontext"/>
          <w:spacing w:val="0"/>
          <w:rtl/>
        </w:rPr>
        <w:t>"</w:t>
      </w:r>
      <w:r w:rsidR="006E0774" w:rsidRPr="0035108E">
        <w:rPr>
          <w:rFonts w:ascii="Fb Fontext" w:hAnsi="Fb Fontext" w:hint="cs"/>
          <w:spacing w:val="0"/>
          <w:rtl/>
        </w:rPr>
        <w:t>ז</w:t>
      </w:r>
      <w:r w:rsidR="006E0774" w:rsidRPr="0035108E">
        <w:rPr>
          <w:rFonts w:ascii="Fb Fontext" w:hAnsi="Fb Fontext"/>
          <w:spacing w:val="0"/>
          <w:rtl/>
        </w:rPr>
        <w:t xml:space="preserve"> בניסן.</w:t>
      </w:r>
    </w:p>
    <w:p w14:paraId="1D9F5EB3" w14:textId="269460D4" w:rsidR="00A85AC8" w:rsidRPr="00E600D8" w:rsidRDefault="008C3E2A" w:rsidP="002B6938">
      <w:pPr>
        <w:pStyle w:val="38"/>
        <w:framePr w:wrap="notBeside"/>
        <w:rPr>
          <w:rtl/>
        </w:rPr>
      </w:pPr>
      <w:r w:rsidRPr="00E600D8">
        <w:rPr>
          <w:rFonts w:hint="cs"/>
          <w:rtl/>
        </w:rPr>
        <w:t xml:space="preserve">ב. </w:t>
      </w:r>
      <w:r w:rsidR="006E0774" w:rsidRPr="00E600D8">
        <w:rPr>
          <w:rtl/>
        </w:rPr>
        <w:t>תניא אידך</w:t>
      </w:r>
      <w:r w:rsidR="00A85AC8" w:rsidRPr="00E600D8">
        <w:rPr>
          <w:rtl/>
        </w:rPr>
        <w:t>:</w:t>
      </w:r>
    </w:p>
    <w:p w14:paraId="00B529AA" w14:textId="6399C820" w:rsidR="006E0774" w:rsidRPr="00E75EC0" w:rsidRDefault="006E0774" w:rsidP="006E0774">
      <w:pPr>
        <w:rPr>
          <w:spacing w:val="2"/>
          <w:rtl/>
        </w:rPr>
      </w:pPr>
      <w:r w:rsidRPr="00E75EC0">
        <w:rPr>
          <w:rStyle w:val="affffa"/>
          <w:spacing w:val="2"/>
          <w:rtl/>
        </w:rPr>
        <w:t>ובני ישראל אכלו את המן ארבעים שנה</w:t>
      </w:r>
      <w:r w:rsidRPr="00E75EC0">
        <w:rPr>
          <w:rFonts w:ascii="Fb Fontext" w:hAnsi="Fb Fontext"/>
          <w:spacing w:val="2"/>
          <w:sz w:val="32"/>
          <w:rtl/>
        </w:rPr>
        <w:t xml:space="preserve"> וכי ארבעים שנה אכלו?</w:t>
      </w:r>
    </w:p>
    <w:p w14:paraId="7BA04DB8" w14:textId="77777777" w:rsidR="009469D7" w:rsidRDefault="006E0774" w:rsidP="006E0774">
      <w:pPr>
        <w:rPr>
          <w:rFonts w:ascii="Fb Fontext" w:hAnsi="Fb Fontext"/>
          <w:rtl/>
        </w:rPr>
      </w:pPr>
      <w:r w:rsidRPr="00224C4C">
        <w:rPr>
          <w:rFonts w:ascii="Fb Fontext" w:hAnsi="Fb Fontext"/>
          <w:rtl/>
        </w:rPr>
        <w:t>והלא ארבעים שנה חסר</w:t>
      </w:r>
      <w:r w:rsidRPr="00224C4C">
        <w:rPr>
          <w:rFonts w:ascii="Fb Fontext" w:hAnsi="Fb Fontext" w:hint="cs"/>
          <w:rtl/>
        </w:rPr>
        <w:t xml:space="preserve"> ל'</w:t>
      </w:r>
      <w:r w:rsidRPr="00224C4C">
        <w:rPr>
          <w:rFonts w:ascii="Fb Fontext" w:hAnsi="Fb Fontext"/>
          <w:rtl/>
        </w:rPr>
        <w:t xml:space="preserve"> יום אכלו</w:t>
      </w:r>
    </w:p>
    <w:p w14:paraId="410C0665" w14:textId="71483EDB" w:rsidR="006E0774" w:rsidRPr="00131640" w:rsidRDefault="006E0774" w:rsidP="006E0774">
      <w:pPr>
        <w:rPr>
          <w:rtl/>
        </w:rPr>
      </w:pPr>
      <w:r w:rsidRPr="00224C4C">
        <w:rPr>
          <w:rFonts w:ascii="Fb Fontext" w:hAnsi="Fb Fontext"/>
          <w:rtl/>
        </w:rPr>
        <w:t>אלא לומר לך, עוגות שהוציאו ממצרים טעמו בהם טעם מן.</w:t>
      </w:r>
    </w:p>
    <w:p w14:paraId="6E6EECB7" w14:textId="0EC64E47" w:rsidR="00A85AC8" w:rsidRPr="00E600D8" w:rsidRDefault="008C3E2A" w:rsidP="002B6938">
      <w:pPr>
        <w:pStyle w:val="38"/>
        <w:framePr w:wrap="notBeside"/>
        <w:rPr>
          <w:rtl/>
        </w:rPr>
      </w:pPr>
      <w:r w:rsidRPr="00E600D8">
        <w:rPr>
          <w:rFonts w:hint="cs"/>
          <w:rtl/>
        </w:rPr>
        <w:t xml:space="preserve">ג. </w:t>
      </w:r>
      <w:r w:rsidR="006E0774" w:rsidRPr="00E600D8">
        <w:rPr>
          <w:rtl/>
        </w:rPr>
        <w:t>תניא אידך</w:t>
      </w:r>
      <w:r w:rsidR="00A85AC8" w:rsidRPr="00E600D8">
        <w:rPr>
          <w:rtl/>
        </w:rPr>
        <w:t>:</w:t>
      </w:r>
    </w:p>
    <w:p w14:paraId="0913DABA" w14:textId="4273C590" w:rsidR="006E0774" w:rsidRPr="00131640" w:rsidRDefault="00176F81" w:rsidP="00176F81">
      <w:pPr>
        <w:rPr>
          <w:rtl/>
        </w:rPr>
      </w:pPr>
      <w:r>
        <w:rPr>
          <w:rFonts w:ascii="Fb Fontext" w:hAnsi="Fb Fontext" w:hint="cs"/>
          <w:rtl/>
        </w:rPr>
        <w:t>ב</w:t>
      </w:r>
      <w:r w:rsidR="00EB693A">
        <w:rPr>
          <w:rFonts w:ascii="Fb Fontext" w:hAnsi="Fb Fontext" w:hint="cs"/>
          <w:rtl/>
        </w:rPr>
        <w:t xml:space="preserve">שבעה </w:t>
      </w:r>
      <w:r>
        <w:rPr>
          <w:rFonts w:ascii="Fb Fontext" w:hAnsi="Fb Fontext" w:hint="cs"/>
          <w:rtl/>
        </w:rPr>
        <w:t>באדר נפטר</w:t>
      </w:r>
      <w:r w:rsidR="00EB693A">
        <w:rPr>
          <w:rFonts w:ascii="Fb Fontext" w:hAnsi="Fb Fontext" w:hint="cs"/>
          <w:rtl/>
        </w:rPr>
        <w:t xml:space="preserve"> משה-</w:t>
      </w:r>
      <w:r w:rsidR="006E0774" w:rsidRPr="00224C4C">
        <w:rPr>
          <w:rFonts w:ascii="Fb Fontext" w:hAnsi="Fb Fontext"/>
          <w:rtl/>
        </w:rPr>
        <w:t xml:space="preserve"> </w:t>
      </w:r>
      <w:r>
        <w:rPr>
          <w:rStyle w:val="afffff3"/>
          <w:rFonts w:hint="cs"/>
          <w:rtl/>
        </w:rPr>
        <w:t>ד</w:t>
      </w:r>
      <w:r w:rsidR="006E0774" w:rsidRPr="00224C4C">
        <w:rPr>
          <w:rStyle w:val="affffa"/>
          <w:rFonts w:hint="cs"/>
          <w:rtl/>
        </w:rPr>
        <w:t>'</w:t>
      </w:r>
      <w:r w:rsidR="006E0774" w:rsidRPr="00224C4C">
        <w:rPr>
          <w:rStyle w:val="affffa"/>
          <w:rtl/>
        </w:rPr>
        <w:t>וימת שם משה עבד ה',</w:t>
      </w:r>
    </w:p>
    <w:p w14:paraId="336C59C4" w14:textId="1DCA95F9" w:rsidR="00A85AC8" w:rsidRPr="00E600D8" w:rsidRDefault="006E0774" w:rsidP="005A4134">
      <w:pPr>
        <w:pStyle w:val="38"/>
        <w:framePr w:wrap="notBeside"/>
        <w:rPr>
          <w:rtl/>
        </w:rPr>
      </w:pPr>
      <w:r w:rsidRPr="00E600D8">
        <w:rPr>
          <w:rtl/>
        </w:rPr>
        <w:t>וכתיב</w:t>
      </w:r>
      <w:r w:rsidR="00A85AC8" w:rsidRPr="00E600D8">
        <w:rPr>
          <w:rtl/>
        </w:rPr>
        <w:t>:</w:t>
      </w:r>
    </w:p>
    <w:p w14:paraId="6CD5B2A6" w14:textId="2B7E9D7C" w:rsidR="006E0774" w:rsidRPr="00E75EC0" w:rsidRDefault="006E0774" w:rsidP="00DD1B10">
      <w:pPr>
        <w:rPr>
          <w:spacing w:val="0"/>
          <w:rtl/>
        </w:rPr>
      </w:pPr>
      <w:r w:rsidRPr="00E75EC0">
        <w:rPr>
          <w:rStyle w:val="affffa"/>
          <w:rFonts w:hint="cs"/>
          <w:spacing w:val="0"/>
          <w:rtl/>
        </w:rPr>
        <w:t>'</w:t>
      </w:r>
      <w:r w:rsidRPr="00E75EC0">
        <w:rPr>
          <w:rStyle w:val="affffa"/>
          <w:spacing w:val="0"/>
          <w:rtl/>
        </w:rPr>
        <w:t>ויבכו בנ</w:t>
      </w:r>
      <w:r w:rsidR="00E45F76" w:rsidRPr="00E75EC0">
        <w:rPr>
          <w:rStyle w:val="affffa"/>
          <w:rFonts w:hint="cs"/>
          <w:spacing w:val="0"/>
          <w:rtl/>
        </w:rPr>
        <w:t>"י</w:t>
      </w:r>
      <w:r w:rsidRPr="00E75EC0">
        <w:rPr>
          <w:rStyle w:val="affffa"/>
          <w:spacing w:val="0"/>
          <w:rtl/>
        </w:rPr>
        <w:t xml:space="preserve"> את משה </w:t>
      </w:r>
      <w:r w:rsidR="00DD1B10" w:rsidRPr="00E75EC0">
        <w:rPr>
          <w:rStyle w:val="affffa"/>
          <w:rFonts w:hint="cs"/>
          <w:spacing w:val="0"/>
          <w:rtl/>
        </w:rPr>
        <w:t>ל'</w:t>
      </w:r>
      <w:r w:rsidRPr="00E75EC0">
        <w:rPr>
          <w:rStyle w:val="affffa"/>
          <w:spacing w:val="0"/>
          <w:rtl/>
        </w:rPr>
        <w:t xml:space="preserve"> יום</w:t>
      </w:r>
      <w:r w:rsidRPr="00E75EC0">
        <w:rPr>
          <w:rStyle w:val="affffa"/>
          <w:rFonts w:hint="cs"/>
          <w:spacing w:val="0"/>
          <w:rtl/>
        </w:rPr>
        <w:t>'</w:t>
      </w:r>
      <w:r w:rsidRPr="00E75EC0">
        <w:rPr>
          <w:rStyle w:val="affffa"/>
          <w:spacing w:val="0"/>
          <w:rtl/>
        </w:rPr>
        <w:t>,</w:t>
      </w:r>
      <w:r w:rsidR="00DD1B10" w:rsidRPr="00E75EC0">
        <w:rPr>
          <w:rStyle w:val="affffa"/>
          <w:rFonts w:hint="cs"/>
          <w:spacing w:val="0"/>
          <w:rtl/>
        </w:rPr>
        <w:t xml:space="preserve"> </w:t>
      </w:r>
      <w:r w:rsidR="00DD1B10" w:rsidRPr="00E75EC0">
        <w:rPr>
          <w:rStyle w:val="afffff3"/>
          <w:rFonts w:hint="cs"/>
          <w:spacing w:val="0"/>
          <w:rtl/>
        </w:rPr>
        <w:t>ואח'כ:</w:t>
      </w:r>
      <w:r w:rsidR="00E45F76" w:rsidRPr="00E75EC0">
        <w:rPr>
          <w:rStyle w:val="afffff3"/>
          <w:rFonts w:hint="cs"/>
          <w:spacing w:val="0"/>
          <w:rtl/>
        </w:rPr>
        <w:t xml:space="preserve"> </w:t>
      </w:r>
      <w:r w:rsidRPr="00E75EC0">
        <w:rPr>
          <w:rStyle w:val="affffa"/>
          <w:rFonts w:hint="cs"/>
          <w:spacing w:val="0"/>
          <w:rtl/>
        </w:rPr>
        <w:t>'</w:t>
      </w:r>
      <w:r w:rsidRPr="00E75EC0">
        <w:rPr>
          <w:rStyle w:val="affffa"/>
          <w:spacing w:val="0"/>
          <w:rtl/>
        </w:rPr>
        <w:t>משה עבדי מת ועתה קום עבור</w:t>
      </w:r>
      <w:r w:rsidRPr="00E75EC0">
        <w:rPr>
          <w:rStyle w:val="affffa"/>
          <w:rFonts w:hint="cs"/>
          <w:spacing w:val="0"/>
          <w:rtl/>
        </w:rPr>
        <w:t>'</w:t>
      </w:r>
      <w:r w:rsidRPr="00E75EC0">
        <w:rPr>
          <w:rStyle w:val="affffa"/>
          <w:spacing w:val="0"/>
          <w:rtl/>
        </w:rPr>
        <w:t>,</w:t>
      </w:r>
    </w:p>
    <w:p w14:paraId="0D6C51B1" w14:textId="09170867" w:rsidR="00A85AC8" w:rsidRPr="00E600D8" w:rsidRDefault="006E0774" w:rsidP="005A4134">
      <w:pPr>
        <w:pStyle w:val="38"/>
        <w:framePr w:wrap="notBeside"/>
        <w:rPr>
          <w:rtl/>
        </w:rPr>
      </w:pPr>
      <w:r w:rsidRPr="00E600D8">
        <w:rPr>
          <w:rtl/>
        </w:rPr>
        <w:t>וכתיב</w:t>
      </w:r>
      <w:r w:rsidR="00A85AC8" w:rsidRPr="00E600D8">
        <w:rPr>
          <w:rtl/>
        </w:rPr>
        <w:t>:</w:t>
      </w:r>
    </w:p>
    <w:p w14:paraId="1D4FAF3C" w14:textId="0E019753" w:rsidR="006E0774" w:rsidRPr="00E75EC0" w:rsidRDefault="006E0774" w:rsidP="00E45F76">
      <w:pPr>
        <w:rPr>
          <w:spacing w:val="2"/>
          <w:rtl/>
        </w:rPr>
      </w:pPr>
      <w:r w:rsidRPr="00E75EC0">
        <w:rPr>
          <w:rStyle w:val="affffa"/>
          <w:spacing w:val="2"/>
          <w:rtl/>
        </w:rPr>
        <w:t>בעוד שלשת ימים תעברו את הירדן</w:t>
      </w:r>
      <w:r w:rsidR="00E45F76" w:rsidRPr="00E75EC0">
        <w:rPr>
          <w:rStyle w:val="affffa"/>
          <w:rFonts w:hint="cs"/>
          <w:spacing w:val="2"/>
          <w:rtl/>
        </w:rPr>
        <w:t xml:space="preserve"> </w:t>
      </w:r>
      <w:r w:rsidR="00E45F76" w:rsidRPr="00E75EC0">
        <w:rPr>
          <w:rStyle w:val="afffff3"/>
          <w:rFonts w:hint="cs"/>
          <w:spacing w:val="2"/>
          <w:rtl/>
        </w:rPr>
        <w:t>ועלו</w:t>
      </w:r>
      <w:r w:rsidRPr="00E75EC0">
        <w:rPr>
          <w:rStyle w:val="affffa"/>
          <w:spacing w:val="2"/>
          <w:rtl/>
        </w:rPr>
        <w:t xml:space="preserve"> בעשור לחדש הראשון</w:t>
      </w:r>
    </w:p>
    <w:p w14:paraId="1687B4D4" w14:textId="4392ADA3" w:rsidR="00EB693A" w:rsidRPr="00131640" w:rsidRDefault="006E0774" w:rsidP="00EB693A">
      <w:pPr>
        <w:rPr>
          <w:rtl/>
        </w:rPr>
      </w:pPr>
      <w:r w:rsidRPr="00224C4C">
        <w:rPr>
          <w:rFonts w:ascii="Fb Fontext" w:hAnsi="Fb Fontext"/>
          <w:rtl/>
        </w:rPr>
        <w:t xml:space="preserve">צא מהן </w:t>
      </w:r>
      <w:r w:rsidR="005A4134">
        <w:rPr>
          <w:rFonts w:ascii="Fb Fontext" w:hAnsi="Fb Fontext" w:hint="cs"/>
          <w:rtl/>
        </w:rPr>
        <w:t>ל''ג</w:t>
      </w:r>
      <w:r w:rsidRPr="00224C4C">
        <w:rPr>
          <w:rFonts w:ascii="Fb Fontext" w:hAnsi="Fb Fontext"/>
          <w:rtl/>
        </w:rPr>
        <w:t xml:space="preserve"> ימים למפרע, הא למדת, שבשבעה באדר מת משה</w:t>
      </w:r>
      <w:r w:rsidR="00EB693A">
        <w:rPr>
          <w:rFonts w:ascii="Fb Fontext" w:hAnsi="Fb Fontext" w:hint="cs"/>
          <w:sz w:val="32"/>
          <w:rtl/>
        </w:rPr>
        <w:t>.</w:t>
      </w:r>
    </w:p>
    <w:p w14:paraId="153849A1" w14:textId="1AE3BCE4" w:rsidR="006E0774" w:rsidRPr="00131640" w:rsidRDefault="006E0774" w:rsidP="006E0774">
      <w:pPr>
        <w:rPr>
          <w:rtl/>
        </w:rPr>
      </w:pPr>
      <w:r w:rsidRPr="00224C4C">
        <w:rPr>
          <w:rFonts w:ascii="Fb Fontext" w:hAnsi="Fb Fontext"/>
          <w:sz w:val="32"/>
          <w:rtl/>
        </w:rPr>
        <w:t xml:space="preserve">בשבעה באדר נולד משה </w:t>
      </w:r>
      <w:r w:rsidRPr="00224C4C">
        <w:rPr>
          <w:rFonts w:ascii="Fb Fontext" w:hAnsi="Fb Fontext" w:hint="cs"/>
          <w:sz w:val="32"/>
          <w:rtl/>
        </w:rPr>
        <w:t>-</w:t>
      </w:r>
      <w:r w:rsidRPr="00224C4C">
        <w:rPr>
          <w:rFonts w:ascii="Fb Fontext" w:hAnsi="Fb Fontext"/>
          <w:sz w:val="32"/>
          <w:rtl/>
        </w:rPr>
        <w:t xml:space="preserve"> </w:t>
      </w:r>
      <w:r w:rsidRPr="00224C4C">
        <w:rPr>
          <w:rStyle w:val="affffa"/>
          <w:rtl/>
        </w:rPr>
        <w:t xml:space="preserve">בן מאה ועשרים שנה אנכי היום </w:t>
      </w:r>
      <w:r w:rsidRPr="00224C4C">
        <w:rPr>
          <w:rStyle w:val="affffa"/>
          <w:rFonts w:hint="cs"/>
          <w:rtl/>
        </w:rPr>
        <w:t>וגו</w:t>
      </w:r>
      <w:r w:rsidRPr="00224C4C">
        <w:rPr>
          <w:rStyle w:val="affffa"/>
          <w:rtl/>
        </w:rPr>
        <w:t>'</w:t>
      </w:r>
      <w:r w:rsidRPr="00224C4C">
        <w:rPr>
          <w:rFonts w:ascii="Fb Fontext" w:hAnsi="Fb Fontext" w:hint="cs"/>
          <w:sz w:val="32"/>
          <w:rtl/>
        </w:rPr>
        <w:t>,</w:t>
      </w:r>
    </w:p>
    <w:p w14:paraId="2C0FC67C" w14:textId="68C0AC9B" w:rsidR="00A85AC8" w:rsidRPr="00E600D8" w:rsidRDefault="006E0774" w:rsidP="005A4134">
      <w:pPr>
        <w:pStyle w:val="38"/>
        <w:framePr w:wrap="notBeside"/>
        <w:rPr>
          <w:rtl/>
        </w:rPr>
      </w:pPr>
      <w:r w:rsidRPr="00E600D8">
        <w:rPr>
          <w:rtl/>
        </w:rPr>
        <w:t>- מלמד</w:t>
      </w:r>
      <w:r w:rsidR="00A85AC8" w:rsidRPr="00E600D8">
        <w:rPr>
          <w:rtl/>
        </w:rPr>
        <w:t>:</w:t>
      </w:r>
    </w:p>
    <w:p w14:paraId="2B6D524C" w14:textId="60CCCE36" w:rsidR="006E0774" w:rsidRPr="0061044E" w:rsidRDefault="006E0774" w:rsidP="00943179">
      <w:pPr>
        <w:rPr>
          <w:spacing w:val="-2"/>
          <w:rtl/>
        </w:rPr>
      </w:pPr>
      <w:r w:rsidRPr="0061044E">
        <w:rPr>
          <w:spacing w:val="-2"/>
          <w:rtl/>
        </w:rPr>
        <w:t>שהקב"ה יושב וממלא שנותיהם של צדיקים מיום ליום ומחדש לחדש,</w:t>
      </w:r>
    </w:p>
    <w:p w14:paraId="1BFAF8EA" w14:textId="4E52269E" w:rsidR="006E0774" w:rsidRDefault="004F6658" w:rsidP="00E36073">
      <w:pPr>
        <w:spacing w:after="120"/>
        <w:rPr>
          <w:rtl/>
        </w:rPr>
      </w:pPr>
      <w:r>
        <w:rPr>
          <w:rStyle w:val="affffa"/>
          <w:rFonts w:hint="cs"/>
          <w:rtl/>
        </w:rPr>
        <w:t>ד</w:t>
      </w:r>
      <w:r w:rsidR="006E0774" w:rsidRPr="00224C4C">
        <w:rPr>
          <w:rStyle w:val="affffa"/>
          <w:rtl/>
        </w:rPr>
        <w:t xml:space="preserve"> </w:t>
      </w:r>
      <w:r w:rsidR="006E0774" w:rsidRPr="00224C4C">
        <w:rPr>
          <w:rStyle w:val="affffa"/>
          <w:rFonts w:hint="cs"/>
          <w:rtl/>
        </w:rPr>
        <w:t>'</w:t>
      </w:r>
      <w:r w:rsidR="006E0774" w:rsidRPr="00224C4C">
        <w:rPr>
          <w:rStyle w:val="affffa"/>
          <w:rtl/>
        </w:rPr>
        <w:t>את מספר ימיך אמלא</w:t>
      </w:r>
      <w:r w:rsidR="006E0774" w:rsidRPr="00224C4C">
        <w:rPr>
          <w:rStyle w:val="affffa"/>
          <w:rFonts w:hint="cs"/>
          <w:rtl/>
        </w:rPr>
        <w:t>'</w:t>
      </w:r>
      <w:r w:rsidR="006E0774" w:rsidRPr="00224C4C">
        <w:rPr>
          <w:rStyle w:val="affffa"/>
          <w:rtl/>
        </w:rPr>
        <w:t>.</w:t>
      </w:r>
    </w:p>
    <w:p w14:paraId="106F5036" w14:textId="457799FF" w:rsidR="0041475E" w:rsidRPr="00131640" w:rsidRDefault="0041475E" w:rsidP="0041475E">
      <w:pPr>
        <w:pStyle w:val="affffb"/>
        <w:rPr>
          <w:rtl/>
        </w:rPr>
      </w:pPr>
      <w:r>
        <w:rPr>
          <w:rFonts w:hint="cs"/>
          <w:rtl/>
        </w:rPr>
        <w:t>***</w:t>
      </w:r>
    </w:p>
    <w:p w14:paraId="3D6B486C" w14:textId="3F0EB23E" w:rsidR="00A85AC8" w:rsidRPr="00E600D8" w:rsidRDefault="006E0774" w:rsidP="005A4134">
      <w:pPr>
        <w:pStyle w:val="38"/>
        <w:framePr w:wrap="notBeside"/>
        <w:rPr>
          <w:rtl/>
        </w:rPr>
      </w:pPr>
      <w:r w:rsidRPr="00E600D8">
        <w:rPr>
          <w:rtl/>
        </w:rPr>
        <w:t>תניא ר</w:t>
      </w:r>
      <w:r w:rsidRPr="00E600D8">
        <w:rPr>
          <w:rFonts w:hint="cs"/>
          <w:rtl/>
        </w:rPr>
        <w:t>שב</w:t>
      </w:r>
      <w:r w:rsidRPr="00E600D8">
        <w:rPr>
          <w:rtl/>
        </w:rPr>
        <w:t>"</w:t>
      </w:r>
      <w:r w:rsidRPr="00E600D8">
        <w:rPr>
          <w:rFonts w:hint="cs"/>
          <w:rtl/>
        </w:rPr>
        <w:t>י</w:t>
      </w:r>
      <w:r w:rsidR="00A85AC8" w:rsidRPr="00E600D8">
        <w:rPr>
          <w:rtl/>
        </w:rPr>
        <w:t>:</w:t>
      </w:r>
    </w:p>
    <w:p w14:paraId="062BF18B" w14:textId="3CDE7640" w:rsidR="006E0774" w:rsidRPr="00131640" w:rsidRDefault="006E0774" w:rsidP="00F65F8B">
      <w:pPr>
        <w:pStyle w:val="affffb"/>
        <w:rPr>
          <w:rtl/>
        </w:rPr>
      </w:pPr>
      <w:r w:rsidRPr="00224C4C">
        <w:rPr>
          <w:rFonts w:hint="cs"/>
          <w:rtl/>
        </w:rPr>
        <w:t>ג'</w:t>
      </w:r>
      <w:r w:rsidRPr="00224C4C">
        <w:rPr>
          <w:rtl/>
        </w:rPr>
        <w:t xml:space="preserve"> מצות נצטוו ישראל בכניסתן לארץ, ונוהגות בארץ </w:t>
      </w:r>
      <w:r w:rsidR="00E36073">
        <w:rPr>
          <w:rFonts w:hint="cs"/>
          <w:rtl/>
        </w:rPr>
        <w:t>ו</w:t>
      </w:r>
      <w:r w:rsidRPr="00224C4C">
        <w:rPr>
          <w:rtl/>
        </w:rPr>
        <w:t>בחו"</w:t>
      </w:r>
      <w:r w:rsidRPr="00224C4C">
        <w:rPr>
          <w:rFonts w:hint="cs"/>
          <w:rtl/>
        </w:rPr>
        <w:t>ל</w:t>
      </w:r>
      <w:r w:rsidRPr="00224C4C">
        <w:rPr>
          <w:rtl/>
        </w:rPr>
        <w:t>, ו</w:t>
      </w:r>
      <w:r w:rsidRPr="00224C4C">
        <w:rPr>
          <w:rFonts w:hint="cs"/>
          <w:rtl/>
        </w:rPr>
        <w:t>ה</w:t>
      </w:r>
      <w:r w:rsidRPr="00224C4C">
        <w:rPr>
          <w:rtl/>
        </w:rPr>
        <w:t>"</w:t>
      </w:r>
      <w:r w:rsidRPr="00224C4C">
        <w:rPr>
          <w:rFonts w:hint="cs"/>
          <w:rtl/>
        </w:rPr>
        <w:t>ה</w:t>
      </w:r>
      <w:r w:rsidRPr="00224C4C">
        <w:rPr>
          <w:rtl/>
        </w:rPr>
        <w:t xml:space="preserve"> שינהגו:</w:t>
      </w:r>
    </w:p>
    <w:p w14:paraId="728ECB0E" w14:textId="77777777" w:rsidR="009469D7" w:rsidRPr="0061044E" w:rsidRDefault="006E0774" w:rsidP="006E0774">
      <w:pPr>
        <w:rPr>
          <w:rFonts w:ascii="Fb Fontext" w:hAnsi="Fb Fontext"/>
          <w:spacing w:val="-2"/>
          <w:rtl/>
        </w:rPr>
      </w:pPr>
      <w:r w:rsidRPr="0061044E">
        <w:rPr>
          <w:rFonts w:ascii="Fb Fontext" w:hAnsi="Fb Fontext"/>
          <w:spacing w:val="-2"/>
          <w:rtl/>
        </w:rPr>
        <w:t xml:space="preserve">ומה </w:t>
      </w:r>
      <w:r w:rsidRPr="0061044E">
        <w:rPr>
          <w:rFonts w:ascii="Fb Fontext" w:hAnsi="Fb Fontext" w:cs="BA TM • Vilna Extra-Bold"/>
          <w:spacing w:val="-2"/>
          <w:rtl/>
        </w:rPr>
        <w:t>חדש</w:t>
      </w:r>
      <w:r w:rsidRPr="0061044E">
        <w:rPr>
          <w:rFonts w:ascii="Fb Fontext" w:hAnsi="Fb Fontext"/>
          <w:spacing w:val="-2"/>
          <w:rtl/>
        </w:rPr>
        <w:t xml:space="preserve"> - </w:t>
      </w:r>
      <w:r w:rsidRPr="0061044E">
        <w:rPr>
          <w:rFonts w:ascii="Fb Fontext" w:hAnsi="Fb Fontext" w:hint="cs"/>
          <w:spacing w:val="-2"/>
          <w:rtl/>
        </w:rPr>
        <w:t>שאינו</w:t>
      </w:r>
      <w:r w:rsidRPr="0061044E">
        <w:rPr>
          <w:rFonts w:ascii="Fb Fontext" w:hAnsi="Fb Fontext"/>
          <w:spacing w:val="-2"/>
          <w:rtl/>
        </w:rPr>
        <w:t xml:space="preserve"> איסור עולם, ואי</w:t>
      </w:r>
      <w:r w:rsidRPr="0061044E">
        <w:rPr>
          <w:rFonts w:ascii="Fb Fontext" w:hAnsi="Fb Fontext" w:hint="cs"/>
          <w:spacing w:val="-2"/>
          <w:rtl/>
        </w:rPr>
        <w:t>נו</w:t>
      </w:r>
      <w:r w:rsidRPr="0061044E">
        <w:rPr>
          <w:rFonts w:ascii="Fb Fontext" w:hAnsi="Fb Fontext"/>
          <w:spacing w:val="-2"/>
          <w:rtl/>
        </w:rPr>
        <w:t xml:space="preserve"> איסור הנאה, ויש היתר לאיסורו</w:t>
      </w:r>
      <w:r w:rsidR="0061628B" w:rsidRPr="0061044E">
        <w:rPr>
          <w:rFonts w:ascii="Fb Fontext" w:hAnsi="Fb Fontext" w:hint="cs"/>
          <w:spacing w:val="-2"/>
          <w:rtl/>
        </w:rPr>
        <w:t>,</w:t>
      </w:r>
    </w:p>
    <w:p w14:paraId="624172FF" w14:textId="614D6E56" w:rsidR="006E0774" w:rsidRPr="00131640" w:rsidRDefault="0061628B" w:rsidP="005A4134">
      <w:pPr>
        <w:rPr>
          <w:rtl/>
        </w:rPr>
      </w:pPr>
      <w:r w:rsidRPr="00210DF6">
        <w:rPr>
          <w:rFonts w:ascii="Fb Fontext" w:hAnsi="Fb Fontext" w:cs="BA TM • Vilna Extra-Bold" w:hint="cs"/>
          <w:rtl/>
        </w:rPr>
        <w:t>כ</w:t>
      </w:r>
      <w:r w:rsidR="006E0774" w:rsidRPr="00210DF6">
        <w:rPr>
          <w:rFonts w:ascii="Fb Fontext" w:hAnsi="Fb Fontext" w:cs="BA TM • Vilna Extra-Bold"/>
          <w:rtl/>
        </w:rPr>
        <w:t>לאים</w:t>
      </w:r>
      <w:r w:rsidR="006E0774" w:rsidRPr="00224C4C">
        <w:rPr>
          <w:rFonts w:ascii="Fb Fontext" w:hAnsi="Fb Fontext"/>
          <w:rtl/>
        </w:rPr>
        <w:t xml:space="preserve"> שאיסורן איסור עולם, ואיסורן הנאה, ואין היתר לאיסורן, </w:t>
      </w:r>
      <w:r w:rsidR="006E0774" w:rsidRPr="00224C4C">
        <w:rPr>
          <w:rFonts w:ascii="Fb Fontext" w:hAnsi="Fb Fontext" w:hint="cs"/>
          <w:rtl/>
        </w:rPr>
        <w:t>כ</w:t>
      </w:r>
      <w:r w:rsidR="006E0774" w:rsidRPr="00224C4C">
        <w:rPr>
          <w:rFonts w:ascii="Fb Fontext" w:hAnsi="Fb Fontext"/>
          <w:rtl/>
        </w:rPr>
        <w:t>"</w:t>
      </w:r>
      <w:r w:rsidR="006E0774" w:rsidRPr="00224C4C">
        <w:rPr>
          <w:rFonts w:ascii="Fb Fontext" w:hAnsi="Fb Fontext" w:hint="cs"/>
          <w:rtl/>
        </w:rPr>
        <w:t>ש שנוהג בין בארץ ובחו</w:t>
      </w:r>
      <w:r w:rsidR="006E0774" w:rsidRPr="00224C4C">
        <w:rPr>
          <w:rFonts w:ascii="Fb Fontext" w:hAnsi="Fb Fontext"/>
          <w:rtl/>
        </w:rPr>
        <w:t>"</w:t>
      </w:r>
      <w:r w:rsidR="006E0774" w:rsidRPr="00224C4C">
        <w:rPr>
          <w:rFonts w:ascii="Fb Fontext" w:hAnsi="Fb Fontext" w:hint="cs"/>
          <w:rtl/>
        </w:rPr>
        <w:t>ל</w:t>
      </w:r>
      <w:r w:rsidR="005A4134">
        <w:rPr>
          <w:rFonts w:ascii="Fb Fontext" w:hAnsi="Fb Fontext" w:hint="cs"/>
          <w:rtl/>
        </w:rPr>
        <w:t>, וה''ה</w:t>
      </w:r>
      <w:r w:rsidR="006E0774" w:rsidRPr="00224C4C">
        <w:rPr>
          <w:rFonts w:ascii="Fb Fontext" w:hAnsi="Fb Fontext"/>
          <w:rtl/>
        </w:rPr>
        <w:t xml:space="preserve"> לערלה בשתים.</w:t>
      </w:r>
    </w:p>
    <w:p w14:paraId="03E59AA0" w14:textId="77777777" w:rsidR="006E0774" w:rsidRPr="00131640" w:rsidRDefault="006E0774" w:rsidP="0010529F">
      <w:pPr>
        <w:pStyle w:val="afff0"/>
        <w:framePr w:wrap="around"/>
        <w:rPr>
          <w:rtl/>
        </w:rPr>
      </w:pPr>
      <w:r w:rsidRPr="00224C4C">
        <w:rPr>
          <w:rFonts w:hint="cs"/>
          <w:rtl/>
        </w:rPr>
        <w:t>לח:</w:t>
      </w:r>
    </w:p>
    <w:p w14:paraId="3A3741A3" w14:textId="62AE7745" w:rsidR="00A85AC8" w:rsidRPr="00E600D8" w:rsidRDefault="006E0774" w:rsidP="005A4134">
      <w:pPr>
        <w:pStyle w:val="38"/>
        <w:framePr w:wrap="notBeside"/>
        <w:rPr>
          <w:rtl/>
        </w:rPr>
      </w:pPr>
      <w:r w:rsidRPr="00E600D8">
        <w:rPr>
          <w:rFonts w:hint="cs"/>
          <w:rtl/>
        </w:rPr>
        <w:t>ראבר</w:t>
      </w:r>
      <w:r w:rsidRPr="00E600D8">
        <w:rPr>
          <w:rtl/>
        </w:rPr>
        <w:t>"</w:t>
      </w:r>
      <w:r w:rsidRPr="00E600D8">
        <w:rPr>
          <w:rFonts w:hint="cs"/>
          <w:rtl/>
        </w:rPr>
        <w:t>ש</w:t>
      </w:r>
      <w:r w:rsidR="00A85AC8" w:rsidRPr="00E600D8">
        <w:rPr>
          <w:rtl/>
        </w:rPr>
        <w:t>:</w:t>
      </w:r>
    </w:p>
    <w:p w14:paraId="1A699484" w14:textId="7D7CDD00" w:rsidR="006E0774" w:rsidRPr="0061044E" w:rsidRDefault="006E0774" w:rsidP="006E0774">
      <w:pPr>
        <w:rPr>
          <w:spacing w:val="0"/>
          <w:rtl/>
        </w:rPr>
      </w:pPr>
      <w:r w:rsidRPr="0061044E">
        <w:rPr>
          <w:rFonts w:ascii="Fb Fontext" w:hAnsi="Fb Fontext"/>
          <w:spacing w:val="0"/>
          <w:sz w:val="32"/>
          <w:rtl/>
        </w:rPr>
        <w:t xml:space="preserve">כל מצוה שנצטוו ישראל קודם כניסתן לארץ נוהגת בארץ </w:t>
      </w:r>
      <w:r w:rsidR="0061628B" w:rsidRPr="0061044E">
        <w:rPr>
          <w:rFonts w:ascii="Fb Fontext" w:hAnsi="Fb Fontext" w:hint="cs"/>
          <w:spacing w:val="0"/>
          <w:sz w:val="32"/>
          <w:rtl/>
        </w:rPr>
        <w:t>ו</w:t>
      </w:r>
      <w:r w:rsidRPr="0061044E">
        <w:rPr>
          <w:rFonts w:ascii="Fb Fontext" w:hAnsi="Fb Fontext"/>
          <w:spacing w:val="0"/>
          <w:sz w:val="32"/>
          <w:rtl/>
        </w:rPr>
        <w:t>בחו"ל,</w:t>
      </w:r>
    </w:p>
    <w:p w14:paraId="5F733BC1" w14:textId="2C043ECE" w:rsidR="006E0774" w:rsidRPr="00131640" w:rsidRDefault="006E0774" w:rsidP="0066706D">
      <w:pPr>
        <w:rPr>
          <w:rtl/>
        </w:rPr>
      </w:pPr>
      <w:r w:rsidRPr="00224C4C">
        <w:rPr>
          <w:rFonts w:ascii="Fb Fontext" w:hAnsi="Fb Fontext"/>
          <w:rtl/>
        </w:rPr>
        <w:t xml:space="preserve">לאחר כניסתן לארץ - נוהגת </w:t>
      </w:r>
      <w:r w:rsidR="0061628B">
        <w:rPr>
          <w:rFonts w:ascii="Fb Fontext" w:hAnsi="Fb Fontext" w:hint="cs"/>
          <w:rtl/>
        </w:rPr>
        <w:t xml:space="preserve">רק </w:t>
      </w:r>
      <w:r w:rsidRPr="00224C4C">
        <w:rPr>
          <w:rFonts w:ascii="Fb Fontext" w:hAnsi="Fb Fontext"/>
          <w:rtl/>
        </w:rPr>
        <w:t xml:space="preserve">בארץ, חוץ מהשמטת כספים ושילוח עבדים, </w:t>
      </w:r>
      <w:r w:rsidR="00825161" w:rsidRPr="00825161">
        <w:rPr>
          <w:rStyle w:val="afffff5"/>
          <w:rFonts w:hint="cs"/>
          <w:rtl/>
        </w:rPr>
        <w:t>[שנצטוו אחר כניסתן]</w:t>
      </w:r>
      <w:r w:rsidR="00825161">
        <w:rPr>
          <w:rFonts w:ascii="Fb Fontext" w:hAnsi="Fb Fontext" w:hint="cs"/>
          <w:rtl/>
        </w:rPr>
        <w:t xml:space="preserve"> ש</w:t>
      </w:r>
      <w:r w:rsidRPr="00224C4C">
        <w:rPr>
          <w:rFonts w:ascii="Fb Fontext" w:hAnsi="Fb Fontext"/>
          <w:rtl/>
        </w:rPr>
        <w:t>נוהגת בין בארץ בין בחו"ל.</w:t>
      </w:r>
    </w:p>
    <w:p w14:paraId="10B8F7B4" w14:textId="13210EB2" w:rsidR="0041475E" w:rsidRDefault="0041475E" w:rsidP="00F65F8B">
      <w:pPr>
        <w:pStyle w:val="affffb"/>
        <w:rPr>
          <w:rtl/>
        </w:rPr>
      </w:pPr>
      <w:r>
        <w:rPr>
          <w:rFonts w:hint="cs"/>
          <w:rtl/>
        </w:rPr>
        <w:t>***</w:t>
      </w:r>
    </w:p>
    <w:p w14:paraId="677FF685" w14:textId="1BA47F6B" w:rsidR="009469D7" w:rsidRDefault="0066706D" w:rsidP="00F65F8B">
      <w:pPr>
        <w:pStyle w:val="affffb"/>
        <w:rPr>
          <w:rtl/>
        </w:rPr>
      </w:pPr>
      <w:r>
        <w:rPr>
          <w:rFonts w:hint="cs"/>
          <w:rtl/>
        </w:rPr>
        <w:t xml:space="preserve">צריכא </w:t>
      </w:r>
      <w:r w:rsidR="006E0774" w:rsidRPr="00224C4C">
        <w:rPr>
          <w:rtl/>
        </w:rPr>
        <w:t xml:space="preserve">השמטת כספים </w:t>
      </w:r>
      <w:r w:rsidR="006E0774" w:rsidRPr="00224C4C">
        <w:rPr>
          <w:rFonts w:hint="cs"/>
          <w:rtl/>
        </w:rPr>
        <w:t>א</w:t>
      </w:r>
      <w:r w:rsidR="005A4134">
        <w:rPr>
          <w:rFonts w:hint="cs"/>
          <w:rtl/>
        </w:rPr>
        <w:t>ף</w:t>
      </w:r>
      <w:r w:rsidR="006E0774" w:rsidRPr="00224C4C">
        <w:rPr>
          <w:rFonts w:hint="cs"/>
          <w:rtl/>
        </w:rPr>
        <w:t xml:space="preserve"> ד</w:t>
      </w:r>
      <w:r w:rsidR="006E0774" w:rsidRPr="00224C4C">
        <w:rPr>
          <w:rtl/>
        </w:rPr>
        <w:t>חובת הגוף</w:t>
      </w:r>
    </w:p>
    <w:p w14:paraId="6F94661A" w14:textId="77F3D988" w:rsidR="00A85AC8" w:rsidRPr="00E600D8" w:rsidRDefault="00030112" w:rsidP="00030112">
      <w:pPr>
        <w:pStyle w:val="38"/>
        <w:framePr w:wrap="notBeside"/>
        <w:rPr>
          <w:rtl/>
        </w:rPr>
      </w:pPr>
      <w:r w:rsidRPr="00E600D8">
        <w:rPr>
          <w:rFonts w:hint="cs"/>
          <w:rtl/>
        </w:rPr>
        <w:t>כ</w:t>
      </w:r>
      <w:r w:rsidR="006E0774" w:rsidRPr="00E600D8">
        <w:rPr>
          <w:rtl/>
        </w:rPr>
        <w:t>ר</w:t>
      </w:r>
      <w:r w:rsidRPr="00E600D8">
        <w:rPr>
          <w:rFonts w:hint="cs"/>
          <w:rtl/>
        </w:rPr>
        <w:t>בי</w:t>
      </w:r>
      <w:r w:rsidR="00A85AC8" w:rsidRPr="00E600D8">
        <w:rPr>
          <w:rFonts w:hint="cs"/>
          <w:rtl/>
        </w:rPr>
        <w:t>:</w:t>
      </w:r>
    </w:p>
    <w:p w14:paraId="4293CD0E" w14:textId="7FBF7910" w:rsidR="009469D7" w:rsidRPr="0061044E" w:rsidRDefault="006E0774" w:rsidP="00030112">
      <w:pPr>
        <w:rPr>
          <w:rFonts w:ascii="Fb Fontext" w:hAnsi="Fb Fontext"/>
          <w:spacing w:val="-2"/>
          <w:rtl/>
        </w:rPr>
      </w:pPr>
      <w:r w:rsidRPr="0061044E">
        <w:rPr>
          <w:rStyle w:val="affffa"/>
          <w:spacing w:val="-2"/>
          <w:rtl/>
        </w:rPr>
        <w:t>וזה דבר השמיטה שמוט</w:t>
      </w:r>
      <w:r w:rsidRPr="0061044E">
        <w:rPr>
          <w:rFonts w:ascii="Fb Fontext" w:hAnsi="Fb Fontext"/>
          <w:spacing w:val="-2"/>
          <w:rtl/>
        </w:rPr>
        <w:t xml:space="preserve"> בשתי שמיטות הכתוב מדבר,</w:t>
      </w:r>
      <w:r w:rsidR="00030112" w:rsidRPr="0061044E">
        <w:rPr>
          <w:rFonts w:ascii="Fb Fontext" w:hAnsi="Fb Fontext" w:hint="cs"/>
          <w:spacing w:val="-2"/>
          <w:rtl/>
        </w:rPr>
        <w:t xml:space="preserve"> קרקע וכספים</w:t>
      </w:r>
    </w:p>
    <w:p w14:paraId="65E72889" w14:textId="77777777" w:rsidR="009469D7" w:rsidRDefault="006E0774" w:rsidP="006E0774">
      <w:pPr>
        <w:rPr>
          <w:rFonts w:ascii="Fb Fontext" w:hAnsi="Fb Fontext"/>
          <w:rtl/>
        </w:rPr>
      </w:pPr>
      <w:r w:rsidRPr="00210DF6">
        <w:rPr>
          <w:rStyle w:val="afffa"/>
          <w:rFonts w:ascii="Fb Fontext" w:hAnsi="Fb Fontext" w:cs="BA TM • Vilna Extra-Bold"/>
          <w:bCs w:val="0"/>
          <w:rtl/>
        </w:rPr>
        <w:t>בזמן</w:t>
      </w:r>
      <w:r w:rsidRPr="00224C4C">
        <w:rPr>
          <w:rFonts w:ascii="Fb Fontext" w:hAnsi="Fb Fontext"/>
          <w:rtl/>
        </w:rPr>
        <w:t xml:space="preserve"> שאתה משמט קרקע - אתה משמט כספים,</w:t>
      </w:r>
    </w:p>
    <w:p w14:paraId="3ABD4B99" w14:textId="02B49C91" w:rsidR="006E0774" w:rsidRPr="00131640" w:rsidRDefault="006E0774" w:rsidP="006E0774">
      <w:pPr>
        <w:rPr>
          <w:rtl/>
        </w:rPr>
      </w:pPr>
      <w:r w:rsidRPr="00210DF6">
        <w:rPr>
          <w:rStyle w:val="afffa"/>
          <w:rFonts w:ascii="Fb Fontext" w:hAnsi="Fb Fontext" w:cs="BA TM • Vilna Extra-Bold"/>
          <w:bCs w:val="0"/>
          <w:rtl/>
        </w:rPr>
        <w:t>בזמן</w:t>
      </w:r>
      <w:r w:rsidRPr="00224C4C">
        <w:rPr>
          <w:rFonts w:ascii="Fb Fontext" w:hAnsi="Fb Fontext"/>
          <w:rtl/>
        </w:rPr>
        <w:t xml:space="preserve"> שאי אתה משמט קרקע אי אתה משמט כספים.</w:t>
      </w:r>
    </w:p>
    <w:p w14:paraId="722075AA" w14:textId="77777777" w:rsidR="00A85AC8" w:rsidRPr="00E600D8" w:rsidRDefault="006E0774" w:rsidP="005A4134">
      <w:pPr>
        <w:pStyle w:val="38"/>
        <w:framePr w:wrap="notBeside"/>
        <w:rPr>
          <w:rtl/>
        </w:rPr>
      </w:pPr>
      <w:r w:rsidRPr="00E600D8">
        <w:rPr>
          <w:rFonts w:hint="cs"/>
          <w:rtl/>
        </w:rPr>
        <w:t>ולא אמרי'</w:t>
      </w:r>
      <w:r w:rsidR="00A85AC8" w:rsidRPr="00E600D8">
        <w:rPr>
          <w:rtl/>
        </w:rPr>
        <w:t>:</w:t>
      </w:r>
    </w:p>
    <w:p w14:paraId="0B0A0ED1" w14:textId="75E1CA72" w:rsidR="006E0774" w:rsidRPr="00131640" w:rsidRDefault="006E0774" w:rsidP="006E0774">
      <w:pPr>
        <w:rPr>
          <w:rtl/>
        </w:rPr>
      </w:pPr>
      <w:r w:rsidRPr="00210DF6">
        <w:rPr>
          <w:rStyle w:val="afffa"/>
          <w:rFonts w:ascii="Fb Fontext" w:hAnsi="Fb Fontext" w:cs="BA TM • Vilna Extra-Bold" w:hint="cs"/>
          <w:bCs w:val="0"/>
          <w:rtl/>
        </w:rPr>
        <w:t>במקום</w:t>
      </w:r>
      <w:r w:rsidRPr="00224C4C">
        <w:rPr>
          <w:rFonts w:ascii="Fb Fontext" w:hAnsi="Fb Fontext" w:hint="cs"/>
          <w:rtl/>
        </w:rPr>
        <w:t xml:space="preserve"> שאי אתה משמט קרקע אי אתה משמט כספים </w:t>
      </w:r>
      <w:r w:rsidRPr="00224C4C">
        <w:rPr>
          <w:rStyle w:val="affffa"/>
          <w:rFonts w:hint="cs"/>
          <w:rtl/>
        </w:rPr>
        <w:t>ד'</w:t>
      </w:r>
      <w:r w:rsidRPr="00224C4C">
        <w:rPr>
          <w:rStyle w:val="affffa"/>
          <w:rtl/>
        </w:rPr>
        <w:t>כי קרא שמיטה לה',</w:t>
      </w:r>
      <w:r w:rsidRPr="00224C4C">
        <w:rPr>
          <w:rFonts w:ascii="Fb Fontext" w:hAnsi="Fb Fontext"/>
          <w:rtl/>
        </w:rPr>
        <w:t xml:space="preserve"> מכל מקום.</w:t>
      </w:r>
    </w:p>
    <w:p w14:paraId="1BE7206D" w14:textId="629B6A71" w:rsidR="006E0774" w:rsidRPr="00131640" w:rsidRDefault="00FD5A7D" w:rsidP="00F65F8B">
      <w:pPr>
        <w:pStyle w:val="affffb"/>
        <w:rPr>
          <w:rtl/>
        </w:rPr>
      </w:pPr>
      <w:r>
        <w:rPr>
          <w:rFonts w:hint="cs"/>
          <w:rtl/>
        </w:rPr>
        <w:t>שילוח עבדים</w:t>
      </w:r>
    </w:p>
    <w:p w14:paraId="0CD3A76E" w14:textId="77777777" w:rsidR="006E0774" w:rsidRPr="0041475E" w:rsidRDefault="006E0774" w:rsidP="006E0774">
      <w:pPr>
        <w:rPr>
          <w:spacing w:val="-2"/>
          <w:rtl/>
        </w:rPr>
      </w:pPr>
      <w:r w:rsidRPr="0041475E">
        <w:rPr>
          <w:rFonts w:ascii="Fb Fontext" w:hAnsi="Fb Fontext"/>
          <w:spacing w:val="-2"/>
          <w:sz w:val="32"/>
          <w:rtl/>
        </w:rPr>
        <w:t xml:space="preserve">שילוח עבדים חובת הגוף היא! </w:t>
      </w:r>
      <w:r w:rsidRPr="0041475E">
        <w:rPr>
          <w:rFonts w:ascii="Fb Fontext" w:hAnsi="Fb Fontext" w:hint="cs"/>
          <w:spacing w:val="-2"/>
          <w:sz w:val="32"/>
          <w:rtl/>
        </w:rPr>
        <w:t>ונוהגת גם בחו</w:t>
      </w:r>
      <w:r w:rsidRPr="0041475E">
        <w:rPr>
          <w:rFonts w:ascii="Fb Fontext" w:hAnsi="Fb Fontext"/>
          <w:spacing w:val="-2"/>
          <w:sz w:val="32"/>
          <w:rtl/>
        </w:rPr>
        <w:t>"</w:t>
      </w:r>
      <w:r w:rsidRPr="0041475E">
        <w:rPr>
          <w:rFonts w:ascii="Fb Fontext" w:hAnsi="Fb Fontext" w:hint="cs"/>
          <w:spacing w:val="-2"/>
          <w:sz w:val="32"/>
          <w:rtl/>
        </w:rPr>
        <w:t xml:space="preserve">ל </w:t>
      </w:r>
      <w:r w:rsidRPr="0041475E">
        <w:rPr>
          <w:rStyle w:val="affffa"/>
          <w:rFonts w:cs="BA Vilna Bold" w:hint="cs"/>
          <w:spacing w:val="-2"/>
          <w:rtl/>
        </w:rPr>
        <w:t>דיובל היא</w:t>
      </w:r>
      <w:r w:rsidRPr="0041475E">
        <w:rPr>
          <w:rFonts w:ascii="Fb Fontext" w:hAnsi="Fb Fontext" w:hint="cs"/>
          <w:spacing w:val="-2"/>
          <w:sz w:val="32"/>
          <w:rtl/>
        </w:rPr>
        <w:t xml:space="preserve"> מכל מקום</w:t>
      </w:r>
    </w:p>
    <w:p w14:paraId="34F36331" w14:textId="08910232" w:rsidR="00A85AC8" w:rsidRPr="00E600D8" w:rsidRDefault="006E0774" w:rsidP="005A4134">
      <w:pPr>
        <w:pStyle w:val="38"/>
        <w:framePr w:wrap="notBeside"/>
        <w:rPr>
          <w:rtl/>
        </w:rPr>
      </w:pPr>
      <w:r w:rsidRPr="00E600D8">
        <w:rPr>
          <w:rFonts w:hint="cs"/>
          <w:rtl/>
        </w:rPr>
        <w:t>והך</w:t>
      </w:r>
      <w:r w:rsidR="00A85AC8" w:rsidRPr="00E600D8">
        <w:rPr>
          <w:rFonts w:hint="cs"/>
          <w:rtl/>
        </w:rPr>
        <w:t>:</w:t>
      </w:r>
    </w:p>
    <w:p w14:paraId="2ECAD26C" w14:textId="0606262E" w:rsidR="006E0774" w:rsidRPr="00131640" w:rsidRDefault="006E0774" w:rsidP="0066706D">
      <w:pPr>
        <w:jc w:val="left"/>
        <w:rPr>
          <w:rtl/>
        </w:rPr>
      </w:pPr>
      <w:r w:rsidRPr="00224C4C">
        <w:rPr>
          <w:rStyle w:val="affffa"/>
          <w:rFonts w:hint="cs"/>
          <w:rtl/>
        </w:rPr>
        <w:t xml:space="preserve">ד'בארץ' </w:t>
      </w:r>
      <w:r w:rsidRPr="00224C4C">
        <w:rPr>
          <w:rFonts w:ascii="Fb Fontext" w:hAnsi="Fb Fontext" w:hint="cs"/>
          <w:rtl/>
        </w:rPr>
        <w:t>דדווקא</w:t>
      </w:r>
      <w:r w:rsidRPr="00224C4C">
        <w:rPr>
          <w:rFonts w:ascii="Fb Fontext" w:hAnsi="Fb Fontext"/>
          <w:rtl/>
        </w:rPr>
        <w:t xml:space="preserve"> בזמן שהדרור נוהג בארץ - נוהג בחו"ל,</w:t>
      </w:r>
    </w:p>
    <w:p w14:paraId="776E151B" w14:textId="05D07E01" w:rsidR="0066706D" w:rsidRPr="00131640" w:rsidRDefault="0066706D" w:rsidP="00F65F8B">
      <w:pPr>
        <w:pStyle w:val="affffb"/>
        <w:rPr>
          <w:rtl/>
        </w:rPr>
      </w:pPr>
      <w:r>
        <w:rPr>
          <w:rFonts w:hint="cs"/>
          <w:rtl/>
        </w:rPr>
        <w:t>חדש ערלה וכלאיים</w:t>
      </w:r>
    </w:p>
    <w:p w14:paraId="1E094500" w14:textId="391E0CD8" w:rsidR="00A85AC8" w:rsidRPr="00E600D8" w:rsidRDefault="006E0774" w:rsidP="005A4134">
      <w:pPr>
        <w:pStyle w:val="38"/>
        <w:framePr w:wrap="notBeside"/>
        <w:rPr>
          <w:rtl/>
        </w:rPr>
      </w:pPr>
      <w:r w:rsidRPr="00E600D8">
        <w:rPr>
          <w:rtl/>
        </w:rPr>
        <w:t xml:space="preserve">תנן </w:t>
      </w:r>
      <w:r w:rsidR="00B35B36" w:rsidRPr="00E600D8">
        <w:rPr>
          <w:rtl/>
        </w:rPr>
        <w:t>שם</w:t>
      </w:r>
      <w:r w:rsidR="00A85AC8" w:rsidRPr="00E600D8">
        <w:rPr>
          <w:rtl/>
        </w:rPr>
        <w:t>:</w:t>
      </w:r>
    </w:p>
    <w:p w14:paraId="35F73A33" w14:textId="7C673280" w:rsidR="006E0774" w:rsidRPr="005C4094" w:rsidRDefault="006E0774" w:rsidP="0066706D">
      <w:pPr>
        <w:rPr>
          <w:spacing w:val="-2"/>
          <w:rtl/>
        </w:rPr>
      </w:pPr>
      <w:r w:rsidRPr="005C4094">
        <w:rPr>
          <w:rFonts w:ascii="Fb Fontext" w:hAnsi="Fb Fontext" w:cs="BA TM • Vilna Extra-Bold"/>
          <w:spacing w:val="-2"/>
          <w:rtl/>
        </w:rPr>
        <w:t>חדש</w:t>
      </w:r>
      <w:r w:rsidRPr="005C4094">
        <w:rPr>
          <w:rFonts w:ascii="Fb Fontext" w:hAnsi="Fb Fontext"/>
          <w:spacing w:val="-2"/>
          <w:rtl/>
        </w:rPr>
        <w:t xml:space="preserve"> אסור מהתורה בכל מקום, </w:t>
      </w:r>
      <w:r w:rsidRPr="005C4094">
        <w:rPr>
          <w:rFonts w:ascii="Fb Fontext" w:hAnsi="Fb Fontext" w:cs="BA TM • Vilna Extra-Bold"/>
          <w:spacing w:val="-2"/>
          <w:rtl/>
        </w:rPr>
        <w:t>ערלה</w:t>
      </w:r>
      <w:r w:rsidRPr="005C4094">
        <w:rPr>
          <w:rFonts w:ascii="Fb Fontext" w:hAnsi="Fb Fontext"/>
          <w:spacing w:val="-2"/>
          <w:rtl/>
        </w:rPr>
        <w:t xml:space="preserve"> - הלכה, </w:t>
      </w:r>
      <w:r w:rsidRPr="005C4094">
        <w:rPr>
          <w:rFonts w:ascii="Fb Fontext" w:hAnsi="Fb Fontext" w:cs="BA TM • Vilna Extra-Bold"/>
          <w:spacing w:val="-2"/>
          <w:rtl/>
        </w:rPr>
        <w:t>כלאים</w:t>
      </w:r>
      <w:r w:rsidRPr="005C4094">
        <w:rPr>
          <w:rFonts w:ascii="Fb Fontext" w:hAnsi="Fb Fontext"/>
          <w:spacing w:val="-2"/>
          <w:rtl/>
        </w:rPr>
        <w:t xml:space="preserve"> מדברי סופרים.</w:t>
      </w:r>
    </w:p>
    <w:p w14:paraId="24357A18" w14:textId="6D3AECE0" w:rsidR="006E0774" w:rsidRPr="00131640" w:rsidRDefault="00FB5698" w:rsidP="00BA2707">
      <w:pPr>
        <w:spacing w:after="120"/>
        <w:rPr>
          <w:rtl/>
        </w:rPr>
      </w:pPr>
      <w:r w:rsidRPr="00210DF6">
        <w:rPr>
          <w:rFonts w:ascii="Fb Fontext" w:hAnsi="Fb Fontext" w:cs="BA TM • Vilna Extra-Bold" w:hint="cs"/>
          <w:rtl/>
        </w:rPr>
        <w:t>ה</w:t>
      </w:r>
      <w:r w:rsidR="006E0774" w:rsidRPr="00210DF6">
        <w:rPr>
          <w:rFonts w:ascii="Fb Fontext" w:hAnsi="Fb Fontext" w:cs="BA TM • Vilna Extra-Bold" w:hint="cs"/>
          <w:rtl/>
        </w:rPr>
        <w:t>לכה</w:t>
      </w:r>
      <w:r w:rsidR="006E0774" w:rsidRPr="00224C4C">
        <w:rPr>
          <w:rFonts w:ascii="Fb Fontext" w:hAnsi="Fb Fontext" w:hint="cs"/>
          <w:rtl/>
        </w:rPr>
        <w:t xml:space="preserve"> </w:t>
      </w:r>
      <w:r w:rsidR="007B205F">
        <w:rPr>
          <w:rFonts w:ascii="Fb Fontext" w:hAnsi="Fb Fontext" w:hint="cs"/>
          <w:rtl/>
        </w:rPr>
        <w:t xml:space="preserve"> </w:t>
      </w:r>
      <w:r w:rsidR="007B205F" w:rsidRPr="007B205F">
        <w:rPr>
          <w:rStyle w:val="afffff3"/>
          <w:rFonts w:hint="cs"/>
          <w:rtl/>
        </w:rPr>
        <w:t>ר''י משמואל</w:t>
      </w:r>
      <w:r w:rsidR="007B205F">
        <w:rPr>
          <w:rStyle w:val="afffff3"/>
          <w:rFonts w:hint="cs"/>
          <w:rtl/>
        </w:rPr>
        <w:t>:</w:t>
      </w:r>
      <w:r w:rsidR="00CE7274">
        <w:rPr>
          <w:rFonts w:ascii="Fb Fontext" w:hAnsi="Fb Fontext" w:hint="cs"/>
          <w:rtl/>
        </w:rPr>
        <w:t xml:space="preserve"> </w:t>
      </w:r>
      <w:r w:rsidR="00CF0A2F">
        <w:rPr>
          <w:rFonts w:ascii="Fb Fontext" w:hAnsi="Fb Fontext" w:hint="cs"/>
          <w:rtl/>
        </w:rPr>
        <w:t>מנהג</w:t>
      </w:r>
      <w:r w:rsidR="006E0774" w:rsidRPr="00224C4C">
        <w:rPr>
          <w:rFonts w:ascii="Fb Fontext" w:hAnsi="Fb Fontext"/>
          <w:rtl/>
        </w:rPr>
        <w:t xml:space="preserve"> מדינה</w:t>
      </w:r>
      <w:r w:rsidR="007B205F">
        <w:rPr>
          <w:rStyle w:val="afffff5"/>
          <w:rFonts w:hint="cs"/>
          <w:rtl/>
        </w:rPr>
        <w:t xml:space="preserve">,  </w:t>
      </w:r>
      <w:r w:rsidR="007B205F" w:rsidRPr="007B205F">
        <w:rPr>
          <w:rStyle w:val="afffff3"/>
          <w:rFonts w:hint="cs"/>
          <w:rtl/>
        </w:rPr>
        <w:t>ע</w:t>
      </w:r>
      <w:r w:rsidR="006E0774" w:rsidRPr="007B205F">
        <w:rPr>
          <w:rStyle w:val="afffff3"/>
          <w:rFonts w:hint="cs"/>
          <w:rtl/>
        </w:rPr>
        <w:t>ולא מרי</w:t>
      </w:r>
      <w:r w:rsidR="006E0774" w:rsidRPr="007B205F">
        <w:rPr>
          <w:rStyle w:val="afffff3"/>
          <w:rtl/>
        </w:rPr>
        <w:t>"</w:t>
      </w:r>
      <w:r w:rsidR="006E0774" w:rsidRPr="007B205F">
        <w:rPr>
          <w:rStyle w:val="afffff3"/>
          <w:rFonts w:hint="cs"/>
          <w:rtl/>
        </w:rPr>
        <w:t>ו</w:t>
      </w:r>
      <w:r w:rsidR="006E0774" w:rsidRPr="007B205F">
        <w:rPr>
          <w:rStyle w:val="afffff3"/>
          <w:rtl/>
        </w:rPr>
        <w:t>:</w:t>
      </w:r>
      <w:r w:rsidR="007B205F">
        <w:rPr>
          <w:rFonts w:ascii="Fb Fontext" w:hAnsi="Fb Fontext" w:hint="cs"/>
          <w:rtl/>
        </w:rPr>
        <w:t xml:space="preserve"> </w:t>
      </w:r>
      <w:r w:rsidR="006E0774" w:rsidRPr="00224C4C">
        <w:rPr>
          <w:rFonts w:ascii="Fb Fontext" w:hAnsi="Fb Fontext"/>
          <w:rtl/>
        </w:rPr>
        <w:t>הלכה למשה מסיני.</w:t>
      </w:r>
    </w:p>
    <w:p w14:paraId="69E8E39A" w14:textId="29ABAA81" w:rsidR="00A85AC8" w:rsidRPr="00E600D8" w:rsidRDefault="006E0774" w:rsidP="005A4134">
      <w:pPr>
        <w:pStyle w:val="38"/>
        <w:framePr w:wrap="notBeside"/>
        <w:rPr>
          <w:rtl/>
        </w:rPr>
      </w:pPr>
      <w:r w:rsidRPr="00E600D8">
        <w:rPr>
          <w:rtl/>
        </w:rPr>
        <w:t>עולא לר"</w:t>
      </w:r>
      <w:r w:rsidRPr="00E600D8">
        <w:rPr>
          <w:rFonts w:hint="cs"/>
          <w:rtl/>
        </w:rPr>
        <w:t>י</w:t>
      </w:r>
      <w:r w:rsidR="00A85AC8" w:rsidRPr="00E600D8">
        <w:rPr>
          <w:rtl/>
        </w:rPr>
        <w:t>:</w:t>
      </w:r>
    </w:p>
    <w:p w14:paraId="3299AFA7" w14:textId="629E31C9" w:rsidR="006E0774" w:rsidRPr="005C4094" w:rsidRDefault="006E0774" w:rsidP="006E0774">
      <w:pPr>
        <w:rPr>
          <w:spacing w:val="-2"/>
          <w:rtl/>
        </w:rPr>
      </w:pPr>
      <w:r w:rsidRPr="005C4094">
        <w:rPr>
          <w:rFonts w:ascii="Fb Fontext" w:hAnsi="Fb Fontext"/>
          <w:spacing w:val="-2"/>
          <w:rtl/>
        </w:rPr>
        <w:t xml:space="preserve">בשלמא לדידי דהלכה למשה מסיני, </w:t>
      </w:r>
      <w:r w:rsidR="00C82550" w:rsidRPr="005C4094">
        <w:rPr>
          <w:rFonts w:ascii="Fb Fontext" w:hAnsi="Fb Fontext" w:hint="cs"/>
          <w:spacing w:val="-2"/>
          <w:rtl/>
        </w:rPr>
        <w:t>שונה</w:t>
      </w:r>
      <w:r w:rsidRPr="005C4094">
        <w:rPr>
          <w:rFonts w:ascii="Fb Fontext" w:hAnsi="Fb Fontext"/>
          <w:spacing w:val="-2"/>
          <w:rtl/>
        </w:rPr>
        <w:t xml:space="preserve"> ספק ערלה </w:t>
      </w:r>
      <w:r w:rsidR="00C82550" w:rsidRPr="005C4094">
        <w:rPr>
          <w:rFonts w:ascii="Fb Fontext" w:hAnsi="Fb Fontext" w:hint="cs"/>
          <w:spacing w:val="-2"/>
          <w:rtl/>
        </w:rPr>
        <w:t>מ</w:t>
      </w:r>
      <w:r w:rsidRPr="005C4094">
        <w:rPr>
          <w:rFonts w:ascii="Fb Fontext" w:hAnsi="Fb Fontext"/>
          <w:spacing w:val="-2"/>
          <w:rtl/>
        </w:rPr>
        <w:t>ספק כלאים.</w:t>
      </w:r>
    </w:p>
    <w:p w14:paraId="4FE758CC" w14:textId="0710D9E7" w:rsidR="00A85AC8" w:rsidRPr="00E600D8" w:rsidRDefault="006E0774" w:rsidP="005A4134">
      <w:pPr>
        <w:pStyle w:val="38"/>
        <w:framePr w:wrap="notBeside"/>
        <w:rPr>
          <w:rtl/>
        </w:rPr>
      </w:pPr>
      <w:r w:rsidRPr="00E600D8">
        <w:rPr>
          <w:rtl/>
        </w:rPr>
        <w:t>דתנן</w:t>
      </w:r>
      <w:r w:rsidR="00A85AC8" w:rsidRPr="00E600D8">
        <w:rPr>
          <w:rtl/>
        </w:rPr>
        <w:t>:</w:t>
      </w:r>
    </w:p>
    <w:p w14:paraId="63E579AA" w14:textId="43F95965" w:rsidR="009469D7" w:rsidRDefault="006E0774" w:rsidP="006E0774">
      <w:pPr>
        <w:rPr>
          <w:rFonts w:ascii="Fb Fontext" w:hAnsi="Fb Fontext"/>
          <w:rtl/>
        </w:rPr>
      </w:pPr>
      <w:r w:rsidRPr="00210DF6">
        <w:rPr>
          <w:rStyle w:val="afffa"/>
          <w:rFonts w:ascii="Fb Fontext" w:hAnsi="Fb Fontext" w:cs="BA TM • Vilna Extra-Bold"/>
          <w:bCs w:val="0"/>
          <w:rtl/>
        </w:rPr>
        <w:t>ספק ערלה</w:t>
      </w:r>
      <w:r w:rsidRPr="00224C4C">
        <w:rPr>
          <w:rFonts w:ascii="Fb Fontext" w:hAnsi="Fb Fontext" w:hint="cs"/>
          <w:rtl/>
        </w:rPr>
        <w:t>:</w:t>
      </w:r>
      <w:r w:rsidRPr="00224C4C">
        <w:rPr>
          <w:rFonts w:ascii="Fb Fontext" w:hAnsi="Fb Fontext"/>
          <w:rtl/>
        </w:rPr>
        <w:t xml:space="preserve"> </w:t>
      </w:r>
      <w:r w:rsidRPr="00210DF6">
        <w:rPr>
          <w:rStyle w:val="afffa"/>
          <w:rFonts w:ascii="Fb Fontext" w:hAnsi="Fb Fontext" w:cs="BA TM • Vilna Extra-Bold"/>
          <w:bCs w:val="0"/>
          <w:rtl/>
        </w:rPr>
        <w:t>בארץ</w:t>
      </w:r>
      <w:r w:rsidRPr="00224C4C">
        <w:rPr>
          <w:rFonts w:ascii="Fb Fontext" w:hAnsi="Fb Fontext"/>
          <w:rtl/>
        </w:rPr>
        <w:t xml:space="preserve"> - אסור, </w:t>
      </w:r>
      <w:r w:rsidRPr="00210DF6">
        <w:rPr>
          <w:rStyle w:val="afffa"/>
          <w:rFonts w:ascii="Fb Fontext" w:hAnsi="Fb Fontext" w:cs="BA TM • Vilna Extra-Bold"/>
          <w:bCs w:val="0"/>
          <w:rtl/>
        </w:rPr>
        <w:t>בסוריא</w:t>
      </w:r>
      <w:r w:rsidRPr="00224C4C">
        <w:rPr>
          <w:rFonts w:ascii="Fb Fontext" w:hAnsi="Fb Fontext"/>
          <w:rtl/>
        </w:rPr>
        <w:t xml:space="preserve"> - מותר,</w:t>
      </w:r>
    </w:p>
    <w:p w14:paraId="62C74D72" w14:textId="77777777" w:rsidR="009469D7" w:rsidRDefault="006E0774" w:rsidP="000E45D5">
      <w:pPr>
        <w:ind w:left="452" w:firstLine="113"/>
        <w:rPr>
          <w:rFonts w:ascii="Fb Fontext" w:hAnsi="Fb Fontext"/>
          <w:rtl/>
        </w:rPr>
      </w:pPr>
      <w:r w:rsidRPr="00210DF6">
        <w:rPr>
          <w:rStyle w:val="afffa"/>
          <w:rFonts w:ascii="Fb Fontext" w:hAnsi="Fb Fontext" w:cs="BA TM • Vilna Extra-Bold"/>
          <w:bCs w:val="0"/>
          <w:rtl/>
        </w:rPr>
        <w:t>בחו"ל</w:t>
      </w:r>
      <w:r w:rsidRPr="00224C4C">
        <w:rPr>
          <w:rFonts w:ascii="Fb Fontext" w:hAnsi="Fb Fontext"/>
          <w:rtl/>
        </w:rPr>
        <w:t xml:space="preserve"> - יורד ולוקח ובלבד שלא יראנו לוקט,</w:t>
      </w:r>
    </w:p>
    <w:p w14:paraId="4CF477B4" w14:textId="4D12BC1C" w:rsidR="006E0774" w:rsidRPr="00131640" w:rsidRDefault="006E0774" w:rsidP="006E0774">
      <w:pPr>
        <w:rPr>
          <w:rtl/>
        </w:rPr>
      </w:pPr>
      <w:r w:rsidRPr="00210DF6">
        <w:rPr>
          <w:rStyle w:val="afffa"/>
          <w:rFonts w:ascii="Fb Fontext" w:hAnsi="Fb Fontext" w:cs="BA TM • Vilna Extra-Bold"/>
          <w:bCs w:val="0"/>
          <w:rtl/>
        </w:rPr>
        <w:t>כלאים</w:t>
      </w:r>
      <w:r w:rsidRPr="00224C4C">
        <w:rPr>
          <w:rFonts w:ascii="Fb Fontext" w:hAnsi="Fb Fontext"/>
          <w:rtl/>
        </w:rPr>
        <w:t xml:space="preserve">: כרם הנטוע ירק וירק נמכר חוצה לו, </w:t>
      </w:r>
      <w:r w:rsidRPr="00210DF6">
        <w:rPr>
          <w:rStyle w:val="afffa"/>
          <w:rFonts w:ascii="Fb Fontext" w:hAnsi="Fb Fontext" w:cs="BA TM • Vilna Extra-Bold"/>
          <w:bCs w:val="0"/>
          <w:rtl/>
        </w:rPr>
        <w:t>בארץ</w:t>
      </w:r>
      <w:r w:rsidRPr="00224C4C">
        <w:rPr>
          <w:rFonts w:ascii="Fb Fontext" w:hAnsi="Fb Fontext"/>
          <w:rtl/>
        </w:rPr>
        <w:t xml:space="preserve"> - אסור, </w:t>
      </w:r>
      <w:r w:rsidRPr="00210DF6">
        <w:rPr>
          <w:rStyle w:val="afffa"/>
          <w:rFonts w:ascii="Fb Fontext" w:hAnsi="Fb Fontext" w:cs="BA TM • Vilna Extra-Bold"/>
          <w:bCs w:val="0"/>
          <w:rtl/>
        </w:rPr>
        <w:t>בסוריא</w:t>
      </w:r>
      <w:r w:rsidRPr="00224C4C">
        <w:rPr>
          <w:rFonts w:ascii="Fb Fontext" w:hAnsi="Fb Fontext"/>
          <w:rtl/>
        </w:rPr>
        <w:t xml:space="preserve"> - מותר, </w:t>
      </w:r>
      <w:r w:rsidRPr="00210DF6">
        <w:rPr>
          <w:rStyle w:val="afffa"/>
          <w:rFonts w:ascii="Fb Fontext" w:hAnsi="Fb Fontext" w:cs="BA TM • Vilna Extra-Bold"/>
          <w:bCs w:val="0"/>
          <w:rtl/>
        </w:rPr>
        <w:t>בחו"ל</w:t>
      </w:r>
      <w:r w:rsidRPr="00224C4C">
        <w:rPr>
          <w:rFonts w:ascii="Fb Fontext" w:hAnsi="Fb Fontext"/>
          <w:sz w:val="32"/>
          <w:rtl/>
        </w:rPr>
        <w:t xml:space="preserve"> - יורד ולוקט ובלבד שלא ילקוט ביד.</w:t>
      </w:r>
    </w:p>
    <w:p w14:paraId="25F2F144" w14:textId="64E160F0" w:rsidR="00A85AC8" w:rsidRPr="00E600D8" w:rsidRDefault="006E0774" w:rsidP="006122DC">
      <w:pPr>
        <w:pStyle w:val="38"/>
        <w:framePr w:wrap="notBeside"/>
        <w:rPr>
          <w:rtl/>
        </w:rPr>
      </w:pPr>
      <w:r w:rsidRPr="00E600D8">
        <w:rPr>
          <w:rtl/>
        </w:rPr>
        <w:t>א</w:t>
      </w:r>
      <w:r w:rsidR="000E45D5" w:rsidRPr="00E600D8">
        <w:rPr>
          <w:rFonts w:hint="cs"/>
          <w:rtl/>
        </w:rPr>
        <w:t>בל</w:t>
      </w:r>
      <w:r w:rsidRPr="00E600D8">
        <w:rPr>
          <w:rtl/>
        </w:rPr>
        <w:t xml:space="preserve"> לדידך</w:t>
      </w:r>
      <w:r w:rsidR="00BA2707" w:rsidRPr="00E600D8">
        <w:rPr>
          <w:rFonts w:hint="cs"/>
          <w:rtl/>
        </w:rPr>
        <w:t xml:space="preserve"> </w:t>
      </w:r>
      <w:r w:rsidRPr="00E600D8">
        <w:rPr>
          <w:rtl/>
        </w:rPr>
        <w:t>ניתני</w:t>
      </w:r>
      <w:r w:rsidR="00A85AC8" w:rsidRPr="00E600D8">
        <w:rPr>
          <w:rtl/>
        </w:rPr>
        <w:t>:</w:t>
      </w:r>
    </w:p>
    <w:p w14:paraId="59A10CA8" w14:textId="70667712" w:rsidR="006E0774" w:rsidRPr="00131640" w:rsidRDefault="006E0774" w:rsidP="006E0774">
      <w:pPr>
        <w:rPr>
          <w:rtl/>
        </w:rPr>
      </w:pPr>
      <w:r w:rsidRPr="00224C4C">
        <w:rPr>
          <w:rFonts w:ascii="Fb Fontext" w:hAnsi="Fb Fontext"/>
          <w:sz w:val="32"/>
          <w:rtl/>
        </w:rPr>
        <w:t>או זה וזה יורד ולוקח, או זה וזה יורד ולוקט!</w:t>
      </w:r>
    </w:p>
    <w:p w14:paraId="7E35C34D" w14:textId="77777777" w:rsidR="00A85AC8" w:rsidRPr="00E600D8" w:rsidRDefault="006E0774" w:rsidP="006122DC">
      <w:pPr>
        <w:pStyle w:val="38"/>
        <w:framePr w:wrap="notBeside"/>
        <w:rPr>
          <w:rtl/>
        </w:rPr>
      </w:pPr>
      <w:r w:rsidRPr="00E600D8">
        <w:rPr>
          <w:rFonts w:hint="cs"/>
          <w:rtl/>
        </w:rPr>
        <w:t>ות</w:t>
      </w:r>
      <w:r w:rsidR="000E45D5" w:rsidRPr="00E600D8">
        <w:rPr>
          <w:rFonts w:hint="cs"/>
          <w:rtl/>
        </w:rPr>
        <w:t>ירץ</w:t>
      </w:r>
      <w:r w:rsidR="00A85AC8" w:rsidRPr="00E600D8">
        <w:rPr>
          <w:rtl/>
        </w:rPr>
        <w:t>:</w:t>
      </w:r>
    </w:p>
    <w:p w14:paraId="126F61D3" w14:textId="30D1DDC6" w:rsidR="006E0774" w:rsidRPr="005C4094" w:rsidRDefault="000C116A" w:rsidP="006F0851">
      <w:pPr>
        <w:spacing w:after="120"/>
        <w:rPr>
          <w:spacing w:val="2"/>
          <w:rtl/>
        </w:rPr>
      </w:pPr>
      <w:r w:rsidRPr="005C4094">
        <w:rPr>
          <w:rStyle w:val="afffff3"/>
          <w:rFonts w:hint="cs"/>
          <w:spacing w:val="2"/>
          <w:rtl/>
        </w:rPr>
        <w:t xml:space="preserve">כדשמואל לר''ע </w:t>
      </w:r>
      <w:r w:rsidR="006E0774" w:rsidRPr="005C4094">
        <w:rPr>
          <w:rStyle w:val="afffff3"/>
          <w:rFonts w:hint="cs"/>
          <w:spacing w:val="2"/>
          <w:rtl/>
        </w:rPr>
        <w:t xml:space="preserve">דהכי </w:t>
      </w:r>
      <w:r w:rsidR="006E0774" w:rsidRPr="005C4094">
        <w:rPr>
          <w:rStyle w:val="afffff3"/>
          <w:spacing w:val="2"/>
          <w:rtl/>
        </w:rPr>
        <w:t>תני:</w:t>
      </w:r>
      <w:r w:rsidR="006E0774" w:rsidRPr="005C4094">
        <w:rPr>
          <w:rFonts w:ascii="Fb Fontext" w:hAnsi="Fb Fontext"/>
          <w:spacing w:val="2"/>
          <w:rtl/>
        </w:rPr>
        <w:t xml:space="preserve"> או זה וזה יורד ולוקח, או זה וזה יורד ולוקט.</w:t>
      </w:r>
    </w:p>
    <w:p w14:paraId="5608987E" w14:textId="77777777" w:rsidR="006E0774" w:rsidRPr="00131640" w:rsidRDefault="006E0774" w:rsidP="0010529F">
      <w:pPr>
        <w:pStyle w:val="afff0"/>
        <w:framePr w:wrap="around"/>
        <w:rPr>
          <w:rtl/>
        </w:rPr>
      </w:pPr>
      <w:r w:rsidRPr="00224C4C">
        <w:rPr>
          <w:rFonts w:hint="cs"/>
          <w:rtl/>
        </w:rPr>
        <w:t>לט.</w:t>
      </w:r>
    </w:p>
    <w:p w14:paraId="7BBBF2D5" w14:textId="77777777" w:rsidR="00A85AC8" w:rsidRPr="00E600D8" w:rsidRDefault="006E0774" w:rsidP="00AE693A">
      <w:pPr>
        <w:pStyle w:val="38"/>
        <w:framePr w:wrap="notBeside"/>
        <w:rPr>
          <w:rtl/>
        </w:rPr>
      </w:pPr>
      <w:r w:rsidRPr="00E600D8">
        <w:rPr>
          <w:rtl/>
        </w:rPr>
        <w:t>מר בריה דרבנא</w:t>
      </w:r>
      <w:r w:rsidR="00A85AC8" w:rsidRPr="00E600D8">
        <w:rPr>
          <w:rtl/>
        </w:rPr>
        <w:t>:</w:t>
      </w:r>
    </w:p>
    <w:p w14:paraId="22CF067F" w14:textId="068A1E60" w:rsidR="006E0774" w:rsidRPr="00131640" w:rsidRDefault="006E0774" w:rsidP="006E0774">
      <w:pPr>
        <w:rPr>
          <w:rtl/>
        </w:rPr>
      </w:pPr>
      <w:r w:rsidRPr="00E4492A">
        <w:rPr>
          <w:rStyle w:val="afffff3"/>
          <w:rtl/>
        </w:rPr>
        <w:t xml:space="preserve">מתני </w:t>
      </w:r>
      <w:r w:rsidRPr="00E4492A">
        <w:rPr>
          <w:rStyle w:val="afffff3"/>
          <w:rFonts w:hint="cs"/>
          <w:rtl/>
        </w:rPr>
        <w:t>ל</w:t>
      </w:r>
      <w:r w:rsidRPr="00E4492A">
        <w:rPr>
          <w:rStyle w:val="afffff3"/>
          <w:rtl/>
        </w:rPr>
        <w:t>קולא:</w:t>
      </w:r>
      <w:r w:rsidRPr="00224C4C">
        <w:rPr>
          <w:rStyle w:val="affffa"/>
          <w:rtl/>
        </w:rPr>
        <w:t xml:space="preserve"> </w:t>
      </w:r>
      <w:r w:rsidRPr="00E4492A">
        <w:rPr>
          <w:rFonts w:hint="cs"/>
          <w:rtl/>
        </w:rPr>
        <w:t>'</w:t>
      </w:r>
      <w:r w:rsidRPr="00E4492A">
        <w:rPr>
          <w:rtl/>
        </w:rPr>
        <w:t>זה וזה יורד ולוקט, ובלבד שלא ילקוט ביד</w:t>
      </w:r>
      <w:r w:rsidRPr="00E4492A">
        <w:rPr>
          <w:rFonts w:hint="cs"/>
          <w:rtl/>
        </w:rPr>
        <w:t>'</w:t>
      </w:r>
      <w:r w:rsidRPr="00E4492A">
        <w:rPr>
          <w:rtl/>
        </w:rPr>
        <w:t>.</w:t>
      </w:r>
    </w:p>
    <w:p w14:paraId="1413FC14" w14:textId="784755CD" w:rsidR="00A85AC8" w:rsidRPr="00E600D8" w:rsidRDefault="006E0774" w:rsidP="00AE693A">
      <w:pPr>
        <w:pStyle w:val="38"/>
        <w:framePr w:wrap="notBeside"/>
        <w:rPr>
          <w:rtl/>
        </w:rPr>
      </w:pPr>
      <w:r w:rsidRPr="00E600D8">
        <w:rPr>
          <w:rtl/>
        </w:rPr>
        <w:t>לוי לשמואל</w:t>
      </w:r>
      <w:r w:rsidR="00A85AC8" w:rsidRPr="00E600D8">
        <w:rPr>
          <w:rtl/>
        </w:rPr>
        <w:t>:</w:t>
      </w:r>
    </w:p>
    <w:p w14:paraId="7B38FF1D" w14:textId="31548F8E" w:rsidR="006E0774" w:rsidRPr="00131640" w:rsidRDefault="006E0774" w:rsidP="006E0774">
      <w:pPr>
        <w:rPr>
          <w:rtl/>
        </w:rPr>
      </w:pPr>
      <w:r w:rsidRPr="00224C4C">
        <w:rPr>
          <w:rFonts w:ascii="Fb Fontext" w:hAnsi="Fb Fontext"/>
          <w:rtl/>
        </w:rPr>
        <w:t>אריוך, ספק לי ואנ</w:t>
      </w:r>
      <w:r w:rsidR="00E4492A">
        <w:rPr>
          <w:rFonts w:ascii="Fb Fontext" w:hAnsi="Fb Fontext" w:hint="cs"/>
          <w:rtl/>
        </w:rPr>
        <w:t>י אוכל</w:t>
      </w:r>
      <w:r w:rsidRPr="00224C4C">
        <w:rPr>
          <w:rFonts w:ascii="Fb Fontext" w:hAnsi="Fb Fontext"/>
          <w:rtl/>
        </w:rPr>
        <w:t>.</w:t>
      </w:r>
    </w:p>
    <w:p w14:paraId="2ADF6BC4" w14:textId="79F08CA0" w:rsidR="00A85AC8" w:rsidRPr="00E600D8" w:rsidRDefault="006E0774" w:rsidP="00AE693A">
      <w:pPr>
        <w:pStyle w:val="38"/>
        <w:framePr w:wrap="notBeside"/>
        <w:rPr>
          <w:rtl/>
        </w:rPr>
      </w:pPr>
      <w:r w:rsidRPr="00E600D8">
        <w:rPr>
          <w:rFonts w:hint="cs"/>
          <w:rtl/>
        </w:rPr>
        <w:t>ר</w:t>
      </w:r>
      <w:r w:rsidRPr="00E600D8">
        <w:rPr>
          <w:rtl/>
        </w:rPr>
        <w:t>"</w:t>
      </w:r>
      <w:r w:rsidRPr="00E600D8">
        <w:rPr>
          <w:rFonts w:hint="cs"/>
          <w:rtl/>
        </w:rPr>
        <w:t>א ורב</w:t>
      </w:r>
      <w:r w:rsidRPr="00E600D8">
        <w:rPr>
          <w:rtl/>
        </w:rPr>
        <w:t>"</w:t>
      </w:r>
      <w:r w:rsidRPr="00E600D8">
        <w:rPr>
          <w:rFonts w:hint="cs"/>
          <w:rtl/>
        </w:rPr>
        <w:t>ח</w:t>
      </w:r>
      <w:r w:rsidR="00A85AC8" w:rsidRPr="00E600D8">
        <w:rPr>
          <w:rFonts w:hint="cs"/>
          <w:rtl/>
        </w:rPr>
        <w:t>:</w:t>
      </w:r>
    </w:p>
    <w:p w14:paraId="549FF897" w14:textId="2C7BF7D5" w:rsidR="006E0774" w:rsidRPr="00131640" w:rsidRDefault="006E0774" w:rsidP="006E0774">
      <w:pPr>
        <w:rPr>
          <w:rtl/>
        </w:rPr>
      </w:pPr>
      <w:r w:rsidRPr="00224C4C">
        <w:rPr>
          <w:rFonts w:ascii="Fb Fontext" w:hAnsi="Fb Fontext"/>
          <w:rtl/>
        </w:rPr>
        <w:t>ספקו ספוקי להדדי.</w:t>
      </w:r>
    </w:p>
    <w:p w14:paraId="5EDCD8AE" w14:textId="3E59C0C7" w:rsidR="00A85AC8" w:rsidRPr="00E600D8" w:rsidRDefault="006E0774" w:rsidP="00AE693A">
      <w:pPr>
        <w:pStyle w:val="38"/>
        <w:framePr w:wrap="notBeside"/>
        <w:rPr>
          <w:rtl/>
        </w:rPr>
      </w:pPr>
      <w:r w:rsidRPr="00E600D8">
        <w:rPr>
          <w:rtl/>
        </w:rPr>
        <w:t>חריפי דפומבדיתא</w:t>
      </w:r>
      <w:r w:rsidR="00A85AC8" w:rsidRPr="00E600D8">
        <w:rPr>
          <w:rtl/>
        </w:rPr>
        <w:t>:</w:t>
      </w:r>
    </w:p>
    <w:p w14:paraId="181098D7" w14:textId="127CF557" w:rsidR="006E0774" w:rsidRPr="00131640" w:rsidRDefault="006E0774" w:rsidP="006E0774">
      <w:pPr>
        <w:rPr>
          <w:rtl/>
        </w:rPr>
      </w:pPr>
      <w:r w:rsidRPr="00224C4C">
        <w:rPr>
          <w:rFonts w:ascii="Fb Fontext" w:hAnsi="Fb Fontext"/>
          <w:sz w:val="32"/>
          <w:rtl/>
        </w:rPr>
        <w:t>אין ערלה בחו"ל.</w:t>
      </w:r>
    </w:p>
    <w:p w14:paraId="593098E9" w14:textId="7EE90309" w:rsidR="00A85AC8" w:rsidRPr="00E600D8" w:rsidRDefault="006E0774" w:rsidP="00424EA0">
      <w:pPr>
        <w:pStyle w:val="38"/>
        <w:framePr w:wrap="notBeside"/>
        <w:rPr>
          <w:rtl/>
        </w:rPr>
      </w:pPr>
      <w:r w:rsidRPr="00E600D8">
        <w:rPr>
          <w:rtl/>
        </w:rPr>
        <w:t>שלחה ר</w:t>
      </w:r>
      <w:r w:rsidR="00424EA0" w:rsidRPr="00E600D8">
        <w:rPr>
          <w:rFonts w:hint="cs"/>
          <w:rtl/>
        </w:rPr>
        <w:t>"י</w:t>
      </w:r>
      <w:r w:rsidRPr="00E600D8">
        <w:rPr>
          <w:rFonts w:hint="cs"/>
          <w:rtl/>
        </w:rPr>
        <w:t xml:space="preserve"> </w:t>
      </w:r>
      <w:r w:rsidRPr="00E600D8">
        <w:rPr>
          <w:rtl/>
        </w:rPr>
        <w:t>ר</w:t>
      </w:r>
      <w:r w:rsidRPr="00E600D8">
        <w:rPr>
          <w:rFonts w:hint="cs"/>
          <w:rtl/>
        </w:rPr>
        <w:t>י</w:t>
      </w:r>
      <w:r w:rsidRPr="00E600D8">
        <w:rPr>
          <w:rtl/>
        </w:rPr>
        <w:t>"</w:t>
      </w:r>
      <w:r w:rsidRPr="00E600D8">
        <w:rPr>
          <w:rFonts w:hint="cs"/>
          <w:rtl/>
        </w:rPr>
        <w:t>ו</w:t>
      </w:r>
      <w:r w:rsidR="00A85AC8" w:rsidRPr="00E600D8">
        <w:rPr>
          <w:rtl/>
        </w:rPr>
        <w:t>.</w:t>
      </w:r>
    </w:p>
    <w:p w14:paraId="5B2E7966" w14:textId="5F1F91FE" w:rsidR="009469D7" w:rsidRPr="005C4094" w:rsidRDefault="006E0774" w:rsidP="006E0774">
      <w:pPr>
        <w:rPr>
          <w:rFonts w:ascii="Fb Fontext" w:hAnsi="Fb Fontext"/>
          <w:spacing w:val="0"/>
          <w:rtl/>
        </w:rPr>
      </w:pPr>
      <w:r w:rsidRPr="005C4094">
        <w:rPr>
          <w:rStyle w:val="afffff3"/>
          <w:spacing w:val="0"/>
          <w:rtl/>
        </w:rPr>
        <w:t>שלח ל</w:t>
      </w:r>
      <w:r w:rsidR="00E91E68" w:rsidRPr="005C4094">
        <w:rPr>
          <w:rStyle w:val="afffff3"/>
          <w:rFonts w:hint="cs"/>
          <w:spacing w:val="0"/>
          <w:rtl/>
        </w:rPr>
        <w:t>ו</w:t>
      </w:r>
      <w:r w:rsidRPr="005C4094">
        <w:rPr>
          <w:rStyle w:val="afffff3"/>
          <w:spacing w:val="0"/>
          <w:rtl/>
        </w:rPr>
        <w:t>:</w:t>
      </w:r>
      <w:r w:rsidRPr="005C4094">
        <w:rPr>
          <w:rFonts w:ascii="Fb Fontext" w:hAnsi="Fb Fontext"/>
          <w:spacing w:val="0"/>
          <w:rtl/>
        </w:rPr>
        <w:t xml:space="preserve"> סתום ספק ואבד ודאה, והכרז על פירותיהן שטעונים גניזה,</w:t>
      </w:r>
    </w:p>
    <w:p w14:paraId="4FC43DBB" w14:textId="4C14F602" w:rsidR="006E0774" w:rsidRPr="00131640" w:rsidRDefault="006E0774" w:rsidP="006E0774">
      <w:pPr>
        <w:rPr>
          <w:rtl/>
        </w:rPr>
      </w:pPr>
      <w:r w:rsidRPr="00224C4C">
        <w:rPr>
          <w:rFonts w:ascii="Fb Fontext" w:hAnsi="Fb Fontext"/>
          <w:rtl/>
        </w:rPr>
        <w:t xml:space="preserve">וכל האומר אין ערלה בח"ל </w:t>
      </w:r>
      <w:r w:rsidR="00D5520A">
        <w:rPr>
          <w:rFonts w:ascii="Fb Fontext" w:hAnsi="Fb Fontext" w:hint="cs"/>
          <w:rtl/>
        </w:rPr>
        <w:t>-</w:t>
      </w:r>
      <w:r w:rsidRPr="00224C4C">
        <w:rPr>
          <w:rFonts w:ascii="Fb Fontext" w:hAnsi="Fb Fontext"/>
          <w:rtl/>
        </w:rPr>
        <w:t>לא יהא לו נין ונכד משליך חבל בגורל בקהל ה'.</w:t>
      </w:r>
    </w:p>
    <w:p w14:paraId="4700893B" w14:textId="44C857BE" w:rsidR="00A85AC8" w:rsidRPr="00E600D8" w:rsidRDefault="00E91E68" w:rsidP="00424EA0">
      <w:pPr>
        <w:pStyle w:val="38"/>
        <w:framePr w:wrap="notBeside"/>
        <w:rPr>
          <w:rtl/>
        </w:rPr>
      </w:pPr>
      <w:r w:rsidRPr="00E600D8">
        <w:rPr>
          <w:rFonts w:hint="cs"/>
          <w:rtl/>
        </w:rPr>
        <w:t xml:space="preserve">והם </w:t>
      </w:r>
      <w:r w:rsidR="006E0774" w:rsidRPr="00E600D8">
        <w:rPr>
          <w:rFonts w:hint="cs"/>
          <w:rtl/>
        </w:rPr>
        <w:t>סברו</w:t>
      </w:r>
      <w:r w:rsidR="00A85AC8" w:rsidRPr="00E600D8">
        <w:rPr>
          <w:rFonts w:hint="cs"/>
          <w:rtl/>
        </w:rPr>
        <w:t>:</w:t>
      </w:r>
    </w:p>
    <w:p w14:paraId="5FA78618" w14:textId="423D5C08" w:rsidR="009469D7" w:rsidRDefault="00D5520A" w:rsidP="006E0774">
      <w:pPr>
        <w:rPr>
          <w:rFonts w:ascii="Fb Fontext" w:hAnsi="Fb Fontext"/>
          <w:rtl/>
        </w:rPr>
      </w:pPr>
      <w:r>
        <w:rPr>
          <w:rStyle w:val="afffff3"/>
          <w:rFonts w:hint="cs"/>
          <w:rtl/>
        </w:rPr>
        <w:t>כ</w:t>
      </w:r>
      <w:r w:rsidR="006E0774" w:rsidRPr="00E91E68">
        <w:rPr>
          <w:rStyle w:val="afffff3"/>
          <w:rFonts w:hint="cs"/>
          <w:rtl/>
        </w:rPr>
        <w:t>ר</w:t>
      </w:r>
      <w:r w:rsidR="006E0774" w:rsidRPr="00E91E68">
        <w:rPr>
          <w:rStyle w:val="afffff3"/>
          <w:rtl/>
        </w:rPr>
        <w:t>"</w:t>
      </w:r>
      <w:r w:rsidR="006E0774" w:rsidRPr="00E91E68">
        <w:rPr>
          <w:rStyle w:val="afffff3"/>
          <w:rFonts w:hint="cs"/>
          <w:rtl/>
        </w:rPr>
        <w:t>א הגדול</w:t>
      </w:r>
      <w:r>
        <w:rPr>
          <w:rStyle w:val="afffff3"/>
          <w:rFonts w:hint="cs"/>
          <w:rtl/>
        </w:rPr>
        <w:t>:</w:t>
      </w:r>
      <w:r w:rsidR="006E0774" w:rsidRPr="00224C4C">
        <w:rPr>
          <w:rFonts w:ascii="Fb Fontext" w:hAnsi="Fb Fontext" w:hint="cs"/>
          <w:rtl/>
        </w:rPr>
        <w:t xml:space="preserve"> ד</w:t>
      </w:r>
      <w:r w:rsidR="006E0774" w:rsidRPr="00224C4C">
        <w:rPr>
          <w:rFonts w:ascii="Fb Fontext" w:hAnsi="Fb Fontext"/>
          <w:rtl/>
        </w:rPr>
        <w:t>אין ערלה בח"ל.</w:t>
      </w:r>
    </w:p>
    <w:p w14:paraId="59E7B0AE" w14:textId="6C31FC7C" w:rsidR="00A85AC8" w:rsidRPr="00E600D8" w:rsidRDefault="006E0774" w:rsidP="00E91E68">
      <w:pPr>
        <w:pStyle w:val="38"/>
        <w:framePr w:wrap="notBeside"/>
        <w:rPr>
          <w:rtl/>
        </w:rPr>
      </w:pPr>
      <w:r w:rsidRPr="00E600D8">
        <w:rPr>
          <w:rFonts w:hint="cs"/>
          <w:rtl/>
        </w:rPr>
        <w:t>והך דאר</w:t>
      </w:r>
      <w:r w:rsidRPr="00E600D8">
        <w:rPr>
          <w:rtl/>
        </w:rPr>
        <w:t>"</w:t>
      </w:r>
      <w:r w:rsidRPr="00E600D8">
        <w:rPr>
          <w:rFonts w:hint="cs"/>
          <w:rtl/>
        </w:rPr>
        <w:t>א</w:t>
      </w:r>
      <w:r w:rsidR="00A85AC8" w:rsidRPr="00E600D8">
        <w:rPr>
          <w:rFonts w:hint="cs"/>
          <w:rtl/>
        </w:rPr>
        <w:t>:</w:t>
      </w:r>
    </w:p>
    <w:p w14:paraId="36810FAB" w14:textId="6686BC03" w:rsidR="006E0774" w:rsidRPr="00131640" w:rsidRDefault="006E0774" w:rsidP="00D5520A">
      <w:pPr>
        <w:spacing w:after="120"/>
        <w:rPr>
          <w:rtl/>
        </w:rPr>
      </w:pPr>
      <w:r w:rsidRPr="00210DF6">
        <w:rPr>
          <w:rStyle w:val="afffa"/>
          <w:rFonts w:ascii="Fb Fontext" w:hAnsi="Fb Fontext" w:cs="BA TM • Vilna Extra-Bold" w:hint="cs"/>
          <w:bCs w:val="0"/>
          <w:rtl/>
        </w:rPr>
        <w:t>אף</w:t>
      </w:r>
      <w:r w:rsidRPr="00224C4C">
        <w:rPr>
          <w:rFonts w:ascii="Fb Fontext" w:hAnsi="Fb Fontext" w:hint="cs"/>
          <w:sz w:val="32"/>
          <w:rtl/>
        </w:rPr>
        <w:t xml:space="preserve"> החדש </w:t>
      </w:r>
      <w:r w:rsidR="00E91E68">
        <w:rPr>
          <w:rFonts w:ascii="Fb Fontext" w:hAnsi="Fb Fontext" w:hint="cs"/>
          <w:sz w:val="32"/>
          <w:rtl/>
        </w:rPr>
        <w:t xml:space="preserve">- </w:t>
      </w:r>
      <w:r w:rsidRPr="00224C4C">
        <w:rPr>
          <w:rFonts w:ascii="Fb Fontext" w:hAnsi="Fb Fontext" w:hint="cs"/>
          <w:sz w:val="32"/>
          <w:rtl/>
        </w:rPr>
        <w:t>תני חדש</w:t>
      </w:r>
    </w:p>
    <w:p w14:paraId="4EDA9AF9" w14:textId="7F6C3A72" w:rsidR="00A85AC8" w:rsidRPr="00E600D8" w:rsidRDefault="006E0774" w:rsidP="00424EA0">
      <w:pPr>
        <w:pStyle w:val="38"/>
        <w:framePr w:wrap="notBeside"/>
        <w:rPr>
          <w:rtl/>
        </w:rPr>
      </w:pPr>
      <w:r w:rsidRPr="00E600D8">
        <w:rPr>
          <w:rFonts w:hint="cs"/>
          <w:rtl/>
        </w:rPr>
        <w:t>ר</w:t>
      </w:r>
      <w:r w:rsidRPr="00E600D8">
        <w:rPr>
          <w:rtl/>
        </w:rPr>
        <w:t>"</w:t>
      </w:r>
      <w:r w:rsidRPr="00E600D8">
        <w:rPr>
          <w:rFonts w:hint="cs"/>
          <w:rtl/>
        </w:rPr>
        <w:t>א מרי</w:t>
      </w:r>
      <w:r w:rsidRPr="00E600D8">
        <w:rPr>
          <w:rtl/>
        </w:rPr>
        <w:t>"</w:t>
      </w:r>
      <w:r w:rsidRPr="00E600D8">
        <w:rPr>
          <w:rFonts w:hint="cs"/>
          <w:rtl/>
        </w:rPr>
        <w:t>ו</w:t>
      </w:r>
      <w:r w:rsidR="00A85AC8" w:rsidRPr="00E600D8">
        <w:rPr>
          <w:rtl/>
        </w:rPr>
        <w:t>:</w:t>
      </w:r>
    </w:p>
    <w:p w14:paraId="1042D9B5" w14:textId="50D67886" w:rsidR="006E0774" w:rsidRPr="00131640" w:rsidRDefault="006E0774" w:rsidP="006E0774">
      <w:pPr>
        <w:rPr>
          <w:rtl/>
        </w:rPr>
      </w:pPr>
      <w:r w:rsidRPr="00210DF6">
        <w:rPr>
          <w:rFonts w:ascii="Fb Fontext" w:hAnsi="Fb Fontext" w:cs="BA TM • Vilna Extra-Bold"/>
          <w:sz w:val="32"/>
          <w:rtl/>
        </w:rPr>
        <w:t xml:space="preserve">ערלה </w:t>
      </w:r>
      <w:r w:rsidRPr="00224C4C">
        <w:rPr>
          <w:rFonts w:ascii="Fb Fontext" w:hAnsi="Fb Fontext"/>
          <w:sz w:val="32"/>
          <w:rtl/>
        </w:rPr>
        <w:t>בח"ל - הלכה למשה מסיני.</w:t>
      </w:r>
    </w:p>
    <w:p w14:paraId="09815005" w14:textId="2429D3AA" w:rsidR="00A85AC8" w:rsidRPr="00E600D8" w:rsidRDefault="006E0774" w:rsidP="00424EA0">
      <w:pPr>
        <w:pStyle w:val="38"/>
        <w:framePr w:wrap="notBeside"/>
        <w:rPr>
          <w:rtl/>
        </w:rPr>
      </w:pPr>
      <w:r w:rsidRPr="00E600D8">
        <w:rPr>
          <w:rFonts w:hint="cs"/>
          <w:rtl/>
        </w:rPr>
        <w:t>ר</w:t>
      </w:r>
      <w:r w:rsidRPr="00E600D8">
        <w:rPr>
          <w:rtl/>
        </w:rPr>
        <w:t>"</w:t>
      </w:r>
      <w:r w:rsidRPr="00E600D8">
        <w:rPr>
          <w:rFonts w:hint="cs"/>
          <w:rtl/>
        </w:rPr>
        <w:t>ז לר</w:t>
      </w:r>
      <w:r w:rsidRPr="00E600D8">
        <w:rPr>
          <w:rtl/>
        </w:rPr>
        <w:t>"</w:t>
      </w:r>
      <w:r w:rsidRPr="00E600D8">
        <w:rPr>
          <w:rFonts w:hint="cs"/>
          <w:rtl/>
        </w:rPr>
        <w:t>א</w:t>
      </w:r>
      <w:r w:rsidRPr="00E600D8">
        <w:rPr>
          <w:rtl/>
        </w:rPr>
        <w:t xml:space="preserve"> והתניא</w:t>
      </w:r>
      <w:r w:rsidR="00A85AC8" w:rsidRPr="00E600D8">
        <w:rPr>
          <w:rtl/>
        </w:rPr>
        <w:t>:</w:t>
      </w:r>
    </w:p>
    <w:p w14:paraId="6FA6AC46" w14:textId="1BFA85FA" w:rsidR="006E0774" w:rsidRPr="005C4094" w:rsidRDefault="006E0774" w:rsidP="006E0774">
      <w:pPr>
        <w:rPr>
          <w:spacing w:val="2"/>
          <w:rtl/>
        </w:rPr>
      </w:pPr>
      <w:r w:rsidRPr="005C4094">
        <w:rPr>
          <w:rFonts w:ascii="Fb Fontext" w:hAnsi="Fb Fontext" w:cs="BA TM • Vilna Extra-Bold"/>
          <w:spacing w:val="2"/>
          <w:rtl/>
        </w:rPr>
        <w:lastRenderedPageBreak/>
        <w:t xml:space="preserve">ספק ערלה </w:t>
      </w:r>
      <w:r w:rsidRPr="005C4094">
        <w:rPr>
          <w:rFonts w:ascii="Fb Fontext" w:hAnsi="Fb Fontext"/>
          <w:spacing w:val="2"/>
          <w:rtl/>
        </w:rPr>
        <w:t xml:space="preserve">בארץ - אסור, בסוריא מותר, </w:t>
      </w:r>
      <w:r w:rsidRPr="005C4094">
        <w:rPr>
          <w:rFonts w:ascii="Fb Fontext" w:hAnsi="Fb Fontext" w:hint="cs"/>
          <w:spacing w:val="2"/>
          <w:rtl/>
        </w:rPr>
        <w:t>-</w:t>
      </w:r>
      <w:r w:rsidRPr="005C4094">
        <w:rPr>
          <w:rFonts w:ascii="Fb Fontext" w:hAnsi="Fb Fontext"/>
          <w:spacing w:val="2"/>
          <w:rtl/>
        </w:rPr>
        <w:t xml:space="preserve"> אישתומם כשעה חדא,</w:t>
      </w:r>
    </w:p>
    <w:p w14:paraId="4147A4E0" w14:textId="565F4689" w:rsidR="00A85AC8" w:rsidRPr="00E600D8" w:rsidRDefault="006E0774" w:rsidP="00424EA0">
      <w:pPr>
        <w:pStyle w:val="38"/>
        <w:framePr w:wrap="notBeside"/>
        <w:rPr>
          <w:rtl/>
        </w:rPr>
      </w:pPr>
      <w:r w:rsidRPr="00E600D8">
        <w:rPr>
          <w:rtl/>
        </w:rPr>
        <w:t>א"ל</w:t>
      </w:r>
      <w:r w:rsidR="00A85AC8" w:rsidRPr="00E600D8">
        <w:rPr>
          <w:rFonts w:hint="cs"/>
          <w:rtl/>
        </w:rPr>
        <w:t>:</w:t>
      </w:r>
    </w:p>
    <w:p w14:paraId="682BEA1F" w14:textId="5C97A952" w:rsidR="006E0774" w:rsidRDefault="006E0774" w:rsidP="00A96805">
      <w:pPr>
        <w:jc w:val="left"/>
        <w:rPr>
          <w:rtl/>
        </w:rPr>
      </w:pPr>
      <w:r w:rsidRPr="00210DF6">
        <w:rPr>
          <w:rFonts w:ascii="Fb Fontext" w:hAnsi="Fb Fontext" w:cs="BA TM • Vilna Extra-Bold"/>
          <w:rtl/>
        </w:rPr>
        <w:t>ספק</w:t>
      </w:r>
      <w:r w:rsidR="002A7AA4" w:rsidRPr="00210DF6">
        <w:rPr>
          <w:rFonts w:ascii="Fb Fontext" w:hAnsi="Fb Fontext" w:cs="BA TM • Vilna Extra-Bold" w:hint="cs"/>
          <w:rtl/>
        </w:rPr>
        <w:t>-</w:t>
      </w:r>
      <w:r w:rsidRPr="00224C4C">
        <w:rPr>
          <w:rFonts w:ascii="Fb Fontext" w:hAnsi="Fb Fontext"/>
          <w:rtl/>
        </w:rPr>
        <w:t xml:space="preserve"> מותר, </w:t>
      </w:r>
      <w:r w:rsidRPr="00210DF6">
        <w:rPr>
          <w:rFonts w:ascii="Fb Fontext" w:hAnsi="Fb Fontext" w:cs="BA TM • Vilna Extra-Bold"/>
          <w:rtl/>
        </w:rPr>
        <w:t>ודא</w:t>
      </w:r>
      <w:r w:rsidR="002A7AA4" w:rsidRPr="00210DF6">
        <w:rPr>
          <w:rFonts w:ascii="Fb Fontext" w:hAnsi="Fb Fontext" w:cs="BA TM • Vilna Extra-Bold" w:hint="cs"/>
          <w:rtl/>
        </w:rPr>
        <w:t>י-</w:t>
      </w:r>
      <w:r w:rsidRPr="00224C4C">
        <w:rPr>
          <w:rFonts w:ascii="Fb Fontext" w:hAnsi="Fb Fontext"/>
          <w:rtl/>
        </w:rPr>
        <w:t xml:space="preserve"> אסור.</w:t>
      </w:r>
    </w:p>
    <w:p w14:paraId="6F35BF2D" w14:textId="6644ECD6" w:rsidR="007309FA" w:rsidRPr="00131640" w:rsidRDefault="007309FA" w:rsidP="007309FA">
      <w:pPr>
        <w:pStyle w:val="affffb"/>
        <w:rPr>
          <w:rtl/>
        </w:rPr>
      </w:pPr>
      <w:r w:rsidRPr="007309FA">
        <w:rPr>
          <w:rtl/>
        </w:rPr>
        <w:t>***</w:t>
      </w:r>
    </w:p>
    <w:p w14:paraId="43940550" w14:textId="1F290159" w:rsidR="00A96805" w:rsidRPr="00131640" w:rsidRDefault="00A96805" w:rsidP="00F65F8B">
      <w:pPr>
        <w:pStyle w:val="affffb"/>
        <w:rPr>
          <w:rtl/>
        </w:rPr>
      </w:pPr>
      <w:r>
        <w:rPr>
          <w:rFonts w:hint="cs"/>
          <w:rtl/>
        </w:rPr>
        <w:t>כלאיים</w:t>
      </w:r>
      <w:r w:rsidR="00487699">
        <w:rPr>
          <w:rFonts w:hint="cs"/>
          <w:rtl/>
        </w:rPr>
        <w:t xml:space="preserve"> הרכבת האילן וכלאי הכרם</w:t>
      </w:r>
    </w:p>
    <w:p w14:paraId="73368AFD" w14:textId="4D9654CA" w:rsidR="00A85AC8" w:rsidRPr="00E600D8" w:rsidRDefault="006E0774" w:rsidP="00424EA0">
      <w:pPr>
        <w:pStyle w:val="38"/>
        <w:framePr w:wrap="notBeside"/>
        <w:rPr>
          <w:rtl/>
        </w:rPr>
      </w:pPr>
      <w:r w:rsidRPr="00E600D8">
        <w:rPr>
          <w:rFonts w:hint="cs"/>
          <w:rtl/>
        </w:rPr>
        <w:t>ר</w:t>
      </w:r>
      <w:r w:rsidRPr="00E600D8">
        <w:rPr>
          <w:rtl/>
        </w:rPr>
        <w:t>"</w:t>
      </w:r>
      <w:r w:rsidRPr="00E600D8">
        <w:rPr>
          <w:rFonts w:hint="cs"/>
          <w:rtl/>
        </w:rPr>
        <w:t>א מרי</w:t>
      </w:r>
      <w:r w:rsidRPr="00E600D8">
        <w:rPr>
          <w:rtl/>
        </w:rPr>
        <w:t>"</w:t>
      </w:r>
      <w:r w:rsidRPr="00E600D8">
        <w:rPr>
          <w:rFonts w:hint="cs"/>
          <w:rtl/>
        </w:rPr>
        <w:t>ו</w:t>
      </w:r>
      <w:r w:rsidR="00A85AC8" w:rsidRPr="00E600D8">
        <w:rPr>
          <w:rtl/>
        </w:rPr>
        <w:t>:</w:t>
      </w:r>
    </w:p>
    <w:p w14:paraId="77C1884A" w14:textId="0365CB57" w:rsidR="006E0774" w:rsidRPr="00131640" w:rsidRDefault="006E0774" w:rsidP="006E0774">
      <w:pPr>
        <w:rPr>
          <w:rtl/>
        </w:rPr>
      </w:pPr>
      <w:r w:rsidRPr="00224C4C">
        <w:rPr>
          <w:rFonts w:ascii="Fb Fontext" w:hAnsi="Fb Fontext"/>
          <w:sz w:val="32"/>
          <w:rtl/>
        </w:rPr>
        <w:t>לוקין על הכלאים דבר תורה.</w:t>
      </w:r>
      <w:r w:rsidR="00A0321E">
        <w:rPr>
          <w:rFonts w:ascii="Fb Fontext" w:hAnsi="Fb Fontext" w:hint="cs"/>
          <w:rtl/>
        </w:rPr>
        <w:t xml:space="preserve"> </w:t>
      </w:r>
      <w:r w:rsidR="00A0321E">
        <w:rPr>
          <w:rFonts w:ascii="Fb Fontext" w:hAnsi="Fb Fontext"/>
          <w:rtl/>
        </w:rPr>
        <w:t>–</w:t>
      </w:r>
      <w:r w:rsidR="00A0321E">
        <w:rPr>
          <w:rFonts w:ascii="Fb Fontext" w:hAnsi="Fb Fontext" w:hint="cs"/>
          <w:rtl/>
        </w:rPr>
        <w:t xml:space="preserve"> בהרכבת האילן.</w:t>
      </w:r>
    </w:p>
    <w:p w14:paraId="3629E32A" w14:textId="77777777" w:rsidR="00A85AC8" w:rsidRPr="00E600D8" w:rsidRDefault="006E0774" w:rsidP="00424EA0">
      <w:pPr>
        <w:pStyle w:val="38"/>
        <w:framePr w:wrap="notBeside"/>
        <w:rPr>
          <w:rtl/>
        </w:rPr>
      </w:pPr>
      <w:r w:rsidRPr="00E600D8">
        <w:rPr>
          <w:rFonts w:hint="cs"/>
          <w:rtl/>
        </w:rPr>
        <w:t>והך</w:t>
      </w:r>
      <w:r w:rsidR="00A85AC8" w:rsidRPr="00E600D8">
        <w:rPr>
          <w:rtl/>
        </w:rPr>
        <w:t>:</w:t>
      </w:r>
    </w:p>
    <w:p w14:paraId="569687B3" w14:textId="78D2483A" w:rsidR="006E0774" w:rsidRPr="00131640" w:rsidRDefault="006E0774" w:rsidP="00A0321E">
      <w:pPr>
        <w:rPr>
          <w:rtl/>
        </w:rPr>
      </w:pPr>
      <w:r w:rsidRPr="002A7AA4">
        <w:rPr>
          <w:rFonts w:hint="cs"/>
          <w:rtl/>
        </w:rPr>
        <w:t>ד'</w:t>
      </w:r>
      <w:r w:rsidRPr="002A7AA4">
        <w:rPr>
          <w:rtl/>
        </w:rPr>
        <w:t>הכלאים - מדברי סופרים</w:t>
      </w:r>
      <w:r w:rsidRPr="00224C4C">
        <w:rPr>
          <w:rStyle w:val="affffa"/>
          <w:rFonts w:hint="cs"/>
          <w:rtl/>
        </w:rPr>
        <w:t xml:space="preserve"> </w:t>
      </w:r>
      <w:r w:rsidR="00A0321E">
        <w:rPr>
          <w:rStyle w:val="afffff3"/>
          <w:rFonts w:hint="cs"/>
          <w:rtl/>
        </w:rPr>
        <w:t>-</w:t>
      </w:r>
      <w:r w:rsidRPr="00224C4C">
        <w:rPr>
          <w:rFonts w:ascii="Fb Fontext" w:hAnsi="Fb Fontext"/>
          <w:rtl/>
        </w:rPr>
        <w:t>בכלאי הכרם</w:t>
      </w:r>
      <w:r w:rsidR="00A0321E">
        <w:rPr>
          <w:rFonts w:ascii="Fb Fontext" w:hAnsi="Fb Fontext" w:hint="cs"/>
          <w:rtl/>
        </w:rPr>
        <w:t>.</w:t>
      </w:r>
    </w:p>
    <w:p w14:paraId="78EAF77F" w14:textId="258B266B" w:rsidR="00A85AC8" w:rsidRPr="00E600D8" w:rsidRDefault="006E0774" w:rsidP="00424EA0">
      <w:pPr>
        <w:pStyle w:val="38"/>
        <w:framePr w:wrap="notBeside"/>
        <w:rPr>
          <w:rtl/>
        </w:rPr>
      </w:pPr>
      <w:r w:rsidRPr="00E600D8">
        <w:rPr>
          <w:rtl/>
        </w:rPr>
        <w:t>כשמואל</w:t>
      </w:r>
      <w:r w:rsidR="00A85AC8" w:rsidRPr="00E600D8">
        <w:rPr>
          <w:rtl/>
        </w:rPr>
        <w:t>:</w:t>
      </w:r>
    </w:p>
    <w:p w14:paraId="67E0D1F0" w14:textId="150EEEC7" w:rsidR="006E0774" w:rsidRPr="00131640" w:rsidRDefault="006E0774" w:rsidP="006E0774">
      <w:pPr>
        <w:rPr>
          <w:rtl/>
        </w:rPr>
      </w:pPr>
      <w:r w:rsidRPr="00224C4C">
        <w:rPr>
          <w:rStyle w:val="affffa"/>
          <w:rFonts w:hint="cs"/>
          <w:rtl/>
        </w:rPr>
        <w:t>ד'</w:t>
      </w:r>
      <w:r w:rsidRPr="00224C4C">
        <w:rPr>
          <w:rStyle w:val="affffa"/>
          <w:rtl/>
        </w:rPr>
        <w:t>את חקתי תשמורו</w:t>
      </w:r>
      <w:r w:rsidRPr="00224C4C">
        <w:rPr>
          <w:rStyle w:val="affffa"/>
          <w:rFonts w:hint="cs"/>
          <w:rtl/>
        </w:rPr>
        <w:t>'</w:t>
      </w:r>
      <w:r w:rsidRPr="00224C4C">
        <w:rPr>
          <w:rStyle w:val="affffa"/>
          <w:rtl/>
        </w:rPr>
        <w:t xml:space="preserve"> </w:t>
      </w:r>
      <w:r w:rsidRPr="00224C4C">
        <w:rPr>
          <w:rFonts w:ascii="Fb Fontext" w:hAnsi="Fb Fontext"/>
          <w:rtl/>
        </w:rPr>
        <w:t>- חוקים שחקקתי לך כבר,</w:t>
      </w:r>
    </w:p>
    <w:p w14:paraId="7E52C5FC" w14:textId="77777777" w:rsidR="009469D7" w:rsidRDefault="006E0774" w:rsidP="006E0774">
      <w:pPr>
        <w:rPr>
          <w:rStyle w:val="affffa"/>
          <w:rtl/>
        </w:rPr>
      </w:pPr>
      <w:r w:rsidRPr="00224C4C">
        <w:rPr>
          <w:rStyle w:val="affffa"/>
          <w:rFonts w:hint="cs"/>
          <w:rtl/>
        </w:rPr>
        <w:t>'</w:t>
      </w:r>
      <w:r w:rsidRPr="00224C4C">
        <w:rPr>
          <w:rStyle w:val="affffa"/>
          <w:rtl/>
        </w:rPr>
        <w:t>בהמתך לא תרביע כלאים שדך לא תזרע</w:t>
      </w:r>
      <w:r w:rsidRPr="00224C4C">
        <w:rPr>
          <w:rStyle w:val="affffa"/>
          <w:rFonts w:hint="cs"/>
          <w:rtl/>
        </w:rPr>
        <w:t>'</w:t>
      </w:r>
    </w:p>
    <w:p w14:paraId="36E2E451" w14:textId="4C47ECC3" w:rsidR="006E0774" w:rsidRPr="00131640" w:rsidRDefault="006E0774" w:rsidP="006E0774">
      <w:pPr>
        <w:rPr>
          <w:rtl/>
        </w:rPr>
      </w:pPr>
      <w:r w:rsidRPr="00224C4C">
        <w:rPr>
          <w:rFonts w:ascii="Fb Fontext" w:hAnsi="Fb Fontext"/>
          <w:sz w:val="32"/>
          <w:rtl/>
        </w:rPr>
        <w:t>מה בהמתך בהרבעה, אף שדך בהרכבה.</w:t>
      </w:r>
    </w:p>
    <w:p w14:paraId="395DC221" w14:textId="6276C2F6" w:rsidR="006E0774" w:rsidRPr="00131640" w:rsidRDefault="006E0774" w:rsidP="00487699">
      <w:pPr>
        <w:rPr>
          <w:rtl/>
        </w:rPr>
      </w:pPr>
      <w:r w:rsidRPr="00224C4C">
        <w:rPr>
          <w:rFonts w:ascii="Fb Fontext" w:hAnsi="Fb Fontext"/>
          <w:sz w:val="32"/>
          <w:rtl/>
        </w:rPr>
        <w:t xml:space="preserve">ומה בהמתך נוהג בין בארץ בין בח"ל, אף שדך </w:t>
      </w:r>
      <w:r w:rsidR="00487699">
        <w:rPr>
          <w:rFonts w:ascii="Fb Fontext" w:hAnsi="Fb Fontext" w:hint="cs"/>
          <w:sz w:val="32"/>
          <w:rtl/>
        </w:rPr>
        <w:t>גם בחו''ל.</w:t>
      </w:r>
    </w:p>
    <w:p w14:paraId="2B0E9364" w14:textId="74C44399" w:rsidR="00A85AC8" w:rsidRPr="00E600D8" w:rsidRDefault="006E0774" w:rsidP="00424EA0">
      <w:pPr>
        <w:pStyle w:val="38"/>
        <w:framePr w:wrap="notBeside"/>
        <w:rPr>
          <w:rtl/>
        </w:rPr>
      </w:pPr>
      <w:r w:rsidRPr="00E600D8">
        <w:rPr>
          <w:rFonts w:hint="cs"/>
          <w:rtl/>
        </w:rPr>
        <w:t>והך</w:t>
      </w:r>
      <w:r w:rsidR="00A85AC8" w:rsidRPr="00E600D8">
        <w:rPr>
          <w:rFonts w:hint="cs"/>
          <w:rtl/>
        </w:rPr>
        <w:t>:</w:t>
      </w:r>
    </w:p>
    <w:p w14:paraId="5CED497F" w14:textId="4ADA12C3" w:rsidR="006E0774" w:rsidRPr="00131640" w:rsidRDefault="006E0774" w:rsidP="00945112">
      <w:pPr>
        <w:spacing w:after="120"/>
        <w:rPr>
          <w:rtl/>
        </w:rPr>
      </w:pPr>
      <w:r w:rsidRPr="00224C4C">
        <w:rPr>
          <w:rFonts w:ascii="Fb Fontext" w:hAnsi="Fb Fontext" w:hint="cs"/>
          <w:sz w:val="32"/>
          <w:rtl/>
        </w:rPr>
        <w:t>ד</w:t>
      </w:r>
      <w:r w:rsidRPr="00487699">
        <w:rPr>
          <w:rStyle w:val="affffa"/>
          <w:rFonts w:hint="cs"/>
          <w:rtl/>
        </w:rPr>
        <w:t>שדך</w:t>
      </w:r>
      <w:r w:rsidR="00487699">
        <w:rPr>
          <w:rStyle w:val="affffa"/>
          <w:rFonts w:hint="cs"/>
          <w:rtl/>
        </w:rPr>
        <w:t>-</w:t>
      </w:r>
      <w:r w:rsidRPr="00224C4C">
        <w:rPr>
          <w:rFonts w:ascii="Fb Fontext" w:hAnsi="Fb Fontext" w:hint="cs"/>
          <w:sz w:val="32"/>
          <w:rtl/>
        </w:rPr>
        <w:t xml:space="preserve"> </w:t>
      </w:r>
      <w:r w:rsidR="00836BD3">
        <w:rPr>
          <w:rFonts w:ascii="Fb Fontext" w:hAnsi="Fb Fontext" w:hint="cs"/>
          <w:sz w:val="32"/>
          <w:rtl/>
        </w:rPr>
        <w:t>למעט</w:t>
      </w:r>
      <w:r w:rsidRPr="00224C4C">
        <w:rPr>
          <w:rFonts w:ascii="Fb Fontext" w:hAnsi="Fb Fontext" w:hint="cs"/>
          <w:sz w:val="32"/>
          <w:rtl/>
        </w:rPr>
        <w:t xml:space="preserve"> זרעים שבחו'ל</w:t>
      </w:r>
    </w:p>
    <w:p w14:paraId="2F23E900" w14:textId="77777777" w:rsidR="00A85AC8" w:rsidRPr="00E600D8" w:rsidRDefault="006E0774" w:rsidP="00424EA0">
      <w:pPr>
        <w:pStyle w:val="38"/>
        <w:framePr w:wrap="notBeside"/>
        <w:rPr>
          <w:rtl/>
        </w:rPr>
      </w:pPr>
      <w:r w:rsidRPr="00E600D8">
        <w:rPr>
          <w:rFonts w:hint="cs"/>
          <w:rtl/>
        </w:rPr>
        <w:t>ר</w:t>
      </w:r>
      <w:r w:rsidRPr="00E600D8">
        <w:rPr>
          <w:rtl/>
        </w:rPr>
        <w:t>"</w:t>
      </w:r>
      <w:r w:rsidRPr="00E600D8">
        <w:rPr>
          <w:rFonts w:hint="cs"/>
          <w:rtl/>
        </w:rPr>
        <w:t>ח ור</w:t>
      </w:r>
      <w:r w:rsidRPr="00E600D8">
        <w:rPr>
          <w:rtl/>
        </w:rPr>
        <w:t>"</w:t>
      </w:r>
      <w:r w:rsidRPr="00E600D8">
        <w:rPr>
          <w:rFonts w:hint="cs"/>
          <w:rtl/>
        </w:rPr>
        <w:t>ע</w:t>
      </w:r>
      <w:r w:rsidR="00A85AC8" w:rsidRPr="00E600D8">
        <w:rPr>
          <w:rtl/>
        </w:rPr>
        <w:t>:</w:t>
      </w:r>
    </w:p>
    <w:p w14:paraId="6B8249BA" w14:textId="4A5161DB" w:rsidR="009469D7" w:rsidRDefault="00424EA0" w:rsidP="00710735">
      <w:pPr>
        <w:rPr>
          <w:rFonts w:ascii="Fb Fontext" w:hAnsi="Fb Fontext"/>
          <w:rtl/>
        </w:rPr>
      </w:pPr>
      <w:r>
        <w:rPr>
          <w:rFonts w:ascii="Fb Fontext" w:hAnsi="Fb Fontext" w:hint="cs"/>
          <w:rtl/>
        </w:rPr>
        <w:t>ה</w:t>
      </w:r>
      <w:r w:rsidR="00710735">
        <w:rPr>
          <w:rFonts w:ascii="Fb Fontext" w:hAnsi="Fb Fontext" w:hint="cs"/>
          <w:rtl/>
        </w:rPr>
        <w:t>לכו</w:t>
      </w:r>
      <w:r w:rsidR="006E0774" w:rsidRPr="00224C4C">
        <w:rPr>
          <w:rFonts w:ascii="Fb Fontext" w:hAnsi="Fb Fontext" w:hint="cs"/>
          <w:rtl/>
        </w:rPr>
        <w:t xml:space="preserve"> בדרך וראו לאחד שזרע זרעים </w:t>
      </w:r>
      <w:r w:rsidR="00487699">
        <w:rPr>
          <w:rFonts w:ascii="Fb Fontext" w:hAnsi="Fb Fontext" w:hint="cs"/>
          <w:rtl/>
        </w:rPr>
        <w:t>יחד</w:t>
      </w:r>
      <w:r w:rsidR="00710735">
        <w:rPr>
          <w:rFonts w:ascii="Fb Fontext" w:hAnsi="Fb Fontext" w:hint="cs"/>
          <w:rtl/>
        </w:rPr>
        <w:t>,</w:t>
      </w:r>
      <w:r w:rsidR="00487699">
        <w:rPr>
          <w:rFonts w:ascii="Fb Fontext" w:hAnsi="Fb Fontext" w:hint="cs"/>
          <w:rtl/>
        </w:rPr>
        <w:t xml:space="preserve"> </w:t>
      </w:r>
      <w:r w:rsidR="006E0774" w:rsidRPr="00BC7E76">
        <w:rPr>
          <w:rStyle w:val="afffff3"/>
          <w:rFonts w:hint="cs"/>
          <w:rtl/>
        </w:rPr>
        <w:t>א</w:t>
      </w:r>
      <w:r w:rsidR="006E0774" w:rsidRPr="00BC7E76">
        <w:rPr>
          <w:rStyle w:val="afffff3"/>
          <w:rtl/>
        </w:rPr>
        <w:t>"</w:t>
      </w:r>
      <w:r w:rsidR="006E0774" w:rsidRPr="00BC7E76">
        <w:rPr>
          <w:rStyle w:val="afffff3"/>
          <w:rFonts w:hint="cs"/>
          <w:rtl/>
        </w:rPr>
        <w:t>ל</w:t>
      </w:r>
      <w:r w:rsidR="00291296">
        <w:rPr>
          <w:rStyle w:val="afffff3"/>
          <w:rFonts w:hint="cs"/>
          <w:rtl/>
        </w:rPr>
        <w:t xml:space="preserve"> א' מהם</w:t>
      </w:r>
      <w:r w:rsidR="00494F82">
        <w:rPr>
          <w:rStyle w:val="afffff3"/>
          <w:rFonts w:hint="cs"/>
          <w:rtl/>
        </w:rPr>
        <w:t>:</w:t>
      </w:r>
      <w:r w:rsidR="006E0774" w:rsidRPr="00BC7E76">
        <w:rPr>
          <w:rStyle w:val="afffff3"/>
          <w:rFonts w:hint="cs"/>
          <w:rtl/>
        </w:rPr>
        <w:t xml:space="preserve"> </w:t>
      </w:r>
      <w:r w:rsidR="006E0774" w:rsidRPr="00224C4C">
        <w:rPr>
          <w:rFonts w:ascii="Fb Fontext" w:hAnsi="Fb Fontext" w:hint="cs"/>
          <w:rtl/>
        </w:rPr>
        <w:t>שינדהו</w:t>
      </w:r>
      <w:r w:rsidR="00E831BB">
        <w:rPr>
          <w:rFonts w:ascii="Fb Fontext" w:hAnsi="Fb Fontext" w:hint="cs"/>
          <w:rtl/>
        </w:rPr>
        <w:t>,</w:t>
      </w:r>
    </w:p>
    <w:p w14:paraId="13ECCEED" w14:textId="5C492C86" w:rsidR="00A85AC8" w:rsidRPr="00E600D8" w:rsidRDefault="00E831BB" w:rsidP="00291296">
      <w:pPr>
        <w:pStyle w:val="38"/>
        <w:framePr w:wrap="notBeside"/>
        <w:rPr>
          <w:rtl/>
        </w:rPr>
      </w:pPr>
      <w:r w:rsidRPr="00E600D8">
        <w:rPr>
          <w:rFonts w:hint="cs"/>
          <w:rtl/>
        </w:rPr>
        <w:t>והשיבו</w:t>
      </w:r>
      <w:r w:rsidR="00A85AC8" w:rsidRPr="00E600D8">
        <w:rPr>
          <w:rFonts w:hint="cs"/>
          <w:rtl/>
        </w:rPr>
        <w:t>:</w:t>
      </w:r>
    </w:p>
    <w:p w14:paraId="1629815A" w14:textId="3DE4F737" w:rsidR="006E0774" w:rsidRPr="00131640" w:rsidRDefault="006E0774" w:rsidP="00710735">
      <w:pPr>
        <w:rPr>
          <w:rtl/>
        </w:rPr>
      </w:pPr>
      <w:r w:rsidRPr="00224C4C">
        <w:rPr>
          <w:rFonts w:ascii="Fb Fontext" w:hAnsi="Fb Fontext" w:hint="cs"/>
          <w:rtl/>
        </w:rPr>
        <w:t>לא מחוורים אצל</w:t>
      </w:r>
      <w:r w:rsidR="00710735">
        <w:rPr>
          <w:rFonts w:ascii="Fb Fontext" w:hAnsi="Fb Fontext" w:hint="cs"/>
          <w:rtl/>
        </w:rPr>
        <w:t>ך ההלכות</w:t>
      </w:r>
      <w:r w:rsidR="00710735" w:rsidRPr="00710735">
        <w:rPr>
          <w:rStyle w:val="afffff5"/>
          <w:rFonts w:hint="cs"/>
          <w:rtl/>
        </w:rPr>
        <w:t xml:space="preserve"> שרק כלאי הכרם אסור בחול</w:t>
      </w:r>
      <w:r w:rsidR="00494F82">
        <w:rPr>
          <w:rStyle w:val="afffff5"/>
          <w:rFonts w:hint="cs"/>
          <w:rtl/>
        </w:rPr>
        <w:t>,</w:t>
      </w:r>
    </w:p>
    <w:p w14:paraId="48160AD3" w14:textId="77777777" w:rsidR="00A85AC8" w:rsidRPr="00E600D8" w:rsidRDefault="006E0774" w:rsidP="00424EA0">
      <w:pPr>
        <w:pStyle w:val="38"/>
        <w:framePr w:wrap="notBeside"/>
        <w:rPr>
          <w:rtl/>
        </w:rPr>
      </w:pPr>
      <w:r w:rsidRPr="00E600D8">
        <w:rPr>
          <w:rFonts w:hint="cs"/>
          <w:rtl/>
        </w:rPr>
        <w:t>ועוד ראו</w:t>
      </w:r>
      <w:r w:rsidR="00A85AC8" w:rsidRPr="00E600D8">
        <w:rPr>
          <w:rtl/>
        </w:rPr>
        <w:t>:</w:t>
      </w:r>
    </w:p>
    <w:p w14:paraId="27789596" w14:textId="2E171F3C" w:rsidR="009469D7" w:rsidRDefault="006E0774" w:rsidP="00291296">
      <w:pPr>
        <w:rPr>
          <w:rFonts w:ascii="Fb Fontext" w:hAnsi="Fb Fontext"/>
          <w:sz w:val="32"/>
          <w:rtl/>
        </w:rPr>
      </w:pPr>
      <w:r w:rsidRPr="00224C4C">
        <w:rPr>
          <w:rFonts w:ascii="Fb Fontext" w:hAnsi="Fb Fontext" w:hint="cs"/>
          <w:sz w:val="32"/>
          <w:rtl/>
        </w:rPr>
        <w:t>לאחד שזרע חיטה ושערה בי</w:t>
      </w:r>
      <w:r w:rsidR="00622125">
        <w:rPr>
          <w:rFonts w:ascii="Fb Fontext" w:hAnsi="Fb Fontext" w:hint="cs"/>
          <w:sz w:val="32"/>
          <w:rtl/>
        </w:rPr>
        <w:t>ן הגפנים</w:t>
      </w:r>
      <w:r w:rsidRPr="00224C4C">
        <w:rPr>
          <w:rFonts w:ascii="Fb Fontext" w:hAnsi="Fb Fontext" w:hint="cs"/>
          <w:sz w:val="32"/>
          <w:rtl/>
        </w:rPr>
        <w:t xml:space="preserve"> </w:t>
      </w:r>
      <w:r w:rsidRPr="00424EA0">
        <w:rPr>
          <w:rStyle w:val="afffff3"/>
          <w:rFonts w:hint="cs"/>
          <w:rtl/>
        </w:rPr>
        <w:t>א</w:t>
      </w:r>
      <w:r w:rsidRPr="00424EA0">
        <w:rPr>
          <w:rStyle w:val="afffff3"/>
          <w:rtl/>
        </w:rPr>
        <w:t>"</w:t>
      </w:r>
      <w:r w:rsidRPr="00424EA0">
        <w:rPr>
          <w:rStyle w:val="afffff3"/>
          <w:rFonts w:hint="cs"/>
          <w:rtl/>
        </w:rPr>
        <w:t>ל</w:t>
      </w:r>
      <w:r w:rsidR="00291296">
        <w:rPr>
          <w:rStyle w:val="afffff3"/>
          <w:rFonts w:hint="cs"/>
          <w:rtl/>
        </w:rPr>
        <w:t xml:space="preserve"> א' מהם</w:t>
      </w:r>
      <w:r w:rsidR="008132D3">
        <w:rPr>
          <w:rStyle w:val="afffff3"/>
          <w:rFonts w:hint="cs"/>
          <w:rtl/>
        </w:rPr>
        <w:t xml:space="preserve">: </w:t>
      </w:r>
      <w:r w:rsidRPr="00224C4C">
        <w:rPr>
          <w:rFonts w:ascii="Fb Fontext" w:hAnsi="Fb Fontext" w:hint="cs"/>
          <w:sz w:val="32"/>
          <w:rtl/>
        </w:rPr>
        <w:t>שינדהו</w:t>
      </w:r>
      <w:r w:rsidR="00291296">
        <w:rPr>
          <w:rFonts w:ascii="Fb Fontext" w:hAnsi="Fb Fontext" w:hint="cs"/>
          <w:sz w:val="32"/>
          <w:rtl/>
        </w:rPr>
        <w:t>,</w:t>
      </w:r>
    </w:p>
    <w:p w14:paraId="56661FFD" w14:textId="77777777" w:rsidR="00A85AC8" w:rsidRPr="00E600D8" w:rsidRDefault="00291296" w:rsidP="00291296">
      <w:pPr>
        <w:pStyle w:val="38"/>
        <w:framePr w:wrap="notBeside"/>
        <w:rPr>
          <w:rtl/>
        </w:rPr>
      </w:pPr>
      <w:r w:rsidRPr="00E600D8">
        <w:rPr>
          <w:rFonts w:hint="cs"/>
          <w:rtl/>
        </w:rPr>
        <w:t>והשיבו</w:t>
      </w:r>
      <w:r w:rsidR="00A85AC8" w:rsidRPr="00E600D8">
        <w:rPr>
          <w:rtl/>
        </w:rPr>
        <w:t>:</w:t>
      </w:r>
    </w:p>
    <w:p w14:paraId="06B05375" w14:textId="63DDFE00" w:rsidR="009469D7" w:rsidRDefault="00291296" w:rsidP="009E42BD">
      <w:pPr>
        <w:spacing w:after="120"/>
        <w:rPr>
          <w:rFonts w:ascii="Fb Fontext" w:hAnsi="Fb Fontext"/>
          <w:sz w:val="32"/>
          <w:rtl/>
        </w:rPr>
      </w:pPr>
      <w:r>
        <w:rPr>
          <w:rFonts w:ascii="Fb Fontext" w:hAnsi="Fb Fontext" w:hint="cs"/>
          <w:sz w:val="32"/>
          <w:rtl/>
        </w:rPr>
        <w:t xml:space="preserve">שהלכות כלאיים </w:t>
      </w:r>
      <w:r w:rsidR="003425BA">
        <w:rPr>
          <w:rFonts w:ascii="Fb Fontext" w:hAnsi="Fb Fontext" w:hint="cs"/>
          <w:sz w:val="32"/>
          <w:rtl/>
        </w:rPr>
        <w:t>אינן מאירות לך</w:t>
      </w:r>
    </w:p>
    <w:p w14:paraId="5C257CF6" w14:textId="2BE43941" w:rsidR="00A85AC8" w:rsidRPr="00E600D8" w:rsidRDefault="006E0774" w:rsidP="003425BA">
      <w:pPr>
        <w:pStyle w:val="38"/>
        <w:framePr w:wrap="notBeside"/>
        <w:rPr>
          <w:rtl/>
        </w:rPr>
      </w:pPr>
      <w:r w:rsidRPr="00E600D8">
        <w:rPr>
          <w:rFonts w:hint="cs"/>
          <w:rtl/>
        </w:rPr>
        <w:t>ולא סותר</w:t>
      </w:r>
      <w:r w:rsidR="008132D3" w:rsidRPr="00E600D8">
        <w:rPr>
          <w:rFonts w:hint="cs"/>
          <w:rtl/>
        </w:rPr>
        <w:t xml:space="preserve"> לרי''א</w:t>
      </w:r>
      <w:r w:rsidR="00A85AC8" w:rsidRPr="00E600D8">
        <w:rPr>
          <w:rFonts w:hint="cs"/>
          <w:rtl/>
        </w:rPr>
        <w:t>:</w:t>
      </w:r>
    </w:p>
    <w:p w14:paraId="5E45FEA2" w14:textId="27D97335" w:rsidR="009469D7" w:rsidRDefault="008132D3" w:rsidP="006E0774">
      <w:pPr>
        <w:rPr>
          <w:rFonts w:ascii="Fb Fontext" w:hAnsi="Fb Fontext"/>
          <w:rtl/>
        </w:rPr>
      </w:pPr>
      <w:r>
        <w:rPr>
          <w:rFonts w:ascii="Fb Fontext" w:hAnsi="Fb Fontext" w:hint="cs"/>
          <w:rtl/>
        </w:rPr>
        <w:t>ד</w:t>
      </w:r>
      <w:r w:rsidR="006E0774" w:rsidRPr="00224C4C">
        <w:rPr>
          <w:rFonts w:ascii="Fb Fontext" w:hAnsi="Fb Fontext"/>
          <w:rtl/>
        </w:rPr>
        <w:t>עד שיזרע חטה ושעורה וחרצן במפולת יד</w:t>
      </w:r>
    </w:p>
    <w:p w14:paraId="3A9AFE3C" w14:textId="432347F1" w:rsidR="00A85AC8" w:rsidRPr="00E600D8" w:rsidRDefault="006E0774" w:rsidP="003425BA">
      <w:pPr>
        <w:pStyle w:val="38"/>
        <w:framePr w:wrap="notBeside"/>
        <w:rPr>
          <w:rtl/>
        </w:rPr>
      </w:pPr>
      <w:r w:rsidRPr="00E600D8">
        <w:rPr>
          <w:rFonts w:hint="cs"/>
          <w:rtl/>
        </w:rPr>
        <w:t>- ד</w:t>
      </w:r>
      <w:r w:rsidR="008132D3" w:rsidRPr="00E600D8">
        <w:rPr>
          <w:rFonts w:hint="cs"/>
          <w:rtl/>
        </w:rPr>
        <w:t>רב יוסף</w:t>
      </w:r>
      <w:r w:rsidR="00A85AC8" w:rsidRPr="00E600D8">
        <w:rPr>
          <w:rFonts w:hint="cs"/>
          <w:rtl/>
        </w:rPr>
        <w:t>:</w:t>
      </w:r>
    </w:p>
    <w:p w14:paraId="24B492AE" w14:textId="64C37CE3" w:rsidR="006E0774" w:rsidRPr="00131640" w:rsidRDefault="006E0774" w:rsidP="006E0774">
      <w:pPr>
        <w:rPr>
          <w:rtl/>
        </w:rPr>
      </w:pPr>
      <w:r w:rsidRPr="00224C4C">
        <w:rPr>
          <w:rFonts w:ascii="Fb Fontext" w:hAnsi="Fb Fontext"/>
          <w:rtl/>
        </w:rPr>
        <w:t xml:space="preserve">מערב </w:t>
      </w:r>
      <w:r w:rsidR="00E16640">
        <w:rPr>
          <w:rFonts w:ascii="Fb Fontext" w:hAnsi="Fb Fontext" w:hint="cs"/>
          <w:rtl/>
        </w:rPr>
        <w:t xml:space="preserve">כמה זרעים וזרע בשדה </w:t>
      </w:r>
      <w:r w:rsidR="00E16640" w:rsidRPr="00E16640">
        <w:rPr>
          <w:rStyle w:val="afffff5"/>
          <w:rFonts w:hint="cs"/>
          <w:rtl/>
        </w:rPr>
        <w:t>[ולא בכרם]</w:t>
      </w:r>
      <w:r w:rsidRPr="00224C4C">
        <w:rPr>
          <w:rFonts w:ascii="Fb Fontext" w:hAnsi="Fb Fontext"/>
          <w:rtl/>
        </w:rPr>
        <w:t>.</w:t>
      </w:r>
    </w:p>
    <w:p w14:paraId="70F2C287" w14:textId="77777777" w:rsidR="00A85AC8" w:rsidRPr="00E600D8" w:rsidRDefault="006E0774" w:rsidP="00BC7E76">
      <w:pPr>
        <w:pStyle w:val="38"/>
        <w:framePr w:wrap="notBeside"/>
        <w:rPr>
          <w:rtl/>
        </w:rPr>
      </w:pPr>
      <w:r w:rsidRPr="00E600D8">
        <w:rPr>
          <w:rFonts w:hint="cs"/>
          <w:rtl/>
        </w:rPr>
        <w:t>והך</w:t>
      </w:r>
      <w:r w:rsidR="00A85AC8" w:rsidRPr="00E600D8">
        <w:rPr>
          <w:rtl/>
        </w:rPr>
        <w:t>:</w:t>
      </w:r>
    </w:p>
    <w:p w14:paraId="539C12A0" w14:textId="35D6150F" w:rsidR="009469D7" w:rsidRDefault="006E0774" w:rsidP="006E0774">
      <w:pPr>
        <w:rPr>
          <w:rFonts w:ascii="Fb Fontext" w:hAnsi="Fb Fontext"/>
          <w:rtl/>
        </w:rPr>
      </w:pPr>
      <w:r w:rsidRPr="00224C4C">
        <w:rPr>
          <w:rFonts w:ascii="Fb Fontext" w:hAnsi="Fb Fontext" w:hint="cs"/>
          <w:rtl/>
        </w:rPr>
        <w:t>ד</w:t>
      </w:r>
      <w:r w:rsidRPr="00224C4C">
        <w:rPr>
          <w:rFonts w:ascii="Fb Fontext" w:hAnsi="Fb Fontext"/>
          <w:rtl/>
        </w:rPr>
        <w:t>הכלאים מדברי סופרים!</w:t>
      </w:r>
    </w:p>
    <w:p w14:paraId="36CEB5B4" w14:textId="77777777" w:rsidR="00A85AC8" w:rsidRPr="00E600D8" w:rsidRDefault="006E0774" w:rsidP="00BC7E76">
      <w:pPr>
        <w:pStyle w:val="38"/>
        <w:framePr w:wrap="notBeside"/>
        <w:rPr>
          <w:rtl/>
        </w:rPr>
      </w:pPr>
      <w:r w:rsidRPr="00E600D8">
        <w:rPr>
          <w:rFonts w:hint="cs"/>
          <w:rtl/>
        </w:rPr>
        <w:t>ל</w:t>
      </w:r>
      <w:r w:rsidRPr="00E600D8">
        <w:rPr>
          <w:rtl/>
        </w:rPr>
        <w:t>"</w:t>
      </w:r>
      <w:r w:rsidRPr="00E600D8">
        <w:rPr>
          <w:rFonts w:hint="cs"/>
          <w:rtl/>
        </w:rPr>
        <w:t>ק</w:t>
      </w:r>
      <w:r w:rsidR="00A85AC8" w:rsidRPr="00E600D8">
        <w:rPr>
          <w:rtl/>
        </w:rPr>
        <w:t>:</w:t>
      </w:r>
    </w:p>
    <w:p w14:paraId="49F818B0" w14:textId="1A3D255A" w:rsidR="006E0774" w:rsidRPr="00131640" w:rsidRDefault="006E0774" w:rsidP="006E0774">
      <w:pPr>
        <w:rPr>
          <w:rtl/>
        </w:rPr>
      </w:pPr>
      <w:r w:rsidRPr="00224C4C">
        <w:rPr>
          <w:rFonts w:ascii="Fb Fontext" w:hAnsi="Fb Fontext"/>
          <w:sz w:val="32"/>
          <w:rtl/>
        </w:rPr>
        <w:t xml:space="preserve">כלאי הכרם דבארץ אסורים בהנאה - בח"ל </w:t>
      </w:r>
      <w:r w:rsidR="00B35B36">
        <w:rPr>
          <w:rFonts w:ascii="Fb Fontext" w:hAnsi="Fb Fontext"/>
          <w:sz w:val="32"/>
          <w:rtl/>
        </w:rPr>
        <w:t>גם</w:t>
      </w:r>
      <w:r w:rsidRPr="00224C4C">
        <w:rPr>
          <w:rFonts w:ascii="Fb Fontext" w:hAnsi="Fb Fontext"/>
          <w:sz w:val="32"/>
          <w:rtl/>
        </w:rPr>
        <w:t xml:space="preserve"> גזרו בהו רבנן,</w:t>
      </w:r>
    </w:p>
    <w:p w14:paraId="4DD7E184" w14:textId="2A618FAD" w:rsidR="006E0774" w:rsidRPr="00131640" w:rsidRDefault="006E0774" w:rsidP="006E0774">
      <w:pPr>
        <w:rPr>
          <w:rtl/>
        </w:rPr>
      </w:pPr>
      <w:r w:rsidRPr="00224C4C">
        <w:rPr>
          <w:rFonts w:ascii="Fb Fontext" w:hAnsi="Fb Fontext"/>
          <w:rtl/>
        </w:rPr>
        <w:t>כלאי זרעים דבארץ לא אסר</w:t>
      </w:r>
      <w:r w:rsidR="00641B21">
        <w:rPr>
          <w:rFonts w:ascii="Fb Fontext" w:hAnsi="Fb Fontext" w:hint="cs"/>
          <w:rtl/>
        </w:rPr>
        <w:t>ו</w:t>
      </w:r>
      <w:r w:rsidRPr="00224C4C">
        <w:rPr>
          <w:rFonts w:ascii="Fb Fontext" w:hAnsi="Fb Fontext"/>
          <w:rtl/>
        </w:rPr>
        <w:t xml:space="preserve"> בהנאה - בח"ל</w:t>
      </w:r>
      <w:r w:rsidR="008F785D">
        <w:rPr>
          <w:rFonts w:ascii="Fb Fontext" w:hAnsi="Fb Fontext" w:hint="cs"/>
          <w:rtl/>
        </w:rPr>
        <w:t xml:space="preserve"> </w:t>
      </w:r>
      <w:r w:rsidR="00B35B36">
        <w:rPr>
          <w:rFonts w:ascii="Fb Fontext" w:hAnsi="Fb Fontext"/>
          <w:rtl/>
        </w:rPr>
        <w:t>גם</w:t>
      </w:r>
      <w:r w:rsidRPr="00224C4C">
        <w:rPr>
          <w:rFonts w:ascii="Fb Fontext" w:hAnsi="Fb Fontext"/>
          <w:rtl/>
        </w:rPr>
        <w:t xml:space="preserve"> לא גזרו רבנן.</w:t>
      </w:r>
    </w:p>
    <w:p w14:paraId="75851AB9" w14:textId="77777777" w:rsidR="00A85AC8" w:rsidRPr="00E600D8" w:rsidRDefault="006E0774" w:rsidP="00BC7E76">
      <w:pPr>
        <w:pStyle w:val="38"/>
        <w:framePr w:wrap="notBeside"/>
        <w:rPr>
          <w:rtl/>
        </w:rPr>
      </w:pPr>
      <w:r w:rsidRPr="00E600D8">
        <w:rPr>
          <w:rFonts w:hint="cs"/>
          <w:rtl/>
        </w:rPr>
        <w:t>ואין להוכיח</w:t>
      </w:r>
      <w:r w:rsidR="00BC7E76" w:rsidRPr="00E600D8">
        <w:rPr>
          <w:rFonts w:hint="cs"/>
          <w:rtl/>
        </w:rPr>
        <w:t xml:space="preserve"> מרב</w:t>
      </w:r>
      <w:r w:rsidR="00A85AC8" w:rsidRPr="00E600D8">
        <w:rPr>
          <w:rtl/>
        </w:rPr>
        <w:t>:</w:t>
      </w:r>
    </w:p>
    <w:p w14:paraId="6DF36D07" w14:textId="45129904" w:rsidR="006E0774" w:rsidRPr="00131640" w:rsidRDefault="00BC7E76" w:rsidP="006E0774">
      <w:pPr>
        <w:rPr>
          <w:rtl/>
        </w:rPr>
      </w:pPr>
      <w:r>
        <w:rPr>
          <w:rFonts w:ascii="Fb Fontext" w:hAnsi="Fb Fontext" w:hint="cs"/>
          <w:sz w:val="32"/>
          <w:rtl/>
        </w:rPr>
        <w:t>ש</w:t>
      </w:r>
      <w:r w:rsidR="006E0774" w:rsidRPr="00224C4C">
        <w:rPr>
          <w:rFonts w:ascii="Fb Fontext" w:hAnsi="Fb Fontext" w:hint="cs"/>
          <w:sz w:val="32"/>
          <w:rtl/>
        </w:rPr>
        <w:t xml:space="preserve">זרע גינה לתלמידים ערוגות ערוגות </w:t>
      </w:r>
      <w:r w:rsidR="006E0774" w:rsidRPr="00224C4C">
        <w:rPr>
          <w:rFonts w:ascii="Fb Fontext" w:hAnsi="Fb Fontext"/>
          <w:sz w:val="32"/>
          <w:rtl/>
        </w:rPr>
        <w:t>–</w:t>
      </w:r>
      <w:r w:rsidR="006E0774" w:rsidRPr="00224C4C">
        <w:rPr>
          <w:rFonts w:ascii="Fb Fontext" w:hAnsi="Fb Fontext" w:hint="cs"/>
          <w:sz w:val="32"/>
          <w:rtl/>
        </w:rPr>
        <w:t xml:space="preserve"> משום עירובי כלאיים</w:t>
      </w:r>
    </w:p>
    <w:p w14:paraId="2DB535DA" w14:textId="2F3B36C2" w:rsidR="00A85AC8" w:rsidRPr="00E600D8" w:rsidRDefault="00E600D8" w:rsidP="00641B21">
      <w:pPr>
        <w:pStyle w:val="38"/>
        <w:framePr w:wrap="notBeside"/>
        <w:rPr>
          <w:rtl/>
        </w:rPr>
      </w:pPr>
      <w:r w:rsidRPr="00E600D8">
        <w:rPr>
          <w:rFonts w:hint="cs"/>
          <w:rtl/>
        </w:rPr>
        <w:t>-</w:t>
      </w:r>
    </w:p>
    <w:p w14:paraId="5A2E98BA" w14:textId="15670EF3" w:rsidR="009469D7" w:rsidRDefault="006E0774" w:rsidP="00BC7E76">
      <w:pPr>
        <w:rPr>
          <w:rtl/>
        </w:rPr>
      </w:pPr>
      <w:r w:rsidRPr="00BC7E76">
        <w:rPr>
          <w:rFonts w:hint="cs"/>
          <w:rtl/>
        </w:rPr>
        <w:t>ד</w:t>
      </w:r>
      <w:r w:rsidR="00B35B36" w:rsidRPr="00BC7E76">
        <w:rPr>
          <w:rFonts w:hint="cs"/>
          <w:rtl/>
        </w:rPr>
        <w:t>שם</w:t>
      </w:r>
      <w:r w:rsidRPr="00BC7E76">
        <w:rPr>
          <w:rFonts w:hint="cs"/>
          <w:rtl/>
        </w:rPr>
        <w:t xml:space="preserve"> לא היה ד' על ד' רוחות ואחת באמצע,</w:t>
      </w:r>
    </w:p>
    <w:p w14:paraId="2EAA8AD9" w14:textId="3758868D" w:rsidR="006E0774" w:rsidRPr="00131640" w:rsidRDefault="00B53455" w:rsidP="00BC7E76">
      <w:pPr>
        <w:rPr>
          <w:rtl/>
        </w:rPr>
      </w:pPr>
      <w:r w:rsidRPr="00B53455">
        <w:rPr>
          <w:rFonts w:hint="cs"/>
          <w:rtl/>
        </w:rPr>
        <w:t>אלא</w:t>
      </w:r>
      <w:r>
        <w:rPr>
          <w:rStyle w:val="afffff3"/>
          <w:rFonts w:hint="cs"/>
          <w:rtl/>
        </w:rPr>
        <w:t xml:space="preserve"> </w:t>
      </w:r>
      <w:r w:rsidRPr="00B53455">
        <w:rPr>
          <w:rStyle w:val="afffff3"/>
          <w:rFonts w:hint="cs"/>
          <w:rtl/>
        </w:rPr>
        <w:t>א.</w:t>
      </w:r>
      <w:r>
        <w:rPr>
          <w:rFonts w:hint="cs"/>
          <w:rtl/>
        </w:rPr>
        <w:t xml:space="preserve"> </w:t>
      </w:r>
      <w:r w:rsidR="006E0774" w:rsidRPr="00BC7E76">
        <w:rPr>
          <w:rFonts w:hint="cs"/>
          <w:rtl/>
        </w:rPr>
        <w:t xml:space="preserve">משום נוי, </w:t>
      </w:r>
      <w:r w:rsidR="006E0774" w:rsidRPr="00B53455">
        <w:rPr>
          <w:rStyle w:val="afffff3"/>
          <w:rFonts w:hint="cs"/>
          <w:rtl/>
        </w:rPr>
        <w:t>א</w:t>
      </w:r>
      <w:r w:rsidR="006E0774" w:rsidRPr="00B53455">
        <w:rPr>
          <w:rStyle w:val="afffff3"/>
          <w:rtl/>
        </w:rPr>
        <w:t>"</w:t>
      </w:r>
      <w:r w:rsidR="006E0774" w:rsidRPr="00B53455">
        <w:rPr>
          <w:rStyle w:val="afffff3"/>
          <w:rFonts w:hint="cs"/>
          <w:rtl/>
        </w:rPr>
        <w:t>נ</w:t>
      </w:r>
      <w:r>
        <w:rPr>
          <w:rStyle w:val="afffff3"/>
          <w:rFonts w:hint="cs"/>
          <w:rtl/>
        </w:rPr>
        <w:t>:</w:t>
      </w:r>
      <w:r w:rsidR="006E0774" w:rsidRPr="00BC7E76">
        <w:rPr>
          <w:rFonts w:hint="cs"/>
          <w:rtl/>
        </w:rPr>
        <w:t xml:space="preserve"> משום טרחת השמש,</w:t>
      </w:r>
    </w:p>
    <w:p w14:paraId="5F9D707C" w14:textId="77777777" w:rsidR="006E0774" w:rsidRPr="00131640" w:rsidRDefault="006E0774" w:rsidP="006F0851">
      <w:pPr>
        <w:pStyle w:val="affff9"/>
        <w:jc w:val="center"/>
        <w:rPr>
          <w:rtl/>
        </w:rPr>
      </w:pPr>
      <w:r w:rsidRPr="00224C4C">
        <w:rPr>
          <w:rFonts w:ascii="BA חניכי הישיבות" w:hAnsi="BA חניכי הישיבות" w:cs="BA חניכי הישיבות"/>
          <w:rtl/>
        </w:rPr>
        <w:t>׻</w:t>
      </w:r>
    </w:p>
    <w:p w14:paraId="35F13417" w14:textId="77777777" w:rsidR="006E0774" w:rsidRPr="00131640" w:rsidRDefault="006E0774" w:rsidP="0010529F">
      <w:pPr>
        <w:pStyle w:val="afff0"/>
        <w:framePr w:wrap="around"/>
        <w:rPr>
          <w:rtl/>
        </w:rPr>
      </w:pPr>
      <w:r w:rsidRPr="00224C4C">
        <w:rPr>
          <w:rFonts w:hint="cs"/>
          <w:rtl/>
        </w:rPr>
        <w:t>לט:</w:t>
      </w:r>
    </w:p>
    <w:p w14:paraId="0168378B" w14:textId="77777777" w:rsidR="006E0774" w:rsidRPr="00131640" w:rsidRDefault="006E0774" w:rsidP="009D66E0">
      <w:pPr>
        <w:pStyle w:val="afffff8"/>
        <w:framePr w:wrap="around"/>
        <w:rPr>
          <w:rtl/>
        </w:rPr>
      </w:pPr>
      <w:del w:id="20104" w:author="קלוד" w:date="2026-10-06T10:09:14Z">
        <w:r>
          <w:rPr>
            <w:rtl/>
          </w:rPr>
          <w:delText xml:space="preserve">מתני'.</w:delText>
        </w:r>
      </w:del>
      <w:ins w:id="20105" w:author="קלוד" w:date="2026-10-06T10:09:14Z">
        <w:r>
          <w:rPr>
            <w:rtl/>
          </w:rPr>
          <w:t xml:space="preserve">משנה י</w:t>
        </w:r>
      </w:ins>
    </w:p>
    <w:p w14:paraId="1627732A" w14:textId="1C929128" w:rsidR="006E0774" w:rsidRPr="005C4094" w:rsidRDefault="006E0774" w:rsidP="00954D80">
      <w:pPr>
        <w:pStyle w:val="afff5"/>
        <w:spacing w:before="120"/>
        <w:rPr>
          <w:spacing w:val="-2"/>
          <w:rtl/>
        </w:rPr>
        <w:pPrChange w:id="90011" w:author="קלוד" w:date="2026-10-08T12:08:16Z">
          <w:pPr>
            <w:pStyle w:val="afff5"/>
          </w:pPr>
        </w:pPrChange>
      </w:pPr>
      <w:r w:rsidRPr="005C4094">
        <w:rPr>
          <w:spacing w:val="-2"/>
          <w:rtl/>
        </w:rPr>
        <w:t>כל העושה מצוה אחת מטיבין לו, ומאריכין לו ימיו, ונוחל את הארץ</w:t>
      </w:r>
    </w:p>
    <w:p w14:paraId="0279D76C" w14:textId="77777777" w:rsidR="006E0774" w:rsidRPr="00131640" w:rsidRDefault="00366655" w:rsidP="00954D80">
      <w:pPr>
        <w:pStyle w:val="afff5"/>
        <w:rPr>
          <w:rtl/>
        </w:rPr>
      </w:pPr>
      <w:r w:rsidRPr="00224C4C">
        <w:rPr>
          <w:rtl/>
        </w:rPr>
        <w:t xml:space="preserve">וכל שאינו עושה מצוה אחת </w:t>
      </w:r>
      <w:r w:rsidR="006E0774" w:rsidRPr="00224C4C">
        <w:rPr>
          <w:rtl/>
        </w:rPr>
        <w:t>אין מטיבין לו, ואין מאריכין לו ימיו, ואינו נוחל את הארץ.</w:t>
      </w:r>
    </w:p>
    <w:p w14:paraId="1749FBF4" w14:textId="77777777" w:rsidR="006E0774" w:rsidRPr="00131640" w:rsidRDefault="006E0774" w:rsidP="00841728">
      <w:pPr>
        <w:pStyle w:val="affb"/>
        <w:rPr>
          <w:rtl/>
        </w:rPr>
      </w:pPr>
      <w:r w:rsidRPr="00224C4C">
        <w:rPr>
          <w:rFonts w:hint="cs"/>
          <w:rtl/>
        </w:rPr>
        <w:t>׹</w:t>
      </w:r>
    </w:p>
    <w:p w14:paraId="034DC49A" w14:textId="77777777" w:rsidR="00A85AC8" w:rsidRPr="00E600D8" w:rsidRDefault="006E0774" w:rsidP="008F785D">
      <w:pPr>
        <w:pStyle w:val="38"/>
        <w:framePr w:wrap="notBeside"/>
        <w:rPr>
          <w:rtl/>
        </w:rPr>
      </w:pPr>
      <w:r w:rsidRPr="00E600D8">
        <w:rPr>
          <w:rFonts w:hint="cs"/>
          <w:rtl/>
        </w:rPr>
        <w:t>והך</w:t>
      </w:r>
      <w:r w:rsidR="00A85AC8" w:rsidRPr="00E600D8">
        <w:rPr>
          <w:rtl/>
        </w:rPr>
        <w:t>:</w:t>
      </w:r>
    </w:p>
    <w:p w14:paraId="0C5373D6" w14:textId="755AA6E1" w:rsidR="006E0774" w:rsidRPr="00E2577A" w:rsidRDefault="00F129CB" w:rsidP="00CD4CF3">
      <w:pPr>
        <w:rPr>
          <w:spacing w:val="-2"/>
          <w:rtl/>
        </w:rPr>
      </w:pPr>
      <w:r w:rsidRPr="00E2577A">
        <w:rPr>
          <w:rFonts w:hint="cs"/>
          <w:spacing w:val="-2"/>
          <w:rtl/>
        </w:rPr>
        <w:t>ד</w:t>
      </w:r>
      <w:r w:rsidR="006E0774" w:rsidRPr="00E2577A">
        <w:rPr>
          <w:rFonts w:hint="cs"/>
          <w:spacing w:val="-2"/>
          <w:rtl/>
        </w:rPr>
        <w:t>'</w:t>
      </w:r>
      <w:r w:rsidR="006E0774" w:rsidRPr="00E2577A">
        <w:rPr>
          <w:spacing w:val="-2"/>
          <w:rtl/>
        </w:rPr>
        <w:t>אלו דברים שאדם אוכל פירותיהן בעו</w:t>
      </w:r>
      <w:r w:rsidRPr="00E2577A">
        <w:rPr>
          <w:rFonts w:hint="cs"/>
          <w:spacing w:val="-2"/>
          <w:rtl/>
        </w:rPr>
        <w:t>ה''ז</w:t>
      </w:r>
      <w:r w:rsidR="006E0774" w:rsidRPr="00E2577A">
        <w:rPr>
          <w:spacing w:val="-2"/>
          <w:rtl/>
        </w:rPr>
        <w:t xml:space="preserve"> והקרן קיימת לו לעו</w:t>
      </w:r>
      <w:r w:rsidRPr="00E2577A">
        <w:rPr>
          <w:rFonts w:hint="cs"/>
          <w:spacing w:val="-2"/>
          <w:rtl/>
        </w:rPr>
        <w:t>ה''ב</w:t>
      </w:r>
      <w:r w:rsidR="006E0774" w:rsidRPr="00E2577A">
        <w:rPr>
          <w:spacing w:val="-2"/>
          <w:rtl/>
        </w:rPr>
        <w:t>,</w:t>
      </w:r>
    </w:p>
    <w:p w14:paraId="788F7D57" w14:textId="4B6DB23B" w:rsidR="006E0774" w:rsidRPr="00131640" w:rsidRDefault="006E0774" w:rsidP="006E0774">
      <w:pPr>
        <w:rPr>
          <w:rtl/>
        </w:rPr>
      </w:pPr>
      <w:r w:rsidRPr="00224C4C">
        <w:rPr>
          <w:rFonts w:ascii="Fb Fontext" w:hAnsi="Fb Fontext"/>
          <w:rtl/>
        </w:rPr>
        <w:t>כבוד אב ואם, וגמ"</w:t>
      </w:r>
      <w:r w:rsidRPr="00224C4C">
        <w:rPr>
          <w:rFonts w:ascii="Fb Fontext" w:hAnsi="Fb Fontext" w:hint="cs"/>
          <w:rtl/>
        </w:rPr>
        <w:t>ח</w:t>
      </w:r>
      <w:r w:rsidRPr="00224C4C">
        <w:rPr>
          <w:rFonts w:ascii="Fb Fontext" w:hAnsi="Fb Fontext"/>
          <w:rtl/>
        </w:rPr>
        <w:t>, והכנסת אורחים, והבאת שלום בין אדם לחבירו, ות"</w:t>
      </w:r>
      <w:r w:rsidRPr="00224C4C">
        <w:rPr>
          <w:rFonts w:ascii="Fb Fontext" w:hAnsi="Fb Fontext" w:hint="cs"/>
          <w:rtl/>
        </w:rPr>
        <w:t>ת</w:t>
      </w:r>
      <w:r w:rsidRPr="00224C4C">
        <w:rPr>
          <w:rFonts w:ascii="Fb Fontext" w:hAnsi="Fb Fontext"/>
          <w:rtl/>
        </w:rPr>
        <w:t xml:space="preserve"> כנגד כולם!</w:t>
      </w:r>
    </w:p>
    <w:p w14:paraId="1B5FC372" w14:textId="796E61DD" w:rsidR="00A85AC8" w:rsidRPr="00E600D8" w:rsidRDefault="00A95AD4" w:rsidP="00F129CB">
      <w:pPr>
        <w:pStyle w:val="38"/>
        <w:framePr w:wrap="notBeside"/>
        <w:rPr>
          <w:rtl/>
        </w:rPr>
      </w:pPr>
      <w:r w:rsidRPr="00E600D8">
        <w:rPr>
          <w:rFonts w:hint="cs"/>
          <w:rtl/>
        </w:rPr>
        <w:t xml:space="preserve">- </w:t>
      </w:r>
      <w:r w:rsidR="006E0774" w:rsidRPr="00E600D8">
        <w:rPr>
          <w:rtl/>
        </w:rPr>
        <w:t>ר"</w:t>
      </w:r>
      <w:r w:rsidR="006E0774" w:rsidRPr="00E600D8">
        <w:rPr>
          <w:rFonts w:hint="cs"/>
          <w:rtl/>
        </w:rPr>
        <w:t>י ה</w:t>
      </w:r>
      <w:r w:rsidR="006E0774" w:rsidRPr="00E600D8">
        <w:rPr>
          <w:rtl/>
        </w:rPr>
        <w:t>"</w:t>
      </w:r>
      <w:r w:rsidR="006E0774" w:rsidRPr="00E600D8">
        <w:rPr>
          <w:rFonts w:hint="cs"/>
          <w:rtl/>
        </w:rPr>
        <w:t>ק</w:t>
      </w:r>
      <w:r w:rsidR="00A85AC8" w:rsidRPr="00E600D8">
        <w:rPr>
          <w:rtl/>
        </w:rPr>
        <w:t>:</w:t>
      </w:r>
    </w:p>
    <w:p w14:paraId="33C87BB0" w14:textId="03FCFC17" w:rsidR="006E0774" w:rsidRPr="00131640" w:rsidRDefault="006E0774" w:rsidP="006E0774">
      <w:pPr>
        <w:rPr>
          <w:rtl/>
        </w:rPr>
      </w:pPr>
      <w:r w:rsidRPr="00224C4C">
        <w:rPr>
          <w:rFonts w:ascii="Fb Fontext" w:hAnsi="Fb Fontext"/>
          <w:rtl/>
        </w:rPr>
        <w:t>כל העושה מצוה אחת יתירה על זכיותיו מטיבים לו, ודומה כמי שמקיים כל התורה כולה.</w:t>
      </w:r>
    </w:p>
    <w:p w14:paraId="5EA8E5D4" w14:textId="77777777" w:rsidR="00A85AC8" w:rsidRPr="00E600D8" w:rsidRDefault="006E0774" w:rsidP="00F129CB">
      <w:pPr>
        <w:pStyle w:val="38"/>
        <w:framePr w:wrap="notBeside"/>
        <w:rPr>
          <w:rtl/>
        </w:rPr>
      </w:pPr>
      <w:r w:rsidRPr="00E600D8">
        <w:rPr>
          <w:rFonts w:hint="cs"/>
          <w:rtl/>
        </w:rPr>
        <w:t>והך</w:t>
      </w:r>
      <w:r w:rsidR="00A85AC8" w:rsidRPr="00E600D8">
        <w:rPr>
          <w:rtl/>
        </w:rPr>
        <w:t>:</w:t>
      </w:r>
    </w:p>
    <w:p w14:paraId="2D3DE196" w14:textId="683F478D" w:rsidR="006E0774" w:rsidRPr="00131640" w:rsidRDefault="006E0774" w:rsidP="006E0774">
      <w:pPr>
        <w:rPr>
          <w:rtl/>
        </w:rPr>
      </w:pPr>
      <w:r w:rsidRPr="00224C4C">
        <w:rPr>
          <w:rFonts w:ascii="Fb Fontext" w:hAnsi="Fb Fontext" w:hint="cs"/>
          <w:rtl/>
        </w:rPr>
        <w:t xml:space="preserve">דאלו דברים </w:t>
      </w:r>
      <w:r w:rsidR="000254F6">
        <w:rPr>
          <w:rFonts w:ascii="Fb Fontext" w:hAnsi="Fb Fontext" w:hint="cs"/>
          <w:rtl/>
        </w:rPr>
        <w:t>-</w:t>
      </w:r>
      <w:r w:rsidRPr="00224C4C">
        <w:rPr>
          <w:rFonts w:ascii="Fb Fontext" w:hAnsi="Fb Fontext" w:hint="cs"/>
          <w:rtl/>
        </w:rPr>
        <w:t xml:space="preserve">לומר שאם היתה אחת מהנה שקולה </w:t>
      </w:r>
      <w:r w:rsidRPr="00224C4C">
        <w:rPr>
          <w:rFonts w:ascii="Fb Fontext" w:hAnsi="Fb Fontext"/>
          <w:rtl/>
        </w:rPr>
        <w:t>–</w:t>
      </w:r>
      <w:r w:rsidRPr="00224C4C">
        <w:rPr>
          <w:rFonts w:ascii="Fb Fontext" w:hAnsi="Fb Fontext" w:hint="cs"/>
          <w:rtl/>
        </w:rPr>
        <w:t xml:space="preserve"> מכרעת</w:t>
      </w:r>
    </w:p>
    <w:p w14:paraId="3A03F861" w14:textId="77777777" w:rsidR="006E0774" w:rsidRPr="00131640" w:rsidRDefault="006E0774" w:rsidP="00841728">
      <w:pPr>
        <w:pStyle w:val="affffb"/>
        <w:rPr>
          <w:rtl/>
        </w:rPr>
        <w:pPrChange w:id="90039" w:author="קלוד" w:date="2026-10-08T12:07:40Z">
          <w:pPr>
            <w:pStyle w:val="affb"/>
          </w:pPr>
        </w:pPrChange>
      </w:pPr>
      <w:del w:id="90037" w:author="קלוד" w:date="2026-10-08T12:07:40Z">
        <w:r w:rsidRPr="00224C4C">
          <w:rPr>
            <w:rFonts w:hint="cs"/>
            <w:rtl/>
          </w:rPr>
          <w:delText xml:space="preserve">׹</w:delText>
        </w:r>
      </w:del>
      <w:ins w:id="90038" w:author="קלוד" w:date="2026-10-08T12:07:40Z">
        <w:r>
          <w:rPr>
            <w:color w:val="7B3F00"/>
          </w:rPr>
          <w:t xml:space="preserve">משקל זכויות ועבירות</w:t>
        </w:r>
      </w:ins>
    </w:p>
    <w:p w14:paraId="455C869E" w14:textId="77777777" w:rsidR="006E0774" w:rsidRPr="00131640" w:rsidRDefault="006E0774" w:rsidP="006E0774">
      <w:pPr>
        <w:rPr>
          <w:rtl/>
        </w:rPr>
      </w:pPr>
      <w:r w:rsidRPr="00224C4C">
        <w:rPr>
          <w:rFonts w:ascii="Fb Fontext" w:hAnsi="Fb Fontext"/>
          <w:sz w:val="32"/>
          <w:rtl/>
        </w:rPr>
        <w:t>וכל העושה מצוה אחת יתירה על זכיותיו - מטיבין לו?</w:t>
      </w:r>
    </w:p>
    <w:p w14:paraId="14332638" w14:textId="04937F14" w:rsidR="00A85AC8" w:rsidRPr="00E600D8" w:rsidRDefault="006E0774" w:rsidP="00F129CB">
      <w:pPr>
        <w:pStyle w:val="38"/>
        <w:framePr w:wrap="notBeside"/>
        <w:rPr>
          <w:rtl/>
        </w:rPr>
      </w:pPr>
      <w:r w:rsidRPr="00E600D8">
        <w:rPr>
          <w:rFonts w:hint="cs"/>
          <w:rtl/>
        </w:rPr>
        <w:t>והך</w:t>
      </w:r>
      <w:r w:rsidR="00A85AC8" w:rsidRPr="00E600D8">
        <w:rPr>
          <w:rFonts w:hint="cs"/>
          <w:rtl/>
        </w:rPr>
        <w:t>:</w:t>
      </w:r>
    </w:p>
    <w:p w14:paraId="2EA55527" w14:textId="7FCA6FE2" w:rsidR="009469D7" w:rsidRDefault="006E0774" w:rsidP="00F129CB">
      <w:pPr>
        <w:rPr>
          <w:rFonts w:ascii="Fb Fontext" w:hAnsi="Fb Fontext"/>
          <w:rtl/>
        </w:rPr>
      </w:pPr>
      <w:r w:rsidRPr="00224C4C">
        <w:rPr>
          <w:rFonts w:ascii="Fb Fontext" w:hAnsi="Fb Fontext" w:hint="cs"/>
          <w:rtl/>
        </w:rPr>
        <w:t>ד</w:t>
      </w:r>
      <w:r w:rsidRPr="00224C4C">
        <w:rPr>
          <w:rFonts w:ascii="Fb Fontext" w:hAnsi="Fb Fontext"/>
          <w:rtl/>
        </w:rPr>
        <w:t>כל שזכיותיו מרובין מעונותיו - מריעין לו, ודומה כמי ששרף כל התורה כולה ולא שייר ממנה אפילו אות אחת,</w:t>
      </w:r>
    </w:p>
    <w:p w14:paraId="0605BEF9" w14:textId="47E26C2B" w:rsidR="00A85AC8" w:rsidRPr="00E600D8" w:rsidRDefault="00E600D8" w:rsidP="00652A49">
      <w:pPr>
        <w:pStyle w:val="38"/>
        <w:framePr w:wrap="notBeside"/>
        <w:rPr>
          <w:rtl/>
        </w:rPr>
      </w:pPr>
      <w:r w:rsidRPr="00E600D8">
        <w:rPr>
          <w:rFonts w:hint="cs"/>
          <w:rtl/>
        </w:rPr>
        <w:t>-</w:t>
      </w:r>
    </w:p>
    <w:p w14:paraId="09A52C06" w14:textId="0B242E02" w:rsidR="006E0774" w:rsidRPr="00131640" w:rsidRDefault="006E0774" w:rsidP="00F129CB">
      <w:pPr>
        <w:rPr>
          <w:rtl/>
        </w:rPr>
      </w:pPr>
      <w:r w:rsidRPr="00224C4C">
        <w:rPr>
          <w:rFonts w:ascii="Fb Fontext" w:hAnsi="Fb Fontext" w:hint="cs"/>
          <w:rtl/>
        </w:rPr>
        <w:t>היינו דעבדי ליה יום ביש לשמור זכויותיו לעוה</w:t>
      </w:r>
      <w:r w:rsidRPr="00224C4C">
        <w:rPr>
          <w:rFonts w:ascii="Fb Fontext" w:hAnsi="Fb Fontext"/>
          <w:rtl/>
        </w:rPr>
        <w:t>"</w:t>
      </w:r>
      <w:r w:rsidRPr="00224C4C">
        <w:rPr>
          <w:rFonts w:ascii="Fb Fontext" w:hAnsi="Fb Fontext" w:hint="cs"/>
          <w:rtl/>
        </w:rPr>
        <w:t>ב</w:t>
      </w:r>
    </w:p>
    <w:p w14:paraId="77D5A9F3" w14:textId="77777777" w:rsidR="009469D7" w:rsidRDefault="006E0774" w:rsidP="006E0774">
      <w:pPr>
        <w:rPr>
          <w:rFonts w:ascii="Fb Fontext" w:hAnsi="Fb Fontext"/>
          <w:rtl/>
        </w:rPr>
      </w:pPr>
      <w:r w:rsidRPr="00224C4C">
        <w:rPr>
          <w:rFonts w:ascii="Fb Fontext" w:hAnsi="Fb Fontext"/>
          <w:rtl/>
        </w:rPr>
        <w:t>וכל שעונותיו מרובין מזכיותיו - מטיבין לו, ודומה כמי שקיים כל התורה ולא חיסר אות אחת ממנה!</w:t>
      </w:r>
    </w:p>
    <w:p w14:paraId="1F4F6953" w14:textId="7E9B866E" w:rsidR="00A85AC8" w:rsidRPr="00E600D8" w:rsidRDefault="00E600D8" w:rsidP="00652A49">
      <w:pPr>
        <w:pStyle w:val="38"/>
        <w:framePr w:wrap="notBeside"/>
        <w:rPr>
          <w:rtl/>
        </w:rPr>
      </w:pPr>
      <w:r w:rsidRPr="00E600D8">
        <w:rPr>
          <w:rFonts w:hint="cs"/>
          <w:rtl/>
        </w:rPr>
        <w:t>-</w:t>
      </w:r>
    </w:p>
    <w:p w14:paraId="2096A6BE" w14:textId="095F1258" w:rsidR="006E0774" w:rsidRPr="00131640" w:rsidRDefault="006E0774" w:rsidP="00652A49">
      <w:pPr>
        <w:spacing w:after="120"/>
        <w:rPr>
          <w:rtl/>
        </w:rPr>
      </w:pPr>
      <w:r w:rsidRPr="00224C4C">
        <w:rPr>
          <w:rFonts w:ascii="Fb Fontext" w:hAnsi="Fb Fontext" w:hint="cs"/>
          <w:rtl/>
        </w:rPr>
        <w:t>היינו דעבדי ליה יום טב להפרע הימנו בעוה</w:t>
      </w:r>
      <w:r w:rsidRPr="00224C4C">
        <w:rPr>
          <w:rFonts w:ascii="Fb Fontext" w:hAnsi="Fb Fontext"/>
          <w:rtl/>
        </w:rPr>
        <w:t>"</w:t>
      </w:r>
      <w:r w:rsidRPr="00224C4C">
        <w:rPr>
          <w:rFonts w:ascii="Fb Fontext" w:hAnsi="Fb Fontext" w:hint="cs"/>
          <w:rtl/>
        </w:rPr>
        <w:t>ב</w:t>
      </w:r>
    </w:p>
    <w:p w14:paraId="4FE74179" w14:textId="02DA8030" w:rsidR="00A85AC8" w:rsidRPr="00E600D8" w:rsidRDefault="006E0774" w:rsidP="00F129CB">
      <w:pPr>
        <w:pStyle w:val="38"/>
        <w:framePr w:wrap="notBeside"/>
        <w:rPr>
          <w:rtl/>
        </w:rPr>
      </w:pPr>
      <w:r w:rsidRPr="00E600D8">
        <w:rPr>
          <w:rFonts w:hint="cs"/>
          <w:rtl/>
        </w:rPr>
        <w:t xml:space="preserve">ב. </w:t>
      </w:r>
      <w:r w:rsidRPr="00E600D8">
        <w:rPr>
          <w:rtl/>
        </w:rPr>
        <w:t>רבא</w:t>
      </w:r>
      <w:r w:rsidR="00A85AC8" w:rsidRPr="00E600D8">
        <w:rPr>
          <w:rtl/>
        </w:rPr>
        <w:t>:</w:t>
      </w:r>
    </w:p>
    <w:p w14:paraId="4E878237" w14:textId="57CC33AC" w:rsidR="006E0774" w:rsidRPr="00131640" w:rsidRDefault="006E0774" w:rsidP="00652A49">
      <w:pPr>
        <w:rPr>
          <w:rtl/>
        </w:rPr>
      </w:pPr>
      <w:r w:rsidRPr="00224C4C">
        <w:rPr>
          <w:rFonts w:ascii="Fb Fontext" w:hAnsi="Fb Fontext"/>
          <w:sz w:val="32"/>
          <w:rtl/>
        </w:rPr>
        <w:t>הא מני? רבי יעקב היא, ד</w:t>
      </w:r>
      <w:r w:rsidR="00652A49">
        <w:rPr>
          <w:rFonts w:ascii="Fb Fontext" w:hAnsi="Fb Fontext" w:hint="cs"/>
          <w:sz w:val="32"/>
          <w:rtl/>
        </w:rPr>
        <w:t xml:space="preserve">אין בעוה''ז </w:t>
      </w:r>
      <w:r w:rsidRPr="00224C4C">
        <w:rPr>
          <w:rFonts w:ascii="Fb Fontext" w:hAnsi="Fb Fontext"/>
          <w:sz w:val="32"/>
          <w:rtl/>
        </w:rPr>
        <w:t>שכר מצוה</w:t>
      </w:r>
      <w:r w:rsidR="00652A49">
        <w:rPr>
          <w:rFonts w:ascii="Fb Fontext" w:hAnsi="Fb Fontext" w:hint="cs"/>
          <w:sz w:val="32"/>
          <w:rtl/>
        </w:rPr>
        <w:t>.</w:t>
      </w:r>
    </w:p>
    <w:p w14:paraId="3F9B64DA" w14:textId="77777777" w:rsidR="006E0774" w:rsidRPr="00131640" w:rsidRDefault="006E0774" w:rsidP="006E0774">
      <w:pPr>
        <w:rPr>
          <w:rtl/>
        </w:rPr>
      </w:pPr>
      <w:r w:rsidRPr="00224C4C">
        <w:rPr>
          <w:rFonts w:ascii="Fb Fontext" w:hAnsi="Fb Fontext" w:hint="cs"/>
          <w:rtl/>
        </w:rPr>
        <w:t>דס</w:t>
      </w:r>
      <w:r w:rsidRPr="00224C4C">
        <w:rPr>
          <w:rFonts w:ascii="Fb Fontext" w:hAnsi="Fb Fontext"/>
          <w:rtl/>
        </w:rPr>
        <w:t>"</w:t>
      </w:r>
      <w:r w:rsidRPr="00224C4C">
        <w:rPr>
          <w:rFonts w:ascii="Fb Fontext" w:hAnsi="Fb Fontext" w:hint="cs"/>
          <w:rtl/>
        </w:rPr>
        <w:t xml:space="preserve">ל </w:t>
      </w:r>
      <w:r w:rsidRPr="00224C4C">
        <w:rPr>
          <w:rFonts w:ascii="Fb Fontext" w:hAnsi="Fb Fontext"/>
          <w:rtl/>
        </w:rPr>
        <w:t>אין לך כל מצוה ומצוה שכתובה בתורה שמתן שכרה בצדה, שאין תחיית המתים תלויה בה.</w:t>
      </w:r>
    </w:p>
    <w:p w14:paraId="4778D61D" w14:textId="172A7748" w:rsidR="006E0774" w:rsidRPr="00131640" w:rsidRDefault="006E0774" w:rsidP="006E0774">
      <w:pPr>
        <w:rPr>
          <w:rtl/>
        </w:rPr>
      </w:pPr>
      <w:r w:rsidRPr="00224C4C">
        <w:rPr>
          <w:rFonts w:ascii="Fb Fontext" w:hAnsi="Fb Fontext"/>
          <w:sz w:val="32"/>
          <w:rtl/>
        </w:rPr>
        <w:t xml:space="preserve">בכיבוד אב ואם </w:t>
      </w:r>
      <w:r w:rsidR="00F129CB">
        <w:rPr>
          <w:rStyle w:val="affffa"/>
          <w:rFonts w:hint="cs"/>
          <w:rtl/>
        </w:rPr>
        <w:t>ד</w:t>
      </w:r>
      <w:r w:rsidRPr="00224C4C">
        <w:rPr>
          <w:rStyle w:val="affffa"/>
          <w:rFonts w:hint="cs"/>
          <w:rtl/>
        </w:rPr>
        <w:t>'</w:t>
      </w:r>
      <w:r w:rsidRPr="00224C4C">
        <w:rPr>
          <w:rStyle w:val="affffa"/>
          <w:rtl/>
        </w:rPr>
        <w:t>למען יאריכון ימיך ולמען ייטב לך</w:t>
      </w:r>
      <w:r w:rsidRPr="00224C4C">
        <w:rPr>
          <w:rStyle w:val="affffa"/>
          <w:rFonts w:hint="cs"/>
          <w:rtl/>
        </w:rPr>
        <w:t>'</w:t>
      </w:r>
      <w:r w:rsidRPr="00224C4C">
        <w:rPr>
          <w:rStyle w:val="affffa"/>
          <w:rtl/>
        </w:rPr>
        <w:t>,</w:t>
      </w:r>
    </w:p>
    <w:p w14:paraId="01BAE4FD" w14:textId="7CA5549E" w:rsidR="006E0774" w:rsidRPr="00131640" w:rsidRDefault="006E0774" w:rsidP="006E0774">
      <w:pPr>
        <w:rPr>
          <w:rtl/>
        </w:rPr>
      </w:pPr>
      <w:r w:rsidRPr="00224C4C">
        <w:rPr>
          <w:rFonts w:ascii="Fb Fontext" w:hAnsi="Fb Fontext"/>
          <w:rtl/>
        </w:rPr>
        <w:t xml:space="preserve">בשילוח הקן </w:t>
      </w:r>
      <w:r w:rsidR="00F129CB">
        <w:rPr>
          <w:rFonts w:ascii="Fb Fontext" w:hAnsi="Fb Fontext" w:hint="cs"/>
          <w:rtl/>
        </w:rPr>
        <w:t>ד</w:t>
      </w:r>
      <w:r w:rsidRPr="00224C4C">
        <w:rPr>
          <w:rStyle w:val="affffa"/>
          <w:rFonts w:hint="cs"/>
          <w:rtl/>
        </w:rPr>
        <w:t>'</w:t>
      </w:r>
      <w:r w:rsidRPr="00224C4C">
        <w:rPr>
          <w:rStyle w:val="affffa"/>
          <w:rtl/>
        </w:rPr>
        <w:t>למען ייטב לך והארכת ימים</w:t>
      </w:r>
      <w:r w:rsidRPr="00224C4C">
        <w:rPr>
          <w:rStyle w:val="affffa"/>
          <w:rFonts w:hint="cs"/>
          <w:rtl/>
        </w:rPr>
        <w:t>'</w:t>
      </w:r>
      <w:r w:rsidRPr="00224C4C">
        <w:rPr>
          <w:rStyle w:val="affffa"/>
          <w:rtl/>
        </w:rPr>
        <w:t>,</w:t>
      </w:r>
    </w:p>
    <w:p w14:paraId="485003FF" w14:textId="77777777" w:rsidR="009469D7" w:rsidRDefault="006E0774" w:rsidP="006E0774">
      <w:pPr>
        <w:rPr>
          <w:rFonts w:ascii="Fb Fontext" w:hAnsi="Fb Fontext"/>
          <w:sz w:val="32"/>
          <w:rtl/>
        </w:rPr>
      </w:pPr>
      <w:r w:rsidRPr="00224C4C">
        <w:rPr>
          <w:rFonts w:ascii="Fb Fontext" w:hAnsi="Fb Fontext"/>
          <w:sz w:val="32"/>
          <w:rtl/>
        </w:rPr>
        <w:t>הרי שאמר לו אביו עלה לבירה והבא לי גוזלות,</w:t>
      </w:r>
    </w:p>
    <w:p w14:paraId="75311513" w14:textId="77777777" w:rsidR="009469D7" w:rsidRDefault="006E0774" w:rsidP="006E0774">
      <w:pPr>
        <w:rPr>
          <w:rFonts w:ascii="Fb Fontext" w:hAnsi="Fb Fontext"/>
          <w:sz w:val="32"/>
          <w:rtl/>
        </w:rPr>
      </w:pPr>
      <w:r w:rsidRPr="00224C4C">
        <w:rPr>
          <w:rFonts w:ascii="Fb Fontext" w:hAnsi="Fb Fontext"/>
          <w:sz w:val="32"/>
          <w:rtl/>
        </w:rPr>
        <w:t>ועלה לבירה ושלח את האם ונטל את הבנים, ובחזירתו נפל ומת,</w:t>
      </w:r>
    </w:p>
    <w:p w14:paraId="79EF7833" w14:textId="22FA3E34" w:rsidR="006E0774" w:rsidRPr="00131640" w:rsidRDefault="006E0774" w:rsidP="006E0774">
      <w:pPr>
        <w:rPr>
          <w:rtl/>
        </w:rPr>
      </w:pPr>
      <w:r w:rsidRPr="00224C4C">
        <w:rPr>
          <w:rFonts w:ascii="Fb Fontext" w:hAnsi="Fb Fontext"/>
          <w:sz w:val="32"/>
          <w:rtl/>
        </w:rPr>
        <w:t>היכן טובת ימיו של זה? והיכן אריכות ימיו של זה?</w:t>
      </w:r>
    </w:p>
    <w:p w14:paraId="420929FB" w14:textId="488D60D2" w:rsidR="00A85AC8" w:rsidRPr="00E600D8" w:rsidRDefault="006E0774" w:rsidP="00F129CB">
      <w:pPr>
        <w:pStyle w:val="38"/>
        <w:framePr w:wrap="notBeside"/>
        <w:rPr>
          <w:rtl/>
        </w:rPr>
      </w:pPr>
      <w:r w:rsidRPr="00E600D8">
        <w:rPr>
          <w:rtl/>
        </w:rPr>
        <w:t>אלא</w:t>
      </w:r>
      <w:r w:rsidR="00A85AC8" w:rsidRPr="00E600D8">
        <w:rPr>
          <w:rtl/>
        </w:rPr>
        <w:t>:</w:t>
      </w:r>
    </w:p>
    <w:p w14:paraId="5A030C56" w14:textId="77777777" w:rsidR="006F0851" w:rsidRDefault="006E0774" w:rsidP="006E0774">
      <w:pPr>
        <w:rPr>
          <w:rFonts w:ascii="Fb Fontext" w:hAnsi="Fb Fontext"/>
          <w:sz w:val="32"/>
          <w:rtl/>
        </w:rPr>
      </w:pPr>
      <w:r w:rsidRPr="00F129CB">
        <w:rPr>
          <w:rStyle w:val="affffa"/>
          <w:rtl/>
        </w:rPr>
        <w:t>למען ייטב לך</w:t>
      </w:r>
      <w:r w:rsidRPr="00224C4C">
        <w:rPr>
          <w:rFonts w:ascii="Fb Fontext" w:hAnsi="Fb Fontext"/>
          <w:sz w:val="32"/>
          <w:rtl/>
        </w:rPr>
        <w:t xml:space="preserve"> </w:t>
      </w:r>
      <w:r w:rsidR="0021583A">
        <w:rPr>
          <w:rFonts w:ascii="Fb Fontext" w:hAnsi="Fb Fontext" w:hint="cs"/>
          <w:sz w:val="32"/>
          <w:rtl/>
        </w:rPr>
        <w:t>-</w:t>
      </w:r>
      <w:r w:rsidRPr="00224C4C">
        <w:rPr>
          <w:rFonts w:ascii="Fb Fontext" w:hAnsi="Fb Fontext"/>
          <w:sz w:val="32"/>
          <w:rtl/>
        </w:rPr>
        <w:t xml:space="preserve">לעולם שכולו טוב </w:t>
      </w:r>
    </w:p>
    <w:p w14:paraId="72E348DE" w14:textId="5DCE9A51" w:rsidR="006E0774" w:rsidRPr="00131640" w:rsidRDefault="006E0774" w:rsidP="006E0774">
      <w:pPr>
        <w:rPr>
          <w:rtl/>
        </w:rPr>
      </w:pPr>
      <w:r w:rsidRPr="00F129CB">
        <w:rPr>
          <w:rStyle w:val="affffa"/>
          <w:rtl/>
        </w:rPr>
        <w:t xml:space="preserve">ולמען יאריכון ימיך - </w:t>
      </w:r>
      <w:r w:rsidRPr="00224C4C">
        <w:rPr>
          <w:rFonts w:ascii="Fb Fontext" w:hAnsi="Fb Fontext"/>
          <w:sz w:val="32"/>
          <w:rtl/>
        </w:rPr>
        <w:t>לעולם שכולו ארוך.</w:t>
      </w:r>
    </w:p>
    <w:p w14:paraId="37E554E1" w14:textId="77777777" w:rsidR="00A85AC8" w:rsidRPr="00E600D8" w:rsidRDefault="006E0774" w:rsidP="00F129CB">
      <w:pPr>
        <w:pStyle w:val="38"/>
        <w:framePr w:wrap="notBeside"/>
        <w:rPr>
          <w:rtl/>
        </w:rPr>
      </w:pPr>
      <w:r w:rsidRPr="00E600D8">
        <w:rPr>
          <w:rFonts w:hint="cs"/>
          <w:rtl/>
        </w:rPr>
        <w:t>ור</w:t>
      </w:r>
      <w:r w:rsidRPr="00E600D8">
        <w:rPr>
          <w:rtl/>
        </w:rPr>
        <w:t>"</w:t>
      </w:r>
      <w:r w:rsidRPr="00E600D8">
        <w:rPr>
          <w:rFonts w:hint="cs"/>
          <w:rtl/>
        </w:rPr>
        <w:t>י</w:t>
      </w:r>
      <w:r w:rsidR="00A85AC8" w:rsidRPr="00E600D8">
        <w:rPr>
          <w:rtl/>
        </w:rPr>
        <w:t>:</w:t>
      </w:r>
    </w:p>
    <w:p w14:paraId="146F65A9" w14:textId="1329711E" w:rsidR="006E0774" w:rsidRPr="00131640" w:rsidRDefault="006E0774" w:rsidP="006E0774">
      <w:pPr>
        <w:rPr>
          <w:rtl/>
        </w:rPr>
      </w:pPr>
      <w:r w:rsidRPr="00224C4C">
        <w:rPr>
          <w:rFonts w:ascii="Fb Fontext" w:hAnsi="Fb Fontext" w:hint="cs"/>
          <w:sz w:val="32"/>
          <w:rtl/>
        </w:rPr>
        <w:t>מעשה ראה</w:t>
      </w:r>
      <w:r w:rsidR="0021583A">
        <w:rPr>
          <w:rFonts w:ascii="Fb Fontext" w:hAnsi="Fb Fontext" w:hint="cs"/>
          <w:sz w:val="32"/>
          <w:rtl/>
        </w:rPr>
        <w:t>,</w:t>
      </w:r>
      <w:r w:rsidRPr="00224C4C">
        <w:rPr>
          <w:rFonts w:ascii="Fb Fontext" w:hAnsi="Fb Fontext" w:hint="cs"/>
          <w:sz w:val="32"/>
          <w:rtl/>
        </w:rPr>
        <w:t xml:space="preserve"> ולאו מחשבה רעה </w:t>
      </w:r>
      <w:r w:rsidR="0021583A">
        <w:rPr>
          <w:rFonts w:ascii="Fb Fontext" w:hAnsi="Fb Fontext" w:hint="cs"/>
          <w:sz w:val="32"/>
          <w:rtl/>
        </w:rPr>
        <w:t>ש</w:t>
      </w:r>
      <w:r w:rsidRPr="00224C4C">
        <w:rPr>
          <w:rFonts w:ascii="Fb Fontext" w:hAnsi="Fb Fontext" w:hint="cs"/>
          <w:sz w:val="32"/>
          <w:rtl/>
        </w:rPr>
        <w:t>אינה מצטרפת למעשה</w:t>
      </w:r>
      <w:r w:rsidR="0021583A">
        <w:rPr>
          <w:rFonts w:ascii="Fb Fontext" w:hAnsi="Fb Fontext" w:hint="cs"/>
          <w:sz w:val="32"/>
          <w:rtl/>
        </w:rPr>
        <w:t>,</w:t>
      </w:r>
    </w:p>
    <w:p w14:paraId="109BC55C" w14:textId="730D2F7E" w:rsidR="006E0774" w:rsidRPr="00131640" w:rsidRDefault="006E0774" w:rsidP="006E0774">
      <w:pPr>
        <w:rPr>
          <w:rtl/>
        </w:rPr>
      </w:pPr>
      <w:r w:rsidRPr="00224C4C">
        <w:rPr>
          <w:rFonts w:ascii="Fb Fontext" w:hAnsi="Fb Fontext" w:hint="cs"/>
          <w:rtl/>
        </w:rPr>
        <w:t>ולא מהרהר בע</w:t>
      </w:r>
      <w:r w:rsidR="0021583A">
        <w:rPr>
          <w:rFonts w:ascii="Fb Fontext" w:hAnsi="Fb Fontext" w:hint="cs"/>
          <w:rtl/>
        </w:rPr>
        <w:t>"ז</w:t>
      </w:r>
      <w:r w:rsidRPr="00224C4C">
        <w:rPr>
          <w:rFonts w:ascii="Fb Fontext" w:hAnsi="Fb Fontext" w:hint="cs"/>
          <w:rtl/>
        </w:rPr>
        <w:t xml:space="preserve"> הוא ד</w:t>
      </w:r>
      <w:r w:rsidRPr="00224C4C">
        <w:rPr>
          <w:rStyle w:val="affffa"/>
          <w:rFonts w:hint="cs"/>
          <w:rtl/>
        </w:rPr>
        <w:t>'</w:t>
      </w:r>
      <w:r w:rsidRPr="00224C4C">
        <w:rPr>
          <w:rStyle w:val="affffa"/>
          <w:rtl/>
        </w:rPr>
        <w:t>למען תפוש את בית ישראל בלבם'</w:t>
      </w:r>
      <w:r w:rsidRPr="00224C4C">
        <w:rPr>
          <w:rStyle w:val="affffa"/>
          <w:rFonts w:hint="cs"/>
          <w:rtl/>
        </w:rPr>
        <w:t>,</w:t>
      </w:r>
    </w:p>
    <w:p w14:paraId="094E1EFA" w14:textId="77777777" w:rsidR="00A85AC8" w:rsidRPr="00E600D8" w:rsidRDefault="006E0774" w:rsidP="00F129CB">
      <w:pPr>
        <w:pStyle w:val="38"/>
        <w:framePr w:wrap="notBeside"/>
        <w:rPr>
          <w:rtl/>
        </w:rPr>
      </w:pPr>
      <w:r w:rsidRPr="00E600D8">
        <w:rPr>
          <w:rFonts w:hint="cs"/>
          <w:rtl/>
        </w:rPr>
        <w:t>והך</w:t>
      </w:r>
      <w:r w:rsidR="00A85AC8" w:rsidRPr="00E600D8">
        <w:rPr>
          <w:rtl/>
        </w:rPr>
        <w:t>:</w:t>
      </w:r>
    </w:p>
    <w:p w14:paraId="793A2AEE" w14:textId="24FF49FE" w:rsidR="00257AC3" w:rsidRPr="00E2577A" w:rsidRDefault="0021583A" w:rsidP="006E0774">
      <w:pPr>
        <w:rPr>
          <w:spacing w:val="0"/>
          <w:rtl/>
        </w:rPr>
      </w:pPr>
      <w:r w:rsidRPr="00E2577A">
        <w:rPr>
          <w:rFonts w:ascii="Fb Fontext" w:hAnsi="Fb Fontext" w:hint="cs"/>
          <w:spacing w:val="0"/>
          <w:rtl/>
        </w:rPr>
        <w:t>ש</w:t>
      </w:r>
      <w:r w:rsidR="006E0774" w:rsidRPr="00E2577A">
        <w:rPr>
          <w:rFonts w:ascii="Fb Fontext" w:hAnsi="Fb Fontext" w:hint="cs"/>
          <w:spacing w:val="0"/>
          <w:rtl/>
        </w:rPr>
        <w:t>לא הגנה המצוה שלא יבוא לידי הרהור דשלוחי מצווה אין ניזוקין</w:t>
      </w:r>
    </w:p>
    <w:p w14:paraId="01CEE030" w14:textId="06727F15" w:rsidR="00A85AC8" w:rsidRPr="00E600D8" w:rsidRDefault="00E600D8" w:rsidP="00257AC3">
      <w:pPr>
        <w:pStyle w:val="38"/>
        <w:framePr w:wrap="notBeside"/>
        <w:rPr>
          <w:rtl/>
        </w:rPr>
      </w:pPr>
      <w:r w:rsidRPr="00E600D8">
        <w:rPr>
          <w:rFonts w:hint="cs"/>
          <w:rtl/>
        </w:rPr>
        <w:t>-</w:t>
      </w:r>
    </w:p>
    <w:p w14:paraId="42EF2068" w14:textId="416CB0FE" w:rsidR="006E0774" w:rsidRPr="00131640" w:rsidRDefault="006E0774" w:rsidP="006E0774">
      <w:pPr>
        <w:rPr>
          <w:rtl/>
        </w:rPr>
      </w:pPr>
      <w:r w:rsidRPr="00224C4C">
        <w:rPr>
          <w:rFonts w:ascii="Fb Fontext" w:hAnsi="Fb Fontext" w:hint="cs"/>
          <w:rtl/>
        </w:rPr>
        <w:t>בהליכתן שאני</w:t>
      </w:r>
    </w:p>
    <w:p w14:paraId="7A6F886D" w14:textId="77777777" w:rsidR="00A85AC8" w:rsidRPr="00E600D8" w:rsidRDefault="006E0774" w:rsidP="00F129CB">
      <w:pPr>
        <w:pStyle w:val="38"/>
        <w:framePr w:wrap="notBeside"/>
        <w:rPr>
          <w:rtl/>
        </w:rPr>
      </w:pPr>
      <w:r w:rsidRPr="00E600D8">
        <w:rPr>
          <w:rFonts w:hint="cs"/>
          <w:rtl/>
        </w:rPr>
        <w:t>והך</w:t>
      </w:r>
      <w:r w:rsidR="00A85AC8" w:rsidRPr="00E600D8">
        <w:rPr>
          <w:rtl/>
        </w:rPr>
        <w:t>:</w:t>
      </w:r>
    </w:p>
    <w:p w14:paraId="23536F75" w14:textId="26AA9DAC" w:rsidR="006E0774" w:rsidRPr="00131640" w:rsidRDefault="006E0774" w:rsidP="00257AC3">
      <w:pPr>
        <w:spacing w:after="120"/>
        <w:rPr>
          <w:rtl/>
        </w:rPr>
      </w:pPr>
      <w:r w:rsidRPr="00224C4C">
        <w:rPr>
          <w:rFonts w:ascii="Fb Fontext" w:hAnsi="Fb Fontext" w:hint="cs"/>
          <w:rtl/>
        </w:rPr>
        <w:t xml:space="preserve">דאין ניזוקין אפי' בחזרתן </w:t>
      </w:r>
      <w:r w:rsidRPr="00224C4C">
        <w:rPr>
          <w:rFonts w:ascii="Fb Fontext" w:hAnsi="Fb Fontext"/>
          <w:rtl/>
        </w:rPr>
        <w:t>–</w:t>
      </w:r>
      <w:r w:rsidRPr="00224C4C">
        <w:rPr>
          <w:rFonts w:ascii="Fb Fontext" w:hAnsi="Fb Fontext" w:hint="cs"/>
          <w:rtl/>
        </w:rPr>
        <w:t xml:space="preserve"> </w:t>
      </w:r>
      <w:r w:rsidR="00B35B36">
        <w:rPr>
          <w:rFonts w:ascii="Fb Fontext" w:hAnsi="Fb Fontext" w:hint="cs"/>
          <w:rtl/>
        </w:rPr>
        <w:t>שם</w:t>
      </w:r>
      <w:r w:rsidRPr="00224C4C">
        <w:rPr>
          <w:rFonts w:ascii="Fb Fontext" w:hAnsi="Fb Fontext" w:hint="cs"/>
          <w:rtl/>
        </w:rPr>
        <w:t xml:space="preserve"> בסולם רעוע שקבוע היזקו שאין סומכין על הנס</w:t>
      </w:r>
      <w:r w:rsidR="00042FE8">
        <w:rPr>
          <w:rFonts w:hint="cs"/>
          <w:rtl/>
        </w:rPr>
        <w:t xml:space="preserve"> </w:t>
      </w:r>
      <w:r w:rsidRPr="00224C4C">
        <w:rPr>
          <w:rFonts w:hint="cs"/>
          <w:rtl/>
        </w:rPr>
        <w:t>ד'</w:t>
      </w:r>
      <w:r w:rsidRPr="00042FE8">
        <w:rPr>
          <w:rStyle w:val="affffa"/>
          <w:rtl/>
        </w:rPr>
        <w:t>ויאמר שמואל איך אלך ושמע שאול והרגני</w:t>
      </w:r>
      <w:r w:rsidRPr="00042FE8">
        <w:rPr>
          <w:rStyle w:val="affffa"/>
          <w:rFonts w:hint="cs"/>
          <w:rtl/>
        </w:rPr>
        <w:t>'</w:t>
      </w:r>
      <w:r w:rsidRPr="00224C4C">
        <w:rPr>
          <w:rtl/>
        </w:rPr>
        <w:t>.</w:t>
      </w:r>
    </w:p>
    <w:p w14:paraId="2EF3075D" w14:textId="75C5BA5B" w:rsidR="00A85AC8" w:rsidRPr="00E600D8" w:rsidRDefault="006E0774" w:rsidP="00F129CB">
      <w:pPr>
        <w:pStyle w:val="38"/>
        <w:framePr w:wrap="notBeside"/>
        <w:rPr>
          <w:rtl/>
        </w:rPr>
      </w:pPr>
      <w:r w:rsidRPr="00E600D8">
        <w:rPr>
          <w:rtl/>
        </w:rPr>
        <w:lastRenderedPageBreak/>
        <w:t>ר"</w:t>
      </w:r>
      <w:r w:rsidRPr="00E600D8">
        <w:rPr>
          <w:rFonts w:hint="cs"/>
          <w:rtl/>
        </w:rPr>
        <w:t>יו</w:t>
      </w:r>
      <w:r w:rsidR="00A85AC8" w:rsidRPr="00E600D8">
        <w:rPr>
          <w:rtl/>
        </w:rPr>
        <w:t>:</w:t>
      </w:r>
    </w:p>
    <w:p w14:paraId="52E7932D" w14:textId="4232B914" w:rsidR="006E0774" w:rsidRPr="00131640" w:rsidRDefault="006E0774" w:rsidP="006E0774">
      <w:pPr>
        <w:rPr>
          <w:rtl/>
        </w:rPr>
      </w:pPr>
      <w:r w:rsidRPr="00224C4C">
        <w:rPr>
          <w:rFonts w:ascii="Fb Fontext" w:hAnsi="Fb Fontext"/>
          <w:sz w:val="32"/>
          <w:rtl/>
        </w:rPr>
        <w:t>אילמלי דרש</w:t>
      </w:r>
      <w:r w:rsidRPr="00224C4C">
        <w:rPr>
          <w:rStyle w:val="affffa"/>
          <w:rtl/>
        </w:rPr>
        <w:t xml:space="preserve"> </w:t>
      </w:r>
      <w:r w:rsidRPr="00224C4C">
        <w:rPr>
          <w:rStyle w:val="affffa"/>
          <w:rFonts w:hint="cs"/>
          <w:rtl/>
        </w:rPr>
        <w:t>'</w:t>
      </w:r>
      <w:r w:rsidRPr="00224C4C">
        <w:rPr>
          <w:rStyle w:val="affffa"/>
          <w:rtl/>
        </w:rPr>
        <w:t>אחר</w:t>
      </w:r>
      <w:r w:rsidRPr="00224C4C">
        <w:rPr>
          <w:rStyle w:val="affffa"/>
          <w:rFonts w:hint="cs"/>
          <w:rtl/>
        </w:rPr>
        <w:t>'</w:t>
      </w:r>
      <w:r w:rsidRPr="00224C4C">
        <w:rPr>
          <w:rStyle w:val="affffa"/>
          <w:rtl/>
        </w:rPr>
        <w:t xml:space="preserve"> </w:t>
      </w:r>
      <w:r w:rsidRPr="00224C4C">
        <w:rPr>
          <w:rFonts w:ascii="Fb Fontext" w:hAnsi="Fb Fontext"/>
          <w:sz w:val="32"/>
          <w:rtl/>
        </w:rPr>
        <w:t xml:space="preserve">לקרא </w:t>
      </w:r>
      <w:r w:rsidRPr="00042FE8">
        <w:rPr>
          <w:rStyle w:val="afffff3"/>
          <w:rtl/>
        </w:rPr>
        <w:t>כר</w:t>
      </w:r>
      <w:r w:rsidRPr="00042FE8">
        <w:rPr>
          <w:rStyle w:val="afffff3"/>
          <w:rFonts w:hint="cs"/>
          <w:rtl/>
        </w:rPr>
        <w:t>י</w:t>
      </w:r>
      <w:r w:rsidRPr="00042FE8">
        <w:rPr>
          <w:rStyle w:val="afffff3"/>
          <w:rtl/>
        </w:rPr>
        <w:t>"</w:t>
      </w:r>
      <w:r w:rsidRPr="00042FE8">
        <w:rPr>
          <w:rStyle w:val="afffff3"/>
          <w:rFonts w:hint="cs"/>
          <w:rtl/>
        </w:rPr>
        <w:t>ע בן בתו</w:t>
      </w:r>
      <w:r w:rsidRPr="00224C4C">
        <w:rPr>
          <w:rFonts w:ascii="Fb Fontext" w:hAnsi="Fb Fontext" w:hint="cs"/>
          <w:sz w:val="32"/>
          <w:rtl/>
        </w:rPr>
        <w:t xml:space="preserve"> </w:t>
      </w:r>
      <w:r w:rsidRPr="00224C4C">
        <w:rPr>
          <w:rFonts w:ascii="Fb Fontext" w:hAnsi="Fb Fontext"/>
          <w:sz w:val="32"/>
          <w:rtl/>
        </w:rPr>
        <w:t>–</w:t>
      </w:r>
      <w:r w:rsidRPr="00224C4C">
        <w:rPr>
          <w:rFonts w:ascii="Fb Fontext" w:hAnsi="Fb Fontext" w:hint="cs"/>
          <w:sz w:val="32"/>
          <w:rtl/>
        </w:rPr>
        <w:t xml:space="preserve"> לא חטא</w:t>
      </w:r>
    </w:p>
    <w:p w14:paraId="1905FD9E" w14:textId="77777777" w:rsidR="006E0774" w:rsidRPr="00131640" w:rsidRDefault="006E0774" w:rsidP="006E0774">
      <w:pPr>
        <w:rPr>
          <w:rtl/>
        </w:rPr>
      </w:pPr>
      <w:r w:rsidRPr="00210DF6">
        <w:rPr>
          <w:rFonts w:ascii="Fb Fontext" w:hAnsi="Fb Fontext" w:cs="BA TM • Vilna Extra-Bold" w:hint="cs"/>
          <w:rtl/>
        </w:rPr>
        <w:t>ואחר</w:t>
      </w:r>
      <w:r w:rsidRPr="00224C4C">
        <w:rPr>
          <w:rFonts w:ascii="Fb Fontext" w:hAnsi="Fb Fontext" w:hint="cs"/>
          <w:rtl/>
        </w:rPr>
        <w:t xml:space="preserve">- </w:t>
      </w:r>
      <w:r w:rsidRPr="00042FE8">
        <w:rPr>
          <w:rStyle w:val="afffff3"/>
          <w:rFonts w:hint="cs"/>
          <w:rtl/>
        </w:rPr>
        <w:t>א</w:t>
      </w:r>
      <w:r w:rsidRPr="00042FE8">
        <w:rPr>
          <w:rStyle w:val="afffff3"/>
          <w:rtl/>
        </w:rPr>
        <w:t>"</w:t>
      </w:r>
      <w:r w:rsidRPr="00042FE8">
        <w:rPr>
          <w:rStyle w:val="afffff3"/>
          <w:rFonts w:hint="cs"/>
          <w:rtl/>
        </w:rPr>
        <w:t>ד:</w:t>
      </w:r>
      <w:r w:rsidRPr="00224C4C">
        <w:rPr>
          <w:rFonts w:ascii="Fb Fontext" w:hAnsi="Fb Fontext" w:hint="cs"/>
          <w:rtl/>
        </w:rPr>
        <w:t xml:space="preserve"> זה מה שראה</w:t>
      </w:r>
    </w:p>
    <w:p w14:paraId="43C3F8AE" w14:textId="20E318F3" w:rsidR="00A85AC8" w:rsidRPr="00E600D8" w:rsidRDefault="006E0774" w:rsidP="00F129CB">
      <w:pPr>
        <w:pStyle w:val="38"/>
        <w:framePr w:wrap="notBeside"/>
        <w:rPr>
          <w:rtl/>
        </w:rPr>
      </w:pPr>
      <w:r w:rsidRPr="00E600D8">
        <w:rPr>
          <w:rFonts w:hint="cs"/>
          <w:rtl/>
        </w:rPr>
        <w:t>וא</w:t>
      </w:r>
      <w:r w:rsidRPr="00E600D8">
        <w:rPr>
          <w:rtl/>
        </w:rPr>
        <w:t>"</w:t>
      </w:r>
      <w:r w:rsidRPr="00E600D8">
        <w:rPr>
          <w:rFonts w:hint="cs"/>
          <w:rtl/>
        </w:rPr>
        <w:t>ד</w:t>
      </w:r>
      <w:r w:rsidR="00A85AC8" w:rsidRPr="00E600D8">
        <w:rPr>
          <w:rFonts w:hint="cs"/>
          <w:rtl/>
        </w:rPr>
        <w:t>:</w:t>
      </w:r>
    </w:p>
    <w:p w14:paraId="47C1D7C7" w14:textId="5F5E67E0" w:rsidR="009469D7" w:rsidRDefault="006E0774" w:rsidP="006E0774">
      <w:pPr>
        <w:rPr>
          <w:rFonts w:ascii="Fb Fontext" w:hAnsi="Fb Fontext"/>
          <w:rtl/>
        </w:rPr>
      </w:pPr>
      <w:r w:rsidRPr="00224C4C">
        <w:rPr>
          <w:rFonts w:ascii="Fb Fontext" w:hAnsi="Fb Fontext"/>
          <w:rtl/>
        </w:rPr>
        <w:t xml:space="preserve">לישנא דחוצפית המתורגמן </w:t>
      </w:r>
      <w:r w:rsidRPr="00224C4C">
        <w:rPr>
          <w:rFonts w:ascii="Fb Fontext" w:hAnsi="Fb Fontext" w:hint="cs"/>
          <w:rtl/>
        </w:rPr>
        <w:t>ראה שנגררת ע'י דבר אחר</w:t>
      </w:r>
      <w:r w:rsidR="009E63E6">
        <w:rPr>
          <w:rFonts w:ascii="Fb Fontext" w:hAnsi="Fb Fontext" w:hint="cs"/>
          <w:rtl/>
        </w:rPr>
        <w:t>,</w:t>
      </w:r>
    </w:p>
    <w:p w14:paraId="15DF48D4" w14:textId="45ED9D8C" w:rsidR="006E0774" w:rsidRPr="00131640" w:rsidRDefault="006E0774" w:rsidP="006E0774">
      <w:pPr>
        <w:rPr>
          <w:rtl/>
        </w:rPr>
      </w:pPr>
      <w:r w:rsidRPr="009E63E6">
        <w:rPr>
          <w:rStyle w:val="afffff3"/>
          <w:rFonts w:hint="cs"/>
          <w:rtl/>
        </w:rPr>
        <w:t>אמר</w:t>
      </w:r>
      <w:r w:rsidR="009E63E6">
        <w:rPr>
          <w:rStyle w:val="afffff3"/>
          <w:rFonts w:hint="cs"/>
          <w:rtl/>
        </w:rPr>
        <w:t xml:space="preserve">: </w:t>
      </w:r>
      <w:r w:rsidRPr="00224C4C">
        <w:rPr>
          <w:rFonts w:ascii="Fb Fontext" w:hAnsi="Fb Fontext" w:hint="cs"/>
          <w:rtl/>
        </w:rPr>
        <w:t xml:space="preserve"> </w:t>
      </w:r>
      <w:r w:rsidRPr="00224C4C">
        <w:rPr>
          <w:rFonts w:ascii="Fb Fontext" w:hAnsi="Fb Fontext"/>
          <w:rtl/>
        </w:rPr>
        <w:t xml:space="preserve">פה שהפיק מרגליות ילחך עפר? </w:t>
      </w:r>
      <w:r w:rsidRPr="00224C4C">
        <w:rPr>
          <w:rFonts w:ascii="Fb Fontext" w:hAnsi="Fb Fontext" w:hint="cs"/>
          <w:sz w:val="32"/>
          <w:rtl/>
        </w:rPr>
        <w:t>יצא</w:t>
      </w:r>
      <w:r w:rsidRPr="00224C4C">
        <w:rPr>
          <w:rFonts w:ascii="Fb Fontext" w:hAnsi="Fb Fontext"/>
          <w:sz w:val="32"/>
          <w:rtl/>
        </w:rPr>
        <w:t xml:space="preserve"> </w:t>
      </w:r>
      <w:r w:rsidRPr="00224C4C">
        <w:rPr>
          <w:rFonts w:ascii="Fb Fontext" w:hAnsi="Fb Fontext" w:hint="cs"/>
          <w:sz w:val="32"/>
          <w:rtl/>
        </w:rPr>
        <w:t>ו</w:t>
      </w:r>
      <w:r w:rsidRPr="00224C4C">
        <w:rPr>
          <w:rFonts w:ascii="Fb Fontext" w:hAnsi="Fb Fontext"/>
          <w:sz w:val="32"/>
          <w:rtl/>
        </w:rPr>
        <w:t>חטא.</w:t>
      </w:r>
    </w:p>
    <w:p w14:paraId="31F9A9DC" w14:textId="77777777" w:rsidR="006E0774" w:rsidRPr="00131640" w:rsidRDefault="006E0774" w:rsidP="00841728">
      <w:pPr>
        <w:pStyle w:val="affffb"/>
        <w:pPrChange w:id="90036" w:author="קלוד" w:date="2026-10-08T12:07:40Z">
          <w:pPr>
            <w:pStyle w:val="affb"/>
          </w:pPr>
        </w:pPrChange>
      </w:pPr>
      <w:del w:id="90034" w:author="קלוד" w:date="2026-10-08T12:07:40Z">
        <w:r w:rsidRPr="00224C4C">
          <w:rPr>
            <w:rFonts w:hint="cs"/>
            <w:rtl/>
          </w:rPr>
          <w:delText xml:space="preserve">׹</w:delText>
        </w:r>
      </w:del>
      <w:ins w:id="90035" w:author="קלוד" w:date="2026-10-08T12:07:40Z">
        <w:r>
          <w:rPr>
            <w:color w:val="7B3F00"/>
          </w:rPr>
          <w:t xml:space="preserve">ניצול מעבירה</w:t>
        </w:r>
      </w:ins>
    </w:p>
    <w:p w14:paraId="31C95057" w14:textId="2D8B0E4A" w:rsidR="00A85AC8" w:rsidRPr="00E600D8" w:rsidRDefault="006E0774" w:rsidP="00042FE8">
      <w:pPr>
        <w:pStyle w:val="38"/>
        <w:framePr w:wrap="notBeside"/>
        <w:rPr>
          <w:rtl/>
        </w:rPr>
      </w:pPr>
      <w:r w:rsidRPr="00E600D8">
        <w:rPr>
          <w:rtl/>
        </w:rPr>
        <w:t xml:space="preserve">רמי </w:t>
      </w:r>
      <w:r w:rsidRPr="00E600D8">
        <w:rPr>
          <w:rFonts w:hint="cs"/>
          <w:rtl/>
        </w:rPr>
        <w:t>ר</w:t>
      </w:r>
      <w:r w:rsidRPr="00E600D8">
        <w:rPr>
          <w:rtl/>
        </w:rPr>
        <w:t>"</w:t>
      </w:r>
      <w:r w:rsidRPr="00E600D8">
        <w:rPr>
          <w:rFonts w:hint="cs"/>
          <w:rtl/>
        </w:rPr>
        <w:t>ט ב</w:t>
      </w:r>
      <w:r w:rsidRPr="00E600D8">
        <w:rPr>
          <w:rtl/>
        </w:rPr>
        <w:t>"</w:t>
      </w:r>
      <w:r w:rsidRPr="00E600D8">
        <w:rPr>
          <w:rFonts w:hint="cs"/>
          <w:rtl/>
        </w:rPr>
        <w:t>ק לרבא</w:t>
      </w:r>
      <w:r w:rsidR="00A85AC8" w:rsidRPr="00E600D8">
        <w:rPr>
          <w:rtl/>
        </w:rPr>
        <w:t>:</w:t>
      </w:r>
    </w:p>
    <w:p w14:paraId="51F62347" w14:textId="38D07FF3" w:rsidR="006E0774" w:rsidRPr="00131640" w:rsidRDefault="006E0774" w:rsidP="006E0774">
      <w:pPr>
        <w:rPr>
          <w:rtl/>
        </w:rPr>
      </w:pPr>
      <w:r w:rsidRPr="00224C4C">
        <w:rPr>
          <w:rFonts w:ascii="Fb Fontext" w:hAnsi="Fb Fontext"/>
          <w:sz w:val="32"/>
          <w:rtl/>
        </w:rPr>
        <w:t xml:space="preserve">כל </w:t>
      </w:r>
      <w:r w:rsidRPr="00210DF6">
        <w:rPr>
          <w:rStyle w:val="afffa"/>
          <w:rFonts w:ascii="Fb Fontext" w:hAnsi="Fb Fontext" w:cs="BA TM • Vilna Extra-Bold"/>
          <w:bCs w:val="0"/>
          <w:rtl/>
        </w:rPr>
        <w:t>העושה</w:t>
      </w:r>
      <w:r w:rsidRPr="00224C4C">
        <w:rPr>
          <w:rFonts w:ascii="Fb Fontext" w:hAnsi="Fb Fontext"/>
          <w:sz w:val="32"/>
          <w:rtl/>
        </w:rPr>
        <w:t xml:space="preserve"> מצוה אחת - מטיבין לו.</w:t>
      </w:r>
    </w:p>
    <w:p w14:paraId="31FED004" w14:textId="77777777" w:rsidR="00A85AC8" w:rsidRPr="00E600D8" w:rsidRDefault="006E0774" w:rsidP="00042FE8">
      <w:pPr>
        <w:pStyle w:val="38"/>
        <w:framePr w:wrap="notBeside"/>
        <w:rPr>
          <w:rtl/>
        </w:rPr>
      </w:pPr>
      <w:r w:rsidRPr="00E600D8">
        <w:rPr>
          <w:rFonts w:hint="cs"/>
          <w:rtl/>
        </w:rPr>
        <w:t>והך</w:t>
      </w:r>
      <w:r w:rsidR="00A85AC8" w:rsidRPr="00E600D8">
        <w:rPr>
          <w:rtl/>
        </w:rPr>
        <w:t>:</w:t>
      </w:r>
    </w:p>
    <w:p w14:paraId="5AB7B7A7" w14:textId="22C6718C" w:rsidR="009469D7" w:rsidRDefault="006E0774" w:rsidP="006E0774">
      <w:pPr>
        <w:rPr>
          <w:rStyle w:val="affffa"/>
          <w:rtl/>
        </w:rPr>
      </w:pPr>
      <w:r w:rsidRPr="00224C4C">
        <w:rPr>
          <w:rStyle w:val="affffa"/>
          <w:rFonts w:hint="cs"/>
          <w:rtl/>
        </w:rPr>
        <w:t>ד</w:t>
      </w:r>
      <w:r w:rsidRPr="009E63E6">
        <w:rPr>
          <w:rFonts w:hint="cs"/>
          <w:rtl/>
        </w:rPr>
        <w:t>'</w:t>
      </w:r>
      <w:r w:rsidRPr="009E63E6">
        <w:rPr>
          <w:rtl/>
        </w:rPr>
        <w:t>ישב ולא עבר עבירה - נותנים לו שכר כעושה מצוה</w:t>
      </w:r>
      <w:r w:rsidRPr="009E63E6">
        <w:rPr>
          <w:rFonts w:hint="cs"/>
          <w:rtl/>
        </w:rPr>
        <w:t>'</w:t>
      </w:r>
    </w:p>
    <w:p w14:paraId="39D30BC1" w14:textId="219A9607" w:rsidR="00A85AC8" w:rsidRPr="00E600D8" w:rsidRDefault="00E600D8" w:rsidP="00042FE8">
      <w:pPr>
        <w:pStyle w:val="38"/>
        <w:framePr w:wrap="notBeside"/>
        <w:rPr>
          <w:rtl/>
        </w:rPr>
      </w:pPr>
      <w:r w:rsidRPr="00E600D8">
        <w:rPr>
          <w:rFonts w:hint="cs"/>
          <w:rtl/>
        </w:rPr>
        <w:t>-</w:t>
      </w:r>
    </w:p>
    <w:p w14:paraId="6AB44A22" w14:textId="50AA8C3E" w:rsidR="006E0774" w:rsidRPr="00131640" w:rsidRDefault="006E0774" w:rsidP="00876F9E">
      <w:pPr>
        <w:spacing w:after="120"/>
        <w:rPr>
          <w:rtl/>
        </w:rPr>
      </w:pPr>
      <w:r w:rsidRPr="00224C4C">
        <w:rPr>
          <w:rFonts w:ascii="Fb Fontext" w:hAnsi="Fb Fontext" w:hint="cs"/>
          <w:rtl/>
        </w:rPr>
        <w:t>היינו בבא דבר עבירה לידו וניצול ממנה</w:t>
      </w:r>
      <w:r w:rsidR="009E63E6">
        <w:rPr>
          <w:rFonts w:ascii="Fb Fontext" w:hAnsi="Fb Fontext" w:hint="cs"/>
          <w:rtl/>
        </w:rPr>
        <w:t>.</w:t>
      </w:r>
    </w:p>
    <w:p w14:paraId="1C5FC596" w14:textId="5C4CAC68" w:rsidR="00A85AC8" w:rsidRPr="00E600D8" w:rsidRDefault="006E0774" w:rsidP="00042FE8">
      <w:pPr>
        <w:pStyle w:val="38"/>
        <w:framePr w:wrap="notBeside"/>
        <w:rPr>
          <w:rtl/>
        </w:rPr>
      </w:pPr>
      <w:r w:rsidRPr="00E600D8">
        <w:rPr>
          <w:rtl/>
        </w:rPr>
        <w:t>כר</w:t>
      </w:r>
      <w:r w:rsidRPr="00E600D8">
        <w:rPr>
          <w:rFonts w:hint="cs"/>
          <w:rtl/>
        </w:rPr>
        <w:t>חב</w:t>
      </w:r>
      <w:r w:rsidRPr="00E600D8">
        <w:rPr>
          <w:rtl/>
        </w:rPr>
        <w:t>"</w:t>
      </w:r>
      <w:r w:rsidR="00366655" w:rsidRPr="00E600D8">
        <w:rPr>
          <w:rFonts w:hint="cs"/>
          <w:rtl/>
        </w:rPr>
        <w:t>פ</w:t>
      </w:r>
      <w:r w:rsidR="00A85AC8" w:rsidRPr="00E600D8">
        <w:rPr>
          <w:rFonts w:hint="cs"/>
          <w:rtl/>
        </w:rPr>
        <w:t>:</w:t>
      </w:r>
    </w:p>
    <w:p w14:paraId="218CF769" w14:textId="6D8B844F" w:rsidR="006E0774" w:rsidRPr="00131640" w:rsidRDefault="00366655" w:rsidP="006E0774">
      <w:pPr>
        <w:rPr>
          <w:rtl/>
        </w:rPr>
      </w:pPr>
      <w:r w:rsidRPr="00224C4C">
        <w:rPr>
          <w:rFonts w:ascii="Fb Fontext" w:hAnsi="Fb Fontext" w:hint="cs"/>
          <w:rtl/>
        </w:rPr>
        <w:t>שתבעתו מטרוניתא אמר לחש ומילא עצמו בשחין אמרה לחש והתר</w:t>
      </w:r>
      <w:r w:rsidR="006E0774" w:rsidRPr="00224C4C">
        <w:rPr>
          <w:rFonts w:ascii="Fb Fontext" w:hAnsi="Fb Fontext" w:hint="cs"/>
          <w:rtl/>
        </w:rPr>
        <w:t>פא הלך והטמין עצמו במקום שדים שאפי' עולים שנים ביום היו ניזוקים</w:t>
      </w:r>
    </w:p>
    <w:p w14:paraId="37FC30B1" w14:textId="2BD040D2" w:rsidR="006E0774" w:rsidRPr="00131640" w:rsidRDefault="006E0774" w:rsidP="006E0774">
      <w:pPr>
        <w:rPr>
          <w:rtl/>
        </w:rPr>
      </w:pPr>
      <w:r w:rsidRPr="00E2577A">
        <w:rPr>
          <w:rStyle w:val="afffff3"/>
          <w:rFonts w:hint="cs"/>
          <w:rtl/>
        </w:rPr>
        <w:t>למחרת שאלוהו רבנן מי שמרך</w:t>
      </w:r>
      <w:r w:rsidR="00E2577A">
        <w:rPr>
          <w:rStyle w:val="afffff3"/>
          <w:rFonts w:hint="cs"/>
          <w:rtl/>
        </w:rPr>
        <w:t xml:space="preserve">, </w:t>
      </w:r>
      <w:r w:rsidRPr="00E2577A">
        <w:rPr>
          <w:rStyle w:val="afffff3"/>
          <w:rFonts w:hint="cs"/>
          <w:rtl/>
        </w:rPr>
        <w:t xml:space="preserve"> א</w:t>
      </w:r>
      <w:r w:rsidRPr="00E2577A">
        <w:rPr>
          <w:rStyle w:val="afffff3"/>
          <w:rtl/>
        </w:rPr>
        <w:t>"</w:t>
      </w:r>
      <w:r w:rsidRPr="00E2577A">
        <w:rPr>
          <w:rStyle w:val="afffff3"/>
          <w:rFonts w:hint="cs"/>
          <w:rtl/>
        </w:rPr>
        <w:t>ל</w:t>
      </w:r>
      <w:r w:rsidR="00E2577A">
        <w:rPr>
          <w:rStyle w:val="afffff3"/>
          <w:rFonts w:hint="cs"/>
          <w:rtl/>
        </w:rPr>
        <w:t>:</w:t>
      </w:r>
      <w:r w:rsidRPr="00224C4C">
        <w:rPr>
          <w:rFonts w:ascii="Fb Fontext" w:hAnsi="Fb Fontext" w:hint="cs"/>
          <w:rtl/>
        </w:rPr>
        <w:t xml:space="preserve"> </w:t>
      </w:r>
      <w:r w:rsidRPr="00224C4C">
        <w:rPr>
          <w:rFonts w:ascii="Fb Fontext" w:hAnsi="Fb Fontext"/>
          <w:rtl/>
        </w:rPr>
        <w:t>נושאי קיסר שמרוני כל הלילה,</w:t>
      </w:r>
    </w:p>
    <w:p w14:paraId="2395E86E" w14:textId="2A3B85C3" w:rsidR="009469D7" w:rsidRDefault="006E0774" w:rsidP="00945112">
      <w:pPr>
        <w:spacing w:after="120"/>
        <w:rPr>
          <w:rFonts w:ascii="Fb Fontext" w:hAnsi="Fb Fontext"/>
          <w:sz w:val="32"/>
          <w:rtl/>
        </w:rPr>
      </w:pPr>
      <w:r w:rsidRPr="00E2577A">
        <w:rPr>
          <w:rStyle w:val="afffff3"/>
          <w:rFonts w:hint="cs"/>
          <w:rtl/>
        </w:rPr>
        <w:t>שאלוהו</w:t>
      </w:r>
      <w:r w:rsidR="00E2577A">
        <w:rPr>
          <w:rStyle w:val="afffff3"/>
          <w:rFonts w:hint="cs"/>
          <w:rtl/>
        </w:rPr>
        <w:t>:</w:t>
      </w:r>
      <w:r w:rsidRPr="00224C4C">
        <w:rPr>
          <w:rFonts w:ascii="Fb Fontext" w:hAnsi="Fb Fontext" w:hint="cs"/>
          <w:rtl/>
        </w:rPr>
        <w:t xml:space="preserve"> אם </w:t>
      </w:r>
      <w:r w:rsidRPr="00224C4C">
        <w:rPr>
          <w:rFonts w:ascii="Fb Fontext" w:hAnsi="Fb Fontext"/>
          <w:rtl/>
        </w:rPr>
        <w:t xml:space="preserve">דבר ערוה בא לידך וניצל הימנו, </w:t>
      </w:r>
      <w:r w:rsidRPr="00224C4C">
        <w:rPr>
          <w:rtl/>
        </w:rPr>
        <w:t>ד</w:t>
      </w:r>
      <w:r w:rsidRPr="00224C4C">
        <w:rPr>
          <w:rFonts w:hint="cs"/>
          <w:rtl/>
        </w:rPr>
        <w:t>'</w:t>
      </w:r>
      <w:r w:rsidRPr="00224C4C">
        <w:rPr>
          <w:rtl/>
        </w:rPr>
        <w:t>כל הבא דבר ערוה לידו וניצל הימנו, עושין לו נס</w:t>
      </w:r>
      <w:r w:rsidRPr="00224C4C">
        <w:rPr>
          <w:rFonts w:hint="cs"/>
          <w:rtl/>
        </w:rPr>
        <w:t>'</w:t>
      </w:r>
      <w:r w:rsidRPr="00224C4C">
        <w:rPr>
          <w:rtl/>
        </w:rPr>
        <w:t>.</w:t>
      </w:r>
      <w:r w:rsidRPr="00224C4C">
        <w:rPr>
          <w:rFonts w:ascii="Fb Fontext" w:hAnsi="Fb Fontext" w:hint="cs"/>
          <w:rtl/>
        </w:rPr>
        <w:t xml:space="preserve"> </w:t>
      </w:r>
      <w:r w:rsidRPr="00224C4C">
        <w:rPr>
          <w:rStyle w:val="affffa"/>
          <w:rFonts w:hint="cs"/>
          <w:rtl/>
        </w:rPr>
        <w:t>'</w:t>
      </w:r>
      <w:r w:rsidRPr="00224C4C">
        <w:rPr>
          <w:rStyle w:val="affffa"/>
          <w:rtl/>
        </w:rPr>
        <w:t>גבורי כח עושי דברו לשמוע בקול דברו</w:t>
      </w:r>
      <w:r w:rsidRPr="00224C4C">
        <w:rPr>
          <w:rStyle w:val="affffa"/>
          <w:rFonts w:hint="cs"/>
          <w:rtl/>
        </w:rPr>
        <w:t>'</w:t>
      </w:r>
      <w:r w:rsidRPr="00224C4C">
        <w:rPr>
          <w:rStyle w:val="affffa"/>
          <w:rtl/>
        </w:rPr>
        <w:t xml:space="preserve"> </w:t>
      </w:r>
      <w:r w:rsidRPr="00224C4C">
        <w:rPr>
          <w:rFonts w:ascii="Fb Fontext" w:hAnsi="Fb Fontext"/>
          <w:sz w:val="32"/>
          <w:rtl/>
        </w:rPr>
        <w:t>- כגון רבי צדוק וחביריו.</w:t>
      </w:r>
    </w:p>
    <w:p w14:paraId="467FE5EF" w14:textId="77777777" w:rsidR="009469D7" w:rsidRDefault="006E0774" w:rsidP="00211AEB">
      <w:pPr>
        <w:rPr>
          <w:rFonts w:ascii="Fb Fontext" w:hAnsi="Fb Fontext"/>
          <w:sz w:val="32"/>
          <w:rtl/>
        </w:rPr>
      </w:pPr>
      <w:r w:rsidRPr="00224C4C">
        <w:rPr>
          <w:rFonts w:ascii="Fb Fontext" w:hAnsi="Fb Fontext" w:hint="cs"/>
          <w:sz w:val="32"/>
          <w:rtl/>
        </w:rPr>
        <w:t xml:space="preserve">שתבעתו מטרוניתא </w:t>
      </w:r>
      <w:r w:rsidRPr="00211AEB">
        <w:rPr>
          <w:rStyle w:val="afffff3"/>
          <w:rFonts w:hint="cs"/>
          <w:rtl/>
        </w:rPr>
        <w:t>וא</w:t>
      </w:r>
      <w:r w:rsidRPr="00211AEB">
        <w:rPr>
          <w:rStyle w:val="afffff3"/>
          <w:rtl/>
        </w:rPr>
        <w:t>"</w:t>
      </w:r>
      <w:r w:rsidRPr="00211AEB">
        <w:rPr>
          <w:rStyle w:val="afffff3"/>
          <w:rFonts w:hint="cs"/>
          <w:rtl/>
        </w:rPr>
        <w:t xml:space="preserve">ל </w:t>
      </w:r>
      <w:r w:rsidRPr="00224C4C">
        <w:rPr>
          <w:rFonts w:ascii="Fb Fontext" w:hAnsi="Fb Fontext" w:hint="cs"/>
          <w:sz w:val="32"/>
          <w:rtl/>
        </w:rPr>
        <w:t>שחלש ליבו ואינו יכול</w:t>
      </w:r>
      <w:r w:rsidR="00211AEB">
        <w:rPr>
          <w:rFonts w:ascii="Fb Fontext" w:hAnsi="Fb Fontext" w:hint="cs"/>
          <w:sz w:val="32"/>
          <w:rtl/>
        </w:rPr>
        <w:t>,</w:t>
      </w:r>
      <w:r w:rsidRPr="00224C4C">
        <w:rPr>
          <w:rFonts w:ascii="Fb Fontext" w:hAnsi="Fb Fontext" w:hint="cs"/>
          <w:sz w:val="32"/>
          <w:rtl/>
        </w:rPr>
        <w:t xml:space="preserve"> </w:t>
      </w:r>
      <w:r w:rsidRPr="00211AEB">
        <w:rPr>
          <w:rStyle w:val="afffff3"/>
          <w:rFonts w:hint="cs"/>
          <w:rtl/>
        </w:rPr>
        <w:t>וביקש</w:t>
      </w:r>
      <w:r w:rsidRPr="00224C4C">
        <w:rPr>
          <w:rFonts w:ascii="Fb Fontext" w:hAnsi="Fb Fontext" w:hint="cs"/>
          <w:sz w:val="32"/>
          <w:rtl/>
        </w:rPr>
        <w:t xml:space="preserve"> לאכול</w:t>
      </w:r>
    </w:p>
    <w:p w14:paraId="0F98A922" w14:textId="2B4D1087" w:rsidR="006E0774" w:rsidRPr="00E2577A" w:rsidRDefault="006E0774" w:rsidP="00211AEB">
      <w:pPr>
        <w:rPr>
          <w:spacing w:val="0"/>
          <w:rtl/>
        </w:rPr>
      </w:pPr>
      <w:r w:rsidRPr="00E2577A">
        <w:rPr>
          <w:rStyle w:val="afffff3"/>
          <w:rFonts w:hint="cs"/>
          <w:spacing w:val="0"/>
          <w:rtl/>
        </w:rPr>
        <w:t>אמרה לו</w:t>
      </w:r>
      <w:r w:rsidRPr="00E2577A">
        <w:rPr>
          <w:rFonts w:ascii="Fb Fontext" w:hAnsi="Fb Fontext" w:hint="cs"/>
          <w:spacing w:val="0"/>
          <w:sz w:val="32"/>
          <w:rtl/>
        </w:rPr>
        <w:t xml:space="preserve"> יש דבר טמא.</w:t>
      </w:r>
      <w:r w:rsidR="00211AEB" w:rsidRPr="00E2577A">
        <w:rPr>
          <w:rFonts w:ascii="Fb Fontext" w:hAnsi="Fb Fontext" w:hint="cs"/>
          <w:spacing w:val="0"/>
          <w:sz w:val="32"/>
          <w:rtl/>
        </w:rPr>
        <w:t xml:space="preserve"> </w:t>
      </w:r>
      <w:r w:rsidRPr="00E2577A">
        <w:rPr>
          <w:rStyle w:val="afffff3"/>
          <w:rFonts w:hint="cs"/>
          <w:spacing w:val="0"/>
          <w:rtl/>
        </w:rPr>
        <w:t>א</w:t>
      </w:r>
      <w:r w:rsidRPr="00E2577A">
        <w:rPr>
          <w:rStyle w:val="afffff3"/>
          <w:spacing w:val="0"/>
          <w:rtl/>
        </w:rPr>
        <w:t>"</w:t>
      </w:r>
      <w:r w:rsidRPr="00E2577A">
        <w:rPr>
          <w:rStyle w:val="afffff3"/>
          <w:rFonts w:hint="cs"/>
          <w:spacing w:val="0"/>
          <w:rtl/>
        </w:rPr>
        <w:t xml:space="preserve">ל </w:t>
      </w:r>
      <w:r w:rsidRPr="00E2577A">
        <w:rPr>
          <w:rFonts w:ascii="Fb Fontext" w:hAnsi="Fb Fontext" w:hint="cs"/>
          <w:spacing w:val="0"/>
          <w:rtl/>
        </w:rPr>
        <w:t>מאי נפק</w:t>
      </w:r>
      <w:r w:rsidRPr="00E2577A">
        <w:rPr>
          <w:rFonts w:ascii="Fb Fontext" w:hAnsi="Fb Fontext"/>
          <w:spacing w:val="0"/>
          <w:rtl/>
        </w:rPr>
        <w:t>"</w:t>
      </w:r>
      <w:r w:rsidRPr="00E2577A">
        <w:rPr>
          <w:rFonts w:ascii="Fb Fontext" w:hAnsi="Fb Fontext" w:hint="cs"/>
          <w:spacing w:val="0"/>
          <w:rtl/>
        </w:rPr>
        <w:t>מ מי שעושה כן יכול לאכול כן</w:t>
      </w:r>
    </w:p>
    <w:p w14:paraId="32650E9F" w14:textId="77777777" w:rsidR="009469D7" w:rsidRDefault="006E0774" w:rsidP="006E0774">
      <w:pPr>
        <w:rPr>
          <w:rFonts w:ascii="Fb Fontext" w:hAnsi="Fb Fontext"/>
          <w:rtl/>
        </w:rPr>
      </w:pPr>
      <w:r w:rsidRPr="00224C4C">
        <w:rPr>
          <w:rFonts w:ascii="Fb Fontext" w:hAnsi="Fb Fontext" w:hint="cs"/>
          <w:rtl/>
        </w:rPr>
        <w:t xml:space="preserve">הלך וישב בתנור </w:t>
      </w:r>
      <w:r w:rsidRPr="00211AEB">
        <w:rPr>
          <w:rStyle w:val="afffff3"/>
          <w:rFonts w:hint="cs"/>
          <w:rtl/>
        </w:rPr>
        <w:t>וא</w:t>
      </w:r>
      <w:r w:rsidRPr="00211AEB">
        <w:rPr>
          <w:rStyle w:val="afffff3"/>
          <w:rtl/>
        </w:rPr>
        <w:t>"</w:t>
      </w:r>
      <w:r w:rsidRPr="00211AEB">
        <w:rPr>
          <w:rStyle w:val="afffff3"/>
          <w:rFonts w:hint="cs"/>
          <w:rtl/>
        </w:rPr>
        <w:t>ל</w:t>
      </w:r>
      <w:r w:rsidRPr="00224C4C">
        <w:rPr>
          <w:rFonts w:ascii="Fb Fontext" w:hAnsi="Fb Fontext" w:hint="cs"/>
          <w:rtl/>
        </w:rPr>
        <w:t xml:space="preserve"> שמי שעושה כן נופל בזה</w:t>
      </w:r>
    </w:p>
    <w:p w14:paraId="6E9D3864" w14:textId="4C60A349" w:rsidR="006E0774" w:rsidRPr="00131640" w:rsidRDefault="006E0774" w:rsidP="00876F9E">
      <w:pPr>
        <w:spacing w:after="120"/>
        <w:rPr>
          <w:rtl/>
        </w:rPr>
      </w:pPr>
      <w:r w:rsidRPr="00211AEB">
        <w:rPr>
          <w:rStyle w:val="afffff3"/>
          <w:rFonts w:hint="cs"/>
          <w:rtl/>
        </w:rPr>
        <w:t xml:space="preserve">א'ל </w:t>
      </w:r>
      <w:r w:rsidRPr="00224C4C">
        <w:rPr>
          <w:rFonts w:ascii="Fb Fontext" w:hAnsi="Fb Fontext" w:hint="cs"/>
          <w:rtl/>
        </w:rPr>
        <w:t>אי ידעתי כ</w:t>
      </w:r>
      <w:r w:rsidRPr="00224C4C">
        <w:rPr>
          <w:rFonts w:ascii="Fb Fontext" w:hAnsi="Fb Fontext"/>
          <w:rtl/>
        </w:rPr>
        <w:t>"</w:t>
      </w:r>
      <w:r w:rsidRPr="00224C4C">
        <w:rPr>
          <w:rFonts w:ascii="Fb Fontext" w:hAnsi="Fb Fontext" w:hint="cs"/>
          <w:rtl/>
        </w:rPr>
        <w:t>כ לא הייתי מצערתך</w:t>
      </w:r>
    </w:p>
    <w:p w14:paraId="76F02B16" w14:textId="77777777" w:rsidR="00A85AC8" w:rsidRPr="00E600D8" w:rsidRDefault="006E0774" w:rsidP="00211AEB">
      <w:pPr>
        <w:pStyle w:val="38"/>
        <w:framePr w:wrap="notBeside"/>
        <w:rPr>
          <w:rtl/>
        </w:rPr>
      </w:pPr>
      <w:r w:rsidRPr="00E600D8">
        <w:rPr>
          <w:rFonts w:hint="cs"/>
          <w:rtl/>
        </w:rPr>
        <w:t>ר</w:t>
      </w:r>
      <w:r w:rsidRPr="00E600D8">
        <w:rPr>
          <w:rtl/>
        </w:rPr>
        <w:t>"</w:t>
      </w:r>
      <w:r w:rsidRPr="00E600D8">
        <w:rPr>
          <w:rFonts w:hint="cs"/>
          <w:rtl/>
        </w:rPr>
        <w:t>כ</w:t>
      </w:r>
      <w:r w:rsidR="00A85AC8" w:rsidRPr="00E600D8">
        <w:rPr>
          <w:rtl/>
        </w:rPr>
        <w:t>:</w:t>
      </w:r>
    </w:p>
    <w:p w14:paraId="493F5417" w14:textId="60CB6BB7" w:rsidR="006E0774" w:rsidRPr="00131640" w:rsidRDefault="006E0774" w:rsidP="00AF51F2">
      <w:pPr>
        <w:rPr>
          <w:rtl/>
        </w:rPr>
      </w:pPr>
      <w:r w:rsidRPr="00224C4C">
        <w:rPr>
          <w:rFonts w:ascii="Fb Fontext" w:hAnsi="Fb Fontext" w:hint="cs"/>
          <w:sz w:val="32"/>
          <w:rtl/>
        </w:rPr>
        <w:t xml:space="preserve">מכר סלים, תבעתו מטרוניתא </w:t>
      </w:r>
      <w:r w:rsidR="00211AEB" w:rsidRPr="00211AEB">
        <w:rPr>
          <w:rStyle w:val="afffff3"/>
          <w:rFonts w:hint="cs"/>
          <w:rtl/>
        </w:rPr>
        <w:t>א''ל</w:t>
      </w:r>
      <w:r w:rsidRPr="00211AEB">
        <w:rPr>
          <w:rStyle w:val="afffff3"/>
          <w:rFonts w:hint="cs"/>
          <w:rtl/>
        </w:rPr>
        <w:t xml:space="preserve"> </w:t>
      </w:r>
      <w:r w:rsidRPr="00224C4C">
        <w:rPr>
          <w:rFonts w:ascii="Fb Fontext" w:hAnsi="Fb Fontext" w:hint="cs"/>
          <w:sz w:val="32"/>
          <w:rtl/>
        </w:rPr>
        <w:t>שיקשט עצמו, ועלה לגג והפיל עצמו לארץ</w:t>
      </w:r>
      <w:r w:rsidR="00211AEB">
        <w:rPr>
          <w:rFonts w:ascii="Fb Fontext" w:hAnsi="Fb Fontext" w:hint="cs"/>
          <w:rtl/>
        </w:rPr>
        <w:t xml:space="preserve">, </w:t>
      </w:r>
      <w:r w:rsidRPr="00224C4C">
        <w:rPr>
          <w:rFonts w:ascii="Fb Fontext" w:hAnsi="Fb Fontext" w:hint="cs"/>
          <w:rtl/>
        </w:rPr>
        <w:t xml:space="preserve">הגיע אליהו לקבלו </w:t>
      </w:r>
      <w:r w:rsidRPr="00211AEB">
        <w:rPr>
          <w:rStyle w:val="afffff3"/>
          <w:rFonts w:hint="cs"/>
          <w:rtl/>
        </w:rPr>
        <w:t>וא</w:t>
      </w:r>
      <w:r w:rsidRPr="00211AEB">
        <w:rPr>
          <w:rStyle w:val="afffff3"/>
          <w:rtl/>
        </w:rPr>
        <w:t>"</w:t>
      </w:r>
      <w:r w:rsidRPr="00211AEB">
        <w:rPr>
          <w:rStyle w:val="afffff3"/>
          <w:rFonts w:hint="cs"/>
          <w:rtl/>
        </w:rPr>
        <w:t>ל</w:t>
      </w:r>
      <w:r w:rsidRPr="00224C4C">
        <w:rPr>
          <w:rFonts w:ascii="Fb Fontext" w:hAnsi="Fb Fontext" w:hint="cs"/>
          <w:rtl/>
        </w:rPr>
        <w:t xml:space="preserve"> הטרחתני ד' מאות פרסה א</w:t>
      </w:r>
      <w:r w:rsidRPr="00224C4C">
        <w:rPr>
          <w:rFonts w:ascii="Fb Fontext" w:hAnsi="Fb Fontext"/>
          <w:rtl/>
        </w:rPr>
        <w:t>"</w:t>
      </w:r>
      <w:r w:rsidRPr="00224C4C">
        <w:rPr>
          <w:rFonts w:ascii="Fb Fontext" w:hAnsi="Fb Fontext" w:hint="cs"/>
          <w:rtl/>
        </w:rPr>
        <w:t>ל מי גרם לי לאו עניות שלי?</w:t>
      </w:r>
      <w:r w:rsidR="00AF51F2">
        <w:rPr>
          <w:rFonts w:ascii="Fb Fontext" w:hAnsi="Fb Fontext" w:hint="cs"/>
          <w:rtl/>
        </w:rPr>
        <w:t xml:space="preserve"> </w:t>
      </w:r>
      <w:r w:rsidRPr="00224C4C">
        <w:rPr>
          <w:rFonts w:ascii="Fb Fontext" w:hAnsi="Fb Fontext" w:hint="cs"/>
          <w:rtl/>
        </w:rPr>
        <w:t>הביא לו שיפא דדינרי</w:t>
      </w:r>
    </w:p>
    <w:p w14:paraId="1D89D9F0" w14:textId="77777777" w:rsidR="006E0774" w:rsidRPr="00131640" w:rsidRDefault="006E0774" w:rsidP="00841728">
      <w:pPr>
        <w:pStyle w:val="affffb"/>
        <w:rPr>
          <w:rtl/>
        </w:rPr>
        <w:pPrChange w:id="90033" w:author="קלוד" w:date="2026-10-08T12:07:40Z">
          <w:pPr>
            <w:pStyle w:val="affb"/>
          </w:pPr>
        </w:pPrChange>
      </w:pPr>
      <w:del w:id="90031" w:author="קלוד" w:date="2026-10-08T12:07:40Z">
        <w:r w:rsidRPr="00224C4C">
          <w:rPr>
            <w:rFonts w:hint="cs"/>
            <w:rtl/>
          </w:rPr>
          <w:delText xml:space="preserve">׹</w:delText>
        </w:r>
      </w:del>
      <w:ins w:id="90032" w:author="קלוד" w:date="2026-10-08T12:07:40Z">
        <w:r>
          <w:rPr>
            <w:color w:val="7B3F00"/>
          </w:rPr>
          <w:t xml:space="preserve">מצוות שיש להן פירות</w:t>
        </w:r>
      </w:ins>
    </w:p>
    <w:p w14:paraId="4950D5D1" w14:textId="77777777" w:rsidR="00A85AC8" w:rsidRPr="00E600D8" w:rsidRDefault="006E0774" w:rsidP="00AF51F2">
      <w:pPr>
        <w:pStyle w:val="38"/>
        <w:framePr w:wrap="notBeside"/>
        <w:rPr>
          <w:rtl/>
        </w:rPr>
      </w:pPr>
      <w:r w:rsidRPr="00E600D8">
        <w:rPr>
          <w:rtl/>
        </w:rPr>
        <w:t xml:space="preserve">רמי רבא </w:t>
      </w:r>
      <w:r w:rsidRPr="00E600D8">
        <w:rPr>
          <w:rFonts w:hint="cs"/>
          <w:rtl/>
        </w:rPr>
        <w:t>לר</w:t>
      </w:r>
      <w:r w:rsidRPr="00E600D8">
        <w:rPr>
          <w:rtl/>
        </w:rPr>
        <w:t>"</w:t>
      </w:r>
      <w:r w:rsidRPr="00E600D8">
        <w:rPr>
          <w:rFonts w:hint="cs"/>
          <w:rtl/>
        </w:rPr>
        <w:t>נ</w:t>
      </w:r>
      <w:r w:rsidR="00A85AC8" w:rsidRPr="00E600D8">
        <w:rPr>
          <w:rtl/>
        </w:rPr>
        <w:t>:</w:t>
      </w:r>
    </w:p>
    <w:p w14:paraId="4C7A8F06" w14:textId="5E9305C2" w:rsidR="006E0774" w:rsidRPr="00131640" w:rsidRDefault="006E0774" w:rsidP="006E0774">
      <w:pPr>
        <w:rPr>
          <w:rtl/>
        </w:rPr>
      </w:pPr>
      <w:r w:rsidRPr="00224C4C">
        <w:rPr>
          <w:rFonts w:ascii="Fb Fontext" w:hAnsi="Fb Fontext"/>
          <w:sz w:val="32"/>
          <w:rtl/>
        </w:rPr>
        <w:t xml:space="preserve">תנן: אלו דברים שאדם עושה אותן, ואוכל פירותיהן בעולם הזה והקרן קיימת לו לעולם הבא, אלו הן: כיבוד אב ואם, </w:t>
      </w:r>
      <w:r w:rsidRPr="00224C4C">
        <w:rPr>
          <w:rFonts w:ascii="Fb Fontext" w:hAnsi="Fb Fontext" w:hint="cs"/>
          <w:sz w:val="32"/>
          <w:rtl/>
        </w:rPr>
        <w:t>וגמ"ח</w:t>
      </w:r>
      <w:r w:rsidRPr="00224C4C">
        <w:rPr>
          <w:rFonts w:ascii="Fb Fontext" w:hAnsi="Fb Fontext"/>
          <w:sz w:val="32"/>
          <w:rtl/>
        </w:rPr>
        <w:t xml:space="preserve">, והבאת שלום שבין אדם לחבירו, </w:t>
      </w:r>
      <w:r w:rsidRPr="00224C4C">
        <w:rPr>
          <w:rFonts w:ascii="Fb Fontext" w:hAnsi="Fb Fontext" w:hint="cs"/>
          <w:sz w:val="32"/>
          <w:rtl/>
        </w:rPr>
        <w:t>ות</w:t>
      </w:r>
      <w:r w:rsidRPr="00224C4C">
        <w:rPr>
          <w:rFonts w:ascii="Fb Fontext" w:hAnsi="Fb Fontext"/>
          <w:sz w:val="32"/>
          <w:rtl/>
        </w:rPr>
        <w:t>"</w:t>
      </w:r>
      <w:r w:rsidRPr="00224C4C">
        <w:rPr>
          <w:rFonts w:ascii="Fb Fontext" w:hAnsi="Fb Fontext" w:hint="cs"/>
          <w:sz w:val="32"/>
          <w:rtl/>
        </w:rPr>
        <w:t>ת</w:t>
      </w:r>
      <w:r w:rsidRPr="00224C4C">
        <w:rPr>
          <w:rFonts w:ascii="Fb Fontext" w:hAnsi="Fb Fontext"/>
          <w:sz w:val="32"/>
          <w:rtl/>
        </w:rPr>
        <w:t xml:space="preserve"> כנגד כולם.</w:t>
      </w:r>
    </w:p>
    <w:p w14:paraId="14CDB3EC" w14:textId="1A9D05CD" w:rsidR="006E0774" w:rsidRPr="00131640" w:rsidRDefault="006E0774" w:rsidP="006E0774">
      <w:pPr>
        <w:rPr>
          <w:rtl/>
        </w:rPr>
      </w:pPr>
      <w:r w:rsidRPr="00224C4C">
        <w:rPr>
          <w:rFonts w:ascii="Fb Fontext" w:hAnsi="Fb Fontext"/>
          <w:rtl/>
        </w:rPr>
        <w:t xml:space="preserve">בכיבוד אב ואם </w:t>
      </w:r>
      <w:r w:rsidRPr="00224C4C">
        <w:rPr>
          <w:rStyle w:val="affffa"/>
          <w:rFonts w:hint="cs"/>
          <w:rtl/>
        </w:rPr>
        <w:t>'</w:t>
      </w:r>
      <w:r w:rsidRPr="00224C4C">
        <w:rPr>
          <w:rStyle w:val="affffa"/>
          <w:rtl/>
        </w:rPr>
        <w:t>למען יאריכון ימיך ולמען ייטב לך</w:t>
      </w:r>
      <w:r w:rsidRPr="00224C4C">
        <w:rPr>
          <w:rStyle w:val="affffa"/>
          <w:rFonts w:hint="cs"/>
          <w:rtl/>
        </w:rPr>
        <w:t>'</w:t>
      </w:r>
      <w:r w:rsidRPr="00224C4C">
        <w:rPr>
          <w:rStyle w:val="affffa"/>
          <w:rtl/>
        </w:rPr>
        <w:t>,</w:t>
      </w:r>
    </w:p>
    <w:p w14:paraId="327C16F0" w14:textId="45E2D600" w:rsidR="006E0774" w:rsidRPr="00131640" w:rsidRDefault="006E0774" w:rsidP="006E0774">
      <w:pPr>
        <w:rPr>
          <w:rtl/>
        </w:rPr>
      </w:pPr>
      <w:r w:rsidRPr="00224C4C">
        <w:rPr>
          <w:rFonts w:ascii="Fb Fontext" w:hAnsi="Fb Fontext"/>
          <w:rtl/>
        </w:rPr>
        <w:t>בגמילות חסדים</w:t>
      </w:r>
      <w:r w:rsidRPr="00224C4C">
        <w:rPr>
          <w:rStyle w:val="affffa"/>
          <w:rtl/>
        </w:rPr>
        <w:t xml:space="preserve"> </w:t>
      </w:r>
      <w:r w:rsidRPr="00224C4C">
        <w:rPr>
          <w:rStyle w:val="affffa"/>
          <w:rFonts w:hint="cs"/>
          <w:rtl/>
        </w:rPr>
        <w:t>'</w:t>
      </w:r>
      <w:r w:rsidRPr="00224C4C">
        <w:rPr>
          <w:rStyle w:val="affffa"/>
          <w:rtl/>
        </w:rPr>
        <w:t>רודף צדקה וחסד ימצא חיים צדקה וכבוד</w:t>
      </w:r>
      <w:r w:rsidRPr="00224C4C">
        <w:rPr>
          <w:rStyle w:val="affffa"/>
          <w:rFonts w:hint="cs"/>
          <w:rtl/>
        </w:rPr>
        <w:t>'</w:t>
      </w:r>
      <w:r w:rsidRPr="00224C4C">
        <w:rPr>
          <w:rStyle w:val="affffa"/>
          <w:rtl/>
        </w:rPr>
        <w:t>,</w:t>
      </w:r>
    </w:p>
    <w:p w14:paraId="5B0ACCD0" w14:textId="77777777" w:rsidR="009469D7" w:rsidRDefault="006E0774" w:rsidP="006E0774">
      <w:pPr>
        <w:rPr>
          <w:rFonts w:ascii="Fb Fontext" w:hAnsi="Fb Fontext"/>
          <w:rtl/>
        </w:rPr>
      </w:pPr>
      <w:r w:rsidRPr="00224C4C">
        <w:rPr>
          <w:rFonts w:ascii="Fb Fontext" w:hAnsi="Fb Fontext"/>
          <w:rtl/>
        </w:rPr>
        <w:t xml:space="preserve">ובהבאת שלום </w:t>
      </w:r>
      <w:r w:rsidRPr="00224C4C">
        <w:rPr>
          <w:rStyle w:val="affffa"/>
          <w:rFonts w:hint="cs"/>
          <w:rtl/>
        </w:rPr>
        <w:t>'</w:t>
      </w:r>
      <w:r w:rsidRPr="00224C4C">
        <w:rPr>
          <w:rStyle w:val="affffa"/>
          <w:rtl/>
        </w:rPr>
        <w:t>בקש שלום ורדפהו</w:t>
      </w:r>
      <w:r w:rsidRPr="00224C4C">
        <w:rPr>
          <w:rStyle w:val="affffa"/>
          <w:rFonts w:hint="cs"/>
          <w:rtl/>
        </w:rPr>
        <w:t>'</w:t>
      </w:r>
      <w:r w:rsidRPr="00224C4C">
        <w:rPr>
          <w:rStyle w:val="affffa"/>
          <w:rtl/>
        </w:rPr>
        <w:t>,</w:t>
      </w:r>
    </w:p>
    <w:p w14:paraId="597D8E7D" w14:textId="77777777" w:rsidR="00A85AC8" w:rsidRPr="00E600D8" w:rsidRDefault="006E0774" w:rsidP="00AF51F2">
      <w:pPr>
        <w:pStyle w:val="38"/>
        <w:framePr w:wrap="notBeside"/>
        <w:rPr>
          <w:rtl/>
        </w:rPr>
      </w:pPr>
      <w:r w:rsidRPr="00E600D8">
        <w:rPr>
          <w:rtl/>
        </w:rPr>
        <w:t>ו</w:t>
      </w:r>
      <w:r w:rsidRPr="00E600D8">
        <w:rPr>
          <w:rFonts w:hint="cs"/>
          <w:rtl/>
        </w:rPr>
        <w:t>אר</w:t>
      </w:r>
      <w:r w:rsidRPr="00E600D8">
        <w:rPr>
          <w:rtl/>
        </w:rPr>
        <w:t>"</w:t>
      </w:r>
      <w:r w:rsidRPr="00E600D8">
        <w:rPr>
          <w:rFonts w:hint="cs"/>
          <w:rtl/>
        </w:rPr>
        <w:t>א</w:t>
      </w:r>
      <w:r w:rsidR="00A85AC8" w:rsidRPr="00E600D8">
        <w:rPr>
          <w:rtl/>
        </w:rPr>
        <w:t>:</w:t>
      </w:r>
    </w:p>
    <w:p w14:paraId="5D88C37C" w14:textId="64E5A87C" w:rsidR="006E0774" w:rsidRPr="00131640" w:rsidRDefault="006E0774" w:rsidP="006E0774">
      <w:pPr>
        <w:rPr>
          <w:rtl/>
        </w:rPr>
      </w:pPr>
      <w:r w:rsidRPr="00224C4C">
        <w:rPr>
          <w:rFonts w:ascii="Fb Fontext" w:hAnsi="Fb Fontext" w:hint="cs"/>
          <w:rtl/>
        </w:rPr>
        <w:t xml:space="preserve">אתיא </w:t>
      </w:r>
      <w:r w:rsidRPr="00224C4C">
        <w:rPr>
          <w:rStyle w:val="affffa"/>
          <w:rFonts w:hint="cs"/>
          <w:rtl/>
        </w:rPr>
        <w:t>רדיפה רדיפה</w:t>
      </w:r>
      <w:r w:rsidRPr="00224C4C">
        <w:rPr>
          <w:rFonts w:ascii="Fb Fontext" w:hAnsi="Fb Fontext" w:hint="cs"/>
          <w:rtl/>
        </w:rPr>
        <w:t xml:space="preserve"> ל</w:t>
      </w:r>
      <w:r w:rsidRPr="00224C4C">
        <w:rPr>
          <w:rFonts w:ascii="Fb Fontext" w:hAnsi="Fb Fontext"/>
          <w:rtl/>
        </w:rPr>
        <w:t>רודף צדקה וחסד,</w:t>
      </w:r>
    </w:p>
    <w:p w14:paraId="62C06521" w14:textId="7F98FB0C" w:rsidR="006E0774" w:rsidRPr="00131640" w:rsidRDefault="006E0774" w:rsidP="006E0774">
      <w:pPr>
        <w:rPr>
          <w:rtl/>
        </w:rPr>
      </w:pPr>
      <w:r w:rsidRPr="00224C4C">
        <w:rPr>
          <w:rFonts w:ascii="Fb Fontext" w:hAnsi="Fb Fontext"/>
          <w:rtl/>
        </w:rPr>
        <w:t>בתלמוד תורה:</w:t>
      </w:r>
      <w:r w:rsidRPr="00224C4C">
        <w:rPr>
          <w:rStyle w:val="affffa"/>
          <w:rtl/>
        </w:rPr>
        <w:t xml:space="preserve"> </w:t>
      </w:r>
      <w:r w:rsidRPr="00224C4C">
        <w:rPr>
          <w:rStyle w:val="affffa"/>
          <w:rFonts w:hint="cs"/>
          <w:rtl/>
        </w:rPr>
        <w:t>'</w:t>
      </w:r>
      <w:r w:rsidRPr="00224C4C">
        <w:rPr>
          <w:rStyle w:val="affffa"/>
          <w:rtl/>
        </w:rPr>
        <w:t>כי הוא חייך ואורך ימיך</w:t>
      </w:r>
      <w:r w:rsidRPr="00224C4C">
        <w:rPr>
          <w:rStyle w:val="affffa"/>
          <w:rFonts w:hint="cs"/>
          <w:rtl/>
        </w:rPr>
        <w:t>'</w:t>
      </w:r>
      <w:r w:rsidRPr="00224C4C">
        <w:rPr>
          <w:rStyle w:val="affffa"/>
          <w:rtl/>
        </w:rPr>
        <w:t>,</w:t>
      </w:r>
    </w:p>
    <w:p w14:paraId="6860B441" w14:textId="77777777" w:rsidR="00A85AC8" w:rsidRPr="00E600D8" w:rsidRDefault="006E0774" w:rsidP="00145E78">
      <w:pPr>
        <w:pStyle w:val="38"/>
        <w:framePr w:wrap="notBeside"/>
        <w:rPr>
          <w:rtl/>
        </w:rPr>
      </w:pPr>
      <w:r w:rsidRPr="00E600D8">
        <w:rPr>
          <w:rFonts w:hint="cs"/>
          <w:rtl/>
        </w:rPr>
        <w:t>ולא הביא</w:t>
      </w:r>
      <w:r w:rsidR="00A85AC8" w:rsidRPr="00E600D8">
        <w:rPr>
          <w:rtl/>
        </w:rPr>
        <w:t>:</w:t>
      </w:r>
    </w:p>
    <w:p w14:paraId="52158AE3" w14:textId="4A8195E8" w:rsidR="009469D7" w:rsidRDefault="009A52B7" w:rsidP="00AF51F2">
      <w:pPr>
        <w:rPr>
          <w:rFonts w:ascii="Fb Fontext" w:hAnsi="Fb Fontext"/>
          <w:rtl/>
        </w:rPr>
      </w:pPr>
      <w:r>
        <w:rPr>
          <w:rFonts w:ascii="Fb Fontext" w:hAnsi="Fb Fontext" w:hint="cs"/>
          <w:rtl/>
        </w:rPr>
        <w:t>ש</w:t>
      </w:r>
      <w:r w:rsidR="006E0774" w:rsidRPr="00224C4C">
        <w:rPr>
          <w:rFonts w:ascii="Fb Fontext" w:hAnsi="Fb Fontext" w:hint="cs"/>
          <w:rtl/>
        </w:rPr>
        <w:t xml:space="preserve">ילוח הקן </w:t>
      </w:r>
      <w:r w:rsidR="006E0774" w:rsidRPr="00AF51F2">
        <w:rPr>
          <w:rStyle w:val="afffff5"/>
          <w:rFonts w:hint="cs"/>
          <w:rtl/>
        </w:rPr>
        <w:t>[לא בגלל תנא ושייר דהא אלו דברים תני]</w:t>
      </w:r>
    </w:p>
    <w:p w14:paraId="5E7BD393" w14:textId="77777777" w:rsidR="00A85AC8" w:rsidRPr="00E600D8" w:rsidRDefault="006E0774" w:rsidP="00145E78">
      <w:pPr>
        <w:pStyle w:val="38"/>
        <w:framePr w:wrap="notBeside"/>
        <w:rPr>
          <w:rtl/>
        </w:rPr>
      </w:pPr>
      <w:r w:rsidRPr="00E600D8">
        <w:rPr>
          <w:rFonts w:hint="cs"/>
          <w:rtl/>
        </w:rPr>
        <w:t>אלא משום</w:t>
      </w:r>
      <w:r w:rsidR="00A85AC8" w:rsidRPr="00E600D8">
        <w:rPr>
          <w:rtl/>
        </w:rPr>
        <w:t>:</w:t>
      </w:r>
    </w:p>
    <w:p w14:paraId="06737F84" w14:textId="11B4C1CF" w:rsidR="006E0774" w:rsidRPr="00131640" w:rsidRDefault="006E0774" w:rsidP="00AF51F2">
      <w:pPr>
        <w:rPr>
          <w:rtl/>
        </w:rPr>
      </w:pPr>
      <w:r w:rsidRPr="00224C4C">
        <w:rPr>
          <w:rStyle w:val="affffa"/>
          <w:rFonts w:hint="cs"/>
          <w:rtl/>
        </w:rPr>
        <w:t>'</w:t>
      </w:r>
      <w:r w:rsidRPr="00224C4C">
        <w:rPr>
          <w:rStyle w:val="affffa"/>
          <w:rtl/>
        </w:rPr>
        <w:t xml:space="preserve">אמרו צדיק כי טוב </w:t>
      </w:r>
      <w:r w:rsidR="009A52B7">
        <w:rPr>
          <w:rStyle w:val="affffa"/>
          <w:rFonts w:hint="cs"/>
          <w:rtl/>
        </w:rPr>
        <w:t>וגו</w:t>
      </w:r>
      <w:r w:rsidRPr="00224C4C">
        <w:rPr>
          <w:rStyle w:val="affffa"/>
          <w:rFonts w:hint="cs"/>
          <w:rtl/>
        </w:rPr>
        <w:t>'</w:t>
      </w:r>
      <w:r w:rsidRPr="00224C4C">
        <w:rPr>
          <w:rStyle w:val="affffa"/>
          <w:rtl/>
        </w:rPr>
        <w:t xml:space="preserve"> </w:t>
      </w:r>
      <w:r w:rsidRPr="00224C4C">
        <w:rPr>
          <w:rFonts w:ascii="Fb Fontext" w:hAnsi="Fb Fontext"/>
          <w:sz w:val="32"/>
          <w:rtl/>
        </w:rPr>
        <w:t>וכי יש צדיק טוב, ויש צדיק שאינו טוב?</w:t>
      </w:r>
    </w:p>
    <w:p w14:paraId="20EECD9B" w14:textId="074BB5BD" w:rsidR="00A85AC8" w:rsidRPr="00E600D8" w:rsidRDefault="006E0774" w:rsidP="00AF51F2">
      <w:pPr>
        <w:pStyle w:val="38"/>
        <w:framePr w:wrap="notBeside"/>
        <w:rPr>
          <w:rtl/>
        </w:rPr>
      </w:pPr>
      <w:r w:rsidRPr="00E600D8">
        <w:rPr>
          <w:rtl/>
        </w:rPr>
        <w:t>אלא</w:t>
      </w:r>
      <w:r w:rsidR="00A85AC8" w:rsidRPr="00E600D8">
        <w:rPr>
          <w:rtl/>
        </w:rPr>
        <w:t>:</w:t>
      </w:r>
    </w:p>
    <w:p w14:paraId="5B689B63" w14:textId="4AC5CA4D" w:rsidR="009469D7" w:rsidRDefault="006E0774" w:rsidP="006E0774">
      <w:pPr>
        <w:rPr>
          <w:rFonts w:ascii="Fb Fontext" w:hAnsi="Fb Fontext"/>
          <w:sz w:val="32"/>
          <w:rtl/>
        </w:rPr>
      </w:pPr>
      <w:r w:rsidRPr="00224C4C">
        <w:rPr>
          <w:rFonts w:ascii="Fb Fontext" w:hAnsi="Fb Fontext"/>
          <w:sz w:val="32"/>
          <w:rtl/>
        </w:rPr>
        <w:t xml:space="preserve">טוב לשמים ולבריות </w:t>
      </w:r>
      <w:r w:rsidR="009A52B7">
        <w:rPr>
          <w:rFonts w:ascii="Fb Fontext" w:hAnsi="Fb Fontext" w:hint="cs"/>
          <w:sz w:val="32"/>
          <w:rtl/>
        </w:rPr>
        <w:t xml:space="preserve">- </w:t>
      </w:r>
      <w:r w:rsidRPr="00224C4C">
        <w:rPr>
          <w:rFonts w:ascii="Fb Fontext" w:hAnsi="Fb Fontext"/>
          <w:sz w:val="32"/>
          <w:rtl/>
        </w:rPr>
        <w:t>זהו צדיק טוב,</w:t>
      </w:r>
    </w:p>
    <w:p w14:paraId="17EF9597" w14:textId="520315D0" w:rsidR="006E0774" w:rsidRPr="00131640" w:rsidRDefault="006E0774" w:rsidP="006E0774">
      <w:pPr>
        <w:rPr>
          <w:rtl/>
        </w:rPr>
      </w:pPr>
      <w:r w:rsidRPr="00224C4C">
        <w:rPr>
          <w:rFonts w:ascii="Fb Fontext" w:hAnsi="Fb Fontext"/>
          <w:sz w:val="32"/>
          <w:rtl/>
        </w:rPr>
        <w:t>טוב לשמים ורע לבריות - זהו צדיק שאינו טוב.</w:t>
      </w:r>
    </w:p>
    <w:p w14:paraId="6831FBE2" w14:textId="15559699" w:rsidR="00A85AC8" w:rsidRPr="00E600D8" w:rsidRDefault="006E0774" w:rsidP="00AF51F2">
      <w:pPr>
        <w:pStyle w:val="38"/>
        <w:framePr w:wrap="notBeside"/>
        <w:rPr>
          <w:rtl/>
        </w:rPr>
      </w:pPr>
      <w:r w:rsidRPr="00E600D8">
        <w:rPr>
          <w:rtl/>
        </w:rPr>
        <w:t>כיוצא בדבר</w:t>
      </w:r>
      <w:r w:rsidR="00A85AC8" w:rsidRPr="00E600D8">
        <w:rPr>
          <w:rtl/>
        </w:rPr>
        <w:t>:</w:t>
      </w:r>
    </w:p>
    <w:p w14:paraId="5D4A82E4" w14:textId="26D22DC1" w:rsidR="006E0774" w:rsidRPr="00131640" w:rsidRDefault="006E0774" w:rsidP="006E0774">
      <w:pPr>
        <w:rPr>
          <w:rtl/>
        </w:rPr>
      </w:pPr>
      <w:r w:rsidRPr="00224C4C">
        <w:rPr>
          <w:rStyle w:val="affffa"/>
          <w:rFonts w:hint="cs"/>
          <w:rtl/>
        </w:rPr>
        <w:t>'</w:t>
      </w:r>
      <w:r w:rsidRPr="00224C4C">
        <w:rPr>
          <w:rStyle w:val="affffa"/>
          <w:rtl/>
        </w:rPr>
        <w:t xml:space="preserve">אוי לרשע רע </w:t>
      </w:r>
      <w:r w:rsidR="009A52B7">
        <w:rPr>
          <w:rStyle w:val="affffa"/>
          <w:rFonts w:hint="cs"/>
          <w:rtl/>
        </w:rPr>
        <w:t>וגו'</w:t>
      </w:r>
      <w:r w:rsidRPr="00224C4C">
        <w:rPr>
          <w:rStyle w:val="affffa"/>
          <w:rFonts w:hint="cs"/>
          <w:rtl/>
        </w:rPr>
        <w:t>'</w:t>
      </w:r>
      <w:r w:rsidRPr="00224C4C">
        <w:rPr>
          <w:rStyle w:val="affffa"/>
          <w:rtl/>
        </w:rPr>
        <w:t xml:space="preserve"> </w:t>
      </w:r>
      <w:r w:rsidRPr="00224C4C">
        <w:rPr>
          <w:rFonts w:ascii="Fb Fontext" w:hAnsi="Fb Fontext"/>
          <w:rtl/>
        </w:rPr>
        <w:t>- וכי יש רשע רע, ויש שאינו רע?</w:t>
      </w:r>
    </w:p>
    <w:p w14:paraId="762A0735" w14:textId="77777777" w:rsidR="00A85AC8" w:rsidRPr="00E600D8" w:rsidRDefault="006E0774" w:rsidP="00AF51F2">
      <w:pPr>
        <w:pStyle w:val="38"/>
        <w:framePr w:wrap="notBeside"/>
        <w:rPr>
          <w:rtl/>
        </w:rPr>
      </w:pPr>
      <w:r w:rsidRPr="00E600D8">
        <w:rPr>
          <w:rtl/>
        </w:rPr>
        <w:t>אלא</w:t>
      </w:r>
      <w:r w:rsidR="00A85AC8" w:rsidRPr="00E600D8">
        <w:rPr>
          <w:rtl/>
        </w:rPr>
        <w:t>:</w:t>
      </w:r>
    </w:p>
    <w:p w14:paraId="2CBEE274" w14:textId="72EFD778" w:rsidR="009469D7" w:rsidRDefault="006E0774" w:rsidP="006E0774">
      <w:pPr>
        <w:rPr>
          <w:rFonts w:ascii="Fb Fontext" w:hAnsi="Fb Fontext"/>
          <w:rtl/>
        </w:rPr>
      </w:pPr>
      <w:r w:rsidRPr="00224C4C">
        <w:rPr>
          <w:rFonts w:ascii="Fb Fontext" w:hAnsi="Fb Fontext"/>
          <w:rtl/>
        </w:rPr>
        <w:t xml:space="preserve">רע לשמים ורע לבריות </w:t>
      </w:r>
      <w:r w:rsidR="009A52B7">
        <w:rPr>
          <w:rFonts w:ascii="Fb Fontext" w:hAnsi="Fb Fontext" w:hint="cs"/>
          <w:rtl/>
        </w:rPr>
        <w:t xml:space="preserve">- </w:t>
      </w:r>
      <w:r w:rsidRPr="00224C4C">
        <w:rPr>
          <w:rFonts w:ascii="Fb Fontext" w:hAnsi="Fb Fontext"/>
          <w:rtl/>
        </w:rPr>
        <w:t>הוא רשע רע,</w:t>
      </w:r>
    </w:p>
    <w:p w14:paraId="0E8C5825" w14:textId="5D3DF3CD" w:rsidR="006E0774" w:rsidRPr="00131640" w:rsidRDefault="006E0774" w:rsidP="006E0774">
      <w:pPr>
        <w:rPr>
          <w:rtl/>
        </w:rPr>
      </w:pPr>
      <w:r w:rsidRPr="00224C4C">
        <w:rPr>
          <w:rFonts w:ascii="Fb Fontext" w:hAnsi="Fb Fontext"/>
          <w:rtl/>
        </w:rPr>
        <w:t>רע לשמים ואינו רע לבריות - זהו רשע שאינו רע.</w:t>
      </w:r>
    </w:p>
    <w:p w14:paraId="391E4BD3" w14:textId="77777777" w:rsidR="006E0774" w:rsidRPr="00131640" w:rsidRDefault="006E0774" w:rsidP="00841728">
      <w:pPr>
        <w:pStyle w:val="affffb"/>
        <w:rPr>
          <w:rtl/>
        </w:rPr>
        <w:pPrChange w:id="90030" w:author="קלוד" w:date="2026-10-08T12:07:40Z">
          <w:pPr>
            <w:pStyle w:val="affb"/>
          </w:pPr>
        </w:pPrChange>
      </w:pPr>
      <w:del w:id="90028" w:author="קלוד" w:date="2026-10-08T12:07:40Z">
        <w:r w:rsidRPr="00224C4C">
          <w:rPr>
            <w:rFonts w:hint="cs"/>
            <w:rtl/>
          </w:rPr>
          <w:delText xml:space="preserve">׹</w:delText>
        </w:r>
      </w:del>
      <w:ins w:id="90029" w:author="קלוד" w:date="2026-10-08T12:07:40Z">
        <w:r>
          <w:rPr>
            <w:color w:val="7B3F00"/>
          </w:rPr>
          <w:t xml:space="preserve">קרן ופירות בעבירה</w:t>
        </w:r>
      </w:ins>
    </w:p>
    <w:p w14:paraId="5A4FA2F6" w14:textId="48A6AE96" w:rsidR="006E0774" w:rsidRPr="00131640" w:rsidRDefault="006E0774" w:rsidP="006E0774">
      <w:pPr>
        <w:rPr>
          <w:rtl/>
        </w:rPr>
      </w:pPr>
      <w:r w:rsidRPr="00210DF6">
        <w:rPr>
          <w:rFonts w:ascii="Fb Fontext" w:hAnsi="Fb Fontext" w:cs="BA TM • Vilna Extra-Bold"/>
          <w:sz w:val="32"/>
          <w:rtl/>
        </w:rPr>
        <w:t>הזכות</w:t>
      </w:r>
      <w:r w:rsidRPr="00224C4C">
        <w:rPr>
          <w:rFonts w:ascii="Fb Fontext" w:hAnsi="Fb Fontext"/>
          <w:sz w:val="32"/>
          <w:rtl/>
        </w:rPr>
        <w:t xml:space="preserve"> - יש לה קרן ויש לה פירות, </w:t>
      </w:r>
      <w:r w:rsidR="009A52B7">
        <w:rPr>
          <w:rStyle w:val="affffa"/>
          <w:rFonts w:hint="cs"/>
          <w:rtl/>
        </w:rPr>
        <w:t>ד</w:t>
      </w:r>
      <w:r w:rsidRPr="00224C4C">
        <w:rPr>
          <w:rStyle w:val="affffa"/>
          <w:rtl/>
        </w:rPr>
        <w:t xml:space="preserve"> </w:t>
      </w:r>
      <w:r w:rsidRPr="00224C4C">
        <w:rPr>
          <w:rStyle w:val="affffa"/>
          <w:rFonts w:hint="cs"/>
          <w:rtl/>
        </w:rPr>
        <w:t>'</w:t>
      </w:r>
      <w:r w:rsidRPr="00224C4C">
        <w:rPr>
          <w:rStyle w:val="affffa"/>
          <w:rtl/>
        </w:rPr>
        <w:t>אמרו צדיק כי טוב וגו'.</w:t>
      </w:r>
    </w:p>
    <w:p w14:paraId="3C2B91E2" w14:textId="6279B69E" w:rsidR="006E0774" w:rsidRPr="00131640" w:rsidRDefault="006E0774" w:rsidP="009A52B7">
      <w:pPr>
        <w:rPr>
          <w:rtl/>
        </w:rPr>
      </w:pPr>
      <w:r w:rsidRPr="00210DF6">
        <w:rPr>
          <w:rFonts w:cs="BA TM • Vilna Extra-Bold"/>
          <w:rtl/>
        </w:rPr>
        <w:t>עבירה</w:t>
      </w:r>
      <w:r w:rsidRPr="009A52B7">
        <w:rPr>
          <w:rtl/>
        </w:rPr>
        <w:t xml:space="preserve"> - יש לה קרן ואין לה פירות, </w:t>
      </w:r>
      <w:r w:rsidR="009A52B7">
        <w:rPr>
          <w:rFonts w:hint="cs"/>
          <w:rtl/>
        </w:rPr>
        <w:t>ד</w:t>
      </w:r>
      <w:r w:rsidRPr="009A52B7">
        <w:rPr>
          <w:rFonts w:hint="cs"/>
          <w:rtl/>
        </w:rPr>
        <w:t>'</w:t>
      </w:r>
      <w:r>
        <w:rPr>
          <w:rStyle w:val="affffa"/>
          <w:rtl/>
          <w:rPrChange w:id="9008" w:author="מנוע פסוקים" w:date="2026-10-05T16:38:42Z">
            <w:rPr>
              <w:rtl/>
            </w:rPr>
          </w:rPrChange>
        </w:rPr>
        <w:t xml:space="preserve">אוי לרשע רע</w:t>
      </w:r>
      <w:r>
        <w:rPr>
          <w:rtl/>
        </w:rPr>
        <w:t xml:space="preserve"> וגו',</w:t>
      </w:r>
    </w:p>
    <w:p w14:paraId="7640BC96" w14:textId="77777777" w:rsidR="00A85AC8" w:rsidRPr="00E600D8" w:rsidRDefault="006E0774" w:rsidP="00A37364">
      <w:pPr>
        <w:pStyle w:val="38"/>
        <w:framePr w:wrap="notBeside"/>
        <w:rPr>
          <w:rtl/>
        </w:rPr>
      </w:pPr>
      <w:r w:rsidRPr="00E600D8">
        <w:rPr>
          <w:rtl/>
        </w:rPr>
        <w:t>ו</w:t>
      </w:r>
      <w:r w:rsidRPr="00E600D8">
        <w:rPr>
          <w:rFonts w:hint="cs"/>
          <w:rtl/>
        </w:rPr>
        <w:t>הך</w:t>
      </w:r>
      <w:r w:rsidR="00A85AC8" w:rsidRPr="00E600D8">
        <w:rPr>
          <w:rtl/>
        </w:rPr>
        <w:t>:</w:t>
      </w:r>
    </w:p>
    <w:p w14:paraId="728552F1" w14:textId="213B2D2C" w:rsidR="009469D7" w:rsidRDefault="006E0774" w:rsidP="006E0774">
      <w:pPr>
        <w:rPr>
          <w:rStyle w:val="affffa"/>
          <w:rtl/>
        </w:rPr>
      </w:pPr>
      <w:r w:rsidRPr="00224C4C">
        <w:rPr>
          <w:rStyle w:val="affffa"/>
          <w:rFonts w:hint="cs"/>
          <w:rtl/>
        </w:rPr>
        <w:t>ד'</w:t>
      </w:r>
      <w:r w:rsidRPr="00224C4C">
        <w:rPr>
          <w:rStyle w:val="affffa"/>
          <w:rtl/>
        </w:rPr>
        <w:t>ויאכלו מפרי דרכם וממועצותיהם ישבעו</w:t>
      </w:r>
      <w:r w:rsidRPr="00224C4C">
        <w:rPr>
          <w:rStyle w:val="affffa"/>
          <w:rFonts w:hint="cs"/>
          <w:rtl/>
        </w:rPr>
        <w:t>'</w:t>
      </w:r>
    </w:p>
    <w:p w14:paraId="7E426980" w14:textId="282019AA" w:rsidR="006E0774" w:rsidRPr="00131640" w:rsidRDefault="006E0774" w:rsidP="009A52B7">
      <w:pPr>
        <w:rPr>
          <w:rtl/>
        </w:rPr>
      </w:pPr>
      <w:r w:rsidRPr="009A52B7">
        <w:rPr>
          <w:rFonts w:ascii="Fb Fontext" w:hAnsi="Fb Fontext"/>
          <w:spacing w:val="-2"/>
          <w:rtl/>
        </w:rPr>
        <w:t>עבירה שעושה פירות יש לה פירות,</w:t>
      </w:r>
      <w:r w:rsidR="009A52B7" w:rsidRPr="009A52B7">
        <w:rPr>
          <w:rFonts w:ascii="Fb Fontext" w:hAnsi="Fb Fontext" w:hint="cs"/>
          <w:spacing w:val="-2"/>
          <w:rtl/>
        </w:rPr>
        <w:t xml:space="preserve"> </w:t>
      </w:r>
      <w:r w:rsidRPr="009A52B7">
        <w:rPr>
          <w:rFonts w:ascii="Fb Fontext" w:hAnsi="Fb Fontext"/>
          <w:spacing w:val="-2"/>
          <w:rtl/>
        </w:rPr>
        <w:t>ושאין עושה פירות אין לה פירות.</w:t>
      </w:r>
    </w:p>
    <w:p w14:paraId="76AA6ABA" w14:textId="77777777" w:rsidR="009469D7" w:rsidRDefault="006E0774" w:rsidP="006E0774">
      <w:pPr>
        <w:rPr>
          <w:rStyle w:val="affffa"/>
          <w:rtl/>
        </w:rPr>
      </w:pPr>
      <w:r w:rsidRPr="00210DF6">
        <w:rPr>
          <w:rStyle w:val="afffa"/>
          <w:rFonts w:ascii="Fb Fontext" w:hAnsi="Fb Fontext" w:cs="BA TM • Vilna Extra-Bold"/>
          <w:bCs w:val="0"/>
          <w:rtl/>
        </w:rPr>
        <w:t>מחשבה טובה מצרפה למעשה</w:t>
      </w:r>
      <w:r w:rsidRPr="00224C4C">
        <w:rPr>
          <w:rFonts w:ascii="Fb Fontext" w:hAnsi="Fb Fontext"/>
          <w:sz w:val="32"/>
          <w:rtl/>
        </w:rPr>
        <w:t>,</w:t>
      </w:r>
    </w:p>
    <w:p w14:paraId="54D64B9C" w14:textId="757723EE" w:rsidR="006E0774" w:rsidRPr="00131640" w:rsidRDefault="006E0774" w:rsidP="006E0774">
      <w:pPr>
        <w:rPr>
          <w:rtl/>
        </w:rPr>
      </w:pPr>
      <w:r w:rsidRPr="00224C4C">
        <w:rPr>
          <w:rStyle w:val="affffa"/>
          <w:rFonts w:hint="cs"/>
          <w:rtl/>
        </w:rPr>
        <w:t>'</w:t>
      </w:r>
      <w:r w:rsidRPr="00224C4C">
        <w:rPr>
          <w:rStyle w:val="affffa"/>
          <w:rtl/>
        </w:rPr>
        <w:t xml:space="preserve">אז נדברו יראי ה' </w:t>
      </w:r>
      <w:r w:rsidRPr="00224C4C">
        <w:rPr>
          <w:rStyle w:val="affffa"/>
          <w:rFonts w:hint="cs"/>
          <w:rtl/>
        </w:rPr>
        <w:t xml:space="preserve">איש אל רעהו ויקשב ה' וגו' </w:t>
      </w:r>
      <w:r w:rsidRPr="00224C4C">
        <w:rPr>
          <w:rStyle w:val="affffa"/>
          <w:rtl/>
        </w:rPr>
        <w:t>ולחושבי שמו'</w:t>
      </w:r>
      <w:r w:rsidRPr="00224C4C">
        <w:rPr>
          <w:rStyle w:val="affffa"/>
          <w:rFonts w:hint="cs"/>
          <w:rtl/>
        </w:rPr>
        <w:t>,</w:t>
      </w:r>
    </w:p>
    <w:p w14:paraId="5D54F1D9" w14:textId="1DAE9367" w:rsidR="00A85AC8" w:rsidRPr="00E600D8" w:rsidRDefault="006E0774" w:rsidP="00A37364">
      <w:pPr>
        <w:pStyle w:val="38"/>
        <w:framePr w:wrap="notBeside"/>
        <w:rPr>
          <w:rtl/>
        </w:rPr>
      </w:pPr>
      <w:r w:rsidRPr="00E600D8">
        <w:rPr>
          <w:rFonts w:hint="cs"/>
          <w:rtl/>
        </w:rPr>
        <w:t>- כר</w:t>
      </w:r>
      <w:r w:rsidRPr="00E600D8">
        <w:rPr>
          <w:rtl/>
        </w:rPr>
        <w:t>"</w:t>
      </w:r>
      <w:r w:rsidRPr="00E600D8">
        <w:rPr>
          <w:rFonts w:hint="cs"/>
          <w:rtl/>
        </w:rPr>
        <w:t>א</w:t>
      </w:r>
      <w:r w:rsidR="00A85AC8" w:rsidRPr="00E600D8">
        <w:rPr>
          <w:rtl/>
        </w:rPr>
        <w:t>:</w:t>
      </w:r>
    </w:p>
    <w:p w14:paraId="3C1F801B" w14:textId="612B8332" w:rsidR="006E0774" w:rsidRPr="00131640" w:rsidRDefault="006E0774" w:rsidP="006E0774">
      <w:pPr>
        <w:rPr>
          <w:rtl/>
        </w:rPr>
      </w:pPr>
      <w:r w:rsidRPr="00224C4C">
        <w:rPr>
          <w:rFonts w:ascii="Fb Fontext" w:hAnsi="Fb Fontext"/>
          <w:rtl/>
        </w:rPr>
        <w:t>אפילו חשב אדם לעשות מצוה, ונאנס ולא עשאה, מעלה עליו הכתוב כאילו עשאה.</w:t>
      </w:r>
    </w:p>
    <w:p w14:paraId="1F825CE2" w14:textId="114C1B96" w:rsidR="006E0774" w:rsidRPr="00131640" w:rsidRDefault="006E0774" w:rsidP="006E0774">
      <w:pPr>
        <w:rPr>
          <w:rtl/>
        </w:rPr>
      </w:pPr>
      <w:r w:rsidRPr="00224C4C">
        <w:rPr>
          <w:rFonts w:ascii="Fb Fontext" w:hAnsi="Fb Fontext"/>
          <w:rtl/>
        </w:rPr>
        <w:t>מחשבה רעה אין הקב"ה מצרפה למעשה:</w:t>
      </w:r>
      <w:r w:rsidRPr="00224C4C">
        <w:rPr>
          <w:rStyle w:val="affffa"/>
          <w:rtl/>
        </w:rPr>
        <w:t xml:space="preserve"> </w:t>
      </w:r>
      <w:r w:rsidRPr="00224C4C">
        <w:rPr>
          <w:rStyle w:val="affffa"/>
          <w:rFonts w:hint="cs"/>
          <w:rtl/>
        </w:rPr>
        <w:t>'</w:t>
      </w:r>
      <w:r w:rsidRPr="00224C4C">
        <w:rPr>
          <w:rStyle w:val="affffa"/>
          <w:rtl/>
        </w:rPr>
        <w:t>און</w:t>
      </w:r>
      <w:r w:rsidRPr="00224C4C">
        <w:rPr>
          <w:rStyle w:val="affffa"/>
          <w:rFonts w:hint="cs"/>
          <w:rtl/>
        </w:rPr>
        <w:t xml:space="preserve"> אם </w:t>
      </w:r>
      <w:r w:rsidRPr="00224C4C">
        <w:rPr>
          <w:rStyle w:val="affffa"/>
          <w:rtl/>
        </w:rPr>
        <w:t>ראיתי בלבי לא ישמע ה',</w:t>
      </w:r>
    </w:p>
    <w:p w14:paraId="7354CD89" w14:textId="03B4D232" w:rsidR="00A85AC8" w:rsidRPr="00E600D8" w:rsidRDefault="006E0774" w:rsidP="00A37364">
      <w:pPr>
        <w:pStyle w:val="38"/>
        <w:framePr w:wrap="notBeside"/>
        <w:rPr>
          <w:rtl/>
        </w:rPr>
      </w:pPr>
      <w:r w:rsidRPr="00E600D8">
        <w:rPr>
          <w:rtl/>
        </w:rPr>
        <w:t>ו</w:t>
      </w:r>
      <w:r w:rsidRPr="00E600D8">
        <w:rPr>
          <w:rFonts w:hint="cs"/>
          <w:rtl/>
        </w:rPr>
        <w:t>הך</w:t>
      </w:r>
      <w:r w:rsidR="00A85AC8" w:rsidRPr="00E600D8">
        <w:rPr>
          <w:rFonts w:hint="cs"/>
          <w:rtl/>
        </w:rPr>
        <w:t>:</w:t>
      </w:r>
    </w:p>
    <w:p w14:paraId="66D54F62" w14:textId="0AB59654" w:rsidR="009469D7" w:rsidRDefault="006E0774" w:rsidP="006E0774">
      <w:pPr>
        <w:rPr>
          <w:rFonts w:ascii="Fb Fontext" w:hAnsi="Fb Fontext"/>
          <w:rtl/>
        </w:rPr>
      </w:pPr>
      <w:r w:rsidRPr="00224C4C">
        <w:rPr>
          <w:rFonts w:ascii="Fb Fontext" w:hAnsi="Fb Fontext" w:hint="cs"/>
          <w:rtl/>
        </w:rPr>
        <w:t>ד</w:t>
      </w:r>
      <w:r w:rsidRPr="009A52B7">
        <w:rPr>
          <w:rStyle w:val="affffa"/>
          <w:rtl/>
        </w:rPr>
        <w:t>הנני מביא אל העם הזה רעה פרי מחשבותם</w:t>
      </w:r>
      <w:r w:rsidRPr="00224C4C">
        <w:rPr>
          <w:rFonts w:ascii="Fb Fontext" w:hAnsi="Fb Fontext"/>
          <w:rtl/>
        </w:rPr>
        <w:t>?</w:t>
      </w:r>
    </w:p>
    <w:p w14:paraId="6732121B" w14:textId="42C3A673" w:rsidR="006E0774" w:rsidRPr="00131640" w:rsidRDefault="006E0774" w:rsidP="006E0774">
      <w:pPr>
        <w:rPr>
          <w:rtl/>
        </w:rPr>
      </w:pPr>
      <w:r w:rsidRPr="00224C4C">
        <w:rPr>
          <w:rFonts w:ascii="Fb Fontext" w:hAnsi="Fb Fontext"/>
          <w:rtl/>
        </w:rPr>
        <w:t>מחשבה שעושה פרי - הקב"ה מצרפה למעשה,</w:t>
      </w:r>
    </w:p>
    <w:p w14:paraId="06ED8502" w14:textId="77777777" w:rsidR="006E0774" w:rsidRPr="00131640" w:rsidRDefault="006E0774" w:rsidP="006E0774">
      <w:pPr>
        <w:rPr>
          <w:rtl/>
        </w:rPr>
      </w:pPr>
      <w:r w:rsidRPr="00224C4C">
        <w:rPr>
          <w:rFonts w:ascii="Fb Fontext" w:hAnsi="Fb Fontext"/>
          <w:rtl/>
        </w:rPr>
        <w:t>מחשבה שאין בה פרי - אין הקב"ה מצרפה למעשה.</w:t>
      </w:r>
    </w:p>
    <w:p w14:paraId="1E410860" w14:textId="77777777" w:rsidR="00A85AC8" w:rsidRPr="00E600D8" w:rsidRDefault="006E0774" w:rsidP="00A37364">
      <w:pPr>
        <w:pStyle w:val="38"/>
        <w:framePr w:wrap="notBeside"/>
        <w:rPr>
          <w:rtl/>
        </w:rPr>
      </w:pPr>
      <w:r w:rsidRPr="00E600D8">
        <w:rPr>
          <w:rFonts w:hint="cs"/>
          <w:rtl/>
        </w:rPr>
        <w:t>וה</w:t>
      </w:r>
      <w:r w:rsidR="009A52B7" w:rsidRPr="00E600D8">
        <w:rPr>
          <w:rFonts w:hint="cs"/>
          <w:rtl/>
        </w:rPr>
        <w:t>ך</w:t>
      </w:r>
      <w:r w:rsidR="00A85AC8" w:rsidRPr="00E600D8">
        <w:rPr>
          <w:rtl/>
        </w:rPr>
        <w:t>:</w:t>
      </w:r>
    </w:p>
    <w:p w14:paraId="6114401E" w14:textId="057CC292" w:rsidR="006E0774" w:rsidRPr="00131640" w:rsidRDefault="006E0774" w:rsidP="00A37364">
      <w:pPr>
        <w:pStyle w:val="affff9"/>
        <w:rPr>
          <w:rtl/>
        </w:rPr>
      </w:pPr>
      <w:r w:rsidRPr="00224C4C">
        <w:rPr>
          <w:rFonts w:hint="cs"/>
          <w:rtl/>
        </w:rPr>
        <w:t>ד'</w:t>
      </w:r>
      <w:r>
        <w:rPr>
          <w:rStyle w:val="affffa"/>
          <w:rtl/>
          <w:rPrChange w:id="9009" w:author="מנוע פסוקים" w:date="2026-10-05T16:38:42Z">
            <w:rPr>
              <w:rtl/>
            </w:rPr>
          </w:rPrChange>
        </w:rPr>
        <w:t xml:space="preserve">למען תפוש את [בית] ישראל בלבם</w:t>
      </w:r>
      <w:r>
        <w:rPr>
          <w:rtl/>
        </w:rPr>
        <w:t xml:space="preserve">'</w:t>
      </w:r>
      <w:r w:rsidRPr="00224C4C">
        <w:rPr>
          <w:rFonts w:hint="cs"/>
          <w:rtl/>
        </w:rPr>
        <w:t>,</w:t>
      </w:r>
    </w:p>
    <w:p w14:paraId="53434834" w14:textId="091CD939" w:rsidR="00A85AC8" w:rsidRPr="00E600D8" w:rsidRDefault="009A52B7" w:rsidP="00A37364">
      <w:pPr>
        <w:pStyle w:val="38"/>
        <w:framePr w:wrap="notBeside"/>
        <w:rPr>
          <w:rtl/>
        </w:rPr>
      </w:pPr>
      <w:r w:rsidRPr="00E600D8">
        <w:rPr>
          <w:rFonts w:hint="cs"/>
          <w:rtl/>
        </w:rPr>
        <w:t xml:space="preserve">- </w:t>
      </w:r>
      <w:r w:rsidR="006E0774" w:rsidRPr="00E600D8">
        <w:rPr>
          <w:rFonts w:hint="cs"/>
          <w:rtl/>
        </w:rPr>
        <w:t>ראב</w:t>
      </w:r>
      <w:r w:rsidR="006E0774" w:rsidRPr="00E600D8">
        <w:rPr>
          <w:rtl/>
        </w:rPr>
        <w:t>"</w:t>
      </w:r>
      <w:r w:rsidR="006E0774" w:rsidRPr="00E600D8">
        <w:rPr>
          <w:rFonts w:hint="cs"/>
          <w:rtl/>
        </w:rPr>
        <w:t>י</w:t>
      </w:r>
      <w:r w:rsidR="00A85AC8" w:rsidRPr="00E600D8">
        <w:rPr>
          <w:rFonts w:hint="cs"/>
          <w:rtl/>
        </w:rPr>
        <w:t>:</w:t>
      </w:r>
    </w:p>
    <w:p w14:paraId="60ECA70C" w14:textId="5923F38D" w:rsidR="006E0774" w:rsidRPr="00131640" w:rsidRDefault="006E0774" w:rsidP="006E0774">
      <w:pPr>
        <w:rPr>
          <w:rtl/>
        </w:rPr>
      </w:pPr>
      <w:r w:rsidRPr="00224C4C">
        <w:rPr>
          <w:rFonts w:ascii="Fb Fontext" w:hAnsi="Fb Fontext"/>
          <w:rtl/>
        </w:rPr>
        <w:t>בע</w:t>
      </w:r>
      <w:r w:rsidR="009A52B7">
        <w:rPr>
          <w:rFonts w:ascii="Fb Fontext" w:hAnsi="Fb Fontext" w:hint="cs"/>
          <w:rtl/>
        </w:rPr>
        <w:t>''ז</w:t>
      </w:r>
      <w:r w:rsidRPr="00224C4C">
        <w:rPr>
          <w:rFonts w:ascii="Fb Fontext" w:hAnsi="Fb Fontext" w:hint="cs"/>
          <w:rtl/>
        </w:rPr>
        <w:t xml:space="preserve"> </w:t>
      </w:r>
      <w:r w:rsidRPr="00224C4C">
        <w:rPr>
          <w:rFonts w:ascii="Fb Fontext" w:hAnsi="Fb Fontext"/>
          <w:rtl/>
        </w:rPr>
        <w:t xml:space="preserve">כתיב, </w:t>
      </w:r>
      <w:r w:rsidR="009A52B7">
        <w:rPr>
          <w:rFonts w:ascii="Fb Fontext" w:hAnsi="Fb Fontext" w:hint="cs"/>
          <w:rtl/>
        </w:rPr>
        <w:t>שחמורה</w:t>
      </w:r>
      <w:r w:rsidRPr="00224C4C">
        <w:rPr>
          <w:rFonts w:ascii="Fb Fontext" w:hAnsi="Fb Fontext"/>
          <w:rtl/>
        </w:rPr>
        <w:t xml:space="preserve"> שכל הכופר בה כמודה בכל התורה כולה.</w:t>
      </w:r>
    </w:p>
    <w:p w14:paraId="1356AA05" w14:textId="76F1402E" w:rsidR="00A85AC8" w:rsidRPr="00E600D8" w:rsidRDefault="006E0774" w:rsidP="00A37364">
      <w:pPr>
        <w:pStyle w:val="38"/>
        <w:framePr w:wrap="notBeside"/>
        <w:rPr>
          <w:rtl/>
        </w:rPr>
      </w:pPr>
      <w:r w:rsidRPr="00E600D8">
        <w:rPr>
          <w:rtl/>
        </w:rPr>
        <w:t xml:space="preserve">עולא </w:t>
      </w:r>
      <w:r w:rsidRPr="00E600D8">
        <w:rPr>
          <w:rFonts w:hint="cs"/>
          <w:rtl/>
        </w:rPr>
        <w:t>כדר</w:t>
      </w:r>
      <w:r w:rsidRPr="00E600D8">
        <w:rPr>
          <w:rtl/>
        </w:rPr>
        <w:t>"</w:t>
      </w:r>
      <w:r w:rsidRPr="00E600D8">
        <w:rPr>
          <w:rFonts w:hint="cs"/>
          <w:rtl/>
        </w:rPr>
        <w:t>ה</w:t>
      </w:r>
      <w:r w:rsidR="00A85AC8" w:rsidRPr="00E600D8">
        <w:rPr>
          <w:rtl/>
        </w:rPr>
        <w:t>:</w:t>
      </w:r>
    </w:p>
    <w:p w14:paraId="71D163A1" w14:textId="43BBB68A" w:rsidR="006E0774" w:rsidRPr="00131640" w:rsidRDefault="006E0774" w:rsidP="00A314A7">
      <w:pPr>
        <w:spacing w:after="120"/>
        <w:rPr>
          <w:rtl/>
        </w:rPr>
      </w:pPr>
      <w:r w:rsidRPr="00224C4C">
        <w:rPr>
          <w:rFonts w:ascii="Fb Fontext" w:hAnsi="Fb Fontext"/>
          <w:rtl/>
        </w:rPr>
        <w:t xml:space="preserve">כיון שעבר אדם עבירה ושנה בה – </w:t>
      </w:r>
      <w:r w:rsidRPr="00224C4C">
        <w:rPr>
          <w:rFonts w:ascii="Fb Fontext" w:hAnsi="Fb Fontext" w:hint="cs"/>
          <w:rtl/>
        </w:rPr>
        <w:t>נעשית לו כהיתר</w:t>
      </w:r>
      <w:r w:rsidRPr="00224C4C">
        <w:rPr>
          <w:rFonts w:ascii="Fb Fontext" w:hAnsi="Fb Fontext"/>
          <w:rtl/>
        </w:rPr>
        <w:t>.</w:t>
      </w:r>
    </w:p>
    <w:p w14:paraId="40694BDB" w14:textId="21BF7B48" w:rsidR="00A85AC8" w:rsidRPr="00E600D8" w:rsidRDefault="006E0774" w:rsidP="00A37364">
      <w:pPr>
        <w:pStyle w:val="38"/>
        <w:framePr w:wrap="notBeside"/>
        <w:rPr>
          <w:rtl/>
        </w:rPr>
      </w:pPr>
      <w:r w:rsidRPr="00E600D8">
        <w:rPr>
          <w:rtl/>
        </w:rPr>
        <w:t xml:space="preserve">• </w:t>
      </w:r>
      <w:r w:rsidRPr="00E600D8">
        <w:rPr>
          <w:rFonts w:hint="cs"/>
          <w:rtl/>
        </w:rPr>
        <w:t>ר</w:t>
      </w:r>
      <w:r w:rsidRPr="00E600D8">
        <w:rPr>
          <w:rtl/>
        </w:rPr>
        <w:t>"</w:t>
      </w:r>
      <w:r w:rsidRPr="00E600D8">
        <w:rPr>
          <w:rFonts w:hint="cs"/>
          <w:rtl/>
        </w:rPr>
        <w:t>א מר</w:t>
      </w:r>
      <w:r w:rsidRPr="00E600D8">
        <w:rPr>
          <w:rtl/>
        </w:rPr>
        <w:t>"</w:t>
      </w:r>
      <w:r w:rsidRPr="00E600D8">
        <w:rPr>
          <w:rFonts w:hint="cs"/>
          <w:rtl/>
        </w:rPr>
        <w:t>ח</w:t>
      </w:r>
      <w:r w:rsidR="00A85AC8" w:rsidRPr="00E600D8">
        <w:rPr>
          <w:rtl/>
        </w:rPr>
        <w:t>:</w:t>
      </w:r>
    </w:p>
    <w:p w14:paraId="117E5F39" w14:textId="12DCEC7E" w:rsidR="009469D7" w:rsidRDefault="006E0774" w:rsidP="006E0774">
      <w:pPr>
        <w:rPr>
          <w:rFonts w:ascii="Fb Fontext" w:hAnsi="Fb Fontext"/>
          <w:rtl/>
        </w:rPr>
      </w:pPr>
      <w:r w:rsidRPr="00224C4C">
        <w:rPr>
          <w:rFonts w:ascii="Fb Fontext" w:hAnsi="Fb Fontext"/>
          <w:rtl/>
        </w:rPr>
        <w:t>נוח לאדם שיעבור עבירה בסתר ואל יחלל שם שמים בפרהסיא,</w:t>
      </w:r>
    </w:p>
    <w:p w14:paraId="08E80364" w14:textId="080A62D6" w:rsidR="006E0774" w:rsidRPr="00131640" w:rsidRDefault="00A37364" w:rsidP="006E0774">
      <w:pPr>
        <w:rPr>
          <w:rtl/>
        </w:rPr>
      </w:pPr>
      <w:r>
        <w:rPr>
          <w:rFonts w:ascii="Fb Fontext" w:hAnsi="Fb Fontext" w:hint="cs"/>
          <w:rtl/>
        </w:rPr>
        <w:t>ד</w:t>
      </w:r>
      <w:r w:rsidR="006E0774" w:rsidRPr="00224C4C">
        <w:rPr>
          <w:rStyle w:val="affffa"/>
          <w:rFonts w:hint="cs"/>
          <w:rtl/>
        </w:rPr>
        <w:t>'</w:t>
      </w:r>
      <w:r w:rsidR="006E0774" w:rsidRPr="00224C4C">
        <w:rPr>
          <w:rStyle w:val="affffa"/>
          <w:rtl/>
        </w:rPr>
        <w:t>ואתם בית ישראל כה אמר ה'</w:t>
      </w:r>
      <w:r w:rsidR="006E0774" w:rsidRPr="00224C4C">
        <w:rPr>
          <w:rStyle w:val="affffa"/>
          <w:rFonts w:hint="cs"/>
          <w:rtl/>
        </w:rPr>
        <w:t xml:space="preserve"> </w:t>
      </w:r>
      <w:r w:rsidR="006E0774" w:rsidRPr="00224C4C">
        <w:rPr>
          <w:rStyle w:val="affffa"/>
          <w:rtl/>
        </w:rPr>
        <w:t>איש גילוליו לכו עבדו [ואחר] אם אינכם שומעים אלי ואת שם קדשי לא תחללו</w:t>
      </w:r>
      <w:r w:rsidR="006E0774" w:rsidRPr="00224C4C">
        <w:rPr>
          <w:rStyle w:val="affffa"/>
          <w:rFonts w:hint="cs"/>
          <w:rtl/>
        </w:rPr>
        <w:t>'</w:t>
      </w:r>
      <w:r w:rsidR="006E0774" w:rsidRPr="00224C4C">
        <w:rPr>
          <w:rStyle w:val="affffa"/>
          <w:rtl/>
        </w:rPr>
        <w:t>.</w:t>
      </w:r>
    </w:p>
    <w:p w14:paraId="47D6B605" w14:textId="77777777" w:rsidR="006E0774" w:rsidRPr="00131640" w:rsidRDefault="006E0774" w:rsidP="00841728">
      <w:pPr>
        <w:pStyle w:val="affffb"/>
        <w:rPr>
          <w:rtl/>
        </w:rPr>
        <w:pPrChange w:id="90027" w:author="קלוד" w:date="2026-10-08T12:07:40Z">
          <w:pPr>
            <w:pStyle w:val="affb"/>
          </w:pPr>
        </w:pPrChange>
      </w:pPr>
      <w:del w:id="90025" w:author="קלוד" w:date="2026-10-08T12:07:40Z">
        <w:r w:rsidRPr="00224C4C">
          <w:rPr>
            <w:rFonts w:hint="cs"/>
            <w:rtl/>
          </w:rPr>
          <w:delText xml:space="preserve">׹</w:delText>
        </w:r>
      </w:del>
      <w:ins w:id="90026" w:author="קלוד" w:date="2026-10-08T12:07:40Z">
        <w:r>
          <w:rPr>
            <w:color w:val="7B3F00"/>
          </w:rPr>
          <w:t xml:space="preserve">מי שיצרו מתגבר עליו - ילך למקום שאין מכירין</w:t>
        </w:r>
      </w:ins>
    </w:p>
    <w:p w14:paraId="00C3D162" w14:textId="139E1ACA" w:rsidR="00A85AC8" w:rsidRPr="00E600D8" w:rsidRDefault="006E0774" w:rsidP="00A37364">
      <w:pPr>
        <w:pStyle w:val="38"/>
        <w:framePr w:wrap="notBeside"/>
        <w:rPr>
          <w:rtl/>
        </w:rPr>
      </w:pPr>
      <w:r w:rsidRPr="00E600D8">
        <w:rPr>
          <w:rtl/>
        </w:rPr>
        <w:t>רבי אלעאי הזקן</w:t>
      </w:r>
      <w:r w:rsidR="00A85AC8" w:rsidRPr="00E600D8">
        <w:rPr>
          <w:rtl/>
        </w:rPr>
        <w:t>:</w:t>
      </w:r>
    </w:p>
    <w:p w14:paraId="1311BB7B" w14:textId="69FF4340" w:rsidR="006E0774" w:rsidRPr="00131640" w:rsidRDefault="006E0774" w:rsidP="006E0774">
      <w:pPr>
        <w:rPr>
          <w:rtl/>
        </w:rPr>
      </w:pPr>
      <w:r w:rsidRPr="00224C4C">
        <w:rPr>
          <w:rFonts w:ascii="Fb Fontext" w:hAnsi="Fb Fontext"/>
          <w:rtl/>
        </w:rPr>
        <w:t>אם רואה אדם שיצרו מתגבר עליו, ילך למקום שאין מכירין אותו, וילבש שחורים ויתכסה שחורים ויעשה כמו שלבו חפץ, ואל יחלל שם שמים בפרהסיא.</w:t>
      </w:r>
      <w:r w:rsidRPr="00224C4C">
        <w:rPr>
          <w:rFonts w:ascii="Fb Fontext" w:hAnsi="Fb Fontext" w:hint="cs"/>
          <w:rtl/>
        </w:rPr>
        <w:t>- ובלא מצי כייף ליצריה</w:t>
      </w:r>
    </w:p>
    <w:p w14:paraId="73B1C82F" w14:textId="77777777" w:rsidR="00A85AC8" w:rsidRPr="00E600D8" w:rsidRDefault="006E0774" w:rsidP="00A37364">
      <w:pPr>
        <w:pStyle w:val="38"/>
        <w:framePr w:wrap="notBeside"/>
        <w:rPr>
          <w:rtl/>
        </w:rPr>
      </w:pPr>
      <w:r w:rsidRPr="00E600D8">
        <w:rPr>
          <w:rFonts w:hint="cs"/>
          <w:rtl/>
        </w:rPr>
        <w:t>והא</w:t>
      </w:r>
      <w:r w:rsidR="00A85AC8" w:rsidRPr="00E600D8">
        <w:rPr>
          <w:rtl/>
        </w:rPr>
        <w:t>:</w:t>
      </w:r>
    </w:p>
    <w:p w14:paraId="2470CD98" w14:textId="663E00CE" w:rsidR="009469D7" w:rsidRDefault="006E0774" w:rsidP="005C4B61">
      <w:pPr>
        <w:rPr>
          <w:rFonts w:ascii="Fb Fontext" w:hAnsi="Fb Fontext"/>
          <w:sz w:val="32"/>
          <w:rtl/>
        </w:rPr>
      </w:pPr>
      <w:r w:rsidRPr="00224C4C">
        <w:rPr>
          <w:rFonts w:ascii="Fb Fontext" w:hAnsi="Fb Fontext" w:hint="cs"/>
          <w:sz w:val="32"/>
          <w:rtl/>
        </w:rPr>
        <w:t>ד'</w:t>
      </w:r>
      <w:r w:rsidRPr="00224C4C">
        <w:rPr>
          <w:rFonts w:ascii="Fb Fontext" w:hAnsi="Fb Fontext"/>
          <w:sz w:val="32"/>
          <w:rtl/>
        </w:rPr>
        <w:t>כל שלא חס על כבוד קונו - ראוי לו שלא בא לעולם.</w:t>
      </w:r>
    </w:p>
    <w:p w14:paraId="311C2334" w14:textId="77777777" w:rsidR="009469D7" w:rsidRDefault="006E0774" w:rsidP="00A37364">
      <w:pPr>
        <w:rPr>
          <w:rFonts w:ascii="Fb Fontext" w:hAnsi="Fb Fontext"/>
          <w:rtl/>
        </w:rPr>
      </w:pPr>
      <w:r w:rsidRPr="00A37364">
        <w:rPr>
          <w:rStyle w:val="afffff3"/>
          <w:rFonts w:hint="cs"/>
          <w:rtl/>
        </w:rPr>
        <w:t xml:space="preserve">רבה: </w:t>
      </w:r>
      <w:r w:rsidRPr="00224C4C">
        <w:rPr>
          <w:rFonts w:ascii="Fb Fontext" w:hAnsi="Fb Fontext" w:hint="cs"/>
          <w:sz w:val="32"/>
          <w:rtl/>
        </w:rPr>
        <w:t>זה המסתכל בקשת</w:t>
      </w:r>
      <w:r w:rsidR="00A37364">
        <w:rPr>
          <w:rFonts w:ascii="Fb Fontext" w:hAnsi="Fb Fontext" w:hint="cs"/>
          <w:sz w:val="32"/>
          <w:rtl/>
        </w:rPr>
        <w:t xml:space="preserve">, </w:t>
      </w:r>
      <w:r w:rsidRPr="00A37364">
        <w:rPr>
          <w:rStyle w:val="afffff3"/>
          <w:rFonts w:hint="cs"/>
          <w:rtl/>
        </w:rPr>
        <w:t>רב יוסף:</w:t>
      </w:r>
      <w:r w:rsidRPr="00224C4C">
        <w:rPr>
          <w:rFonts w:ascii="Fb Fontext" w:hAnsi="Fb Fontext" w:hint="cs"/>
          <w:rtl/>
        </w:rPr>
        <w:t xml:space="preserve"> זה עובר עבירה בסתר</w:t>
      </w:r>
    </w:p>
    <w:p w14:paraId="042E3E36" w14:textId="77777777" w:rsidR="00A85AC8" w:rsidRPr="00E600D8" w:rsidRDefault="006E0774" w:rsidP="00A37364">
      <w:pPr>
        <w:pStyle w:val="38"/>
        <w:framePr w:wrap="notBeside"/>
        <w:rPr>
          <w:rtl/>
        </w:rPr>
      </w:pPr>
      <w:r w:rsidRPr="00E600D8">
        <w:rPr>
          <w:rtl/>
        </w:rPr>
        <w:t>–</w:t>
      </w:r>
      <w:r w:rsidR="00A85AC8" w:rsidRPr="00E600D8">
        <w:rPr>
          <w:rtl/>
        </w:rPr>
        <w:t>:</w:t>
      </w:r>
    </w:p>
    <w:p w14:paraId="74AD0C38" w14:textId="6E3BB8D2" w:rsidR="006E0774" w:rsidRPr="00131640" w:rsidRDefault="00A37364" w:rsidP="00A314A7">
      <w:pPr>
        <w:spacing w:after="120"/>
        <w:rPr>
          <w:rtl/>
        </w:rPr>
      </w:pPr>
      <w:r>
        <w:rPr>
          <w:rFonts w:ascii="Fb Fontext" w:hAnsi="Fb Fontext" w:hint="cs"/>
          <w:rtl/>
        </w:rPr>
        <w:t>ה</w:t>
      </w:r>
      <w:r w:rsidR="006E0774" w:rsidRPr="00224C4C">
        <w:rPr>
          <w:rFonts w:ascii="Fb Fontext" w:hAnsi="Fb Fontext" w:hint="cs"/>
          <w:rtl/>
        </w:rPr>
        <w:t xml:space="preserve">יינו </w:t>
      </w:r>
      <w:r w:rsidR="00A314A7">
        <w:rPr>
          <w:rFonts w:ascii="Fb Fontext" w:hAnsi="Fb Fontext" w:hint="cs"/>
          <w:rtl/>
        </w:rPr>
        <w:t>כשמצליח לכוף את יצרו,</w:t>
      </w:r>
    </w:p>
    <w:p w14:paraId="7D4B8179" w14:textId="6472031D" w:rsidR="00A85AC8" w:rsidRPr="00E600D8" w:rsidRDefault="006E0774" w:rsidP="00A37364">
      <w:pPr>
        <w:pStyle w:val="38"/>
        <w:framePr w:wrap="notBeside"/>
        <w:rPr>
          <w:rtl/>
        </w:rPr>
      </w:pPr>
      <w:r w:rsidRPr="00E600D8">
        <w:rPr>
          <w:rtl/>
        </w:rPr>
        <w:t xml:space="preserve">תנן </w:t>
      </w:r>
      <w:r w:rsidR="00B35B36" w:rsidRPr="00E600D8">
        <w:rPr>
          <w:rtl/>
        </w:rPr>
        <w:t>שם</w:t>
      </w:r>
      <w:r w:rsidR="00A85AC8" w:rsidRPr="00E600D8">
        <w:rPr>
          <w:rtl/>
        </w:rPr>
        <w:t>:</w:t>
      </w:r>
    </w:p>
    <w:p w14:paraId="2DBABEAD" w14:textId="235B36A1" w:rsidR="006E0774" w:rsidRPr="00131640" w:rsidRDefault="006E0774" w:rsidP="006E0774">
      <w:pPr>
        <w:rPr>
          <w:rtl/>
        </w:rPr>
      </w:pPr>
      <w:r w:rsidRPr="00224C4C">
        <w:rPr>
          <w:rFonts w:ascii="Fb Fontext" w:hAnsi="Fb Fontext"/>
          <w:sz w:val="32"/>
          <w:rtl/>
        </w:rPr>
        <w:t>אין מקיפין בחילול השם, אחד שוגג ואחד מזיד.</w:t>
      </w:r>
    </w:p>
    <w:p w14:paraId="727B499F" w14:textId="469B415D" w:rsidR="00A85AC8" w:rsidRPr="00E600D8" w:rsidRDefault="006E0774" w:rsidP="00A37364">
      <w:pPr>
        <w:pStyle w:val="38"/>
        <w:framePr w:wrap="notBeside"/>
        <w:rPr>
          <w:rtl/>
        </w:rPr>
      </w:pPr>
      <w:r w:rsidRPr="00E600D8">
        <w:rPr>
          <w:rFonts w:hint="cs"/>
          <w:rtl/>
        </w:rPr>
        <w:t>מ</w:t>
      </w:r>
      <w:r w:rsidRPr="00E600D8">
        <w:rPr>
          <w:rtl/>
        </w:rPr>
        <w:t>"</w:t>
      </w:r>
      <w:r w:rsidRPr="00E600D8">
        <w:rPr>
          <w:rFonts w:hint="cs"/>
          <w:rtl/>
        </w:rPr>
        <w:t>ז</w:t>
      </w:r>
      <w:r w:rsidR="00A85AC8" w:rsidRPr="00E600D8">
        <w:rPr>
          <w:rtl/>
        </w:rPr>
        <w:t>:</w:t>
      </w:r>
    </w:p>
    <w:p w14:paraId="7031AFE9" w14:textId="66FC2744" w:rsidR="006E0774" w:rsidRPr="00131640" w:rsidRDefault="006E0774" w:rsidP="006E0774">
      <w:pPr>
        <w:rPr>
          <w:rtl/>
        </w:rPr>
      </w:pPr>
      <w:r w:rsidRPr="00224C4C">
        <w:rPr>
          <w:rFonts w:ascii="Fb Fontext" w:hAnsi="Fb Fontext"/>
          <w:rtl/>
        </w:rPr>
        <w:t>שאין עושים כחנווני.</w:t>
      </w:r>
    </w:p>
    <w:p w14:paraId="75471CB8" w14:textId="7B064064" w:rsidR="00A85AC8" w:rsidRPr="00E600D8" w:rsidRDefault="006E0774" w:rsidP="00A37364">
      <w:pPr>
        <w:pStyle w:val="38"/>
        <w:framePr w:wrap="notBeside"/>
        <w:rPr>
          <w:rtl/>
        </w:rPr>
      </w:pPr>
      <w:r w:rsidRPr="00E600D8">
        <w:rPr>
          <w:rFonts w:hint="cs"/>
          <w:rtl/>
        </w:rPr>
        <w:t>מבד</w:t>
      </w:r>
      <w:r w:rsidRPr="00E600D8">
        <w:rPr>
          <w:rtl/>
        </w:rPr>
        <w:t>"</w:t>
      </w:r>
      <w:r w:rsidRPr="00E600D8">
        <w:rPr>
          <w:rFonts w:hint="cs"/>
          <w:rtl/>
        </w:rPr>
        <w:t>ר</w:t>
      </w:r>
      <w:r w:rsidR="00A85AC8" w:rsidRPr="00E600D8">
        <w:rPr>
          <w:rFonts w:hint="cs"/>
          <w:rtl/>
        </w:rPr>
        <w:t>:</w:t>
      </w:r>
    </w:p>
    <w:p w14:paraId="3D367F45" w14:textId="6DE49578" w:rsidR="006E0774" w:rsidRPr="00131640" w:rsidRDefault="006E0774" w:rsidP="006E0774">
      <w:pPr>
        <w:rPr>
          <w:rtl/>
        </w:rPr>
      </w:pPr>
      <w:r w:rsidRPr="00224C4C">
        <w:rPr>
          <w:rFonts w:ascii="Fb Fontext" w:hAnsi="Fb Fontext"/>
          <w:rtl/>
        </w:rPr>
        <w:t>לומר, שאם היתה שקולה - מכרעת.</w:t>
      </w:r>
    </w:p>
    <w:p w14:paraId="620A275D" w14:textId="78070022" w:rsidR="007309FA" w:rsidRPr="00131640" w:rsidRDefault="007309FA" w:rsidP="007309FA">
      <w:pPr>
        <w:pStyle w:val="affffb"/>
        <w:rPr>
          <w:rtl/>
        </w:rPr>
      </w:pPr>
      <w:r w:rsidRPr="007309FA">
        <w:rPr>
          <w:rFonts w:hint="cs"/>
          <w:rtl/>
        </w:rPr>
        <w:t>***</w:t>
      </w:r>
    </w:p>
    <w:p w14:paraId="71AD2CEA" w14:textId="77777777" w:rsidR="006E0774" w:rsidRPr="00131640" w:rsidRDefault="006E0774" w:rsidP="0010529F">
      <w:pPr>
        <w:pStyle w:val="afff0"/>
        <w:framePr w:wrap="around"/>
        <w:rPr>
          <w:rtl/>
        </w:rPr>
      </w:pPr>
      <w:r w:rsidRPr="00224C4C">
        <w:rPr>
          <w:rFonts w:hint="cs"/>
          <w:rtl/>
        </w:rPr>
        <w:t>מ</w:t>
      </w:r>
      <w:r w:rsidRPr="00224C4C">
        <w:rPr>
          <w:rtl/>
        </w:rPr>
        <w:t>:</w:t>
      </w:r>
    </w:p>
    <w:p w14:paraId="4481EA29" w14:textId="77777777" w:rsidR="009469D7" w:rsidRDefault="006E0774" w:rsidP="00F65F8B">
      <w:pPr>
        <w:pStyle w:val="affffb"/>
        <w:rPr>
          <w:rtl/>
        </w:rPr>
      </w:pPr>
      <w:r w:rsidRPr="00210DF6">
        <w:rPr>
          <w:rStyle w:val="afffff3"/>
          <w:rFonts w:cs="BA TM • Vilna Extra-Bold"/>
          <w:b w:val="0"/>
          <w:bCs w:val="0"/>
          <w:rtl/>
        </w:rPr>
        <w:t>ת"ר:</w:t>
      </w:r>
      <w:r w:rsidRPr="00224C4C">
        <w:rPr>
          <w:rtl/>
        </w:rPr>
        <w:t xml:space="preserve"> לעולם יראה אדם עצמו כאילו חציו חייב וחציו זכאי,</w:t>
      </w:r>
    </w:p>
    <w:p w14:paraId="028EE0E1" w14:textId="77777777" w:rsidR="009469D7" w:rsidRDefault="006E0774" w:rsidP="006E0774">
      <w:pPr>
        <w:rPr>
          <w:rFonts w:ascii="Fb Fontext" w:hAnsi="Fb Fontext"/>
          <w:sz w:val="32"/>
          <w:rtl/>
        </w:rPr>
      </w:pPr>
      <w:r w:rsidRPr="00224C4C">
        <w:rPr>
          <w:rFonts w:ascii="Fb Fontext" w:hAnsi="Fb Fontext"/>
          <w:sz w:val="32"/>
          <w:rtl/>
        </w:rPr>
        <w:t>עשה מצוה אחת אשריו שהכריע עצמו לכף זכות,</w:t>
      </w:r>
    </w:p>
    <w:p w14:paraId="0AA1B818" w14:textId="75E58E3E" w:rsidR="006E0774" w:rsidRPr="00131640" w:rsidRDefault="006E0774" w:rsidP="006E0774">
      <w:pPr>
        <w:rPr>
          <w:rtl/>
        </w:rPr>
      </w:pPr>
      <w:r w:rsidRPr="00224C4C">
        <w:rPr>
          <w:rFonts w:ascii="Fb Fontext" w:hAnsi="Fb Fontext"/>
          <w:sz w:val="32"/>
          <w:rtl/>
        </w:rPr>
        <w:t>עבר עבירה אחת אוי לו שהכריע עצמו לכף חובה</w:t>
      </w:r>
    </w:p>
    <w:p w14:paraId="79202C82" w14:textId="3BDCD202" w:rsidR="006E0774" w:rsidRPr="00131640" w:rsidRDefault="00A314A7" w:rsidP="006F0851">
      <w:pPr>
        <w:spacing w:after="120"/>
        <w:rPr>
          <w:rtl/>
        </w:rPr>
      </w:pPr>
      <w:r>
        <w:rPr>
          <w:rStyle w:val="affffa"/>
          <w:rFonts w:hint="cs"/>
          <w:rtl/>
        </w:rPr>
        <w:t>ד</w:t>
      </w:r>
      <w:r w:rsidR="006E0774" w:rsidRPr="00224C4C">
        <w:rPr>
          <w:rStyle w:val="affffa"/>
          <w:rFonts w:hint="cs"/>
          <w:rtl/>
        </w:rPr>
        <w:t>'</w:t>
      </w:r>
      <w:r w:rsidR="006E0774" w:rsidRPr="00224C4C">
        <w:rPr>
          <w:rStyle w:val="affffa"/>
          <w:rtl/>
        </w:rPr>
        <w:t xml:space="preserve">וחוטא אחד </w:t>
      </w:r>
      <w:r w:rsidR="00024A5E" w:rsidRPr="00024A5E">
        <w:rPr>
          <w:rStyle w:val="afffff5"/>
          <w:rFonts w:hint="cs"/>
          <w:rtl/>
        </w:rPr>
        <w:t>[חטא</w:t>
      </w:r>
      <w:r w:rsidR="00024A5E">
        <w:rPr>
          <w:rStyle w:val="afffff5"/>
          <w:rFonts w:hint="cs"/>
          <w:rtl/>
        </w:rPr>
        <w:t xml:space="preserve"> אחד</w:t>
      </w:r>
      <w:r w:rsidR="00024A5E" w:rsidRPr="00024A5E">
        <w:rPr>
          <w:rStyle w:val="afffff5"/>
          <w:rFonts w:hint="cs"/>
          <w:rtl/>
        </w:rPr>
        <w:t>]</w:t>
      </w:r>
      <w:r w:rsidR="00024A5E">
        <w:rPr>
          <w:rStyle w:val="affffa"/>
          <w:rFonts w:hint="cs"/>
          <w:rtl/>
        </w:rPr>
        <w:t xml:space="preserve"> </w:t>
      </w:r>
      <w:r w:rsidR="006E0774" w:rsidRPr="00224C4C">
        <w:rPr>
          <w:rStyle w:val="affffa"/>
          <w:rtl/>
        </w:rPr>
        <w:t>יאבד טובה הרבה,</w:t>
      </w:r>
    </w:p>
    <w:p w14:paraId="09B71853" w14:textId="0DCB428A" w:rsidR="00A85AC8" w:rsidRPr="00E600D8" w:rsidRDefault="006E0774" w:rsidP="00A37364">
      <w:pPr>
        <w:pStyle w:val="38"/>
        <w:framePr w:wrap="notBeside"/>
        <w:rPr>
          <w:rtl/>
        </w:rPr>
      </w:pPr>
      <w:r w:rsidRPr="00E600D8">
        <w:rPr>
          <w:rFonts w:hint="cs"/>
          <w:rtl/>
        </w:rPr>
        <w:t>ב. ראבר</w:t>
      </w:r>
      <w:r w:rsidRPr="00E600D8">
        <w:rPr>
          <w:rtl/>
        </w:rPr>
        <w:t>"</w:t>
      </w:r>
      <w:r w:rsidRPr="00E600D8">
        <w:rPr>
          <w:rFonts w:hint="cs"/>
          <w:rtl/>
        </w:rPr>
        <w:t>ש</w:t>
      </w:r>
      <w:r w:rsidR="00A85AC8" w:rsidRPr="00E600D8">
        <w:rPr>
          <w:rtl/>
        </w:rPr>
        <w:t>:</w:t>
      </w:r>
    </w:p>
    <w:p w14:paraId="19DD4CCF" w14:textId="54778F08" w:rsidR="009469D7" w:rsidRDefault="006E0774" w:rsidP="006E0774">
      <w:pPr>
        <w:rPr>
          <w:rFonts w:ascii="Fb Fontext" w:hAnsi="Fb Fontext"/>
          <w:rtl/>
        </w:rPr>
      </w:pPr>
      <w:r w:rsidRPr="00224C4C">
        <w:rPr>
          <w:rFonts w:ascii="Fb Fontext" w:hAnsi="Fb Fontext"/>
          <w:rtl/>
        </w:rPr>
        <w:t>לפי שהעולם נידון אחר רובו והיחיד נידון אחר רובו,</w:t>
      </w:r>
    </w:p>
    <w:p w14:paraId="769FCC11" w14:textId="58B1036D" w:rsidR="006E0774" w:rsidRPr="00131640" w:rsidRDefault="006E0774" w:rsidP="006E0774">
      <w:pPr>
        <w:rPr>
          <w:rtl/>
        </w:rPr>
      </w:pPr>
      <w:r w:rsidRPr="00224C4C">
        <w:rPr>
          <w:rFonts w:ascii="Fb Fontext" w:hAnsi="Fb Fontext"/>
          <w:rtl/>
        </w:rPr>
        <w:t>עשה מצוה אחת אשריו שהכריע עצמו וכל העולם לכף זכות,</w:t>
      </w:r>
    </w:p>
    <w:p w14:paraId="6B64A6F4" w14:textId="0D765241" w:rsidR="006E0774" w:rsidRPr="00131640" w:rsidRDefault="006E0774" w:rsidP="006E0774">
      <w:pPr>
        <w:rPr>
          <w:rtl/>
        </w:rPr>
      </w:pPr>
      <w:r w:rsidRPr="00224C4C">
        <w:rPr>
          <w:rFonts w:ascii="Fb Fontext" w:hAnsi="Fb Fontext"/>
          <w:rtl/>
        </w:rPr>
        <w:t>עבר עבירה אחת - אוי לו שהכריע עצמו וכל העולם לכף חובה,</w:t>
      </w:r>
    </w:p>
    <w:p w14:paraId="0F65C55F" w14:textId="3D4676A1" w:rsidR="006E0774" w:rsidRPr="00131640" w:rsidRDefault="006E0774" w:rsidP="006F0851">
      <w:pPr>
        <w:spacing w:after="120"/>
        <w:rPr>
          <w:rtl/>
        </w:rPr>
      </w:pPr>
      <w:r w:rsidRPr="00A37364">
        <w:rPr>
          <w:rStyle w:val="afffff3"/>
          <w:rFonts w:hint="cs"/>
          <w:rtl/>
        </w:rPr>
        <w:t>-</w:t>
      </w:r>
      <w:r w:rsidRPr="00A37364">
        <w:rPr>
          <w:rStyle w:val="afffff3"/>
          <w:rtl/>
        </w:rPr>
        <w:tab/>
      </w:r>
      <w:r w:rsidRPr="00A37364">
        <w:rPr>
          <w:rStyle w:val="afffff3"/>
          <w:rFonts w:hint="cs"/>
          <w:rtl/>
        </w:rPr>
        <w:t xml:space="preserve"> </w:t>
      </w:r>
      <w:r w:rsidRPr="00A37364">
        <w:rPr>
          <w:rStyle w:val="afffff3"/>
          <w:rtl/>
        </w:rPr>
        <w:t>שנא</w:t>
      </w:r>
      <w:r w:rsidRPr="00A37364">
        <w:rPr>
          <w:rStyle w:val="afffff3"/>
          <w:rFonts w:hint="cs"/>
          <w:rtl/>
        </w:rPr>
        <w:t>'</w:t>
      </w:r>
      <w:r w:rsidRPr="00A37364">
        <w:rPr>
          <w:rStyle w:val="afffff3"/>
          <w:rtl/>
        </w:rPr>
        <w:t>:</w:t>
      </w:r>
      <w:r w:rsidRPr="00224C4C">
        <w:rPr>
          <w:rStyle w:val="affffa"/>
          <w:rtl/>
        </w:rPr>
        <w:t xml:space="preserve"> </w:t>
      </w:r>
      <w:r w:rsidRPr="00224C4C">
        <w:rPr>
          <w:rStyle w:val="affffa"/>
          <w:rFonts w:hint="cs"/>
          <w:rtl/>
        </w:rPr>
        <w:t>'</w:t>
      </w:r>
      <w:r w:rsidRPr="00224C4C">
        <w:rPr>
          <w:rStyle w:val="affffa"/>
          <w:rtl/>
        </w:rPr>
        <w:t xml:space="preserve">וחוטא אחד </w:t>
      </w:r>
      <w:r w:rsidR="00935989">
        <w:rPr>
          <w:rStyle w:val="affffa"/>
          <w:rFonts w:hint="cs"/>
          <w:rtl/>
        </w:rPr>
        <w:t>וגו</w:t>
      </w:r>
      <w:r w:rsidRPr="00224C4C">
        <w:rPr>
          <w:rStyle w:val="affffa"/>
          <w:rtl/>
        </w:rPr>
        <w:t>',</w:t>
      </w:r>
      <w:r w:rsidRPr="00224C4C">
        <w:rPr>
          <w:rFonts w:ascii="Fb Fontext" w:hAnsi="Fb Fontext"/>
          <w:rtl/>
        </w:rPr>
        <w:t xml:space="preserve"> אבד ממנו ומכל העולם טובה הרבה.</w:t>
      </w:r>
    </w:p>
    <w:p w14:paraId="6D14E3A9" w14:textId="0B20F6B0" w:rsidR="00A85AC8" w:rsidRPr="00E600D8" w:rsidRDefault="006E0774" w:rsidP="00A37364">
      <w:pPr>
        <w:pStyle w:val="38"/>
        <w:framePr w:wrap="notBeside"/>
        <w:rPr>
          <w:rtl/>
        </w:rPr>
      </w:pPr>
      <w:r w:rsidRPr="00E600D8">
        <w:rPr>
          <w:rFonts w:hint="cs"/>
          <w:rtl/>
        </w:rPr>
        <w:t>ג. רשב</w:t>
      </w:r>
      <w:r w:rsidRPr="00E600D8">
        <w:rPr>
          <w:rtl/>
        </w:rPr>
        <w:t>"</w:t>
      </w:r>
      <w:r w:rsidRPr="00E600D8">
        <w:rPr>
          <w:rFonts w:hint="cs"/>
          <w:rtl/>
        </w:rPr>
        <w:t>י</w:t>
      </w:r>
      <w:r w:rsidR="00A85AC8" w:rsidRPr="00E600D8">
        <w:rPr>
          <w:rtl/>
        </w:rPr>
        <w:t>:</w:t>
      </w:r>
    </w:p>
    <w:p w14:paraId="4E518230" w14:textId="76C134D6" w:rsidR="006E0774" w:rsidRPr="00131640" w:rsidRDefault="006E0774" w:rsidP="006E0774">
      <w:pPr>
        <w:rPr>
          <w:rtl/>
        </w:rPr>
      </w:pPr>
      <w:r w:rsidRPr="00224C4C">
        <w:rPr>
          <w:rFonts w:ascii="Fb Fontext" w:hAnsi="Fb Fontext"/>
          <w:rtl/>
        </w:rPr>
        <w:t>אפי</w:t>
      </w:r>
      <w:r w:rsidRPr="00224C4C">
        <w:rPr>
          <w:rFonts w:ascii="Fb Fontext" w:hAnsi="Fb Fontext" w:hint="cs"/>
          <w:rtl/>
        </w:rPr>
        <w:t xml:space="preserve">' </w:t>
      </w:r>
      <w:r w:rsidRPr="00224C4C">
        <w:rPr>
          <w:rFonts w:ascii="Fb Fontext" w:hAnsi="Fb Fontext"/>
          <w:rtl/>
        </w:rPr>
        <w:t>צדיק גמור כל ימיו ומרד באחרונה איבד את הראשונות,</w:t>
      </w:r>
    </w:p>
    <w:p w14:paraId="27FC3984" w14:textId="77777777" w:rsidR="006E0774" w:rsidRPr="00131640" w:rsidRDefault="006E0774" w:rsidP="006E0774">
      <w:pPr>
        <w:pStyle w:val="affff9"/>
        <w:rPr>
          <w:rtl/>
        </w:rPr>
      </w:pPr>
      <w:r w:rsidRPr="00A37364">
        <w:rPr>
          <w:rStyle w:val="afffff3"/>
          <w:rFonts w:hint="cs"/>
          <w:rtl/>
        </w:rPr>
        <w:t xml:space="preserve">- </w:t>
      </w:r>
      <w:r w:rsidRPr="00A37364">
        <w:rPr>
          <w:rStyle w:val="afffff3"/>
          <w:rtl/>
        </w:rPr>
        <w:t>שנא:</w:t>
      </w:r>
      <w:r w:rsidRPr="00224C4C">
        <w:rPr>
          <w:rtl/>
        </w:rPr>
        <w:t xml:space="preserve"> </w:t>
      </w:r>
      <w:r w:rsidRPr="00224C4C">
        <w:rPr>
          <w:rFonts w:hint="cs"/>
          <w:rtl/>
        </w:rPr>
        <w:t>'</w:t>
      </w:r>
      <w:r>
        <w:rPr>
          <w:rStyle w:val="affffa"/>
          <w:rtl/>
          <w:rPrChange w:id="9010" w:author="מנוע פסוקים" w:date="2026-10-05T16:38:42Z">
            <w:rPr>
              <w:rtl/>
            </w:rPr>
          </w:rPrChange>
        </w:rPr>
        <w:t xml:space="preserve">צדקת הצדיק לא תצילנו ביום פשעו</w:t>
      </w:r>
      <w:r w:rsidRPr="00224C4C">
        <w:rPr>
          <w:rFonts w:hint="cs"/>
          <w:rtl/>
        </w:rPr>
        <w:t>'</w:t>
      </w:r>
      <w:r w:rsidRPr="00224C4C">
        <w:rPr>
          <w:rtl/>
        </w:rPr>
        <w:t>.</w:t>
      </w:r>
    </w:p>
    <w:p w14:paraId="6BD66BC9" w14:textId="14131794" w:rsidR="006E0774" w:rsidRPr="00131640" w:rsidRDefault="006E0774" w:rsidP="00935989">
      <w:pPr>
        <w:rPr>
          <w:rtl/>
        </w:rPr>
      </w:pPr>
      <w:r w:rsidRPr="00224C4C">
        <w:rPr>
          <w:rFonts w:ascii="Fb Fontext" w:hAnsi="Fb Fontext"/>
          <w:rtl/>
        </w:rPr>
        <w:t>ואפילו רשע גמור כל ימיו ועשה תשובה באחרונה אין מזכירים לו שוב רשעו,</w:t>
      </w:r>
      <w:r w:rsidR="00935989">
        <w:rPr>
          <w:rStyle w:val="afffff3"/>
          <w:rFonts w:hint="cs"/>
          <w:rtl/>
        </w:rPr>
        <w:t xml:space="preserve"> ד</w:t>
      </w:r>
      <w:r w:rsidRPr="00A37364">
        <w:rPr>
          <w:rStyle w:val="afffff3"/>
          <w:rtl/>
        </w:rPr>
        <w:t xml:space="preserve"> </w:t>
      </w:r>
      <w:r w:rsidRPr="00A37364">
        <w:rPr>
          <w:rStyle w:val="affffa"/>
          <w:rtl/>
        </w:rPr>
        <w:t>'ורשעת הרשע לא יכשל בה ביום שובו מרשעו</w:t>
      </w:r>
      <w:r w:rsidRPr="00A37364">
        <w:rPr>
          <w:rStyle w:val="affffa"/>
          <w:rFonts w:hint="cs"/>
          <w:rtl/>
        </w:rPr>
        <w:t>'</w:t>
      </w:r>
      <w:r w:rsidRPr="00A37364">
        <w:rPr>
          <w:rStyle w:val="affffa"/>
          <w:rtl/>
        </w:rPr>
        <w:t>.</w:t>
      </w:r>
    </w:p>
    <w:p w14:paraId="1BF1DE28" w14:textId="77777777" w:rsidR="006E0774" w:rsidRPr="00E2577A" w:rsidRDefault="006E0774" w:rsidP="006E0774">
      <w:pPr>
        <w:rPr>
          <w:spacing w:val="0"/>
          <w:rtl/>
        </w:rPr>
      </w:pPr>
      <w:r w:rsidRPr="00E2577A">
        <w:rPr>
          <w:rFonts w:ascii="Fb Fontext" w:hAnsi="Fb Fontext"/>
          <w:spacing w:val="0"/>
          <w:sz w:val="32"/>
          <w:rtl/>
        </w:rPr>
        <w:t>ו</w:t>
      </w:r>
      <w:r w:rsidRPr="00E2577A">
        <w:rPr>
          <w:rFonts w:ascii="Fb Fontext" w:hAnsi="Fb Fontext" w:hint="cs"/>
          <w:spacing w:val="0"/>
          <w:sz w:val="32"/>
          <w:rtl/>
        </w:rPr>
        <w:t xml:space="preserve">לא הוי </w:t>
      </w:r>
      <w:r w:rsidRPr="00E2577A">
        <w:rPr>
          <w:rFonts w:ascii="Fb Fontext" w:hAnsi="Fb Fontext"/>
          <w:spacing w:val="0"/>
          <w:sz w:val="32"/>
          <w:rtl/>
        </w:rPr>
        <w:t>כמחצה עונות ומחצה זכיות</w:t>
      </w:r>
      <w:r w:rsidRPr="00E2577A">
        <w:rPr>
          <w:rStyle w:val="afffff3"/>
          <w:rFonts w:hint="cs"/>
          <w:spacing w:val="0"/>
          <w:rtl/>
        </w:rPr>
        <w:t>- כדר</w:t>
      </w:r>
      <w:r w:rsidRPr="00E2577A">
        <w:rPr>
          <w:rStyle w:val="afffff3"/>
          <w:spacing w:val="0"/>
          <w:rtl/>
        </w:rPr>
        <w:t>"</w:t>
      </w:r>
      <w:r w:rsidRPr="00E2577A">
        <w:rPr>
          <w:rStyle w:val="afffff3"/>
          <w:rFonts w:hint="cs"/>
          <w:spacing w:val="0"/>
          <w:rtl/>
        </w:rPr>
        <w:t>ל</w:t>
      </w:r>
      <w:r w:rsidRPr="00E2577A">
        <w:rPr>
          <w:rFonts w:ascii="Fb Fontext" w:hAnsi="Fb Fontext" w:hint="cs"/>
          <w:spacing w:val="0"/>
          <w:sz w:val="32"/>
          <w:rtl/>
        </w:rPr>
        <w:t xml:space="preserve"> ד</w:t>
      </w:r>
      <w:r w:rsidRPr="00E2577A">
        <w:rPr>
          <w:rFonts w:ascii="Fb Fontext" w:hAnsi="Fb Fontext"/>
          <w:spacing w:val="0"/>
          <w:sz w:val="32"/>
          <w:rtl/>
        </w:rPr>
        <w:t>בתוהא על הראשונות.</w:t>
      </w:r>
    </w:p>
    <w:p w14:paraId="28E459CF" w14:textId="77777777" w:rsidR="006E0774" w:rsidRPr="00131640" w:rsidRDefault="006E0774" w:rsidP="00841728">
      <w:pPr>
        <w:pStyle w:val="affb"/>
        <w:rPr>
          <w:rtl/>
        </w:rPr>
      </w:pPr>
      <w:r w:rsidRPr="00224C4C">
        <w:rPr>
          <w:rFonts w:hint="cs"/>
          <w:rtl/>
        </w:rPr>
        <w:t>׹</w:t>
      </w:r>
    </w:p>
    <w:p w14:paraId="5B56134B" w14:textId="77777777" w:rsidR="006E0774" w:rsidRPr="00131640" w:rsidRDefault="006E0774" w:rsidP="009D66E0">
      <w:pPr>
        <w:pStyle w:val="afffff8"/>
        <w:framePr w:wrap="around"/>
        <w:rPr>
          <w:rtl/>
        </w:rPr>
      </w:pPr>
      <w:del w:id="20106" w:author="קלוד" w:date="2026-10-06T10:09:14Z">
        <w:r>
          <w:rPr>
            <w:rtl/>
          </w:rPr>
          <w:delText xml:space="preserve">מתני'.</w:delText>
        </w:r>
      </w:del>
      <w:ins w:id="20107" w:author="קלוד" w:date="2026-10-06T10:09:14Z">
        <w:r>
          <w:rPr>
            <w:rtl/>
          </w:rPr>
          <w:t xml:space="preserve">משנה י</w:t>
        </w:r>
      </w:ins>
    </w:p>
    <w:p w14:paraId="102F0DD3" w14:textId="31011D89" w:rsidR="006E0774" w:rsidRPr="00131640" w:rsidRDefault="006E0774" w:rsidP="00954D80">
      <w:pPr>
        <w:pStyle w:val="afff5"/>
        <w:spacing w:before="120"/>
        <w:rPr>
          <w:rtl/>
        </w:rPr>
        <w:pPrChange w:id="90012" w:author="קלוד" w:date="2026-10-08T12:08:16Z">
          <w:pPr>
            <w:pStyle w:val="afff5"/>
          </w:pPr>
        </w:pPrChange>
      </w:pPr>
      <w:r w:rsidRPr="00224C4C">
        <w:rPr>
          <w:rtl/>
        </w:rPr>
        <w:t>כל שישנו במקרא ובמשנה ובדרך ארץ</w:t>
      </w:r>
      <w:r w:rsidR="000E0CF6">
        <w:rPr>
          <w:rFonts w:hint="cs"/>
          <w:rtl/>
        </w:rPr>
        <w:t>-</w:t>
      </w:r>
      <w:r w:rsidRPr="00224C4C">
        <w:rPr>
          <w:rtl/>
        </w:rPr>
        <w:t xml:space="preserve"> לא במהרה הוא חוטא,</w:t>
      </w:r>
    </w:p>
    <w:p w14:paraId="78320881" w14:textId="77777777" w:rsidR="006E0774" w:rsidRPr="00131640" w:rsidRDefault="006E0774" w:rsidP="00954D80">
      <w:pPr>
        <w:pStyle w:val="afff5"/>
        <w:rPr>
          <w:rtl/>
        </w:rPr>
      </w:pPr>
      <w:r w:rsidRPr="00935989">
        <w:rPr>
          <w:rStyle w:val="TanaimMishna"/>
          <w:rtl/>
          <w:rPrChange w:id="20025" w:author="קלוד" w:date="2026-10-06T10:09:14Z">
            <w:rPr>
              <w:rStyle w:val="afffff3"/>
              <w:rtl/>
            </w:rPr>
          </w:rPrChange>
        </w:rPr>
        <w:t xml:space="preserve">שנאמר: </w:t>
      </w:r>
      <w:r w:rsidRPr="008150AC">
        <w:rPr>
          <w:rStyle w:val="affffa"/>
          <w:rtl/>
        </w:rPr>
        <w:t>והחוט המשולש לא במהרה ינתק.</w:t>
      </w:r>
    </w:p>
    <w:p w14:paraId="327D2730" w14:textId="75C8A016" w:rsidR="006E0774" w:rsidRPr="00E2577A" w:rsidRDefault="006E0774" w:rsidP="00954D80">
      <w:pPr>
        <w:pStyle w:val="afff5"/>
        <w:rPr>
          <w:spacing w:val="-2"/>
          <w:rtl/>
        </w:rPr>
      </w:pPr>
      <w:r w:rsidRPr="00E2577A">
        <w:rPr>
          <w:spacing w:val="-2"/>
          <w:rtl/>
        </w:rPr>
        <w:t xml:space="preserve">וכל שאינו לא במקרא ולא במשנה ולא בדרך ארץ </w:t>
      </w:r>
      <w:r w:rsidR="000E0CF6" w:rsidRPr="00E2577A">
        <w:rPr>
          <w:rFonts w:hint="cs"/>
          <w:spacing w:val="-2"/>
          <w:rtl/>
        </w:rPr>
        <w:t>-</w:t>
      </w:r>
      <w:r w:rsidRPr="00E2577A">
        <w:rPr>
          <w:spacing w:val="-2"/>
          <w:rtl/>
        </w:rPr>
        <w:t>אינו מן היישוב.</w:t>
      </w:r>
    </w:p>
    <w:p w14:paraId="7CA0F4C2" w14:textId="2599CBF2" w:rsidR="007309FA" w:rsidRPr="00131640" w:rsidRDefault="007309FA" w:rsidP="007309FA">
      <w:pPr>
        <w:pStyle w:val="affffb"/>
        <w:rPr>
          <w:rtl/>
        </w:rPr>
      </w:pPr>
      <w:r w:rsidRPr="007309FA">
        <w:rPr>
          <w:rFonts w:hint="cs"/>
          <w:rtl/>
        </w:rPr>
        <w:t>***</w:t>
      </w:r>
    </w:p>
    <w:p w14:paraId="24EAEB54" w14:textId="5FF93430" w:rsidR="00A85AC8" w:rsidRPr="00E600D8" w:rsidRDefault="006E0774" w:rsidP="008150AC">
      <w:pPr>
        <w:pStyle w:val="38"/>
        <w:framePr w:wrap="notBeside"/>
        <w:rPr>
          <w:rtl/>
        </w:rPr>
      </w:pPr>
      <w:r w:rsidRPr="00E600D8">
        <w:rPr>
          <w:rtl/>
        </w:rPr>
        <w:t xml:space="preserve">• </w:t>
      </w:r>
      <w:r w:rsidRPr="00E600D8">
        <w:rPr>
          <w:rFonts w:hint="cs"/>
          <w:rtl/>
        </w:rPr>
        <w:t>ראב</w:t>
      </w:r>
      <w:r w:rsidRPr="00E600D8">
        <w:rPr>
          <w:rtl/>
        </w:rPr>
        <w:t>"</w:t>
      </w:r>
      <w:r w:rsidRPr="00E600D8">
        <w:rPr>
          <w:rFonts w:hint="cs"/>
          <w:rtl/>
        </w:rPr>
        <w:t>צ</w:t>
      </w:r>
      <w:r w:rsidR="00A85AC8" w:rsidRPr="00E600D8">
        <w:rPr>
          <w:rtl/>
        </w:rPr>
        <w:t>:</w:t>
      </w:r>
    </w:p>
    <w:p w14:paraId="6281B076" w14:textId="2FBDF19D" w:rsidR="009469D7" w:rsidRDefault="006E0774" w:rsidP="00F65F8B">
      <w:pPr>
        <w:pStyle w:val="affffb"/>
        <w:rPr>
          <w:rtl/>
        </w:rPr>
      </w:pPr>
      <w:r w:rsidRPr="00224C4C">
        <w:rPr>
          <w:rtl/>
        </w:rPr>
        <w:t>למה צדיקים נמשלים בעולם הזה?</w:t>
      </w:r>
    </w:p>
    <w:p w14:paraId="0CA02406" w14:textId="0C20D46A" w:rsidR="006E0774" w:rsidRDefault="006E0774" w:rsidP="006E0774">
      <w:pPr>
        <w:rPr>
          <w:rStyle w:val="affffa"/>
          <w:rtl/>
        </w:rPr>
      </w:pPr>
      <w:r w:rsidRPr="00224C4C">
        <w:rPr>
          <w:rFonts w:ascii="Fb Fontext" w:hAnsi="Fb Fontext"/>
          <w:sz w:val="32"/>
          <w:rtl/>
        </w:rPr>
        <w:t xml:space="preserve">לאילן שכולו עומד במקום טהרה ונופו נוטה למקום טומאה, נקצץ נופו - כולו עומד במקום טהרה, כך הקב"ה מביא יסורים על צדיקים בעולם הזה, כדי שיירשו העולם הבא, </w:t>
      </w:r>
      <w:r w:rsidR="001C5D02">
        <w:rPr>
          <w:rFonts w:ascii="Fb Fontext" w:hAnsi="Fb Fontext" w:hint="cs"/>
          <w:sz w:val="32"/>
          <w:rtl/>
        </w:rPr>
        <w:t>ד</w:t>
      </w:r>
      <w:r w:rsidRPr="00224C4C">
        <w:rPr>
          <w:rStyle w:val="affffa"/>
          <w:rFonts w:hint="cs"/>
          <w:rtl/>
        </w:rPr>
        <w:t>'</w:t>
      </w:r>
      <w:r w:rsidRPr="00224C4C">
        <w:rPr>
          <w:rStyle w:val="affffa"/>
          <w:rtl/>
        </w:rPr>
        <w:t>והיה ראשיתך מצער ואחריתך ישגה מאד</w:t>
      </w:r>
      <w:r w:rsidRPr="00224C4C">
        <w:rPr>
          <w:rStyle w:val="affffa"/>
          <w:rFonts w:hint="cs"/>
          <w:rtl/>
        </w:rPr>
        <w:t>'</w:t>
      </w:r>
      <w:r w:rsidRPr="00224C4C">
        <w:rPr>
          <w:rStyle w:val="affffa"/>
          <w:rtl/>
        </w:rPr>
        <w:t>.</w:t>
      </w:r>
    </w:p>
    <w:p w14:paraId="2B4D0244" w14:textId="34DC42D2" w:rsidR="007309FA" w:rsidRPr="00131640" w:rsidRDefault="007309FA" w:rsidP="007309FA">
      <w:pPr>
        <w:pStyle w:val="affffb"/>
        <w:rPr>
          <w:rtl/>
        </w:rPr>
      </w:pPr>
      <w:r w:rsidRPr="007309FA">
        <w:rPr>
          <w:rtl/>
        </w:rPr>
        <w:t>***</w:t>
      </w:r>
    </w:p>
    <w:p w14:paraId="5313CC21" w14:textId="77777777" w:rsidR="009469D7" w:rsidRDefault="006E0774" w:rsidP="00F65F8B">
      <w:pPr>
        <w:pStyle w:val="affffb"/>
        <w:rPr>
          <w:rtl/>
        </w:rPr>
      </w:pPr>
      <w:r w:rsidRPr="00224C4C">
        <w:rPr>
          <w:rtl/>
        </w:rPr>
        <w:t>ולמה רשעים דומים בעולם הזה?</w:t>
      </w:r>
    </w:p>
    <w:p w14:paraId="7692A39D" w14:textId="1B241A5B" w:rsidR="006E0774" w:rsidRPr="00131640" w:rsidRDefault="006E0774" w:rsidP="006A1B8F">
      <w:pPr>
        <w:spacing w:after="120"/>
        <w:rPr>
          <w:rtl/>
        </w:rPr>
      </w:pPr>
      <w:r w:rsidRPr="00224C4C">
        <w:rPr>
          <w:rFonts w:ascii="Fb Fontext" w:hAnsi="Fb Fontext"/>
          <w:rtl/>
        </w:rPr>
        <w:t xml:space="preserve">לאילן שכולו עומד במקום טומאה ונופו נוטה למקום טהרה, נקצץ נופו - כולו עומד במקום טומאה, כך הקב"ה משפיע להן טובה לרשעים בעולם הזה, כדי לטורדן ולהורישן למדריגה התחתונה, </w:t>
      </w:r>
      <w:r w:rsidR="006A1B8F">
        <w:rPr>
          <w:rFonts w:ascii="Fb Fontext" w:hAnsi="Fb Fontext" w:hint="cs"/>
          <w:rtl/>
        </w:rPr>
        <w:t>ד</w:t>
      </w:r>
      <w:r w:rsidRPr="00224C4C">
        <w:rPr>
          <w:rStyle w:val="affffa"/>
          <w:rtl/>
        </w:rPr>
        <w:t xml:space="preserve"> </w:t>
      </w:r>
      <w:r w:rsidRPr="00224C4C">
        <w:rPr>
          <w:rStyle w:val="affffa"/>
          <w:rFonts w:hint="cs"/>
          <w:rtl/>
        </w:rPr>
        <w:t>'</w:t>
      </w:r>
      <w:r w:rsidRPr="00224C4C">
        <w:rPr>
          <w:rStyle w:val="affffa"/>
          <w:rtl/>
        </w:rPr>
        <w:t>יש דרך ישר לפני איש ואחריתה דרכי מות</w:t>
      </w:r>
      <w:r w:rsidRPr="00224C4C">
        <w:rPr>
          <w:rStyle w:val="affffa"/>
          <w:rFonts w:hint="cs"/>
          <w:rtl/>
        </w:rPr>
        <w:t>'</w:t>
      </w:r>
      <w:r w:rsidRPr="00224C4C">
        <w:rPr>
          <w:rStyle w:val="affffa"/>
          <w:rtl/>
        </w:rPr>
        <w:t>.</w:t>
      </w:r>
    </w:p>
    <w:p w14:paraId="4BB00248" w14:textId="7AB57F37" w:rsidR="007309FA" w:rsidRDefault="006E0774" w:rsidP="00625CFF">
      <w:pPr>
        <w:jc w:val="center"/>
        <w:rPr>
          <w:rtl/>
        </w:rPr>
      </w:pPr>
      <w:r w:rsidRPr="00224C4C">
        <w:rPr>
          <w:rFonts w:ascii="Fb Fontext" w:hAnsi="Fb Fontext"/>
          <w:sz w:val="32"/>
          <w:rtl/>
        </w:rPr>
        <w:t>וכבר היה רבי טרפון וזקנים מסובין בעלית בית נתזה בלוד, נשאלה שאילה זו בפניהם:</w:t>
      </w:r>
    </w:p>
    <w:p w14:paraId="0B0F858D" w14:textId="244B5240" w:rsidR="00A864AE" w:rsidRPr="00131640" w:rsidRDefault="00A864AE" w:rsidP="00A864AE">
      <w:pPr>
        <w:pStyle w:val="affffb"/>
        <w:rPr>
          <w:rtl/>
        </w:rPr>
      </w:pPr>
      <w:r>
        <w:rPr>
          <w:rFonts w:hint="cs"/>
          <w:rtl/>
        </w:rPr>
        <w:t>***</w:t>
      </w:r>
    </w:p>
    <w:p w14:paraId="58B0806E" w14:textId="77777777" w:rsidR="006E0774" w:rsidRPr="00131640" w:rsidRDefault="006E0774" w:rsidP="00F65F8B">
      <w:pPr>
        <w:pStyle w:val="affffb"/>
        <w:rPr>
          <w:rtl/>
        </w:rPr>
      </w:pPr>
      <w:r w:rsidRPr="00224C4C">
        <w:rPr>
          <w:rtl/>
        </w:rPr>
        <w:t>תלמוד גדול או מעשה גדול?</w:t>
      </w:r>
    </w:p>
    <w:p w14:paraId="1479082E" w14:textId="77777777" w:rsidR="00A85AC8" w:rsidRPr="00E600D8" w:rsidRDefault="006E0774" w:rsidP="006A1B8F">
      <w:pPr>
        <w:pStyle w:val="38"/>
        <w:framePr w:wrap="notBeside"/>
        <w:rPr>
          <w:rtl/>
        </w:rPr>
      </w:pPr>
      <w:r w:rsidRPr="00E600D8">
        <w:rPr>
          <w:rtl/>
        </w:rPr>
        <w:t>נענה רבי טרפון</w:t>
      </w:r>
      <w:r w:rsidR="00A85AC8" w:rsidRPr="00E600D8">
        <w:rPr>
          <w:rtl/>
        </w:rPr>
        <w:t>:</w:t>
      </w:r>
    </w:p>
    <w:p w14:paraId="063BE4CA" w14:textId="38183A15" w:rsidR="006E0774" w:rsidRPr="00131640" w:rsidRDefault="001C5D02" w:rsidP="001C5D02">
      <w:pPr>
        <w:ind w:left="339" w:firstLine="113"/>
        <w:rPr>
          <w:rtl/>
        </w:rPr>
      </w:pPr>
      <w:r w:rsidRPr="001C5D02">
        <w:rPr>
          <w:rStyle w:val="afffff3"/>
          <w:rFonts w:hint="cs"/>
          <w:rtl/>
        </w:rPr>
        <w:t>נענה ר''ט:</w:t>
      </w:r>
      <w:r>
        <w:rPr>
          <w:rFonts w:ascii="Fb Fontext" w:hAnsi="Fb Fontext" w:hint="cs"/>
        </w:rPr>
        <w:t xml:space="preserve"> </w:t>
      </w:r>
      <w:r w:rsidR="006E0774" w:rsidRPr="00224C4C">
        <w:rPr>
          <w:rFonts w:ascii="Fb Fontext" w:hAnsi="Fb Fontext"/>
          <w:rtl/>
        </w:rPr>
        <w:t xml:space="preserve">מעשה גדול, </w:t>
      </w:r>
      <w:r w:rsidR="006E0774" w:rsidRPr="006A1B8F">
        <w:rPr>
          <w:rStyle w:val="afffff3"/>
          <w:rtl/>
        </w:rPr>
        <w:t>נענה ר"ע:</w:t>
      </w:r>
      <w:r w:rsidR="006E0774" w:rsidRPr="00224C4C">
        <w:rPr>
          <w:rFonts w:ascii="Fb Fontext" w:hAnsi="Fb Fontext"/>
          <w:rtl/>
        </w:rPr>
        <w:t xml:space="preserve"> תלמוד גדול,</w:t>
      </w:r>
    </w:p>
    <w:p w14:paraId="42C4D148" w14:textId="39A8558B" w:rsidR="006E0774" w:rsidRPr="00131640" w:rsidRDefault="006E0774" w:rsidP="006E0774">
      <w:pPr>
        <w:rPr>
          <w:rtl/>
        </w:rPr>
      </w:pPr>
      <w:r w:rsidRPr="006A1B8F">
        <w:rPr>
          <w:rStyle w:val="afffff3"/>
          <w:rtl/>
        </w:rPr>
        <w:t>נענו כולם:</w:t>
      </w:r>
      <w:r w:rsidRPr="00224C4C">
        <w:rPr>
          <w:rFonts w:ascii="Fb Fontext" w:hAnsi="Fb Fontext"/>
          <w:rtl/>
        </w:rPr>
        <w:t xml:space="preserve"> תלמוד גדול, שהתלמוד מביא לידי מעשה.</w:t>
      </w:r>
    </w:p>
    <w:p w14:paraId="024A9EEB" w14:textId="118A34DE" w:rsidR="00A85AC8" w:rsidRPr="00E600D8" w:rsidRDefault="006E0774" w:rsidP="006A1B8F">
      <w:pPr>
        <w:pStyle w:val="38"/>
        <w:framePr w:wrap="notBeside"/>
        <w:rPr>
          <w:rtl/>
        </w:rPr>
      </w:pPr>
      <w:r w:rsidRPr="00E600D8">
        <w:rPr>
          <w:rtl/>
        </w:rPr>
        <w:t>• רבי יוסי</w:t>
      </w:r>
      <w:r w:rsidR="00A85AC8" w:rsidRPr="00E600D8">
        <w:rPr>
          <w:rtl/>
        </w:rPr>
        <w:t>:</w:t>
      </w:r>
    </w:p>
    <w:p w14:paraId="573E1912" w14:textId="3F2179CE" w:rsidR="009469D7" w:rsidRDefault="006E0774" w:rsidP="006E0774">
      <w:pPr>
        <w:rPr>
          <w:rFonts w:ascii="Fb Fontext" w:hAnsi="Fb Fontext"/>
          <w:rtl/>
        </w:rPr>
      </w:pPr>
      <w:r w:rsidRPr="00224C4C">
        <w:rPr>
          <w:rFonts w:ascii="Fb Fontext" w:hAnsi="Fb Fontext"/>
          <w:rtl/>
        </w:rPr>
        <w:t xml:space="preserve">גדול תלמוד שקדם לחלה </w:t>
      </w:r>
      <w:r w:rsidR="00190778">
        <w:rPr>
          <w:rFonts w:ascii="Fb Fontext" w:hAnsi="Fb Fontext" w:hint="cs"/>
          <w:rtl/>
        </w:rPr>
        <w:t>מ'</w:t>
      </w:r>
      <w:r w:rsidRPr="00224C4C">
        <w:rPr>
          <w:rFonts w:ascii="Fb Fontext" w:hAnsi="Fb Fontext"/>
          <w:rtl/>
        </w:rPr>
        <w:t xml:space="preserve"> שנה, לתרומות ולמעשרות </w:t>
      </w:r>
      <w:r w:rsidR="00190778">
        <w:rPr>
          <w:rFonts w:ascii="Fb Fontext" w:hAnsi="Fb Fontext" w:hint="cs"/>
          <w:rtl/>
        </w:rPr>
        <w:t>נ''ד שנה</w:t>
      </w:r>
      <w:r w:rsidRPr="00224C4C">
        <w:rPr>
          <w:rFonts w:ascii="Fb Fontext" w:hAnsi="Fb Fontext"/>
          <w:rtl/>
        </w:rPr>
        <w:t>,</w:t>
      </w:r>
    </w:p>
    <w:p w14:paraId="139D7DF7" w14:textId="321E80C0" w:rsidR="006E0774" w:rsidRPr="00131640" w:rsidRDefault="006E0774" w:rsidP="006E0774">
      <w:pPr>
        <w:rPr>
          <w:rtl/>
        </w:rPr>
      </w:pPr>
      <w:r w:rsidRPr="00224C4C">
        <w:rPr>
          <w:rFonts w:ascii="Fb Fontext" w:hAnsi="Fb Fontext"/>
          <w:rtl/>
        </w:rPr>
        <w:t xml:space="preserve">לשמיטים </w:t>
      </w:r>
      <w:r w:rsidR="00190778">
        <w:rPr>
          <w:rFonts w:ascii="Fb Fontext" w:hAnsi="Fb Fontext"/>
          <w:rtl/>
        </w:rPr>
        <w:t>–</w:t>
      </w:r>
      <w:r w:rsidRPr="00224C4C">
        <w:rPr>
          <w:rFonts w:ascii="Fb Fontext" w:hAnsi="Fb Fontext"/>
          <w:rtl/>
        </w:rPr>
        <w:t xml:space="preserve"> </w:t>
      </w:r>
      <w:r w:rsidR="00190778">
        <w:rPr>
          <w:rFonts w:ascii="Fb Fontext" w:hAnsi="Fb Fontext" w:hint="cs"/>
          <w:rtl/>
        </w:rPr>
        <w:t>ס''א</w:t>
      </w:r>
      <w:r w:rsidRPr="00224C4C">
        <w:rPr>
          <w:rFonts w:ascii="Fb Fontext" w:hAnsi="Fb Fontext"/>
          <w:rtl/>
        </w:rPr>
        <w:t xml:space="preserve">, ליובלות </w:t>
      </w:r>
      <w:r w:rsidR="00190778">
        <w:rPr>
          <w:rFonts w:ascii="Fb Fontext" w:hAnsi="Fb Fontext"/>
          <w:rtl/>
        </w:rPr>
        <w:t>–</w:t>
      </w:r>
      <w:r w:rsidRPr="00224C4C">
        <w:rPr>
          <w:rFonts w:ascii="Fb Fontext" w:hAnsi="Fb Fontext"/>
          <w:rtl/>
        </w:rPr>
        <w:t xml:space="preserve"> </w:t>
      </w:r>
      <w:r w:rsidR="00190778">
        <w:rPr>
          <w:rFonts w:ascii="Fb Fontext" w:hAnsi="Fb Fontext" w:hint="cs"/>
          <w:rtl/>
        </w:rPr>
        <w:t xml:space="preserve">ק''ג שנה </w:t>
      </w:r>
      <w:r w:rsidRPr="00190778">
        <w:rPr>
          <w:rStyle w:val="afffff5"/>
          <w:rFonts w:hint="cs"/>
          <w:rtl/>
        </w:rPr>
        <w:t>[דס</w:t>
      </w:r>
      <w:r w:rsidRPr="00190778">
        <w:rPr>
          <w:rStyle w:val="afffff5"/>
          <w:rtl/>
        </w:rPr>
        <w:t>"</w:t>
      </w:r>
      <w:r w:rsidRPr="00190778">
        <w:rPr>
          <w:rStyle w:val="afffff5"/>
          <w:rFonts w:hint="cs"/>
          <w:rtl/>
        </w:rPr>
        <w:t>ל דיובל מתחילה משמט]</w:t>
      </w:r>
    </w:p>
    <w:p w14:paraId="1BF63929" w14:textId="77777777" w:rsidR="006E0774" w:rsidRPr="00131640" w:rsidRDefault="006E0774" w:rsidP="006E0774">
      <w:pPr>
        <w:rPr>
          <w:rtl/>
        </w:rPr>
      </w:pPr>
      <w:r w:rsidRPr="00224C4C">
        <w:rPr>
          <w:rFonts w:ascii="Fb Fontext" w:hAnsi="Fb Fontext"/>
          <w:sz w:val="32"/>
          <w:rtl/>
        </w:rPr>
        <w:t>וכשם שהלימוד קודם למעשה, כך דינו קודם למעשה,</w:t>
      </w:r>
    </w:p>
    <w:p w14:paraId="38F91488" w14:textId="683940C2" w:rsidR="00A85AC8" w:rsidRPr="00E600D8" w:rsidRDefault="006E0774" w:rsidP="008A2238">
      <w:pPr>
        <w:pStyle w:val="38"/>
        <w:framePr w:wrap="notBeside"/>
        <w:rPr>
          <w:rtl/>
        </w:rPr>
      </w:pPr>
      <w:r w:rsidRPr="00E600D8">
        <w:rPr>
          <w:rtl/>
        </w:rPr>
        <w:t>כדר"</w:t>
      </w:r>
      <w:r w:rsidRPr="00E600D8">
        <w:rPr>
          <w:rFonts w:hint="cs"/>
          <w:rtl/>
        </w:rPr>
        <w:t>המ</w:t>
      </w:r>
      <w:r w:rsidR="00A85AC8" w:rsidRPr="00E600D8">
        <w:rPr>
          <w:rFonts w:hint="cs"/>
          <w:rtl/>
        </w:rPr>
        <w:t>:</w:t>
      </w:r>
    </w:p>
    <w:p w14:paraId="4FFB97DC" w14:textId="712F2706" w:rsidR="006E0774" w:rsidRPr="00E2577A" w:rsidRDefault="006E0774" w:rsidP="006E0774">
      <w:pPr>
        <w:rPr>
          <w:spacing w:val="2"/>
          <w:rtl/>
        </w:rPr>
      </w:pPr>
      <w:r w:rsidRPr="00E2577A">
        <w:rPr>
          <w:rFonts w:ascii="Fb Fontext" w:hAnsi="Fb Fontext"/>
          <w:spacing w:val="2"/>
          <w:rtl/>
        </w:rPr>
        <w:t>אין תחילת דינו של אדם אלא על ד</w:t>
      </w:r>
      <w:r w:rsidR="008A2238" w:rsidRPr="00E2577A">
        <w:rPr>
          <w:rFonts w:ascii="Fb Fontext" w:hAnsi="Fb Fontext" w:hint="cs"/>
          <w:spacing w:val="2"/>
          <w:rtl/>
        </w:rPr>
        <w:t>"ת</w:t>
      </w:r>
      <w:r w:rsidRPr="00E2577A">
        <w:rPr>
          <w:rFonts w:ascii="Fb Fontext" w:hAnsi="Fb Fontext"/>
          <w:spacing w:val="2"/>
          <w:rtl/>
        </w:rPr>
        <w:t xml:space="preserve"> </w:t>
      </w:r>
      <w:r w:rsidR="008A2238" w:rsidRPr="00E2577A">
        <w:rPr>
          <w:rFonts w:ascii="Fb Fontext" w:hAnsi="Fb Fontext" w:hint="cs"/>
          <w:spacing w:val="2"/>
          <w:rtl/>
        </w:rPr>
        <w:t>ד</w:t>
      </w:r>
      <w:r w:rsidRPr="00E2577A">
        <w:rPr>
          <w:rStyle w:val="affffa"/>
          <w:rFonts w:hint="cs"/>
          <w:spacing w:val="2"/>
          <w:rtl/>
        </w:rPr>
        <w:t>'</w:t>
      </w:r>
      <w:r w:rsidRPr="00E2577A">
        <w:rPr>
          <w:rStyle w:val="affffa"/>
          <w:spacing w:val="2"/>
          <w:rtl/>
        </w:rPr>
        <w:t>פוטר מים ראשית מדון</w:t>
      </w:r>
      <w:r w:rsidRPr="00E2577A">
        <w:rPr>
          <w:rStyle w:val="affffa"/>
          <w:rFonts w:hint="cs"/>
          <w:spacing w:val="2"/>
          <w:rtl/>
        </w:rPr>
        <w:t>'</w:t>
      </w:r>
      <w:r w:rsidRPr="00E2577A">
        <w:rPr>
          <w:rStyle w:val="affffa"/>
          <w:spacing w:val="2"/>
          <w:rtl/>
        </w:rPr>
        <w:t>.</w:t>
      </w:r>
    </w:p>
    <w:p w14:paraId="01FDB515" w14:textId="77777777" w:rsidR="006E0774" w:rsidRPr="00131640" w:rsidRDefault="006E0774" w:rsidP="006E0774">
      <w:pPr>
        <w:rPr>
          <w:rtl/>
        </w:rPr>
      </w:pPr>
      <w:r w:rsidRPr="00224C4C">
        <w:rPr>
          <w:rFonts w:ascii="Fb Fontext" w:hAnsi="Fb Fontext"/>
          <w:rtl/>
        </w:rPr>
        <w:t>וכשם שדינו קודם למעשה, כך שכרו קודם למעשה,</w:t>
      </w:r>
    </w:p>
    <w:p w14:paraId="0099937C" w14:textId="77777777" w:rsidR="00A85AC8" w:rsidRPr="00E600D8" w:rsidRDefault="006E0774" w:rsidP="008A2238">
      <w:pPr>
        <w:pStyle w:val="38"/>
        <w:framePr w:wrap="notBeside"/>
        <w:rPr>
          <w:rtl/>
        </w:rPr>
      </w:pPr>
      <w:r w:rsidRPr="00E600D8">
        <w:rPr>
          <w:rFonts w:hint="cs"/>
          <w:rtl/>
        </w:rPr>
        <w:t>שנא'</w:t>
      </w:r>
      <w:r w:rsidR="00A85AC8" w:rsidRPr="00E600D8">
        <w:rPr>
          <w:rtl/>
        </w:rPr>
        <w:t>:</w:t>
      </w:r>
    </w:p>
    <w:p w14:paraId="7D189827" w14:textId="6D30B4EB" w:rsidR="006E0774" w:rsidRPr="00131640" w:rsidRDefault="006E0774" w:rsidP="006E0774">
      <w:pPr>
        <w:rPr>
          <w:rtl/>
        </w:rPr>
      </w:pPr>
      <w:r w:rsidRPr="00224C4C">
        <w:rPr>
          <w:rStyle w:val="affffa"/>
          <w:rFonts w:hint="cs"/>
          <w:rtl/>
        </w:rPr>
        <w:t>'</w:t>
      </w:r>
      <w:r w:rsidRPr="00224C4C">
        <w:rPr>
          <w:rStyle w:val="affffa"/>
          <w:rtl/>
        </w:rPr>
        <w:t>ויתן להם ארצות גוים ועמל לאומים יירשו בעבור ישמרו חקיו ותורותיו ינצורו</w:t>
      </w:r>
      <w:r w:rsidRPr="00224C4C">
        <w:rPr>
          <w:rStyle w:val="affffa"/>
          <w:rFonts w:hint="cs"/>
          <w:rtl/>
        </w:rPr>
        <w:t>'</w:t>
      </w:r>
      <w:r w:rsidRPr="00224C4C">
        <w:rPr>
          <w:rStyle w:val="affffa"/>
          <w:rtl/>
        </w:rPr>
        <w:t>.</w:t>
      </w:r>
    </w:p>
    <w:p w14:paraId="339212D9" w14:textId="77777777" w:rsidR="006E0774" w:rsidRPr="00131640" w:rsidRDefault="006E0774" w:rsidP="00841728">
      <w:pPr>
        <w:pStyle w:val="affffb"/>
        <w:rPr>
          <w:rtl/>
        </w:rPr>
        <w:pPrChange w:id="90024" w:author="קלוד" w:date="2026-10-08T12:07:40Z">
          <w:pPr>
            <w:pStyle w:val="affb"/>
          </w:pPr>
        </w:pPrChange>
      </w:pPr>
      <w:del w:id="90022" w:author="קלוד" w:date="2026-10-08T12:07:40Z">
        <w:r w:rsidRPr="00224C4C">
          <w:rPr>
            <w:rFonts w:hint="cs"/>
            <w:rtl/>
          </w:rPr>
          <w:delText xml:space="preserve">׹</w:delText>
        </w:r>
      </w:del>
      <w:ins w:id="90023" w:author="קלוד" w:date="2026-10-08T12:07:40Z">
        <w:r>
          <w:rPr>
            <w:color w:val="7B3F00"/>
          </w:rPr>
          <w:t xml:space="preserve">מי שאינו במקרא ובמשנה - פסול לעדות</w:t>
        </w:r>
      </w:ins>
    </w:p>
    <w:p w14:paraId="05E9D0FF" w14:textId="77777777" w:rsidR="006E0774" w:rsidRPr="00131640" w:rsidRDefault="006E0774" w:rsidP="005C4B61">
      <w:pPr>
        <w:rPr>
          <w:rtl/>
        </w:rPr>
      </w:pPr>
      <w:r w:rsidRPr="00224C4C">
        <w:rPr>
          <w:rStyle w:val="afffe"/>
          <w:spacing w:val="4"/>
          <w:rtl/>
        </w:rPr>
        <w:t>כל שאינו לא במקרא ולא במשנה.</w:t>
      </w:r>
      <w:r w:rsidR="005C4B61" w:rsidRPr="00224C4C">
        <w:rPr>
          <w:rStyle w:val="afffa"/>
          <w:rFonts w:hint="cs"/>
          <w:bCs w:val="0"/>
          <w:rtl/>
        </w:rPr>
        <w:t xml:space="preserve">  </w:t>
      </w:r>
      <w:r w:rsidR="005C4B61" w:rsidRPr="008B073A">
        <w:rPr>
          <w:rStyle w:val="afffff3"/>
          <w:rFonts w:hint="cs"/>
          <w:rtl/>
        </w:rPr>
        <w:t xml:space="preserve"> </w:t>
      </w:r>
      <w:r w:rsidRPr="008B073A">
        <w:rPr>
          <w:rStyle w:val="afffff3"/>
          <w:rtl/>
        </w:rPr>
        <w:t>א"ר יוחנן:</w:t>
      </w:r>
      <w:r w:rsidRPr="00224C4C">
        <w:rPr>
          <w:rtl/>
        </w:rPr>
        <w:t xml:space="preserve"> ופסול לעדות.</w:t>
      </w:r>
    </w:p>
    <w:p w14:paraId="285F2736" w14:textId="10B9359C" w:rsidR="00A85AC8" w:rsidRPr="00E600D8" w:rsidRDefault="006E0774" w:rsidP="008A2238">
      <w:pPr>
        <w:pStyle w:val="38"/>
        <w:framePr w:wrap="notBeside"/>
        <w:rPr>
          <w:rtl/>
        </w:rPr>
      </w:pPr>
      <w:r w:rsidRPr="00E600D8">
        <w:rPr>
          <w:rtl/>
        </w:rPr>
        <w:t>ת"ר</w:t>
      </w:r>
      <w:r w:rsidR="00A85AC8" w:rsidRPr="00E600D8">
        <w:rPr>
          <w:rtl/>
        </w:rPr>
        <w:t>:</w:t>
      </w:r>
    </w:p>
    <w:p w14:paraId="76038905" w14:textId="02F5BCF8" w:rsidR="006E0774" w:rsidRPr="00131640" w:rsidRDefault="006E0774" w:rsidP="008B073A">
      <w:pPr>
        <w:spacing w:after="120"/>
        <w:rPr>
          <w:rtl/>
        </w:rPr>
      </w:pPr>
      <w:r w:rsidRPr="00210DF6">
        <w:rPr>
          <w:rFonts w:cs="BA TM • Vilna Extra-Bold"/>
          <w:rtl/>
        </w:rPr>
        <w:t xml:space="preserve">האוכל בשוק </w:t>
      </w:r>
      <w:r w:rsidR="008B073A" w:rsidRPr="00210DF6">
        <w:rPr>
          <w:rFonts w:cs="BA TM • Vilna Extra-Bold"/>
          <w:rtl/>
        </w:rPr>
        <w:t>–</w:t>
      </w:r>
      <w:r w:rsidRPr="008B073A">
        <w:rPr>
          <w:rStyle w:val="afffff3"/>
          <w:rtl/>
        </w:rPr>
        <w:t xml:space="preserve"> הר</w:t>
      </w:r>
      <w:r w:rsidR="008B073A" w:rsidRPr="008B073A">
        <w:rPr>
          <w:rStyle w:val="afffff3"/>
          <w:rFonts w:hint="cs"/>
          <w:rtl/>
        </w:rPr>
        <w:t>"ז</w:t>
      </w:r>
      <w:r w:rsidRPr="00210DF6">
        <w:rPr>
          <w:rFonts w:cs="BA TM • Vilna Extra-Bold"/>
          <w:rtl/>
        </w:rPr>
        <w:t xml:space="preserve"> דומה לכלב.</w:t>
      </w:r>
      <w:r w:rsidRPr="00224C4C">
        <w:rPr>
          <w:rFonts w:hint="cs"/>
          <w:rtl/>
        </w:rPr>
        <w:t xml:space="preserve"> </w:t>
      </w:r>
      <w:r w:rsidRPr="008B073A">
        <w:rPr>
          <w:rStyle w:val="afffff3"/>
          <w:rFonts w:hint="cs"/>
          <w:rtl/>
        </w:rPr>
        <w:t>וי</w:t>
      </w:r>
      <w:r w:rsidRPr="008B073A">
        <w:rPr>
          <w:rStyle w:val="afffff3"/>
          <w:rtl/>
        </w:rPr>
        <w:t>"</w:t>
      </w:r>
      <w:r w:rsidRPr="008B073A">
        <w:rPr>
          <w:rStyle w:val="afffff3"/>
          <w:rFonts w:hint="cs"/>
          <w:rtl/>
        </w:rPr>
        <w:t xml:space="preserve">א </w:t>
      </w:r>
      <w:r w:rsidRPr="00224C4C">
        <w:rPr>
          <w:rFonts w:hint="cs"/>
          <w:rtl/>
        </w:rPr>
        <w:t>פסול לעדות ו</w:t>
      </w:r>
      <w:r w:rsidR="008B073A">
        <w:rPr>
          <w:rFonts w:hint="cs"/>
          <w:rtl/>
        </w:rPr>
        <w:t xml:space="preserve">כן </w:t>
      </w:r>
      <w:r w:rsidRPr="00224C4C">
        <w:rPr>
          <w:rFonts w:hint="cs"/>
          <w:rtl/>
        </w:rPr>
        <w:t>הלכה</w:t>
      </w:r>
      <w:r w:rsidR="008B073A">
        <w:rPr>
          <w:rFonts w:hint="cs"/>
          <w:rtl/>
        </w:rPr>
        <w:t>.</w:t>
      </w:r>
    </w:p>
    <w:p w14:paraId="78A6E923" w14:textId="3E043E32" w:rsidR="00A85AC8" w:rsidRPr="00E600D8" w:rsidRDefault="006E0774" w:rsidP="008A2238">
      <w:pPr>
        <w:pStyle w:val="38"/>
        <w:framePr w:wrap="notBeside"/>
        <w:rPr>
          <w:rtl/>
        </w:rPr>
      </w:pPr>
      <w:r w:rsidRPr="00E600D8">
        <w:rPr>
          <w:rtl/>
        </w:rPr>
        <w:t>דרש בר קפרא</w:t>
      </w:r>
      <w:r w:rsidR="00A85AC8" w:rsidRPr="00E600D8">
        <w:rPr>
          <w:rtl/>
        </w:rPr>
        <w:t>:</w:t>
      </w:r>
    </w:p>
    <w:p w14:paraId="00AC827A" w14:textId="6F67B565" w:rsidR="006E0774" w:rsidRPr="00131640" w:rsidRDefault="00595A26" w:rsidP="005C4B61">
      <w:pPr>
        <w:rPr>
          <w:rtl/>
        </w:rPr>
      </w:pPr>
      <w:r w:rsidRPr="00595A26">
        <w:rPr>
          <w:rFonts w:ascii="Fb Fontext" w:hAnsi="Fb Fontext" w:hint="cs"/>
          <w:spacing w:val="0"/>
          <w:sz w:val="32"/>
          <w:rtl/>
        </w:rPr>
        <w:t>ה</w:t>
      </w:r>
      <w:r w:rsidR="006E0774" w:rsidRPr="00595A26">
        <w:rPr>
          <w:rFonts w:ascii="Fb Fontext" w:hAnsi="Fb Fontext"/>
          <w:spacing w:val="0"/>
          <w:sz w:val="32"/>
          <w:rtl/>
        </w:rPr>
        <w:t xml:space="preserve">רגזן </w:t>
      </w:r>
      <w:r w:rsidRPr="00595A26">
        <w:rPr>
          <w:rFonts w:ascii="Fb Fontext" w:hAnsi="Fb Fontext" w:hint="cs"/>
          <w:spacing w:val="0"/>
          <w:sz w:val="32"/>
          <w:rtl/>
        </w:rPr>
        <w:t xml:space="preserve">עולה </w:t>
      </w:r>
      <w:r w:rsidR="006E0774" w:rsidRPr="00595A26">
        <w:rPr>
          <w:rFonts w:ascii="Fb Fontext" w:hAnsi="Fb Fontext"/>
          <w:spacing w:val="0"/>
          <w:sz w:val="32"/>
          <w:rtl/>
        </w:rPr>
        <w:t xml:space="preserve">בידו </w:t>
      </w:r>
      <w:r w:rsidRPr="00595A26">
        <w:rPr>
          <w:rFonts w:ascii="Fb Fontext" w:hAnsi="Fb Fontext" w:hint="cs"/>
          <w:spacing w:val="0"/>
          <w:sz w:val="32"/>
          <w:rtl/>
        </w:rPr>
        <w:t>רק</w:t>
      </w:r>
      <w:r w:rsidR="006E0774" w:rsidRPr="00595A26">
        <w:rPr>
          <w:rFonts w:ascii="Fb Fontext" w:hAnsi="Fb Fontext"/>
          <w:spacing w:val="0"/>
          <w:sz w:val="32"/>
          <w:rtl/>
        </w:rPr>
        <w:t xml:space="preserve"> </w:t>
      </w:r>
      <w:r w:rsidRPr="00595A26">
        <w:rPr>
          <w:rFonts w:ascii="Fb Fontext" w:hAnsi="Fb Fontext" w:hint="cs"/>
          <w:spacing w:val="0"/>
          <w:sz w:val="32"/>
          <w:rtl/>
        </w:rPr>
        <w:t>ה</w:t>
      </w:r>
      <w:r w:rsidR="006E0774" w:rsidRPr="00595A26">
        <w:rPr>
          <w:rFonts w:ascii="Fb Fontext" w:hAnsi="Fb Fontext"/>
          <w:spacing w:val="0"/>
          <w:sz w:val="32"/>
          <w:rtl/>
        </w:rPr>
        <w:t>רגזנות.</w:t>
      </w:r>
      <w:r w:rsidR="005C4B61" w:rsidRPr="00595A26">
        <w:rPr>
          <w:rFonts w:ascii="Fb Fontext" w:hAnsi="Fb Fontext" w:hint="cs"/>
          <w:spacing w:val="0"/>
          <w:sz w:val="32"/>
          <w:rtl/>
        </w:rPr>
        <w:t xml:space="preserve"> </w:t>
      </w:r>
      <w:r w:rsidR="006E0774" w:rsidRPr="00595A26">
        <w:rPr>
          <w:rFonts w:ascii="Fb Fontext" w:hAnsi="Fb Fontext"/>
          <w:spacing w:val="0"/>
          <w:sz w:val="32"/>
          <w:rtl/>
        </w:rPr>
        <w:t>ולאדם טוב מטעימים מפרי מעשיו.</w:t>
      </w:r>
    </w:p>
    <w:p w14:paraId="751626F5" w14:textId="24E01C4E" w:rsidR="006E0774" w:rsidRPr="00131640" w:rsidRDefault="006E0774" w:rsidP="005C4B61">
      <w:pPr>
        <w:spacing w:line="240" w:lineRule="auto"/>
        <w:rPr>
          <w:rtl/>
        </w:rPr>
      </w:pPr>
      <w:r w:rsidRPr="00224C4C">
        <w:rPr>
          <w:rStyle w:val="afffe"/>
          <w:spacing w:val="4"/>
          <w:rtl/>
        </w:rPr>
        <w:t>וכל שאינו לא במקרא ולא במשנה ולא בדרך ארץ</w:t>
      </w:r>
      <w:r w:rsidR="005C4B61" w:rsidRPr="00224C4C">
        <w:rPr>
          <w:rFonts w:ascii="Fb Fontext" w:hAnsi="Fb Fontext"/>
          <w:rtl/>
        </w:rPr>
        <w:t xml:space="preserve"> דור הנאה ממנו, </w:t>
      </w:r>
      <w:r w:rsidR="00595A26">
        <w:rPr>
          <w:rStyle w:val="afffff3"/>
          <w:rFonts w:hint="cs"/>
          <w:rtl/>
        </w:rPr>
        <w:t>שנא</w:t>
      </w:r>
      <w:r w:rsidR="005C4B61" w:rsidRPr="007A194E">
        <w:rPr>
          <w:rStyle w:val="afffff3"/>
          <w:rFonts w:hint="cs"/>
          <w:rtl/>
        </w:rPr>
        <w:t>'</w:t>
      </w:r>
      <w:r w:rsidRPr="007A194E">
        <w:rPr>
          <w:rStyle w:val="afffff3"/>
          <w:rtl/>
        </w:rPr>
        <w:t xml:space="preserve">: </w:t>
      </w:r>
      <w:r w:rsidRPr="00224C4C">
        <w:rPr>
          <w:rStyle w:val="affffa"/>
          <w:rFonts w:hint="cs"/>
          <w:rtl/>
        </w:rPr>
        <w:t>'</w:t>
      </w:r>
      <w:r w:rsidRPr="00224C4C">
        <w:rPr>
          <w:rStyle w:val="affffa"/>
          <w:rtl/>
        </w:rPr>
        <w:t xml:space="preserve">ובמושב לצים לא ישב, </w:t>
      </w:r>
      <w:r w:rsidRPr="007A194E">
        <w:rPr>
          <w:rtl/>
        </w:rPr>
        <w:t>מושבו מושב לצים</w:t>
      </w:r>
      <w:r w:rsidRPr="007A194E">
        <w:rPr>
          <w:rFonts w:hint="cs"/>
          <w:rtl/>
        </w:rPr>
        <w:t>'</w:t>
      </w:r>
      <w:r w:rsidRPr="007A194E">
        <w:rPr>
          <w:rtl/>
        </w:rPr>
        <w:t>.</w:t>
      </w:r>
    </w:p>
    <w:p w14:paraId="6DE17E63" w14:textId="77777777" w:rsidR="006E0774" w:rsidRPr="00A864AE" w:rsidRDefault="006E0774" w:rsidP="00A864AE">
      <w:pPr>
        <w:pStyle w:val="Hadran"/>
        <w:rPr>
          <w:rtl/>
        </w:rPr>
        <w:pPrChange w:id="91177" w:author="Claude" w:date="2026-10-08T08:35:35Z">
          <w:pPr>
            <w:pStyle w:val="affffb"/>
            <w:rPr>
              <w:rtl/>
            </w:rPr>
          </w:pPr>
        </w:pPrChange>
      </w:pPr>
      <w:r w:rsidRPr="00A864AE">
        <w:rPr>
          <w:rFonts w:hint="cs"/>
          <w:rtl/>
        </w:rPr>
        <w:t>ה</w:t>
      </w:r>
      <w:r w:rsidRPr="00A864AE">
        <w:rPr>
          <w:rtl/>
        </w:rPr>
        <w:t>דרן עלך האשה נקנית.</w:t>
      </w:r>
    </w:p>
    <w:p w14:paraId="7EBA8B3B" w14:textId="77777777" w:rsidR="006E0774" w:rsidRPr="00131640" w:rsidRDefault="006E0774" w:rsidP="006E0774">
      <w:pPr>
        <w:pStyle w:val="afff2"/>
        <w:framePr w:wrap="around"/>
        <w:spacing w:line="276" w:lineRule="auto"/>
        <w:rPr>
          <w:del w:id="41033" w:author="Claude" w:date="2026-10-07T09:25:17Z"/>
          <w:rtl/>
        </w:rPr>
      </w:pPr>
      <w:del w:id="41032" w:author="Claude" w:date="2026-10-07T09:25:17Z">
        <w:r w:rsidRPr="00224C4C">
          <w:rPr>
            <w:rFonts w:ascii="Fb Fontext" w:hAnsi="Fb Fontext" w:hint="cs"/>
            <w:rtl/>
          </w:rPr>
          <w:delText xml:space="preserve">פרק שני</w:delText>
        </w:r>
      </w:del>
    </w:p>
    <w:p w14:paraId="557C4C98" w14:textId="77777777" w:rsidR="006E0774" w:rsidRPr="00131640" w:rsidRDefault="006E0774" w:rsidP="006E0774">
      <w:pPr>
        <w:pStyle w:val="afff4"/>
        <w:framePr w:wrap="around"/>
        <w:spacing w:after="0" w:line="276" w:lineRule="auto"/>
        <w:rPr>
          <w:rtl/>
        </w:rPr>
      </w:pPr>
      <w:r w:rsidRPr="00224C4C">
        <w:rPr>
          <w:rFonts w:hint="cs"/>
          <w:rtl/>
        </w:rPr>
        <w:t>(מא:- נח:)</w:t>
      </w:r>
    </w:p>
    <w:p w14:paraId="1C934E4B" w14:textId="77777777" w:rsidR="006E0774" w:rsidRPr="00131640" w:rsidRDefault="006E0774" w:rsidP="009D66E0">
      <w:pPr>
        <w:pStyle w:val="afffff8"/>
        <w:framePr w:wrap="around"/>
        <w:rPr>
          <w:rtl/>
        </w:rPr>
      </w:pPr>
      <w:r w:rsidRPr="00210DF6">
        <w:rPr>
          <w:rtl/>
        </w:rPr>
        <w:t>מתני'.</w:t>
      </w:r>
    </w:p>
    <w:p w14:paraId="5A2F5C60" w14:textId="77777777" w:rsidR="006E0774" w:rsidRPr="00131640" w:rsidRDefault="006E0774" w:rsidP="006E0774">
      <w:pPr>
        <w:pStyle w:val="afff3"/>
        <w:framePr w:wrap="around"/>
        <w:spacing w:line="276" w:lineRule="auto"/>
        <w:rPr>
          <w:del w:id="41035" w:author="Claude" w:date="2026-10-07T09:25:17Z"/>
          <w:rtl/>
        </w:rPr>
      </w:pPr>
      <w:del w:id="41034" w:author="Claude" w:date="2026-10-07T09:25:17Z">
        <w:r w:rsidRPr="00224C4C">
          <w:rPr>
            <w:rFonts w:hint="cs"/>
            <w:rtl/>
          </w:rPr>
          <w:delText xml:space="preserve">האיש מקדש</w:delText>
        </w:r>
      </w:del>
    </w:p>
    <w:p>
      <w:pPr>
        <w:pStyle w:val="PetichatPerek"/>
        <w:rPr>
          <w:ins w:id="41031" w:author="Claude" w:date="2026-10-07T09:25:17Z"/>
        </w:rPr>
      </w:pPr>
      <w:ins w:id="41030" w:author="Claude" w:date="2026-10-07T09:25:17Z">
        <w:r>
          <w:rPr>
            <w:rFonts w:ascii="Fb Fontext" w:hAnsi="Fb Fontext" w:hint="cs"/>
            <w:rtl/>
          </w:rPr>
          <w:t xml:space="preserve">פרק שני</w:t>
        </w:r>
        <w:r>
          <w:rPr>
            <w:rFonts w:ascii="Fb Fontext" w:hAnsi="Fb Fontext" w:hint="cs"/>
            <w:rtl/>
          </w:rPr>
          <w:t xml:space="preserve"> - </w:t>
        </w:r>
        <w:r>
          <w:rPr>
            <w:rFonts w:hint="cs"/>
            <w:rtl/>
          </w:rPr>
          <w:t xml:space="preserve">האיש מקדש</w:t>
        </w:r>
      </w:ins>
    </w:p>
    <w:p>
      <w:pPr>
        <w:pStyle w:val="afffff8"/>
        <w:rPr>
          <w:ins w:id="20177" w:author="קלוד" w:date="2026-10-06T10:09:14Z"/>
        </w:rPr>
      </w:pPr>
      <w:ins w:id="20176" w:author="קלוד" w:date="2026-10-06T10:09:14Z">
        <w:r>
          <w:t xml:space="preserve">משנה א</w:t>
        </w:r>
      </w:ins>
    </w:p>
    <w:p w14:paraId="65F7B380" w14:textId="77777777" w:rsidR="006E0774" w:rsidRPr="00131640" w:rsidRDefault="006E0774" w:rsidP="00954D80">
      <w:pPr>
        <w:pStyle w:val="afff5"/>
        <w:spacing w:before="120"/>
        <w:rPr>
          <w:rtl/>
        </w:rPr>
        <w:pPrChange w:id="90013" w:author="קלוד" w:date="2026-10-08T12:08:16Z">
          <w:pPr>
            <w:pStyle w:val="afff5"/>
          </w:pPr>
        </w:pPrChange>
      </w:pPr>
      <w:r w:rsidRPr="00224C4C">
        <w:rPr>
          <w:rtl/>
        </w:rPr>
        <w:t>האיש מקדש בו ובשלוחו.</w:t>
      </w:r>
    </w:p>
    <w:p w14:paraId="6AAE3387" w14:textId="77777777" w:rsidR="006E0774" w:rsidRPr="00131640" w:rsidRDefault="006E0774" w:rsidP="00954D80">
      <w:pPr>
        <w:pStyle w:val="afff5"/>
        <w:rPr>
          <w:rtl/>
        </w:rPr>
      </w:pPr>
      <w:r w:rsidRPr="00224C4C">
        <w:rPr>
          <w:rtl/>
        </w:rPr>
        <w:t>האשה מתקדשת בה ובשלוחה.</w:t>
      </w:r>
    </w:p>
    <w:p w14:paraId="4D949C5F" w14:textId="4079624C" w:rsidR="006E0774" w:rsidRPr="00131640" w:rsidRDefault="006E0774" w:rsidP="00E15C7B">
      <w:pPr>
        <w:pStyle w:val="afff5"/>
        <w:rPr>
          <w:rtl/>
        </w:rPr>
      </w:pPr>
      <w:r w:rsidRPr="00224C4C">
        <w:rPr>
          <w:rtl/>
        </w:rPr>
        <w:t>האיש מקדש את בתו כשהיא נערה, בו ובשלוחו.</w:t>
      </w:r>
    </w:p>
    <w:p w14:paraId="39F2B14A" w14:textId="111F1043" w:rsidR="007309FA" w:rsidRPr="00131640" w:rsidRDefault="006E0774" w:rsidP="00E15C7B">
      <w:pPr>
        <w:pStyle w:val="afffd"/>
        <w:rPr>
          <w:rtl/>
        </w:rPr>
      </w:pPr>
      <w:ins w:id="9806" w:author="מספור קטעי משנה" w:date="2026-10-06T10:04:35Z">
        <w:r>
          <w:rPr>
            <w:rStyle w:val="MisparKeta"/>
          </w:rPr>
          <w:t xml:space="preserve">א. </w:t>
        </w:r>
      </w:ins>
      <w:r w:rsidRPr="00224C4C">
        <w:rPr>
          <w:rStyle w:val="afffa"/>
          <w:spacing w:val="4"/>
          <w:rtl/>
        </w:rPr>
        <w:t xml:space="preserve">האיש מקדש </w:t>
      </w:r>
      <w:r w:rsidRPr="001D3F55">
        <w:rPr>
          <w:rStyle w:val="afffa"/>
          <w:b/>
          <w:bCs w:val="0"/>
          <w:spacing w:val="4"/>
          <w:rtl/>
        </w:rPr>
        <w:t xml:space="preserve">בו </w:t>
      </w:r>
      <w:r w:rsidRPr="00224C4C">
        <w:rPr>
          <w:rStyle w:val="afffa"/>
          <w:spacing w:val="4"/>
          <w:rtl/>
        </w:rPr>
        <w:t>ובשלוחו</w:t>
      </w:r>
    </w:p>
    <w:p w14:paraId="2EE55A10" w14:textId="77777777" w:rsidR="009469D7" w:rsidRDefault="00964535" w:rsidP="00F65F8B">
      <w:pPr>
        <w:pStyle w:val="affffb"/>
        <w:rPr>
          <w:rtl/>
        </w:rPr>
      </w:pPr>
      <w:r>
        <w:rPr>
          <w:rStyle w:val="afffa"/>
          <w:rFonts w:hint="cs"/>
          <w:rtl/>
        </w:rPr>
        <w:t>איצטריך רישא ד</w:t>
      </w:r>
      <w:r w:rsidR="006E0774" w:rsidRPr="00224C4C">
        <w:rPr>
          <w:rStyle w:val="afffa"/>
          <w:rFonts w:hint="cs"/>
          <w:rtl/>
        </w:rPr>
        <w:t>בו</w:t>
      </w:r>
      <w:r>
        <w:rPr>
          <w:rStyle w:val="afffa"/>
          <w:rFonts w:hint="cs"/>
          <w:rtl/>
        </w:rPr>
        <w:t xml:space="preserve"> ובשלוחו</w:t>
      </w:r>
    </w:p>
    <w:p w14:paraId="6EF31D93" w14:textId="0CB5515D" w:rsidR="00A85AC8" w:rsidRPr="00E600D8" w:rsidRDefault="00964535" w:rsidP="00412145">
      <w:pPr>
        <w:pStyle w:val="38"/>
        <w:framePr w:wrap="notBeside"/>
        <w:rPr>
          <w:rtl/>
        </w:rPr>
      </w:pPr>
      <w:r w:rsidRPr="00E600D8">
        <w:rPr>
          <w:rFonts w:hint="cs"/>
          <w:rtl/>
        </w:rPr>
        <w:t>כרב</w:t>
      </w:r>
      <w:r w:rsidR="00A85AC8" w:rsidRPr="00E600D8">
        <w:rPr>
          <w:rFonts w:hint="cs"/>
          <w:rtl/>
        </w:rPr>
        <w:t>:</w:t>
      </w:r>
    </w:p>
    <w:p w14:paraId="07A2C259" w14:textId="7A60CF06" w:rsidR="006E0774" w:rsidRDefault="00964535" w:rsidP="00412145">
      <w:pPr>
        <w:rPr>
          <w:rStyle w:val="affffa"/>
          <w:rtl/>
        </w:rPr>
      </w:pPr>
      <w:r>
        <w:rPr>
          <w:rFonts w:ascii="Fb Fontext" w:hAnsi="Fb Fontext" w:hint="cs"/>
          <w:sz w:val="32"/>
          <w:rtl/>
        </w:rPr>
        <w:t>ש</w:t>
      </w:r>
      <w:r w:rsidR="006E0774" w:rsidRPr="00224C4C">
        <w:rPr>
          <w:rFonts w:ascii="Fb Fontext" w:hAnsi="Fb Fontext"/>
          <w:sz w:val="32"/>
          <w:rtl/>
        </w:rPr>
        <w:t>אסור לאדם שיקדש אשה עד שיראנה,</w:t>
      </w:r>
      <w:r w:rsidR="00412145">
        <w:rPr>
          <w:rFonts w:hint="cs"/>
          <w:rtl/>
        </w:rPr>
        <w:t xml:space="preserve"> </w:t>
      </w:r>
      <w:r w:rsidR="006E0774" w:rsidRPr="00943179">
        <w:rPr>
          <w:rtl/>
        </w:rPr>
        <w:t xml:space="preserve">שמא יראה בה דבר מגונה ותתגנה עליו, </w:t>
      </w:r>
      <w:r w:rsidR="00812F5E">
        <w:rPr>
          <w:rStyle w:val="afffff3"/>
          <w:rFonts w:hint="cs"/>
          <w:rtl/>
        </w:rPr>
        <w:t>וכתיב</w:t>
      </w:r>
      <w:r w:rsidR="006E0774" w:rsidRPr="001C6223">
        <w:rPr>
          <w:rStyle w:val="afffff3"/>
          <w:rtl/>
        </w:rPr>
        <w:t xml:space="preserve">: </w:t>
      </w:r>
      <w:r w:rsidR="006E0774" w:rsidRPr="00812F5E">
        <w:rPr>
          <w:rStyle w:val="affffa"/>
          <w:rtl/>
        </w:rPr>
        <w:t>ואהבת לרעך כמוך.</w:t>
      </w:r>
    </w:p>
    <w:p w14:paraId="62A4735B" w14:textId="1A78E982" w:rsidR="007309FA" w:rsidRPr="00131640" w:rsidRDefault="007309FA" w:rsidP="007309FA">
      <w:pPr>
        <w:pStyle w:val="affffb"/>
        <w:rPr>
          <w:rtl/>
        </w:rPr>
      </w:pPr>
      <w:r w:rsidRPr="007309FA">
        <w:rPr>
          <w:rtl/>
        </w:rPr>
        <w:t>***</w:t>
      </w:r>
    </w:p>
    <w:p w14:paraId="6636A1AA" w14:textId="356772B1" w:rsidR="00964535" w:rsidRPr="00131640" w:rsidRDefault="00964535" w:rsidP="00F65F8B">
      <w:pPr>
        <w:pStyle w:val="affffb"/>
        <w:rPr>
          <w:rtl/>
        </w:rPr>
      </w:pPr>
      <w:r>
        <w:rPr>
          <w:rFonts w:hint="cs"/>
          <w:rtl/>
        </w:rPr>
        <w:t>ואיצטריך בה ובשלוחה דסיפא</w:t>
      </w:r>
    </w:p>
    <w:p w14:paraId="76072C55" w14:textId="30C60D7E" w:rsidR="00A85AC8" w:rsidRPr="00E600D8" w:rsidRDefault="006E0774" w:rsidP="00964535">
      <w:pPr>
        <w:pStyle w:val="38"/>
        <w:framePr w:wrap="notBeside"/>
        <w:jc w:val="center"/>
        <w:rPr>
          <w:rtl/>
        </w:rPr>
      </w:pPr>
      <w:r w:rsidRPr="00E600D8">
        <w:rPr>
          <w:rFonts w:hint="cs"/>
          <w:rtl/>
        </w:rPr>
        <w:t>דרב יוסף</w:t>
      </w:r>
      <w:r w:rsidR="00A85AC8" w:rsidRPr="00E600D8">
        <w:rPr>
          <w:rFonts w:hint="cs"/>
          <w:rtl/>
        </w:rPr>
        <w:t>:</w:t>
      </w:r>
    </w:p>
    <w:p w14:paraId="0A0695E8" w14:textId="17821FB5" w:rsidR="006E0774" w:rsidRPr="00131640" w:rsidRDefault="00964535" w:rsidP="006E0774">
      <w:pPr>
        <w:rPr>
          <w:rtl/>
        </w:rPr>
      </w:pPr>
      <w:r>
        <w:rPr>
          <w:rFonts w:ascii="Fb Fontext" w:hAnsi="Fb Fontext" w:hint="cs"/>
          <w:sz w:val="32"/>
          <w:rtl/>
        </w:rPr>
        <w:t>ש</w:t>
      </w:r>
      <w:r w:rsidR="006E0774" w:rsidRPr="00224C4C">
        <w:rPr>
          <w:rFonts w:ascii="Fb Fontext" w:hAnsi="Fb Fontext"/>
          <w:sz w:val="32"/>
          <w:rtl/>
        </w:rPr>
        <w:t>מצוה בה יותר מבשלוחה</w:t>
      </w:r>
    </w:p>
    <w:p w14:paraId="3B028AFD" w14:textId="77777777" w:rsidR="00A85AC8" w:rsidRPr="00E600D8" w:rsidRDefault="006E0774" w:rsidP="00964535">
      <w:pPr>
        <w:pStyle w:val="38"/>
        <w:framePr w:wrap="notBeside"/>
        <w:rPr>
          <w:rtl/>
        </w:rPr>
      </w:pPr>
      <w:r w:rsidRPr="00E600D8">
        <w:rPr>
          <w:rFonts w:hint="cs"/>
          <w:rtl/>
        </w:rPr>
        <w:t>כר</w:t>
      </w:r>
      <w:r w:rsidRPr="00E600D8">
        <w:rPr>
          <w:rtl/>
        </w:rPr>
        <w:t>"</w:t>
      </w:r>
      <w:r w:rsidRPr="00E600D8">
        <w:rPr>
          <w:rFonts w:hint="cs"/>
          <w:rtl/>
        </w:rPr>
        <w:t>ס</w:t>
      </w:r>
      <w:r w:rsidR="00A85AC8" w:rsidRPr="00E600D8">
        <w:rPr>
          <w:rtl/>
        </w:rPr>
        <w:t>:</w:t>
      </w:r>
    </w:p>
    <w:p w14:paraId="7378E079" w14:textId="499D84F5" w:rsidR="009469D7" w:rsidRDefault="006E0774" w:rsidP="006E0774">
      <w:pPr>
        <w:rPr>
          <w:rFonts w:ascii="Fb Fontext" w:hAnsi="Fb Fontext"/>
          <w:rtl/>
        </w:rPr>
      </w:pPr>
      <w:r w:rsidRPr="00224C4C">
        <w:rPr>
          <w:rFonts w:ascii="Fb Fontext" w:hAnsi="Fb Fontext" w:hint="cs"/>
          <w:sz w:val="32"/>
          <w:rtl/>
        </w:rPr>
        <w:t>חרך ר</w:t>
      </w:r>
      <w:r w:rsidR="00AD2171">
        <w:rPr>
          <w:rFonts w:ascii="Fb Fontext" w:hAnsi="Fb Fontext" w:hint="cs"/>
          <w:sz w:val="32"/>
          <w:rtl/>
        </w:rPr>
        <w:t>אש הבהמה,</w:t>
      </w:r>
      <w:r w:rsidRPr="00224C4C">
        <w:rPr>
          <w:rFonts w:ascii="Fb Fontext" w:hAnsi="Fb Fontext" w:hint="cs"/>
          <w:sz w:val="32"/>
          <w:rtl/>
        </w:rPr>
        <w:t xml:space="preserve"> </w:t>
      </w:r>
      <w:r w:rsidRPr="001C6223">
        <w:rPr>
          <w:rStyle w:val="afffff3"/>
          <w:rFonts w:hint="cs"/>
          <w:rtl/>
        </w:rPr>
        <w:t>ורבא</w:t>
      </w:r>
      <w:r w:rsidRPr="00224C4C">
        <w:rPr>
          <w:rFonts w:ascii="Fb Fontext" w:hAnsi="Fb Fontext" w:hint="cs"/>
          <w:sz w:val="32"/>
          <w:rtl/>
        </w:rPr>
        <w:t xml:space="preserve"> מלח </w:t>
      </w:r>
      <w:r w:rsidR="00AD2171">
        <w:rPr>
          <w:rFonts w:ascii="Fb Fontext" w:hAnsi="Fb Fontext" w:hint="cs"/>
          <w:sz w:val="32"/>
          <w:rtl/>
        </w:rPr>
        <w:t>ה</w:t>
      </w:r>
      <w:r w:rsidRPr="00224C4C">
        <w:rPr>
          <w:rFonts w:ascii="Fb Fontext" w:hAnsi="Fb Fontext" w:hint="cs"/>
          <w:sz w:val="32"/>
          <w:rtl/>
        </w:rPr>
        <w:t>ד</w:t>
      </w:r>
      <w:r w:rsidR="001C6223">
        <w:rPr>
          <w:rFonts w:ascii="Fb Fontext" w:hAnsi="Fb Fontext" w:hint="cs"/>
          <w:sz w:val="32"/>
          <w:rtl/>
        </w:rPr>
        <w:t>ג</w:t>
      </w:r>
      <w:r w:rsidR="00AD2171">
        <w:rPr>
          <w:rFonts w:ascii="Fb Fontext" w:hAnsi="Fb Fontext" w:hint="cs"/>
          <w:sz w:val="32"/>
          <w:rtl/>
        </w:rPr>
        <w:t xml:space="preserve"> </w:t>
      </w:r>
      <w:r w:rsidR="00AD2171" w:rsidRPr="00AD2171">
        <w:rPr>
          <w:rStyle w:val="afffff5"/>
          <w:rFonts w:hint="cs"/>
          <w:rtl/>
        </w:rPr>
        <w:t>לכבוד שבת</w:t>
      </w:r>
    </w:p>
    <w:p w14:paraId="59FFA1EA" w14:textId="56F8C86E" w:rsidR="00180D6A" w:rsidRPr="00131640" w:rsidRDefault="006E0774" w:rsidP="008C641B">
      <w:pPr>
        <w:spacing w:after="120"/>
        <w:rPr>
          <w:rtl/>
        </w:rPr>
      </w:pPr>
      <w:r w:rsidRPr="00224C4C">
        <w:rPr>
          <w:rFonts w:ascii="Fb Fontext" w:hAnsi="Fb Fontext" w:hint="cs"/>
          <w:rtl/>
        </w:rPr>
        <w:t>א</w:t>
      </w:r>
      <w:r w:rsidRPr="00224C4C">
        <w:rPr>
          <w:rFonts w:ascii="Fb Fontext" w:hAnsi="Fb Fontext"/>
          <w:sz w:val="32"/>
          <w:rtl/>
        </w:rPr>
        <w:t xml:space="preserve">בל </w:t>
      </w:r>
      <w:r w:rsidR="00964535">
        <w:rPr>
          <w:rFonts w:ascii="Fb Fontext" w:hAnsi="Fb Fontext" w:hint="cs"/>
          <w:sz w:val="32"/>
          <w:rtl/>
        </w:rPr>
        <w:t xml:space="preserve">לה </w:t>
      </w:r>
      <w:r w:rsidRPr="00224C4C">
        <w:rPr>
          <w:rFonts w:ascii="Fb Fontext" w:hAnsi="Fb Fontext" w:hint="cs"/>
          <w:sz w:val="32"/>
          <w:rtl/>
        </w:rPr>
        <w:t>אין איסור</w:t>
      </w:r>
      <w:r w:rsidR="00964535">
        <w:rPr>
          <w:rStyle w:val="afffff3"/>
          <w:rFonts w:hint="cs"/>
          <w:rtl/>
        </w:rPr>
        <w:t xml:space="preserve"> </w:t>
      </w:r>
      <w:r w:rsidRPr="001C6223">
        <w:rPr>
          <w:rStyle w:val="afffff3"/>
          <w:rFonts w:hint="cs"/>
          <w:rtl/>
        </w:rPr>
        <w:t>כר</w:t>
      </w:r>
      <w:r w:rsidRPr="001C6223">
        <w:rPr>
          <w:rStyle w:val="afffff3"/>
          <w:rtl/>
        </w:rPr>
        <w:t>"</w:t>
      </w:r>
      <w:r w:rsidRPr="001C6223">
        <w:rPr>
          <w:rStyle w:val="afffff3"/>
          <w:rFonts w:hint="cs"/>
          <w:rtl/>
        </w:rPr>
        <w:t>ל</w:t>
      </w:r>
      <w:r w:rsidRPr="001C6223">
        <w:rPr>
          <w:rStyle w:val="afffff3"/>
          <w:rtl/>
        </w:rPr>
        <w:t>:</w:t>
      </w:r>
      <w:r w:rsidRPr="00224C4C">
        <w:rPr>
          <w:rFonts w:ascii="Fb Fontext" w:hAnsi="Fb Fontext"/>
          <w:sz w:val="32"/>
          <w:rtl/>
        </w:rPr>
        <w:t xml:space="preserve"> טב למיתב טן דו מלמיתב ארמלו.</w:t>
      </w:r>
    </w:p>
    <w:p w14:paraId="375D872C" w14:textId="77777777" w:rsidR="00A85AC8" w:rsidRPr="00E600D8" w:rsidRDefault="00B10F37" w:rsidP="00B10F37">
      <w:pPr>
        <w:pStyle w:val="38"/>
        <w:framePr w:wrap="notBeside"/>
        <w:rPr>
          <w:rtl/>
        </w:rPr>
      </w:pPr>
      <w:r w:rsidRPr="00E600D8">
        <w:rPr>
          <w:rFonts w:hint="cs"/>
          <w:rtl/>
        </w:rPr>
        <w:t>ומדוייק</w:t>
      </w:r>
      <w:r w:rsidR="00180D6A" w:rsidRPr="00E600D8">
        <w:rPr>
          <w:rFonts w:hint="cs"/>
          <w:rtl/>
        </w:rPr>
        <w:t xml:space="preserve"> </w:t>
      </w:r>
      <w:r w:rsidR="006E0774" w:rsidRPr="00E600D8">
        <w:rPr>
          <w:rtl/>
        </w:rPr>
        <w:t>כ</w:t>
      </w:r>
      <w:r w:rsidR="00180D6A" w:rsidRPr="00E600D8">
        <w:rPr>
          <w:rFonts w:hint="cs"/>
          <w:rtl/>
        </w:rPr>
        <w:t>רב</w:t>
      </w:r>
      <w:r w:rsidR="00A85AC8" w:rsidRPr="00E600D8">
        <w:rPr>
          <w:rtl/>
        </w:rPr>
        <w:t>:</w:t>
      </w:r>
    </w:p>
    <w:p w14:paraId="78CACF3D" w14:textId="217C4486" w:rsidR="006E0774" w:rsidRPr="00131640" w:rsidRDefault="00180D6A" w:rsidP="00B10F37">
      <w:pPr>
        <w:rPr>
          <w:rtl/>
        </w:rPr>
      </w:pPr>
      <w:r>
        <w:rPr>
          <w:rFonts w:ascii="Fb Fontext" w:hAnsi="Fb Fontext" w:hint="cs"/>
          <w:rtl/>
        </w:rPr>
        <w:t>דהאיש מקדש בתו כשהיא נערה ומשמע לא כשהיא קטנה</w:t>
      </w:r>
    </w:p>
    <w:p w14:paraId="17F66E99" w14:textId="5F6FD4C3" w:rsidR="00A85AC8" w:rsidRPr="00E600D8" w:rsidRDefault="00B10F37" w:rsidP="00B10F37">
      <w:pPr>
        <w:pStyle w:val="38"/>
        <w:framePr w:wrap="notBeside"/>
        <w:rPr>
          <w:rtl/>
        </w:rPr>
      </w:pPr>
      <w:r w:rsidRPr="00E600D8">
        <w:rPr>
          <w:rFonts w:hint="cs"/>
          <w:rtl/>
        </w:rPr>
        <w:t>כ</w:t>
      </w:r>
      <w:r w:rsidR="006E0774" w:rsidRPr="00E600D8">
        <w:rPr>
          <w:rtl/>
        </w:rPr>
        <w:t>רב</w:t>
      </w:r>
      <w:r w:rsidR="00A85AC8" w:rsidRPr="00E600D8">
        <w:rPr>
          <w:rtl/>
        </w:rPr>
        <w:t>:</w:t>
      </w:r>
    </w:p>
    <w:p w14:paraId="177D527F" w14:textId="0DC9F631" w:rsidR="006E0774" w:rsidRPr="00131640" w:rsidRDefault="006E0774" w:rsidP="006E0774">
      <w:pPr>
        <w:rPr>
          <w:rtl/>
        </w:rPr>
      </w:pPr>
      <w:r w:rsidRPr="00224C4C">
        <w:rPr>
          <w:rFonts w:ascii="Fb Fontext" w:hAnsi="Fb Fontext" w:hint="cs"/>
          <w:rtl/>
        </w:rPr>
        <w:t>ד</w:t>
      </w:r>
      <w:r w:rsidRPr="00224C4C">
        <w:rPr>
          <w:rFonts w:ascii="Fb Fontext" w:hAnsi="Fb Fontext"/>
          <w:rtl/>
        </w:rPr>
        <w:t>אסור שיקדש בתו כשהיא קטנה, עד שתגדל ותאמר בפלוני אני רוצה.</w:t>
      </w:r>
    </w:p>
    <w:p w14:paraId="6D8E23F2" w14:textId="5770DDD2" w:rsidR="007309FA" w:rsidRPr="00131640" w:rsidRDefault="007309FA" w:rsidP="007309FA">
      <w:pPr>
        <w:pStyle w:val="affffb"/>
        <w:rPr>
          <w:rtl/>
        </w:rPr>
      </w:pPr>
      <w:r w:rsidRPr="007309FA">
        <w:rPr>
          <w:rFonts w:hint="cs"/>
          <w:rtl/>
        </w:rPr>
        <w:t>***</w:t>
      </w:r>
    </w:p>
    <w:p w14:paraId="32F9B115" w14:textId="77777777" w:rsidR="009469D7" w:rsidRDefault="006E0774" w:rsidP="00F65F8B">
      <w:pPr>
        <w:pStyle w:val="affffb"/>
        <w:rPr>
          <w:rtl/>
        </w:rPr>
      </w:pPr>
      <w:r w:rsidRPr="00224C4C">
        <w:rPr>
          <w:rtl/>
        </w:rPr>
        <w:t>שליחות מנלן?</w:t>
      </w:r>
    </w:p>
    <w:p w14:paraId="1FD78DDD" w14:textId="623EE4F3" w:rsidR="00A85AC8" w:rsidRPr="00E600D8" w:rsidRDefault="006E0774" w:rsidP="00BA7F00">
      <w:pPr>
        <w:pStyle w:val="38"/>
        <w:framePr w:wrap="notBeside"/>
        <w:rPr>
          <w:rtl/>
        </w:rPr>
      </w:pPr>
      <w:r w:rsidRPr="00E600D8">
        <w:rPr>
          <w:rtl/>
        </w:rPr>
        <w:t>דתניא</w:t>
      </w:r>
      <w:r w:rsidR="00A85AC8" w:rsidRPr="00E600D8">
        <w:rPr>
          <w:rtl/>
        </w:rPr>
        <w:t>:</w:t>
      </w:r>
    </w:p>
    <w:p w14:paraId="5045AABE" w14:textId="53EC0062" w:rsidR="006E0774" w:rsidRPr="00131640" w:rsidRDefault="006E0774" w:rsidP="006E0774">
      <w:pPr>
        <w:rPr>
          <w:rtl/>
        </w:rPr>
      </w:pPr>
      <w:r w:rsidRPr="00224C4C">
        <w:rPr>
          <w:rStyle w:val="affffa"/>
          <w:rFonts w:hint="cs"/>
          <w:rtl/>
        </w:rPr>
        <w:t>'</w:t>
      </w:r>
      <w:r w:rsidRPr="00224C4C">
        <w:rPr>
          <w:rStyle w:val="affffa"/>
          <w:rtl/>
        </w:rPr>
        <w:t>ושלח</w:t>
      </w:r>
      <w:r w:rsidRPr="00224C4C">
        <w:rPr>
          <w:rStyle w:val="affffa"/>
          <w:rFonts w:hint="cs"/>
          <w:rtl/>
        </w:rPr>
        <w:t>'</w:t>
      </w:r>
      <w:r w:rsidRPr="00224C4C">
        <w:rPr>
          <w:rStyle w:val="affffa"/>
          <w:rtl/>
        </w:rPr>
        <w:t xml:space="preserve"> </w:t>
      </w:r>
      <w:r w:rsidRPr="00224C4C">
        <w:rPr>
          <w:rFonts w:ascii="Fb Fontext" w:hAnsi="Fb Fontext"/>
          <w:sz w:val="32"/>
          <w:rtl/>
        </w:rPr>
        <w:t>- שהוא עושה שליח,</w:t>
      </w:r>
      <w:r w:rsidRPr="00224C4C">
        <w:rPr>
          <w:rStyle w:val="affffa"/>
          <w:rtl/>
        </w:rPr>
        <w:t xml:space="preserve"> </w:t>
      </w:r>
      <w:r w:rsidRPr="00224C4C">
        <w:rPr>
          <w:rStyle w:val="affffa"/>
          <w:rFonts w:hint="cs"/>
          <w:rtl/>
        </w:rPr>
        <w:t>'</w:t>
      </w:r>
      <w:r w:rsidRPr="00224C4C">
        <w:rPr>
          <w:rStyle w:val="affffa"/>
          <w:rtl/>
        </w:rPr>
        <w:t>ושלחה</w:t>
      </w:r>
      <w:r w:rsidRPr="00224C4C">
        <w:rPr>
          <w:rStyle w:val="affffa"/>
          <w:rFonts w:hint="cs"/>
          <w:rtl/>
        </w:rPr>
        <w:t>'</w:t>
      </w:r>
      <w:r w:rsidRPr="00224C4C">
        <w:rPr>
          <w:rStyle w:val="affffa"/>
          <w:rtl/>
        </w:rPr>
        <w:t xml:space="preserve"> </w:t>
      </w:r>
      <w:r w:rsidRPr="00224C4C">
        <w:rPr>
          <w:rFonts w:ascii="Fb Fontext" w:hAnsi="Fb Fontext"/>
          <w:sz w:val="32"/>
          <w:rtl/>
        </w:rPr>
        <w:t>- שהיא עושה שליח,</w:t>
      </w:r>
    </w:p>
    <w:p w14:paraId="1BB40F05" w14:textId="77777777" w:rsidR="006E0774" w:rsidRPr="00131640" w:rsidRDefault="006E0774" w:rsidP="006E0774">
      <w:pPr>
        <w:rPr>
          <w:rtl/>
        </w:rPr>
      </w:pPr>
      <w:r w:rsidRPr="00224C4C">
        <w:rPr>
          <w:rStyle w:val="affffa"/>
          <w:rFonts w:hint="cs"/>
          <w:rtl/>
        </w:rPr>
        <w:t>'</w:t>
      </w:r>
      <w:r w:rsidRPr="00224C4C">
        <w:rPr>
          <w:rStyle w:val="affffa"/>
          <w:rtl/>
        </w:rPr>
        <w:t>ושלח ושלחה</w:t>
      </w:r>
      <w:r w:rsidRPr="00224C4C">
        <w:rPr>
          <w:rStyle w:val="affffa"/>
          <w:rFonts w:hint="cs"/>
          <w:rtl/>
        </w:rPr>
        <w:t>'</w:t>
      </w:r>
      <w:r w:rsidRPr="00224C4C">
        <w:rPr>
          <w:rStyle w:val="affffa"/>
          <w:rtl/>
        </w:rPr>
        <w:t xml:space="preserve"> -</w:t>
      </w:r>
      <w:r w:rsidRPr="00224C4C">
        <w:rPr>
          <w:rFonts w:ascii="Fb Fontext" w:hAnsi="Fb Fontext"/>
          <w:sz w:val="32"/>
          <w:rtl/>
        </w:rPr>
        <w:t xml:space="preserve"> מלמד שהשליח עושה שליח.</w:t>
      </w:r>
    </w:p>
    <w:p w14:paraId="65B0FE0B" w14:textId="3D47B15C" w:rsidR="006E0774" w:rsidRPr="00131640" w:rsidRDefault="006E0774" w:rsidP="006E0774">
      <w:pPr>
        <w:rPr>
          <w:rtl/>
        </w:rPr>
      </w:pPr>
      <w:r w:rsidRPr="009439A7">
        <w:rPr>
          <w:rStyle w:val="affffa"/>
          <w:rFonts w:hint="cs"/>
          <w:rtl/>
        </w:rPr>
        <w:t>ויצאה והיתה</w:t>
      </w:r>
      <w:r w:rsidR="004E3B20">
        <w:rPr>
          <w:rStyle w:val="affffa"/>
          <w:rFonts w:hint="cs"/>
          <w:rtl/>
        </w:rPr>
        <w:t xml:space="preserve">' - </w:t>
      </w:r>
      <w:r w:rsidRPr="00224C4C">
        <w:rPr>
          <w:rFonts w:ascii="Fb Fontext" w:hAnsi="Fb Fontext" w:hint="cs"/>
          <w:rtl/>
        </w:rPr>
        <w:t xml:space="preserve"> מקיש הוויה ליציאה </w:t>
      </w:r>
      <w:r w:rsidR="008E44C3">
        <w:rPr>
          <w:rFonts w:ascii="Fb Fontext" w:hAnsi="Fb Fontext" w:hint="cs"/>
          <w:rtl/>
        </w:rPr>
        <w:t>שיכול לעשות שליח</w:t>
      </w:r>
      <w:r w:rsidRPr="00224C4C">
        <w:rPr>
          <w:rFonts w:ascii="Fb Fontext" w:hAnsi="Fb Fontext"/>
          <w:rtl/>
        </w:rPr>
        <w:t>.</w:t>
      </w:r>
    </w:p>
    <w:p w14:paraId="520ED3EC" w14:textId="77777777" w:rsidR="006E0774" w:rsidRPr="00131640" w:rsidRDefault="006E0774" w:rsidP="0010529F">
      <w:pPr>
        <w:pStyle w:val="afff0"/>
        <w:framePr w:wrap="around"/>
        <w:rPr>
          <w:rtl/>
        </w:rPr>
      </w:pPr>
      <w:r w:rsidRPr="00224C4C">
        <w:rPr>
          <w:rFonts w:hint="cs"/>
          <w:rtl/>
        </w:rPr>
        <w:t>מא:</w:t>
      </w:r>
    </w:p>
    <w:p w14:paraId="5D499DB9" w14:textId="77777777" w:rsidR="00A85AC8" w:rsidRPr="00E600D8" w:rsidRDefault="00F049A6" w:rsidP="001C6223">
      <w:pPr>
        <w:pStyle w:val="38"/>
        <w:framePr w:wrap="notBeside"/>
        <w:rPr>
          <w:rtl/>
        </w:rPr>
      </w:pPr>
      <w:r w:rsidRPr="00E600D8">
        <w:rPr>
          <w:rFonts w:hint="cs"/>
          <w:rtl/>
        </w:rPr>
        <w:t xml:space="preserve">א. </w:t>
      </w:r>
      <w:r w:rsidR="006E0774" w:rsidRPr="00E600D8">
        <w:rPr>
          <w:rFonts w:hint="cs"/>
          <w:rtl/>
        </w:rPr>
        <w:t>ו</w:t>
      </w:r>
      <w:r w:rsidR="006E0774" w:rsidRPr="00E600D8">
        <w:rPr>
          <w:rtl/>
        </w:rPr>
        <w:t>ה</w:t>
      </w:r>
      <w:r w:rsidR="008E44C3" w:rsidRPr="00E600D8">
        <w:rPr>
          <w:rFonts w:hint="cs"/>
          <w:rtl/>
        </w:rPr>
        <w:t>ך</w:t>
      </w:r>
      <w:r w:rsidR="00A85AC8" w:rsidRPr="00E600D8">
        <w:rPr>
          <w:rtl/>
        </w:rPr>
        <w:t>:</w:t>
      </w:r>
    </w:p>
    <w:p w14:paraId="1DE4DC1A" w14:textId="2F7CAEC6" w:rsidR="006E0774" w:rsidRPr="00131640" w:rsidRDefault="006E0774" w:rsidP="006E0774">
      <w:pPr>
        <w:rPr>
          <w:rtl/>
        </w:rPr>
      </w:pPr>
      <w:r w:rsidRPr="00224C4C">
        <w:rPr>
          <w:rFonts w:ascii="Fb Fontext" w:hAnsi="Fb Fontext"/>
          <w:sz w:val="32"/>
          <w:rtl/>
        </w:rPr>
        <w:t>ד</w:t>
      </w:r>
      <w:r w:rsidRPr="00224C4C">
        <w:rPr>
          <w:rFonts w:ascii="Fb Fontext" w:hAnsi="Fb Fontext" w:hint="cs"/>
          <w:sz w:val="32"/>
          <w:rtl/>
        </w:rPr>
        <w:t>'</w:t>
      </w:r>
      <w:r w:rsidRPr="00224C4C">
        <w:rPr>
          <w:rFonts w:ascii="Fb Fontext" w:hAnsi="Fb Fontext"/>
          <w:sz w:val="32"/>
          <w:rtl/>
        </w:rPr>
        <w:t>האומר לשלוחו צא תרום - תורם כדעת בע</w:t>
      </w:r>
      <w:r w:rsidRPr="00224C4C">
        <w:rPr>
          <w:rFonts w:ascii="Fb Fontext" w:hAnsi="Fb Fontext" w:hint="cs"/>
          <w:sz w:val="32"/>
          <w:rtl/>
        </w:rPr>
        <w:t>ה</w:t>
      </w:r>
      <w:r w:rsidRPr="00224C4C">
        <w:rPr>
          <w:rFonts w:ascii="Fb Fontext" w:hAnsi="Fb Fontext"/>
          <w:sz w:val="32"/>
          <w:rtl/>
        </w:rPr>
        <w:t>"</w:t>
      </w:r>
      <w:r w:rsidRPr="00224C4C">
        <w:rPr>
          <w:rFonts w:ascii="Fb Fontext" w:hAnsi="Fb Fontext" w:hint="cs"/>
          <w:sz w:val="32"/>
          <w:rtl/>
        </w:rPr>
        <w:t>ב</w:t>
      </w:r>
      <w:r w:rsidRPr="00224C4C">
        <w:rPr>
          <w:rFonts w:ascii="Fb Fontext" w:hAnsi="Fb Fontext"/>
          <w:sz w:val="32"/>
          <w:rtl/>
        </w:rPr>
        <w:t>, ואם אינו יודע דעת בע</w:t>
      </w:r>
      <w:r w:rsidRPr="00224C4C">
        <w:rPr>
          <w:rFonts w:ascii="Fb Fontext" w:hAnsi="Fb Fontext" w:hint="cs"/>
          <w:sz w:val="32"/>
          <w:rtl/>
        </w:rPr>
        <w:t>ה</w:t>
      </w:r>
      <w:r w:rsidRPr="00224C4C">
        <w:rPr>
          <w:rFonts w:ascii="Fb Fontext" w:hAnsi="Fb Fontext"/>
          <w:sz w:val="32"/>
          <w:rtl/>
        </w:rPr>
        <w:t>"</w:t>
      </w:r>
      <w:r w:rsidRPr="00224C4C">
        <w:rPr>
          <w:rFonts w:ascii="Fb Fontext" w:hAnsi="Fb Fontext" w:hint="cs"/>
          <w:sz w:val="32"/>
          <w:rtl/>
        </w:rPr>
        <w:t>ב</w:t>
      </w:r>
      <w:r w:rsidRPr="00224C4C">
        <w:rPr>
          <w:rFonts w:ascii="Fb Fontext" w:hAnsi="Fb Fontext"/>
          <w:sz w:val="32"/>
          <w:rtl/>
        </w:rPr>
        <w:t xml:space="preserve"> - תורם בבינונית אחד מחמשים, פיחת עשרה או הוסיף עשרה - תרומתו תרומה, </w:t>
      </w:r>
      <w:r w:rsidRPr="00224C4C">
        <w:rPr>
          <w:rFonts w:ascii="Fb Fontext" w:hAnsi="Fb Fontext" w:hint="cs"/>
          <w:sz w:val="32"/>
          <w:rtl/>
        </w:rPr>
        <w:t>-</w:t>
      </w:r>
      <w:r w:rsidRPr="00224C4C">
        <w:rPr>
          <w:rStyle w:val="affffa"/>
          <w:rFonts w:hint="cs"/>
          <w:rtl/>
        </w:rPr>
        <w:t xml:space="preserve"> </w:t>
      </w:r>
      <w:r w:rsidRPr="00180D6A">
        <w:rPr>
          <w:rStyle w:val="affffa"/>
          <w:rFonts w:hint="cs"/>
          <w:b/>
          <w:bCs/>
          <w:rtl/>
        </w:rPr>
        <w:t>'גם</w:t>
      </w:r>
      <w:r w:rsidRPr="00224C4C">
        <w:rPr>
          <w:rStyle w:val="affffa"/>
          <w:rFonts w:hint="cs"/>
          <w:rtl/>
        </w:rPr>
        <w:t xml:space="preserve"> אתם' </w:t>
      </w:r>
      <w:r w:rsidRPr="00224C4C">
        <w:rPr>
          <w:rFonts w:ascii="Fb Fontext" w:hAnsi="Fb Fontext"/>
          <w:sz w:val="32"/>
          <w:rtl/>
        </w:rPr>
        <w:t>לרבות את השליח.</w:t>
      </w:r>
    </w:p>
    <w:p w14:paraId="65418290" w14:textId="77777777" w:rsidR="00A85AC8" w:rsidRPr="00E600D8" w:rsidRDefault="004B5E88" w:rsidP="004B5E88">
      <w:pPr>
        <w:pStyle w:val="38"/>
        <w:framePr w:wrap="notBeside"/>
        <w:rPr>
          <w:rtl/>
        </w:rPr>
      </w:pPr>
      <w:r w:rsidRPr="00E600D8">
        <w:rPr>
          <w:rFonts w:hint="cs"/>
          <w:rtl/>
        </w:rPr>
        <w:t>- לא יליף</w:t>
      </w:r>
      <w:r w:rsidR="00A85AC8" w:rsidRPr="00E600D8">
        <w:rPr>
          <w:rtl/>
        </w:rPr>
        <w:t>:</w:t>
      </w:r>
    </w:p>
    <w:p w14:paraId="6FDCA357" w14:textId="18252D24" w:rsidR="006E0774" w:rsidRPr="00131640" w:rsidRDefault="004B5E88" w:rsidP="004B5E88">
      <w:pPr>
        <w:rPr>
          <w:rtl/>
        </w:rPr>
      </w:pPr>
      <w:r>
        <w:rPr>
          <w:rFonts w:ascii="Fb Fontext" w:hAnsi="Fb Fontext" w:hint="cs"/>
          <w:sz w:val="32"/>
          <w:rtl/>
        </w:rPr>
        <w:t>תרומה</w:t>
      </w:r>
      <w:r w:rsidR="006E0774" w:rsidRPr="00224C4C">
        <w:rPr>
          <w:rFonts w:ascii="Fb Fontext" w:hAnsi="Fb Fontext" w:hint="cs"/>
          <w:sz w:val="32"/>
          <w:rtl/>
        </w:rPr>
        <w:t xml:space="preserve"> מגירושין שישנן חול,</w:t>
      </w:r>
    </w:p>
    <w:p w14:paraId="48D11E77" w14:textId="77777777" w:rsidR="00A85AC8" w:rsidRPr="00E600D8" w:rsidRDefault="00F049A6" w:rsidP="001C6223">
      <w:pPr>
        <w:pStyle w:val="38"/>
        <w:framePr w:wrap="notBeside"/>
        <w:rPr>
          <w:rtl/>
        </w:rPr>
      </w:pPr>
      <w:r w:rsidRPr="00E600D8">
        <w:rPr>
          <w:rFonts w:hint="cs"/>
          <w:rtl/>
        </w:rPr>
        <w:t xml:space="preserve">ב. </w:t>
      </w:r>
      <w:r w:rsidR="006E0774" w:rsidRPr="00E600D8">
        <w:rPr>
          <w:rFonts w:hint="cs"/>
          <w:rtl/>
        </w:rPr>
        <w:t>ולא ילפי'</w:t>
      </w:r>
      <w:r w:rsidR="00A85AC8" w:rsidRPr="00E600D8">
        <w:rPr>
          <w:rtl/>
        </w:rPr>
        <w:t>:</w:t>
      </w:r>
    </w:p>
    <w:p w14:paraId="7E732EE5" w14:textId="1DE08167" w:rsidR="006E0774" w:rsidRPr="00131640" w:rsidRDefault="001C6223" w:rsidP="00493706">
      <w:pPr>
        <w:spacing w:after="120"/>
        <w:rPr>
          <w:rtl/>
        </w:rPr>
      </w:pPr>
      <w:r>
        <w:rPr>
          <w:rFonts w:ascii="Fb Fontext" w:hAnsi="Fb Fontext" w:hint="cs"/>
          <w:rtl/>
        </w:rPr>
        <w:t>ג</w:t>
      </w:r>
      <w:r w:rsidR="006E0774" w:rsidRPr="00224C4C">
        <w:rPr>
          <w:rFonts w:ascii="Fb Fontext" w:hAnsi="Fb Fontext" w:hint="cs"/>
          <w:rtl/>
        </w:rPr>
        <w:t>ירושין מתרומה שכן ישנן במחשבה</w:t>
      </w:r>
    </w:p>
    <w:p w14:paraId="21619A35" w14:textId="77777777" w:rsidR="00A85AC8" w:rsidRPr="00E600D8" w:rsidRDefault="00F049A6" w:rsidP="001C6223">
      <w:pPr>
        <w:pStyle w:val="38"/>
        <w:framePr w:wrap="notBeside"/>
        <w:rPr>
          <w:rtl/>
        </w:rPr>
      </w:pPr>
      <w:r w:rsidRPr="00E600D8">
        <w:rPr>
          <w:rFonts w:hint="cs"/>
          <w:rtl/>
        </w:rPr>
        <w:t xml:space="preserve">ג. </w:t>
      </w:r>
      <w:r w:rsidR="006E0774" w:rsidRPr="00E600D8">
        <w:rPr>
          <w:rtl/>
        </w:rPr>
        <w:t>וה</w:t>
      </w:r>
      <w:r w:rsidR="00493706" w:rsidRPr="00E600D8">
        <w:rPr>
          <w:rFonts w:hint="cs"/>
          <w:rtl/>
        </w:rPr>
        <w:t>ך</w:t>
      </w:r>
      <w:r w:rsidR="00A85AC8" w:rsidRPr="00E600D8">
        <w:rPr>
          <w:rtl/>
        </w:rPr>
        <w:t>:</w:t>
      </w:r>
    </w:p>
    <w:p w14:paraId="23DB15C8" w14:textId="718BF5CC" w:rsidR="006E0774" w:rsidRPr="00131640" w:rsidRDefault="006E0774" w:rsidP="006E0774">
      <w:pPr>
        <w:rPr>
          <w:rtl/>
        </w:rPr>
      </w:pPr>
      <w:r w:rsidRPr="001C6223">
        <w:rPr>
          <w:rtl/>
        </w:rPr>
        <w:t>ד</w:t>
      </w:r>
      <w:r w:rsidRPr="001C6223">
        <w:rPr>
          <w:rFonts w:hint="cs"/>
          <w:rtl/>
        </w:rPr>
        <w:t>'</w:t>
      </w:r>
      <w:r w:rsidRPr="001C6223">
        <w:rPr>
          <w:rtl/>
        </w:rPr>
        <w:t>חבורה שאבד פסחה, ואמרו לאחד צא ובקש ושחוט עלינו, והלך ומצא ושחט והן לקחו ושחטו</w:t>
      </w:r>
      <w:r w:rsidRPr="001C6223">
        <w:rPr>
          <w:rFonts w:hint="cs"/>
          <w:rtl/>
        </w:rPr>
        <w:t>'</w:t>
      </w:r>
      <w:r w:rsidRPr="001C6223">
        <w:rPr>
          <w:rtl/>
        </w:rPr>
        <w:t>,</w:t>
      </w:r>
    </w:p>
    <w:p w14:paraId="26DF669C" w14:textId="1A1AEE4B" w:rsidR="006E0774" w:rsidRPr="00131640" w:rsidRDefault="006E0774" w:rsidP="006E0774">
      <w:pPr>
        <w:rPr>
          <w:rtl/>
        </w:rPr>
      </w:pPr>
      <w:r w:rsidRPr="00224C4C">
        <w:rPr>
          <w:rFonts w:ascii="Fb Fontext" w:hAnsi="Fb Fontext"/>
          <w:sz w:val="32"/>
          <w:rtl/>
        </w:rPr>
        <w:t>אם שלו נשחט ראשון הוא אוכל משלו והם אוכלים ושותים עמו,</w:t>
      </w:r>
    </w:p>
    <w:p w14:paraId="3256E0B8" w14:textId="4A1153E9" w:rsidR="002F5459" w:rsidRPr="00131640" w:rsidRDefault="00CA68F6" w:rsidP="00493706">
      <w:pPr>
        <w:rPr>
          <w:rtl/>
        </w:rPr>
      </w:pPr>
      <w:r w:rsidRPr="00CA68F6">
        <w:rPr>
          <w:rStyle w:val="afffff3"/>
          <w:rFonts w:hint="cs"/>
          <w:rtl/>
        </w:rPr>
        <w:t>מריב''ק:</w:t>
      </w:r>
      <w:r>
        <w:rPr>
          <w:rStyle w:val="affffa"/>
          <w:rFonts w:hint="cs"/>
          <w:rtl/>
        </w:rPr>
        <w:t xml:space="preserve"> </w:t>
      </w:r>
      <w:r w:rsidR="006E0774" w:rsidRPr="00224C4C">
        <w:rPr>
          <w:rStyle w:val="affffa"/>
          <w:rFonts w:hint="cs"/>
          <w:rtl/>
        </w:rPr>
        <w:t>'</w:t>
      </w:r>
      <w:r w:rsidR="006E0774" w:rsidRPr="00224C4C">
        <w:rPr>
          <w:rStyle w:val="affffa"/>
          <w:rtl/>
        </w:rPr>
        <w:t xml:space="preserve">ושחטו אותו </w:t>
      </w:r>
      <w:r w:rsidR="006E0774" w:rsidRPr="002F5459">
        <w:rPr>
          <w:rStyle w:val="affffa"/>
          <w:b/>
          <w:bCs/>
          <w:rtl/>
        </w:rPr>
        <w:t>כל קהל עדת ישראל</w:t>
      </w:r>
      <w:r w:rsidR="006E0774" w:rsidRPr="00224C4C">
        <w:rPr>
          <w:rStyle w:val="affffa"/>
          <w:rFonts w:hint="cs"/>
          <w:rtl/>
        </w:rPr>
        <w:t>'</w:t>
      </w:r>
      <w:r w:rsidR="006E0774" w:rsidRPr="00224C4C">
        <w:rPr>
          <w:rStyle w:val="affffa"/>
          <w:rtl/>
        </w:rPr>
        <w:t>,</w:t>
      </w:r>
      <w:r w:rsidR="002F5459">
        <w:rPr>
          <w:rFonts w:ascii="Fb Fontext" w:hAnsi="Fb Fontext" w:hint="cs"/>
          <w:sz w:val="32"/>
          <w:rtl/>
        </w:rPr>
        <w:t>והלא רק אחד שוחט</w:t>
      </w:r>
    </w:p>
    <w:p w14:paraId="62FCD965" w14:textId="550EC2E0" w:rsidR="006E0774" w:rsidRPr="00131640" w:rsidRDefault="002F5459" w:rsidP="00493706">
      <w:pPr>
        <w:rPr>
          <w:rtl/>
        </w:rPr>
      </w:pPr>
      <w:r>
        <w:rPr>
          <w:rFonts w:ascii="Fb Fontext" w:hAnsi="Fb Fontext" w:hint="cs"/>
          <w:sz w:val="32"/>
          <w:rtl/>
        </w:rPr>
        <w:t>-</w:t>
      </w:r>
      <w:r w:rsidR="006E0774" w:rsidRPr="00224C4C">
        <w:rPr>
          <w:rFonts w:ascii="Fb Fontext" w:hAnsi="Fb Fontext"/>
          <w:sz w:val="32"/>
          <w:rtl/>
        </w:rPr>
        <w:t xml:space="preserve"> מכאן, ששלוחו של אדם כמותו.</w:t>
      </w:r>
    </w:p>
    <w:p w14:paraId="1A5C792A" w14:textId="77777777" w:rsidR="00A85AC8" w:rsidRPr="00E600D8" w:rsidRDefault="00CA68F6" w:rsidP="001C6223">
      <w:pPr>
        <w:pStyle w:val="38"/>
        <w:framePr w:wrap="notBeside"/>
        <w:rPr>
          <w:rtl/>
        </w:rPr>
      </w:pPr>
      <w:r w:rsidRPr="00E600D8">
        <w:rPr>
          <w:rFonts w:hint="cs"/>
          <w:rtl/>
        </w:rPr>
        <w:t xml:space="preserve">- </w:t>
      </w:r>
      <w:r w:rsidR="006E0774" w:rsidRPr="00E600D8">
        <w:rPr>
          <w:rFonts w:hint="cs"/>
          <w:rtl/>
        </w:rPr>
        <w:t>לא ילפי'</w:t>
      </w:r>
      <w:r w:rsidR="00A85AC8" w:rsidRPr="00E600D8">
        <w:rPr>
          <w:rtl/>
        </w:rPr>
        <w:t>:</w:t>
      </w:r>
    </w:p>
    <w:p w14:paraId="192CD235" w14:textId="00CED8B6" w:rsidR="006E0774" w:rsidRPr="00131640" w:rsidRDefault="006E0774" w:rsidP="00C02AAD">
      <w:pPr>
        <w:spacing w:after="120"/>
        <w:rPr>
          <w:rtl/>
        </w:rPr>
      </w:pPr>
      <w:r w:rsidRPr="00224C4C">
        <w:rPr>
          <w:rFonts w:ascii="Fb Fontext" w:hAnsi="Fb Fontext" w:hint="cs"/>
          <w:sz w:val="32"/>
          <w:rtl/>
        </w:rPr>
        <w:t xml:space="preserve">מהנך </w:t>
      </w:r>
      <w:r w:rsidRPr="00224C4C">
        <w:rPr>
          <w:rFonts w:ascii="Fb Fontext" w:hAnsi="Fb Fontext"/>
          <w:sz w:val="32"/>
          <w:rtl/>
        </w:rPr>
        <w:t>שכן ישנן חול אצל קדשים!</w:t>
      </w:r>
    </w:p>
    <w:p w14:paraId="532D3A58" w14:textId="77777777" w:rsidR="00A85AC8" w:rsidRPr="00E600D8" w:rsidRDefault="004F5B4C" w:rsidP="001C6223">
      <w:pPr>
        <w:pStyle w:val="38"/>
        <w:framePr w:wrap="notBeside"/>
        <w:rPr>
          <w:rtl/>
        </w:rPr>
      </w:pPr>
      <w:r w:rsidRPr="00E600D8">
        <w:rPr>
          <w:rFonts w:hint="cs"/>
          <w:rtl/>
        </w:rPr>
        <w:t xml:space="preserve">ד. </w:t>
      </w:r>
      <w:r w:rsidR="006E0774" w:rsidRPr="00E600D8">
        <w:rPr>
          <w:rFonts w:hint="cs"/>
          <w:rtl/>
        </w:rPr>
        <w:t>ולא ילפי</w:t>
      </w:r>
      <w:r w:rsidR="00A85AC8" w:rsidRPr="00E600D8">
        <w:rPr>
          <w:rtl/>
        </w:rPr>
        <w:t>:</w:t>
      </w:r>
    </w:p>
    <w:p w14:paraId="0DA831AD" w14:textId="21D71429" w:rsidR="006E0774" w:rsidRPr="00131640" w:rsidRDefault="006E0774" w:rsidP="00E53E9B">
      <w:pPr>
        <w:rPr>
          <w:rtl/>
        </w:rPr>
      </w:pPr>
      <w:r w:rsidRPr="00224C4C">
        <w:rPr>
          <w:rFonts w:ascii="Fb Fontext" w:hAnsi="Fb Fontext" w:hint="cs"/>
          <w:sz w:val="32"/>
          <w:rtl/>
        </w:rPr>
        <w:t xml:space="preserve">הנך מקדשים דמה לקדשים </w:t>
      </w:r>
      <w:r w:rsidRPr="00224C4C">
        <w:rPr>
          <w:rFonts w:ascii="Fb Fontext" w:hAnsi="Fb Fontext"/>
          <w:sz w:val="32"/>
          <w:rtl/>
        </w:rPr>
        <w:t>שכן רוב מעשיהן ע"י שליח.</w:t>
      </w:r>
    </w:p>
    <w:p w14:paraId="21C7631B" w14:textId="77777777" w:rsidR="00A85AC8" w:rsidRPr="00E600D8" w:rsidRDefault="00E53E9B" w:rsidP="001C6223">
      <w:pPr>
        <w:pStyle w:val="38"/>
        <w:framePr w:wrap="notBeside"/>
        <w:rPr>
          <w:rtl/>
        </w:rPr>
      </w:pPr>
      <w:r w:rsidRPr="00E600D8">
        <w:rPr>
          <w:rFonts w:hint="cs"/>
          <w:rtl/>
        </w:rPr>
        <w:t xml:space="preserve">ה. </w:t>
      </w:r>
      <w:r w:rsidR="006E0774" w:rsidRPr="00E600D8">
        <w:rPr>
          <w:rFonts w:hint="cs"/>
          <w:rtl/>
        </w:rPr>
        <w:t>ולא</w:t>
      </w:r>
      <w:r w:rsidR="00A85AC8" w:rsidRPr="00E600D8">
        <w:rPr>
          <w:rtl/>
        </w:rPr>
        <w:t>:</w:t>
      </w:r>
    </w:p>
    <w:p w14:paraId="08866516" w14:textId="70344EFE" w:rsidR="006E0774" w:rsidRPr="00131640" w:rsidRDefault="002438C7" w:rsidP="006E0774">
      <w:pPr>
        <w:rPr>
          <w:rtl/>
        </w:rPr>
      </w:pPr>
      <w:r>
        <w:rPr>
          <w:rFonts w:ascii="Fb Fontext" w:hAnsi="Fb Fontext" w:hint="cs"/>
          <w:rtl/>
        </w:rPr>
        <w:t>ג</w:t>
      </w:r>
      <w:r w:rsidR="006E0774" w:rsidRPr="00224C4C">
        <w:rPr>
          <w:rFonts w:ascii="Fb Fontext" w:hAnsi="Fb Fontext" w:hint="cs"/>
          <w:rtl/>
        </w:rPr>
        <w:t>ירושין מ</w:t>
      </w:r>
      <w:r w:rsidR="00D92AF7">
        <w:rPr>
          <w:rFonts w:ascii="Fb Fontext" w:hAnsi="Fb Fontext" w:hint="cs"/>
          <w:rtl/>
        </w:rPr>
        <w:t>שניהם</w:t>
      </w:r>
      <w:r w:rsidR="006E0774" w:rsidRPr="00224C4C">
        <w:rPr>
          <w:rFonts w:ascii="Fb Fontext" w:hAnsi="Fb Fontext" w:hint="cs"/>
          <w:rtl/>
        </w:rPr>
        <w:t xml:space="preserve"> </w:t>
      </w:r>
      <w:r w:rsidR="00965EA1">
        <w:rPr>
          <w:rFonts w:ascii="Fb Fontext" w:hAnsi="Fb Fontext" w:hint="cs"/>
          <w:rtl/>
        </w:rPr>
        <w:t xml:space="preserve">- </w:t>
      </w:r>
      <w:r w:rsidR="006E0774" w:rsidRPr="00224C4C">
        <w:rPr>
          <w:rFonts w:ascii="Fb Fontext" w:hAnsi="Fb Fontext" w:hint="cs"/>
          <w:rtl/>
        </w:rPr>
        <w:t>ד</w:t>
      </w:r>
      <w:r w:rsidR="006E0774" w:rsidRPr="00224C4C">
        <w:rPr>
          <w:rFonts w:ascii="Fb Fontext" w:hAnsi="Fb Fontext"/>
          <w:rtl/>
        </w:rPr>
        <w:t>מה להנך שכן ישנן במחשבה.</w:t>
      </w:r>
    </w:p>
    <w:p w14:paraId="46F292D7" w14:textId="5F227901" w:rsidR="00A85AC8" w:rsidRPr="00E600D8" w:rsidRDefault="00E600D8" w:rsidP="001C6223">
      <w:pPr>
        <w:pStyle w:val="38"/>
        <w:framePr w:wrap="notBeside"/>
        <w:rPr>
          <w:rtl/>
        </w:rPr>
      </w:pPr>
      <w:r w:rsidRPr="00E600D8">
        <w:rPr>
          <w:rtl/>
        </w:rPr>
        <w:t>•</w:t>
      </w:r>
    </w:p>
    <w:p w14:paraId="26E0A90D" w14:textId="3DD246CA" w:rsidR="006E0774" w:rsidRPr="00131640" w:rsidRDefault="006E0774" w:rsidP="006E0774">
      <w:pPr>
        <w:rPr>
          <w:rtl/>
        </w:rPr>
      </w:pPr>
      <w:r w:rsidRPr="00224C4C">
        <w:rPr>
          <w:rFonts w:ascii="Fb Fontext" w:hAnsi="Fb Fontext" w:hint="cs"/>
          <w:rtl/>
        </w:rPr>
        <w:t xml:space="preserve">אבל תרומה אפשר ללמוד </w:t>
      </w:r>
      <w:r w:rsidR="00D548DD">
        <w:rPr>
          <w:rFonts w:ascii="Fb Fontext" w:hAnsi="Fb Fontext" w:hint="cs"/>
          <w:rtl/>
        </w:rPr>
        <w:t>משניהם</w:t>
      </w:r>
    </w:p>
    <w:p w14:paraId="2FEAA1E9" w14:textId="7DD499C0" w:rsidR="00A85AC8" w:rsidRPr="00E600D8" w:rsidRDefault="00CA68F6" w:rsidP="001C6223">
      <w:pPr>
        <w:pStyle w:val="38"/>
        <w:framePr w:wrap="notBeside"/>
        <w:rPr>
          <w:rtl/>
        </w:rPr>
      </w:pPr>
      <w:r w:rsidRPr="00E600D8">
        <w:rPr>
          <w:rFonts w:hint="cs"/>
          <w:rtl/>
        </w:rPr>
        <w:t xml:space="preserve">ו. </w:t>
      </w:r>
      <w:r w:rsidR="006E0774" w:rsidRPr="00E600D8">
        <w:rPr>
          <w:rFonts w:hint="cs"/>
          <w:rtl/>
        </w:rPr>
        <w:t>והך</w:t>
      </w:r>
      <w:r w:rsidR="00A85AC8" w:rsidRPr="00E600D8">
        <w:rPr>
          <w:rFonts w:hint="cs"/>
          <w:rtl/>
        </w:rPr>
        <w:t>:</w:t>
      </w:r>
    </w:p>
    <w:p w14:paraId="13C22A12" w14:textId="409504EC" w:rsidR="006E0774" w:rsidRPr="00131640" w:rsidRDefault="006E0774" w:rsidP="00C02AAD">
      <w:pPr>
        <w:spacing w:after="120"/>
        <w:rPr>
          <w:rtl/>
        </w:rPr>
      </w:pPr>
      <w:r w:rsidRPr="00224C4C">
        <w:rPr>
          <w:rStyle w:val="affffa"/>
          <w:rFonts w:hint="cs"/>
          <w:rtl/>
        </w:rPr>
        <w:t xml:space="preserve">'גם אתם' </w:t>
      </w:r>
      <w:r w:rsidRPr="00A16016">
        <w:rPr>
          <w:rStyle w:val="afffff3"/>
          <w:rFonts w:hint="cs"/>
          <w:rtl/>
        </w:rPr>
        <w:t>בעי לכדר</w:t>
      </w:r>
      <w:r w:rsidRPr="00A16016">
        <w:rPr>
          <w:rStyle w:val="afffff3"/>
          <w:rtl/>
        </w:rPr>
        <w:t>"</w:t>
      </w:r>
      <w:r w:rsidRPr="00A16016">
        <w:rPr>
          <w:rStyle w:val="afffff3"/>
          <w:rFonts w:hint="cs"/>
          <w:rtl/>
        </w:rPr>
        <w:t>י</w:t>
      </w:r>
      <w:r w:rsidR="00A16016">
        <w:rPr>
          <w:rStyle w:val="afffff3"/>
          <w:rFonts w:hint="cs"/>
          <w:rtl/>
        </w:rPr>
        <w:t>:</w:t>
      </w:r>
      <w:r w:rsidRPr="00224C4C">
        <w:rPr>
          <w:rFonts w:ascii="Fb Fontext" w:hAnsi="Fb Fontext" w:hint="cs"/>
          <w:sz w:val="32"/>
          <w:rtl/>
        </w:rPr>
        <w:t xml:space="preserve"> </w:t>
      </w:r>
      <w:r w:rsidRPr="00224C4C">
        <w:rPr>
          <w:rFonts w:ascii="Fb Fontext" w:hAnsi="Fb Fontext"/>
          <w:sz w:val="32"/>
          <w:rtl/>
        </w:rPr>
        <w:t>מה אתם בני ברית, אף שלוחכם בני ברית.</w:t>
      </w:r>
    </w:p>
    <w:p w14:paraId="56C6001C" w14:textId="77777777" w:rsidR="00A85AC8" w:rsidRPr="00E600D8" w:rsidRDefault="002B4803" w:rsidP="001C6223">
      <w:pPr>
        <w:pStyle w:val="38"/>
        <w:framePr w:wrap="notBeside"/>
        <w:rPr>
          <w:rtl/>
        </w:rPr>
      </w:pPr>
      <w:r w:rsidRPr="00E600D8">
        <w:rPr>
          <w:rFonts w:hint="cs"/>
          <w:rtl/>
        </w:rPr>
        <w:t xml:space="preserve">ז. </w:t>
      </w:r>
      <w:r w:rsidR="006E0774" w:rsidRPr="00E600D8">
        <w:rPr>
          <w:rFonts w:hint="cs"/>
          <w:rtl/>
        </w:rPr>
        <w:t>וא</w:t>
      </w:r>
      <w:r w:rsidR="006E0774" w:rsidRPr="00E600D8">
        <w:rPr>
          <w:rtl/>
        </w:rPr>
        <w:t>"</w:t>
      </w:r>
      <w:r w:rsidR="006E0774" w:rsidRPr="00E600D8">
        <w:rPr>
          <w:rFonts w:hint="cs"/>
          <w:rtl/>
        </w:rPr>
        <w:t>א ל</w:t>
      </w:r>
      <w:r w:rsidR="00D548DD" w:rsidRPr="00E600D8">
        <w:rPr>
          <w:rFonts w:hint="cs"/>
          <w:rtl/>
        </w:rPr>
        <w:t>למוד</w:t>
      </w:r>
      <w:r w:rsidR="006E0774" w:rsidRPr="00E600D8">
        <w:rPr>
          <w:rFonts w:hint="cs"/>
          <w:rtl/>
        </w:rPr>
        <w:t xml:space="preserve"> מרי</w:t>
      </w:r>
      <w:r w:rsidR="006E0774" w:rsidRPr="00E600D8">
        <w:rPr>
          <w:rtl/>
        </w:rPr>
        <w:t>"</w:t>
      </w:r>
      <w:r w:rsidR="006E0774" w:rsidRPr="00E600D8">
        <w:rPr>
          <w:rFonts w:hint="cs"/>
          <w:rtl/>
        </w:rPr>
        <w:t>ו</w:t>
      </w:r>
      <w:r w:rsidR="00A85AC8" w:rsidRPr="00E600D8">
        <w:rPr>
          <w:rtl/>
        </w:rPr>
        <w:t>:</w:t>
      </w:r>
    </w:p>
    <w:p w14:paraId="1AD4BFEB" w14:textId="40820351" w:rsidR="006E0774" w:rsidRPr="00131640" w:rsidRDefault="006E0774" w:rsidP="006E0774">
      <w:pPr>
        <w:rPr>
          <w:rtl/>
        </w:rPr>
      </w:pPr>
      <w:r w:rsidRPr="00224C4C">
        <w:rPr>
          <w:rFonts w:ascii="Fb Fontext" w:hAnsi="Fb Fontext" w:hint="cs"/>
          <w:rtl/>
        </w:rPr>
        <w:t>ד</w:t>
      </w:r>
      <w:r w:rsidRPr="00224C4C">
        <w:rPr>
          <w:rFonts w:ascii="Fb Fontext" w:hAnsi="Fb Fontext"/>
          <w:rtl/>
        </w:rPr>
        <w:t>אין העבד נעשה שליח לקבל גט מיד בעלה של אשה לפי שאינו בתורת גיטין וקידושין</w:t>
      </w:r>
    </w:p>
    <w:p w14:paraId="3DAFE7F4" w14:textId="3A9BD3A1" w:rsidR="00A85AC8" w:rsidRPr="00E600D8" w:rsidRDefault="00D548DD" w:rsidP="001C6223">
      <w:pPr>
        <w:pStyle w:val="38"/>
        <w:framePr w:wrap="notBeside"/>
        <w:rPr>
          <w:rtl/>
        </w:rPr>
      </w:pPr>
      <w:r w:rsidRPr="00E600D8">
        <w:rPr>
          <w:rFonts w:hint="cs"/>
          <w:rtl/>
        </w:rPr>
        <w:t>-</w:t>
      </w:r>
      <w:r w:rsidR="006E0774" w:rsidRPr="00E600D8">
        <w:rPr>
          <w:rtl/>
        </w:rPr>
        <w:t>איצטריך</w:t>
      </w:r>
      <w:r w:rsidR="00A85AC8" w:rsidRPr="00E600D8">
        <w:rPr>
          <w:rtl/>
        </w:rPr>
        <w:t>:</w:t>
      </w:r>
    </w:p>
    <w:p w14:paraId="6ED369DE" w14:textId="34BC7A63" w:rsidR="006E0774" w:rsidRPr="005B74F7" w:rsidRDefault="006E0774" w:rsidP="006E0774">
      <w:pPr>
        <w:rPr>
          <w:spacing w:val="0"/>
          <w:rtl/>
        </w:rPr>
      </w:pPr>
      <w:r w:rsidRPr="005B74F7">
        <w:rPr>
          <w:rFonts w:ascii="Fb Fontext" w:hAnsi="Fb Fontext" w:hint="cs"/>
          <w:spacing w:val="0"/>
          <w:rtl/>
        </w:rPr>
        <w:t>ד</w:t>
      </w:r>
      <w:r w:rsidR="00D548DD" w:rsidRPr="005B74F7">
        <w:rPr>
          <w:rFonts w:ascii="Fb Fontext" w:hAnsi="Fb Fontext" w:hint="cs"/>
          <w:spacing w:val="0"/>
          <w:rtl/>
        </w:rPr>
        <w:t>ס''ד</w:t>
      </w:r>
      <w:r w:rsidRPr="005B74F7">
        <w:rPr>
          <w:rFonts w:ascii="Fb Fontext" w:hAnsi="Fb Fontext" w:hint="cs"/>
          <w:spacing w:val="0"/>
          <w:rtl/>
        </w:rPr>
        <w:t xml:space="preserve"> </w:t>
      </w:r>
      <w:r w:rsidR="008A5F6A" w:rsidRPr="005B74F7">
        <w:rPr>
          <w:rFonts w:ascii="Fb Fontext" w:hAnsi="Fb Fontext" w:hint="cs"/>
          <w:spacing w:val="0"/>
          <w:rtl/>
        </w:rPr>
        <w:t>רק</w:t>
      </w:r>
      <w:r w:rsidRPr="005B74F7">
        <w:rPr>
          <w:rFonts w:ascii="Fb Fontext" w:hAnsi="Fb Fontext" w:hint="cs"/>
          <w:spacing w:val="0"/>
          <w:rtl/>
        </w:rPr>
        <w:t xml:space="preserve"> עבד </w:t>
      </w:r>
      <w:r w:rsidR="008A5F6A" w:rsidRPr="005B74F7">
        <w:rPr>
          <w:rFonts w:ascii="Fb Fontext" w:hAnsi="Fb Fontext" w:hint="cs"/>
          <w:spacing w:val="0"/>
          <w:rtl/>
        </w:rPr>
        <w:t>שאינו</w:t>
      </w:r>
      <w:r w:rsidRPr="005B74F7">
        <w:rPr>
          <w:rFonts w:ascii="Fb Fontext" w:hAnsi="Fb Fontext"/>
          <w:spacing w:val="0"/>
          <w:rtl/>
        </w:rPr>
        <w:t xml:space="preserve"> בר היתר כלל, </w:t>
      </w:r>
      <w:r w:rsidR="002B4803" w:rsidRPr="005B74F7">
        <w:rPr>
          <w:rFonts w:ascii="Fb Fontext" w:hAnsi="Fb Fontext" w:hint="cs"/>
          <w:spacing w:val="0"/>
          <w:rtl/>
        </w:rPr>
        <w:t>אבל</w:t>
      </w:r>
      <w:r w:rsidRPr="005B74F7">
        <w:rPr>
          <w:rFonts w:ascii="Fb Fontext" w:hAnsi="Fb Fontext"/>
          <w:spacing w:val="0"/>
          <w:rtl/>
        </w:rPr>
        <w:t xml:space="preserve"> עכו"ם </w:t>
      </w:r>
      <w:r w:rsidR="008A5F6A" w:rsidRPr="005B74F7">
        <w:rPr>
          <w:rFonts w:ascii="Fb Fontext" w:hAnsi="Fb Fontext" w:hint="cs"/>
          <w:spacing w:val="0"/>
          <w:rtl/>
        </w:rPr>
        <w:t>ישנו</w:t>
      </w:r>
      <w:r w:rsidRPr="005B74F7">
        <w:rPr>
          <w:rFonts w:ascii="Fb Fontext" w:hAnsi="Fb Fontext"/>
          <w:spacing w:val="0"/>
          <w:rtl/>
        </w:rPr>
        <w:t xml:space="preserve"> בתרומ</w:t>
      </w:r>
      <w:r w:rsidR="008A5F6A" w:rsidRPr="005B74F7">
        <w:rPr>
          <w:rFonts w:ascii="Fb Fontext" w:hAnsi="Fb Fontext" w:hint="cs"/>
          <w:spacing w:val="0"/>
          <w:rtl/>
        </w:rPr>
        <w:t>ת עצמו</w:t>
      </w:r>
      <w:r w:rsidRPr="005B74F7">
        <w:rPr>
          <w:rFonts w:ascii="Fb Fontext" w:hAnsi="Fb Fontext"/>
          <w:spacing w:val="0"/>
          <w:rtl/>
        </w:rPr>
        <w:t>,</w:t>
      </w:r>
    </w:p>
    <w:p w14:paraId="4FBD6BA6" w14:textId="15128DAA" w:rsidR="00A85AC8" w:rsidRPr="00E600D8" w:rsidRDefault="006E0774" w:rsidP="001C6223">
      <w:pPr>
        <w:pStyle w:val="38"/>
        <w:framePr w:wrap="notBeside"/>
        <w:rPr>
          <w:rtl/>
        </w:rPr>
      </w:pPr>
      <w:r w:rsidRPr="00E600D8">
        <w:rPr>
          <w:rtl/>
        </w:rPr>
        <w:t>דתנן</w:t>
      </w:r>
      <w:r w:rsidR="00A85AC8" w:rsidRPr="00E600D8">
        <w:rPr>
          <w:rtl/>
        </w:rPr>
        <w:t>:</w:t>
      </w:r>
    </w:p>
    <w:p w14:paraId="3F915F23" w14:textId="4197262D" w:rsidR="006E0774" w:rsidRPr="00F26A17" w:rsidRDefault="006E0774" w:rsidP="006E0774">
      <w:pPr>
        <w:rPr>
          <w:spacing w:val="0"/>
          <w:rtl/>
        </w:rPr>
      </w:pPr>
      <w:r w:rsidRPr="00F26A17">
        <w:rPr>
          <w:rFonts w:ascii="Fb Fontext" w:hAnsi="Fb Fontext"/>
          <w:spacing w:val="0"/>
          <w:sz w:val="32"/>
          <w:rtl/>
        </w:rPr>
        <w:t xml:space="preserve">עכו"ם והכותי שתרמו תרומתן תרומה, אימא </w:t>
      </w:r>
      <w:r w:rsidR="001954FA" w:rsidRPr="00F26A17">
        <w:rPr>
          <w:rFonts w:ascii="Fb Fontext" w:hAnsi="Fb Fontext" w:hint="cs"/>
          <w:spacing w:val="0"/>
          <w:sz w:val="32"/>
          <w:rtl/>
        </w:rPr>
        <w:t xml:space="preserve">גם </w:t>
      </w:r>
      <w:r w:rsidRPr="00F26A17">
        <w:rPr>
          <w:rFonts w:ascii="Fb Fontext" w:hAnsi="Fb Fontext"/>
          <w:spacing w:val="0"/>
          <w:sz w:val="32"/>
          <w:rtl/>
        </w:rPr>
        <w:t xml:space="preserve">שליח </w:t>
      </w:r>
      <w:r w:rsidR="001954FA" w:rsidRPr="00F26A17">
        <w:rPr>
          <w:rFonts w:ascii="Fb Fontext" w:hAnsi="Fb Fontext" w:hint="cs"/>
          <w:spacing w:val="0"/>
          <w:sz w:val="32"/>
          <w:rtl/>
        </w:rPr>
        <w:t>-</w:t>
      </w:r>
      <w:r w:rsidRPr="00F26A17">
        <w:rPr>
          <w:rFonts w:ascii="Fb Fontext" w:hAnsi="Fb Fontext"/>
          <w:spacing w:val="0"/>
          <w:sz w:val="32"/>
          <w:rtl/>
        </w:rPr>
        <w:t>קמ"</w:t>
      </w:r>
      <w:r w:rsidRPr="00F26A17">
        <w:rPr>
          <w:rFonts w:ascii="Fb Fontext" w:hAnsi="Fb Fontext" w:hint="cs"/>
          <w:spacing w:val="0"/>
          <w:sz w:val="32"/>
          <w:rtl/>
        </w:rPr>
        <w:t xml:space="preserve">ל </w:t>
      </w:r>
      <w:r w:rsidR="001954FA" w:rsidRPr="00F26A17">
        <w:rPr>
          <w:rFonts w:ascii="Fb Fontext" w:hAnsi="Fb Fontext" w:hint="cs"/>
          <w:spacing w:val="0"/>
          <w:sz w:val="32"/>
          <w:rtl/>
        </w:rPr>
        <w:t>ש</w:t>
      </w:r>
      <w:r w:rsidRPr="00F26A17">
        <w:rPr>
          <w:rFonts w:ascii="Fb Fontext" w:hAnsi="Fb Fontext" w:hint="cs"/>
          <w:spacing w:val="0"/>
          <w:sz w:val="32"/>
          <w:rtl/>
        </w:rPr>
        <w:t>לא</w:t>
      </w:r>
      <w:r w:rsidRPr="00F26A17">
        <w:rPr>
          <w:rFonts w:ascii="Fb Fontext" w:hAnsi="Fb Fontext"/>
          <w:spacing w:val="0"/>
          <w:sz w:val="32"/>
          <w:rtl/>
        </w:rPr>
        <w:t>.</w:t>
      </w:r>
    </w:p>
    <w:p w14:paraId="7F4EDE18" w14:textId="77777777" w:rsidR="00A85AC8" w:rsidRPr="00E600D8" w:rsidRDefault="006E0774" w:rsidP="001C6223">
      <w:pPr>
        <w:pStyle w:val="38"/>
        <w:framePr w:wrap="notBeside"/>
        <w:rPr>
          <w:rtl/>
        </w:rPr>
      </w:pPr>
      <w:r w:rsidRPr="00E600D8">
        <w:rPr>
          <w:rFonts w:hint="cs"/>
          <w:rtl/>
        </w:rPr>
        <w:t>ולר</w:t>
      </w:r>
      <w:r w:rsidRPr="00E600D8">
        <w:rPr>
          <w:rtl/>
        </w:rPr>
        <w:t>"</w:t>
      </w:r>
      <w:r w:rsidRPr="00E600D8">
        <w:rPr>
          <w:rFonts w:hint="cs"/>
          <w:rtl/>
        </w:rPr>
        <w:t>ש</w:t>
      </w:r>
      <w:r w:rsidR="00A85AC8" w:rsidRPr="00E600D8">
        <w:rPr>
          <w:rtl/>
        </w:rPr>
        <w:t>:</w:t>
      </w:r>
    </w:p>
    <w:p w14:paraId="46FB945C" w14:textId="7A1B2B08" w:rsidR="006E0774" w:rsidRPr="00540A3F" w:rsidRDefault="001954FA" w:rsidP="006E0774">
      <w:pPr>
        <w:rPr>
          <w:spacing w:val="2"/>
          <w:rtl/>
        </w:rPr>
      </w:pPr>
      <w:r w:rsidRPr="00540A3F">
        <w:rPr>
          <w:rFonts w:ascii="Fb Fontext" w:hAnsi="Fb Fontext" w:hint="cs"/>
          <w:spacing w:val="2"/>
          <w:sz w:val="32"/>
          <w:rtl/>
        </w:rPr>
        <w:t>ש</w:t>
      </w:r>
      <w:r w:rsidR="006E0774" w:rsidRPr="00540A3F">
        <w:rPr>
          <w:rFonts w:ascii="Fb Fontext" w:hAnsi="Fb Fontext"/>
          <w:spacing w:val="2"/>
          <w:sz w:val="32"/>
          <w:rtl/>
        </w:rPr>
        <w:t xml:space="preserve">פטר </w:t>
      </w:r>
      <w:r w:rsidR="006E0774" w:rsidRPr="00540A3F">
        <w:rPr>
          <w:rStyle w:val="afffff3"/>
          <w:spacing w:val="2"/>
          <w:rtl/>
        </w:rPr>
        <w:t xml:space="preserve">דתנן: </w:t>
      </w:r>
      <w:r w:rsidR="006E0774" w:rsidRPr="00540A3F">
        <w:rPr>
          <w:rFonts w:ascii="Fb Fontext" w:hAnsi="Fb Fontext"/>
          <w:spacing w:val="2"/>
          <w:sz w:val="32"/>
          <w:rtl/>
        </w:rPr>
        <w:t>תרומת עכו"ם מדמעת וחייבין עליה חומש,</w:t>
      </w:r>
      <w:r w:rsidR="006E0774" w:rsidRPr="00540A3F">
        <w:rPr>
          <w:rStyle w:val="afffa"/>
          <w:rFonts w:ascii="Fb Fontext" w:hAnsi="Fb Fontext" w:cs="BA TM • Vilna Extra-Bold"/>
          <w:bCs w:val="0"/>
          <w:spacing w:val="2"/>
          <w:rtl/>
        </w:rPr>
        <w:t xml:space="preserve"> </w:t>
      </w:r>
      <w:r w:rsidR="006E0774" w:rsidRPr="00540A3F">
        <w:rPr>
          <w:rStyle w:val="afffff3"/>
          <w:spacing w:val="2"/>
          <w:rtl/>
        </w:rPr>
        <w:t xml:space="preserve">ור"ש </w:t>
      </w:r>
      <w:r w:rsidR="006E0774" w:rsidRPr="00540A3F">
        <w:rPr>
          <w:rStyle w:val="afffa"/>
          <w:rFonts w:ascii="Fb Fontext" w:hAnsi="Fb Fontext" w:cs="BA TM • Vilna Extra-Bold"/>
          <w:bCs w:val="0"/>
          <w:spacing w:val="2"/>
          <w:rtl/>
        </w:rPr>
        <w:t>פוטר</w:t>
      </w:r>
      <w:r w:rsidR="006E0774" w:rsidRPr="00540A3F">
        <w:rPr>
          <w:rFonts w:ascii="Fb Fontext" w:hAnsi="Fb Fontext"/>
          <w:spacing w:val="2"/>
          <w:sz w:val="32"/>
          <w:rtl/>
        </w:rPr>
        <w:t>,</w:t>
      </w:r>
    </w:p>
    <w:p w14:paraId="3C7774AC" w14:textId="77777777" w:rsidR="006E0774" w:rsidRPr="00131640" w:rsidRDefault="006E0774" w:rsidP="006E0774">
      <w:pPr>
        <w:rPr>
          <w:rtl/>
        </w:rPr>
      </w:pPr>
      <w:r w:rsidRPr="00224C4C">
        <w:rPr>
          <w:rStyle w:val="affffa"/>
          <w:rFonts w:hint="cs"/>
          <w:rtl/>
        </w:rPr>
        <w:t>'</w:t>
      </w:r>
      <w:r w:rsidRPr="00224C4C">
        <w:rPr>
          <w:rStyle w:val="affffa"/>
          <w:rtl/>
        </w:rPr>
        <w:t>אתם גם אתם</w:t>
      </w:r>
      <w:r w:rsidRPr="00224C4C">
        <w:rPr>
          <w:rStyle w:val="affffa"/>
          <w:rFonts w:hint="cs"/>
          <w:rtl/>
        </w:rPr>
        <w:t>'</w:t>
      </w:r>
      <w:r w:rsidRPr="00224C4C">
        <w:rPr>
          <w:rStyle w:val="affffa"/>
          <w:rtl/>
        </w:rPr>
        <w:t xml:space="preserve"> </w:t>
      </w:r>
      <w:r w:rsidRPr="00224C4C">
        <w:rPr>
          <w:rFonts w:ascii="Fb Fontext" w:hAnsi="Fb Fontext"/>
          <w:rtl/>
        </w:rPr>
        <w:t xml:space="preserve">סד"א הואיל </w:t>
      </w:r>
      <w:r w:rsidRPr="00224C4C">
        <w:rPr>
          <w:rFonts w:ascii="Fb Fontext" w:hAnsi="Fb Fontext" w:hint="cs"/>
          <w:rtl/>
        </w:rPr>
        <w:t>ו'</w:t>
      </w:r>
      <w:r w:rsidRPr="00224C4C">
        <w:rPr>
          <w:rStyle w:val="affffa"/>
          <w:rtl/>
        </w:rPr>
        <w:t>אתם</w:t>
      </w:r>
      <w:r w:rsidRPr="00224C4C">
        <w:rPr>
          <w:rStyle w:val="affffa"/>
          <w:rFonts w:hint="cs"/>
          <w:rtl/>
        </w:rPr>
        <w:t>'</w:t>
      </w:r>
      <w:r w:rsidRPr="00224C4C">
        <w:rPr>
          <w:rFonts w:ascii="Fb Fontext" w:hAnsi="Fb Fontext"/>
          <w:rtl/>
        </w:rPr>
        <w:t xml:space="preserve"> - ולא אריסין, </w:t>
      </w:r>
      <w:r w:rsidRPr="00224C4C">
        <w:rPr>
          <w:rStyle w:val="affffa"/>
          <w:rtl/>
        </w:rPr>
        <w:t xml:space="preserve">אתם </w:t>
      </w:r>
      <w:r w:rsidRPr="00224C4C">
        <w:rPr>
          <w:rFonts w:ascii="Fb Fontext" w:hAnsi="Fb Fontext"/>
          <w:rtl/>
        </w:rPr>
        <w:t xml:space="preserve">- ולא שותפין, </w:t>
      </w:r>
      <w:r w:rsidRPr="00224C4C">
        <w:rPr>
          <w:rStyle w:val="affffa"/>
          <w:rtl/>
        </w:rPr>
        <w:t xml:space="preserve">אתם </w:t>
      </w:r>
      <w:r w:rsidRPr="00224C4C">
        <w:rPr>
          <w:rFonts w:ascii="Fb Fontext" w:hAnsi="Fb Fontext"/>
          <w:rtl/>
        </w:rPr>
        <w:t>- ולא אפוטרופוס,</w:t>
      </w:r>
    </w:p>
    <w:p w14:paraId="4DC3CFDD" w14:textId="77777777" w:rsidR="006E0774" w:rsidRPr="00131640" w:rsidRDefault="006E0774" w:rsidP="0010529F">
      <w:pPr>
        <w:pStyle w:val="afff0"/>
        <w:framePr w:wrap="around"/>
        <w:rPr>
          <w:rtl/>
        </w:rPr>
      </w:pPr>
      <w:r w:rsidRPr="00224C4C">
        <w:rPr>
          <w:rFonts w:hint="cs"/>
          <w:rtl/>
        </w:rPr>
        <w:t>מב.</w:t>
      </w:r>
    </w:p>
    <w:p w14:paraId="4DD070B0" w14:textId="77777777" w:rsidR="00A85AC8" w:rsidRPr="00E600D8" w:rsidRDefault="006E0774" w:rsidP="001C6223">
      <w:pPr>
        <w:pStyle w:val="38"/>
        <w:framePr w:wrap="notBeside"/>
        <w:rPr>
          <w:rtl/>
        </w:rPr>
      </w:pPr>
      <w:r w:rsidRPr="00E600D8">
        <w:rPr>
          <w:rFonts w:hint="cs"/>
          <w:rtl/>
        </w:rPr>
        <w:t>ו</w:t>
      </w:r>
      <w:r w:rsidRPr="00E600D8">
        <w:rPr>
          <w:rtl/>
        </w:rPr>
        <w:t>לרבי יונתן</w:t>
      </w:r>
      <w:r w:rsidR="00A85AC8" w:rsidRPr="00E600D8">
        <w:rPr>
          <w:rtl/>
        </w:rPr>
        <w:t>:</w:t>
      </w:r>
    </w:p>
    <w:p w14:paraId="6C0A21E8" w14:textId="61ECA059" w:rsidR="006E0774" w:rsidRPr="00131640" w:rsidRDefault="001954FA" w:rsidP="006E0774">
      <w:pPr>
        <w:rPr>
          <w:rtl/>
        </w:rPr>
      </w:pPr>
      <w:r>
        <w:rPr>
          <w:rFonts w:ascii="Fb Fontext" w:hAnsi="Fb Fontext" w:hint="cs"/>
          <w:sz w:val="32"/>
          <w:rtl/>
        </w:rPr>
        <w:t xml:space="preserve">שדרש דרשה אחרת: </w:t>
      </w:r>
      <w:r w:rsidR="006E0774" w:rsidRPr="00224C4C">
        <w:rPr>
          <w:rStyle w:val="affffa"/>
          <w:rFonts w:hint="cs"/>
          <w:rtl/>
        </w:rPr>
        <w:t>'</w:t>
      </w:r>
      <w:r w:rsidR="006E0774" w:rsidRPr="00224C4C">
        <w:rPr>
          <w:rStyle w:val="affffa"/>
          <w:rtl/>
        </w:rPr>
        <w:t>ושחטו אותו כל קהל עדת ישראל</w:t>
      </w:r>
      <w:r w:rsidR="006E0774" w:rsidRPr="00224C4C">
        <w:rPr>
          <w:rStyle w:val="affffa"/>
          <w:rFonts w:hint="cs"/>
          <w:rtl/>
        </w:rPr>
        <w:t>'</w:t>
      </w:r>
      <w:r w:rsidR="006E0774" w:rsidRPr="00224C4C">
        <w:rPr>
          <w:rStyle w:val="affffa"/>
          <w:rtl/>
        </w:rPr>
        <w:t>,</w:t>
      </w:r>
    </w:p>
    <w:p w14:paraId="5BC3AC34" w14:textId="7A904F85" w:rsidR="006E0774" w:rsidRPr="00131640" w:rsidRDefault="006E0774" w:rsidP="006E0774">
      <w:pPr>
        <w:tabs>
          <w:tab w:val="left" w:pos="2096"/>
        </w:tabs>
      </w:pPr>
      <w:r w:rsidRPr="00555AC9">
        <w:rPr>
          <w:rStyle w:val="affffa"/>
          <w:rFonts w:hint="cs"/>
          <w:rtl/>
        </w:rPr>
        <w:t>א</w:t>
      </w:r>
      <w:r w:rsidRPr="00555AC9">
        <w:rPr>
          <w:rStyle w:val="affffa"/>
          <w:rtl/>
        </w:rPr>
        <w:t>תם</w:t>
      </w:r>
      <w:r w:rsidRPr="00224C4C">
        <w:rPr>
          <w:rFonts w:ascii="Fb Fontext" w:hAnsi="Fb Fontext"/>
          <w:rtl/>
        </w:rPr>
        <w:t xml:space="preserve"> ולא התורם את שאינו שלו, אימא </w:t>
      </w:r>
      <w:r w:rsidRPr="00E93928">
        <w:rPr>
          <w:rStyle w:val="affffa"/>
          <w:rtl/>
        </w:rPr>
        <w:t>אתם</w:t>
      </w:r>
      <w:r w:rsidRPr="00224C4C">
        <w:rPr>
          <w:rFonts w:ascii="Fb Fontext" w:hAnsi="Fb Fontext"/>
          <w:rtl/>
        </w:rPr>
        <w:t xml:space="preserve"> ולא שלוחכם קמ"ל</w:t>
      </w:r>
    </w:p>
    <w:p w14:paraId="7CB22885" w14:textId="3E851E00" w:rsidR="006E0774" w:rsidRPr="00625CFF" w:rsidRDefault="006E0774" w:rsidP="006E0774">
      <w:pPr>
        <w:rPr>
          <w:spacing w:val="0"/>
          <w:rtl/>
        </w:rPr>
      </w:pPr>
      <w:r w:rsidRPr="00625CFF">
        <w:rPr>
          <w:rFonts w:ascii="Fb Fontext" w:hAnsi="Fb Fontext"/>
          <w:spacing w:val="0"/>
          <w:rtl/>
        </w:rPr>
        <w:t xml:space="preserve">והלא </w:t>
      </w:r>
      <w:r w:rsidRPr="00625CFF">
        <w:rPr>
          <w:rFonts w:ascii="Fb Fontext" w:hAnsi="Fb Fontext" w:hint="cs"/>
          <w:spacing w:val="0"/>
          <w:rtl/>
        </w:rPr>
        <w:t xml:space="preserve">רק אחד שוחט. </w:t>
      </w:r>
      <w:r w:rsidRPr="00625CFF">
        <w:rPr>
          <w:rFonts w:ascii="Fb Fontext" w:hAnsi="Fb Fontext"/>
          <w:spacing w:val="0"/>
          <w:rtl/>
        </w:rPr>
        <w:t>אלא מכאן שכל ישראל יוצאים בפסח אחד</w:t>
      </w:r>
    </w:p>
    <w:p w14:paraId="6FD494C3" w14:textId="6905BC54" w:rsidR="00A85AC8" w:rsidRPr="00E600D8" w:rsidRDefault="00E600D8" w:rsidP="002D5421">
      <w:pPr>
        <w:pStyle w:val="38"/>
        <w:framePr w:wrap="notBeside"/>
        <w:rPr>
          <w:rtl/>
        </w:rPr>
      </w:pPr>
      <w:r w:rsidRPr="00E600D8">
        <w:rPr>
          <w:rFonts w:hint="cs"/>
          <w:rtl/>
        </w:rPr>
        <w:t>-</w:t>
      </w:r>
    </w:p>
    <w:p w14:paraId="59C96A28" w14:textId="55852476" w:rsidR="006E0774" w:rsidRPr="00131640" w:rsidRDefault="006E0774" w:rsidP="006E0774">
      <w:pPr>
        <w:rPr>
          <w:rtl/>
        </w:rPr>
      </w:pPr>
      <w:r w:rsidRPr="00224C4C">
        <w:rPr>
          <w:rFonts w:ascii="Fb Fontext" w:hAnsi="Fb Fontext"/>
          <w:rtl/>
        </w:rPr>
        <w:t xml:space="preserve">שליח </w:t>
      </w:r>
      <w:r w:rsidRPr="00224C4C">
        <w:rPr>
          <w:rFonts w:ascii="Fb Fontext" w:hAnsi="Fb Fontext" w:hint="cs"/>
          <w:rtl/>
        </w:rPr>
        <w:t>א</w:t>
      </w:r>
      <w:r w:rsidRPr="00224C4C">
        <w:rPr>
          <w:rFonts w:ascii="Fb Fontext" w:hAnsi="Fb Fontext"/>
          <w:rtl/>
        </w:rPr>
        <w:t>"</w:t>
      </w:r>
      <w:r w:rsidRPr="00224C4C">
        <w:rPr>
          <w:rFonts w:ascii="Fb Fontext" w:hAnsi="Fb Fontext" w:hint="cs"/>
          <w:rtl/>
        </w:rPr>
        <w:t xml:space="preserve">א לילף </w:t>
      </w:r>
      <w:r w:rsidRPr="00224C4C">
        <w:rPr>
          <w:rStyle w:val="affffa"/>
          <w:rFonts w:hint="cs"/>
          <w:rtl/>
        </w:rPr>
        <w:t>ממנו</w:t>
      </w:r>
      <w:r w:rsidRPr="00224C4C">
        <w:rPr>
          <w:rFonts w:ascii="Fb Fontext" w:hAnsi="Fb Fontext" w:hint="cs"/>
          <w:rtl/>
        </w:rPr>
        <w:t xml:space="preserve"> דשאני דאית </w:t>
      </w:r>
      <w:r w:rsidRPr="00224C4C">
        <w:rPr>
          <w:rFonts w:ascii="Fb Fontext" w:hAnsi="Fb Fontext"/>
          <w:rtl/>
        </w:rPr>
        <w:t>שותפות בגוייהו</w:t>
      </w:r>
    </w:p>
    <w:p w14:paraId="227BE45B" w14:textId="77777777" w:rsidR="00A85AC8" w:rsidRPr="00E600D8" w:rsidRDefault="00F25134" w:rsidP="00726BD2">
      <w:pPr>
        <w:pStyle w:val="38"/>
        <w:framePr w:wrap="notBeside"/>
        <w:rPr>
          <w:rtl/>
        </w:rPr>
      </w:pPr>
      <w:r w:rsidRPr="00E600D8">
        <w:rPr>
          <w:rFonts w:hint="cs"/>
          <w:rtl/>
        </w:rPr>
        <w:t>למד</w:t>
      </w:r>
      <w:r w:rsidR="00A85AC8" w:rsidRPr="00E600D8">
        <w:rPr>
          <w:rtl/>
        </w:rPr>
        <w:t>:</w:t>
      </w:r>
    </w:p>
    <w:p w14:paraId="6E6D69DC" w14:textId="67577DA4" w:rsidR="000F04A4" w:rsidRPr="00131640" w:rsidRDefault="006E0774" w:rsidP="00555AC9">
      <w:pPr>
        <w:rPr>
          <w:rtl/>
        </w:rPr>
      </w:pPr>
      <w:r w:rsidRPr="00555AC9">
        <w:rPr>
          <w:rFonts w:hint="cs"/>
          <w:rtl/>
        </w:rPr>
        <w:t>שליחות</w:t>
      </w:r>
      <w:r w:rsidRPr="00555AC9">
        <w:rPr>
          <w:rtl/>
        </w:rPr>
        <w:t xml:space="preserve"> </w:t>
      </w:r>
      <w:r w:rsidRPr="00555AC9">
        <w:rPr>
          <w:rFonts w:hint="cs"/>
          <w:rtl/>
        </w:rPr>
        <w:t>מ'</w:t>
      </w:r>
      <w:r w:rsidRPr="000F04A4">
        <w:rPr>
          <w:rStyle w:val="affffa"/>
          <w:rtl/>
        </w:rPr>
        <w:t>ויקחו להם איש שה לבית אבות שה לבית</w:t>
      </w:r>
      <w:r w:rsidRPr="000F04A4">
        <w:rPr>
          <w:rStyle w:val="affffa"/>
          <w:rFonts w:hint="cs"/>
          <w:rtl/>
        </w:rPr>
        <w:t>'</w:t>
      </w:r>
      <w:r w:rsidRPr="00555AC9">
        <w:rPr>
          <w:rtl/>
        </w:rPr>
        <w:t>.</w:t>
      </w:r>
    </w:p>
    <w:p w14:paraId="04614C16" w14:textId="7033787A" w:rsidR="006E0774" w:rsidRPr="00131640" w:rsidRDefault="006E0774" w:rsidP="003F7B89">
      <w:pPr>
        <w:pStyle w:val="afffff4"/>
        <w:rPr>
          <w:rtl/>
        </w:rPr>
      </w:pPr>
      <w:r w:rsidRPr="00555AC9">
        <w:rPr>
          <w:rFonts w:hint="cs"/>
          <w:rtl/>
        </w:rPr>
        <w:t>[וא</w:t>
      </w:r>
      <w:r w:rsidRPr="00555AC9">
        <w:rPr>
          <w:rtl/>
        </w:rPr>
        <w:t>"</w:t>
      </w:r>
      <w:r w:rsidRPr="00555AC9">
        <w:rPr>
          <w:rFonts w:hint="cs"/>
          <w:rtl/>
        </w:rPr>
        <w:t xml:space="preserve">ל דגם </w:t>
      </w:r>
      <w:r w:rsidR="00B35B36" w:rsidRPr="00555AC9">
        <w:rPr>
          <w:rFonts w:hint="cs"/>
          <w:rtl/>
        </w:rPr>
        <w:t>שם</w:t>
      </w:r>
      <w:r w:rsidRPr="00555AC9">
        <w:rPr>
          <w:rFonts w:hint="cs"/>
          <w:rtl/>
        </w:rPr>
        <w:t xml:space="preserve"> </w:t>
      </w:r>
      <w:r w:rsidR="003F7B89">
        <w:rPr>
          <w:rFonts w:hint="cs"/>
          <w:rtl/>
        </w:rPr>
        <w:t xml:space="preserve">מצד שיש לו שותפות דאכתי </w:t>
      </w:r>
      <w:r w:rsidRPr="00224C4C">
        <w:rPr>
          <w:rtl/>
        </w:rPr>
        <w:t>תנהו ענין ל</w:t>
      </w:r>
      <w:r w:rsidR="007A4166">
        <w:rPr>
          <w:rFonts w:hint="cs"/>
          <w:rtl/>
        </w:rPr>
        <w:t>מקום</w:t>
      </w:r>
      <w:r w:rsidRPr="00224C4C">
        <w:rPr>
          <w:rtl/>
        </w:rPr>
        <w:t xml:space="preserve"> דלא שייך.</w:t>
      </w:r>
      <w:r w:rsidR="00F25134">
        <w:rPr>
          <w:rFonts w:hint="cs"/>
          <w:rtl/>
        </w:rPr>
        <w:t>]</w:t>
      </w:r>
    </w:p>
    <w:p w14:paraId="766FE3AF" w14:textId="16A756CE" w:rsidR="00A85AC8" w:rsidRPr="00E600D8" w:rsidRDefault="006E0774" w:rsidP="00726BD2">
      <w:pPr>
        <w:pStyle w:val="38"/>
        <w:framePr w:wrap="notBeside"/>
        <w:rPr>
          <w:rtl/>
        </w:rPr>
      </w:pPr>
      <w:r w:rsidRPr="00E600D8">
        <w:rPr>
          <w:rFonts w:hint="cs"/>
          <w:rtl/>
        </w:rPr>
        <w:t>והך דרי</w:t>
      </w:r>
      <w:r w:rsidRPr="00E600D8">
        <w:rPr>
          <w:rtl/>
        </w:rPr>
        <w:t>"</w:t>
      </w:r>
      <w:r w:rsidRPr="00E600D8">
        <w:rPr>
          <w:rFonts w:hint="cs"/>
          <w:rtl/>
        </w:rPr>
        <w:t>צ</w:t>
      </w:r>
      <w:r w:rsidR="00A85AC8" w:rsidRPr="00E600D8">
        <w:rPr>
          <w:rFonts w:hint="cs"/>
          <w:rtl/>
        </w:rPr>
        <w:t>:</w:t>
      </w:r>
    </w:p>
    <w:p w14:paraId="0A9FD9D4" w14:textId="65BF4967" w:rsidR="00891BF8" w:rsidRPr="00131640" w:rsidRDefault="006E0774" w:rsidP="00891BF8">
      <w:pPr>
        <w:rPr>
          <w:rtl/>
        </w:rPr>
      </w:pPr>
      <w:r w:rsidRPr="00210DF6">
        <w:rPr>
          <w:rStyle w:val="afffa"/>
          <w:rFonts w:ascii="Fb Fontext" w:hAnsi="Fb Fontext" w:cs="BA TM • Vilna Extra-Bold" w:hint="cs"/>
          <w:bCs w:val="0"/>
          <w:rtl/>
        </w:rPr>
        <w:t>דאיש</w:t>
      </w:r>
      <w:r w:rsidRPr="00224C4C">
        <w:rPr>
          <w:rFonts w:ascii="Fb Fontext" w:hAnsi="Fb Fontext" w:hint="cs"/>
          <w:sz w:val="32"/>
          <w:rtl/>
        </w:rPr>
        <w:t xml:space="preserve"> זוכה</w:t>
      </w:r>
      <w:r w:rsidR="00F25134">
        <w:rPr>
          <w:rFonts w:ascii="Fb Fontext" w:hAnsi="Fb Fontext" w:hint="cs"/>
          <w:sz w:val="32"/>
          <w:rtl/>
        </w:rPr>
        <w:t>,</w:t>
      </w:r>
      <w:r w:rsidRPr="00224C4C">
        <w:rPr>
          <w:rFonts w:ascii="Fb Fontext" w:hAnsi="Fb Fontext" w:hint="cs"/>
          <w:sz w:val="32"/>
          <w:rtl/>
        </w:rPr>
        <w:t xml:space="preserve"> ולא קטן </w:t>
      </w:r>
      <w:r w:rsidR="007A4166">
        <w:rPr>
          <w:rFonts w:ascii="Fb Fontext" w:hAnsi="Fb Fontext" w:hint="cs"/>
          <w:sz w:val="32"/>
          <w:rtl/>
        </w:rPr>
        <w:t xml:space="preserve">- </w:t>
      </w:r>
      <w:r w:rsidRPr="00224C4C">
        <w:rPr>
          <w:rFonts w:ascii="Fb Fontext" w:hAnsi="Fb Fontext"/>
          <w:sz w:val="32"/>
          <w:rtl/>
        </w:rPr>
        <w:t>ההוא</w:t>
      </w:r>
      <w:r w:rsidRPr="00224C4C">
        <w:rPr>
          <w:rStyle w:val="affffa"/>
          <w:rtl/>
        </w:rPr>
        <w:t xml:space="preserve"> </w:t>
      </w:r>
      <w:r w:rsidRPr="00224C4C">
        <w:rPr>
          <w:rStyle w:val="affffa"/>
          <w:rFonts w:hint="cs"/>
          <w:rtl/>
        </w:rPr>
        <w:t>'</w:t>
      </w:r>
      <w:r w:rsidRPr="00224C4C">
        <w:rPr>
          <w:rStyle w:val="affffa"/>
          <w:rtl/>
        </w:rPr>
        <w:t>מאיש לפי אכלו</w:t>
      </w:r>
      <w:r w:rsidRPr="00224C4C">
        <w:rPr>
          <w:rStyle w:val="affffa"/>
          <w:rFonts w:hint="cs"/>
          <w:rtl/>
        </w:rPr>
        <w:t>'</w:t>
      </w:r>
      <w:r w:rsidRPr="00224C4C">
        <w:rPr>
          <w:rStyle w:val="affffa"/>
          <w:rtl/>
        </w:rPr>
        <w:t xml:space="preserve"> </w:t>
      </w:r>
      <w:r w:rsidRPr="00224C4C">
        <w:rPr>
          <w:rFonts w:ascii="Fb Fontext" w:hAnsi="Fb Fontext"/>
          <w:sz w:val="32"/>
          <w:rtl/>
        </w:rPr>
        <w:t>נפקא.</w:t>
      </w:r>
    </w:p>
    <w:p w14:paraId="4E88DC1D" w14:textId="6EB8C766" w:rsidR="00A85AC8" w:rsidRPr="00E600D8" w:rsidRDefault="006E0774" w:rsidP="00891BF8">
      <w:pPr>
        <w:pStyle w:val="38"/>
        <w:framePr w:wrap="notBeside"/>
        <w:rPr>
          <w:rtl/>
        </w:rPr>
      </w:pPr>
      <w:r w:rsidRPr="00E600D8">
        <w:rPr>
          <w:rFonts w:hint="cs"/>
          <w:rtl/>
        </w:rPr>
        <w:t>ולא מיבעי</w:t>
      </w:r>
      <w:r w:rsidR="00A85AC8" w:rsidRPr="00E600D8">
        <w:rPr>
          <w:rFonts w:hint="cs"/>
          <w:rtl/>
        </w:rPr>
        <w:t>:</w:t>
      </w:r>
    </w:p>
    <w:p w14:paraId="488B64CD" w14:textId="5FE317F4" w:rsidR="006E0774" w:rsidRPr="00625CFF" w:rsidRDefault="006E0774" w:rsidP="006F14D1">
      <w:pPr>
        <w:spacing w:after="120"/>
        <w:rPr>
          <w:spacing w:val="0"/>
          <w:rtl/>
        </w:rPr>
      </w:pPr>
      <w:r w:rsidRPr="00625CFF">
        <w:rPr>
          <w:rFonts w:ascii="Fb Fontext" w:hAnsi="Fb Fontext" w:hint="cs"/>
          <w:spacing w:val="0"/>
          <w:rtl/>
        </w:rPr>
        <w:t xml:space="preserve">דשוחטין הפסח על היחיד </w:t>
      </w:r>
      <w:r w:rsidR="00891BF8" w:rsidRPr="00625CFF">
        <w:rPr>
          <w:rStyle w:val="afffff3"/>
          <w:rFonts w:hint="cs"/>
          <w:spacing w:val="0"/>
          <w:rtl/>
        </w:rPr>
        <w:t>-</w:t>
      </w:r>
      <w:r w:rsidRPr="00625CFF">
        <w:rPr>
          <w:rStyle w:val="afffff3"/>
          <w:rFonts w:hint="cs"/>
          <w:spacing w:val="0"/>
          <w:rtl/>
        </w:rPr>
        <w:t>דס</w:t>
      </w:r>
      <w:r w:rsidRPr="00625CFF">
        <w:rPr>
          <w:rStyle w:val="afffff3"/>
          <w:spacing w:val="0"/>
          <w:rtl/>
        </w:rPr>
        <w:t>"</w:t>
      </w:r>
      <w:r w:rsidRPr="00625CFF">
        <w:rPr>
          <w:rStyle w:val="afffff3"/>
          <w:rFonts w:hint="cs"/>
          <w:spacing w:val="0"/>
          <w:rtl/>
        </w:rPr>
        <w:t>ל כמ</w:t>
      </w:r>
      <w:r w:rsidRPr="00625CFF">
        <w:rPr>
          <w:rStyle w:val="afffff3"/>
          <w:spacing w:val="0"/>
          <w:rtl/>
        </w:rPr>
        <w:t>"</w:t>
      </w:r>
      <w:r w:rsidRPr="00625CFF">
        <w:rPr>
          <w:rStyle w:val="afffff3"/>
          <w:rFonts w:hint="cs"/>
          <w:spacing w:val="0"/>
          <w:rtl/>
        </w:rPr>
        <w:t xml:space="preserve">ד </w:t>
      </w:r>
      <w:r w:rsidRPr="00625CFF">
        <w:rPr>
          <w:rFonts w:ascii="Fb Fontext" w:hAnsi="Fb Fontext"/>
          <w:spacing w:val="0"/>
          <w:rtl/>
        </w:rPr>
        <w:t>אין שוחטין את הפסח על היחיד</w:t>
      </w:r>
    </w:p>
    <w:p w14:paraId="2B20C5FC" w14:textId="7583CFB9" w:rsidR="00A85AC8" w:rsidRPr="00E600D8" w:rsidRDefault="000F522E" w:rsidP="00726BD2">
      <w:pPr>
        <w:pStyle w:val="38"/>
        <w:framePr w:wrap="notBeside"/>
        <w:rPr>
          <w:rtl/>
        </w:rPr>
      </w:pPr>
      <w:r w:rsidRPr="00E600D8">
        <w:rPr>
          <w:rFonts w:hint="cs"/>
          <w:rtl/>
        </w:rPr>
        <w:t xml:space="preserve">ח. </w:t>
      </w:r>
      <w:r w:rsidR="006E0774" w:rsidRPr="00E600D8">
        <w:rPr>
          <w:rFonts w:hint="cs"/>
          <w:rtl/>
        </w:rPr>
        <w:t>והא דר</w:t>
      </w:r>
      <w:r w:rsidR="006E0774" w:rsidRPr="00E600D8">
        <w:rPr>
          <w:rtl/>
        </w:rPr>
        <w:t>"</w:t>
      </w:r>
      <w:r w:rsidR="006E0774" w:rsidRPr="00E600D8">
        <w:rPr>
          <w:rFonts w:hint="cs"/>
          <w:rtl/>
        </w:rPr>
        <w:t>ג מרב</w:t>
      </w:r>
      <w:r w:rsidR="00A85AC8" w:rsidRPr="00E600D8">
        <w:rPr>
          <w:rtl/>
        </w:rPr>
        <w:t>:</w:t>
      </w:r>
    </w:p>
    <w:p w14:paraId="272787EE" w14:textId="2045A6E8" w:rsidR="00CA73F4" w:rsidRPr="00131640" w:rsidRDefault="006E0774" w:rsidP="00CA73F4">
      <w:pPr>
        <w:rPr>
          <w:rtl/>
        </w:rPr>
      </w:pPr>
      <w:r w:rsidRPr="00224C4C">
        <w:rPr>
          <w:rFonts w:ascii="Fb Fontext" w:hAnsi="Fb Fontext"/>
          <w:sz w:val="32"/>
          <w:rtl/>
        </w:rPr>
        <w:t xml:space="preserve">מנין ששלוחו של אדם כמותו? </w:t>
      </w:r>
      <w:r w:rsidR="00CA73F4">
        <w:rPr>
          <w:rStyle w:val="afffff3"/>
          <w:rFonts w:hint="cs"/>
          <w:rtl/>
        </w:rPr>
        <w:t>ד</w:t>
      </w:r>
      <w:r w:rsidRPr="00224C4C">
        <w:rPr>
          <w:rStyle w:val="affffa"/>
          <w:rFonts w:hint="cs"/>
          <w:rtl/>
        </w:rPr>
        <w:t>'</w:t>
      </w:r>
      <w:r w:rsidRPr="00224C4C">
        <w:rPr>
          <w:rStyle w:val="affffa"/>
          <w:rtl/>
        </w:rPr>
        <w:t>ונשיא אחד נשיא אחד ממטה</w:t>
      </w:r>
      <w:r w:rsidRPr="00224C4C">
        <w:rPr>
          <w:rStyle w:val="affffa"/>
          <w:rFonts w:hint="cs"/>
          <w:rtl/>
        </w:rPr>
        <w:t>'</w:t>
      </w:r>
      <w:r w:rsidRPr="00224C4C">
        <w:rPr>
          <w:rStyle w:val="affffa"/>
          <w:rtl/>
        </w:rPr>
        <w:t>,</w:t>
      </w:r>
    </w:p>
    <w:p w14:paraId="62C95630" w14:textId="31BD2448" w:rsidR="00A85AC8" w:rsidRPr="00E600D8" w:rsidRDefault="00E600D8" w:rsidP="00CA73F4">
      <w:pPr>
        <w:pStyle w:val="38"/>
        <w:framePr w:wrap="notBeside"/>
        <w:rPr>
          <w:rtl/>
        </w:rPr>
      </w:pPr>
      <w:r w:rsidRPr="00E600D8">
        <w:rPr>
          <w:rFonts w:hint="cs"/>
          <w:rtl/>
        </w:rPr>
        <w:t>-</w:t>
      </w:r>
    </w:p>
    <w:p w14:paraId="6C51578F" w14:textId="691B98FF" w:rsidR="006E0774" w:rsidRPr="00131640" w:rsidRDefault="00B35B36" w:rsidP="006E0774">
      <w:pPr>
        <w:rPr>
          <w:rtl/>
        </w:rPr>
      </w:pPr>
      <w:r>
        <w:rPr>
          <w:rFonts w:ascii="Fb Fontext" w:hAnsi="Fb Fontext" w:hint="cs"/>
          <w:rtl/>
        </w:rPr>
        <w:t>שם</w:t>
      </w:r>
      <w:r w:rsidR="006E0774" w:rsidRPr="00224C4C">
        <w:rPr>
          <w:rFonts w:ascii="Fb Fontext" w:hAnsi="Fb Fontext" w:hint="cs"/>
          <w:rtl/>
        </w:rPr>
        <w:t xml:space="preserve"> לאו </w:t>
      </w:r>
      <w:r w:rsidR="006E0774" w:rsidRPr="00210DF6">
        <w:rPr>
          <w:rFonts w:ascii="Fb Fontext" w:hAnsi="Fb Fontext" w:cs="BA TM • Vilna Extra-Bold" w:hint="cs"/>
          <w:rtl/>
        </w:rPr>
        <w:t>שליחות</w:t>
      </w:r>
      <w:r w:rsidR="006E0774" w:rsidRPr="00224C4C">
        <w:rPr>
          <w:rFonts w:ascii="Fb Fontext" w:hAnsi="Fb Fontext" w:hint="cs"/>
          <w:rtl/>
        </w:rPr>
        <w:t xml:space="preserve"> הוא </w:t>
      </w:r>
      <w:r w:rsidR="00CA73F4">
        <w:rPr>
          <w:rFonts w:ascii="Fb Fontext" w:hAnsi="Fb Fontext" w:hint="cs"/>
          <w:rtl/>
        </w:rPr>
        <w:t>- שהרי</w:t>
      </w:r>
      <w:r w:rsidR="006E0774" w:rsidRPr="00224C4C">
        <w:rPr>
          <w:rFonts w:ascii="Fb Fontext" w:hAnsi="Fb Fontext" w:hint="cs"/>
          <w:rtl/>
        </w:rPr>
        <w:t xml:space="preserve"> קטנים לאו בני שליחות</w:t>
      </w:r>
    </w:p>
    <w:p w14:paraId="3C0B84D3" w14:textId="0A85E045" w:rsidR="00A85AC8" w:rsidRPr="00E600D8" w:rsidRDefault="006E0774" w:rsidP="00726BD2">
      <w:pPr>
        <w:pStyle w:val="38"/>
        <w:framePr w:wrap="notBeside"/>
        <w:rPr>
          <w:rtl/>
        </w:rPr>
      </w:pPr>
      <w:r w:rsidRPr="00E600D8">
        <w:rPr>
          <w:rFonts w:hint="cs"/>
          <w:rtl/>
        </w:rPr>
        <w:t>ו</w:t>
      </w:r>
      <w:r w:rsidR="00CA73F4" w:rsidRPr="00E600D8">
        <w:rPr>
          <w:rFonts w:hint="cs"/>
          <w:rtl/>
        </w:rPr>
        <w:t>כ</w:t>
      </w:r>
      <w:r w:rsidRPr="00E600D8">
        <w:rPr>
          <w:rFonts w:hint="cs"/>
          <w:rtl/>
        </w:rPr>
        <w:t>רב</w:t>
      </w:r>
      <w:r w:rsidR="00A85AC8" w:rsidRPr="00E600D8">
        <w:rPr>
          <w:rFonts w:hint="cs"/>
          <w:rtl/>
        </w:rPr>
        <w:t>:</w:t>
      </w:r>
    </w:p>
    <w:p w14:paraId="0798FD51" w14:textId="54D64B17" w:rsidR="006E0774" w:rsidRPr="00131640" w:rsidRDefault="006E0774" w:rsidP="006E0774">
      <w:pPr>
        <w:rPr>
          <w:rtl/>
        </w:rPr>
      </w:pPr>
      <w:r w:rsidRPr="00224C4C">
        <w:rPr>
          <w:rStyle w:val="affffa"/>
          <w:rFonts w:hint="cs"/>
          <w:rtl/>
        </w:rPr>
        <w:t>'</w:t>
      </w:r>
      <w:r w:rsidRPr="00224C4C">
        <w:rPr>
          <w:rStyle w:val="affffa"/>
          <w:rtl/>
        </w:rPr>
        <w:t>ונשיא אחד נשיא אחד ממטה תקחו</w:t>
      </w:r>
      <w:r w:rsidRPr="00224C4C">
        <w:rPr>
          <w:rStyle w:val="affffa"/>
          <w:rFonts w:hint="cs"/>
          <w:rtl/>
        </w:rPr>
        <w:t>'</w:t>
      </w:r>
      <w:r w:rsidRPr="00224C4C">
        <w:rPr>
          <w:rStyle w:val="affffa"/>
          <w:rtl/>
        </w:rPr>
        <w:t>.</w:t>
      </w:r>
      <w:r w:rsidRPr="00224C4C">
        <w:rPr>
          <w:rFonts w:ascii="Fb Fontext" w:hAnsi="Fb Fontext" w:hint="cs"/>
          <w:rtl/>
        </w:rPr>
        <w:t xml:space="preserve"> </w:t>
      </w:r>
      <w:r w:rsidRPr="00224C4C">
        <w:rPr>
          <w:rFonts w:ascii="Fb Fontext" w:hAnsi="Fb Fontext"/>
          <w:rtl/>
        </w:rPr>
        <w:t xml:space="preserve">ליתומים שבאו לחלוק בנכסי אביהן, </w:t>
      </w:r>
      <w:r w:rsidRPr="00224C4C">
        <w:rPr>
          <w:rFonts w:ascii="Fb Fontext" w:hAnsi="Fb Fontext"/>
          <w:sz w:val="32"/>
          <w:rtl/>
        </w:rPr>
        <w:t>שב</w:t>
      </w:r>
      <w:r w:rsidR="00F049A6">
        <w:rPr>
          <w:rFonts w:ascii="Fb Fontext" w:hAnsi="Fb Fontext" w:hint="cs"/>
          <w:sz w:val="32"/>
          <w:rtl/>
        </w:rPr>
        <w:t>"ד</w:t>
      </w:r>
      <w:r w:rsidRPr="00224C4C">
        <w:rPr>
          <w:rFonts w:ascii="Fb Fontext" w:hAnsi="Fb Fontext"/>
          <w:sz w:val="32"/>
          <w:rtl/>
        </w:rPr>
        <w:t xml:space="preserve"> מעמידין להם אפוטרופוס לחוב ע"מ לזכות</w:t>
      </w:r>
      <w:r w:rsidRPr="00224C4C">
        <w:rPr>
          <w:rFonts w:ascii="Fb Fontext" w:hAnsi="Fb Fontext" w:hint="cs"/>
          <w:sz w:val="32"/>
          <w:rtl/>
        </w:rPr>
        <w:t>.</w:t>
      </w:r>
    </w:p>
    <w:p w14:paraId="133AC35A" w14:textId="77777777" w:rsidR="006E0774" w:rsidRPr="00131640" w:rsidRDefault="006E0774" w:rsidP="00841728">
      <w:pPr>
        <w:pStyle w:val="affffb"/>
        <w:rPr>
          <w:rtl/>
        </w:rPr>
        <w:pPrChange w:id="90021" w:author="קלוד" w:date="2026-10-08T12:07:40Z">
          <w:pPr>
            <w:pStyle w:val="affb"/>
          </w:pPr>
        </w:pPrChange>
      </w:pPr>
      <w:del w:id="90019" w:author="קלוד" w:date="2026-10-08T12:07:40Z">
        <w:r w:rsidRPr="00224C4C">
          <w:rPr>
            <w:rFonts w:hint="cs"/>
            <w:rtl/>
          </w:rPr>
          <w:delText xml:space="preserve">׹</w:delText>
        </w:r>
      </w:del>
      <w:ins w:id="90020" w:author="קלוד" w:date="2026-10-08T12:07:40Z">
        <w:r>
          <w:rPr>
            <w:color w:val="7B3F00"/>
          </w:rPr>
          <w:t xml:space="preserve">בחירת חלק ליתומים</w:t>
        </w:r>
      </w:ins>
    </w:p>
    <w:p w14:paraId="469A8E27" w14:textId="192B34A4" w:rsidR="00A85AC8" w:rsidRPr="00E600D8" w:rsidRDefault="006E0774" w:rsidP="00726BD2">
      <w:pPr>
        <w:pStyle w:val="38"/>
        <w:framePr w:wrap="notBeside"/>
        <w:rPr>
          <w:rtl/>
        </w:rPr>
      </w:pPr>
      <w:r w:rsidRPr="00E600D8">
        <w:rPr>
          <w:rtl/>
        </w:rPr>
        <w:t>ר"</w:t>
      </w:r>
      <w:r w:rsidRPr="00E600D8">
        <w:rPr>
          <w:rFonts w:hint="cs"/>
          <w:rtl/>
        </w:rPr>
        <w:t>נ משמואל</w:t>
      </w:r>
      <w:r w:rsidR="00A85AC8" w:rsidRPr="00E600D8">
        <w:rPr>
          <w:rFonts w:hint="cs"/>
          <w:rtl/>
        </w:rPr>
        <w:t>:</w:t>
      </w:r>
    </w:p>
    <w:p w14:paraId="4FA2CB37" w14:textId="01056259" w:rsidR="006E0774" w:rsidRPr="00131640" w:rsidRDefault="006E0774" w:rsidP="003A6FDB">
      <w:pPr>
        <w:rPr>
          <w:rtl/>
        </w:rPr>
      </w:pPr>
      <w:r w:rsidRPr="00224C4C">
        <w:rPr>
          <w:rFonts w:ascii="Fb Fontext" w:hAnsi="Fb Fontext"/>
          <w:sz w:val="32"/>
          <w:rtl/>
        </w:rPr>
        <w:t xml:space="preserve">יתומים </w:t>
      </w:r>
      <w:r w:rsidR="003A6FDB">
        <w:rPr>
          <w:rFonts w:ascii="Fb Fontext" w:hAnsi="Fb Fontext" w:hint="cs"/>
          <w:sz w:val="32"/>
          <w:rtl/>
        </w:rPr>
        <w:t xml:space="preserve">שחולקין </w:t>
      </w:r>
      <w:r w:rsidRPr="00224C4C">
        <w:rPr>
          <w:rFonts w:ascii="Fb Fontext" w:hAnsi="Fb Fontext"/>
          <w:sz w:val="32"/>
          <w:rtl/>
        </w:rPr>
        <w:t>בנכסי אביהם,</w:t>
      </w:r>
      <w:r w:rsidR="003A6FDB">
        <w:rPr>
          <w:rFonts w:ascii="Fb Fontext" w:hAnsi="Fb Fontext" w:hint="cs"/>
          <w:sz w:val="32"/>
          <w:rtl/>
        </w:rPr>
        <w:t xml:space="preserve"> </w:t>
      </w:r>
      <w:r w:rsidRPr="00224C4C">
        <w:rPr>
          <w:rFonts w:ascii="Fb Fontext" w:hAnsi="Fb Fontext" w:hint="cs"/>
          <w:sz w:val="32"/>
          <w:rtl/>
        </w:rPr>
        <w:t>ב</w:t>
      </w:r>
      <w:r w:rsidRPr="00224C4C">
        <w:rPr>
          <w:rFonts w:ascii="Fb Fontext" w:hAnsi="Fb Fontext"/>
          <w:sz w:val="32"/>
          <w:rtl/>
        </w:rPr>
        <w:t>"</w:t>
      </w:r>
      <w:r w:rsidRPr="00224C4C">
        <w:rPr>
          <w:rFonts w:ascii="Fb Fontext" w:hAnsi="Fb Fontext" w:hint="cs"/>
          <w:sz w:val="32"/>
          <w:rtl/>
        </w:rPr>
        <w:t>ד</w:t>
      </w:r>
      <w:r w:rsidRPr="00224C4C">
        <w:rPr>
          <w:rFonts w:ascii="Fb Fontext" w:hAnsi="Fb Fontext"/>
          <w:sz w:val="32"/>
          <w:rtl/>
        </w:rPr>
        <w:t xml:space="preserve"> מעמידים להם אפוטרופוס ובוררים להם חלק יפה, </w:t>
      </w:r>
      <w:r w:rsidR="003A6FDB">
        <w:rPr>
          <w:rFonts w:ascii="Fb Fontext" w:hAnsi="Fb Fontext"/>
          <w:sz w:val="32"/>
          <w:rtl/>
        </w:rPr>
        <w:tab/>
      </w:r>
      <w:r w:rsidRPr="00224C4C">
        <w:rPr>
          <w:rFonts w:ascii="Fb Fontext" w:hAnsi="Fb Fontext"/>
          <w:sz w:val="32"/>
          <w:rtl/>
        </w:rPr>
        <w:t xml:space="preserve">ואם הגדילו  </w:t>
      </w:r>
      <w:r w:rsidRPr="00210DF6">
        <w:rPr>
          <w:rFonts w:ascii="Fb Fontext" w:hAnsi="Fb Fontext" w:cs="BA TM • Vilna Extra-Bold"/>
          <w:sz w:val="32"/>
          <w:rtl/>
        </w:rPr>
        <w:t>יכולים למחות</w:t>
      </w:r>
      <w:r w:rsidRPr="00224C4C">
        <w:rPr>
          <w:rFonts w:ascii="Fb Fontext" w:hAnsi="Fb Fontext"/>
          <w:sz w:val="32"/>
          <w:rtl/>
        </w:rPr>
        <w:t>.</w:t>
      </w:r>
    </w:p>
    <w:p w14:paraId="325E7B54" w14:textId="78DD36EE" w:rsidR="00A85AC8" w:rsidRPr="00E600D8" w:rsidRDefault="006E0774" w:rsidP="00726BD2">
      <w:pPr>
        <w:pStyle w:val="38"/>
        <w:framePr w:wrap="notBeside"/>
        <w:rPr>
          <w:rtl/>
        </w:rPr>
      </w:pPr>
      <w:r w:rsidRPr="00E600D8">
        <w:rPr>
          <w:rFonts w:hint="cs"/>
          <w:rtl/>
        </w:rPr>
        <w:t>ור</w:t>
      </w:r>
      <w:r w:rsidRPr="00E600D8">
        <w:rPr>
          <w:rtl/>
        </w:rPr>
        <w:t>"</w:t>
      </w:r>
      <w:r w:rsidRPr="00E600D8">
        <w:rPr>
          <w:rFonts w:hint="cs"/>
          <w:rtl/>
        </w:rPr>
        <w:t>נ דידיה</w:t>
      </w:r>
      <w:r w:rsidR="00A85AC8" w:rsidRPr="00E600D8">
        <w:rPr>
          <w:rtl/>
        </w:rPr>
        <w:t>:</w:t>
      </w:r>
    </w:p>
    <w:p w14:paraId="335ADC71" w14:textId="075A6843" w:rsidR="006E0774" w:rsidRPr="00131640" w:rsidRDefault="006E0774" w:rsidP="006E0774">
      <w:pPr>
        <w:rPr>
          <w:rtl/>
        </w:rPr>
      </w:pPr>
      <w:r w:rsidRPr="00224C4C">
        <w:rPr>
          <w:rFonts w:ascii="Fb Fontext" w:hAnsi="Fb Fontext"/>
          <w:sz w:val="32"/>
          <w:rtl/>
        </w:rPr>
        <w:t xml:space="preserve">אם הגדילו - </w:t>
      </w:r>
      <w:r w:rsidRPr="00210DF6">
        <w:rPr>
          <w:rFonts w:ascii="Fb Fontext" w:hAnsi="Fb Fontext" w:cs="BA TM • Vilna Extra-Bold"/>
          <w:sz w:val="32"/>
          <w:rtl/>
        </w:rPr>
        <w:t>אינם</w:t>
      </w:r>
      <w:r w:rsidRPr="00224C4C">
        <w:rPr>
          <w:rFonts w:ascii="Fb Fontext" w:hAnsi="Fb Fontext"/>
          <w:sz w:val="32"/>
          <w:rtl/>
        </w:rPr>
        <w:t xml:space="preserve"> יכולים למחות, דא"כ, מה כח בית דין יפה.</w:t>
      </w:r>
    </w:p>
    <w:p w14:paraId="6203BD89" w14:textId="344D22B6" w:rsidR="00A85AC8" w:rsidRPr="00E600D8" w:rsidRDefault="006E0774" w:rsidP="006267AF">
      <w:pPr>
        <w:pStyle w:val="38"/>
        <w:framePr w:wrap="notBeside"/>
        <w:rPr>
          <w:rtl/>
        </w:rPr>
      </w:pPr>
      <w:r w:rsidRPr="00E600D8">
        <w:rPr>
          <w:rFonts w:hint="cs"/>
          <w:rtl/>
        </w:rPr>
        <w:t>וה</w:t>
      </w:r>
      <w:r w:rsidR="006267AF" w:rsidRPr="00E600D8">
        <w:rPr>
          <w:rFonts w:hint="cs"/>
          <w:rtl/>
        </w:rPr>
        <w:t>ך דלחכמים</w:t>
      </w:r>
      <w:r w:rsidR="00A85AC8" w:rsidRPr="00E600D8">
        <w:rPr>
          <w:rFonts w:hint="cs"/>
          <w:rtl/>
        </w:rPr>
        <w:t>:</w:t>
      </w:r>
    </w:p>
    <w:p w14:paraId="2D2FF026" w14:textId="7418445E" w:rsidR="009469D7" w:rsidRDefault="006E0774" w:rsidP="006E0774">
      <w:pPr>
        <w:rPr>
          <w:rFonts w:ascii="Fb Fontext" w:hAnsi="Fb Fontext"/>
          <w:rtl/>
        </w:rPr>
      </w:pPr>
      <w:r w:rsidRPr="00224C4C">
        <w:rPr>
          <w:rFonts w:ascii="Fb Fontext" w:hAnsi="Fb Fontext" w:hint="cs"/>
          <w:rtl/>
        </w:rPr>
        <w:t>ד</w:t>
      </w:r>
      <w:r w:rsidRPr="00224C4C">
        <w:rPr>
          <w:rFonts w:ascii="Fb Fontext" w:hAnsi="Fb Fontext"/>
          <w:rtl/>
        </w:rPr>
        <w:t xml:space="preserve">שום הדיינים שפיחתו או הותירו שתות מכרן </w:t>
      </w:r>
      <w:r w:rsidRPr="00210DF6">
        <w:rPr>
          <w:rFonts w:ascii="Fb Fontext" w:hAnsi="Fb Fontext" w:cs="BA TM • Vilna Extra-Bold"/>
          <w:rtl/>
        </w:rPr>
        <w:t>בטל</w:t>
      </w:r>
      <w:r w:rsidRPr="00224C4C">
        <w:rPr>
          <w:rFonts w:ascii="Fb Fontext" w:hAnsi="Fb Fontext"/>
          <w:rtl/>
        </w:rPr>
        <w:t>,</w:t>
      </w:r>
    </w:p>
    <w:p w14:paraId="26A6DC14" w14:textId="4D92A2FA" w:rsidR="00A85AC8" w:rsidRPr="00E600D8" w:rsidRDefault="006E0774" w:rsidP="00726BD2">
      <w:pPr>
        <w:pStyle w:val="38"/>
        <w:framePr w:wrap="notBeside"/>
        <w:rPr>
          <w:rtl/>
        </w:rPr>
      </w:pPr>
      <w:r w:rsidRPr="00E600D8">
        <w:rPr>
          <w:rFonts w:hint="cs"/>
          <w:rtl/>
        </w:rPr>
        <w:t>ולרשב</w:t>
      </w:r>
      <w:r w:rsidRPr="00E600D8">
        <w:rPr>
          <w:rtl/>
        </w:rPr>
        <w:t>"</w:t>
      </w:r>
      <w:r w:rsidRPr="00E600D8">
        <w:rPr>
          <w:rFonts w:hint="cs"/>
          <w:rtl/>
        </w:rPr>
        <w:t>ג</w:t>
      </w:r>
      <w:r w:rsidR="00A85AC8" w:rsidRPr="00E600D8">
        <w:rPr>
          <w:rtl/>
        </w:rPr>
        <w:t>:</w:t>
      </w:r>
    </w:p>
    <w:p w14:paraId="3FC79E43" w14:textId="028AECB0" w:rsidR="006E0774" w:rsidRPr="00131640" w:rsidRDefault="006E0774" w:rsidP="00726BD2">
      <w:pPr>
        <w:rPr>
          <w:rtl/>
        </w:rPr>
      </w:pPr>
      <w:r w:rsidRPr="00224C4C">
        <w:rPr>
          <w:rFonts w:ascii="Fb Fontext" w:hAnsi="Fb Fontext"/>
          <w:rtl/>
        </w:rPr>
        <w:t xml:space="preserve">מכרן </w:t>
      </w:r>
      <w:r w:rsidRPr="00210DF6">
        <w:rPr>
          <w:rFonts w:ascii="Fb Fontext" w:hAnsi="Fb Fontext" w:cs="BA TM • Vilna Extra-Bold"/>
          <w:rtl/>
        </w:rPr>
        <w:t>קיים</w:t>
      </w:r>
      <w:r w:rsidRPr="00224C4C">
        <w:rPr>
          <w:rFonts w:ascii="Fb Fontext" w:hAnsi="Fb Fontext"/>
          <w:rtl/>
        </w:rPr>
        <w:t xml:space="preserve"> </w:t>
      </w:r>
      <w:r w:rsidRPr="00224C4C">
        <w:rPr>
          <w:rFonts w:ascii="Fb Fontext" w:hAnsi="Fb Fontext" w:hint="cs"/>
          <w:rtl/>
        </w:rPr>
        <w:t>ד</w:t>
      </w:r>
      <w:r w:rsidRPr="00224C4C">
        <w:rPr>
          <w:rFonts w:ascii="Fb Fontext" w:hAnsi="Fb Fontext"/>
          <w:rtl/>
        </w:rPr>
        <w:t>א"כ מה כח ב"ד יפה.</w:t>
      </w:r>
      <w:r w:rsidR="00C43D19">
        <w:rPr>
          <w:rFonts w:ascii="Fb Fontext" w:hAnsi="Fb Fontext" w:hint="cs"/>
          <w:rtl/>
        </w:rPr>
        <w:t xml:space="preserve"> </w:t>
      </w:r>
      <w:r w:rsidR="00C43D19" w:rsidRPr="00C43D19">
        <w:rPr>
          <w:rStyle w:val="afffff3"/>
          <w:rFonts w:hint="cs"/>
          <w:rtl/>
        </w:rPr>
        <w:t>ואר''נ</w:t>
      </w:r>
      <w:r w:rsidR="00C43D19">
        <w:rPr>
          <w:rStyle w:val="afffff3"/>
          <w:rFonts w:hint="cs"/>
          <w:rtl/>
        </w:rPr>
        <w:t>:</w:t>
      </w:r>
      <w:r w:rsidR="00C43D19">
        <w:rPr>
          <w:rFonts w:ascii="Fb Fontext" w:hAnsi="Fb Fontext" w:hint="cs"/>
          <w:rtl/>
        </w:rPr>
        <w:t xml:space="preserve"> הלכה חכמים</w:t>
      </w:r>
    </w:p>
    <w:p w14:paraId="7CD67407" w14:textId="7E5BEDFC" w:rsidR="00A85AC8" w:rsidRPr="00E600D8" w:rsidRDefault="00E600D8" w:rsidP="00C43D19">
      <w:pPr>
        <w:pStyle w:val="38"/>
        <w:framePr w:wrap="notBeside"/>
        <w:rPr>
          <w:rtl/>
        </w:rPr>
      </w:pPr>
      <w:r w:rsidRPr="00E600D8">
        <w:rPr>
          <w:rFonts w:hint="cs"/>
          <w:rtl/>
        </w:rPr>
        <w:t>-</w:t>
      </w:r>
    </w:p>
    <w:p w14:paraId="2D38FCE9" w14:textId="06AB833D" w:rsidR="006E0774" w:rsidRPr="00D571C8" w:rsidRDefault="00C43D19" w:rsidP="00C43D19">
      <w:pPr>
        <w:rPr>
          <w:spacing w:val="0"/>
          <w:rtl/>
        </w:rPr>
      </w:pPr>
      <w:r w:rsidRPr="00D571C8">
        <w:rPr>
          <w:rFonts w:ascii="Fb Fontext" w:hAnsi="Fb Fontext" w:hint="cs"/>
          <w:spacing w:val="0"/>
          <w:rtl/>
        </w:rPr>
        <w:t>שם</w:t>
      </w:r>
      <w:r w:rsidR="006E0774" w:rsidRPr="00D571C8">
        <w:rPr>
          <w:rFonts w:ascii="Fb Fontext" w:hAnsi="Fb Fontext" w:hint="cs"/>
          <w:spacing w:val="0"/>
          <w:rtl/>
        </w:rPr>
        <w:t xml:space="preserve"> מיירי בדטעו</w:t>
      </w:r>
      <w:r w:rsidRPr="00D571C8">
        <w:rPr>
          <w:rFonts w:ascii="Fb Fontext" w:hAnsi="Fb Fontext" w:hint="cs"/>
          <w:spacing w:val="0"/>
          <w:rtl/>
        </w:rPr>
        <w:t xml:space="preserve">, </w:t>
      </w:r>
      <w:r w:rsidRPr="00D571C8">
        <w:rPr>
          <w:rStyle w:val="afffff3"/>
          <w:rFonts w:hint="cs"/>
          <w:spacing w:val="0"/>
          <w:rtl/>
        </w:rPr>
        <w:t>ושמואל:</w:t>
      </w:r>
      <w:r w:rsidRPr="00D571C8">
        <w:rPr>
          <w:rFonts w:ascii="Fb Fontext" w:hAnsi="Fb Fontext" w:hint="cs"/>
          <w:spacing w:val="0"/>
          <w:sz w:val="32"/>
          <w:rtl/>
        </w:rPr>
        <w:t xml:space="preserve"> </w:t>
      </w:r>
      <w:r w:rsidR="006E0774" w:rsidRPr="00D571C8">
        <w:rPr>
          <w:rFonts w:ascii="Fb Fontext" w:hAnsi="Fb Fontext" w:hint="cs"/>
          <w:spacing w:val="0"/>
          <w:sz w:val="32"/>
          <w:rtl/>
        </w:rPr>
        <w:t>בלא טעו, ויכולים למחות ה</w:t>
      </w:r>
      <w:r w:rsidRPr="00D571C8">
        <w:rPr>
          <w:rFonts w:ascii="Fb Fontext" w:hAnsi="Fb Fontext" w:hint="cs"/>
          <w:spacing w:val="0"/>
          <w:sz w:val="32"/>
          <w:rtl/>
        </w:rPr>
        <w:t>י</w:t>
      </w:r>
      <w:r w:rsidR="006E0774" w:rsidRPr="00D571C8">
        <w:rPr>
          <w:rFonts w:ascii="Fb Fontext" w:hAnsi="Fb Fontext" w:hint="cs"/>
          <w:spacing w:val="0"/>
          <w:sz w:val="32"/>
          <w:rtl/>
        </w:rPr>
        <w:t>ינו ברוחות.</w:t>
      </w:r>
    </w:p>
    <w:p w14:paraId="3D87B488" w14:textId="70A627C3" w:rsidR="007309FA" w:rsidRPr="00131640" w:rsidRDefault="007309FA" w:rsidP="007309FA">
      <w:pPr>
        <w:pStyle w:val="affffb"/>
        <w:rPr>
          <w:rtl/>
        </w:rPr>
      </w:pPr>
      <w:r w:rsidRPr="007309FA">
        <w:rPr>
          <w:rFonts w:hint="cs"/>
          <w:rtl/>
        </w:rPr>
        <w:t>***</w:t>
      </w:r>
    </w:p>
    <w:p w14:paraId="28E8A767" w14:textId="77777777" w:rsidR="006E0774" w:rsidRPr="00131640" w:rsidRDefault="006E0774" w:rsidP="0010529F">
      <w:pPr>
        <w:pStyle w:val="afff0"/>
        <w:framePr w:wrap="around"/>
        <w:rPr>
          <w:rtl/>
        </w:rPr>
      </w:pPr>
      <w:r w:rsidRPr="00224C4C">
        <w:rPr>
          <w:rFonts w:hint="cs"/>
          <w:rtl/>
        </w:rPr>
        <w:t>מב:</w:t>
      </w:r>
    </w:p>
    <w:p w14:paraId="79919D1E" w14:textId="7E4A2D12" w:rsidR="00A85AC8" w:rsidRPr="00E600D8" w:rsidRDefault="006E0774" w:rsidP="00726BD2">
      <w:pPr>
        <w:pStyle w:val="38"/>
        <w:framePr w:wrap="notBeside"/>
        <w:rPr>
          <w:rtl/>
        </w:rPr>
      </w:pPr>
      <w:r w:rsidRPr="00E600D8">
        <w:rPr>
          <w:rFonts w:hint="cs"/>
          <w:rtl/>
        </w:rPr>
        <w:t>ר</w:t>
      </w:r>
      <w:r w:rsidRPr="00E600D8">
        <w:rPr>
          <w:rtl/>
        </w:rPr>
        <w:t>"</w:t>
      </w:r>
      <w:r w:rsidRPr="00E600D8">
        <w:rPr>
          <w:rFonts w:hint="cs"/>
          <w:rtl/>
        </w:rPr>
        <w:t>נ</w:t>
      </w:r>
      <w:r w:rsidR="00A85AC8" w:rsidRPr="00E600D8">
        <w:rPr>
          <w:rtl/>
        </w:rPr>
        <w:t>:</w:t>
      </w:r>
    </w:p>
    <w:p w14:paraId="615AFF46" w14:textId="0EA20B21" w:rsidR="009469D7" w:rsidRDefault="006E0774" w:rsidP="00F65F8B">
      <w:pPr>
        <w:pStyle w:val="affffb"/>
        <w:rPr>
          <w:rStyle w:val="afffa"/>
          <w:rtl/>
        </w:rPr>
      </w:pPr>
      <w:r w:rsidRPr="00224C4C">
        <w:rPr>
          <w:rStyle w:val="afffa"/>
          <w:rtl/>
        </w:rPr>
        <w:t>האחין שחלקו הרי הן כלקוחות, פחות משתות - נקנה מקח,</w:t>
      </w:r>
    </w:p>
    <w:p w14:paraId="006AEE6B" w14:textId="2EC547AA" w:rsidR="006E0774" w:rsidRPr="00131640" w:rsidRDefault="006E0774" w:rsidP="006E0774">
      <w:pPr>
        <w:rPr>
          <w:rtl/>
        </w:rPr>
      </w:pPr>
      <w:r w:rsidRPr="00210DF6">
        <w:rPr>
          <w:rStyle w:val="afffa"/>
          <w:rFonts w:ascii="Fb Fontext" w:hAnsi="Fb Fontext" w:cs="BA TM • Vilna Extra-Bold"/>
          <w:bCs w:val="0"/>
          <w:rtl/>
        </w:rPr>
        <w:t xml:space="preserve">יתר על שתות - בטל מקח, </w:t>
      </w:r>
      <w:r w:rsidRPr="00210DF6">
        <w:rPr>
          <w:rStyle w:val="afffa"/>
          <w:rFonts w:ascii="Fb Fontext" w:hAnsi="Fb Fontext" w:cs="BA TM • Vilna Extra-Bold" w:hint="cs"/>
          <w:bCs w:val="0"/>
          <w:rtl/>
        </w:rPr>
        <w:t xml:space="preserve">    </w:t>
      </w:r>
      <w:r w:rsidRPr="00210DF6">
        <w:rPr>
          <w:rStyle w:val="afffa"/>
          <w:rFonts w:ascii="Fb Fontext" w:hAnsi="Fb Fontext" w:cs="BA TM • Vilna Extra-Bold"/>
          <w:bCs w:val="0"/>
          <w:rtl/>
        </w:rPr>
        <w:t>שתות - קנה ומחזיר אונאה.</w:t>
      </w:r>
    </w:p>
    <w:p w14:paraId="623502B0" w14:textId="77777777" w:rsidR="00A85AC8" w:rsidRPr="00E600D8" w:rsidRDefault="006E0774" w:rsidP="00726BD2">
      <w:pPr>
        <w:pStyle w:val="38"/>
        <w:framePr w:wrap="notBeside"/>
        <w:rPr>
          <w:rtl/>
        </w:rPr>
      </w:pPr>
      <w:r w:rsidRPr="00E600D8">
        <w:rPr>
          <w:rtl/>
        </w:rPr>
        <w:t>רבא:</w:t>
      </w:r>
      <w:r w:rsidR="005A596F" w:rsidRPr="00E600D8">
        <w:rPr>
          <w:rFonts w:hint="cs"/>
          <w:rtl/>
        </w:rPr>
        <w:t xml:space="preserve"> הא</w:t>
      </w:r>
      <w:r w:rsidR="00A85AC8" w:rsidRPr="00E600D8">
        <w:rPr>
          <w:rtl/>
        </w:rPr>
        <w:t>:</w:t>
      </w:r>
    </w:p>
    <w:p w14:paraId="214923BD" w14:textId="5D60B60D" w:rsidR="006E0774" w:rsidRPr="00131640" w:rsidRDefault="0024485D" w:rsidP="006E0774">
      <w:pPr>
        <w:rPr>
          <w:rtl/>
        </w:rPr>
      </w:pPr>
      <w:r>
        <w:rPr>
          <w:rFonts w:ascii="Fb Fontext" w:hAnsi="Fb Fontext" w:hint="cs"/>
          <w:sz w:val="32"/>
          <w:rtl/>
        </w:rPr>
        <w:t>ד</w:t>
      </w:r>
      <w:r w:rsidR="006E0774" w:rsidRPr="00224C4C">
        <w:rPr>
          <w:rFonts w:ascii="Fb Fontext" w:hAnsi="Fb Fontext"/>
          <w:sz w:val="32"/>
          <w:rtl/>
        </w:rPr>
        <w:t>פחות משתות נקנה מקח,</w:t>
      </w:r>
      <w:r w:rsidR="006E0774" w:rsidRPr="00224C4C">
        <w:rPr>
          <w:rFonts w:ascii="Fb Fontext" w:hAnsi="Fb Fontext" w:hint="cs"/>
          <w:sz w:val="32"/>
          <w:rtl/>
        </w:rPr>
        <w:t>-</w:t>
      </w:r>
      <w:r w:rsidR="006E0774" w:rsidRPr="00224C4C">
        <w:rPr>
          <w:rFonts w:ascii="Fb Fontext" w:hAnsi="Fb Fontext"/>
          <w:sz w:val="32"/>
          <w:rtl/>
        </w:rPr>
        <w:t xml:space="preserve"> </w:t>
      </w:r>
      <w:r>
        <w:rPr>
          <w:rFonts w:ascii="Fb Fontext" w:hAnsi="Fb Fontext" w:hint="cs"/>
          <w:sz w:val="32"/>
          <w:rtl/>
        </w:rPr>
        <w:t>רק כש</w:t>
      </w:r>
      <w:r w:rsidR="006E0774" w:rsidRPr="00224C4C">
        <w:rPr>
          <w:rFonts w:ascii="Fb Fontext" w:hAnsi="Fb Fontext"/>
          <w:sz w:val="32"/>
          <w:rtl/>
        </w:rPr>
        <w:t xml:space="preserve">לא </w:t>
      </w:r>
      <w:r>
        <w:rPr>
          <w:rFonts w:ascii="Fb Fontext" w:hAnsi="Fb Fontext" w:hint="cs"/>
          <w:sz w:val="32"/>
          <w:rtl/>
        </w:rPr>
        <w:t>מינה</w:t>
      </w:r>
      <w:r w:rsidR="006E0774" w:rsidRPr="00224C4C">
        <w:rPr>
          <w:rFonts w:ascii="Fb Fontext" w:hAnsi="Fb Fontext"/>
          <w:sz w:val="32"/>
          <w:rtl/>
        </w:rPr>
        <w:t xml:space="preserve"> שליח,</w:t>
      </w:r>
    </w:p>
    <w:p w14:paraId="0DECCB3A" w14:textId="7D7C8179" w:rsidR="006E0774" w:rsidRPr="00131640" w:rsidRDefault="006E0774" w:rsidP="0024485D">
      <w:pPr>
        <w:rPr>
          <w:rtl/>
        </w:rPr>
      </w:pPr>
      <w:r w:rsidRPr="00224C4C">
        <w:rPr>
          <w:rFonts w:ascii="Fb Fontext" w:hAnsi="Fb Fontext"/>
          <w:sz w:val="32"/>
          <w:rtl/>
        </w:rPr>
        <w:t xml:space="preserve">אבל </w:t>
      </w:r>
      <w:r w:rsidR="0024485D">
        <w:rPr>
          <w:rFonts w:ascii="Fb Fontext" w:hAnsi="Fb Fontext" w:hint="cs"/>
          <w:sz w:val="32"/>
          <w:rtl/>
        </w:rPr>
        <w:t>כשמינה</w:t>
      </w:r>
      <w:r w:rsidRPr="00224C4C">
        <w:rPr>
          <w:rFonts w:ascii="Fb Fontext" w:hAnsi="Fb Fontext"/>
          <w:sz w:val="32"/>
          <w:rtl/>
        </w:rPr>
        <w:t xml:space="preserve"> שליח, אמר: </w:t>
      </w:r>
      <w:r w:rsidR="0024485D">
        <w:rPr>
          <w:rFonts w:ascii="Fb Fontext" w:hAnsi="Fb Fontext" w:hint="cs"/>
          <w:sz w:val="32"/>
          <w:rtl/>
        </w:rPr>
        <w:t>שלחתיך לתקן ולא לקלקל.</w:t>
      </w:r>
    </w:p>
    <w:p w14:paraId="0836A315" w14:textId="4F7DA661" w:rsidR="00A85AC8" w:rsidRPr="00E600D8" w:rsidRDefault="00783C41" w:rsidP="005A596F">
      <w:pPr>
        <w:pStyle w:val="38"/>
        <w:framePr w:wrap="notBeside"/>
        <w:rPr>
          <w:rtl/>
        </w:rPr>
      </w:pPr>
      <w:r>
        <w:rPr>
          <w:rFonts w:hint="cs"/>
          <w:rtl/>
        </w:rPr>
        <w:t xml:space="preserve">ב. </w:t>
      </w:r>
      <w:r w:rsidR="006E0774" w:rsidRPr="00E600D8">
        <w:rPr>
          <w:rtl/>
        </w:rPr>
        <w:t>והא</w:t>
      </w:r>
      <w:r w:rsidR="00A85AC8" w:rsidRPr="00E600D8">
        <w:rPr>
          <w:rtl/>
        </w:rPr>
        <w:t>:</w:t>
      </w:r>
    </w:p>
    <w:p w14:paraId="7C0D498F" w14:textId="532331B4" w:rsidR="009469D7" w:rsidRDefault="005A596F" w:rsidP="005A596F">
      <w:pPr>
        <w:rPr>
          <w:rFonts w:ascii="Fb Fontext" w:hAnsi="Fb Fontext"/>
          <w:sz w:val="32"/>
          <w:rtl/>
        </w:rPr>
      </w:pPr>
      <w:r>
        <w:rPr>
          <w:rFonts w:ascii="Fb Fontext" w:hAnsi="Fb Fontext" w:hint="cs"/>
          <w:sz w:val="32"/>
          <w:rtl/>
        </w:rPr>
        <w:t>ד</w:t>
      </w:r>
      <w:r w:rsidR="006E0774" w:rsidRPr="00224C4C">
        <w:rPr>
          <w:rFonts w:ascii="Fb Fontext" w:hAnsi="Fb Fontext"/>
          <w:sz w:val="32"/>
          <w:rtl/>
        </w:rPr>
        <w:t>י</w:t>
      </w:r>
      <w:r>
        <w:rPr>
          <w:rFonts w:ascii="Fb Fontext" w:hAnsi="Fb Fontext" w:hint="cs"/>
          <w:sz w:val="32"/>
          <w:rtl/>
        </w:rPr>
        <w:t>ו</w:t>
      </w:r>
      <w:r w:rsidR="006E0774" w:rsidRPr="00224C4C">
        <w:rPr>
          <w:rFonts w:ascii="Fb Fontext" w:hAnsi="Fb Fontext"/>
          <w:sz w:val="32"/>
          <w:rtl/>
        </w:rPr>
        <w:t xml:space="preserve">תר משתות בטל מקח, </w:t>
      </w:r>
      <w:r>
        <w:rPr>
          <w:rFonts w:ascii="Fb Fontext" w:hAnsi="Fb Fontext" w:hint="cs"/>
          <w:sz w:val="32"/>
          <w:rtl/>
        </w:rPr>
        <w:t>רק כשל</w:t>
      </w:r>
      <w:r w:rsidR="006E0774" w:rsidRPr="00224C4C">
        <w:rPr>
          <w:rFonts w:ascii="Fb Fontext" w:hAnsi="Fb Fontext"/>
          <w:sz w:val="32"/>
          <w:rtl/>
        </w:rPr>
        <w:t>א אמר נ</w:t>
      </w:r>
      <w:r w:rsidR="003067FE">
        <w:rPr>
          <w:rFonts w:ascii="Fb Fontext" w:hAnsi="Fb Fontext"/>
          <w:sz w:val="32"/>
          <w:rtl/>
        </w:rPr>
        <w:t>חלק</w:t>
      </w:r>
      <w:r w:rsidR="006E0774" w:rsidRPr="00224C4C">
        <w:rPr>
          <w:rFonts w:ascii="Fb Fontext" w:hAnsi="Fb Fontext"/>
          <w:sz w:val="32"/>
          <w:rtl/>
        </w:rPr>
        <w:t xml:space="preserve"> בשומ</w:t>
      </w:r>
      <w:r>
        <w:rPr>
          <w:rFonts w:ascii="Fb Fontext" w:hAnsi="Fb Fontext" w:hint="cs"/>
          <w:sz w:val="32"/>
          <w:rtl/>
        </w:rPr>
        <w:t>ת ב''ד</w:t>
      </w:r>
    </w:p>
    <w:p w14:paraId="22ACA9A9" w14:textId="4C2329F4" w:rsidR="006E0774" w:rsidRPr="00131640" w:rsidRDefault="006E0774" w:rsidP="005A596F">
      <w:pPr>
        <w:rPr>
          <w:rtl/>
        </w:rPr>
      </w:pPr>
      <w:r w:rsidRPr="00224C4C">
        <w:rPr>
          <w:rFonts w:ascii="Fb Fontext" w:hAnsi="Fb Fontext"/>
          <w:sz w:val="32"/>
          <w:rtl/>
        </w:rPr>
        <w:t xml:space="preserve">אבל אמר </w:t>
      </w:r>
      <w:r w:rsidR="005A596F">
        <w:rPr>
          <w:rFonts w:ascii="Fb Fontext" w:hAnsi="Fb Fontext" w:hint="cs"/>
          <w:sz w:val="32"/>
          <w:rtl/>
        </w:rPr>
        <w:t>נחלוק בשומת ב''ד</w:t>
      </w:r>
      <w:r w:rsidRPr="00224C4C">
        <w:rPr>
          <w:rFonts w:ascii="Fb Fontext" w:hAnsi="Fb Fontext"/>
          <w:sz w:val="32"/>
          <w:rtl/>
        </w:rPr>
        <w:t>- מכרן קיים</w:t>
      </w:r>
      <w:r w:rsidR="005A596F">
        <w:rPr>
          <w:rFonts w:ascii="Fb Fontext" w:hAnsi="Fb Fontext" w:hint="cs"/>
          <w:sz w:val="32"/>
          <w:rtl/>
        </w:rPr>
        <w:t xml:space="preserve"> </w:t>
      </w:r>
      <w:r w:rsidRPr="005A596F">
        <w:rPr>
          <w:rStyle w:val="afffff3"/>
          <w:rtl/>
        </w:rPr>
        <w:t xml:space="preserve">דתנן: </w:t>
      </w:r>
      <w:r w:rsidRPr="00224C4C">
        <w:rPr>
          <w:rFonts w:ascii="Fb Fontext" w:hAnsi="Fb Fontext"/>
          <w:sz w:val="32"/>
          <w:rtl/>
        </w:rPr>
        <w:t xml:space="preserve">שום הדיינים שפיחתו או הותירו שתות מכרן בטל, </w:t>
      </w:r>
      <w:r w:rsidRPr="005A596F">
        <w:rPr>
          <w:rStyle w:val="afffff3"/>
          <w:rFonts w:hint="cs"/>
          <w:rtl/>
        </w:rPr>
        <w:t>ול</w:t>
      </w:r>
      <w:r w:rsidRPr="005A596F">
        <w:rPr>
          <w:rStyle w:val="afffff3"/>
          <w:rtl/>
        </w:rPr>
        <w:t>רשב"ג:</w:t>
      </w:r>
      <w:r w:rsidRPr="00224C4C">
        <w:rPr>
          <w:rFonts w:ascii="Fb Fontext" w:hAnsi="Fb Fontext"/>
          <w:sz w:val="32"/>
          <w:rtl/>
        </w:rPr>
        <w:t xml:space="preserve"> מכרן קיים.</w:t>
      </w:r>
    </w:p>
    <w:p w14:paraId="7824D3E2" w14:textId="4D7EF886" w:rsidR="00A85AC8" w:rsidRPr="00E600D8" w:rsidRDefault="00783C41" w:rsidP="005A596F">
      <w:pPr>
        <w:pStyle w:val="38"/>
        <w:framePr w:wrap="notBeside"/>
        <w:rPr>
          <w:rtl/>
        </w:rPr>
      </w:pPr>
      <w:r>
        <w:rPr>
          <w:rFonts w:hint="cs"/>
          <w:rtl/>
        </w:rPr>
        <w:t xml:space="preserve">ג. </w:t>
      </w:r>
      <w:r w:rsidR="006E0774" w:rsidRPr="00E600D8">
        <w:rPr>
          <w:rtl/>
        </w:rPr>
        <w:t>והא</w:t>
      </w:r>
      <w:r w:rsidR="00A85AC8" w:rsidRPr="00E600D8">
        <w:rPr>
          <w:rtl/>
        </w:rPr>
        <w:t>:</w:t>
      </w:r>
    </w:p>
    <w:p w14:paraId="54F57DB4" w14:textId="7E615C74" w:rsidR="006E0774" w:rsidRPr="00131640" w:rsidRDefault="005A596F" w:rsidP="006E0774">
      <w:pPr>
        <w:rPr>
          <w:rtl/>
        </w:rPr>
      </w:pPr>
      <w:r>
        <w:rPr>
          <w:rFonts w:ascii="Fb Fontext" w:hAnsi="Fb Fontext" w:hint="cs"/>
          <w:sz w:val="32"/>
          <w:rtl/>
        </w:rPr>
        <w:t>ד</w:t>
      </w:r>
      <w:r w:rsidR="006E0774" w:rsidRPr="00224C4C">
        <w:rPr>
          <w:rFonts w:ascii="Fb Fontext" w:hAnsi="Fb Fontext"/>
          <w:sz w:val="32"/>
          <w:rtl/>
        </w:rPr>
        <w:t xml:space="preserve">שתות קנה ומחזיר אונאה, </w:t>
      </w:r>
      <w:r w:rsidR="002D69D2">
        <w:rPr>
          <w:rFonts w:ascii="Fb Fontext" w:hAnsi="Fb Fontext" w:hint="cs"/>
          <w:sz w:val="32"/>
          <w:rtl/>
        </w:rPr>
        <w:t>רק</w:t>
      </w:r>
      <w:r w:rsidR="006E0774" w:rsidRPr="00224C4C">
        <w:rPr>
          <w:rFonts w:ascii="Fb Fontext" w:hAnsi="Fb Fontext"/>
          <w:sz w:val="32"/>
          <w:rtl/>
        </w:rPr>
        <w:t xml:space="preserve"> במטלטלי, אבל במקרקעי - אין אונאה לקרקעות.</w:t>
      </w:r>
    </w:p>
    <w:p w14:paraId="2AA65F0F" w14:textId="77777777" w:rsidR="009469D7" w:rsidRDefault="006E0774" w:rsidP="006E0774">
      <w:pPr>
        <w:rPr>
          <w:rFonts w:ascii="Fb Fontext" w:hAnsi="Fb Fontext"/>
          <w:sz w:val="32"/>
          <w:rtl/>
        </w:rPr>
      </w:pPr>
      <w:r w:rsidRPr="00224C4C">
        <w:rPr>
          <w:rFonts w:ascii="Fb Fontext" w:hAnsi="Fb Fontext"/>
          <w:sz w:val="32"/>
          <w:rtl/>
        </w:rPr>
        <w:t xml:space="preserve">ובמקרקעי </w:t>
      </w:r>
      <w:r w:rsidR="00046A8D">
        <w:rPr>
          <w:rFonts w:ascii="Fb Fontext" w:hAnsi="Fb Fontext" w:hint="cs"/>
          <w:sz w:val="32"/>
          <w:rtl/>
        </w:rPr>
        <w:t>רק כשבאו לחלוק ברווח, אבל לא כשחלקו במידה.</w:t>
      </w:r>
    </w:p>
    <w:p w14:paraId="187727F2" w14:textId="1356EABD" w:rsidR="00A85AC8" w:rsidRPr="00E600D8" w:rsidRDefault="006E0774" w:rsidP="00783C41">
      <w:pPr>
        <w:pStyle w:val="38"/>
        <w:framePr w:wrap="notBeside"/>
        <w:ind w:firstLine="113"/>
        <w:rPr>
          <w:rtl/>
        </w:rPr>
      </w:pPr>
      <w:r w:rsidRPr="00E600D8">
        <w:rPr>
          <w:rtl/>
        </w:rPr>
        <w:t>כרבה</w:t>
      </w:r>
      <w:r w:rsidR="00A85AC8" w:rsidRPr="00E600D8">
        <w:rPr>
          <w:rtl/>
        </w:rPr>
        <w:t>:</w:t>
      </w:r>
    </w:p>
    <w:p w14:paraId="170153F2" w14:textId="04FA7C17" w:rsidR="006E0774" w:rsidRPr="00320DB0" w:rsidRDefault="006E0774" w:rsidP="00783C41">
      <w:pPr>
        <w:spacing w:after="120"/>
        <w:rPr>
          <w:spacing w:val="2"/>
          <w:rtl/>
        </w:rPr>
      </w:pPr>
      <w:r w:rsidRPr="00320DB0">
        <w:rPr>
          <w:rFonts w:ascii="Fb Fontext" w:hAnsi="Fb Fontext"/>
          <w:spacing w:val="2"/>
          <w:sz w:val="32"/>
          <w:rtl/>
        </w:rPr>
        <w:t>כל דבר שבמדה ושבמשקל ושבמנין, א</w:t>
      </w:r>
      <w:r w:rsidR="00046A8D" w:rsidRPr="00320DB0">
        <w:rPr>
          <w:rFonts w:ascii="Fb Fontext" w:hAnsi="Fb Fontext" w:hint="cs"/>
          <w:spacing w:val="2"/>
          <w:sz w:val="32"/>
          <w:rtl/>
        </w:rPr>
        <w:t>ף</w:t>
      </w:r>
      <w:r w:rsidRPr="00320DB0">
        <w:rPr>
          <w:rFonts w:ascii="Fb Fontext" w:hAnsi="Fb Fontext"/>
          <w:spacing w:val="2"/>
          <w:sz w:val="32"/>
          <w:rtl/>
        </w:rPr>
        <w:t xml:space="preserve"> פחות מכדי אונאה חוזר.</w:t>
      </w:r>
    </w:p>
    <w:p w14:paraId="40E1A3E3" w14:textId="4A4C5C75" w:rsidR="00A85AC8" w:rsidRPr="00E600D8" w:rsidRDefault="00783C41" w:rsidP="00726BD2">
      <w:pPr>
        <w:pStyle w:val="38"/>
        <w:framePr w:wrap="notBeside"/>
        <w:rPr>
          <w:rtl/>
        </w:rPr>
      </w:pPr>
      <w:r>
        <w:rPr>
          <w:rFonts w:hint="cs"/>
          <w:rtl/>
        </w:rPr>
        <w:t xml:space="preserve">ד. </w:t>
      </w:r>
      <w:r w:rsidR="006E0774" w:rsidRPr="00E600D8">
        <w:rPr>
          <w:rFonts w:hint="cs"/>
          <w:rtl/>
        </w:rPr>
        <w:t xml:space="preserve"> </w:t>
      </w:r>
      <w:r w:rsidR="006E0774" w:rsidRPr="00E600D8">
        <w:rPr>
          <w:rtl/>
        </w:rPr>
        <w:t>והא דתנן</w:t>
      </w:r>
      <w:r w:rsidR="00A85AC8" w:rsidRPr="00E600D8">
        <w:rPr>
          <w:rtl/>
        </w:rPr>
        <w:t>:</w:t>
      </w:r>
    </w:p>
    <w:p w14:paraId="50D6123B" w14:textId="4AA541FF" w:rsidR="009469D7" w:rsidRDefault="006E0774" w:rsidP="00B45506">
      <w:pPr>
        <w:rPr>
          <w:rFonts w:ascii="Fb Fontext" w:hAnsi="Fb Fontext"/>
          <w:sz w:val="32"/>
          <w:rtl/>
        </w:rPr>
      </w:pPr>
      <w:r w:rsidRPr="00224C4C">
        <w:rPr>
          <w:rFonts w:ascii="Fb Fontext" w:hAnsi="Fb Fontext"/>
          <w:rtl/>
        </w:rPr>
        <w:t xml:space="preserve">השולח את הבעירה ביד </w:t>
      </w:r>
      <w:r w:rsidRPr="00224C4C">
        <w:rPr>
          <w:rFonts w:ascii="Fb Fontext" w:hAnsi="Fb Fontext" w:hint="cs"/>
          <w:rtl/>
        </w:rPr>
        <w:t>חש</w:t>
      </w:r>
      <w:r w:rsidRPr="00224C4C">
        <w:rPr>
          <w:rFonts w:ascii="Fb Fontext" w:hAnsi="Fb Fontext"/>
          <w:rtl/>
        </w:rPr>
        <w:t>"</w:t>
      </w:r>
      <w:r w:rsidRPr="00224C4C">
        <w:rPr>
          <w:rFonts w:ascii="Fb Fontext" w:hAnsi="Fb Fontext" w:hint="cs"/>
          <w:rtl/>
        </w:rPr>
        <w:t>ו</w:t>
      </w:r>
      <w:r w:rsidRPr="00224C4C">
        <w:rPr>
          <w:rFonts w:ascii="Fb Fontext" w:hAnsi="Fb Fontext"/>
          <w:rtl/>
        </w:rPr>
        <w:t xml:space="preserve"> פטור מדיני אדם וחייב בד"</w:t>
      </w:r>
      <w:r w:rsidRPr="00224C4C">
        <w:rPr>
          <w:rFonts w:ascii="Fb Fontext" w:hAnsi="Fb Fontext" w:hint="cs"/>
          <w:rtl/>
        </w:rPr>
        <w:t>ש</w:t>
      </w:r>
      <w:r w:rsidRPr="00224C4C">
        <w:rPr>
          <w:rFonts w:ascii="Fb Fontext" w:hAnsi="Fb Fontext"/>
          <w:rtl/>
        </w:rPr>
        <w:t>, שילח ביד פיקח - פיקח חייב.</w:t>
      </w:r>
      <w:r w:rsidR="00B45506">
        <w:rPr>
          <w:rFonts w:ascii="Fb Fontext" w:hAnsi="Fb Fontext" w:hint="cs"/>
          <w:rtl/>
        </w:rPr>
        <w:t xml:space="preserve"> </w:t>
      </w:r>
      <w:r w:rsidRPr="00224C4C">
        <w:rPr>
          <w:rFonts w:ascii="Fb Fontext" w:hAnsi="Fb Fontext" w:hint="cs"/>
          <w:sz w:val="32"/>
          <w:rtl/>
        </w:rPr>
        <w:t xml:space="preserve">לא אמרי' שלוחו </w:t>
      </w:r>
      <w:r w:rsidRPr="00224C4C">
        <w:rPr>
          <w:rFonts w:ascii="Fb Fontext" w:hAnsi="Fb Fontext"/>
          <w:sz w:val="32"/>
          <w:rtl/>
        </w:rPr>
        <w:t>של אדם כמותו!</w:t>
      </w:r>
    </w:p>
    <w:p w14:paraId="71335611" w14:textId="553998C1" w:rsidR="00A85AC8" w:rsidRPr="00E600D8" w:rsidRDefault="00B45506" w:rsidP="00B45506">
      <w:pPr>
        <w:pStyle w:val="38"/>
        <w:framePr w:wrap="notBeside"/>
        <w:rPr>
          <w:rtl/>
        </w:rPr>
      </w:pPr>
      <w:r w:rsidRPr="00E600D8">
        <w:rPr>
          <w:rFonts w:hint="cs"/>
          <w:rtl/>
        </w:rPr>
        <w:t>-שאני שם</w:t>
      </w:r>
      <w:r w:rsidR="00A85AC8" w:rsidRPr="00E600D8">
        <w:rPr>
          <w:rFonts w:hint="cs"/>
          <w:rtl/>
        </w:rPr>
        <w:t>:</w:t>
      </w:r>
    </w:p>
    <w:p w14:paraId="7F6CCA2F" w14:textId="7782D507" w:rsidR="006E0774" w:rsidRPr="00C538E4" w:rsidRDefault="006E0774" w:rsidP="00783C41">
      <w:pPr>
        <w:spacing w:after="120"/>
        <w:rPr>
          <w:spacing w:val="0"/>
          <w:rtl/>
        </w:rPr>
      </w:pPr>
      <w:r w:rsidRPr="00C538E4">
        <w:rPr>
          <w:rFonts w:ascii="Fb Fontext" w:hAnsi="Fb Fontext"/>
          <w:spacing w:val="0"/>
          <w:sz w:val="32"/>
          <w:rtl/>
        </w:rPr>
        <w:t>דאין שליח לדבר עבירה,</w:t>
      </w:r>
      <w:r w:rsidRPr="00C538E4">
        <w:rPr>
          <w:rFonts w:ascii="Fb Fontext" w:hAnsi="Fb Fontext"/>
          <w:spacing w:val="0"/>
          <w:rtl/>
        </w:rPr>
        <w:t xml:space="preserve"> דברי הרב ודברי תלמיד דברי מי שומעים?</w:t>
      </w:r>
    </w:p>
    <w:p w14:paraId="7EE1A21E" w14:textId="59EE8083" w:rsidR="00A85AC8" w:rsidRPr="00E600D8" w:rsidRDefault="00783C41" w:rsidP="00726BD2">
      <w:pPr>
        <w:pStyle w:val="38"/>
        <w:framePr w:wrap="notBeside"/>
        <w:rPr>
          <w:rtl/>
        </w:rPr>
      </w:pPr>
      <w:r>
        <w:rPr>
          <w:rFonts w:hint="cs"/>
          <w:rtl/>
        </w:rPr>
        <w:t xml:space="preserve">ה. </w:t>
      </w:r>
      <w:r w:rsidR="006E0774" w:rsidRPr="00E600D8">
        <w:rPr>
          <w:rtl/>
        </w:rPr>
        <w:t>והדתניא</w:t>
      </w:r>
      <w:r w:rsidR="00A85AC8" w:rsidRPr="00E600D8">
        <w:rPr>
          <w:rtl/>
        </w:rPr>
        <w:t>:</w:t>
      </w:r>
    </w:p>
    <w:p w14:paraId="0B9565CA" w14:textId="7E6EE204" w:rsidR="006E0774" w:rsidRPr="00131640" w:rsidRDefault="006E0774" w:rsidP="006E0774">
      <w:pPr>
        <w:rPr>
          <w:rtl/>
        </w:rPr>
      </w:pPr>
      <w:r w:rsidRPr="00C536B8">
        <w:rPr>
          <w:rFonts w:ascii="Fb Fontext" w:hAnsi="Fb Fontext"/>
          <w:spacing w:val="0"/>
          <w:sz w:val="32"/>
          <w:rtl/>
        </w:rPr>
        <w:t xml:space="preserve">שליח שלא עשה שליחותו </w:t>
      </w:r>
      <w:r w:rsidR="00B45506" w:rsidRPr="00C536B8">
        <w:rPr>
          <w:rFonts w:ascii="Fb Fontext" w:hAnsi="Fb Fontext" w:hint="cs"/>
          <w:spacing w:val="0"/>
          <w:sz w:val="32"/>
          <w:rtl/>
        </w:rPr>
        <w:t>ש</w:t>
      </w:r>
      <w:r w:rsidRPr="00C536B8">
        <w:rPr>
          <w:rFonts w:ascii="Fb Fontext" w:hAnsi="Fb Fontext"/>
          <w:spacing w:val="0"/>
          <w:sz w:val="32"/>
          <w:rtl/>
        </w:rPr>
        <w:t>ליח מעל, עשה שליחותו בעל הבית מעל</w:t>
      </w:r>
    </w:p>
    <w:p w14:paraId="7D7EF281" w14:textId="77777777" w:rsidR="00C536B8" w:rsidRPr="00131640" w:rsidRDefault="006E0774" w:rsidP="006E0774">
      <w:pPr>
        <w:rPr>
          <w:rtl/>
        </w:rPr>
      </w:pPr>
      <w:r w:rsidRPr="00C536B8">
        <w:rPr>
          <w:rStyle w:val="afffff5"/>
          <w:rFonts w:hint="cs"/>
          <w:rtl/>
        </w:rPr>
        <w:t>ולא אמרי' ד</w:t>
      </w:r>
      <w:r w:rsidRPr="00C536B8">
        <w:rPr>
          <w:rStyle w:val="afffff5"/>
          <w:rtl/>
        </w:rPr>
        <w:t>אין שליח לדבר עבירה!</w:t>
      </w:r>
    </w:p>
    <w:p w14:paraId="716E709A" w14:textId="77777777" w:rsidR="00A85AC8" w:rsidRPr="00E600D8" w:rsidRDefault="00C536B8" w:rsidP="00C536B8">
      <w:pPr>
        <w:pStyle w:val="38"/>
        <w:framePr w:wrap="notBeside"/>
        <w:rPr>
          <w:rtl/>
        </w:rPr>
      </w:pPr>
      <w:r w:rsidRPr="00E600D8">
        <w:rPr>
          <w:rFonts w:hint="cs"/>
          <w:rtl/>
        </w:rPr>
        <w:t xml:space="preserve">- </w:t>
      </w:r>
      <w:r w:rsidR="006E0774" w:rsidRPr="00E600D8">
        <w:rPr>
          <w:rFonts w:hint="cs"/>
          <w:rtl/>
        </w:rPr>
        <w:t>ד</w:t>
      </w:r>
      <w:r w:rsidR="006E0774" w:rsidRPr="00E600D8">
        <w:rPr>
          <w:rtl/>
        </w:rPr>
        <w:t>שאני</w:t>
      </w:r>
      <w:r w:rsidR="00A85AC8" w:rsidRPr="00E600D8">
        <w:rPr>
          <w:rtl/>
        </w:rPr>
        <w:t>:</w:t>
      </w:r>
    </w:p>
    <w:p w14:paraId="7D6E9B78" w14:textId="02F0F833" w:rsidR="006E0774" w:rsidRPr="00131640" w:rsidRDefault="00B23120" w:rsidP="006E0774">
      <w:pPr>
        <w:rPr>
          <w:rtl/>
        </w:rPr>
      </w:pPr>
      <w:r>
        <w:rPr>
          <w:rFonts w:ascii="Fb Fontext" w:hAnsi="Fb Fontext" w:hint="cs"/>
          <w:rtl/>
        </w:rPr>
        <w:t>מעילה ד</w:t>
      </w:r>
      <w:r w:rsidRPr="00B23120">
        <w:rPr>
          <w:rFonts w:hint="cs"/>
          <w:rtl/>
        </w:rPr>
        <w:t>למדים</w:t>
      </w:r>
      <w:r>
        <w:rPr>
          <w:rStyle w:val="affffa"/>
          <w:rFonts w:hint="cs"/>
          <w:rtl/>
        </w:rPr>
        <w:t xml:space="preserve"> </w:t>
      </w:r>
      <w:r w:rsidR="006E0774" w:rsidRPr="00224C4C">
        <w:rPr>
          <w:rStyle w:val="affffa"/>
          <w:rFonts w:hint="cs"/>
          <w:rtl/>
        </w:rPr>
        <w:t>'</w:t>
      </w:r>
      <w:r w:rsidR="006E0774" w:rsidRPr="00224C4C">
        <w:rPr>
          <w:rStyle w:val="affffa"/>
          <w:rtl/>
        </w:rPr>
        <w:t>חטא חטא</w:t>
      </w:r>
      <w:r w:rsidR="006E0774" w:rsidRPr="00224C4C">
        <w:rPr>
          <w:rStyle w:val="affffa"/>
          <w:rFonts w:hint="cs"/>
          <w:rtl/>
        </w:rPr>
        <w:t>'</w:t>
      </w:r>
      <w:r w:rsidR="006E0774" w:rsidRPr="00224C4C">
        <w:rPr>
          <w:rFonts w:ascii="Fb Fontext" w:hAnsi="Fb Fontext"/>
          <w:rtl/>
        </w:rPr>
        <w:t xml:space="preserve"> מתרומה, </w:t>
      </w:r>
      <w:r w:rsidR="006E0774" w:rsidRPr="00224C4C">
        <w:rPr>
          <w:rFonts w:ascii="Fb Fontext" w:hAnsi="Fb Fontext" w:hint="cs"/>
          <w:rtl/>
        </w:rPr>
        <w:t>ד</w:t>
      </w:r>
      <w:r w:rsidR="006E0774" w:rsidRPr="00224C4C">
        <w:rPr>
          <w:rFonts w:ascii="Fb Fontext" w:hAnsi="Fb Fontext"/>
          <w:rtl/>
        </w:rPr>
        <w:t>משוי שליח.</w:t>
      </w:r>
    </w:p>
    <w:p w14:paraId="24EC47CB" w14:textId="77777777" w:rsidR="00A85AC8" w:rsidRPr="00E600D8" w:rsidRDefault="006E0774" w:rsidP="00726BD2">
      <w:pPr>
        <w:pStyle w:val="38"/>
        <w:framePr w:wrap="notBeside"/>
        <w:rPr>
          <w:rtl/>
        </w:rPr>
      </w:pPr>
      <w:r w:rsidRPr="00E600D8">
        <w:rPr>
          <w:rFonts w:hint="cs"/>
          <w:rtl/>
        </w:rPr>
        <w:t>ולא</w:t>
      </w:r>
      <w:r w:rsidR="0022568B" w:rsidRPr="00E600D8">
        <w:rPr>
          <w:rFonts w:hint="cs"/>
          <w:rtl/>
        </w:rPr>
        <w:t xml:space="preserve"> לומדים ממנה</w:t>
      </w:r>
      <w:r w:rsidR="00A85AC8" w:rsidRPr="00E600D8">
        <w:rPr>
          <w:rtl/>
        </w:rPr>
        <w:t>:</w:t>
      </w:r>
    </w:p>
    <w:p w14:paraId="3C660F1F" w14:textId="4F810D69" w:rsidR="009469D7" w:rsidRDefault="006E0774" w:rsidP="0022568B">
      <w:pPr>
        <w:rPr>
          <w:rFonts w:ascii="Fb Fontext" w:hAnsi="Fb Fontext"/>
          <w:rtl/>
        </w:rPr>
      </w:pPr>
      <w:r w:rsidRPr="00224C4C">
        <w:rPr>
          <w:rFonts w:ascii="Fb Fontext" w:hAnsi="Fb Fontext" w:hint="cs"/>
          <w:rtl/>
        </w:rPr>
        <w:t xml:space="preserve">דמעילה ושליחות יד </w:t>
      </w:r>
      <w:r w:rsidRPr="00224C4C">
        <w:rPr>
          <w:rFonts w:ascii="Fb Fontext" w:hAnsi="Fb Fontext"/>
          <w:rtl/>
        </w:rPr>
        <w:t>שני כתובים הבאים כאחד אין מלמדין.</w:t>
      </w:r>
    </w:p>
    <w:p w14:paraId="7A69C006" w14:textId="08F05245" w:rsidR="007309FA" w:rsidRDefault="007309FA" w:rsidP="007309FA">
      <w:pPr>
        <w:pStyle w:val="affffb"/>
        <w:rPr>
          <w:rtl/>
        </w:rPr>
      </w:pPr>
      <w:r w:rsidRPr="007309FA">
        <w:rPr>
          <w:rtl/>
        </w:rPr>
        <w:t>***</w:t>
      </w:r>
    </w:p>
    <w:p w14:paraId="68222827" w14:textId="77777777" w:rsidR="009469D7" w:rsidRDefault="006E0774" w:rsidP="00F65F8B">
      <w:pPr>
        <w:pStyle w:val="affffb"/>
        <w:rPr>
          <w:rStyle w:val="affffa"/>
          <w:rtl/>
        </w:rPr>
      </w:pPr>
      <w:r w:rsidRPr="00224C4C">
        <w:rPr>
          <w:rtl/>
        </w:rPr>
        <w:t>שליחות יד</w:t>
      </w:r>
      <w:r w:rsidR="00B40C19">
        <w:rPr>
          <w:rFonts w:hint="cs"/>
          <w:rtl/>
        </w:rPr>
        <w:t xml:space="preserve"> אם חייב על מחשבה כמעשה</w:t>
      </w:r>
    </w:p>
    <w:p w14:paraId="5A376B02" w14:textId="62328A10" w:rsidR="00A85AC8" w:rsidRPr="00E600D8" w:rsidRDefault="006E0774" w:rsidP="00F43C09">
      <w:pPr>
        <w:pStyle w:val="38"/>
        <w:framePr w:wrap="notBeside"/>
        <w:rPr>
          <w:rtl/>
        </w:rPr>
      </w:pPr>
      <w:r w:rsidRPr="00E600D8">
        <w:rPr>
          <w:rtl/>
        </w:rPr>
        <w:t>בש"א</w:t>
      </w:r>
      <w:r w:rsidR="00A85AC8" w:rsidRPr="00E600D8">
        <w:rPr>
          <w:rtl/>
        </w:rPr>
        <w:t>:</w:t>
      </w:r>
    </w:p>
    <w:p w14:paraId="152805B6" w14:textId="5995930E" w:rsidR="006E0774" w:rsidRPr="00131640" w:rsidRDefault="006E0774" w:rsidP="006E0774">
      <w:pPr>
        <w:rPr>
          <w:rtl/>
        </w:rPr>
      </w:pPr>
      <w:r w:rsidRPr="00224C4C">
        <w:rPr>
          <w:rFonts w:ascii="Fb Fontext" w:hAnsi="Fb Fontext"/>
          <w:rtl/>
        </w:rPr>
        <w:t>לחייב על המחשבה כמעשה,</w:t>
      </w:r>
      <w:r w:rsidR="00B40C19">
        <w:rPr>
          <w:rFonts w:ascii="Fb Fontext" w:hAnsi="Fb Fontext" w:hint="cs"/>
          <w:rtl/>
        </w:rPr>
        <w:t xml:space="preserve">- </w:t>
      </w:r>
      <w:r w:rsidR="00B40C19" w:rsidRPr="00B40C19">
        <w:rPr>
          <w:rStyle w:val="affffa"/>
          <w:rFonts w:hint="cs"/>
          <w:rtl/>
        </w:rPr>
        <w:t>על כל דבר פשע</w:t>
      </w:r>
    </w:p>
    <w:p w14:paraId="6012E451" w14:textId="17FDD744" w:rsidR="00A85AC8" w:rsidRPr="00E600D8" w:rsidRDefault="006E0774" w:rsidP="00F43C09">
      <w:pPr>
        <w:pStyle w:val="38"/>
        <w:framePr w:wrap="notBeside"/>
        <w:rPr>
          <w:rtl/>
        </w:rPr>
      </w:pPr>
      <w:r w:rsidRPr="00E600D8">
        <w:rPr>
          <w:rtl/>
        </w:rPr>
        <w:t>ובה"א</w:t>
      </w:r>
      <w:r w:rsidR="00A85AC8" w:rsidRPr="00E600D8">
        <w:rPr>
          <w:rtl/>
        </w:rPr>
        <w:t>:</w:t>
      </w:r>
    </w:p>
    <w:p w14:paraId="3B6FCC3E" w14:textId="01D19377" w:rsidR="006E0774" w:rsidRPr="00131640" w:rsidRDefault="006E0774" w:rsidP="006E0774">
      <w:pPr>
        <w:rPr>
          <w:rtl/>
        </w:rPr>
      </w:pPr>
      <w:r w:rsidRPr="00224C4C">
        <w:rPr>
          <w:rFonts w:ascii="Fb Fontext" w:hAnsi="Fb Fontext"/>
          <w:sz w:val="32"/>
          <w:rtl/>
        </w:rPr>
        <w:t>אינו חייב עד שישלח בו יד,</w:t>
      </w:r>
      <w:r w:rsidRPr="00224C4C">
        <w:rPr>
          <w:rFonts w:ascii="Fb Fontext" w:hAnsi="Fb Fontext" w:hint="cs"/>
          <w:sz w:val="32"/>
          <w:rtl/>
        </w:rPr>
        <w:t xml:space="preserve"> </w:t>
      </w:r>
      <w:r w:rsidRPr="00224C4C">
        <w:rPr>
          <w:rStyle w:val="affffa"/>
          <w:rFonts w:hint="cs"/>
          <w:rtl/>
        </w:rPr>
        <w:t>ד'</w:t>
      </w:r>
      <w:r w:rsidRPr="00224C4C">
        <w:rPr>
          <w:rStyle w:val="affffa"/>
          <w:rtl/>
        </w:rPr>
        <w:t>אם לא שלח ידו וגו'.</w:t>
      </w:r>
    </w:p>
    <w:p w14:paraId="464CF0D0" w14:textId="01B7FD32" w:rsidR="00A85AC8" w:rsidRPr="00E600D8" w:rsidRDefault="006E0774" w:rsidP="006E12B8">
      <w:pPr>
        <w:pStyle w:val="38"/>
        <w:framePr w:wrap="notBeside"/>
        <w:rPr>
          <w:rtl/>
        </w:rPr>
      </w:pPr>
      <w:r w:rsidRPr="00E600D8">
        <w:rPr>
          <w:rtl/>
        </w:rPr>
        <w:t>ב"ש לב"ה</w:t>
      </w:r>
      <w:r w:rsidR="00A85AC8" w:rsidRPr="00E600D8">
        <w:rPr>
          <w:rtl/>
        </w:rPr>
        <w:t>:</w:t>
      </w:r>
    </w:p>
    <w:p w14:paraId="3979D508" w14:textId="1E232B9D" w:rsidR="006E0774" w:rsidRPr="00131640" w:rsidRDefault="006E0774" w:rsidP="006E0774">
      <w:pPr>
        <w:rPr>
          <w:rtl/>
        </w:rPr>
      </w:pPr>
      <w:r w:rsidRPr="003E41E8">
        <w:rPr>
          <w:rStyle w:val="affffa"/>
          <w:rFonts w:hint="cs"/>
          <w:rtl/>
        </w:rPr>
        <w:t>'</w:t>
      </w:r>
      <w:r w:rsidRPr="003E41E8">
        <w:rPr>
          <w:rStyle w:val="affffa"/>
          <w:rtl/>
        </w:rPr>
        <w:t>על כל דבר פשע</w:t>
      </w:r>
      <w:r w:rsidRPr="003E41E8">
        <w:rPr>
          <w:rStyle w:val="affffa"/>
          <w:rFonts w:hint="cs"/>
          <w:rtl/>
        </w:rPr>
        <w:t>'</w:t>
      </w:r>
      <w:r w:rsidRPr="00224C4C">
        <w:rPr>
          <w:rFonts w:ascii="Fb Fontext" w:hAnsi="Fb Fontext" w:hint="cs"/>
          <w:rtl/>
        </w:rPr>
        <w:t xml:space="preserve">- אף דאמר </w:t>
      </w:r>
      <w:r w:rsidRPr="00224C4C">
        <w:rPr>
          <w:rFonts w:ascii="Fb Fontext" w:hAnsi="Fb Fontext"/>
          <w:rtl/>
        </w:rPr>
        <w:t>לעבדו ולשלוחו</w:t>
      </w:r>
      <w:r w:rsidRPr="00224C4C">
        <w:rPr>
          <w:rFonts w:ascii="Fb Fontext" w:hAnsi="Fb Fontext" w:hint="cs"/>
          <w:rtl/>
        </w:rPr>
        <w:t>.</w:t>
      </w:r>
    </w:p>
    <w:p w14:paraId="37DB3B68" w14:textId="77777777" w:rsidR="00A85AC8" w:rsidRPr="00E600D8" w:rsidRDefault="006E0774" w:rsidP="006E12B8">
      <w:pPr>
        <w:pStyle w:val="38"/>
        <w:framePr w:wrap="notBeside"/>
        <w:rPr>
          <w:rtl/>
        </w:rPr>
      </w:pPr>
      <w:r w:rsidRPr="00E600D8">
        <w:rPr>
          <w:rFonts w:hint="cs"/>
          <w:rtl/>
        </w:rPr>
        <w:t>ולב</w:t>
      </w:r>
      <w:r w:rsidRPr="00E600D8">
        <w:rPr>
          <w:rtl/>
        </w:rPr>
        <w:t>"</w:t>
      </w:r>
      <w:r w:rsidRPr="00E600D8">
        <w:rPr>
          <w:rFonts w:hint="cs"/>
          <w:rtl/>
        </w:rPr>
        <w:t>ש</w:t>
      </w:r>
      <w:r w:rsidR="00A85AC8" w:rsidRPr="00E600D8">
        <w:rPr>
          <w:rtl/>
        </w:rPr>
        <w:t>:</w:t>
      </w:r>
    </w:p>
    <w:p w14:paraId="11EE5EEA" w14:textId="2C4A4238" w:rsidR="006E0774" w:rsidRPr="00131640" w:rsidRDefault="006E0774" w:rsidP="006E0774">
      <w:pPr>
        <w:rPr>
          <w:rtl/>
        </w:rPr>
      </w:pPr>
      <w:r w:rsidRPr="00224C4C">
        <w:rPr>
          <w:rFonts w:ascii="Fb Fontext" w:hAnsi="Fb Fontext" w:hint="cs"/>
          <w:rtl/>
        </w:rPr>
        <w:t>דמוקמי לקרא במחשבה כמעשה</w:t>
      </w:r>
      <w:r w:rsidR="00CD0ABE">
        <w:rPr>
          <w:rFonts w:ascii="Fb Fontext" w:hAnsi="Fb Fontext" w:hint="cs"/>
          <w:rtl/>
        </w:rPr>
        <w:t xml:space="preserve"> לא לומדים משליחות יד</w:t>
      </w:r>
    </w:p>
    <w:p w14:paraId="104C42F0" w14:textId="6976A8BE" w:rsidR="00A85AC8" w:rsidRPr="00E600D8" w:rsidRDefault="00E600D8" w:rsidP="006E12B8">
      <w:pPr>
        <w:pStyle w:val="38"/>
        <w:framePr w:wrap="notBeside"/>
        <w:rPr>
          <w:rtl/>
        </w:rPr>
      </w:pPr>
      <w:r w:rsidRPr="00E600D8">
        <w:rPr>
          <w:rtl/>
        </w:rPr>
        <w:t>-</w:t>
      </w:r>
    </w:p>
    <w:p w14:paraId="00BBE3AB" w14:textId="41E8853D" w:rsidR="006E0774" w:rsidRPr="00C538E4" w:rsidRDefault="006E0774" w:rsidP="00943179">
      <w:pPr>
        <w:rPr>
          <w:spacing w:val="2"/>
          <w:rtl/>
        </w:rPr>
      </w:pPr>
      <w:r w:rsidRPr="00C538E4">
        <w:rPr>
          <w:rFonts w:hint="cs"/>
          <w:spacing w:val="2"/>
          <w:rtl/>
        </w:rPr>
        <w:t>ד</w:t>
      </w:r>
      <w:r w:rsidRPr="00C538E4">
        <w:rPr>
          <w:spacing w:val="2"/>
          <w:rtl/>
        </w:rPr>
        <w:t xml:space="preserve">מעילה טביחה ומכירה שני כתובים הבאים כאחד </w:t>
      </w:r>
      <w:r w:rsidRPr="00C538E4">
        <w:rPr>
          <w:rFonts w:hint="cs"/>
          <w:spacing w:val="2"/>
          <w:rtl/>
        </w:rPr>
        <w:t>ד</w:t>
      </w:r>
      <w:r w:rsidRPr="00C538E4">
        <w:rPr>
          <w:spacing w:val="2"/>
          <w:rtl/>
        </w:rPr>
        <w:t>אין מלמדין.</w:t>
      </w:r>
    </w:p>
    <w:p w14:paraId="4319D47D" w14:textId="77777777" w:rsidR="006E0774" w:rsidRPr="00131640" w:rsidRDefault="006E0774" w:rsidP="006E0774">
      <w:pPr>
        <w:rPr>
          <w:rtl/>
        </w:rPr>
      </w:pPr>
      <w:r w:rsidRPr="00224C4C">
        <w:rPr>
          <w:rFonts w:ascii="Fb Fontext" w:hAnsi="Fb Fontext"/>
          <w:sz w:val="32"/>
          <w:rtl/>
        </w:rPr>
        <w:t>מעילה - הא דאמרן.</w:t>
      </w:r>
    </w:p>
    <w:p w14:paraId="11DC92E4" w14:textId="77777777" w:rsidR="009469D7" w:rsidRDefault="006E0774" w:rsidP="001B0C0E">
      <w:pPr>
        <w:jc w:val="left"/>
        <w:rPr>
          <w:rFonts w:ascii="Fb Fontext" w:hAnsi="Fb Fontext"/>
          <w:rtl/>
        </w:rPr>
      </w:pPr>
      <w:r w:rsidRPr="00224C4C">
        <w:rPr>
          <w:rFonts w:ascii="Fb Fontext" w:hAnsi="Fb Fontext"/>
          <w:rtl/>
        </w:rPr>
        <w:t xml:space="preserve">טביחה ומכירה </w:t>
      </w:r>
      <w:r w:rsidR="008F573C">
        <w:rPr>
          <w:rFonts w:ascii="Fb Fontext" w:hAnsi="Fb Fontext" w:hint="cs"/>
          <w:rtl/>
        </w:rPr>
        <w:t>ד</w:t>
      </w:r>
      <w:r w:rsidRPr="00224C4C">
        <w:rPr>
          <w:rFonts w:ascii="Fb Fontext" w:hAnsi="Fb Fontext" w:hint="cs"/>
          <w:rtl/>
        </w:rPr>
        <w:t>'</w:t>
      </w:r>
      <w:r w:rsidRPr="008F573C">
        <w:rPr>
          <w:rStyle w:val="affffa"/>
          <w:rtl/>
        </w:rPr>
        <w:t>וטבחו או מכרו,</w:t>
      </w:r>
      <w:r w:rsidRPr="00224C4C">
        <w:rPr>
          <w:rFonts w:ascii="Fb Fontext" w:hAnsi="Fb Fontext"/>
          <w:rtl/>
        </w:rPr>
        <w:t xml:space="preserve"> </w:t>
      </w:r>
      <w:r w:rsidR="008F573C">
        <w:rPr>
          <w:rFonts w:ascii="Fb Fontext" w:hAnsi="Fb Fontext" w:hint="cs"/>
          <w:rtl/>
        </w:rPr>
        <w:t>טביחה</w:t>
      </w:r>
      <w:r w:rsidRPr="00224C4C">
        <w:rPr>
          <w:rFonts w:ascii="Fb Fontext" w:hAnsi="Fb Fontext"/>
          <w:rtl/>
        </w:rPr>
        <w:t xml:space="preserve"> </w:t>
      </w:r>
      <w:r w:rsidR="008F573C">
        <w:rPr>
          <w:rFonts w:ascii="Fb Fontext" w:hAnsi="Fb Fontext" w:hint="cs"/>
          <w:rtl/>
        </w:rPr>
        <w:t>כ</w:t>
      </w:r>
      <w:r w:rsidRPr="00224C4C">
        <w:rPr>
          <w:rFonts w:ascii="Fb Fontext" w:hAnsi="Fb Fontext"/>
          <w:rtl/>
        </w:rPr>
        <w:t xml:space="preserve">מכירה </w:t>
      </w:r>
      <w:r w:rsidR="008F573C">
        <w:rPr>
          <w:rFonts w:ascii="Fb Fontext" w:hAnsi="Fb Fontext" w:hint="cs"/>
          <w:rtl/>
        </w:rPr>
        <w:t>ש</w:t>
      </w:r>
      <w:r w:rsidRPr="00224C4C">
        <w:rPr>
          <w:rFonts w:ascii="Fb Fontext" w:hAnsi="Fb Fontext"/>
          <w:rtl/>
        </w:rPr>
        <w:t>ע"י אחר,</w:t>
      </w:r>
    </w:p>
    <w:p w14:paraId="59BB0C42" w14:textId="451ECCB7" w:rsidR="007309FA" w:rsidRDefault="007309FA" w:rsidP="001B0C0E">
      <w:pPr>
        <w:pStyle w:val="affffb"/>
        <w:rPr>
          <w:rtl/>
        </w:rPr>
      </w:pPr>
      <w:r w:rsidRPr="007309FA">
        <w:rPr>
          <w:rtl/>
        </w:rPr>
        <w:t>***</w:t>
      </w:r>
    </w:p>
    <w:p w14:paraId="1858F578" w14:textId="1768283E" w:rsidR="00C5587B" w:rsidRPr="00131640" w:rsidRDefault="00E90D3D" w:rsidP="00F65F8B">
      <w:pPr>
        <w:pStyle w:val="affffb"/>
        <w:rPr>
          <w:rtl/>
        </w:rPr>
      </w:pPr>
      <w:r>
        <w:rPr>
          <w:rFonts w:hint="cs"/>
          <w:rtl/>
        </w:rPr>
        <w:t xml:space="preserve">ב' כתובין </w:t>
      </w:r>
      <w:r w:rsidR="00947AF0">
        <w:rPr>
          <w:rFonts w:hint="cs"/>
          <w:rtl/>
        </w:rPr>
        <w:t xml:space="preserve">המרבים את </w:t>
      </w:r>
      <w:r w:rsidR="00D658D6">
        <w:rPr>
          <w:rFonts w:hint="cs"/>
          <w:rtl/>
        </w:rPr>
        <w:t>השליח</w:t>
      </w:r>
    </w:p>
    <w:p w14:paraId="01C1BC85" w14:textId="44BEE743" w:rsidR="008D66F9" w:rsidRPr="00131640" w:rsidRDefault="00D658D6" w:rsidP="00947AF0">
      <w:pPr>
        <w:jc w:val="center"/>
        <w:rPr>
          <w:rtl/>
        </w:rPr>
      </w:pPr>
      <w:r w:rsidRPr="00D658D6">
        <w:rPr>
          <w:rStyle w:val="afffff3"/>
          <w:rFonts w:hint="cs"/>
          <w:rtl/>
        </w:rPr>
        <w:t>דבי רי''ש:</w:t>
      </w:r>
      <w:r w:rsidRPr="00D658D6">
        <w:rPr>
          <w:rFonts w:hint="cs"/>
          <w:rtl/>
        </w:rPr>
        <w:t xml:space="preserve"> מ</w:t>
      </w:r>
      <w:r w:rsidR="006E0774" w:rsidRPr="00D658D6">
        <w:rPr>
          <w:rFonts w:hint="cs"/>
          <w:rtl/>
        </w:rPr>
        <w:t>'</w:t>
      </w:r>
      <w:r w:rsidR="006E0774" w:rsidRPr="00D658D6">
        <w:rPr>
          <w:rtl/>
        </w:rPr>
        <w:t>או</w:t>
      </w:r>
      <w:r w:rsidR="006E0774" w:rsidRPr="00D658D6">
        <w:rPr>
          <w:rFonts w:hint="cs"/>
          <w:rtl/>
        </w:rPr>
        <w:t>'</w:t>
      </w:r>
      <w:r w:rsidRPr="00D658D6">
        <w:rPr>
          <w:rFonts w:hint="cs"/>
          <w:rtl/>
        </w:rPr>
        <w:t xml:space="preserve">, </w:t>
      </w:r>
      <w:r w:rsidR="00947AF0">
        <w:rPr>
          <w:rtl/>
        </w:rPr>
        <w:tab/>
      </w:r>
      <w:r w:rsidR="00947AF0">
        <w:rPr>
          <w:rtl/>
        </w:rPr>
        <w:tab/>
      </w:r>
      <w:r w:rsidR="00947AF0">
        <w:rPr>
          <w:rtl/>
        </w:rPr>
        <w:tab/>
      </w:r>
      <w:r w:rsidR="00947AF0">
        <w:rPr>
          <w:rtl/>
        </w:rPr>
        <w:tab/>
      </w:r>
      <w:r w:rsidR="00947AF0">
        <w:rPr>
          <w:rtl/>
        </w:rPr>
        <w:tab/>
      </w:r>
      <w:r w:rsidR="00947AF0">
        <w:rPr>
          <w:rtl/>
        </w:rPr>
        <w:tab/>
      </w:r>
      <w:r w:rsidR="00947AF0">
        <w:rPr>
          <w:rtl/>
        </w:rPr>
        <w:tab/>
      </w:r>
      <w:r w:rsidRPr="00D658D6">
        <w:rPr>
          <w:rStyle w:val="afffff3"/>
          <w:rFonts w:hint="cs"/>
          <w:rtl/>
        </w:rPr>
        <w:t>דבי חזקיה</w:t>
      </w:r>
      <w:r w:rsidRPr="00D658D6">
        <w:rPr>
          <w:rFonts w:hint="cs"/>
          <w:rtl/>
        </w:rPr>
        <w:t xml:space="preserve"> מ</w:t>
      </w:r>
      <w:r w:rsidRPr="00D658D6">
        <w:rPr>
          <w:rStyle w:val="affffa"/>
          <w:rFonts w:hint="cs"/>
          <w:rtl/>
        </w:rPr>
        <w:t>'תחת'</w:t>
      </w:r>
    </w:p>
    <w:p w14:paraId="57425B4A" w14:textId="60878213" w:rsidR="00A85AC8" w:rsidRPr="00E600D8" w:rsidRDefault="006E0774" w:rsidP="008D66F9">
      <w:pPr>
        <w:pStyle w:val="38"/>
        <w:framePr w:wrap="notBeside"/>
        <w:rPr>
          <w:rtl/>
        </w:rPr>
      </w:pPr>
      <w:r w:rsidRPr="00E600D8">
        <w:rPr>
          <w:rFonts w:hint="cs"/>
          <w:rtl/>
        </w:rPr>
        <w:t>-</w:t>
      </w:r>
      <w:r w:rsidR="007E009E" w:rsidRPr="00E600D8">
        <w:rPr>
          <w:rFonts w:hint="cs"/>
          <w:rtl/>
        </w:rPr>
        <w:t>למ''ד מלמדין</w:t>
      </w:r>
      <w:r w:rsidR="00A85AC8" w:rsidRPr="00E600D8">
        <w:rPr>
          <w:rFonts w:hint="cs"/>
          <w:rtl/>
        </w:rPr>
        <w:t>:</w:t>
      </w:r>
    </w:p>
    <w:p w14:paraId="4844ED08" w14:textId="4F6455F4" w:rsidR="006E0774" w:rsidRPr="00131640" w:rsidRDefault="00807560" w:rsidP="00807560">
      <w:pPr>
        <w:rPr>
          <w:rtl/>
        </w:rPr>
      </w:pPr>
      <w:r>
        <w:rPr>
          <w:rFonts w:ascii="Fb Fontext" w:hAnsi="Fb Fontext" w:hint="cs"/>
          <w:rtl/>
        </w:rPr>
        <w:t>כל התורה מ</w:t>
      </w:r>
      <w:r w:rsidR="006E0774" w:rsidRPr="00224C4C">
        <w:rPr>
          <w:rFonts w:ascii="Fb Fontext" w:hAnsi="Fb Fontext"/>
          <w:rtl/>
        </w:rPr>
        <w:t xml:space="preserve">שחוטי חוץ </w:t>
      </w:r>
      <w:r w:rsidR="006E0774" w:rsidRPr="00224C4C">
        <w:rPr>
          <w:rStyle w:val="affffa"/>
          <w:rFonts w:hint="cs"/>
          <w:rtl/>
        </w:rPr>
        <w:t>'</w:t>
      </w:r>
      <w:r w:rsidR="006E0774" w:rsidRPr="00224C4C">
        <w:rPr>
          <w:rStyle w:val="affffa"/>
          <w:rtl/>
        </w:rPr>
        <w:t>דם יחשב לאיש ההוא</w:t>
      </w:r>
      <w:r w:rsidR="006E0774" w:rsidRPr="00224C4C">
        <w:rPr>
          <w:rStyle w:val="affffa"/>
          <w:rFonts w:hint="cs"/>
          <w:rtl/>
        </w:rPr>
        <w:t>'</w:t>
      </w:r>
      <w:r w:rsidR="006E0774" w:rsidRPr="00224C4C">
        <w:rPr>
          <w:rStyle w:val="affffa"/>
          <w:rtl/>
        </w:rPr>
        <w:t>-</w:t>
      </w:r>
      <w:r w:rsidR="006E0774" w:rsidRPr="00224C4C">
        <w:rPr>
          <w:rFonts w:ascii="Fb Fontext" w:hAnsi="Fb Fontext"/>
          <w:rtl/>
        </w:rPr>
        <w:t xml:space="preserve"> ולא של</w:t>
      </w:r>
      <w:r>
        <w:rPr>
          <w:rFonts w:ascii="Fb Fontext" w:hAnsi="Fb Fontext" w:hint="cs"/>
          <w:rtl/>
        </w:rPr>
        <w:t>וחו</w:t>
      </w:r>
    </w:p>
    <w:p w14:paraId="3543EDFA" w14:textId="1A8675B1" w:rsidR="00A85AC8" w:rsidRPr="00E600D8" w:rsidRDefault="006E0774" w:rsidP="007E009E">
      <w:pPr>
        <w:pStyle w:val="38"/>
        <w:framePr w:wrap="notBeside"/>
        <w:rPr>
          <w:rtl/>
        </w:rPr>
      </w:pPr>
      <w:r w:rsidRPr="00E600D8">
        <w:rPr>
          <w:rFonts w:hint="cs"/>
          <w:rtl/>
        </w:rPr>
        <w:t xml:space="preserve">ולא </w:t>
      </w:r>
      <w:r w:rsidR="007E009E" w:rsidRPr="00E600D8">
        <w:rPr>
          <w:rFonts w:hint="cs"/>
          <w:rtl/>
        </w:rPr>
        <w:t>מאלו</w:t>
      </w:r>
      <w:r w:rsidR="00A85AC8" w:rsidRPr="00E600D8">
        <w:rPr>
          <w:rFonts w:hint="cs"/>
          <w:rtl/>
        </w:rPr>
        <w:t>:</w:t>
      </w:r>
    </w:p>
    <w:p w14:paraId="2F356FA7" w14:textId="07B7E7CA" w:rsidR="009469D7" w:rsidRDefault="006E0774" w:rsidP="007E009E">
      <w:pPr>
        <w:rPr>
          <w:rFonts w:ascii="Fb Fontext" w:hAnsi="Fb Fontext"/>
          <w:rtl/>
        </w:rPr>
      </w:pPr>
      <w:r w:rsidRPr="00224C4C">
        <w:rPr>
          <w:rFonts w:ascii="Fb Fontext" w:hAnsi="Fb Fontext" w:hint="cs"/>
          <w:rtl/>
        </w:rPr>
        <w:t>'</w:t>
      </w:r>
      <w:r w:rsidRPr="00224C4C">
        <w:rPr>
          <w:rStyle w:val="affffa"/>
          <w:rtl/>
        </w:rPr>
        <w:t>ונכרת האיש ההוא</w:t>
      </w:r>
      <w:r w:rsidRPr="00224C4C">
        <w:rPr>
          <w:rStyle w:val="affffa"/>
          <w:rFonts w:hint="cs"/>
          <w:rtl/>
        </w:rPr>
        <w:t>'</w:t>
      </w:r>
      <w:r w:rsidRPr="00224C4C">
        <w:rPr>
          <w:rFonts w:ascii="Fb Fontext" w:hAnsi="Fb Fontext"/>
          <w:rtl/>
        </w:rPr>
        <w:t xml:space="preserve">, </w:t>
      </w:r>
      <w:r w:rsidR="007E009E">
        <w:rPr>
          <w:rFonts w:ascii="Fb Fontext" w:hAnsi="Fb Fontext" w:hint="cs"/>
          <w:rtl/>
        </w:rPr>
        <w:t>אם אינו ענין לגופו תנהו ענין לכל התורה</w:t>
      </w:r>
    </w:p>
    <w:p w14:paraId="75C06C1E" w14:textId="77777777" w:rsidR="00A85AC8" w:rsidRPr="00E600D8" w:rsidRDefault="006E0774" w:rsidP="007E009E">
      <w:pPr>
        <w:pStyle w:val="38"/>
        <w:framePr w:wrap="notBeside"/>
        <w:rPr>
          <w:rtl/>
        </w:rPr>
      </w:pPr>
      <w:r w:rsidRPr="00E600D8">
        <w:rPr>
          <w:rtl/>
        </w:rPr>
        <w:t>ולמ"ד</w:t>
      </w:r>
      <w:r w:rsidR="007E009E" w:rsidRPr="00E600D8">
        <w:rPr>
          <w:rFonts w:hint="cs"/>
          <w:rtl/>
        </w:rPr>
        <w:t xml:space="preserve"> אין מלמדין</w:t>
      </w:r>
      <w:r w:rsidR="00A85AC8" w:rsidRPr="00E600D8">
        <w:rPr>
          <w:rtl/>
        </w:rPr>
        <w:t>:</w:t>
      </w:r>
    </w:p>
    <w:p w14:paraId="79B29B97" w14:textId="4616DA45" w:rsidR="006E0774" w:rsidRPr="00131640" w:rsidRDefault="001B2B2C" w:rsidP="006E0774">
      <w:pPr>
        <w:rPr>
          <w:rtl/>
        </w:rPr>
      </w:pPr>
      <w:r w:rsidRPr="00993205">
        <w:rPr>
          <w:rStyle w:val="afffff3"/>
          <w:rFonts w:hint="cs"/>
          <w:rtl/>
        </w:rPr>
        <w:t>חד</w:t>
      </w:r>
      <w:r>
        <w:rPr>
          <w:rStyle w:val="affffa"/>
          <w:rFonts w:hint="cs"/>
          <w:rtl/>
        </w:rPr>
        <w:t xml:space="preserve"> </w:t>
      </w:r>
      <w:r w:rsidR="006E0774" w:rsidRPr="00224C4C">
        <w:rPr>
          <w:rStyle w:val="affffa"/>
          <w:rtl/>
        </w:rPr>
        <w:t>ההוא</w:t>
      </w:r>
      <w:r w:rsidR="006E0774" w:rsidRPr="00224C4C">
        <w:rPr>
          <w:rStyle w:val="affffa"/>
          <w:rFonts w:hint="cs"/>
          <w:rtl/>
        </w:rPr>
        <w:t>'</w:t>
      </w:r>
      <w:r w:rsidR="006E0774" w:rsidRPr="00224C4C">
        <w:rPr>
          <w:rStyle w:val="affffa"/>
          <w:rtl/>
        </w:rPr>
        <w:t xml:space="preserve"> </w:t>
      </w:r>
      <w:r w:rsidR="00836BD3">
        <w:rPr>
          <w:rFonts w:ascii="Fb Fontext" w:hAnsi="Fb Fontext"/>
          <w:rtl/>
        </w:rPr>
        <w:t>למעט</w:t>
      </w:r>
      <w:r w:rsidR="006E0774" w:rsidRPr="00224C4C">
        <w:rPr>
          <w:rFonts w:ascii="Fb Fontext" w:hAnsi="Fb Fontext"/>
          <w:rtl/>
        </w:rPr>
        <w:t xml:space="preserve"> שנים שאוחזים בסכין ושוחטים.</w:t>
      </w:r>
    </w:p>
    <w:p w14:paraId="5407E15F" w14:textId="75186F18" w:rsidR="006E0774" w:rsidRPr="00131640" w:rsidRDefault="006E0774" w:rsidP="00993205">
      <w:pPr>
        <w:rPr>
          <w:rtl/>
        </w:rPr>
      </w:pPr>
      <w:r w:rsidRPr="00993205">
        <w:rPr>
          <w:rStyle w:val="afffff3"/>
          <w:rtl/>
        </w:rPr>
        <w:t>וחד</w:t>
      </w:r>
      <w:r w:rsidRPr="00224C4C">
        <w:rPr>
          <w:rFonts w:ascii="Fb Fontext" w:hAnsi="Fb Fontext"/>
          <w:sz w:val="32"/>
          <w:rtl/>
        </w:rPr>
        <w:t xml:space="preserve"> </w:t>
      </w:r>
      <w:r w:rsidRPr="00807560">
        <w:rPr>
          <w:rStyle w:val="affffa"/>
          <w:rtl/>
        </w:rPr>
        <w:t>הוא</w:t>
      </w:r>
      <w:r w:rsidRPr="00224C4C">
        <w:rPr>
          <w:rFonts w:ascii="Fb Fontext" w:hAnsi="Fb Fontext"/>
          <w:sz w:val="32"/>
          <w:rtl/>
        </w:rPr>
        <w:t xml:space="preserve"> - ולא אנוס, ולא שוגג, ולא מוטעה.</w:t>
      </w:r>
    </w:p>
    <w:p w14:paraId="2495E8F4" w14:textId="30C28EA6" w:rsidR="006E0774" w:rsidRPr="00131640" w:rsidRDefault="006E0774" w:rsidP="00807560">
      <w:pPr>
        <w:spacing w:after="120"/>
        <w:rPr>
          <w:rtl/>
        </w:rPr>
      </w:pPr>
      <w:r w:rsidRPr="00807560">
        <w:rPr>
          <w:rStyle w:val="afffff3"/>
          <w:rtl/>
        </w:rPr>
        <w:t>ואידך</w:t>
      </w:r>
      <w:r w:rsidR="00807560">
        <w:rPr>
          <w:rStyle w:val="afffff3"/>
          <w:rFonts w:hint="cs"/>
          <w:rtl/>
        </w:rPr>
        <w:t>:</w:t>
      </w:r>
      <w:r w:rsidRPr="00224C4C">
        <w:rPr>
          <w:rFonts w:ascii="Fb Fontext" w:hAnsi="Fb Fontext"/>
          <w:sz w:val="32"/>
          <w:rtl/>
        </w:rPr>
        <w:t xml:space="preserve"> מהוא </w:t>
      </w:r>
      <w:r w:rsidRPr="00210DF6">
        <w:rPr>
          <w:rStyle w:val="afffa"/>
          <w:rFonts w:ascii="Fb Fontext" w:hAnsi="Fb Fontext" w:cs="BA TM • Vilna Extra-Bold"/>
          <w:bCs w:val="0"/>
          <w:rtl/>
        </w:rPr>
        <w:t>ה</w:t>
      </w:r>
      <w:r w:rsidRPr="00224C4C">
        <w:rPr>
          <w:rFonts w:ascii="Fb Fontext" w:hAnsi="Fb Fontext"/>
          <w:sz w:val="32"/>
          <w:rtl/>
        </w:rPr>
        <w:t>הוא.</w:t>
      </w:r>
      <w:r w:rsidR="00807560">
        <w:rPr>
          <w:rFonts w:ascii="Fb Fontext" w:hAnsi="Fb Fontext" w:hint="cs"/>
          <w:rtl/>
        </w:rPr>
        <w:t xml:space="preserve"> </w:t>
      </w:r>
      <w:r w:rsidRPr="00807560">
        <w:rPr>
          <w:rStyle w:val="afffff3"/>
          <w:rtl/>
        </w:rPr>
        <w:t>ואידך</w:t>
      </w:r>
      <w:r w:rsidR="00807560">
        <w:rPr>
          <w:rStyle w:val="afffff3"/>
          <w:rFonts w:hint="cs"/>
          <w:rtl/>
        </w:rPr>
        <w:t>:</w:t>
      </w:r>
      <w:r w:rsidRPr="00224C4C">
        <w:rPr>
          <w:rFonts w:ascii="Fb Fontext" w:hAnsi="Fb Fontext"/>
          <w:rtl/>
        </w:rPr>
        <w:t xml:space="preserve"> הוא </w:t>
      </w:r>
      <w:r w:rsidRPr="00210DF6">
        <w:rPr>
          <w:rStyle w:val="afffa"/>
          <w:rFonts w:ascii="Fb Fontext" w:hAnsi="Fb Fontext" w:cs="BA TM • Vilna Extra-Bold"/>
          <w:bCs w:val="0"/>
          <w:rtl/>
        </w:rPr>
        <w:t>ה</w:t>
      </w:r>
      <w:r w:rsidRPr="00224C4C">
        <w:rPr>
          <w:rFonts w:ascii="Fb Fontext" w:hAnsi="Fb Fontext"/>
          <w:rtl/>
        </w:rPr>
        <w:t xml:space="preserve">הוא </w:t>
      </w:r>
      <w:r w:rsidRPr="00224C4C">
        <w:rPr>
          <w:rFonts w:ascii="Fb Fontext" w:hAnsi="Fb Fontext" w:hint="cs"/>
          <w:rtl/>
        </w:rPr>
        <w:t xml:space="preserve">- </w:t>
      </w:r>
      <w:r w:rsidRPr="00224C4C">
        <w:rPr>
          <w:rFonts w:ascii="Fb Fontext" w:hAnsi="Fb Fontext"/>
          <w:rtl/>
        </w:rPr>
        <w:t>לא דריש.</w:t>
      </w:r>
    </w:p>
    <w:p w14:paraId="58C12A40" w14:textId="31768C10" w:rsidR="00A85AC8" w:rsidRPr="00E600D8" w:rsidRDefault="006E0774" w:rsidP="00807560">
      <w:pPr>
        <w:pStyle w:val="38"/>
        <w:framePr w:wrap="notBeside"/>
        <w:rPr>
          <w:rtl/>
        </w:rPr>
      </w:pPr>
      <w:r w:rsidRPr="00E600D8">
        <w:rPr>
          <w:rtl/>
        </w:rPr>
        <w:t>•</w:t>
      </w:r>
      <w:r w:rsidRPr="00E600D8">
        <w:rPr>
          <w:rFonts w:hint="cs"/>
          <w:rtl/>
        </w:rPr>
        <w:t xml:space="preserve"> </w:t>
      </w:r>
      <w:r w:rsidRPr="00E600D8">
        <w:rPr>
          <w:rtl/>
        </w:rPr>
        <w:t>והא דתני</w:t>
      </w:r>
      <w:r w:rsidR="00A85AC8" w:rsidRPr="00E600D8">
        <w:rPr>
          <w:rtl/>
        </w:rPr>
        <w:t>:</w:t>
      </w:r>
    </w:p>
    <w:p w14:paraId="2616A60B" w14:textId="6B19D304" w:rsidR="006E0774" w:rsidRPr="00131640" w:rsidRDefault="006E0774" w:rsidP="006E0774">
      <w:pPr>
        <w:rPr>
          <w:rtl/>
        </w:rPr>
      </w:pPr>
      <w:r w:rsidRPr="00224C4C">
        <w:rPr>
          <w:rFonts w:ascii="Fb Fontext" w:hAnsi="Fb Fontext"/>
          <w:sz w:val="32"/>
          <w:rtl/>
        </w:rPr>
        <w:t>האומר לשלוחו צא הרוג את הנפש - הוא חייב, ושולחיו פטור.</w:t>
      </w:r>
    </w:p>
    <w:p w14:paraId="4DECBFD3" w14:textId="3EA299F7" w:rsidR="006E0774" w:rsidRPr="00131640" w:rsidRDefault="006E0774" w:rsidP="006E0774">
      <w:pPr>
        <w:rPr>
          <w:rtl/>
        </w:rPr>
      </w:pPr>
      <w:r w:rsidRPr="00B60B21">
        <w:rPr>
          <w:rStyle w:val="afffff3"/>
          <w:rtl/>
        </w:rPr>
        <w:t xml:space="preserve">שמאי הזקן </w:t>
      </w:r>
      <w:r w:rsidR="00B60B21" w:rsidRPr="00B60B21">
        <w:rPr>
          <w:rStyle w:val="afffff3"/>
          <w:rFonts w:hint="cs"/>
          <w:rtl/>
        </w:rPr>
        <w:t>מ</w:t>
      </w:r>
      <w:r w:rsidRPr="00B60B21">
        <w:rPr>
          <w:rStyle w:val="afffff3"/>
          <w:rtl/>
        </w:rPr>
        <w:t>חגי הנביא:</w:t>
      </w:r>
      <w:r w:rsidRPr="00224C4C">
        <w:rPr>
          <w:rFonts w:ascii="Fb Fontext" w:hAnsi="Fb Fontext"/>
          <w:rtl/>
        </w:rPr>
        <w:t xml:space="preserve"> </w:t>
      </w:r>
      <w:r w:rsidRPr="00210DF6">
        <w:rPr>
          <w:rFonts w:ascii="Fb Fontext" w:hAnsi="Fb Fontext" w:cs="BA TM • Vilna Extra-Bold"/>
          <w:rtl/>
        </w:rPr>
        <w:t>שולחיו חייב</w:t>
      </w:r>
      <w:r w:rsidRPr="00224C4C">
        <w:rPr>
          <w:rFonts w:ascii="Fb Fontext" w:hAnsi="Fb Fontext"/>
          <w:rtl/>
        </w:rPr>
        <w:t xml:space="preserve">, </w:t>
      </w:r>
      <w:r w:rsidR="00B60B21">
        <w:rPr>
          <w:rFonts w:ascii="Fb Fontext" w:hAnsi="Fb Fontext" w:hint="cs"/>
          <w:rtl/>
        </w:rPr>
        <w:t>ד</w:t>
      </w:r>
      <w:r w:rsidRPr="00224C4C">
        <w:rPr>
          <w:rStyle w:val="affffa"/>
          <w:rFonts w:hint="cs"/>
          <w:rtl/>
        </w:rPr>
        <w:t>'</w:t>
      </w:r>
      <w:r w:rsidRPr="00224C4C">
        <w:rPr>
          <w:rStyle w:val="affffa"/>
          <w:rtl/>
        </w:rPr>
        <w:t>אותו הרגת בחרב בני עמון</w:t>
      </w:r>
      <w:r w:rsidRPr="00224C4C">
        <w:rPr>
          <w:rStyle w:val="affffa"/>
          <w:rFonts w:hint="cs"/>
          <w:rtl/>
        </w:rPr>
        <w:t>'</w:t>
      </w:r>
      <w:r w:rsidRPr="00224C4C">
        <w:rPr>
          <w:rStyle w:val="affffa"/>
          <w:rtl/>
        </w:rPr>
        <w:t>.</w:t>
      </w:r>
    </w:p>
    <w:p w14:paraId="42422499" w14:textId="78CFAE0C" w:rsidR="00A85AC8" w:rsidRPr="00E600D8" w:rsidRDefault="000C3C28" w:rsidP="000C3C28">
      <w:pPr>
        <w:pStyle w:val="38"/>
        <w:framePr w:wrap="notBeside"/>
        <w:rPr>
          <w:rtl/>
        </w:rPr>
      </w:pPr>
      <w:r w:rsidRPr="00E600D8">
        <w:rPr>
          <w:rFonts w:hint="cs"/>
          <w:rtl/>
        </w:rPr>
        <w:t>א</w:t>
      </w:r>
      <w:r w:rsidR="00A85AC8" w:rsidRPr="00E600D8">
        <w:rPr>
          <w:rFonts w:hint="cs"/>
          <w:rtl/>
        </w:rPr>
        <w:t>.</w:t>
      </w:r>
    </w:p>
    <w:p w14:paraId="0E87D49A" w14:textId="5CCD1241" w:rsidR="006E0774" w:rsidRPr="00131640" w:rsidRDefault="006E0774" w:rsidP="006E0774">
      <w:pPr>
        <w:rPr>
          <w:rtl/>
        </w:rPr>
      </w:pPr>
      <w:r w:rsidRPr="00224C4C">
        <w:rPr>
          <w:rFonts w:ascii="Fb Fontext" w:hAnsi="Fb Fontext" w:hint="cs"/>
          <w:rtl/>
        </w:rPr>
        <w:t xml:space="preserve">דב' כתובין הבאין כאחד מלמדין </w:t>
      </w:r>
      <w:r w:rsidR="000C3C28">
        <w:rPr>
          <w:rFonts w:ascii="Fb Fontext" w:hAnsi="Fb Fontext" w:hint="cs"/>
          <w:rtl/>
        </w:rPr>
        <w:t>-</w:t>
      </w:r>
      <w:r w:rsidRPr="00224C4C">
        <w:rPr>
          <w:rFonts w:ascii="Fb Fontext" w:hAnsi="Fb Fontext"/>
          <w:rtl/>
        </w:rPr>
        <w:t xml:space="preserve">והוא </w:t>
      </w:r>
      <w:r w:rsidRPr="00210DF6">
        <w:rPr>
          <w:rStyle w:val="afffa"/>
          <w:rFonts w:ascii="Fb Fontext" w:hAnsi="Fb Fontext" w:cs="BA TM • Vilna Extra-Bold"/>
          <w:bCs w:val="0"/>
          <w:rtl/>
        </w:rPr>
        <w:t>ה</w:t>
      </w:r>
      <w:r w:rsidRPr="00224C4C">
        <w:rPr>
          <w:rFonts w:ascii="Fb Fontext" w:hAnsi="Fb Fontext"/>
          <w:rtl/>
        </w:rPr>
        <w:t>הוא לא דריש.</w:t>
      </w:r>
    </w:p>
    <w:p w14:paraId="32AD7FD8" w14:textId="20F44FC9" w:rsidR="00A85AC8" w:rsidRPr="00E600D8" w:rsidRDefault="006E0774" w:rsidP="000C3C28">
      <w:pPr>
        <w:pStyle w:val="38"/>
        <w:framePr w:wrap="notBeside"/>
        <w:rPr>
          <w:rtl/>
        </w:rPr>
      </w:pPr>
      <w:r w:rsidRPr="00E600D8">
        <w:rPr>
          <w:rFonts w:hint="cs"/>
          <w:rtl/>
        </w:rPr>
        <w:t>ב</w:t>
      </w:r>
      <w:r w:rsidR="00A85AC8" w:rsidRPr="00E600D8">
        <w:rPr>
          <w:rFonts w:hint="cs"/>
          <w:rtl/>
        </w:rPr>
        <w:t>.</w:t>
      </w:r>
    </w:p>
    <w:p w14:paraId="0BF3CE59" w14:textId="58BBAB75" w:rsidR="006E0774" w:rsidRPr="00131640" w:rsidRDefault="000C3C28" w:rsidP="006E0774">
      <w:pPr>
        <w:rPr>
          <w:rtl/>
        </w:rPr>
      </w:pPr>
      <w:r w:rsidRPr="00210DF6">
        <w:rPr>
          <w:rFonts w:cs="BA TM • Vilna Extra-Bold" w:hint="cs"/>
          <w:rtl/>
        </w:rPr>
        <w:t>ה</w:t>
      </w:r>
      <w:r w:rsidRPr="000C3C28">
        <w:rPr>
          <w:rFonts w:hint="cs"/>
          <w:rtl/>
        </w:rPr>
        <w:t>הוא דריש</w:t>
      </w:r>
      <w:r w:rsidRPr="00210DF6">
        <w:rPr>
          <w:rFonts w:ascii="Fb Fontext" w:hAnsi="Fb Fontext" w:cs="BA TM • Vilna Extra-Bold" w:hint="cs"/>
          <w:rtl/>
        </w:rPr>
        <w:t xml:space="preserve"> </w:t>
      </w:r>
      <w:r>
        <w:rPr>
          <w:rFonts w:ascii="Fb Fontext" w:hAnsi="Fb Fontext" w:hint="cs"/>
          <w:rtl/>
        </w:rPr>
        <w:t xml:space="preserve">- </w:t>
      </w:r>
      <w:r w:rsidR="006E0774" w:rsidRPr="00224C4C">
        <w:rPr>
          <w:rFonts w:ascii="Fb Fontext" w:hAnsi="Fb Fontext" w:hint="cs"/>
          <w:rtl/>
        </w:rPr>
        <w:t>והך דחייב היינו בדיני שמים</w:t>
      </w:r>
    </w:p>
    <w:p w14:paraId="4717EDDD" w14:textId="77777777" w:rsidR="009469D7" w:rsidRDefault="003C6AFF" w:rsidP="006E0774">
      <w:pPr>
        <w:rPr>
          <w:rFonts w:ascii="Fb Fontext" w:hAnsi="Fb Fontext"/>
          <w:rtl/>
        </w:rPr>
      </w:pPr>
      <w:r w:rsidRPr="003C6AFF">
        <w:rPr>
          <w:rStyle w:val="afffff3"/>
          <w:rFonts w:hint="cs"/>
          <w:rtl/>
        </w:rPr>
        <w:t>וגם לת''ק</w:t>
      </w:r>
      <w:r>
        <w:rPr>
          <w:rFonts w:ascii="Fb Fontext" w:hAnsi="Fb Fontext" w:hint="cs"/>
          <w:rtl/>
        </w:rPr>
        <w:t xml:space="preserve"> חייב בד''ש , ונפק''מ </w:t>
      </w:r>
      <w:r w:rsidR="007132A7">
        <w:rPr>
          <w:rFonts w:ascii="Fb Fontext" w:hAnsi="Fb Fontext" w:hint="cs"/>
          <w:rtl/>
        </w:rPr>
        <w:t>דין גדול</w:t>
      </w:r>
      <w:r w:rsidR="007132A7" w:rsidRPr="007132A7">
        <w:rPr>
          <w:rStyle w:val="afffff5"/>
          <w:rFonts w:hint="cs"/>
          <w:rtl/>
        </w:rPr>
        <w:t xml:space="preserve"> [כרוצח עצמו]</w:t>
      </w:r>
      <w:r w:rsidR="007132A7">
        <w:rPr>
          <w:rFonts w:ascii="Fb Fontext" w:hAnsi="Fb Fontext" w:hint="cs"/>
          <w:rtl/>
        </w:rPr>
        <w:t xml:space="preserve"> </w:t>
      </w:r>
      <w:r w:rsidR="006E0774" w:rsidRPr="00224C4C">
        <w:rPr>
          <w:rFonts w:ascii="Fb Fontext" w:hAnsi="Fb Fontext"/>
          <w:rtl/>
        </w:rPr>
        <w:t>ודינא זוטא</w:t>
      </w:r>
      <w:r>
        <w:rPr>
          <w:rFonts w:ascii="Fb Fontext" w:hAnsi="Fb Fontext" w:hint="cs"/>
          <w:rtl/>
        </w:rPr>
        <w:t>,</w:t>
      </w:r>
    </w:p>
    <w:p w14:paraId="61747C29" w14:textId="0601B3AA" w:rsidR="00A85AC8" w:rsidRPr="00E600D8" w:rsidRDefault="006E0774" w:rsidP="007132A7">
      <w:pPr>
        <w:pStyle w:val="38"/>
        <w:framePr w:wrap="notBeside"/>
        <w:rPr>
          <w:rtl/>
        </w:rPr>
      </w:pPr>
      <w:r w:rsidRPr="00E600D8">
        <w:rPr>
          <w:rFonts w:hint="cs"/>
          <w:rtl/>
        </w:rPr>
        <w:t>ג</w:t>
      </w:r>
      <w:r w:rsidR="00A85AC8" w:rsidRPr="00E600D8">
        <w:rPr>
          <w:rFonts w:hint="cs"/>
          <w:rtl/>
        </w:rPr>
        <w:t>.</w:t>
      </w:r>
    </w:p>
    <w:p w14:paraId="63BC2268" w14:textId="5A2F3E43" w:rsidR="006E0774" w:rsidRPr="00131640" w:rsidRDefault="00E26CE7" w:rsidP="006E0774">
      <w:pPr>
        <w:rPr>
          <w:rtl/>
        </w:rPr>
      </w:pPr>
      <w:r w:rsidRPr="00210DF6">
        <w:rPr>
          <w:rFonts w:ascii="Fb Fontext" w:hAnsi="Fb Fontext" w:cs="BA TM • Vilna Extra-Bold" w:hint="cs"/>
          <w:rtl/>
        </w:rPr>
        <w:t xml:space="preserve">שאני דגילתה תורה </w:t>
      </w:r>
      <w:r w:rsidR="006E0774" w:rsidRPr="00E26CE7">
        <w:rPr>
          <w:rStyle w:val="affffa"/>
          <w:rFonts w:hint="cs"/>
          <w:rtl/>
        </w:rPr>
        <w:t>'</w:t>
      </w:r>
      <w:r w:rsidR="006E0774" w:rsidRPr="00E26CE7">
        <w:rPr>
          <w:rStyle w:val="affffa"/>
          <w:rtl/>
        </w:rPr>
        <w:t>אותו הרגת בחרב בני עמון</w:t>
      </w:r>
      <w:r w:rsidR="006E0774" w:rsidRPr="00E26CE7">
        <w:rPr>
          <w:rStyle w:val="affffa"/>
          <w:rFonts w:hint="cs"/>
          <w:rtl/>
        </w:rPr>
        <w:t>'</w:t>
      </w:r>
      <w:r w:rsidR="006E0774" w:rsidRPr="00E26CE7">
        <w:rPr>
          <w:rStyle w:val="affffa"/>
          <w:rtl/>
        </w:rPr>
        <w:t>.</w:t>
      </w:r>
    </w:p>
    <w:p w14:paraId="6AA168CF" w14:textId="43EA6D9D" w:rsidR="00A85AC8" w:rsidRPr="00E600D8" w:rsidRDefault="006E0774" w:rsidP="00E26CE7">
      <w:pPr>
        <w:pStyle w:val="38"/>
        <w:framePr w:wrap="notBeside"/>
        <w:rPr>
          <w:rtl/>
        </w:rPr>
      </w:pPr>
      <w:r w:rsidRPr="00E600D8">
        <w:rPr>
          <w:rtl/>
        </w:rPr>
        <w:t>ואידך</w:t>
      </w:r>
      <w:r w:rsidR="00A85AC8" w:rsidRPr="00E600D8">
        <w:rPr>
          <w:rtl/>
        </w:rPr>
        <w:t>:</w:t>
      </w:r>
    </w:p>
    <w:p w14:paraId="4380CC9E" w14:textId="49DBB6DC" w:rsidR="006E0774" w:rsidRPr="00131640" w:rsidRDefault="00E26CE7" w:rsidP="00E26CE7">
      <w:pPr>
        <w:rPr>
          <w:rtl/>
        </w:rPr>
      </w:pPr>
      <w:r>
        <w:rPr>
          <w:rFonts w:ascii="Fb Fontext" w:hAnsi="Fb Fontext" w:hint="cs"/>
          <w:sz w:val="32"/>
          <w:rtl/>
        </w:rPr>
        <w:t>ה</w:t>
      </w:r>
      <w:r w:rsidR="006E0774" w:rsidRPr="00224C4C">
        <w:rPr>
          <w:rFonts w:ascii="Fb Fontext" w:hAnsi="Fb Fontext"/>
          <w:sz w:val="32"/>
          <w:rtl/>
        </w:rPr>
        <w:t xml:space="preserve">רי לך כחרב בני עמון, </w:t>
      </w:r>
      <w:r w:rsidR="006E0774" w:rsidRPr="00224C4C">
        <w:rPr>
          <w:rFonts w:ascii="Fb Fontext" w:hAnsi="Fb Fontext" w:hint="cs"/>
          <w:sz w:val="32"/>
          <w:rtl/>
        </w:rPr>
        <w:t>ד</w:t>
      </w:r>
      <w:r w:rsidR="006E0774" w:rsidRPr="00224C4C">
        <w:rPr>
          <w:rFonts w:ascii="Fb Fontext" w:hAnsi="Fb Fontext"/>
          <w:sz w:val="32"/>
          <w:rtl/>
        </w:rPr>
        <w:t>אף אוריה החתי אי אתה נענש עליו.</w:t>
      </w:r>
    </w:p>
    <w:p w14:paraId="3F36A543" w14:textId="77777777" w:rsidR="006E0774" w:rsidRPr="00131640" w:rsidRDefault="006E0774" w:rsidP="006E0774">
      <w:pPr>
        <w:rPr>
          <w:rtl/>
        </w:rPr>
      </w:pPr>
      <w:r w:rsidRPr="00224C4C">
        <w:rPr>
          <w:rFonts w:ascii="Fb Fontext" w:hAnsi="Fb Fontext" w:hint="cs"/>
          <w:rtl/>
        </w:rPr>
        <w:t>דמורד במלכות היה שאמר אדוני יואב לפני המלך</w:t>
      </w:r>
    </w:p>
    <w:p w14:paraId="483A1B1C" w14:textId="6E290330" w:rsidR="00A85AC8" w:rsidRPr="00E600D8" w:rsidRDefault="006E0774" w:rsidP="00E26CE7">
      <w:pPr>
        <w:pStyle w:val="38"/>
        <w:framePr w:wrap="notBeside"/>
        <w:rPr>
          <w:rtl/>
        </w:rPr>
      </w:pPr>
      <w:r w:rsidRPr="00E600D8">
        <w:rPr>
          <w:rtl/>
        </w:rPr>
        <w:t>•</w:t>
      </w:r>
      <w:r w:rsidRPr="00E600D8">
        <w:rPr>
          <w:rFonts w:hint="cs"/>
          <w:rtl/>
        </w:rPr>
        <w:t xml:space="preserve"> </w:t>
      </w:r>
      <w:r w:rsidRPr="00E600D8">
        <w:rPr>
          <w:rtl/>
        </w:rPr>
        <w:t>רבא</w:t>
      </w:r>
      <w:r w:rsidR="00A85AC8" w:rsidRPr="00E600D8">
        <w:rPr>
          <w:rtl/>
        </w:rPr>
        <w:t>:</w:t>
      </w:r>
    </w:p>
    <w:p w14:paraId="2E6EC957" w14:textId="07399C9E" w:rsidR="006E0774" w:rsidRPr="00C538E4" w:rsidRDefault="006E0774" w:rsidP="006E0774">
      <w:pPr>
        <w:rPr>
          <w:spacing w:val="2"/>
          <w:rtl/>
        </w:rPr>
      </w:pPr>
      <w:r w:rsidRPr="00C538E4">
        <w:rPr>
          <w:rStyle w:val="afffff3"/>
          <w:spacing w:val="2"/>
          <w:rtl/>
        </w:rPr>
        <w:t xml:space="preserve">את"ל </w:t>
      </w:r>
      <w:r w:rsidR="00316148" w:rsidRPr="00C538E4">
        <w:rPr>
          <w:rStyle w:val="afffff3"/>
          <w:rFonts w:hint="cs"/>
          <w:spacing w:val="2"/>
          <w:rtl/>
        </w:rPr>
        <w:t>ל</w:t>
      </w:r>
      <w:r w:rsidRPr="00C538E4">
        <w:rPr>
          <w:rStyle w:val="afffff3"/>
          <w:spacing w:val="2"/>
          <w:rtl/>
        </w:rPr>
        <w:t xml:space="preserve">שמאי: </w:t>
      </w:r>
      <w:r w:rsidRPr="00C538E4">
        <w:rPr>
          <w:rFonts w:ascii="Fb Fontext" w:hAnsi="Fb Fontext"/>
          <w:spacing w:val="2"/>
          <w:sz w:val="32"/>
          <w:rtl/>
        </w:rPr>
        <w:t>שני כתובים הבאים כאחד מלמדין, ו</w:t>
      </w:r>
      <w:r w:rsidRPr="00C538E4">
        <w:rPr>
          <w:rFonts w:ascii="Fb Fontext" w:hAnsi="Fb Fontext" w:cs="BA TM • Vilna Extra-Bold"/>
          <w:spacing w:val="2"/>
          <w:sz w:val="32"/>
          <w:rtl/>
        </w:rPr>
        <w:t>ה</w:t>
      </w:r>
      <w:r w:rsidRPr="00C538E4">
        <w:rPr>
          <w:rFonts w:ascii="Fb Fontext" w:hAnsi="Fb Fontext"/>
          <w:spacing w:val="2"/>
          <w:sz w:val="32"/>
          <w:rtl/>
        </w:rPr>
        <w:t>הוא לא דריש,</w:t>
      </w:r>
    </w:p>
    <w:p w14:paraId="02198945" w14:textId="715B81CF" w:rsidR="006E0774" w:rsidRPr="00131640" w:rsidRDefault="006E0774" w:rsidP="00ED024B">
      <w:pPr>
        <w:rPr>
          <w:rtl/>
        </w:rPr>
      </w:pPr>
      <w:r w:rsidRPr="00224C4C">
        <w:rPr>
          <w:rFonts w:ascii="Fb Fontext" w:hAnsi="Fb Fontext"/>
          <w:rtl/>
        </w:rPr>
        <w:t xml:space="preserve">מודה באומר לשלוחו צא בעול </w:t>
      </w:r>
      <w:r w:rsidR="00ED024B">
        <w:rPr>
          <w:rFonts w:ascii="Fb Fontext" w:hAnsi="Fb Fontext" w:hint="cs"/>
          <w:rtl/>
        </w:rPr>
        <w:t>ה</w:t>
      </w:r>
      <w:r w:rsidRPr="00224C4C">
        <w:rPr>
          <w:rFonts w:ascii="Fb Fontext" w:hAnsi="Fb Fontext"/>
          <w:rtl/>
        </w:rPr>
        <w:t>ערוה ואכול החלב שהוא חייב, ושולחיו פטור,</w:t>
      </w:r>
      <w:r w:rsidR="00ED024B">
        <w:rPr>
          <w:rFonts w:ascii="Fb Fontext" w:hAnsi="Fb Fontext" w:hint="cs"/>
          <w:rtl/>
        </w:rPr>
        <w:t xml:space="preserve"> </w:t>
      </w:r>
      <w:r w:rsidRPr="00224C4C">
        <w:rPr>
          <w:rFonts w:ascii="Fb Fontext" w:hAnsi="Fb Fontext"/>
          <w:rtl/>
        </w:rPr>
        <w:t>שלא מצינו בכל התורה זה נהנה וזה מתחייב.</w:t>
      </w:r>
    </w:p>
    <w:p w14:paraId="4C5B4690" w14:textId="7568CD17" w:rsidR="007309FA" w:rsidRPr="00131640" w:rsidRDefault="007309FA" w:rsidP="007309FA">
      <w:pPr>
        <w:pStyle w:val="affffb"/>
        <w:rPr>
          <w:rtl/>
        </w:rPr>
      </w:pPr>
      <w:r w:rsidRPr="007309FA">
        <w:rPr>
          <w:rFonts w:hint="cs"/>
          <w:rtl/>
        </w:rPr>
        <w:t>***</w:t>
      </w:r>
    </w:p>
    <w:p w14:paraId="11623DED" w14:textId="5CCE3BE1" w:rsidR="00DB030A" w:rsidRPr="00131640" w:rsidRDefault="00DB030A" w:rsidP="00F65F8B">
      <w:pPr>
        <w:pStyle w:val="affffb"/>
        <w:rPr>
          <w:rtl/>
        </w:rPr>
      </w:pPr>
      <w:r>
        <w:rPr>
          <w:rFonts w:hint="cs"/>
          <w:rtl/>
        </w:rPr>
        <w:t>אם שליח נעשה עד</w:t>
      </w:r>
    </w:p>
    <w:p w14:paraId="6A49A98D" w14:textId="77777777" w:rsidR="00A85AC8" w:rsidRPr="00E600D8" w:rsidRDefault="006E0774" w:rsidP="00DB030A">
      <w:pPr>
        <w:pStyle w:val="38"/>
        <w:framePr w:wrap="notBeside"/>
        <w:rPr>
          <w:rtl/>
        </w:rPr>
      </w:pPr>
      <w:r w:rsidRPr="00E600D8">
        <w:rPr>
          <w:rtl/>
        </w:rPr>
        <w:t>רב</w:t>
      </w:r>
      <w:r w:rsidR="00A85AC8" w:rsidRPr="00E600D8">
        <w:rPr>
          <w:rtl/>
        </w:rPr>
        <w:t>:</w:t>
      </w:r>
    </w:p>
    <w:p w14:paraId="5302DAEB" w14:textId="28A20294" w:rsidR="009469D7" w:rsidRDefault="006E0774" w:rsidP="006E0774">
      <w:pPr>
        <w:rPr>
          <w:rFonts w:ascii="Fb Fontext" w:hAnsi="Fb Fontext"/>
          <w:rtl/>
        </w:rPr>
      </w:pPr>
      <w:r w:rsidRPr="00224C4C">
        <w:rPr>
          <w:rFonts w:ascii="Fb Fontext" w:hAnsi="Fb Fontext"/>
          <w:rtl/>
        </w:rPr>
        <w:t xml:space="preserve">שליח נעשה עד, </w:t>
      </w:r>
      <w:r w:rsidR="007C14DC">
        <w:rPr>
          <w:rFonts w:ascii="Fb Fontext" w:hAnsi="Fb Fontext" w:hint="cs"/>
          <w:rtl/>
        </w:rPr>
        <w:t>חיזוק לעדות</w:t>
      </w:r>
    </w:p>
    <w:p w14:paraId="4CA2ADDE" w14:textId="77777777" w:rsidR="00A85AC8" w:rsidRPr="00E600D8" w:rsidRDefault="006E0774" w:rsidP="00DB030A">
      <w:pPr>
        <w:pStyle w:val="38"/>
        <w:framePr w:wrap="notBeside"/>
        <w:rPr>
          <w:rtl/>
        </w:rPr>
      </w:pPr>
      <w:r w:rsidRPr="00E600D8">
        <w:rPr>
          <w:rtl/>
        </w:rPr>
        <w:t>דבי רבי שילא</w:t>
      </w:r>
      <w:r w:rsidR="00A85AC8" w:rsidRPr="00E600D8">
        <w:rPr>
          <w:rtl/>
        </w:rPr>
        <w:t>:</w:t>
      </w:r>
    </w:p>
    <w:p w14:paraId="10F24E45" w14:textId="3CEF8A8A" w:rsidR="006E0774" w:rsidRPr="00131640" w:rsidRDefault="006E0774" w:rsidP="006E0774">
      <w:pPr>
        <w:rPr>
          <w:rtl/>
        </w:rPr>
      </w:pPr>
      <w:r w:rsidRPr="00224C4C">
        <w:rPr>
          <w:rFonts w:ascii="Fb Fontext" w:hAnsi="Fb Fontext"/>
          <w:rtl/>
        </w:rPr>
        <w:t xml:space="preserve">אין שליח נעשה עד, </w:t>
      </w:r>
      <w:r w:rsidR="00DB030A">
        <w:rPr>
          <w:rFonts w:ascii="Fb Fontext" w:hAnsi="Fb Fontext" w:hint="cs"/>
          <w:rtl/>
        </w:rPr>
        <w:t>ד</w:t>
      </w:r>
      <w:r w:rsidRPr="00224C4C">
        <w:rPr>
          <w:rFonts w:ascii="Fb Fontext" w:hAnsi="Fb Fontext"/>
          <w:rtl/>
        </w:rPr>
        <w:t>שלוחו של אדם כמותו, הו</w:t>
      </w:r>
      <w:r w:rsidRPr="00224C4C">
        <w:rPr>
          <w:rFonts w:ascii="Fb Fontext" w:hAnsi="Fb Fontext" w:hint="cs"/>
          <w:rtl/>
        </w:rPr>
        <w:t>''ל</w:t>
      </w:r>
      <w:r w:rsidRPr="00224C4C">
        <w:rPr>
          <w:rFonts w:ascii="Fb Fontext" w:hAnsi="Fb Fontext"/>
          <w:rtl/>
        </w:rPr>
        <w:t xml:space="preserve"> כגופיה.</w:t>
      </w:r>
    </w:p>
    <w:p w14:paraId="0FD0012D" w14:textId="0387DB30" w:rsidR="00A85AC8" w:rsidRPr="00E600D8" w:rsidRDefault="006E0774" w:rsidP="00DB030A">
      <w:pPr>
        <w:pStyle w:val="38"/>
        <w:framePr w:wrap="notBeside"/>
        <w:rPr>
          <w:rtl/>
        </w:rPr>
      </w:pPr>
      <w:r w:rsidRPr="00E600D8">
        <w:rPr>
          <w:rtl/>
        </w:rPr>
        <w:t>מיתיבי</w:t>
      </w:r>
      <w:r w:rsidR="00A85AC8" w:rsidRPr="00E600D8">
        <w:rPr>
          <w:rtl/>
        </w:rPr>
        <w:t>:</w:t>
      </w:r>
    </w:p>
    <w:p w14:paraId="2AC226F6" w14:textId="59E06002" w:rsidR="00433116" w:rsidRPr="00131640" w:rsidRDefault="006E0774" w:rsidP="005117C0">
      <w:pPr>
        <w:jc w:val="center"/>
        <w:rPr>
          <w:rtl/>
        </w:rPr>
      </w:pPr>
      <w:r w:rsidRPr="00224C4C">
        <w:rPr>
          <w:rFonts w:ascii="Fb Fontext" w:hAnsi="Fb Fontext"/>
          <w:rtl/>
        </w:rPr>
        <w:t>אמר לשלשה צאו וקדשו לי האשה</w:t>
      </w:r>
    </w:p>
    <w:p w14:paraId="0CB751BC" w14:textId="77777777" w:rsidR="001B0C0E" w:rsidRDefault="006E0774" w:rsidP="006E0774">
      <w:pPr>
        <w:rPr>
          <w:rStyle w:val="afffff3"/>
          <w:rtl/>
        </w:rPr>
      </w:pPr>
      <w:r w:rsidRPr="00433116">
        <w:rPr>
          <w:rStyle w:val="afffff3"/>
          <w:rFonts w:hint="cs"/>
          <w:rtl/>
        </w:rPr>
        <w:t>לב</w:t>
      </w:r>
      <w:r w:rsidRPr="00433116">
        <w:rPr>
          <w:rStyle w:val="afffff3"/>
          <w:rtl/>
        </w:rPr>
        <w:t>"</w:t>
      </w:r>
      <w:r w:rsidRPr="00433116">
        <w:rPr>
          <w:rStyle w:val="afffff3"/>
          <w:rFonts w:hint="cs"/>
          <w:rtl/>
        </w:rPr>
        <w:t>ש:</w:t>
      </w:r>
      <w:r w:rsidRPr="00224C4C">
        <w:rPr>
          <w:rFonts w:ascii="Fb Fontext" w:hAnsi="Fb Fontext" w:hint="cs"/>
          <w:rtl/>
        </w:rPr>
        <w:t xml:space="preserve"> </w:t>
      </w:r>
      <w:r w:rsidRPr="00224C4C">
        <w:rPr>
          <w:rFonts w:ascii="Fb Fontext" w:hAnsi="Fb Fontext"/>
          <w:rtl/>
        </w:rPr>
        <w:t xml:space="preserve">אחד שליח ושנים עדים, </w:t>
      </w:r>
    </w:p>
    <w:p w14:paraId="3AB169D5" w14:textId="19AFEA2C" w:rsidR="006E0774" w:rsidRPr="00131640" w:rsidRDefault="006E0774" w:rsidP="006E0774">
      <w:pPr>
        <w:rPr>
          <w:rtl/>
        </w:rPr>
      </w:pPr>
      <w:r w:rsidRPr="00433116">
        <w:rPr>
          <w:rStyle w:val="afffff3"/>
          <w:rtl/>
        </w:rPr>
        <w:t>ו</w:t>
      </w:r>
      <w:r w:rsidRPr="00433116">
        <w:rPr>
          <w:rStyle w:val="afffff3"/>
          <w:rFonts w:hint="cs"/>
          <w:rtl/>
        </w:rPr>
        <w:t>ל</w:t>
      </w:r>
      <w:r w:rsidRPr="00433116">
        <w:rPr>
          <w:rStyle w:val="afffff3"/>
          <w:rtl/>
        </w:rPr>
        <w:t xml:space="preserve">ב"ה: </w:t>
      </w:r>
      <w:r w:rsidRPr="00224C4C">
        <w:rPr>
          <w:rFonts w:ascii="Fb Fontext" w:hAnsi="Fb Fontext"/>
          <w:rtl/>
        </w:rPr>
        <w:t>כולם שלוחין הן, ואין שליח נעשה עד.</w:t>
      </w:r>
    </w:p>
    <w:p w14:paraId="11316F83" w14:textId="77777777" w:rsidR="00A85AC8" w:rsidRPr="00E600D8" w:rsidRDefault="00433116" w:rsidP="00433116">
      <w:pPr>
        <w:pStyle w:val="38"/>
        <w:framePr w:wrap="notBeside"/>
        <w:rPr>
          <w:rtl/>
        </w:rPr>
      </w:pPr>
      <w:r w:rsidRPr="00E600D8">
        <w:rPr>
          <w:rFonts w:hint="cs"/>
          <w:rtl/>
        </w:rPr>
        <w:t>חלקו</w:t>
      </w:r>
      <w:r w:rsidR="00A85AC8" w:rsidRPr="00E600D8">
        <w:rPr>
          <w:rtl/>
        </w:rPr>
        <w:t>:</w:t>
      </w:r>
    </w:p>
    <w:p w14:paraId="4335F622" w14:textId="726B15D5" w:rsidR="006E0774" w:rsidRPr="00131640" w:rsidRDefault="006E0774" w:rsidP="006E0774">
      <w:pPr>
        <w:rPr>
          <w:rtl/>
        </w:rPr>
      </w:pPr>
      <w:r w:rsidRPr="00224C4C">
        <w:rPr>
          <w:rFonts w:ascii="Fb Fontext" w:hAnsi="Fb Fontext"/>
          <w:rtl/>
        </w:rPr>
        <w:t xml:space="preserve">בשלשה, </w:t>
      </w:r>
      <w:r w:rsidR="00433116">
        <w:rPr>
          <w:rFonts w:ascii="Fb Fontext" w:hAnsi="Fb Fontext" w:hint="cs"/>
          <w:rtl/>
        </w:rPr>
        <w:t xml:space="preserve">אבל </w:t>
      </w:r>
      <w:r w:rsidRPr="00224C4C">
        <w:rPr>
          <w:rFonts w:ascii="Fb Fontext" w:hAnsi="Fb Fontext"/>
          <w:rtl/>
        </w:rPr>
        <w:t xml:space="preserve">בשנים </w:t>
      </w:r>
      <w:r w:rsidR="005A432B">
        <w:rPr>
          <w:rFonts w:ascii="Fb Fontext" w:hAnsi="Fb Fontext"/>
          <w:rtl/>
        </w:rPr>
        <w:t>–</w:t>
      </w:r>
      <w:r w:rsidRPr="00224C4C">
        <w:rPr>
          <w:rFonts w:ascii="Fb Fontext" w:hAnsi="Fb Fontext"/>
          <w:rtl/>
        </w:rPr>
        <w:t xml:space="preserve"> </w:t>
      </w:r>
      <w:r w:rsidR="005A432B">
        <w:rPr>
          <w:rFonts w:ascii="Fb Fontext" w:hAnsi="Fb Fontext" w:hint="cs"/>
          <w:rtl/>
        </w:rPr>
        <w:t xml:space="preserve">לכו''ע </w:t>
      </w:r>
      <w:r w:rsidRPr="00224C4C">
        <w:rPr>
          <w:rFonts w:ascii="Fb Fontext" w:hAnsi="Fb Fontext"/>
          <w:rtl/>
        </w:rPr>
        <w:t>לא!</w:t>
      </w:r>
    </w:p>
    <w:p w14:paraId="65FDEC5F" w14:textId="5BFAB0EC" w:rsidR="00A85AC8" w:rsidRPr="00E600D8" w:rsidRDefault="006E0774" w:rsidP="00433116">
      <w:pPr>
        <w:pStyle w:val="38"/>
        <w:framePr w:wrap="notBeside"/>
        <w:rPr>
          <w:rtl/>
        </w:rPr>
      </w:pPr>
      <w:r w:rsidRPr="00E600D8">
        <w:rPr>
          <w:rFonts w:hint="cs"/>
          <w:rtl/>
        </w:rPr>
        <w:t>דס</w:t>
      </w:r>
      <w:r w:rsidRPr="00E600D8">
        <w:rPr>
          <w:rtl/>
        </w:rPr>
        <w:t>"</w:t>
      </w:r>
      <w:r w:rsidRPr="00E600D8">
        <w:rPr>
          <w:rFonts w:hint="cs"/>
          <w:rtl/>
        </w:rPr>
        <w:t>ל כר</w:t>
      </w:r>
      <w:r w:rsidRPr="00E600D8">
        <w:rPr>
          <w:rtl/>
        </w:rPr>
        <w:t>"</w:t>
      </w:r>
      <w:r w:rsidRPr="00E600D8">
        <w:rPr>
          <w:rFonts w:hint="cs"/>
          <w:rtl/>
        </w:rPr>
        <w:t>נ</w:t>
      </w:r>
      <w:r w:rsidR="00A85AC8" w:rsidRPr="00E600D8">
        <w:rPr>
          <w:rFonts w:hint="cs"/>
          <w:rtl/>
        </w:rPr>
        <w:t>:</w:t>
      </w:r>
    </w:p>
    <w:p w14:paraId="08304375" w14:textId="2B653DBB" w:rsidR="006E0774" w:rsidRPr="00131640" w:rsidRDefault="006E0774" w:rsidP="00433116">
      <w:pPr>
        <w:rPr>
          <w:rtl/>
        </w:rPr>
      </w:pPr>
      <w:r w:rsidRPr="00433116">
        <w:rPr>
          <w:rStyle w:val="afffff3"/>
          <w:rFonts w:hint="cs"/>
          <w:rtl/>
        </w:rPr>
        <w:t>דלב</w:t>
      </w:r>
      <w:r w:rsidRPr="00433116">
        <w:rPr>
          <w:rStyle w:val="afffff3"/>
          <w:rtl/>
        </w:rPr>
        <w:t>"</w:t>
      </w:r>
      <w:r w:rsidRPr="005A432B">
        <w:rPr>
          <w:rStyle w:val="afffff3"/>
          <w:rFonts w:hint="cs"/>
          <w:rtl/>
        </w:rPr>
        <w:t>ש</w:t>
      </w:r>
      <w:r w:rsidR="005A432B" w:rsidRPr="005A432B">
        <w:rPr>
          <w:rStyle w:val="afffff3"/>
          <w:rFonts w:hint="cs"/>
          <w:rtl/>
        </w:rPr>
        <w:t>:</w:t>
      </w:r>
      <w:r w:rsidRPr="005A432B">
        <w:rPr>
          <w:rStyle w:val="afffff3"/>
          <w:rFonts w:hint="cs"/>
          <w:rtl/>
        </w:rPr>
        <w:t xml:space="preserve"> </w:t>
      </w:r>
      <w:r w:rsidRPr="00224C4C">
        <w:rPr>
          <w:rFonts w:ascii="Fb Fontext" w:hAnsi="Fb Fontext" w:hint="cs"/>
          <w:rtl/>
        </w:rPr>
        <w:t>שליח ועד אחד</w:t>
      </w:r>
      <w:r w:rsidR="00433116">
        <w:rPr>
          <w:rFonts w:ascii="Fb Fontext" w:hAnsi="Fb Fontext" w:hint="cs"/>
          <w:rtl/>
        </w:rPr>
        <w:t>,</w:t>
      </w:r>
      <w:r w:rsidRPr="00224C4C">
        <w:rPr>
          <w:rFonts w:ascii="Fb Fontext" w:hAnsi="Fb Fontext" w:hint="cs"/>
          <w:rtl/>
        </w:rPr>
        <w:t xml:space="preserve"> </w:t>
      </w:r>
      <w:r w:rsidRPr="00433116">
        <w:rPr>
          <w:rStyle w:val="afffff3"/>
          <w:rFonts w:hint="cs"/>
          <w:rtl/>
        </w:rPr>
        <w:t>ולב</w:t>
      </w:r>
      <w:r w:rsidRPr="00433116">
        <w:rPr>
          <w:rStyle w:val="afffff3"/>
          <w:rtl/>
        </w:rPr>
        <w:t>"</w:t>
      </w:r>
      <w:r w:rsidRPr="00433116">
        <w:rPr>
          <w:rStyle w:val="afffff3"/>
          <w:rFonts w:hint="cs"/>
          <w:rtl/>
        </w:rPr>
        <w:t>ה</w:t>
      </w:r>
      <w:r w:rsidR="005A432B">
        <w:rPr>
          <w:rStyle w:val="afffff3"/>
          <w:rFonts w:hint="cs"/>
          <w:rtl/>
        </w:rPr>
        <w:t>:</w:t>
      </w:r>
      <w:r w:rsidRPr="00224C4C">
        <w:rPr>
          <w:rFonts w:ascii="Fb Fontext" w:hAnsi="Fb Fontext" w:hint="cs"/>
          <w:rtl/>
        </w:rPr>
        <w:t xml:space="preserve"> שליח ושני עדים</w:t>
      </w:r>
      <w:r w:rsidR="005117C0">
        <w:rPr>
          <w:rFonts w:ascii="Fb Fontext" w:hAnsi="Fb Fontext" w:hint="cs"/>
          <w:rtl/>
        </w:rPr>
        <w:t>,</w:t>
      </w:r>
    </w:p>
    <w:p w14:paraId="3E988F75" w14:textId="7C3FFD82" w:rsidR="006E0774" w:rsidRPr="00131640" w:rsidRDefault="006E0774" w:rsidP="005117C0">
      <w:pPr>
        <w:rPr>
          <w:rtl/>
        </w:rPr>
      </w:pPr>
      <w:r w:rsidRPr="00647452">
        <w:rPr>
          <w:rStyle w:val="afffff3"/>
          <w:rFonts w:hint="cs"/>
          <w:rtl/>
        </w:rPr>
        <w:t>וכדי שרב לא יהא כב</w:t>
      </w:r>
      <w:r w:rsidRPr="00647452">
        <w:rPr>
          <w:rStyle w:val="afffff3"/>
          <w:rtl/>
        </w:rPr>
        <w:t>"</w:t>
      </w:r>
      <w:r w:rsidRPr="00647452">
        <w:rPr>
          <w:rStyle w:val="afffff3"/>
          <w:rFonts w:hint="cs"/>
          <w:rtl/>
        </w:rPr>
        <w:t>ש,</w:t>
      </w:r>
      <w:r w:rsidRPr="005117C0">
        <w:rPr>
          <w:rStyle w:val="afffff3"/>
          <w:rFonts w:hint="cs"/>
          <w:rtl/>
        </w:rPr>
        <w:t xml:space="preserve"> </w:t>
      </w:r>
      <w:r w:rsidR="00647452">
        <w:rPr>
          <w:rStyle w:val="afffff3"/>
          <w:rFonts w:hint="cs"/>
          <w:rtl/>
        </w:rPr>
        <w:t>-</w:t>
      </w:r>
      <w:r w:rsidRPr="00206A54">
        <w:rPr>
          <w:rFonts w:hint="cs"/>
          <w:rtl/>
        </w:rPr>
        <w:t>איפוך</w:t>
      </w:r>
      <w:r w:rsidRPr="00224C4C">
        <w:rPr>
          <w:rFonts w:ascii="Fb Fontext" w:hAnsi="Fb Fontext" w:hint="cs"/>
          <w:rtl/>
        </w:rPr>
        <w:t xml:space="preserve"> </w:t>
      </w:r>
      <w:r w:rsidRPr="00647452">
        <w:rPr>
          <w:rStyle w:val="afffff3"/>
          <w:rFonts w:hint="cs"/>
          <w:rtl/>
        </w:rPr>
        <w:t>ב</w:t>
      </w:r>
      <w:r w:rsidRPr="00647452">
        <w:rPr>
          <w:rStyle w:val="afffff3"/>
          <w:rtl/>
        </w:rPr>
        <w:t>"</w:t>
      </w:r>
      <w:r w:rsidRPr="00647452">
        <w:rPr>
          <w:rStyle w:val="afffff3"/>
          <w:rFonts w:hint="cs"/>
          <w:rtl/>
        </w:rPr>
        <w:t>ש לב</w:t>
      </w:r>
      <w:r w:rsidRPr="00647452">
        <w:rPr>
          <w:rStyle w:val="afffff3"/>
          <w:rtl/>
        </w:rPr>
        <w:t>"</w:t>
      </w:r>
      <w:r w:rsidRPr="00647452">
        <w:rPr>
          <w:rStyle w:val="afffff3"/>
          <w:rFonts w:hint="cs"/>
          <w:rtl/>
        </w:rPr>
        <w:t>ה</w:t>
      </w:r>
      <w:r w:rsidRPr="00224C4C">
        <w:rPr>
          <w:rFonts w:ascii="Fb Fontext" w:hAnsi="Fb Fontext" w:hint="cs"/>
          <w:rtl/>
        </w:rPr>
        <w:t xml:space="preserve"> או איפוך </w:t>
      </w:r>
      <w:r w:rsidRPr="00206A54">
        <w:rPr>
          <w:rStyle w:val="afffff3"/>
          <w:rFonts w:hint="cs"/>
          <w:rtl/>
        </w:rPr>
        <w:t>רב לד</w:t>
      </w:r>
      <w:r w:rsidR="00647452" w:rsidRPr="00206A54">
        <w:rPr>
          <w:rStyle w:val="afffff3"/>
          <w:rFonts w:hint="cs"/>
          <w:rtl/>
        </w:rPr>
        <w:t>ר''ש</w:t>
      </w:r>
    </w:p>
    <w:p w14:paraId="55E2497F" w14:textId="3F9AC3D1" w:rsidR="00A85AC8" w:rsidRPr="00E600D8" w:rsidRDefault="006E0774" w:rsidP="00647452">
      <w:pPr>
        <w:pStyle w:val="38"/>
        <w:framePr w:wrap="notBeside"/>
        <w:rPr>
          <w:rtl/>
        </w:rPr>
      </w:pPr>
      <w:r w:rsidRPr="00E600D8">
        <w:rPr>
          <w:rtl/>
        </w:rPr>
        <w:t>והלכ</w:t>
      </w:r>
      <w:r w:rsidR="00647452" w:rsidRPr="00E600D8">
        <w:rPr>
          <w:rFonts w:hint="cs"/>
          <w:rtl/>
        </w:rPr>
        <w:t>ה</w:t>
      </w:r>
      <w:r w:rsidR="00A85AC8" w:rsidRPr="00E600D8">
        <w:rPr>
          <w:rtl/>
        </w:rPr>
        <w:t>:</w:t>
      </w:r>
    </w:p>
    <w:p w14:paraId="7DC45EEE" w14:textId="6C355A9E" w:rsidR="006E0774" w:rsidRPr="00131640" w:rsidRDefault="006E0774" w:rsidP="006E0774">
      <w:pPr>
        <w:rPr>
          <w:rtl/>
        </w:rPr>
      </w:pPr>
      <w:r w:rsidRPr="00224C4C">
        <w:rPr>
          <w:rFonts w:ascii="Fb Fontext" w:hAnsi="Fb Fontext"/>
          <w:rtl/>
        </w:rPr>
        <w:t>שליח נעשה עד.</w:t>
      </w:r>
    </w:p>
    <w:p w14:paraId="12CD0914" w14:textId="42F410E6" w:rsidR="007309FA" w:rsidRPr="00131640" w:rsidRDefault="007309FA" w:rsidP="007309FA">
      <w:pPr>
        <w:pStyle w:val="affffb"/>
        <w:rPr>
          <w:rtl/>
        </w:rPr>
      </w:pPr>
      <w:r w:rsidRPr="007309FA">
        <w:rPr>
          <w:rFonts w:hint="cs"/>
          <w:rtl/>
        </w:rPr>
        <w:t>***</w:t>
      </w:r>
    </w:p>
    <w:p w14:paraId="0FDA7920" w14:textId="77777777" w:rsidR="006E0774" w:rsidRPr="00131640" w:rsidRDefault="006E0774" w:rsidP="0010529F">
      <w:pPr>
        <w:pStyle w:val="afff0"/>
        <w:framePr w:wrap="around"/>
        <w:rPr>
          <w:rtl/>
        </w:rPr>
      </w:pPr>
      <w:r w:rsidRPr="00224C4C">
        <w:rPr>
          <w:rFonts w:hint="cs"/>
          <w:rtl/>
        </w:rPr>
        <w:t>מג:</w:t>
      </w:r>
    </w:p>
    <w:p w14:paraId="5F832392" w14:textId="36C479E1" w:rsidR="00A85AC8" w:rsidRPr="00E600D8" w:rsidRDefault="006E0774" w:rsidP="00206A54">
      <w:pPr>
        <w:pStyle w:val="38"/>
        <w:framePr w:wrap="notBeside"/>
        <w:rPr>
          <w:rtl/>
        </w:rPr>
      </w:pPr>
      <w:r w:rsidRPr="00E600D8">
        <w:rPr>
          <w:rFonts w:hint="cs"/>
          <w:rtl/>
        </w:rPr>
        <w:t>מר</w:t>
      </w:r>
      <w:r w:rsidRPr="00E600D8">
        <w:rPr>
          <w:rtl/>
        </w:rPr>
        <w:t>"</w:t>
      </w:r>
      <w:r w:rsidRPr="00E600D8">
        <w:rPr>
          <w:rFonts w:hint="cs"/>
          <w:rtl/>
        </w:rPr>
        <w:t>נ</w:t>
      </w:r>
      <w:r w:rsidR="00A85AC8" w:rsidRPr="00E600D8">
        <w:rPr>
          <w:rtl/>
        </w:rPr>
        <w:t>:</w:t>
      </w:r>
    </w:p>
    <w:p w14:paraId="0FEFC66E" w14:textId="1546FDCB" w:rsidR="006E0774" w:rsidRPr="00131640" w:rsidRDefault="006E0774" w:rsidP="00F65F8B">
      <w:pPr>
        <w:pStyle w:val="affffb"/>
        <w:rPr>
          <w:rtl/>
        </w:rPr>
      </w:pPr>
      <w:r w:rsidRPr="00224C4C">
        <w:rPr>
          <w:rtl/>
        </w:rPr>
        <w:t>אמר לשנים צאו וקדשו לי את האשה - הן הן שלוחיו, הן הן עדיו</w:t>
      </w:r>
      <w:r w:rsidR="00552D4B">
        <w:rPr>
          <w:rFonts w:hint="cs"/>
          <w:rtl/>
        </w:rPr>
        <w:t xml:space="preserve"> </w:t>
      </w:r>
      <w:r w:rsidRPr="00224C4C">
        <w:rPr>
          <w:rtl/>
        </w:rPr>
        <w:t>וכן בגירושין וכן בדיני ממונות.</w:t>
      </w:r>
    </w:p>
    <w:p w14:paraId="419005EB" w14:textId="77777777" w:rsidR="00A85AC8" w:rsidRPr="00E600D8" w:rsidRDefault="00552D4B" w:rsidP="000F3C1E">
      <w:pPr>
        <w:pStyle w:val="38"/>
        <w:framePr w:wrap="notBeside"/>
        <w:rPr>
          <w:rtl/>
        </w:rPr>
      </w:pPr>
      <w:r w:rsidRPr="00E600D8">
        <w:rPr>
          <w:rFonts w:hint="cs"/>
          <w:rtl/>
        </w:rPr>
        <w:t>צריכא בגירושין</w:t>
      </w:r>
      <w:r w:rsidR="00A85AC8" w:rsidRPr="00E600D8">
        <w:rPr>
          <w:rtl/>
        </w:rPr>
        <w:t>:</w:t>
      </w:r>
    </w:p>
    <w:p w14:paraId="2D4534A9" w14:textId="38F246B9" w:rsidR="009469D7" w:rsidRDefault="00552D4B" w:rsidP="006E0774">
      <w:pPr>
        <w:rPr>
          <w:rFonts w:ascii="Fb Fontext" w:hAnsi="Fb Fontext"/>
          <w:rtl/>
        </w:rPr>
      </w:pPr>
      <w:r>
        <w:rPr>
          <w:rFonts w:ascii="Fb Fontext" w:hAnsi="Fb Fontext" w:hint="cs"/>
          <w:rtl/>
        </w:rPr>
        <w:t>שלא אמרי' עיניו נתן בה</w:t>
      </w:r>
      <w:r w:rsidR="00D40924">
        <w:rPr>
          <w:rFonts w:ascii="Fb Fontext" w:hAnsi="Fb Fontext" w:hint="cs"/>
          <w:rtl/>
        </w:rPr>
        <w:t>,</w:t>
      </w:r>
    </w:p>
    <w:p w14:paraId="0DA7AC7C" w14:textId="77777777" w:rsidR="00A85AC8" w:rsidRPr="00E600D8" w:rsidRDefault="0004168E" w:rsidP="000F3C1E">
      <w:pPr>
        <w:pStyle w:val="38"/>
        <w:framePr w:wrap="notBeside"/>
        <w:rPr>
          <w:rtl/>
        </w:rPr>
      </w:pPr>
      <w:r w:rsidRPr="00E600D8">
        <w:rPr>
          <w:rFonts w:hint="cs"/>
          <w:rtl/>
        </w:rPr>
        <w:t>צריכא בממון</w:t>
      </w:r>
      <w:r w:rsidR="00A85AC8" w:rsidRPr="00E600D8">
        <w:rPr>
          <w:rtl/>
        </w:rPr>
        <w:t>:</w:t>
      </w:r>
    </w:p>
    <w:p w14:paraId="6F215A1A" w14:textId="6212FE03" w:rsidR="006E0774" w:rsidRPr="00131640" w:rsidRDefault="0004168E" w:rsidP="00D40924">
      <w:pPr>
        <w:rPr>
          <w:rtl/>
        </w:rPr>
      </w:pPr>
      <w:r>
        <w:rPr>
          <w:rFonts w:ascii="Fb Fontext" w:hAnsi="Fb Fontext" w:hint="cs"/>
          <w:rtl/>
        </w:rPr>
        <w:t>ולא אמרי' חלקו ביניהם.</w:t>
      </w:r>
      <w:r w:rsidRPr="0004168E">
        <w:rPr>
          <w:rStyle w:val="afffff5"/>
          <w:rFonts w:hint="cs"/>
          <w:rtl/>
        </w:rPr>
        <w:t xml:space="preserve"> [משאכ אשה לא חזי לתרי</w:t>
      </w:r>
      <w:r w:rsidR="000F3C1E">
        <w:rPr>
          <w:rStyle w:val="afffff5"/>
          <w:rFonts w:hint="cs"/>
          <w:rtl/>
        </w:rPr>
        <w:t>]</w:t>
      </w:r>
      <w:r w:rsidR="000F3C1E">
        <w:rPr>
          <w:rFonts w:ascii="Fb Fontext" w:hAnsi="Fb Fontext" w:hint="cs"/>
          <w:rtl/>
        </w:rPr>
        <w:t xml:space="preserve"> </w:t>
      </w:r>
      <w:r w:rsidR="006E0774" w:rsidRPr="00224C4C">
        <w:rPr>
          <w:rFonts w:ascii="Fb Fontext" w:hAnsi="Fb Fontext" w:hint="cs"/>
          <w:rtl/>
        </w:rPr>
        <w:t>וס</w:t>
      </w:r>
      <w:r w:rsidR="006E0774" w:rsidRPr="00224C4C">
        <w:rPr>
          <w:rFonts w:ascii="Fb Fontext" w:hAnsi="Fb Fontext"/>
          <w:rtl/>
        </w:rPr>
        <w:t>"</w:t>
      </w:r>
      <w:r w:rsidR="006E0774" w:rsidRPr="00224C4C">
        <w:rPr>
          <w:rFonts w:ascii="Fb Fontext" w:hAnsi="Fb Fontext" w:hint="cs"/>
          <w:rtl/>
        </w:rPr>
        <w:t>ל</w:t>
      </w:r>
      <w:r w:rsidR="006E0774" w:rsidRPr="00224C4C">
        <w:rPr>
          <w:rFonts w:ascii="Fb Fontext" w:hAnsi="Fb Fontext"/>
          <w:rtl/>
        </w:rPr>
        <w:t xml:space="preserve"> המלוה את חבירו בעדים א"צ לפורעו בעדים, ומגו </w:t>
      </w:r>
      <w:r w:rsidR="000F3C1E">
        <w:rPr>
          <w:rFonts w:ascii="Fb Fontext" w:hAnsi="Fb Fontext" w:hint="cs"/>
          <w:rtl/>
        </w:rPr>
        <w:t xml:space="preserve">שיכולים לומר החזרנו ללוה </w:t>
      </w:r>
      <w:r w:rsidR="00D40924">
        <w:rPr>
          <w:rFonts w:ascii="Fb Fontext" w:hAnsi="Fb Fontext" w:hint="cs"/>
          <w:rtl/>
        </w:rPr>
        <w:t>יכלו לומר פרענו למלוה ומשתקנו רבנן שבועת היסת, נשבעים שהביאו לו</w:t>
      </w:r>
      <w:r w:rsidR="00FD57A4">
        <w:rPr>
          <w:rFonts w:ascii="Fb Fontext" w:hAnsi="Fb Fontext" w:hint="cs"/>
          <w:rtl/>
        </w:rPr>
        <w:t>,</w:t>
      </w:r>
      <w:r w:rsidR="00D40924">
        <w:rPr>
          <w:rFonts w:ascii="Fb Fontext" w:hAnsi="Fb Fontext" w:hint="cs"/>
          <w:rtl/>
        </w:rPr>
        <w:t xml:space="preserve"> ונשבע הלוה שלא לקח, ופורע למלווה</w:t>
      </w:r>
      <w:r w:rsidR="00D40924">
        <w:rPr>
          <w:rFonts w:ascii="Fb Fontext" w:hAnsi="Fb Fontext" w:cs="Guttman Vilna" w:hint="cs"/>
          <w:b/>
          <w:bCs/>
          <w:rtl/>
        </w:rPr>
        <w:t>,</w:t>
      </w:r>
    </w:p>
    <w:p w14:paraId="6D8A977F" w14:textId="77777777" w:rsidR="006E0774" w:rsidRPr="00131640" w:rsidRDefault="006E0774" w:rsidP="00841728">
      <w:pPr>
        <w:pStyle w:val="affb"/>
        <w:rPr>
          <w:del w:id="90078" w:author="מנוע עיצוב" w:date="2026-10-08T11:01:28Z"/>
          <w:rtl/>
        </w:rPr>
      </w:pPr>
      <w:del w:id="90077" w:author="מנוע עיצוב" w:date="2026-10-08T11:01:28Z">
        <w:r w:rsidRPr="00224C4C">
          <w:rPr>
            <w:rFonts w:hint="cs"/>
            <w:rtl/>
          </w:rPr>
          <w:delText xml:space="preserve">׹</w:delText>
        </w:r>
      </w:del>
    </w:p>
    <w:p w14:paraId="78E2CD4F" w14:textId="77777777" w:rsidR="006E0774" w:rsidRPr="00131640" w:rsidRDefault="006E0774" w:rsidP="002A094E">
      <w:pPr>
        <w:pStyle w:val="afffd"/>
        <w:rPr>
          <w:rtl/>
        </w:rPr>
      </w:pPr>
      <w:ins w:id="9843" w:author="מספור קטעי משנה" w:date="2026-10-06T06:45:32Z">
        <w:r>
          <w:rPr>
            <w:rStyle w:val="MisparKeta"/>
          </w:rPr>
          <w:t xml:space="preserve">א. </w:t>
        </w:r>
      </w:ins>
      <w:r w:rsidRPr="00224C4C">
        <w:rPr>
          <w:rStyle w:val="afffa"/>
          <w:spacing w:val="4"/>
          <w:rtl/>
        </w:rPr>
        <w:t>האיש מקדש את בתו.</w:t>
      </w:r>
    </w:p>
    <w:p w14:paraId="2B45A5A6" w14:textId="360111E9" w:rsidR="00A85AC8" w:rsidRPr="00E600D8" w:rsidRDefault="006E0774" w:rsidP="0010529F">
      <w:pPr>
        <w:pStyle w:val="38"/>
        <w:framePr w:wrap="notBeside"/>
        <w:rPr>
          <w:rtl/>
        </w:rPr>
      </w:pPr>
      <w:r w:rsidRPr="00E600D8">
        <w:rPr>
          <w:rtl/>
        </w:rPr>
        <w:t>תנן</w:t>
      </w:r>
      <w:r w:rsidR="00AF4A40" w:rsidRPr="00E600D8">
        <w:rPr>
          <w:rFonts w:hint="cs"/>
          <w:rtl/>
        </w:rPr>
        <w:t>:</w:t>
      </w:r>
      <w:r w:rsidRPr="00E600D8">
        <w:rPr>
          <w:rtl/>
        </w:rPr>
        <w:t xml:space="preserve"> </w:t>
      </w:r>
      <w:r w:rsidR="00AF4A40" w:rsidRPr="00E600D8">
        <w:rPr>
          <w:rFonts w:hint="cs"/>
          <w:rtl/>
        </w:rPr>
        <w:t>ת''ק</w:t>
      </w:r>
      <w:r w:rsidR="00A85AC8" w:rsidRPr="00E600D8">
        <w:rPr>
          <w:rtl/>
        </w:rPr>
        <w:t>:</w:t>
      </w:r>
    </w:p>
    <w:p w14:paraId="412EFED3" w14:textId="035AA147" w:rsidR="009469D7" w:rsidRDefault="006E0774" w:rsidP="00500EB2">
      <w:pPr>
        <w:rPr>
          <w:rFonts w:ascii="Fb Fontext" w:hAnsi="Fb Fontext"/>
          <w:sz w:val="32"/>
          <w:rtl/>
        </w:rPr>
      </w:pPr>
      <w:r w:rsidRPr="00224C4C">
        <w:rPr>
          <w:rFonts w:ascii="Fb Fontext" w:hAnsi="Fb Fontext"/>
          <w:sz w:val="32"/>
          <w:rtl/>
        </w:rPr>
        <w:t xml:space="preserve">נערה המאורסה </w:t>
      </w:r>
      <w:r w:rsidR="00980908" w:rsidRPr="00AF4A40">
        <w:rPr>
          <w:rStyle w:val="afffff5"/>
          <w:rFonts w:hint="cs"/>
          <w:rtl/>
        </w:rPr>
        <w:t>[וקטנה]</w:t>
      </w:r>
      <w:r w:rsidR="00980908">
        <w:rPr>
          <w:rFonts w:ascii="Fb Fontext" w:hAnsi="Fb Fontext" w:hint="cs"/>
          <w:sz w:val="32"/>
          <w:rtl/>
        </w:rPr>
        <w:t xml:space="preserve"> </w:t>
      </w:r>
      <w:r w:rsidRPr="00224C4C">
        <w:rPr>
          <w:rFonts w:ascii="Fb Fontext" w:hAnsi="Fb Fontext"/>
          <w:sz w:val="32"/>
          <w:rtl/>
        </w:rPr>
        <w:t>- היא ואביה מקבלין את גיטה.</w:t>
      </w:r>
    </w:p>
    <w:p w14:paraId="5A507258" w14:textId="6DD3234F" w:rsidR="00A85AC8" w:rsidRPr="00E600D8" w:rsidRDefault="006E0774" w:rsidP="0010529F">
      <w:pPr>
        <w:pStyle w:val="38"/>
        <w:framePr w:wrap="notBeside"/>
        <w:rPr>
          <w:rtl/>
        </w:rPr>
      </w:pPr>
      <w:r w:rsidRPr="00E600D8">
        <w:rPr>
          <w:rtl/>
        </w:rPr>
        <w:t>ר"</w:t>
      </w:r>
      <w:r w:rsidRPr="00E600D8">
        <w:rPr>
          <w:rFonts w:hint="cs"/>
          <w:rtl/>
        </w:rPr>
        <w:t>י</w:t>
      </w:r>
      <w:r w:rsidR="00A85AC8" w:rsidRPr="00E600D8">
        <w:rPr>
          <w:rtl/>
        </w:rPr>
        <w:t>:</w:t>
      </w:r>
    </w:p>
    <w:p w14:paraId="6DDE8B45" w14:textId="507602A6" w:rsidR="006E0774" w:rsidRPr="00131640" w:rsidRDefault="006E0774" w:rsidP="006E0774">
      <w:pPr>
        <w:rPr>
          <w:rtl/>
        </w:rPr>
      </w:pPr>
      <w:r w:rsidRPr="00224C4C">
        <w:rPr>
          <w:rFonts w:ascii="Fb Fontext" w:hAnsi="Fb Fontext"/>
          <w:sz w:val="32"/>
          <w:rtl/>
        </w:rPr>
        <w:t>אין שתי ידים זוכות כאחד, אלא אביה מקבל את גיטה,</w:t>
      </w:r>
    </w:p>
    <w:p w14:paraId="0D91D273" w14:textId="77777777" w:rsidR="006E0774" w:rsidRPr="00131640" w:rsidRDefault="006E0774" w:rsidP="00AF4A40">
      <w:pPr>
        <w:spacing w:after="120"/>
        <w:rPr>
          <w:rtl/>
        </w:rPr>
      </w:pPr>
      <w:r w:rsidRPr="00224C4C">
        <w:rPr>
          <w:rFonts w:ascii="Fb Fontext" w:hAnsi="Fb Fontext"/>
          <w:rtl/>
        </w:rPr>
        <w:t>וכל שאין יכולה לשמור את גיטה - אין יכולה להתגרש.</w:t>
      </w:r>
    </w:p>
    <w:p w14:paraId="2E434D56" w14:textId="77777777" w:rsidR="006E0774" w:rsidRPr="00131640" w:rsidRDefault="006E0774" w:rsidP="0010529F">
      <w:pPr>
        <w:pStyle w:val="afff0"/>
        <w:framePr w:wrap="around"/>
        <w:rPr>
          <w:rtl/>
        </w:rPr>
      </w:pPr>
      <w:r w:rsidRPr="00224C4C">
        <w:rPr>
          <w:rStyle w:val="afffa"/>
          <w:rFonts w:ascii="Fb Fontext" w:hAnsi="Fb Fontext" w:hint="cs"/>
          <w:rtl/>
        </w:rPr>
        <w:t>מד.</w:t>
      </w:r>
    </w:p>
    <w:p w14:paraId="2AC9D30D" w14:textId="58D3887A" w:rsidR="00A85AC8" w:rsidRPr="00E600D8" w:rsidRDefault="006E0774" w:rsidP="00980908">
      <w:pPr>
        <w:pStyle w:val="38"/>
        <w:framePr w:wrap="notBeside"/>
        <w:rPr>
          <w:rtl/>
        </w:rPr>
      </w:pPr>
      <w:r w:rsidRPr="00E600D8">
        <w:rPr>
          <w:rtl/>
        </w:rPr>
        <w:t>ר"ל</w:t>
      </w:r>
      <w:r w:rsidR="00A85AC8" w:rsidRPr="00E600D8">
        <w:rPr>
          <w:rtl/>
        </w:rPr>
        <w:t>:</w:t>
      </w:r>
    </w:p>
    <w:p w14:paraId="66FAA1A0" w14:textId="1BD3E375" w:rsidR="006E0774" w:rsidRPr="00131640" w:rsidRDefault="006E0774" w:rsidP="00980908">
      <w:pPr>
        <w:rPr>
          <w:rtl/>
        </w:rPr>
      </w:pPr>
      <w:r w:rsidRPr="00224C4C">
        <w:rPr>
          <w:rFonts w:ascii="Fb Fontext" w:hAnsi="Fb Fontext"/>
          <w:sz w:val="32"/>
          <w:rtl/>
        </w:rPr>
        <w:t>כמחלוקת לגירושין כך מחלוקת לקידושין.</w:t>
      </w:r>
    </w:p>
    <w:p w14:paraId="2FCA7C8C" w14:textId="7958D11E" w:rsidR="00A85AC8" w:rsidRPr="00E600D8" w:rsidRDefault="006E0774" w:rsidP="00980908">
      <w:pPr>
        <w:pStyle w:val="38"/>
        <w:framePr w:wrap="notBeside"/>
        <w:rPr>
          <w:rtl/>
        </w:rPr>
      </w:pPr>
      <w:r w:rsidRPr="00E600D8">
        <w:rPr>
          <w:rFonts w:hint="cs"/>
          <w:rtl/>
        </w:rPr>
        <w:t>ורי</w:t>
      </w:r>
      <w:r w:rsidRPr="00E600D8">
        <w:rPr>
          <w:rtl/>
        </w:rPr>
        <w:t>"</w:t>
      </w:r>
      <w:r w:rsidRPr="00E600D8">
        <w:rPr>
          <w:rFonts w:hint="cs"/>
          <w:rtl/>
        </w:rPr>
        <w:t>ו</w:t>
      </w:r>
      <w:r w:rsidR="00A85AC8" w:rsidRPr="00E600D8">
        <w:rPr>
          <w:rtl/>
        </w:rPr>
        <w:t>:</w:t>
      </w:r>
    </w:p>
    <w:p w14:paraId="3817589C" w14:textId="0C68E94A" w:rsidR="006E0774" w:rsidRPr="00131640" w:rsidRDefault="006E0774" w:rsidP="00980908">
      <w:pPr>
        <w:rPr>
          <w:rtl/>
        </w:rPr>
      </w:pPr>
      <w:r w:rsidRPr="00224C4C">
        <w:rPr>
          <w:rFonts w:ascii="Fb Fontext" w:hAnsi="Fb Fontext"/>
          <w:sz w:val="32"/>
          <w:rtl/>
        </w:rPr>
        <w:t xml:space="preserve">מחלוקת לגירושין, אבל לקידושין, </w:t>
      </w:r>
      <w:r w:rsidR="00980908" w:rsidRPr="00980908">
        <w:rPr>
          <w:rStyle w:val="afffff3"/>
          <w:rFonts w:hint="cs"/>
          <w:rtl/>
        </w:rPr>
        <w:t>לכו''ע</w:t>
      </w:r>
      <w:r w:rsidRPr="00224C4C">
        <w:rPr>
          <w:rFonts w:ascii="Fb Fontext" w:hAnsi="Fb Fontext"/>
          <w:sz w:val="32"/>
          <w:rtl/>
        </w:rPr>
        <w:t xml:space="preserve"> - אביה ולא היא.</w:t>
      </w:r>
    </w:p>
    <w:p w14:paraId="5F7B4DC0" w14:textId="77777777" w:rsidR="00A85AC8" w:rsidRPr="00E600D8" w:rsidRDefault="006E0774" w:rsidP="00980908">
      <w:pPr>
        <w:pStyle w:val="38"/>
        <w:framePr w:wrap="notBeside"/>
        <w:rPr>
          <w:rtl/>
        </w:rPr>
      </w:pPr>
      <w:r w:rsidRPr="00E600D8">
        <w:rPr>
          <w:rFonts w:hint="cs"/>
          <w:rtl/>
        </w:rPr>
        <w:t>טע</w:t>
      </w:r>
      <w:r w:rsidR="00980908" w:rsidRPr="00E600D8">
        <w:rPr>
          <w:rFonts w:hint="cs"/>
          <w:rtl/>
        </w:rPr>
        <w:t>ם דרי''ו</w:t>
      </w:r>
      <w:r w:rsidR="00A85AC8" w:rsidRPr="00E600D8">
        <w:rPr>
          <w:rtl/>
        </w:rPr>
        <w:t>:</w:t>
      </w:r>
    </w:p>
    <w:p w14:paraId="72AF1835" w14:textId="496C6C15" w:rsidR="006E0774" w:rsidRPr="00131640" w:rsidRDefault="006E0774" w:rsidP="006E0774">
      <w:pPr>
        <w:rPr>
          <w:rtl/>
        </w:rPr>
      </w:pPr>
      <w:r w:rsidRPr="00210DF6">
        <w:rPr>
          <w:rStyle w:val="afffa"/>
          <w:rFonts w:ascii="Fb Fontext" w:hAnsi="Fb Fontext" w:cs="BA TM • Vilna Extra-Bold"/>
          <w:bCs w:val="0"/>
          <w:rtl/>
        </w:rPr>
        <w:t>אליבא דרבנן</w:t>
      </w:r>
      <w:r w:rsidRPr="00224C4C">
        <w:rPr>
          <w:rFonts w:ascii="Fb Fontext" w:hAnsi="Fb Fontext" w:hint="cs"/>
          <w:sz w:val="32"/>
          <w:rtl/>
        </w:rPr>
        <w:t>: לא מפני שבקידושין מפקעת עצמה מאביה דהרי מאמר מהני אף מדעתה</w:t>
      </w:r>
    </w:p>
    <w:p w14:paraId="59AE97F3" w14:textId="77777777" w:rsidR="00A85AC8" w:rsidRPr="00E600D8" w:rsidRDefault="006E0774" w:rsidP="00980908">
      <w:pPr>
        <w:pStyle w:val="38"/>
        <w:framePr w:wrap="notBeside"/>
        <w:rPr>
          <w:rtl/>
        </w:rPr>
      </w:pPr>
      <w:r w:rsidRPr="00E600D8">
        <w:rPr>
          <w:rFonts w:hint="cs"/>
          <w:rtl/>
        </w:rPr>
        <w:t>אלא כריב</w:t>
      </w:r>
      <w:r w:rsidRPr="00E600D8">
        <w:rPr>
          <w:rtl/>
        </w:rPr>
        <w:t>"</w:t>
      </w:r>
      <w:r w:rsidRPr="00E600D8">
        <w:rPr>
          <w:rFonts w:hint="cs"/>
          <w:rtl/>
        </w:rPr>
        <w:t>ח</w:t>
      </w:r>
      <w:r w:rsidR="00A85AC8" w:rsidRPr="00E600D8">
        <w:rPr>
          <w:rtl/>
        </w:rPr>
        <w:t>:</w:t>
      </w:r>
    </w:p>
    <w:p w14:paraId="4240AAA8" w14:textId="012092DB" w:rsidR="006E0774" w:rsidRPr="00C538E4" w:rsidRDefault="006E0774" w:rsidP="00500EB2">
      <w:pPr>
        <w:spacing w:after="120"/>
        <w:rPr>
          <w:spacing w:val="-2"/>
          <w:rtl/>
        </w:rPr>
      </w:pPr>
      <w:r w:rsidRPr="00C538E4">
        <w:rPr>
          <w:spacing w:val="-2"/>
          <w:rtl/>
        </w:rPr>
        <w:t>קידושין דמדעתה אביה ולא היא, גירושין דבע</w:t>
      </w:r>
      <w:r w:rsidR="004E3B20" w:rsidRPr="00C538E4">
        <w:rPr>
          <w:rFonts w:hint="cs"/>
          <w:spacing w:val="-2"/>
          <w:rtl/>
        </w:rPr>
        <w:t>"כ</w:t>
      </w:r>
      <w:r w:rsidRPr="00C538E4">
        <w:rPr>
          <w:spacing w:val="-2"/>
          <w:rtl/>
        </w:rPr>
        <w:t xml:space="preserve"> - בין היא בין אביה.</w:t>
      </w:r>
    </w:p>
    <w:p w14:paraId="4DDD1A3A" w14:textId="77777777" w:rsidR="00A85AC8" w:rsidRPr="00E600D8" w:rsidRDefault="006E0774" w:rsidP="00980908">
      <w:pPr>
        <w:pStyle w:val="38"/>
        <w:framePr w:wrap="notBeside"/>
        <w:rPr>
          <w:rtl/>
        </w:rPr>
      </w:pPr>
      <w:r w:rsidRPr="00E600D8">
        <w:rPr>
          <w:rFonts w:hint="cs"/>
          <w:rtl/>
        </w:rPr>
        <w:t>והך</w:t>
      </w:r>
      <w:r w:rsidR="00A85AC8" w:rsidRPr="00E600D8">
        <w:rPr>
          <w:rtl/>
        </w:rPr>
        <w:t>:</w:t>
      </w:r>
    </w:p>
    <w:p w14:paraId="45DFBD2E" w14:textId="50F1231E" w:rsidR="006E0774" w:rsidRPr="00131640" w:rsidRDefault="006E0774" w:rsidP="00980908">
      <w:pPr>
        <w:rPr>
          <w:rtl/>
        </w:rPr>
      </w:pPr>
      <w:r w:rsidRPr="00224C4C">
        <w:rPr>
          <w:rFonts w:ascii="Fb Fontext" w:hAnsi="Fb Fontext" w:hint="cs"/>
          <w:sz w:val="32"/>
          <w:rtl/>
        </w:rPr>
        <w:t xml:space="preserve">דמאמר דמדמעתה ובן היא ובן אביה- </w:t>
      </w:r>
      <w:r w:rsidR="00B35B36">
        <w:rPr>
          <w:rFonts w:ascii="Fb Fontext" w:hAnsi="Fb Fontext" w:hint="cs"/>
          <w:sz w:val="32"/>
          <w:rtl/>
        </w:rPr>
        <w:t>שם</w:t>
      </w:r>
      <w:r w:rsidRPr="00224C4C">
        <w:rPr>
          <w:rFonts w:ascii="Fb Fontext" w:hAnsi="Fb Fontext" w:hint="cs"/>
          <w:sz w:val="32"/>
          <w:rtl/>
        </w:rPr>
        <w:t xml:space="preserve"> מיירי במאמר בע</w:t>
      </w:r>
      <w:r w:rsidRPr="00224C4C">
        <w:rPr>
          <w:rFonts w:ascii="Fb Fontext" w:hAnsi="Fb Fontext"/>
          <w:sz w:val="32"/>
          <w:rtl/>
        </w:rPr>
        <w:t>"</w:t>
      </w:r>
      <w:r w:rsidRPr="00224C4C">
        <w:rPr>
          <w:rFonts w:ascii="Fb Fontext" w:hAnsi="Fb Fontext" w:hint="cs"/>
          <w:sz w:val="32"/>
          <w:rtl/>
        </w:rPr>
        <w:t>כ ואליבא דרבי</w:t>
      </w:r>
    </w:p>
    <w:p w14:paraId="5138FAA8" w14:textId="52998465" w:rsidR="00A85AC8" w:rsidRPr="00E600D8" w:rsidRDefault="006E0774" w:rsidP="00980908">
      <w:pPr>
        <w:pStyle w:val="38"/>
        <w:framePr w:wrap="notBeside"/>
        <w:rPr>
          <w:rtl/>
        </w:rPr>
      </w:pPr>
      <w:r w:rsidRPr="00E600D8">
        <w:rPr>
          <w:rtl/>
        </w:rPr>
        <w:t>דתניא</w:t>
      </w:r>
      <w:r w:rsidR="00A85AC8" w:rsidRPr="00E600D8">
        <w:rPr>
          <w:rtl/>
        </w:rPr>
        <w:t>:</w:t>
      </w:r>
    </w:p>
    <w:p w14:paraId="336978DC" w14:textId="324D0EAE" w:rsidR="006E0774" w:rsidRPr="00131640" w:rsidRDefault="006E0774" w:rsidP="00980908">
      <w:pPr>
        <w:rPr>
          <w:rtl/>
        </w:rPr>
      </w:pPr>
      <w:r w:rsidRPr="00224C4C">
        <w:rPr>
          <w:rFonts w:ascii="Fb Fontext" w:hAnsi="Fb Fontext"/>
          <w:sz w:val="32"/>
          <w:rtl/>
        </w:rPr>
        <w:t xml:space="preserve">העושה מאמר ביבמתו שלא מדעתה, </w:t>
      </w:r>
      <w:r w:rsidRPr="00980908">
        <w:rPr>
          <w:rStyle w:val="afffff3"/>
          <w:rtl/>
        </w:rPr>
        <w:t>רבי</w:t>
      </w:r>
      <w:r w:rsidR="00980908">
        <w:rPr>
          <w:rStyle w:val="afffff3"/>
          <w:rFonts w:hint="cs"/>
          <w:rtl/>
        </w:rPr>
        <w:t>:</w:t>
      </w:r>
      <w:r w:rsidRPr="00224C4C">
        <w:rPr>
          <w:rFonts w:ascii="Fb Fontext" w:hAnsi="Fb Fontext"/>
          <w:sz w:val="32"/>
          <w:rtl/>
        </w:rPr>
        <w:t xml:space="preserve"> קנה, </w:t>
      </w:r>
      <w:r w:rsidRPr="00980908">
        <w:rPr>
          <w:rStyle w:val="afffff3"/>
          <w:rtl/>
        </w:rPr>
        <w:t xml:space="preserve">וחכ"א: </w:t>
      </w:r>
      <w:r w:rsidRPr="00224C4C">
        <w:rPr>
          <w:rFonts w:ascii="Fb Fontext" w:hAnsi="Fb Fontext"/>
          <w:sz w:val="32"/>
          <w:rtl/>
        </w:rPr>
        <w:t>לא קנה.</w:t>
      </w:r>
    </w:p>
    <w:p w14:paraId="19DBCDFC" w14:textId="48AD8335" w:rsidR="00A85AC8" w:rsidRPr="00E600D8" w:rsidRDefault="006E0774" w:rsidP="00AF4A40">
      <w:pPr>
        <w:pStyle w:val="38"/>
        <w:framePr w:wrap="notBeside"/>
        <w:rPr>
          <w:rtl/>
        </w:rPr>
      </w:pPr>
      <w:r w:rsidRPr="00E600D8">
        <w:rPr>
          <w:rtl/>
        </w:rPr>
        <w:t>רבי</w:t>
      </w:r>
      <w:r w:rsidR="00A85AC8" w:rsidRPr="00E600D8">
        <w:rPr>
          <w:rFonts w:hint="cs"/>
          <w:rtl/>
        </w:rPr>
        <w:t>:</w:t>
      </w:r>
    </w:p>
    <w:p w14:paraId="704E6005" w14:textId="25005C25" w:rsidR="006E0774" w:rsidRPr="00131640" w:rsidRDefault="006E0774" w:rsidP="00980908">
      <w:pPr>
        <w:rPr>
          <w:rtl/>
        </w:rPr>
      </w:pPr>
      <w:r w:rsidRPr="00224C4C">
        <w:rPr>
          <w:rFonts w:ascii="Fb Fontext" w:hAnsi="Fb Fontext"/>
          <w:sz w:val="32"/>
          <w:rtl/>
        </w:rPr>
        <w:t xml:space="preserve">גמר מביאה דיבמה, </w:t>
      </w:r>
      <w:r w:rsidRPr="00224C4C">
        <w:rPr>
          <w:rFonts w:ascii="Fb Fontext" w:hAnsi="Fb Fontext" w:hint="cs"/>
          <w:sz w:val="32"/>
          <w:rtl/>
        </w:rPr>
        <w:t>ד</w:t>
      </w:r>
      <w:r w:rsidRPr="00224C4C">
        <w:rPr>
          <w:rFonts w:ascii="Fb Fontext" w:hAnsi="Fb Fontext"/>
          <w:sz w:val="32"/>
          <w:rtl/>
        </w:rPr>
        <w:t>בע"כ.</w:t>
      </w:r>
      <w:r w:rsidRPr="00224C4C">
        <w:rPr>
          <w:rFonts w:ascii="Fb Fontext" w:hAnsi="Fb Fontext" w:hint="cs"/>
          <w:sz w:val="32"/>
          <w:rtl/>
        </w:rPr>
        <w:t xml:space="preserve"> דיבמה מיבמה הו</w:t>
      </w:r>
      <w:r w:rsidRPr="00224C4C">
        <w:rPr>
          <w:rFonts w:ascii="Fb Fontext" w:hAnsi="Fb Fontext"/>
          <w:sz w:val="32"/>
          <w:rtl/>
        </w:rPr>
        <w:t>"</w:t>
      </w:r>
      <w:r w:rsidRPr="00224C4C">
        <w:rPr>
          <w:rFonts w:ascii="Fb Fontext" w:hAnsi="Fb Fontext" w:hint="cs"/>
          <w:sz w:val="32"/>
          <w:rtl/>
        </w:rPr>
        <w:t>ל למילף</w:t>
      </w:r>
    </w:p>
    <w:p w14:paraId="17591E3F" w14:textId="6F3FDE0D" w:rsidR="00A85AC8" w:rsidRPr="00E600D8" w:rsidRDefault="006E0774" w:rsidP="00AF4A40">
      <w:pPr>
        <w:pStyle w:val="38"/>
        <w:framePr w:wrap="notBeside"/>
        <w:rPr>
          <w:rtl/>
        </w:rPr>
      </w:pPr>
      <w:r w:rsidRPr="00E600D8">
        <w:rPr>
          <w:rtl/>
        </w:rPr>
        <w:t>ורבנן</w:t>
      </w:r>
      <w:r w:rsidR="00A85AC8" w:rsidRPr="00E600D8">
        <w:rPr>
          <w:rtl/>
        </w:rPr>
        <w:t>:</w:t>
      </w:r>
    </w:p>
    <w:p w14:paraId="09C68054" w14:textId="6032C915" w:rsidR="006E0774" w:rsidRPr="00131640" w:rsidRDefault="006E0774" w:rsidP="006E0774">
      <w:pPr>
        <w:rPr>
          <w:rtl/>
        </w:rPr>
      </w:pPr>
      <w:r w:rsidRPr="00224C4C">
        <w:rPr>
          <w:rFonts w:ascii="Fb Fontext" w:hAnsi="Fb Fontext"/>
          <w:rtl/>
        </w:rPr>
        <w:t>ילפי מקידושין, דמדעתה,</w:t>
      </w:r>
      <w:r w:rsidRPr="00224C4C">
        <w:rPr>
          <w:rFonts w:ascii="Fb Fontext" w:hAnsi="Fb Fontext" w:hint="cs"/>
          <w:rtl/>
        </w:rPr>
        <w:t xml:space="preserve"> דקידושין מקידושין הו</w:t>
      </w:r>
      <w:r w:rsidRPr="00224C4C">
        <w:rPr>
          <w:rFonts w:ascii="Fb Fontext" w:hAnsi="Fb Fontext"/>
          <w:rtl/>
        </w:rPr>
        <w:t>"</w:t>
      </w:r>
      <w:r w:rsidRPr="00224C4C">
        <w:rPr>
          <w:rFonts w:ascii="Fb Fontext" w:hAnsi="Fb Fontext" w:hint="cs"/>
          <w:rtl/>
        </w:rPr>
        <w:t>ל למילף</w:t>
      </w:r>
    </w:p>
    <w:p w14:paraId="73EEA399" w14:textId="77777777" w:rsidR="00A85AC8" w:rsidRPr="00E600D8" w:rsidRDefault="006E0774" w:rsidP="00980908">
      <w:pPr>
        <w:pStyle w:val="38"/>
        <w:framePr w:wrap="notBeside"/>
        <w:rPr>
          <w:rtl/>
        </w:rPr>
      </w:pPr>
      <w:r w:rsidRPr="00E600D8">
        <w:rPr>
          <w:rtl/>
        </w:rPr>
        <w:t xml:space="preserve">ה"נ </w:t>
      </w:r>
      <w:r w:rsidR="00836BD3" w:rsidRPr="00E600D8">
        <w:rPr>
          <w:rtl/>
        </w:rPr>
        <w:t>מסתבר</w:t>
      </w:r>
      <w:r w:rsidR="00A85AC8" w:rsidRPr="00E600D8">
        <w:rPr>
          <w:rtl/>
        </w:rPr>
        <w:t>:</w:t>
      </w:r>
    </w:p>
    <w:p w14:paraId="1F35C832" w14:textId="13DBD7B3" w:rsidR="006E0774" w:rsidRPr="00131640" w:rsidRDefault="006E0774" w:rsidP="006E0774">
      <w:pPr>
        <w:rPr>
          <w:rtl/>
        </w:rPr>
      </w:pPr>
      <w:r>
        <w:rPr>
          <w:rFonts w:ascii="Fb Fontext" w:hAnsi="Fb Fontext"/>
          <w:sz w:val="32"/>
          <w:rtl/>
        </w:rPr>
        <w:t xml:space="preserve">כדמתרץ </w:t>
      </w:r>
      <w:r>
        <w:rPr>
          <w:rStyle w:val="afffff3"/>
          <w:rFonts w:ascii="Fb Fontext" w:hAnsi="Fb Fontext"/>
          <w:sz w:val="32"/>
          <w:rtl/>
          <w:rPrChange w:id="9091" w:author="מנוע אמוראים" w:date="2026-10-05T16:42:07Z">
            <w:rPr>
              <w:rFonts w:ascii="Fb Fontext" w:hAnsi="Fb Fontext"/>
              <w:sz w:val="32"/>
              <w:rtl/>
            </w:rPr>
          </w:rPrChange>
        </w:rPr>
        <w:t xml:space="preserve">ר</w:t>
      </w:r>
      <w:r>
        <w:rPr>
          <w:rStyle w:val="afffff3"/>
          <w:rFonts w:ascii="Fb Fontext" w:hAnsi="Fb Fontext" w:hint="cs"/>
          <w:sz w:val="32"/>
          <w:rtl/>
          <w:rPrChange w:id="9092" w:author="מנוע אמוראים" w:date="2026-10-05T16:42:07Z">
            <w:rPr>
              <w:rFonts w:ascii="Fb Fontext" w:hAnsi="Fb Fontext" w:hint="cs"/>
              <w:sz w:val="32"/>
              <w:rtl/>
            </w:rPr>
          </w:rPrChange>
        </w:rPr>
        <w:t xml:space="preserve">י</w:t>
      </w:r>
      <w:r>
        <w:rPr>
          <w:rStyle w:val="afffff3"/>
          <w:rFonts w:ascii="Fb Fontext" w:hAnsi="Fb Fontext"/>
          <w:sz w:val="32"/>
          <w:rtl/>
          <w:rPrChange w:id="9093" w:author="מנוע אמוראים" w:date="2026-10-05T16:42:07Z">
            <w:rPr>
              <w:rFonts w:ascii="Fb Fontext" w:hAnsi="Fb Fontext"/>
              <w:sz w:val="32"/>
              <w:rtl/>
            </w:rPr>
          </w:rPrChange>
        </w:rPr>
        <w:t xml:space="preserve">"</w:t>
      </w:r>
      <w:r>
        <w:rPr>
          <w:rStyle w:val="afffff3"/>
          <w:rFonts w:ascii="Fb Fontext" w:hAnsi="Fb Fontext" w:hint="cs"/>
          <w:sz w:val="32"/>
          <w:rtl/>
          <w:rPrChange w:id="9094" w:author="מנוע אמוראים" w:date="2026-10-05T16:42:07Z">
            <w:rPr>
              <w:rFonts w:ascii="Fb Fontext" w:hAnsi="Fb Fontext" w:hint="cs"/>
              <w:sz w:val="32"/>
              <w:rtl/>
            </w:rPr>
          </w:rPrChange>
        </w:rPr>
        <w:t xml:space="preserve">ו</w:t>
      </w:r>
      <w:r w:rsidRPr="00224C4C">
        <w:rPr>
          <w:rFonts w:ascii="Fb Fontext" w:hAnsi="Fb Fontext"/>
          <w:sz w:val="32"/>
          <w:rtl/>
        </w:rPr>
        <w:t>, מדתני סיפא: משא"כ בקידושין.</w:t>
      </w:r>
    </w:p>
    <w:p w14:paraId="67E57220" w14:textId="77777777" w:rsidR="00A85AC8" w:rsidRPr="00E600D8" w:rsidRDefault="006E0774" w:rsidP="00980908">
      <w:pPr>
        <w:pStyle w:val="38"/>
        <w:framePr w:wrap="notBeside"/>
        <w:rPr>
          <w:rtl/>
        </w:rPr>
      </w:pPr>
      <w:r w:rsidRPr="00E600D8">
        <w:rPr>
          <w:rFonts w:hint="cs"/>
          <w:rtl/>
        </w:rPr>
        <w:t>ולר</w:t>
      </w:r>
      <w:r w:rsidRPr="00E600D8">
        <w:rPr>
          <w:rtl/>
        </w:rPr>
        <w:t>"</w:t>
      </w:r>
      <w:r w:rsidRPr="00E600D8">
        <w:rPr>
          <w:rFonts w:hint="cs"/>
          <w:rtl/>
        </w:rPr>
        <w:t>ל</w:t>
      </w:r>
      <w:r w:rsidR="00A85AC8" w:rsidRPr="00E600D8">
        <w:rPr>
          <w:rtl/>
        </w:rPr>
        <w:t>:</w:t>
      </w:r>
    </w:p>
    <w:p w14:paraId="6D4DEA0C" w14:textId="0DB4B08B" w:rsidR="006E0774" w:rsidRPr="00131640" w:rsidRDefault="006E0774" w:rsidP="006E0774">
      <w:pPr>
        <w:rPr>
          <w:rtl/>
        </w:rPr>
      </w:pPr>
      <w:r>
        <w:rPr>
          <w:rStyle w:val="afffff3"/>
          <w:rFonts w:ascii="Fb Fontext" w:hAnsi="Fb Fontext" w:hint="cs"/>
          <w:rtl/>
          <w:rPrChange w:id="9095" w:author="מנוע אמוראים" w:date="2026-10-05T16:42:07Z">
            <w:rPr>
              <w:rFonts w:ascii="Fb Fontext" w:hAnsi="Fb Fontext" w:hint="cs"/>
              <w:rtl/>
            </w:rPr>
          </w:rPrChange>
        </w:rPr>
        <w:t xml:space="preserve">כר</w:t>
      </w:r>
      <w:r>
        <w:rPr>
          <w:rStyle w:val="afffff3"/>
          <w:rFonts w:ascii="Fb Fontext" w:hAnsi="Fb Fontext"/>
          <w:rtl/>
          <w:rPrChange w:id="9096" w:author="מנוע אמוראים" w:date="2026-10-05T16:42:07Z">
            <w:rPr>
              <w:rFonts w:ascii="Fb Fontext" w:hAnsi="Fb Fontext"/>
              <w:rtl/>
            </w:rPr>
          </w:rPrChange>
        </w:rPr>
        <w:t xml:space="preserve">"</w:t>
      </w:r>
      <w:r>
        <w:rPr>
          <w:rStyle w:val="afffff3"/>
          <w:rFonts w:ascii="Fb Fontext" w:hAnsi="Fb Fontext" w:hint="cs"/>
          <w:rtl/>
          <w:rPrChange w:id="9097" w:author="מנוע אמוראים" w:date="2026-10-05T16:42:07Z">
            <w:rPr>
              <w:rFonts w:ascii="Fb Fontext" w:hAnsi="Fb Fontext" w:hint="cs"/>
              <w:rtl/>
            </w:rPr>
          </w:rPrChange>
        </w:rPr>
        <w:t xml:space="preserve">י</w:t>
      </w:r>
      <w:r>
        <w:rPr>
          <w:rFonts w:ascii="Fb Fontext" w:hAnsi="Fb Fontext" w:hint="cs"/>
          <w:rtl/>
        </w:rPr>
        <w:t xml:space="preserve"> דאין שתי ידים זוכות כאחת, ותני משא</w:t>
      </w:r>
      <w:r w:rsidRPr="00224C4C">
        <w:rPr>
          <w:rFonts w:ascii="Fb Fontext" w:hAnsi="Fb Fontext"/>
          <w:rtl/>
        </w:rPr>
        <w:t>"</w:t>
      </w:r>
      <w:r w:rsidRPr="00224C4C">
        <w:rPr>
          <w:rFonts w:ascii="Fb Fontext" w:hAnsi="Fb Fontext" w:hint="cs"/>
          <w:rtl/>
        </w:rPr>
        <w:t>כ בקידושין איידי דתני מאמר.</w:t>
      </w:r>
    </w:p>
    <w:p w14:paraId="148ED134" w14:textId="77777777" w:rsidR="00A85AC8" w:rsidRPr="00E600D8" w:rsidRDefault="006E0774" w:rsidP="00980908">
      <w:pPr>
        <w:pStyle w:val="38"/>
        <w:framePr w:wrap="notBeside"/>
        <w:rPr>
          <w:rtl/>
        </w:rPr>
      </w:pPr>
      <w:r w:rsidRPr="00E600D8">
        <w:rPr>
          <w:rFonts w:hint="cs"/>
          <w:rtl/>
        </w:rPr>
        <w:t>ולר</w:t>
      </w:r>
      <w:r w:rsidRPr="00E600D8">
        <w:rPr>
          <w:rtl/>
        </w:rPr>
        <w:t>"</w:t>
      </w:r>
      <w:r w:rsidRPr="00E600D8">
        <w:rPr>
          <w:rFonts w:hint="cs"/>
          <w:rtl/>
        </w:rPr>
        <w:t>י</w:t>
      </w:r>
      <w:r w:rsidR="00A85AC8" w:rsidRPr="00E600D8">
        <w:rPr>
          <w:rtl/>
        </w:rPr>
        <w:t>:</w:t>
      </w:r>
    </w:p>
    <w:p w14:paraId="6118BDED" w14:textId="305DABA6" w:rsidR="006E0774" w:rsidRPr="00131640" w:rsidRDefault="006E0774" w:rsidP="00980908">
      <w:pPr>
        <w:rPr>
          <w:rtl/>
        </w:rPr>
      </w:pPr>
      <w:r w:rsidRPr="00224C4C">
        <w:rPr>
          <w:rFonts w:ascii="Fb Fontext" w:hAnsi="Fb Fontext" w:hint="cs"/>
          <w:sz w:val="32"/>
          <w:rtl/>
        </w:rPr>
        <w:t>שאני מאמר הואיל וזקוקה ועומדת</w:t>
      </w:r>
    </w:p>
    <w:p w14:paraId="0D3B18C6" w14:textId="77777777" w:rsidR="006E0774" w:rsidRPr="00131640" w:rsidRDefault="006E0774" w:rsidP="00AF4A40">
      <w:pPr>
        <w:spacing w:after="120"/>
        <w:rPr>
          <w:rtl/>
        </w:rPr>
      </w:pPr>
      <w:r w:rsidRPr="00224C4C">
        <w:rPr>
          <w:rFonts w:ascii="Fb Fontext" w:hAnsi="Fb Fontext" w:hint="cs"/>
          <w:rtl/>
        </w:rPr>
        <w:t>ומדאייתינא להכי ה</w:t>
      </w:r>
      <w:r w:rsidRPr="00224C4C">
        <w:rPr>
          <w:rFonts w:ascii="Fb Fontext" w:hAnsi="Fb Fontext"/>
          <w:rtl/>
        </w:rPr>
        <w:t>"</w:t>
      </w:r>
      <w:r>
        <w:rPr>
          <w:rFonts w:ascii="Fb Fontext" w:hAnsi="Fb Fontext" w:hint="cs"/>
          <w:rtl/>
        </w:rPr>
        <w:t xml:space="preserve">נ </w:t>
      </w:r>
      <w:r>
        <w:rPr>
          <w:rStyle w:val="afffff3"/>
          <w:rFonts w:ascii="Fb Fontext" w:hAnsi="Fb Fontext" w:hint="cs"/>
          <w:rtl/>
          <w:rPrChange w:id="9098" w:author="מנוע אמוראים" w:date="2026-10-05T16:42:07Z">
            <w:rPr>
              <w:rFonts w:ascii="Fb Fontext" w:hAnsi="Fb Fontext" w:hint="cs"/>
              <w:rtl/>
            </w:rPr>
          </w:rPrChange>
        </w:rPr>
        <w:t xml:space="preserve">ברי</w:t>
      </w:r>
      <w:r>
        <w:rPr>
          <w:rStyle w:val="afffff3"/>
          <w:rFonts w:ascii="Fb Fontext" w:hAnsi="Fb Fontext"/>
          <w:rtl/>
          <w:rPrChange w:id="9099" w:author="מנוע אמוראים" w:date="2026-10-05T16:42:07Z">
            <w:rPr>
              <w:rFonts w:ascii="Fb Fontext" w:hAnsi="Fb Fontext"/>
              <w:rtl/>
            </w:rPr>
          </w:rPrChange>
        </w:rPr>
        <w:t xml:space="preserve">"</w:t>
      </w:r>
      <w:r>
        <w:rPr>
          <w:rStyle w:val="afffff3"/>
          <w:rFonts w:ascii="Fb Fontext" w:hAnsi="Fb Fontext" w:hint="cs"/>
          <w:rtl/>
          <w:rPrChange w:id="9100" w:author="מנוע אמוראים" w:date="2026-10-05T16:42:07Z">
            <w:rPr>
              <w:rFonts w:ascii="Fb Fontext" w:hAnsi="Fb Fontext" w:hint="cs"/>
              <w:rtl/>
            </w:rPr>
          </w:rPrChange>
        </w:rPr>
        <w:t xml:space="preserve">ו</w:t>
      </w:r>
      <w:r>
        <w:rPr>
          <w:rFonts w:ascii="Fb Fontext" w:hAnsi="Fb Fontext" w:hint="cs"/>
          <w:rtl/>
        </w:rPr>
        <w:t xml:space="preserve"> לא תיקשי דשאני מאמר הואיל וזקוקה ועומדת</w:t>
      </w:r>
    </w:p>
    <w:p w14:paraId="2F321815" w14:textId="77777777" w:rsidR="006E0774" w:rsidRPr="00131640" w:rsidRDefault="006E0774" w:rsidP="006E0774">
      <w:pPr>
        <w:rPr>
          <w:rtl/>
        </w:rPr>
      </w:pPr>
      <w:r w:rsidRPr="00210DF6">
        <w:rPr>
          <w:rStyle w:val="afffa"/>
          <w:rFonts w:ascii="Fb Fontext" w:hAnsi="Fb Fontext" w:cs="BA TM • Vilna Extra-Bold"/>
          <w:bCs w:val="0"/>
          <w:rtl/>
        </w:rPr>
        <w:t>תנן: האיש מקדש את בתו כשהיא נערה, בו ובשלוחו.</w:t>
      </w:r>
    </w:p>
    <w:p w14:paraId="2FD2A14A" w14:textId="08DA3EA3" w:rsidR="006E0774" w:rsidRPr="00131640" w:rsidRDefault="00AF4A40" w:rsidP="006E0774">
      <w:pPr>
        <w:rPr>
          <w:rtl/>
        </w:rPr>
      </w:pPr>
      <w:r>
        <w:rPr>
          <w:rFonts w:ascii="Fb Fontext" w:hAnsi="Fb Fontext" w:hint="cs"/>
          <w:rtl/>
        </w:rPr>
        <w:t>משמע</w:t>
      </w:r>
      <w:r w:rsidR="006E0774" w:rsidRPr="00224C4C">
        <w:rPr>
          <w:rFonts w:ascii="Fb Fontext" w:hAnsi="Fb Fontext"/>
          <w:rtl/>
        </w:rPr>
        <w:t xml:space="preserve"> בה ובשלוחה לא, </w:t>
      </w:r>
      <w:r w:rsidR="006E0774" w:rsidRPr="00AF4A40">
        <w:rPr>
          <w:rStyle w:val="afffff3"/>
          <w:rFonts w:hint="cs"/>
          <w:rtl/>
        </w:rPr>
        <w:t>לר</w:t>
      </w:r>
      <w:r w:rsidR="006E0774" w:rsidRPr="00AF4A40">
        <w:rPr>
          <w:rStyle w:val="afffff3"/>
          <w:rtl/>
        </w:rPr>
        <w:t>"</w:t>
      </w:r>
      <w:r w:rsidR="006E0774" w:rsidRPr="00AF4A40">
        <w:rPr>
          <w:rStyle w:val="afffff3"/>
          <w:rFonts w:hint="cs"/>
          <w:rtl/>
        </w:rPr>
        <w:t>ל</w:t>
      </w:r>
      <w:r>
        <w:rPr>
          <w:rStyle w:val="afffff3"/>
          <w:rFonts w:hint="cs"/>
          <w:rtl/>
        </w:rPr>
        <w:t>:</w:t>
      </w:r>
      <w:r w:rsidR="006E0774" w:rsidRPr="00224C4C">
        <w:rPr>
          <w:rFonts w:ascii="Fb Fontext" w:hAnsi="Fb Fontext" w:hint="cs"/>
          <w:rtl/>
        </w:rPr>
        <w:t xml:space="preserve"> הא </w:t>
      </w:r>
      <w:r w:rsidR="00B35B36">
        <w:rPr>
          <w:rFonts w:ascii="Fb Fontext" w:hAnsi="Fb Fontext" w:hint="cs"/>
          <w:rtl/>
        </w:rPr>
        <w:t>גם</w:t>
      </w:r>
      <w:r>
        <w:rPr>
          <w:rFonts w:ascii="Fb Fontext" w:hAnsi="Fb Fontext" w:hint="cs"/>
          <w:rtl/>
        </w:rPr>
        <w:t xml:space="preserve"> </w:t>
      </w:r>
      <w:r>
        <w:rPr>
          <w:rStyle w:val="afffff3"/>
          <w:rFonts w:ascii="Fb Fontext" w:hAnsi="Fb Fontext" w:hint="cs"/>
          <w:rtl/>
          <w:rPrChange w:id="9101" w:author="מנוע אמוראים" w:date="2026-10-05T16:42:07Z">
            <w:rPr>
              <w:rFonts w:ascii="Fb Fontext" w:hAnsi="Fb Fontext" w:hint="cs"/>
              <w:rtl/>
            </w:rPr>
          </w:rPrChange>
        </w:rPr>
        <w:t xml:space="preserve">כר</w:t>
      </w:r>
      <w:r>
        <w:rPr>
          <w:rStyle w:val="afffff3"/>
          <w:rFonts w:ascii="Fb Fontext" w:hAnsi="Fb Fontext"/>
          <w:rtl/>
          <w:rPrChange w:id="9102" w:author="מנוע אמוראים" w:date="2026-10-05T16:42:07Z">
            <w:rPr>
              <w:rFonts w:ascii="Fb Fontext" w:hAnsi="Fb Fontext"/>
              <w:rtl/>
            </w:rPr>
          </w:rPrChange>
        </w:rPr>
        <w:t xml:space="preserve">"</w:t>
      </w:r>
      <w:r>
        <w:rPr>
          <w:rStyle w:val="afffff3"/>
          <w:rFonts w:ascii="Fb Fontext" w:hAnsi="Fb Fontext" w:hint="cs"/>
          <w:rtl/>
          <w:rPrChange w:id="9103" w:author="מנוע אמוראים" w:date="2026-10-05T16:42:07Z">
            <w:rPr>
              <w:rFonts w:ascii="Fb Fontext" w:hAnsi="Fb Fontext" w:hint="cs"/>
              <w:rtl/>
            </w:rPr>
          </w:rPrChange>
        </w:rPr>
        <w:t xml:space="preserve">י</w:t>
      </w:r>
      <w:r>
        <w:rPr>
          <w:rFonts w:ascii="Fb Fontext" w:hAnsi="Fb Fontext" w:hint="cs"/>
          <w:rtl/>
        </w:rPr>
        <w:t xml:space="preserve"> היא</w:t>
      </w:r>
    </w:p>
    <w:p w14:paraId="52D84BCB" w14:textId="77777777" w:rsidR="00A85AC8" w:rsidRPr="00E600D8" w:rsidRDefault="006E0774" w:rsidP="00AF4A40">
      <w:pPr>
        <w:pStyle w:val="38"/>
        <w:framePr w:wrap="notBeside"/>
        <w:rPr>
          <w:rtl/>
        </w:rPr>
      </w:pPr>
      <w:r w:rsidRPr="00E600D8">
        <w:rPr>
          <w:rFonts w:hint="cs"/>
          <w:rtl/>
        </w:rPr>
        <w:t>והך</w:t>
      </w:r>
      <w:r w:rsidR="00A85AC8" w:rsidRPr="00E600D8">
        <w:rPr>
          <w:rtl/>
        </w:rPr>
        <w:t>:</w:t>
      </w:r>
    </w:p>
    <w:p w14:paraId="3E826E8C" w14:textId="2E822BD5" w:rsidR="006E0774" w:rsidRPr="00131640" w:rsidRDefault="006E0774" w:rsidP="006E0774">
      <w:pPr>
        <w:rPr>
          <w:rtl/>
        </w:rPr>
      </w:pPr>
      <w:r>
        <w:rPr>
          <w:rFonts w:ascii="Fb Fontext" w:hAnsi="Fb Fontext" w:hint="cs"/>
          <w:sz w:val="32"/>
          <w:rtl/>
        </w:rPr>
        <w:t xml:space="preserve">דמשמע מסיפא </w:t>
      </w:r>
      <w:r>
        <w:rPr>
          <w:rStyle w:val="afffff3"/>
          <w:rFonts w:ascii="Fb Fontext" w:hAnsi="Fb Fontext" w:hint="cs"/>
          <w:sz w:val="32"/>
          <w:rtl/>
          <w:rPrChange w:id="9104" w:author="מנוע אמוראים" w:date="2026-10-05T16:42:07Z">
            <w:rPr>
              <w:rFonts w:ascii="Fb Fontext" w:hAnsi="Fb Fontext" w:hint="cs"/>
              <w:sz w:val="32"/>
              <w:rtl/>
            </w:rPr>
          </w:rPrChange>
        </w:rPr>
        <w:t xml:space="preserve">כר</w:t>
      </w:r>
      <w:r>
        <w:rPr>
          <w:rStyle w:val="afffff3"/>
          <w:rFonts w:ascii="Fb Fontext" w:hAnsi="Fb Fontext"/>
          <w:sz w:val="32"/>
          <w:rtl/>
          <w:rPrChange w:id="9105" w:author="מנוע אמוראים" w:date="2026-10-05T16:42:07Z">
            <w:rPr>
              <w:rFonts w:ascii="Fb Fontext" w:hAnsi="Fb Fontext"/>
              <w:sz w:val="32"/>
              <w:rtl/>
            </w:rPr>
          </w:rPrChange>
        </w:rPr>
        <w:t xml:space="preserve">"</w:t>
      </w:r>
      <w:r>
        <w:rPr>
          <w:rStyle w:val="afffff3"/>
          <w:rFonts w:ascii="Fb Fontext" w:hAnsi="Fb Fontext" w:hint="cs"/>
          <w:sz w:val="32"/>
          <w:rtl/>
          <w:rPrChange w:id="9106" w:author="מנוע אמוראים" w:date="2026-10-05T16:42:07Z">
            <w:rPr>
              <w:rFonts w:ascii="Fb Fontext" w:hAnsi="Fb Fontext" w:hint="cs"/>
              <w:sz w:val="32"/>
              <w:rtl/>
            </w:rPr>
          </w:rPrChange>
        </w:rPr>
        <w:t xml:space="preserve">ש</w:t>
      </w:r>
      <w:r>
        <w:rPr>
          <w:rFonts w:ascii="Fb Fontext" w:hAnsi="Fb Fontext" w:hint="cs"/>
          <w:sz w:val="32"/>
          <w:rtl/>
        </w:rPr>
        <w:t xml:space="preserve"> </w:t>
      </w:r>
      <w:r w:rsidRPr="00224C4C">
        <w:rPr>
          <w:rFonts w:ascii="Fb Fontext" w:hAnsi="Fb Fontext"/>
          <w:sz w:val="32"/>
          <w:rtl/>
        </w:rPr>
        <w:t>–</w:t>
      </w:r>
      <w:r>
        <w:rPr>
          <w:rFonts w:ascii="Fb Fontext" w:hAnsi="Fb Fontext" w:hint="cs"/>
          <w:sz w:val="32"/>
          <w:rtl/>
        </w:rPr>
        <w:t xml:space="preserve"> כולה </w:t>
      </w:r>
      <w:r>
        <w:rPr>
          <w:rStyle w:val="afffff3"/>
          <w:rFonts w:ascii="Fb Fontext" w:hAnsi="Fb Fontext" w:hint="cs"/>
          <w:sz w:val="32"/>
          <w:rtl/>
          <w:rPrChange w:id="9107" w:author="מנוע אמוראים" w:date="2026-10-05T16:42:07Z">
            <w:rPr>
              <w:rFonts w:ascii="Fb Fontext" w:hAnsi="Fb Fontext" w:hint="cs"/>
              <w:sz w:val="32"/>
              <w:rtl/>
            </w:rPr>
          </w:rPrChange>
        </w:rPr>
        <w:t xml:space="preserve">ר</w:t>
      </w:r>
      <w:r>
        <w:rPr>
          <w:rStyle w:val="afffff3"/>
          <w:rFonts w:ascii="Fb Fontext" w:hAnsi="Fb Fontext"/>
          <w:sz w:val="32"/>
          <w:rtl/>
          <w:rPrChange w:id="9108" w:author="מנוע אמוראים" w:date="2026-10-05T16:42:07Z">
            <w:rPr>
              <w:rFonts w:ascii="Fb Fontext" w:hAnsi="Fb Fontext"/>
              <w:sz w:val="32"/>
              <w:rtl/>
            </w:rPr>
          </w:rPrChange>
        </w:rPr>
        <w:t xml:space="preserve">"</w:t>
      </w:r>
      <w:r>
        <w:rPr>
          <w:rStyle w:val="afffff3"/>
          <w:rFonts w:ascii="Fb Fontext" w:hAnsi="Fb Fontext" w:hint="cs"/>
          <w:sz w:val="32"/>
          <w:rtl/>
          <w:rPrChange w:id="9109" w:author="מנוע אמוראים" w:date="2026-10-05T16:42:07Z">
            <w:rPr>
              <w:rFonts w:ascii="Fb Fontext" w:hAnsi="Fb Fontext" w:hint="cs"/>
              <w:sz w:val="32"/>
              <w:rtl/>
            </w:rPr>
          </w:rPrChange>
        </w:rPr>
        <w:t xml:space="preserve">ש</w:t>
      </w:r>
      <w:r>
        <w:rPr>
          <w:rFonts w:ascii="Fb Fontext" w:hAnsi="Fb Fontext" w:hint="cs"/>
          <w:sz w:val="32"/>
          <w:rtl/>
        </w:rPr>
        <w:t xml:space="preserve"> ובשליחות ס</w:t>
      </w:r>
      <w:r w:rsidRPr="00224C4C">
        <w:rPr>
          <w:rFonts w:ascii="Fb Fontext" w:hAnsi="Fb Fontext"/>
          <w:sz w:val="32"/>
          <w:rtl/>
        </w:rPr>
        <w:t>"</w:t>
      </w:r>
      <w:r>
        <w:rPr>
          <w:rFonts w:ascii="Fb Fontext" w:hAnsi="Fb Fontext" w:hint="cs"/>
          <w:sz w:val="32"/>
          <w:rtl/>
        </w:rPr>
        <w:t xml:space="preserve">ל </w:t>
      </w:r>
      <w:r>
        <w:rPr>
          <w:rStyle w:val="afffff3"/>
          <w:rFonts w:ascii="Fb Fontext" w:hAnsi="Fb Fontext" w:hint="cs"/>
          <w:sz w:val="32"/>
          <w:rtl/>
          <w:rPrChange w:id="9110" w:author="מנוע אמוראים" w:date="2026-10-05T16:42:07Z">
            <w:rPr>
              <w:rFonts w:ascii="Fb Fontext" w:hAnsi="Fb Fontext" w:hint="cs"/>
              <w:sz w:val="32"/>
              <w:rtl/>
            </w:rPr>
          </w:rPrChange>
        </w:rPr>
        <w:t xml:space="preserve">כר</w:t>
      </w:r>
      <w:r>
        <w:rPr>
          <w:rStyle w:val="afffff3"/>
          <w:rFonts w:ascii="Fb Fontext" w:hAnsi="Fb Fontext"/>
          <w:sz w:val="32"/>
          <w:rtl/>
          <w:rPrChange w:id="9111" w:author="מנוע אמוראים" w:date="2026-10-05T16:42:07Z">
            <w:rPr>
              <w:rFonts w:ascii="Fb Fontext" w:hAnsi="Fb Fontext"/>
              <w:sz w:val="32"/>
              <w:rtl/>
            </w:rPr>
          </w:rPrChange>
        </w:rPr>
        <w:t xml:space="preserve">"</w:t>
      </w:r>
      <w:r>
        <w:rPr>
          <w:rStyle w:val="afffff3"/>
          <w:rFonts w:ascii="Fb Fontext" w:hAnsi="Fb Fontext" w:hint="cs"/>
          <w:sz w:val="32"/>
          <w:rtl/>
          <w:rPrChange w:id="9112" w:author="מנוע אמוראים" w:date="2026-10-05T16:42:07Z">
            <w:rPr>
              <w:rFonts w:ascii="Fb Fontext" w:hAnsi="Fb Fontext" w:hint="cs"/>
              <w:sz w:val="32"/>
              <w:rtl/>
            </w:rPr>
          </w:rPrChange>
        </w:rPr>
        <w:t xml:space="preserve">י</w:t>
      </w:r>
    </w:p>
    <w:p w14:paraId="2CD7C275" w14:textId="77777777" w:rsidR="006E0774" w:rsidRPr="00131640" w:rsidRDefault="006E0774" w:rsidP="006E0774">
      <w:pPr>
        <w:rPr>
          <w:rtl/>
        </w:rPr>
      </w:pPr>
      <w:r w:rsidRPr="00224C4C">
        <w:rPr>
          <w:rFonts w:ascii="Fb Fontext" w:hAnsi="Fb Fontext" w:hint="cs"/>
          <w:rtl/>
        </w:rPr>
        <w:t>ד</w:t>
      </w:r>
      <w:r w:rsidRPr="00224C4C">
        <w:rPr>
          <w:rFonts w:ascii="Fb Fontext" w:hAnsi="Fb Fontext"/>
          <w:rtl/>
        </w:rPr>
        <w:t>האומר לאשה התקדשי לי בתמרה זו התקדשי לי בזו, ואמרינן: מאן תנא התקדשי התקדשי?</w:t>
      </w:r>
    </w:p>
    <w:p w14:paraId="3A029460" w14:textId="48004027" w:rsidR="00A85AC8" w:rsidRPr="00E600D8" w:rsidRDefault="006E0774" w:rsidP="00AF4A40">
      <w:pPr>
        <w:pStyle w:val="38"/>
        <w:framePr w:wrap="notBeside"/>
        <w:rPr>
          <w:rtl/>
        </w:rPr>
      </w:pPr>
      <w:r w:rsidRPr="00E600D8">
        <w:rPr>
          <w:rtl/>
        </w:rPr>
        <w:t>ואמר רבה</w:t>
      </w:r>
      <w:r w:rsidR="00A85AC8" w:rsidRPr="00E600D8">
        <w:rPr>
          <w:rtl/>
        </w:rPr>
        <w:t>:</w:t>
      </w:r>
    </w:p>
    <w:p w14:paraId="6C4BD4EC" w14:textId="481DCB07" w:rsidR="006E0774" w:rsidRPr="00131640" w:rsidRDefault="006E0774" w:rsidP="006E0774">
      <w:pPr>
        <w:rPr>
          <w:rtl/>
        </w:rPr>
      </w:pPr>
      <w:r>
        <w:rPr>
          <w:rStyle w:val="afffff3"/>
          <w:rFonts w:ascii="Fb Fontext" w:hAnsi="Fb Fontext"/>
          <w:rtl/>
          <w:rPrChange w:id="9113" w:author="מנוע אמוראים" w:date="2026-10-05T16:42:07Z">
            <w:rPr>
              <w:rFonts w:ascii="Fb Fontext" w:hAnsi="Fb Fontext"/>
              <w:rtl/>
            </w:rPr>
          </w:rPrChange>
        </w:rPr>
        <w:t xml:space="preserve">ר"ש</w:t>
      </w:r>
      <w:r>
        <w:rPr>
          <w:rFonts w:ascii="Fb Fontext" w:hAnsi="Fb Fontext"/>
          <w:rtl/>
        </w:rPr>
        <w:t xml:space="preserve"> היא, דאמר: עד שיאמר שבועה לכל אחד ואחד!</w:t>
      </w:r>
    </w:p>
    <w:p w14:paraId="34345A72" w14:textId="3CFAFA00" w:rsidR="006E0774" w:rsidRPr="00131640" w:rsidRDefault="006E0774" w:rsidP="006E0774">
      <w:pPr>
        <w:rPr>
          <w:rtl/>
        </w:rPr>
      </w:pPr>
      <w:r>
        <w:rPr>
          <w:rFonts w:ascii="Fb Fontext" w:hAnsi="Fb Fontext" w:hint="cs"/>
          <w:rtl/>
        </w:rPr>
        <w:t xml:space="preserve">ולא </w:t>
      </w:r>
      <w:r>
        <w:rPr>
          <w:rStyle w:val="afffff3"/>
          <w:rFonts w:ascii="Fb Fontext" w:hAnsi="Fb Fontext" w:hint="cs"/>
          <w:rtl/>
          <w:rPrChange w:id="9114" w:author="מנוע אמוראים" w:date="2026-10-05T16:42:07Z">
            <w:rPr>
              <w:rFonts w:ascii="Fb Fontext" w:hAnsi="Fb Fontext" w:hint="cs"/>
              <w:rtl/>
            </w:rPr>
          </w:rPrChange>
        </w:rPr>
        <w:t xml:space="preserve">ר</w:t>
      </w:r>
      <w:r>
        <w:rPr>
          <w:rStyle w:val="afffff3"/>
          <w:rFonts w:ascii="Fb Fontext" w:hAnsi="Fb Fontext"/>
          <w:rtl/>
          <w:rPrChange w:id="9115" w:author="מנוע אמוראים" w:date="2026-10-05T16:42:07Z">
            <w:rPr>
              <w:rFonts w:ascii="Fb Fontext" w:hAnsi="Fb Fontext"/>
              <w:rtl/>
            </w:rPr>
          </w:rPrChange>
        </w:rPr>
        <w:t xml:space="preserve">"</w:t>
      </w:r>
      <w:r>
        <w:rPr>
          <w:rStyle w:val="afffff3"/>
          <w:rFonts w:ascii="Fb Fontext" w:hAnsi="Fb Fontext" w:hint="cs"/>
          <w:rtl/>
          <w:rPrChange w:id="9116" w:author="מנוע אמוראים" w:date="2026-10-05T16:42:07Z">
            <w:rPr>
              <w:rFonts w:ascii="Fb Fontext" w:hAnsi="Fb Fontext" w:hint="cs"/>
              <w:rtl/>
            </w:rPr>
          </w:rPrChange>
        </w:rPr>
        <w:t xml:space="preserve">י</w:t>
      </w:r>
      <w:r>
        <w:rPr>
          <w:rFonts w:ascii="Fb Fontext" w:hAnsi="Fb Fontext" w:hint="cs"/>
          <w:rtl/>
        </w:rPr>
        <w:t xml:space="preserve"> היא ובפרטי </w:t>
      </w:r>
      <w:r w:rsidRPr="00AF4A40">
        <w:rPr>
          <w:rStyle w:val="afffff3"/>
          <w:rFonts w:hint="cs"/>
          <w:rtl/>
        </w:rPr>
        <w:t>ס</w:t>
      </w:r>
      <w:r w:rsidRPr="00AF4A40">
        <w:rPr>
          <w:rStyle w:val="afffff3"/>
          <w:rtl/>
        </w:rPr>
        <w:t>"</w:t>
      </w:r>
      <w:r w:rsidRPr="00AF4A40">
        <w:rPr>
          <w:rStyle w:val="afffff3"/>
          <w:rFonts w:hint="cs"/>
          <w:rtl/>
        </w:rPr>
        <w:t>ל כר</w:t>
      </w:r>
      <w:r w:rsidRPr="00AF4A40">
        <w:rPr>
          <w:rStyle w:val="afffff3"/>
          <w:rtl/>
        </w:rPr>
        <w:t>"</w:t>
      </w:r>
      <w:r w:rsidRPr="00AF4A40">
        <w:rPr>
          <w:rStyle w:val="afffff3"/>
          <w:rFonts w:hint="cs"/>
          <w:rtl/>
        </w:rPr>
        <w:t xml:space="preserve">ש </w:t>
      </w:r>
      <w:r>
        <w:rPr>
          <w:rFonts w:ascii="Fb Fontext" w:hAnsi="Fb Fontext" w:hint="cs"/>
          <w:rtl/>
        </w:rPr>
        <w:t xml:space="preserve">דהא </w:t>
      </w:r>
      <w:r>
        <w:rPr>
          <w:rStyle w:val="afffff3"/>
          <w:rFonts w:ascii="Fb Fontext" w:hAnsi="Fb Fontext" w:hint="cs"/>
          <w:rtl/>
          <w:rPrChange w:id="9117" w:author="מנוע אמוראים" w:date="2026-10-05T16:42:07Z">
            <w:rPr>
              <w:rFonts w:ascii="Fb Fontext" w:hAnsi="Fb Fontext" w:hint="cs"/>
              <w:rtl/>
            </w:rPr>
          </w:rPrChange>
        </w:rPr>
        <w:t xml:space="preserve">לר</w:t>
      </w:r>
      <w:r>
        <w:rPr>
          <w:rStyle w:val="afffff3"/>
          <w:rFonts w:ascii="Fb Fontext" w:hAnsi="Fb Fontext"/>
          <w:rtl/>
          <w:rPrChange w:id="9118" w:author="מנוע אמוראים" w:date="2026-10-05T16:42:07Z">
            <w:rPr>
              <w:rFonts w:ascii="Fb Fontext" w:hAnsi="Fb Fontext"/>
              <w:rtl/>
            </w:rPr>
          </w:rPrChange>
        </w:rPr>
        <w:t xml:space="preserve">"</w:t>
      </w:r>
      <w:r>
        <w:rPr>
          <w:rStyle w:val="afffff3"/>
          <w:rFonts w:ascii="Fb Fontext" w:hAnsi="Fb Fontext" w:hint="cs"/>
          <w:rtl/>
          <w:rPrChange w:id="9119" w:author="מנוע אמוראים" w:date="2026-10-05T16:42:07Z">
            <w:rPr>
              <w:rFonts w:ascii="Fb Fontext" w:hAnsi="Fb Fontext" w:hint="cs"/>
              <w:rtl/>
            </w:rPr>
          </w:rPrChange>
        </w:rPr>
        <w:t xml:space="preserve">י</w:t>
      </w:r>
      <w:r>
        <w:rPr>
          <w:rFonts w:ascii="Fb Fontext" w:hAnsi="Fb Fontext" w:hint="cs"/>
          <w:rtl/>
        </w:rPr>
        <w:t xml:space="preserve"> שבועה לא לך לא לך חייב עכאו</w:t>
      </w:r>
      <w:r w:rsidRPr="00224C4C">
        <w:rPr>
          <w:rFonts w:ascii="Fb Fontext" w:hAnsi="Fb Fontext"/>
          <w:rtl/>
        </w:rPr>
        <w:t>"</w:t>
      </w:r>
      <w:r w:rsidRPr="00224C4C">
        <w:rPr>
          <w:rFonts w:ascii="Fb Fontext" w:hAnsi="Fb Fontext" w:hint="cs"/>
          <w:rtl/>
        </w:rPr>
        <w:t>א</w:t>
      </w:r>
    </w:p>
    <w:p w14:paraId="39A8C8F2" w14:textId="77777777" w:rsidR="00A85AC8" w:rsidRPr="00E600D8" w:rsidRDefault="006E0774" w:rsidP="00AF4A40">
      <w:pPr>
        <w:pStyle w:val="38"/>
        <w:framePr w:wrap="notBeside"/>
        <w:rPr>
          <w:rtl/>
        </w:rPr>
      </w:pPr>
      <w:r w:rsidRPr="00E600D8">
        <w:rPr>
          <w:rFonts w:hint="cs"/>
          <w:rtl/>
        </w:rPr>
        <w:t>דלר</w:t>
      </w:r>
      <w:r w:rsidRPr="00E600D8">
        <w:rPr>
          <w:rtl/>
        </w:rPr>
        <w:t>"</w:t>
      </w:r>
      <w:r w:rsidRPr="00E600D8">
        <w:rPr>
          <w:rFonts w:hint="cs"/>
          <w:rtl/>
        </w:rPr>
        <w:t>מ</w:t>
      </w:r>
      <w:r w:rsidR="00A85AC8" w:rsidRPr="00E600D8">
        <w:rPr>
          <w:rtl/>
        </w:rPr>
        <w:t>:</w:t>
      </w:r>
    </w:p>
    <w:p w14:paraId="577E92DE" w14:textId="0489E87D" w:rsidR="006E0774" w:rsidRPr="00131640" w:rsidRDefault="006E0774" w:rsidP="006E0774">
      <w:pPr>
        <w:rPr>
          <w:rtl/>
        </w:rPr>
      </w:pPr>
      <w:r w:rsidRPr="00224C4C">
        <w:rPr>
          <w:rFonts w:ascii="Fb Fontext" w:hAnsi="Fb Fontext"/>
          <w:sz w:val="32"/>
          <w:rtl/>
        </w:rPr>
        <w:t xml:space="preserve">זה הכלל: כלל - חייב </w:t>
      </w:r>
      <w:r w:rsidR="00AF4A40">
        <w:rPr>
          <w:rFonts w:ascii="Fb Fontext" w:hAnsi="Fb Fontext" w:hint="cs"/>
          <w:sz w:val="32"/>
          <w:rtl/>
        </w:rPr>
        <w:t>רק</w:t>
      </w:r>
      <w:r w:rsidRPr="00224C4C">
        <w:rPr>
          <w:rFonts w:ascii="Fb Fontext" w:hAnsi="Fb Fontext"/>
          <w:sz w:val="32"/>
          <w:rtl/>
        </w:rPr>
        <w:t xml:space="preserve"> אחת, פרט - חייב ע</w:t>
      </w:r>
      <w:r w:rsidRPr="00224C4C">
        <w:rPr>
          <w:rFonts w:ascii="Fb Fontext" w:hAnsi="Fb Fontext" w:hint="cs"/>
          <w:sz w:val="32"/>
          <w:rtl/>
        </w:rPr>
        <w:t>כאו</w:t>
      </w:r>
      <w:r w:rsidRPr="00224C4C">
        <w:rPr>
          <w:rFonts w:ascii="Fb Fontext" w:hAnsi="Fb Fontext"/>
          <w:sz w:val="32"/>
          <w:rtl/>
        </w:rPr>
        <w:t>"</w:t>
      </w:r>
      <w:r w:rsidRPr="00224C4C">
        <w:rPr>
          <w:rFonts w:ascii="Fb Fontext" w:hAnsi="Fb Fontext" w:hint="cs"/>
          <w:sz w:val="32"/>
          <w:rtl/>
        </w:rPr>
        <w:t>א</w:t>
      </w:r>
    </w:p>
    <w:p w14:paraId="67F1B2F3" w14:textId="77777777" w:rsidR="00A85AC8" w:rsidRPr="00E600D8" w:rsidRDefault="006E0774" w:rsidP="00AF4A40">
      <w:pPr>
        <w:pStyle w:val="38"/>
        <w:framePr w:wrap="notBeside"/>
        <w:rPr>
          <w:rtl/>
        </w:rPr>
      </w:pPr>
      <w:r w:rsidRPr="00E600D8">
        <w:rPr>
          <w:rFonts w:hint="cs"/>
          <w:rtl/>
        </w:rPr>
        <w:t>ולר</w:t>
      </w:r>
      <w:r w:rsidRPr="00E600D8">
        <w:rPr>
          <w:rtl/>
        </w:rPr>
        <w:t>"</w:t>
      </w:r>
      <w:r w:rsidRPr="00E600D8">
        <w:rPr>
          <w:rFonts w:hint="cs"/>
          <w:rtl/>
        </w:rPr>
        <w:t>א</w:t>
      </w:r>
      <w:r w:rsidR="00A85AC8" w:rsidRPr="00E600D8">
        <w:rPr>
          <w:rtl/>
        </w:rPr>
        <w:t>:</w:t>
      </w:r>
    </w:p>
    <w:p w14:paraId="2DD5251E" w14:textId="414AA6E7" w:rsidR="006E0774" w:rsidRPr="00131640" w:rsidRDefault="006E0774" w:rsidP="006E0774">
      <w:pPr>
        <w:rPr>
          <w:rtl/>
        </w:rPr>
      </w:pPr>
      <w:r w:rsidRPr="00224C4C">
        <w:rPr>
          <w:rFonts w:ascii="Fb Fontext" w:hAnsi="Fb Fontext" w:hint="cs"/>
          <w:sz w:val="32"/>
          <w:rtl/>
        </w:rPr>
        <w:t>לא לך לא לך שבועה חייב על כאו</w:t>
      </w:r>
      <w:r w:rsidRPr="00224C4C">
        <w:rPr>
          <w:rFonts w:ascii="Fb Fontext" w:hAnsi="Fb Fontext"/>
          <w:sz w:val="32"/>
          <w:rtl/>
        </w:rPr>
        <w:t>"</w:t>
      </w:r>
      <w:r w:rsidRPr="00224C4C">
        <w:rPr>
          <w:rFonts w:ascii="Fb Fontext" w:hAnsi="Fb Fontext" w:hint="cs"/>
          <w:sz w:val="32"/>
          <w:rtl/>
        </w:rPr>
        <w:t>א</w:t>
      </w:r>
      <w:r w:rsidR="00AF4A40">
        <w:rPr>
          <w:rFonts w:ascii="Fb Fontext" w:hAnsi="Fb Fontext" w:hint="cs"/>
          <w:sz w:val="32"/>
          <w:rtl/>
        </w:rPr>
        <w:t>,</w:t>
      </w:r>
    </w:p>
    <w:p w14:paraId="0CD4A677" w14:textId="319315CF" w:rsidR="00A85AC8" w:rsidRPr="00E600D8" w:rsidRDefault="006E0774" w:rsidP="00AF4A40">
      <w:pPr>
        <w:pStyle w:val="38"/>
        <w:framePr w:wrap="notBeside"/>
        <w:rPr>
          <w:rtl/>
        </w:rPr>
      </w:pPr>
      <w:r w:rsidRPr="00E600D8">
        <w:rPr>
          <w:rFonts w:hint="cs"/>
          <w:rtl/>
        </w:rPr>
        <w:t>ולר</w:t>
      </w:r>
      <w:r w:rsidRPr="00E600D8">
        <w:rPr>
          <w:rtl/>
        </w:rPr>
        <w:t>"</w:t>
      </w:r>
      <w:r w:rsidRPr="00E600D8">
        <w:rPr>
          <w:rFonts w:hint="cs"/>
          <w:rtl/>
        </w:rPr>
        <w:t>ש</w:t>
      </w:r>
      <w:r w:rsidR="00A85AC8" w:rsidRPr="00E600D8">
        <w:rPr>
          <w:rFonts w:hint="cs"/>
          <w:rtl/>
        </w:rPr>
        <w:t>:</w:t>
      </w:r>
    </w:p>
    <w:p w14:paraId="64FDBAE6" w14:textId="1B79057F" w:rsidR="006E0774" w:rsidRPr="00131640" w:rsidRDefault="006E0774" w:rsidP="006E0774">
      <w:pPr>
        <w:rPr>
          <w:rtl/>
        </w:rPr>
      </w:pPr>
      <w:r w:rsidRPr="00224C4C">
        <w:rPr>
          <w:rFonts w:ascii="Fb Fontext" w:hAnsi="Fb Fontext" w:hint="cs"/>
          <w:rtl/>
        </w:rPr>
        <w:t>לעולם אינו חייב עד שיאר שבועה לכל אחד ואחד</w:t>
      </w:r>
    </w:p>
    <w:p w14:paraId="74F802F0" w14:textId="77777777" w:rsidR="006E0774" w:rsidRPr="00131640" w:rsidRDefault="006E0774" w:rsidP="00841728">
      <w:pPr>
        <w:pStyle w:val="affb"/>
        <w:rPr>
          <w:rtl/>
        </w:rPr>
      </w:pPr>
      <w:r w:rsidRPr="00224C4C">
        <w:rPr>
          <w:rFonts w:hint="cs"/>
          <w:rtl/>
        </w:rPr>
        <w:t>׹</w:t>
      </w:r>
    </w:p>
    <w:p w14:paraId="27508441" w14:textId="4E3B63A0" w:rsidR="00A85AC8" w:rsidRPr="00E600D8" w:rsidRDefault="00E600D8" w:rsidP="00AF4A40">
      <w:pPr>
        <w:pStyle w:val="38"/>
        <w:framePr w:wrap="notBeside"/>
        <w:rPr>
          <w:rtl/>
        </w:rPr>
      </w:pPr>
      <w:r w:rsidRPr="00E600D8">
        <w:rPr>
          <w:rtl/>
        </w:rPr>
        <w:t>•</w:t>
      </w:r>
    </w:p>
    <w:p w14:paraId="68D9403A" w14:textId="74C94A3A" w:rsidR="009469D7" w:rsidRDefault="006E0774" w:rsidP="006E0774">
      <w:pPr>
        <w:rPr>
          <w:rFonts w:ascii="Fb Fontext" w:hAnsi="Fb Fontext"/>
          <w:sz w:val="32"/>
          <w:rtl/>
        </w:rPr>
      </w:pPr>
      <w:r w:rsidRPr="00224C4C">
        <w:rPr>
          <w:rFonts w:ascii="Fb Fontext" w:hAnsi="Fb Fontext"/>
          <w:sz w:val="32"/>
          <w:rtl/>
        </w:rPr>
        <w:t>ר' אסי לא על</w:t>
      </w:r>
      <w:r w:rsidR="0050002D">
        <w:rPr>
          <w:rFonts w:ascii="Fb Fontext" w:hAnsi="Fb Fontext" w:hint="cs"/>
          <w:sz w:val="32"/>
          <w:rtl/>
        </w:rPr>
        <w:t>ה</w:t>
      </w:r>
      <w:r w:rsidRPr="00224C4C">
        <w:rPr>
          <w:rFonts w:ascii="Fb Fontext" w:hAnsi="Fb Fontext"/>
          <w:sz w:val="32"/>
          <w:rtl/>
        </w:rPr>
        <w:t xml:space="preserve"> לבי</w:t>
      </w:r>
      <w:r w:rsidRPr="00224C4C">
        <w:rPr>
          <w:rFonts w:ascii="Fb Fontext" w:hAnsi="Fb Fontext" w:hint="cs"/>
          <w:sz w:val="32"/>
          <w:rtl/>
        </w:rPr>
        <w:t>המ''ד</w:t>
      </w:r>
      <w:r w:rsidRPr="00224C4C">
        <w:rPr>
          <w:rFonts w:ascii="Fb Fontext" w:hAnsi="Fb Fontext"/>
          <w:sz w:val="32"/>
          <w:rtl/>
        </w:rPr>
        <w:t xml:space="preserve">, </w:t>
      </w:r>
      <w:r w:rsidRPr="00224C4C">
        <w:rPr>
          <w:rFonts w:ascii="Fb Fontext" w:hAnsi="Fb Fontext" w:hint="cs"/>
          <w:sz w:val="32"/>
          <w:rtl/>
        </w:rPr>
        <w:t>מצאו לר'ז ושאלו מה דברו בבמ</w:t>
      </w:r>
      <w:r w:rsidRPr="00224C4C">
        <w:rPr>
          <w:rFonts w:ascii="Fb Fontext" w:hAnsi="Fb Fontext"/>
          <w:sz w:val="32"/>
          <w:rtl/>
        </w:rPr>
        <w:t>"</w:t>
      </w:r>
      <w:r w:rsidRPr="00224C4C">
        <w:rPr>
          <w:rFonts w:ascii="Fb Fontext" w:hAnsi="Fb Fontext" w:hint="cs"/>
          <w:sz w:val="32"/>
          <w:rtl/>
        </w:rPr>
        <w:t>ד</w:t>
      </w:r>
    </w:p>
    <w:p w14:paraId="4AE27B97" w14:textId="06CCBDC0" w:rsidR="009469D7" w:rsidRDefault="006E0774" w:rsidP="006E0774">
      <w:pPr>
        <w:rPr>
          <w:rFonts w:ascii="Fb Fontext" w:hAnsi="Fb Fontext"/>
          <w:sz w:val="32"/>
          <w:rtl/>
        </w:rPr>
      </w:pPr>
      <w:r w:rsidRPr="00AF4A40">
        <w:rPr>
          <w:rStyle w:val="afffff3"/>
          <w:rFonts w:hint="cs"/>
          <w:rtl/>
        </w:rPr>
        <w:t>א'ל</w:t>
      </w:r>
      <w:r w:rsidRPr="00224C4C">
        <w:rPr>
          <w:rFonts w:ascii="Fb Fontext" w:hAnsi="Fb Fontext" w:hint="cs"/>
          <w:sz w:val="32"/>
          <w:rtl/>
        </w:rPr>
        <w:t xml:space="preserve"> שלא עלה</w:t>
      </w:r>
      <w:r w:rsidR="0050002D">
        <w:rPr>
          <w:rFonts w:ascii="Fb Fontext" w:hAnsi="Fb Fontext" w:hint="cs"/>
          <w:sz w:val="32"/>
          <w:rtl/>
        </w:rPr>
        <w:t>,</w:t>
      </w:r>
      <w:r>
        <w:rPr>
          <w:rFonts w:ascii="Fb Fontext" w:hAnsi="Fb Fontext" w:hint="cs"/>
          <w:sz w:val="32"/>
          <w:rtl/>
        </w:rPr>
        <w:t xml:space="preserve"> </w:t>
      </w:r>
      <w:r>
        <w:rPr>
          <w:rStyle w:val="afffff3"/>
          <w:rFonts w:ascii="Fb Fontext" w:hAnsi="Fb Fontext" w:hint="cs"/>
          <w:sz w:val="32"/>
          <w:rtl/>
          <w:rPrChange w:id="9120" w:author="מנוע אמוראים" w:date="2026-10-05T16:42:07Z">
            <w:rPr>
              <w:rFonts w:ascii="Fb Fontext" w:hAnsi="Fb Fontext" w:hint="cs"/>
              <w:sz w:val="32"/>
              <w:rtl/>
            </w:rPr>
          </w:rPrChange>
        </w:rPr>
        <w:t xml:space="preserve">ור</w:t>
      </w:r>
      <w:r>
        <w:rPr>
          <w:rStyle w:val="afffff3"/>
          <w:rFonts w:ascii="Fb Fontext" w:hAnsi="Fb Fontext"/>
          <w:sz w:val="32"/>
          <w:rtl/>
          <w:rPrChange w:id="9121" w:author="מנוע אמוראים" w:date="2026-10-05T16:42:07Z">
            <w:rPr>
              <w:rFonts w:ascii="Fb Fontext" w:hAnsi="Fb Fontext"/>
              <w:sz w:val="32"/>
              <w:rtl/>
            </w:rPr>
          </w:rPrChange>
        </w:rPr>
        <w:t xml:space="preserve">"</w:t>
      </w:r>
      <w:r>
        <w:rPr>
          <w:rStyle w:val="afffff3"/>
          <w:rFonts w:ascii="Fb Fontext" w:hAnsi="Fb Fontext" w:hint="cs"/>
          <w:sz w:val="32"/>
          <w:rtl/>
          <w:rPrChange w:id="9122" w:author="מנוע אמוראים" w:date="2026-10-05T16:42:07Z">
            <w:rPr>
              <w:rFonts w:ascii="Fb Fontext" w:hAnsi="Fb Fontext" w:hint="cs"/>
              <w:sz w:val="32"/>
              <w:rtl/>
            </w:rPr>
          </w:rPrChange>
        </w:rPr>
        <w:t xml:space="preserve">א</w:t>
      </w:r>
      <w:r>
        <w:rPr>
          <w:rFonts w:ascii="Fb Fontext" w:hAnsi="Fb Fontext" w:hint="cs"/>
          <w:sz w:val="32"/>
          <w:rtl/>
        </w:rPr>
        <w:t xml:space="preserve"> עלה</w:t>
      </w:r>
      <w:r w:rsidR="0050002D">
        <w:rPr>
          <w:rFonts w:ascii="Fb Fontext" w:hAnsi="Fb Fontext" w:hint="cs"/>
          <w:sz w:val="32"/>
          <w:rtl/>
        </w:rPr>
        <w:t>,</w:t>
      </w:r>
      <w:r w:rsidRPr="00224C4C">
        <w:rPr>
          <w:rFonts w:ascii="Fb Fontext" w:hAnsi="Fb Fontext" w:hint="cs"/>
          <w:sz w:val="32"/>
          <w:rtl/>
        </w:rPr>
        <w:t xml:space="preserve"> ואמר ש</w:t>
      </w:r>
      <w:r w:rsidRPr="00224C4C">
        <w:rPr>
          <w:rFonts w:ascii="Fb Fontext" w:hAnsi="Fb Fontext"/>
          <w:sz w:val="32"/>
          <w:rtl/>
        </w:rPr>
        <w:t>חברותא כולה כר' יוחנן,</w:t>
      </w:r>
    </w:p>
    <w:p w14:paraId="699594EA" w14:textId="497FE78A" w:rsidR="006E0774" w:rsidRPr="00131640" w:rsidRDefault="006E0774" w:rsidP="006E0774">
      <w:pPr>
        <w:rPr>
          <w:rtl/>
        </w:rPr>
      </w:pPr>
      <w:r w:rsidRPr="00224C4C">
        <w:rPr>
          <w:rFonts w:ascii="Fb Fontext" w:hAnsi="Fb Fontext"/>
          <w:sz w:val="32"/>
          <w:rtl/>
        </w:rPr>
        <w:t>וצווח ריש לקיש ככרוכיא</w:t>
      </w:r>
      <w:r w:rsidRPr="00224C4C">
        <w:rPr>
          <w:rStyle w:val="affffa"/>
          <w:rtl/>
        </w:rPr>
        <w:t xml:space="preserve"> </w:t>
      </w:r>
      <w:r w:rsidRPr="00224C4C">
        <w:rPr>
          <w:rStyle w:val="affffa"/>
          <w:rFonts w:hint="cs"/>
          <w:rtl/>
        </w:rPr>
        <w:t>'</w:t>
      </w:r>
      <w:r w:rsidRPr="00224C4C">
        <w:rPr>
          <w:rStyle w:val="affffa"/>
          <w:rtl/>
        </w:rPr>
        <w:t>ויצאה</w:t>
      </w:r>
      <w:r w:rsidRPr="00224C4C">
        <w:rPr>
          <w:rStyle w:val="affffa"/>
          <w:rFonts w:hint="cs"/>
          <w:rtl/>
        </w:rPr>
        <w:t xml:space="preserve"> </w:t>
      </w:r>
      <w:r w:rsidRPr="00224C4C">
        <w:rPr>
          <w:rStyle w:val="affffa"/>
          <w:rtl/>
        </w:rPr>
        <w:t>והיתה</w:t>
      </w:r>
      <w:r w:rsidRPr="00224C4C">
        <w:rPr>
          <w:rStyle w:val="affffa"/>
          <w:rFonts w:hint="cs"/>
          <w:rtl/>
        </w:rPr>
        <w:t>'</w:t>
      </w:r>
      <w:r w:rsidRPr="00224C4C">
        <w:rPr>
          <w:rStyle w:val="affffa"/>
          <w:rtl/>
        </w:rPr>
        <w:t>,</w:t>
      </w:r>
      <w:r w:rsidRPr="00224C4C">
        <w:rPr>
          <w:rFonts w:ascii="Fb Fontext" w:hAnsi="Fb Fontext"/>
          <w:sz w:val="32"/>
          <w:rtl/>
        </w:rPr>
        <w:t xml:space="preserve"> </w:t>
      </w:r>
      <w:r w:rsidR="00AF4A40">
        <w:rPr>
          <w:rFonts w:ascii="Fb Fontext" w:hAnsi="Fb Fontext" w:hint="cs"/>
          <w:sz w:val="32"/>
          <w:rtl/>
        </w:rPr>
        <w:t>ולא השגיחו בו</w:t>
      </w:r>
      <w:r w:rsidRPr="00224C4C">
        <w:rPr>
          <w:rFonts w:ascii="Fb Fontext" w:hAnsi="Fb Fontext"/>
          <w:sz w:val="32"/>
          <w:rtl/>
        </w:rPr>
        <w:t>.</w:t>
      </w:r>
    </w:p>
    <w:p w14:paraId="17C332C9" w14:textId="23BAAD1B" w:rsidR="00A85AC8" w:rsidRPr="00E600D8" w:rsidRDefault="006E0774" w:rsidP="00AF4A40">
      <w:pPr>
        <w:pStyle w:val="38"/>
        <w:framePr w:wrap="notBeside"/>
        <w:rPr>
          <w:rtl/>
        </w:rPr>
      </w:pPr>
      <w:r w:rsidRPr="00E600D8">
        <w:rPr>
          <w:rFonts w:hint="cs"/>
          <w:rtl/>
        </w:rPr>
        <w:t>א</w:t>
      </w:r>
      <w:r w:rsidRPr="00E600D8">
        <w:rPr>
          <w:rtl/>
        </w:rPr>
        <w:t>"</w:t>
      </w:r>
      <w:r w:rsidRPr="00E600D8">
        <w:rPr>
          <w:rFonts w:hint="cs"/>
          <w:rtl/>
        </w:rPr>
        <w:t>ל</w:t>
      </w:r>
      <w:r w:rsidR="00A85AC8" w:rsidRPr="00E600D8">
        <w:rPr>
          <w:rtl/>
        </w:rPr>
        <w:t>:</w:t>
      </w:r>
    </w:p>
    <w:p w14:paraId="2A7ECC38" w14:textId="1DB083F6" w:rsidR="006E0774" w:rsidRPr="00131640" w:rsidRDefault="006E0774" w:rsidP="006E0774">
      <w:pPr>
        <w:rPr>
          <w:rtl/>
        </w:rPr>
      </w:pPr>
      <w:r>
        <w:rPr>
          <w:rStyle w:val="afffff3"/>
          <w:rFonts w:ascii="Fb Fontext" w:hAnsi="Fb Fontext"/>
          <w:rtl/>
          <w:rPrChange w:id="9123" w:author="מנוע אמוראים" w:date="2026-10-05T16:42:07Z">
            <w:rPr>
              <w:rFonts w:ascii="Fb Fontext" w:hAnsi="Fb Fontext"/>
              <w:rtl/>
            </w:rPr>
          </w:rPrChange>
        </w:rPr>
        <w:t xml:space="preserve">ר"</w:t>
      </w:r>
      <w:r>
        <w:rPr>
          <w:rStyle w:val="afffff3"/>
          <w:rFonts w:ascii="Fb Fontext" w:hAnsi="Fb Fontext" w:hint="cs"/>
          <w:rtl/>
          <w:rPrChange w:id="9124" w:author="מנוע אמוראים" w:date="2026-10-05T16:42:07Z">
            <w:rPr>
              <w:rFonts w:ascii="Fb Fontext" w:hAnsi="Fb Fontext" w:hint="cs"/>
              <w:rtl/>
            </w:rPr>
          </w:rPrChange>
        </w:rPr>
        <w:t xml:space="preserve">א</w:t>
      </w:r>
      <w:r w:rsidRPr="00224C4C">
        <w:rPr>
          <w:rFonts w:ascii="Fb Fontext" w:hAnsi="Fb Fontext"/>
          <w:rtl/>
        </w:rPr>
        <w:t xml:space="preserve"> בר סמכא הוא? </w:t>
      </w:r>
      <w:r w:rsidRPr="00B04688">
        <w:rPr>
          <w:rStyle w:val="afffff3"/>
          <w:rtl/>
        </w:rPr>
        <w:t>א</w:t>
      </w:r>
      <w:r w:rsidR="00AF4A40" w:rsidRPr="00B04688">
        <w:rPr>
          <w:rStyle w:val="afffff3"/>
          <w:rFonts w:hint="cs"/>
          <w:rtl/>
        </w:rPr>
        <w:t>"ל</w:t>
      </w:r>
      <w:r w:rsidRPr="00B04688">
        <w:rPr>
          <w:rStyle w:val="afffff3"/>
          <w:rtl/>
        </w:rPr>
        <w:t>:</w:t>
      </w:r>
      <w:r w:rsidRPr="00224C4C">
        <w:rPr>
          <w:rFonts w:ascii="Fb Fontext" w:hAnsi="Fb Fontext"/>
          <w:rtl/>
        </w:rPr>
        <w:t xml:space="preserve"> </w:t>
      </w:r>
      <w:r w:rsidR="00AF4A40">
        <w:rPr>
          <w:rFonts w:ascii="Fb Fontext" w:hAnsi="Fb Fontext" w:hint="cs"/>
          <w:rtl/>
        </w:rPr>
        <w:t>כ</w:t>
      </w:r>
      <w:r w:rsidRPr="00224C4C">
        <w:rPr>
          <w:rFonts w:ascii="Fb Fontext" w:hAnsi="Fb Fontext"/>
          <w:rtl/>
        </w:rPr>
        <w:t>ן, כמין ימא לטיגני הוא.</w:t>
      </w:r>
    </w:p>
    <w:p w14:paraId="7A6A91E9" w14:textId="77777777" w:rsidR="00A85AC8" w:rsidRPr="00E600D8" w:rsidRDefault="006E0774" w:rsidP="00AF4A40">
      <w:pPr>
        <w:pStyle w:val="38"/>
        <w:framePr w:wrap="notBeside"/>
        <w:rPr>
          <w:rtl/>
        </w:rPr>
      </w:pPr>
      <w:r w:rsidRPr="00E600D8">
        <w:rPr>
          <w:rtl/>
        </w:rPr>
        <w:t>אר</w:t>
      </w:r>
      <w:r w:rsidRPr="00E600D8">
        <w:rPr>
          <w:rFonts w:hint="cs"/>
          <w:rtl/>
        </w:rPr>
        <w:t>נב</w:t>
      </w:r>
      <w:r w:rsidRPr="00E600D8">
        <w:rPr>
          <w:rtl/>
        </w:rPr>
        <w:t>"</w:t>
      </w:r>
      <w:r w:rsidRPr="00E600D8">
        <w:rPr>
          <w:rFonts w:hint="cs"/>
          <w:rtl/>
        </w:rPr>
        <w:t>י</w:t>
      </w:r>
      <w:r w:rsidR="00A85AC8" w:rsidRPr="00E600D8">
        <w:rPr>
          <w:rtl/>
        </w:rPr>
        <w:t>:</w:t>
      </w:r>
    </w:p>
    <w:p w14:paraId="5D6D59CF" w14:textId="3753467B" w:rsidR="006E0774" w:rsidRPr="00131640" w:rsidRDefault="006E0774" w:rsidP="006E0774">
      <w:pPr>
        <w:rPr>
          <w:rtl/>
        </w:rPr>
      </w:pPr>
      <w:r w:rsidRPr="00224C4C">
        <w:rPr>
          <w:rFonts w:ascii="Fb Fontext" w:hAnsi="Fb Fontext"/>
          <w:rtl/>
        </w:rPr>
        <w:t xml:space="preserve">לא </w:t>
      </w:r>
      <w:r w:rsidRPr="00B04688">
        <w:rPr>
          <w:rStyle w:val="afffff3"/>
          <w:rtl/>
        </w:rPr>
        <w:t>ר</w:t>
      </w:r>
      <w:r w:rsidR="00AF4A40" w:rsidRPr="00B04688">
        <w:rPr>
          <w:rStyle w:val="afffff3"/>
          <w:rFonts w:hint="cs"/>
          <w:rtl/>
        </w:rPr>
        <w:t xml:space="preserve">''א בר חייא ולא ר''א בר כהנא </w:t>
      </w:r>
      <w:r w:rsidRPr="00224C4C">
        <w:rPr>
          <w:rFonts w:ascii="Fb Fontext" w:hAnsi="Fb Fontext"/>
          <w:rtl/>
        </w:rPr>
        <w:t xml:space="preserve"> אלא </w:t>
      </w:r>
      <w:r w:rsidRPr="00B04688">
        <w:rPr>
          <w:rStyle w:val="afffff3"/>
          <w:rtl/>
        </w:rPr>
        <w:t>רבי אבין</w:t>
      </w:r>
      <w:r w:rsidRPr="00224C4C">
        <w:rPr>
          <w:rFonts w:ascii="Fb Fontext" w:hAnsi="Fb Fontext"/>
          <w:rtl/>
        </w:rPr>
        <w:t xml:space="preserve"> סתם.</w:t>
      </w:r>
    </w:p>
    <w:p w14:paraId="471B2F65" w14:textId="77777777" w:rsidR="006E0774" w:rsidRPr="00131640" w:rsidRDefault="006E0774" w:rsidP="006E0774">
      <w:pPr>
        <w:rPr>
          <w:rtl/>
        </w:rPr>
      </w:pPr>
      <w:r w:rsidRPr="00224C4C">
        <w:rPr>
          <w:rFonts w:ascii="Fb Fontext" w:hAnsi="Fb Fontext" w:hint="cs"/>
          <w:rtl/>
        </w:rPr>
        <w:t xml:space="preserve">- </w:t>
      </w:r>
      <w:r w:rsidRPr="00224C4C">
        <w:rPr>
          <w:rFonts w:ascii="Fb Fontext" w:hAnsi="Fb Fontext" w:hint="cs"/>
          <w:rtl/>
        </w:rPr>
        <w:tab/>
        <w:t>ונפק</w:t>
      </w:r>
      <w:r w:rsidRPr="00224C4C">
        <w:rPr>
          <w:rFonts w:ascii="Fb Fontext" w:hAnsi="Fb Fontext"/>
          <w:rtl/>
        </w:rPr>
        <w:t>"</w:t>
      </w:r>
      <w:r w:rsidRPr="00224C4C">
        <w:rPr>
          <w:rFonts w:ascii="Fb Fontext" w:hAnsi="Fb Fontext" w:hint="cs"/>
          <w:rtl/>
        </w:rPr>
        <w:t>מ</w:t>
      </w:r>
      <w:r w:rsidRPr="00224C4C">
        <w:rPr>
          <w:rFonts w:ascii="Fb Fontext" w:hAnsi="Fb Fontext"/>
          <w:rtl/>
        </w:rPr>
        <w:t xml:space="preserve"> למירמא דידיה אדידיה.</w:t>
      </w:r>
    </w:p>
    <w:p w14:paraId="47312D0F" w14:textId="60C500D2" w:rsidR="007309FA" w:rsidRPr="00131640" w:rsidRDefault="007309FA" w:rsidP="007309FA">
      <w:pPr>
        <w:pStyle w:val="affffb"/>
        <w:rPr>
          <w:rtl/>
        </w:rPr>
      </w:pPr>
      <w:r w:rsidRPr="007309FA">
        <w:rPr>
          <w:rFonts w:hint="cs"/>
          <w:rtl/>
        </w:rPr>
        <w:t>***</w:t>
      </w:r>
    </w:p>
    <w:p w14:paraId="10042582" w14:textId="77777777" w:rsidR="006E0774" w:rsidRPr="00131640" w:rsidRDefault="006E0774" w:rsidP="0010529F">
      <w:pPr>
        <w:pStyle w:val="afff0"/>
        <w:framePr w:wrap="around"/>
        <w:rPr>
          <w:rtl/>
        </w:rPr>
      </w:pPr>
      <w:r w:rsidRPr="00224C4C">
        <w:rPr>
          <w:rFonts w:hint="cs"/>
          <w:rtl/>
        </w:rPr>
        <w:t>מד:</w:t>
      </w:r>
    </w:p>
    <w:p w14:paraId="0A1FA34D" w14:textId="479E66D9" w:rsidR="006E0774" w:rsidRPr="00E910AF" w:rsidRDefault="006E0774" w:rsidP="00F65F8B">
      <w:pPr>
        <w:pStyle w:val="affffb"/>
        <w:rPr>
          <w:spacing w:val="2"/>
          <w:rtl/>
        </w:rPr>
      </w:pPr>
      <w:r w:rsidRPr="00196D6B">
        <w:rPr>
          <w:rStyle w:val="afffff3"/>
          <w:rFonts w:cs="BA TM • Vilna Extra-Bold"/>
          <w:b w:val="0"/>
          <w:bCs w:val="0"/>
          <w:spacing w:val="2"/>
          <w:rtl/>
        </w:rPr>
        <w:t>בעא רבא מר"</w:t>
      </w:r>
      <w:r w:rsidRPr="00196D6B">
        <w:rPr>
          <w:rStyle w:val="afffff3"/>
          <w:rFonts w:cs="BA TM • Vilna Extra-Bold" w:hint="cs"/>
          <w:b w:val="0"/>
          <w:bCs w:val="0"/>
          <w:spacing w:val="2"/>
          <w:rtl/>
        </w:rPr>
        <w:t>נ</w:t>
      </w:r>
      <w:r w:rsidRPr="00196D6B">
        <w:rPr>
          <w:rStyle w:val="afffff3"/>
          <w:rFonts w:cs="BA TM • Vilna Extra-Bold"/>
          <w:b w:val="0"/>
          <w:bCs w:val="0"/>
          <w:spacing w:val="2"/>
          <w:rtl/>
        </w:rPr>
        <w:t>:</w:t>
      </w:r>
      <w:r w:rsidRPr="00E910AF">
        <w:rPr>
          <w:spacing w:val="2"/>
          <w:rtl/>
        </w:rPr>
        <w:t xml:space="preserve"> נערה, מהו שתעשה שליח לקבל גיטה מיד בעלה?</w:t>
      </w:r>
    </w:p>
    <w:p w14:paraId="707821C0" w14:textId="77777777" w:rsidR="00A85AC8" w:rsidRPr="00E600D8" w:rsidRDefault="00A07F82" w:rsidP="00A07F82">
      <w:pPr>
        <w:pStyle w:val="38"/>
        <w:framePr w:wrap="notBeside"/>
        <w:rPr>
          <w:rtl/>
        </w:rPr>
      </w:pPr>
      <w:r w:rsidRPr="00E600D8">
        <w:rPr>
          <w:rFonts w:hint="cs"/>
          <w:rtl/>
        </w:rPr>
        <w:t>לא הסתפק</w:t>
      </w:r>
      <w:r w:rsidR="00A85AC8" w:rsidRPr="00E600D8">
        <w:rPr>
          <w:rtl/>
        </w:rPr>
        <w:t>:</w:t>
      </w:r>
    </w:p>
    <w:p w14:paraId="7AC887DA" w14:textId="592EB8E5" w:rsidR="006E0774" w:rsidRPr="00131640" w:rsidRDefault="006E0774" w:rsidP="00A07F82">
      <w:pPr>
        <w:rPr>
          <w:rtl/>
        </w:rPr>
      </w:pPr>
      <w:r w:rsidRPr="00224C4C">
        <w:rPr>
          <w:rFonts w:ascii="Fb Fontext" w:hAnsi="Fb Fontext" w:hint="cs"/>
          <w:sz w:val="32"/>
          <w:rtl/>
        </w:rPr>
        <w:t>אי כיד או כחצר אביה</w:t>
      </w:r>
      <w:r w:rsidR="00A07F82">
        <w:rPr>
          <w:rFonts w:ascii="Fb Fontext" w:hAnsi="Fb Fontext" w:hint="cs"/>
          <w:sz w:val="32"/>
          <w:rtl/>
        </w:rPr>
        <w:t xml:space="preserve">, </w:t>
      </w:r>
      <w:r w:rsidRPr="00224C4C">
        <w:rPr>
          <w:rFonts w:ascii="Fb Fontext" w:hAnsi="Fb Fontext" w:hint="cs"/>
          <w:sz w:val="32"/>
          <w:rtl/>
        </w:rPr>
        <w:t>ולא מיגרשה עד דמטי לידה</w:t>
      </w:r>
    </w:p>
    <w:p w14:paraId="7E1FED84" w14:textId="77777777" w:rsidR="00A85AC8" w:rsidRPr="00E600D8" w:rsidRDefault="006E0774" w:rsidP="00A07F82">
      <w:pPr>
        <w:pStyle w:val="38"/>
        <w:framePr w:wrap="notBeside"/>
        <w:rPr>
          <w:rtl/>
        </w:rPr>
      </w:pPr>
      <w:r w:rsidRPr="00E600D8">
        <w:rPr>
          <w:rFonts w:hint="cs"/>
          <w:rtl/>
        </w:rPr>
        <w:t>דהא</w:t>
      </w:r>
      <w:r w:rsidR="00A85AC8" w:rsidRPr="00E600D8">
        <w:rPr>
          <w:rtl/>
        </w:rPr>
        <w:t>:</w:t>
      </w:r>
    </w:p>
    <w:p w14:paraId="7A10AFF3" w14:textId="72B3FDE3" w:rsidR="006E0774" w:rsidRPr="00131640" w:rsidRDefault="006E0774" w:rsidP="00A07F82">
      <w:pPr>
        <w:rPr>
          <w:rtl/>
        </w:rPr>
      </w:pPr>
      <w:r w:rsidRPr="00224C4C">
        <w:rPr>
          <w:rFonts w:ascii="Fb Fontext" w:hAnsi="Fb Fontext" w:hint="cs"/>
          <w:sz w:val="32"/>
          <w:rtl/>
        </w:rPr>
        <w:t>בפירוש אמר דביד עבדה ישן ומשמרתו הר</w:t>
      </w:r>
      <w:r w:rsidRPr="00224C4C">
        <w:rPr>
          <w:rFonts w:ascii="Fb Fontext" w:hAnsi="Fb Fontext"/>
          <w:sz w:val="32"/>
          <w:rtl/>
        </w:rPr>
        <w:t>"</w:t>
      </w:r>
      <w:r w:rsidRPr="00224C4C">
        <w:rPr>
          <w:rFonts w:ascii="Fb Fontext" w:hAnsi="Fb Fontext" w:hint="cs"/>
          <w:sz w:val="32"/>
          <w:rtl/>
        </w:rPr>
        <w:t xml:space="preserve">ז גט </w:t>
      </w:r>
      <w:r w:rsidRPr="00A07F82">
        <w:rPr>
          <w:rStyle w:val="afffff5"/>
          <w:rFonts w:hint="cs"/>
          <w:rtl/>
        </w:rPr>
        <w:t>[ואי כחצר הא שלא לדעת אביה הוא]</w:t>
      </w:r>
      <w:r w:rsidR="00A07F82">
        <w:rPr>
          <w:rStyle w:val="afffff5"/>
          <w:rFonts w:hint="cs"/>
          <w:rtl/>
        </w:rPr>
        <w:t xml:space="preserve"> </w:t>
      </w:r>
      <w:r w:rsidR="00A07F82" w:rsidRPr="00A07F82">
        <w:rPr>
          <w:rFonts w:hint="cs"/>
          <w:rtl/>
        </w:rPr>
        <w:t>אלא פשיטא דכיד אביה</w:t>
      </w:r>
      <w:r w:rsidR="00A07F82">
        <w:rPr>
          <w:rFonts w:ascii="Fb Fontext" w:hAnsi="Fb Fontext" w:cs="Guttman Vilna" w:hint="cs"/>
          <w:b/>
          <w:bCs/>
          <w:sz w:val="32"/>
          <w:rtl/>
        </w:rPr>
        <w:t>,</w:t>
      </w:r>
    </w:p>
    <w:p w14:paraId="68362FA8" w14:textId="3A4784B8" w:rsidR="00A85AC8" w:rsidRPr="00E600D8" w:rsidRDefault="006E0774" w:rsidP="00A07F82">
      <w:pPr>
        <w:pStyle w:val="38"/>
        <w:framePr w:wrap="notBeside"/>
        <w:rPr>
          <w:rtl/>
        </w:rPr>
      </w:pPr>
      <w:r w:rsidRPr="00E600D8">
        <w:rPr>
          <w:rFonts w:hint="cs"/>
          <w:rtl/>
        </w:rPr>
        <w:t>ובעי</w:t>
      </w:r>
      <w:r w:rsidR="00A85AC8" w:rsidRPr="00E600D8">
        <w:rPr>
          <w:rFonts w:hint="cs"/>
          <w:rtl/>
        </w:rPr>
        <w:t>:</w:t>
      </w:r>
    </w:p>
    <w:p w14:paraId="0C125E50" w14:textId="0E1C214D" w:rsidR="006E0774" w:rsidRPr="00E910AF" w:rsidRDefault="00A07F82" w:rsidP="00A07F82">
      <w:pPr>
        <w:spacing w:after="120"/>
        <w:rPr>
          <w:spacing w:val="2"/>
          <w:rtl/>
        </w:rPr>
      </w:pPr>
      <w:r w:rsidRPr="00E910AF">
        <w:rPr>
          <w:rStyle w:val="afffa"/>
          <w:rFonts w:ascii="Fb Fontext" w:hAnsi="Fb Fontext" w:cs="BA TM • Vilna Extra-Bold" w:hint="cs"/>
          <w:bCs w:val="0"/>
          <w:spacing w:val="2"/>
          <w:rtl/>
        </w:rPr>
        <w:t>א</w:t>
      </w:r>
      <w:r w:rsidR="006E0774" w:rsidRPr="00E910AF">
        <w:rPr>
          <w:rStyle w:val="afffa"/>
          <w:rFonts w:ascii="Fb Fontext" w:hAnsi="Fb Fontext" w:cs="BA TM • Vilna Extra-Bold" w:hint="cs"/>
          <w:bCs w:val="0"/>
          <w:spacing w:val="2"/>
          <w:rtl/>
        </w:rPr>
        <w:t>י אלימא כיד אביה לשוויה שליח</w:t>
      </w:r>
      <w:r w:rsidR="006E0774" w:rsidRPr="00E910AF">
        <w:rPr>
          <w:rFonts w:ascii="Fb Fontext" w:hAnsi="Fb Fontext" w:hint="cs"/>
          <w:spacing w:val="2"/>
          <w:sz w:val="32"/>
          <w:rtl/>
        </w:rPr>
        <w:t xml:space="preserve"> או לא </w:t>
      </w:r>
      <w:r w:rsidR="006E0774" w:rsidRPr="00E910AF">
        <w:rPr>
          <w:rStyle w:val="afffa"/>
          <w:rFonts w:ascii="Fb Fontext" w:hAnsi="Fb Fontext" w:cs="BA TM • Vilna Extra-Bold" w:hint="cs"/>
          <w:bCs w:val="0"/>
          <w:spacing w:val="2"/>
          <w:rtl/>
        </w:rPr>
        <w:t>וא</w:t>
      </w:r>
      <w:r w:rsidR="006E0774" w:rsidRPr="00E910AF">
        <w:rPr>
          <w:rStyle w:val="afffa"/>
          <w:rFonts w:ascii="Fb Fontext" w:hAnsi="Fb Fontext" w:cs="BA TM • Vilna Extra-Bold"/>
          <w:bCs w:val="0"/>
          <w:spacing w:val="2"/>
          <w:rtl/>
        </w:rPr>
        <w:t>"</w:t>
      </w:r>
      <w:r w:rsidR="006E0774" w:rsidRPr="00E910AF">
        <w:rPr>
          <w:rStyle w:val="afffa"/>
          <w:rFonts w:ascii="Fb Fontext" w:hAnsi="Fb Fontext" w:cs="BA TM • Vilna Extra-Bold" w:hint="cs"/>
          <w:bCs w:val="0"/>
          <w:spacing w:val="2"/>
          <w:rtl/>
        </w:rPr>
        <w:t>ל דאין עושה שליח</w:t>
      </w:r>
    </w:p>
    <w:p w14:paraId="1B853D72" w14:textId="77777777" w:rsidR="00A85AC8" w:rsidRPr="00E600D8" w:rsidRDefault="006E0774" w:rsidP="00A07F82">
      <w:pPr>
        <w:pStyle w:val="38"/>
        <w:framePr w:wrap="notBeside"/>
        <w:rPr>
          <w:rtl/>
        </w:rPr>
      </w:pPr>
      <w:r w:rsidRPr="00E600D8">
        <w:rPr>
          <w:rFonts w:hint="cs"/>
          <w:rtl/>
        </w:rPr>
        <w:t>והך</w:t>
      </w:r>
      <w:r w:rsidR="00A85AC8" w:rsidRPr="00E600D8">
        <w:rPr>
          <w:rtl/>
        </w:rPr>
        <w:t>:</w:t>
      </w:r>
    </w:p>
    <w:p w14:paraId="6AC0F3E1" w14:textId="77777777" w:rsidR="00B04688" w:rsidRDefault="006E0774" w:rsidP="006E0774">
      <w:pPr>
        <w:rPr>
          <w:rFonts w:ascii="Fb Fontext" w:hAnsi="Fb Fontext"/>
          <w:sz w:val="32"/>
          <w:rtl/>
        </w:rPr>
      </w:pPr>
      <w:r w:rsidRPr="00224C4C">
        <w:rPr>
          <w:rFonts w:ascii="Fb Fontext" w:hAnsi="Fb Fontext" w:hint="cs"/>
          <w:sz w:val="32"/>
          <w:rtl/>
        </w:rPr>
        <w:t>ד</w:t>
      </w:r>
      <w:r w:rsidRPr="00224C4C">
        <w:rPr>
          <w:rFonts w:ascii="Fb Fontext" w:hAnsi="Fb Fontext"/>
          <w:sz w:val="32"/>
          <w:rtl/>
        </w:rPr>
        <w:t>קטנה שאמרה התקבל לי גיטי - אינו גט עד שיגיע גט לידה.</w:t>
      </w:r>
    </w:p>
    <w:p w14:paraId="37B8D3FE" w14:textId="0F7731DF" w:rsidR="006E0774" w:rsidRPr="00131640" w:rsidRDefault="006E0774" w:rsidP="006E0774">
      <w:pPr>
        <w:rPr>
          <w:rtl/>
        </w:rPr>
      </w:pPr>
      <w:r w:rsidRPr="00224C4C">
        <w:rPr>
          <w:rFonts w:ascii="Fb Fontext" w:hAnsi="Fb Fontext" w:hint="cs"/>
          <w:sz w:val="32"/>
          <w:rtl/>
        </w:rPr>
        <w:t xml:space="preserve">- </w:t>
      </w:r>
      <w:r w:rsidRPr="00224C4C">
        <w:rPr>
          <w:rFonts w:ascii="Fb Fontext" w:hAnsi="Fb Fontext"/>
          <w:sz w:val="32"/>
          <w:rtl/>
        </w:rPr>
        <w:t>הא נערה - ה"ז גט!</w:t>
      </w:r>
    </w:p>
    <w:p w14:paraId="6B9A798D" w14:textId="5C2CBAD8" w:rsidR="00A85AC8" w:rsidRPr="00E600D8" w:rsidRDefault="00E600D8" w:rsidP="00A07F82">
      <w:pPr>
        <w:pStyle w:val="38"/>
        <w:framePr w:wrap="notBeside"/>
        <w:rPr>
          <w:rtl/>
        </w:rPr>
      </w:pPr>
      <w:r w:rsidRPr="00E600D8">
        <w:rPr>
          <w:rFonts w:hint="cs"/>
          <w:rtl/>
        </w:rPr>
        <w:t>-</w:t>
      </w:r>
    </w:p>
    <w:p w14:paraId="48A98234" w14:textId="65684135" w:rsidR="006E0774" w:rsidRPr="00131640" w:rsidRDefault="00A07F82" w:rsidP="006E0774">
      <w:pPr>
        <w:rPr>
          <w:rtl/>
        </w:rPr>
      </w:pPr>
      <w:r>
        <w:rPr>
          <w:rFonts w:ascii="Fb Fontext" w:hAnsi="Fb Fontext" w:hint="cs"/>
          <w:rtl/>
        </w:rPr>
        <w:t>כ</w:t>
      </w:r>
      <w:r w:rsidR="00B35B36">
        <w:rPr>
          <w:rFonts w:ascii="Fb Fontext" w:hAnsi="Fb Fontext" w:hint="cs"/>
          <w:rtl/>
        </w:rPr>
        <w:t>אן</w:t>
      </w:r>
      <w:r w:rsidR="006E0774" w:rsidRPr="00224C4C">
        <w:rPr>
          <w:rFonts w:ascii="Fb Fontext" w:hAnsi="Fb Fontext" w:hint="cs"/>
          <w:rtl/>
        </w:rPr>
        <w:t xml:space="preserve"> מיירי </w:t>
      </w:r>
      <w:r w:rsidR="006E0774" w:rsidRPr="00224C4C">
        <w:rPr>
          <w:rFonts w:ascii="Fb Fontext" w:hAnsi="Fb Fontext"/>
          <w:rtl/>
        </w:rPr>
        <w:t>בשאין לה אב</w:t>
      </w:r>
      <w:r w:rsidR="006E0774" w:rsidRPr="00224C4C">
        <w:rPr>
          <w:rFonts w:ascii="Fb Fontext" w:hAnsi="Fb Fontext" w:hint="cs"/>
          <w:rtl/>
        </w:rPr>
        <w:t xml:space="preserve"> ולהכי מהני</w:t>
      </w:r>
    </w:p>
    <w:p w14:paraId="5EEF6128" w14:textId="000952D3" w:rsidR="00A85AC8" w:rsidRPr="00E600D8" w:rsidRDefault="006E0774" w:rsidP="00A07F82">
      <w:pPr>
        <w:pStyle w:val="38"/>
        <w:framePr w:wrap="notBeside"/>
        <w:rPr>
          <w:rtl/>
        </w:rPr>
      </w:pPr>
      <w:r w:rsidRPr="00E600D8">
        <w:rPr>
          <w:rFonts w:hint="cs"/>
          <w:rtl/>
        </w:rPr>
        <w:t>וה</w:t>
      </w:r>
      <w:r w:rsidRPr="00E600D8">
        <w:rPr>
          <w:rtl/>
        </w:rPr>
        <w:t>"</w:t>
      </w:r>
      <w:r w:rsidRPr="00E600D8">
        <w:rPr>
          <w:rFonts w:hint="cs"/>
          <w:rtl/>
        </w:rPr>
        <w:t>ק</w:t>
      </w:r>
      <w:r w:rsidR="00A85AC8" w:rsidRPr="00E600D8">
        <w:rPr>
          <w:rtl/>
        </w:rPr>
        <w:t>:</w:t>
      </w:r>
    </w:p>
    <w:p w14:paraId="30009567" w14:textId="7DC3E32E" w:rsidR="006E0774" w:rsidRPr="00131640" w:rsidRDefault="006E0774" w:rsidP="00A07F82">
      <w:pPr>
        <w:rPr>
          <w:rtl/>
        </w:rPr>
      </w:pPr>
      <w:r w:rsidRPr="00224C4C">
        <w:rPr>
          <w:rFonts w:ascii="Fb Fontext" w:hAnsi="Fb Fontext"/>
          <w:rtl/>
        </w:rPr>
        <w:t>קטנה שאמרה התקבל לי גיטי אינו גט עד שיגיע גט לידה, הא נערה ה"ז גט</w:t>
      </w:r>
      <w:r w:rsidR="00A07F82">
        <w:rPr>
          <w:rFonts w:ascii="Fb Fontext" w:hAnsi="Fb Fontext" w:hint="cs"/>
          <w:rtl/>
        </w:rPr>
        <w:t xml:space="preserve">, </w:t>
      </w:r>
      <w:r w:rsidRPr="00224C4C">
        <w:rPr>
          <w:rFonts w:ascii="Fb Fontext" w:hAnsi="Fb Fontext" w:hint="cs"/>
          <w:rtl/>
        </w:rPr>
        <w:t>בד</w:t>
      </w:r>
      <w:r w:rsidRPr="00224C4C">
        <w:rPr>
          <w:rFonts w:ascii="Fb Fontext" w:hAnsi="Fb Fontext"/>
          <w:rtl/>
        </w:rPr>
        <w:t>"</w:t>
      </w:r>
      <w:r w:rsidRPr="00224C4C">
        <w:rPr>
          <w:rFonts w:ascii="Fb Fontext" w:hAnsi="Fb Fontext" w:hint="cs"/>
          <w:rtl/>
        </w:rPr>
        <w:t>א</w:t>
      </w:r>
      <w:r w:rsidRPr="00224C4C">
        <w:rPr>
          <w:rFonts w:ascii="Fb Fontext" w:hAnsi="Fb Fontext"/>
          <w:rtl/>
        </w:rPr>
        <w:t xml:space="preserve"> כשאין לה אב, אבל יש לה אב, ואמר אביה צא וקבל לבתי גיטה, ורוצה בעל לחזור לא יחזור.</w:t>
      </w:r>
    </w:p>
    <w:p w14:paraId="6A0F1BDF" w14:textId="6AA757FE" w:rsidR="007309FA" w:rsidRPr="00131640" w:rsidRDefault="007309FA" w:rsidP="007309FA">
      <w:pPr>
        <w:pStyle w:val="affffb"/>
        <w:rPr>
          <w:rtl/>
        </w:rPr>
      </w:pPr>
      <w:r w:rsidRPr="007309FA">
        <w:rPr>
          <w:rFonts w:hint="cs"/>
          <w:rtl/>
        </w:rPr>
        <w:t>***</w:t>
      </w:r>
    </w:p>
    <w:p w14:paraId="5F6702FE" w14:textId="77777777" w:rsidR="009469D7" w:rsidRDefault="006E0774" w:rsidP="00F65F8B">
      <w:pPr>
        <w:pStyle w:val="affffb"/>
        <w:rPr>
          <w:rtl/>
        </w:rPr>
      </w:pPr>
      <w:r w:rsidRPr="00210DF6">
        <w:rPr>
          <w:rtl/>
        </w:rPr>
        <w:t>קטנה שנתקדשה שלא לדעת אביה,</w:t>
      </w:r>
    </w:p>
    <w:p w14:paraId="2540B2C5" w14:textId="2463F8FA" w:rsidR="00A85AC8" w:rsidRPr="00E600D8" w:rsidRDefault="006E0774" w:rsidP="00A07F82">
      <w:pPr>
        <w:pStyle w:val="38"/>
        <w:framePr w:wrap="notBeside"/>
        <w:rPr>
          <w:rtl/>
        </w:rPr>
      </w:pPr>
      <w:r w:rsidRPr="00E600D8">
        <w:rPr>
          <w:rtl/>
        </w:rPr>
        <w:t>שמואל</w:t>
      </w:r>
      <w:r w:rsidR="00A85AC8" w:rsidRPr="00E600D8">
        <w:rPr>
          <w:rtl/>
        </w:rPr>
        <w:t>:</w:t>
      </w:r>
    </w:p>
    <w:p w14:paraId="6F3F07F1" w14:textId="3FAB2F41" w:rsidR="006E0774" w:rsidRPr="00131640" w:rsidRDefault="006E0774" w:rsidP="00A07F82">
      <w:pPr>
        <w:rPr>
          <w:rtl/>
        </w:rPr>
      </w:pPr>
      <w:r w:rsidRPr="00A07F82">
        <w:rPr>
          <w:rtl/>
        </w:rPr>
        <w:t>צריכה גט וצריכה מיאון.</w:t>
      </w:r>
    </w:p>
    <w:p w14:paraId="56F1855C" w14:textId="5796DC53" w:rsidR="00A85AC8" w:rsidRPr="00E600D8" w:rsidRDefault="006E0774" w:rsidP="00A07F82">
      <w:pPr>
        <w:pStyle w:val="38"/>
        <w:framePr w:wrap="notBeside"/>
        <w:rPr>
          <w:rtl/>
        </w:rPr>
      </w:pPr>
      <w:r w:rsidRPr="00E600D8">
        <w:rPr>
          <w:rtl/>
        </w:rPr>
        <w:t>קרנא</w:t>
      </w:r>
      <w:r w:rsidR="00A85AC8" w:rsidRPr="00E600D8">
        <w:rPr>
          <w:rtl/>
        </w:rPr>
        <w:t>:</w:t>
      </w:r>
    </w:p>
    <w:p w14:paraId="45D05CEA" w14:textId="714DF65F" w:rsidR="009469D7" w:rsidRDefault="006E0774" w:rsidP="006E0774">
      <w:pPr>
        <w:rPr>
          <w:rFonts w:ascii="Fb Fontext" w:hAnsi="Fb Fontext"/>
          <w:rtl/>
        </w:rPr>
      </w:pPr>
      <w:r w:rsidRPr="00224C4C">
        <w:rPr>
          <w:rFonts w:ascii="Fb Fontext" w:hAnsi="Fb Fontext"/>
          <w:rtl/>
        </w:rPr>
        <w:t>דברים בגו, אם גט למה מיאון? אם מיאון למה גט?</w:t>
      </w:r>
    </w:p>
    <w:p w14:paraId="50BC1B57" w14:textId="7F604419" w:rsidR="00A85AC8" w:rsidRPr="00E600D8" w:rsidRDefault="006E0774" w:rsidP="00A07F82">
      <w:pPr>
        <w:pStyle w:val="38"/>
        <w:framePr w:wrap="notBeside"/>
        <w:rPr>
          <w:rtl/>
        </w:rPr>
      </w:pPr>
      <w:r w:rsidRPr="00E600D8">
        <w:rPr>
          <w:rtl/>
        </w:rPr>
        <w:t>אמרו ל</w:t>
      </w:r>
      <w:r w:rsidRPr="00E600D8">
        <w:rPr>
          <w:rFonts w:hint="cs"/>
          <w:rtl/>
        </w:rPr>
        <w:t>ו</w:t>
      </w:r>
      <w:r w:rsidR="00A85AC8" w:rsidRPr="00E600D8">
        <w:rPr>
          <w:rtl/>
        </w:rPr>
        <w:t>:</w:t>
      </w:r>
    </w:p>
    <w:p w14:paraId="5D39656A" w14:textId="1330C32C" w:rsidR="006E0774" w:rsidRPr="00131640" w:rsidRDefault="006E0774" w:rsidP="00A07F82">
      <w:pPr>
        <w:rPr>
          <w:rtl/>
        </w:rPr>
      </w:pPr>
      <w:r w:rsidRPr="00224C4C">
        <w:rPr>
          <w:rFonts w:ascii="Fb Fontext" w:hAnsi="Fb Fontext"/>
          <w:rtl/>
        </w:rPr>
        <w:t>הא מר עוקבא וב"</w:t>
      </w:r>
      <w:r w:rsidRPr="00224C4C">
        <w:rPr>
          <w:rFonts w:ascii="Fb Fontext" w:hAnsi="Fb Fontext" w:hint="cs"/>
          <w:rtl/>
        </w:rPr>
        <w:t>ד</w:t>
      </w:r>
      <w:r w:rsidRPr="00224C4C">
        <w:rPr>
          <w:rFonts w:ascii="Fb Fontext" w:hAnsi="Fb Fontext"/>
          <w:rtl/>
        </w:rPr>
        <w:t xml:space="preserve"> בכפרי.</w:t>
      </w:r>
      <w:r w:rsidR="00A07F82">
        <w:rPr>
          <w:rFonts w:ascii="Fb Fontext" w:hAnsi="Fb Fontext" w:hint="cs"/>
          <w:rtl/>
        </w:rPr>
        <w:t xml:space="preserve"> </w:t>
      </w:r>
      <w:r w:rsidRPr="00224C4C">
        <w:rPr>
          <w:rFonts w:ascii="Fb Fontext" w:hAnsi="Fb Fontext"/>
          <w:sz w:val="32"/>
          <w:rtl/>
        </w:rPr>
        <w:t>אפכוה, ש</w:t>
      </w:r>
      <w:r w:rsidRPr="00224C4C">
        <w:rPr>
          <w:rFonts w:ascii="Fb Fontext" w:hAnsi="Fb Fontext" w:hint="cs"/>
          <w:sz w:val="32"/>
          <w:rtl/>
        </w:rPr>
        <w:t xml:space="preserve">לחו לפני </w:t>
      </w:r>
      <w:r w:rsidRPr="00224C4C">
        <w:rPr>
          <w:rFonts w:ascii="Fb Fontext" w:hAnsi="Fb Fontext"/>
          <w:sz w:val="32"/>
          <w:rtl/>
        </w:rPr>
        <w:t>רב.</w:t>
      </w:r>
    </w:p>
    <w:p w14:paraId="5FD9FEFA" w14:textId="3B0063E8" w:rsidR="00A85AC8" w:rsidRPr="00E600D8" w:rsidRDefault="006E0774" w:rsidP="00A07F82">
      <w:pPr>
        <w:pStyle w:val="38"/>
        <w:framePr w:wrap="notBeside"/>
        <w:rPr>
          <w:rtl/>
        </w:rPr>
      </w:pPr>
      <w:r w:rsidRPr="00E600D8">
        <w:rPr>
          <w:rtl/>
        </w:rPr>
        <w:t>אמר להו</w:t>
      </w:r>
      <w:r w:rsidR="00A85AC8" w:rsidRPr="00E600D8">
        <w:rPr>
          <w:rtl/>
        </w:rPr>
        <w:t>:</w:t>
      </w:r>
    </w:p>
    <w:p w14:paraId="7DF47BF4" w14:textId="1AB654A5" w:rsidR="006E0774" w:rsidRPr="00E910AF" w:rsidRDefault="006E0774" w:rsidP="006E0774">
      <w:pPr>
        <w:rPr>
          <w:spacing w:val="2"/>
          <w:rtl/>
        </w:rPr>
      </w:pPr>
      <w:r w:rsidRPr="00E910AF">
        <w:rPr>
          <w:rFonts w:ascii="Fb Fontext" w:hAnsi="Fb Fontext"/>
          <w:spacing w:val="2"/>
          <w:rtl/>
        </w:rPr>
        <w:t xml:space="preserve">האלהים! </w:t>
      </w:r>
      <w:r w:rsidRPr="00E910AF">
        <w:rPr>
          <w:rStyle w:val="afffa"/>
          <w:rFonts w:ascii="Fb Fontext" w:hAnsi="Fb Fontext" w:cs="BA TM • Vilna Extra-Bold"/>
          <w:bCs w:val="0"/>
          <w:spacing w:val="2"/>
          <w:rtl/>
        </w:rPr>
        <w:t>צריכה גט וצריכה מיאון</w:t>
      </w:r>
      <w:r w:rsidRPr="00E910AF">
        <w:rPr>
          <w:rFonts w:ascii="Fb Fontext" w:hAnsi="Fb Fontext"/>
          <w:spacing w:val="2"/>
          <w:rtl/>
        </w:rPr>
        <w:t xml:space="preserve">, </w:t>
      </w:r>
      <w:r w:rsidRPr="00E910AF">
        <w:rPr>
          <w:rStyle w:val="afffff5"/>
          <w:spacing w:val="2"/>
          <w:rtl/>
        </w:rPr>
        <w:t xml:space="preserve">וחס </w:t>
      </w:r>
      <w:r w:rsidRPr="00E910AF">
        <w:rPr>
          <w:rStyle w:val="afffff5"/>
          <w:rFonts w:hint="cs"/>
          <w:spacing w:val="2"/>
          <w:rtl/>
        </w:rPr>
        <w:t>ל</w:t>
      </w:r>
      <w:r w:rsidRPr="00E910AF">
        <w:rPr>
          <w:rStyle w:val="afffff5"/>
          <w:spacing w:val="2"/>
          <w:rtl/>
        </w:rPr>
        <w:t xml:space="preserve">זרע דאבא בר אבא </w:t>
      </w:r>
      <w:r w:rsidR="00A07F82" w:rsidRPr="00E910AF">
        <w:rPr>
          <w:rStyle w:val="afffff5"/>
          <w:rFonts w:hint="cs"/>
          <w:spacing w:val="2"/>
          <w:rtl/>
        </w:rPr>
        <w:t>שאמר כן</w:t>
      </w:r>
      <w:r w:rsidRPr="00E910AF">
        <w:rPr>
          <w:rStyle w:val="afffff5"/>
          <w:spacing w:val="2"/>
          <w:rtl/>
        </w:rPr>
        <w:t>.</w:t>
      </w:r>
    </w:p>
    <w:p w14:paraId="2BFCB9D8" w14:textId="07EE6427" w:rsidR="00A85AC8" w:rsidRPr="00E600D8" w:rsidRDefault="006E0774" w:rsidP="00A07F82">
      <w:pPr>
        <w:pStyle w:val="38"/>
        <w:framePr w:wrap="notBeside"/>
        <w:rPr>
          <w:rtl/>
        </w:rPr>
      </w:pPr>
      <w:r w:rsidRPr="00E600D8">
        <w:rPr>
          <w:rFonts w:hint="cs"/>
          <w:rtl/>
        </w:rPr>
        <w:t>ו</w:t>
      </w:r>
      <w:r w:rsidR="00A07F82" w:rsidRPr="00E600D8">
        <w:rPr>
          <w:rFonts w:hint="cs"/>
          <w:rtl/>
        </w:rPr>
        <w:t>הטעם</w:t>
      </w:r>
      <w:r w:rsidRPr="00E600D8">
        <w:rPr>
          <w:rFonts w:hint="cs"/>
          <w:rtl/>
        </w:rPr>
        <w:t xml:space="preserve"> כראבדר</w:t>
      </w:r>
      <w:r w:rsidRPr="00E600D8">
        <w:rPr>
          <w:rtl/>
        </w:rPr>
        <w:t>"</w:t>
      </w:r>
      <w:r w:rsidRPr="00E600D8">
        <w:rPr>
          <w:rFonts w:hint="cs"/>
          <w:rtl/>
        </w:rPr>
        <w:t>א</w:t>
      </w:r>
      <w:r w:rsidR="00A85AC8" w:rsidRPr="00E600D8">
        <w:rPr>
          <w:rtl/>
        </w:rPr>
        <w:t>:</w:t>
      </w:r>
    </w:p>
    <w:p w14:paraId="274447CA" w14:textId="4E303F64" w:rsidR="006E0774" w:rsidRPr="00131640" w:rsidRDefault="006E0774" w:rsidP="006E0774">
      <w:pPr>
        <w:rPr>
          <w:rtl/>
        </w:rPr>
      </w:pPr>
      <w:r w:rsidRPr="00224C4C">
        <w:rPr>
          <w:rFonts w:ascii="Fb Fontext" w:hAnsi="Fb Fontext"/>
          <w:rtl/>
        </w:rPr>
        <w:t>צריכה גט - שמא נתרצה האב בקידושין,</w:t>
      </w:r>
    </w:p>
    <w:p w14:paraId="0182C583" w14:textId="77777777" w:rsidR="006E0774" w:rsidRPr="00131640" w:rsidRDefault="006E0774" w:rsidP="00A07F82">
      <w:pPr>
        <w:rPr>
          <w:rtl/>
        </w:rPr>
      </w:pPr>
      <w:r w:rsidRPr="00224C4C">
        <w:rPr>
          <w:rFonts w:ascii="Fb Fontext" w:hAnsi="Fb Fontext"/>
          <w:sz w:val="32"/>
          <w:rtl/>
        </w:rPr>
        <w:t>צריכה מיאון שמא לא נתרצה האב בקידושין, ויאמרו אין קידושין תופסין באחותה.</w:t>
      </w:r>
    </w:p>
    <w:p w14:paraId="36AF5A20" w14:textId="04F24C3C" w:rsidR="00A85AC8" w:rsidRPr="00E600D8" w:rsidRDefault="006E0774" w:rsidP="00A07F82">
      <w:pPr>
        <w:pStyle w:val="38"/>
        <w:framePr w:wrap="notBeside"/>
        <w:rPr>
          <w:rtl/>
        </w:rPr>
      </w:pPr>
      <w:r w:rsidRPr="00E600D8">
        <w:rPr>
          <w:rtl/>
        </w:rPr>
        <w:t>ר"נ</w:t>
      </w:r>
      <w:r w:rsidR="00A85AC8" w:rsidRPr="00E600D8">
        <w:rPr>
          <w:rtl/>
        </w:rPr>
        <w:t>:</w:t>
      </w:r>
    </w:p>
    <w:p w14:paraId="10DFDDC0" w14:textId="62E64343" w:rsidR="006E0774" w:rsidRPr="00131640" w:rsidRDefault="006E0774" w:rsidP="00105743">
      <w:pPr>
        <w:spacing w:after="120"/>
        <w:rPr>
          <w:rtl/>
        </w:rPr>
      </w:pPr>
      <w:r w:rsidRPr="00224C4C">
        <w:rPr>
          <w:rFonts w:ascii="Fb Fontext" w:hAnsi="Fb Fontext"/>
          <w:sz w:val="32"/>
          <w:rtl/>
        </w:rPr>
        <w:t>והוא ששדכו.</w:t>
      </w:r>
    </w:p>
    <w:p w14:paraId="446EA304" w14:textId="2039C364" w:rsidR="00A85AC8" w:rsidRPr="00E600D8" w:rsidRDefault="006E0774" w:rsidP="00A07F82">
      <w:pPr>
        <w:pStyle w:val="38"/>
        <w:framePr w:wrap="notBeside"/>
        <w:rPr>
          <w:rtl/>
        </w:rPr>
      </w:pPr>
      <w:r w:rsidRPr="00E600D8">
        <w:rPr>
          <w:rtl/>
        </w:rPr>
        <w:t>עולא</w:t>
      </w:r>
      <w:r w:rsidR="00A85AC8" w:rsidRPr="00E600D8">
        <w:rPr>
          <w:rtl/>
        </w:rPr>
        <w:t>:</w:t>
      </w:r>
    </w:p>
    <w:p w14:paraId="774ADA33" w14:textId="0EDCB73F" w:rsidR="006E0774" w:rsidRPr="00E910AF" w:rsidRDefault="006E0774" w:rsidP="006E0774">
      <w:pPr>
        <w:rPr>
          <w:spacing w:val="0"/>
          <w:rtl/>
        </w:rPr>
      </w:pPr>
      <w:r w:rsidRPr="00E910AF">
        <w:rPr>
          <w:rFonts w:ascii="Fb Fontext" w:hAnsi="Fb Fontext"/>
          <w:spacing w:val="0"/>
          <w:rtl/>
        </w:rPr>
        <w:t xml:space="preserve">אפילו מיאון </w:t>
      </w:r>
      <w:r w:rsidR="00A07F82" w:rsidRPr="00E910AF">
        <w:rPr>
          <w:rFonts w:ascii="Fb Fontext" w:hAnsi="Fb Fontext" w:hint="cs"/>
          <w:spacing w:val="0"/>
          <w:rtl/>
        </w:rPr>
        <w:t>א''צ</w:t>
      </w:r>
      <w:r w:rsidRPr="00E910AF">
        <w:rPr>
          <w:rFonts w:ascii="Fb Fontext" w:hAnsi="Fb Fontext"/>
          <w:spacing w:val="0"/>
          <w:rtl/>
        </w:rPr>
        <w:t>.</w:t>
      </w:r>
      <w:r w:rsidRPr="00E910AF">
        <w:rPr>
          <w:rFonts w:ascii="Fb Fontext" w:hAnsi="Fb Fontext" w:hint="cs"/>
          <w:spacing w:val="0"/>
          <w:rtl/>
        </w:rPr>
        <w:t xml:space="preserve"> ולא אע</w:t>
      </w:r>
      <w:r w:rsidRPr="00E910AF">
        <w:rPr>
          <w:rFonts w:ascii="Fb Fontext" w:hAnsi="Fb Fontext"/>
          <w:spacing w:val="0"/>
          <w:rtl/>
        </w:rPr>
        <w:t>"</w:t>
      </w:r>
      <w:r w:rsidRPr="00E910AF">
        <w:rPr>
          <w:rFonts w:ascii="Fb Fontext" w:hAnsi="Fb Fontext" w:hint="cs"/>
          <w:spacing w:val="0"/>
          <w:rtl/>
        </w:rPr>
        <w:t>ג דשידכו ד</w:t>
      </w:r>
      <w:r w:rsidRPr="00E910AF">
        <w:rPr>
          <w:rFonts w:ascii="Fb Fontext" w:hAnsi="Fb Fontext"/>
          <w:spacing w:val="0"/>
          <w:rtl/>
        </w:rPr>
        <w:t>מאן דמתני הא לא מתני הא.</w:t>
      </w:r>
    </w:p>
    <w:p w14:paraId="71957268" w14:textId="5BBBE511" w:rsidR="00A85AC8" w:rsidRPr="00E600D8" w:rsidRDefault="006E0774" w:rsidP="00A07F82">
      <w:pPr>
        <w:pStyle w:val="38"/>
        <w:framePr w:wrap="notBeside"/>
        <w:rPr>
          <w:rtl/>
        </w:rPr>
      </w:pPr>
      <w:r w:rsidRPr="00E600D8">
        <w:rPr>
          <w:rFonts w:hint="cs"/>
          <w:rtl/>
        </w:rPr>
        <w:t>א</w:t>
      </w:r>
      <w:r w:rsidRPr="00E600D8">
        <w:rPr>
          <w:rtl/>
        </w:rPr>
        <w:t>"</w:t>
      </w:r>
      <w:r w:rsidRPr="00E600D8">
        <w:rPr>
          <w:rFonts w:hint="cs"/>
          <w:rtl/>
        </w:rPr>
        <w:t>ד</w:t>
      </w:r>
      <w:r w:rsidR="00A07F82" w:rsidRPr="00E600D8">
        <w:rPr>
          <w:rFonts w:hint="cs"/>
          <w:rtl/>
        </w:rPr>
        <w:t xml:space="preserve"> עולא</w:t>
      </w:r>
      <w:r w:rsidR="00E600D8" w:rsidRPr="00E600D8">
        <w:rPr>
          <w:rFonts w:hint="cs"/>
          <w:rtl/>
        </w:rPr>
        <w:t>-</w:t>
      </w:r>
    </w:p>
    <w:p w14:paraId="0DA1DEDD" w14:textId="4F46FE45" w:rsidR="006E0774" w:rsidRPr="00131640" w:rsidRDefault="006E0774" w:rsidP="006E0774">
      <w:pPr>
        <w:rPr>
          <w:rtl/>
        </w:rPr>
      </w:pPr>
      <w:r w:rsidRPr="00224C4C">
        <w:rPr>
          <w:rFonts w:ascii="Fb Fontext" w:hAnsi="Fb Fontext"/>
          <w:rtl/>
        </w:rPr>
        <w:t>אפילו מיאון אינה צריכה.</w:t>
      </w:r>
      <w:r w:rsidRPr="00224C4C">
        <w:rPr>
          <w:rFonts w:ascii="Fb Fontext" w:hAnsi="Fb Fontext" w:hint="cs"/>
          <w:rtl/>
        </w:rPr>
        <w:t>[אפי שידכו]</w:t>
      </w:r>
    </w:p>
    <w:p w14:paraId="5E0C13BF" w14:textId="03485330" w:rsidR="00A85AC8" w:rsidRPr="00E600D8" w:rsidRDefault="006E0774" w:rsidP="00A07F82">
      <w:pPr>
        <w:pStyle w:val="38"/>
        <w:framePr w:wrap="notBeside"/>
        <w:rPr>
          <w:rtl/>
        </w:rPr>
      </w:pPr>
      <w:r w:rsidRPr="00E600D8">
        <w:rPr>
          <w:rtl/>
        </w:rPr>
        <w:t>מתיב ר"</w:t>
      </w:r>
      <w:r w:rsidRPr="00E600D8">
        <w:rPr>
          <w:rFonts w:hint="cs"/>
          <w:rtl/>
        </w:rPr>
        <w:t>כ</w:t>
      </w:r>
      <w:r w:rsidR="00A85AC8" w:rsidRPr="00E600D8">
        <w:rPr>
          <w:rtl/>
        </w:rPr>
        <w:t>:</w:t>
      </w:r>
    </w:p>
    <w:p w14:paraId="15EF779D" w14:textId="6E58C1B4" w:rsidR="006E0774" w:rsidRPr="00131640" w:rsidRDefault="006E0774" w:rsidP="006E0774">
      <w:pPr>
        <w:rPr>
          <w:rtl/>
        </w:rPr>
      </w:pPr>
      <w:r w:rsidRPr="00A07F82">
        <w:rPr>
          <w:rFonts w:ascii="Fb Fontext" w:hAnsi="Fb Fontext"/>
          <w:spacing w:val="0"/>
          <w:sz w:val="32"/>
          <w:rtl/>
        </w:rPr>
        <w:t xml:space="preserve">וכולן אם מתו או </w:t>
      </w:r>
      <w:r w:rsidRPr="00A07F82">
        <w:rPr>
          <w:rStyle w:val="afffa"/>
          <w:rFonts w:ascii="Fb Fontext" w:hAnsi="Fb Fontext" w:cs="BA TM • Vilna Extra-Bold"/>
          <w:bCs w:val="0"/>
          <w:spacing w:val="0"/>
          <w:rtl/>
        </w:rPr>
        <w:t>מיאנו</w:t>
      </w:r>
      <w:r w:rsidRPr="00A07F82">
        <w:rPr>
          <w:rFonts w:ascii="Fb Fontext" w:hAnsi="Fb Fontext"/>
          <w:spacing w:val="0"/>
          <w:sz w:val="32"/>
          <w:rtl/>
        </w:rPr>
        <w:t xml:space="preserve"> </w:t>
      </w:r>
      <w:r w:rsidRPr="00A07F82">
        <w:rPr>
          <w:rStyle w:val="afffff5"/>
          <w:spacing w:val="0"/>
          <w:rtl/>
        </w:rPr>
        <w:t>או נתגרשו או שנמצאו איילונית -</w:t>
      </w:r>
      <w:r w:rsidRPr="00A07F82">
        <w:rPr>
          <w:rFonts w:ascii="Fb Fontext" w:hAnsi="Fb Fontext"/>
          <w:spacing w:val="0"/>
          <w:sz w:val="32"/>
          <w:rtl/>
        </w:rPr>
        <w:t xml:space="preserve"> צרותיהן מותרות.</w:t>
      </w:r>
    </w:p>
    <w:p w14:paraId="2BB640F9" w14:textId="77777777" w:rsidR="00A85AC8" w:rsidRPr="00E600D8" w:rsidRDefault="00A07F82" w:rsidP="00A07F82">
      <w:pPr>
        <w:pStyle w:val="38"/>
        <w:framePr w:wrap="notBeside"/>
        <w:rPr>
          <w:rtl/>
        </w:rPr>
      </w:pPr>
      <w:r w:rsidRPr="00E600D8">
        <w:rPr>
          <w:rFonts w:hint="cs"/>
          <w:rtl/>
        </w:rPr>
        <w:t>- ודחי'</w:t>
      </w:r>
      <w:r w:rsidR="00A85AC8" w:rsidRPr="00E600D8">
        <w:rPr>
          <w:rtl/>
        </w:rPr>
        <w:t>:</w:t>
      </w:r>
    </w:p>
    <w:p w14:paraId="1ECC85C6" w14:textId="26F0B407" w:rsidR="006E0774" w:rsidRPr="00131640" w:rsidRDefault="00B35B36" w:rsidP="00105743">
      <w:pPr>
        <w:spacing w:after="120"/>
        <w:rPr>
          <w:rtl/>
        </w:rPr>
      </w:pPr>
      <w:r>
        <w:rPr>
          <w:rFonts w:ascii="Fb Fontext" w:hAnsi="Fb Fontext" w:hint="cs"/>
          <w:rtl/>
        </w:rPr>
        <w:t>שם</w:t>
      </w:r>
      <w:r w:rsidR="006E0774" w:rsidRPr="00224C4C">
        <w:rPr>
          <w:rFonts w:ascii="Fb Fontext" w:hAnsi="Fb Fontext" w:hint="cs"/>
          <w:rtl/>
        </w:rPr>
        <w:t xml:space="preserve"> מיירי דנעשה לה מעשה יתומה בחיי האב ולכן בעי מיאון</w:t>
      </w:r>
      <w:r w:rsidR="00105743">
        <w:rPr>
          <w:rFonts w:ascii="Fb Fontext" w:hAnsi="Fb Fontext"/>
          <w:rtl/>
        </w:rPr>
        <w:br/>
      </w:r>
      <w:r w:rsidR="006E0774" w:rsidRPr="00224C4C">
        <w:rPr>
          <w:rFonts w:ascii="Fb Fontext" w:hAnsi="Fb Fontext" w:hint="cs"/>
          <w:rtl/>
        </w:rPr>
        <w:t>[ואי היא קדשה עצמה א</w:t>
      </w:r>
      <w:r w:rsidR="006E0774" w:rsidRPr="00224C4C">
        <w:rPr>
          <w:rFonts w:ascii="Fb Fontext" w:hAnsi="Fb Fontext"/>
          <w:rtl/>
        </w:rPr>
        <w:t>"</w:t>
      </w:r>
      <w:r w:rsidR="006E0774" w:rsidRPr="00224C4C">
        <w:rPr>
          <w:rFonts w:ascii="Fb Fontext" w:hAnsi="Fb Fontext" w:hint="cs"/>
          <w:rtl/>
        </w:rPr>
        <w:t>צ]</w:t>
      </w:r>
    </w:p>
    <w:p w14:paraId="2734B833" w14:textId="77777777" w:rsidR="006E0774" w:rsidRPr="00131640" w:rsidRDefault="006E0774" w:rsidP="0010529F">
      <w:pPr>
        <w:pStyle w:val="afff0"/>
        <w:framePr w:wrap="around"/>
        <w:rPr>
          <w:rtl/>
        </w:rPr>
      </w:pPr>
      <w:r w:rsidRPr="00224C4C">
        <w:rPr>
          <w:rFonts w:hint="cs"/>
          <w:rtl/>
        </w:rPr>
        <w:t>מה.</w:t>
      </w:r>
    </w:p>
    <w:p w14:paraId="2DCF397F" w14:textId="4B54C18D" w:rsidR="00A85AC8" w:rsidRPr="00E600D8" w:rsidRDefault="006E0774" w:rsidP="00A07F82">
      <w:pPr>
        <w:pStyle w:val="38"/>
        <w:framePr w:wrap="notBeside"/>
        <w:rPr>
          <w:rtl/>
        </w:rPr>
      </w:pPr>
      <w:r w:rsidRPr="00E600D8">
        <w:rPr>
          <w:rtl/>
        </w:rPr>
        <w:t>מתיב רב המנונא</w:t>
      </w:r>
      <w:r w:rsidR="00A85AC8" w:rsidRPr="00E600D8">
        <w:rPr>
          <w:rtl/>
        </w:rPr>
        <w:t>:</w:t>
      </w:r>
    </w:p>
    <w:p w14:paraId="2C8B4A01" w14:textId="30970CB5" w:rsidR="006E0774" w:rsidRPr="00131640" w:rsidRDefault="006E0774" w:rsidP="006E0774">
      <w:pPr>
        <w:rPr>
          <w:rtl/>
        </w:rPr>
      </w:pPr>
      <w:r w:rsidRPr="00224C4C">
        <w:rPr>
          <w:rFonts w:ascii="Fb Fontext" w:hAnsi="Fb Fontext"/>
          <w:sz w:val="32"/>
          <w:rtl/>
        </w:rPr>
        <w:t xml:space="preserve">אין מוכרה לקרובים, </w:t>
      </w:r>
      <w:r w:rsidRPr="00A07F82">
        <w:rPr>
          <w:rStyle w:val="afffff3"/>
          <w:rtl/>
        </w:rPr>
        <w:t>משום ר"</w:t>
      </w:r>
      <w:r w:rsidRPr="00A07F82">
        <w:rPr>
          <w:rStyle w:val="afffff3"/>
          <w:rFonts w:hint="cs"/>
          <w:rtl/>
        </w:rPr>
        <w:t>א אמרו</w:t>
      </w:r>
      <w:r w:rsidRPr="00A07F82">
        <w:rPr>
          <w:rStyle w:val="afffff3"/>
          <w:rtl/>
        </w:rPr>
        <w:t>:</w:t>
      </w:r>
      <w:r w:rsidRPr="00224C4C">
        <w:rPr>
          <w:rFonts w:ascii="Fb Fontext" w:hAnsi="Fb Fontext"/>
          <w:sz w:val="32"/>
          <w:rtl/>
        </w:rPr>
        <w:t xml:space="preserve"> מוכרה לקרובים</w:t>
      </w:r>
    </w:p>
    <w:p w14:paraId="76A2DB28" w14:textId="77777777" w:rsidR="006E0774" w:rsidRPr="00131640" w:rsidRDefault="006E0774" w:rsidP="00A07F82">
      <w:pPr>
        <w:rPr>
          <w:rtl/>
        </w:rPr>
      </w:pPr>
      <w:r w:rsidRPr="00210DF6">
        <w:rPr>
          <w:rFonts w:ascii="Fb Fontext" w:hAnsi="Fb Fontext" w:cs="BA TM • Vilna Extra-Bold"/>
          <w:sz w:val="32"/>
          <w:rtl/>
        </w:rPr>
        <w:t>ושוין</w:t>
      </w:r>
      <w:r w:rsidRPr="00224C4C">
        <w:rPr>
          <w:rFonts w:ascii="Fb Fontext" w:hAnsi="Fb Fontext"/>
          <w:sz w:val="32"/>
          <w:rtl/>
        </w:rPr>
        <w:t>, שמוכרה אלמנה לכה"</w:t>
      </w:r>
      <w:r w:rsidRPr="00224C4C">
        <w:rPr>
          <w:rFonts w:ascii="Fb Fontext" w:hAnsi="Fb Fontext" w:hint="cs"/>
          <w:sz w:val="32"/>
          <w:rtl/>
        </w:rPr>
        <w:t>ג</w:t>
      </w:r>
      <w:r w:rsidRPr="00224C4C">
        <w:rPr>
          <w:rFonts w:ascii="Fb Fontext" w:hAnsi="Fb Fontext"/>
          <w:sz w:val="32"/>
          <w:rtl/>
        </w:rPr>
        <w:t>, גרושה וחלוצה לכהן הדיוט.</w:t>
      </w:r>
    </w:p>
    <w:p w14:paraId="5766E81A" w14:textId="77777777" w:rsidR="009469D7" w:rsidRDefault="006E0774" w:rsidP="006E0774">
      <w:pPr>
        <w:rPr>
          <w:rFonts w:ascii="Fb Fontext" w:hAnsi="Fb Fontext"/>
          <w:sz w:val="32"/>
          <w:rtl/>
        </w:rPr>
      </w:pPr>
      <w:r w:rsidRPr="00224C4C">
        <w:rPr>
          <w:rFonts w:ascii="Fb Fontext" w:hAnsi="Fb Fontext"/>
          <w:sz w:val="32"/>
          <w:rtl/>
        </w:rPr>
        <w:t>האי אלמנה ה"</w:t>
      </w:r>
      <w:r w:rsidRPr="00224C4C">
        <w:rPr>
          <w:rFonts w:ascii="Fb Fontext" w:hAnsi="Fb Fontext" w:hint="cs"/>
          <w:sz w:val="32"/>
          <w:rtl/>
        </w:rPr>
        <w:t>ד</w:t>
      </w:r>
      <w:r w:rsidRPr="00224C4C">
        <w:rPr>
          <w:rFonts w:ascii="Fb Fontext" w:hAnsi="Fb Fontext"/>
          <w:sz w:val="32"/>
          <w:rtl/>
        </w:rPr>
        <w:t>? אי דקדשה אביה,</w:t>
      </w:r>
    </w:p>
    <w:p w14:paraId="60BE82B8" w14:textId="05A2F392" w:rsidR="006E0774" w:rsidRPr="00E910AF" w:rsidRDefault="006E0774" w:rsidP="006E0774">
      <w:pPr>
        <w:rPr>
          <w:spacing w:val="0"/>
          <w:rtl/>
        </w:rPr>
      </w:pPr>
      <w:r w:rsidRPr="00E910AF">
        <w:rPr>
          <w:rFonts w:ascii="Fb Fontext" w:hAnsi="Fb Fontext"/>
          <w:spacing w:val="0"/>
          <w:sz w:val="32"/>
          <w:rtl/>
        </w:rPr>
        <w:t xml:space="preserve">מי </w:t>
      </w:r>
      <w:r w:rsidR="00A07F82" w:rsidRPr="00E910AF">
        <w:rPr>
          <w:rFonts w:ascii="Fb Fontext" w:hAnsi="Fb Fontext" w:hint="cs"/>
          <w:spacing w:val="0"/>
          <w:sz w:val="32"/>
          <w:rtl/>
        </w:rPr>
        <w:t>יכול למוכרה</w:t>
      </w:r>
      <w:r w:rsidRPr="00E910AF">
        <w:rPr>
          <w:rFonts w:ascii="Fb Fontext" w:hAnsi="Fb Fontext"/>
          <w:spacing w:val="0"/>
          <w:sz w:val="32"/>
          <w:rtl/>
        </w:rPr>
        <w:t>? הא אין אדם מוכר את בתו לשפחות אחר אישות!</w:t>
      </w:r>
    </w:p>
    <w:p w14:paraId="07A9A9FC" w14:textId="5D257D80" w:rsidR="006E0774" w:rsidRPr="00131640" w:rsidRDefault="006E0774" w:rsidP="006E0774">
      <w:pPr>
        <w:rPr>
          <w:rtl/>
        </w:rPr>
      </w:pPr>
      <w:r w:rsidRPr="00224C4C">
        <w:rPr>
          <w:rFonts w:ascii="Fb Fontext" w:hAnsi="Fb Fontext"/>
          <w:rtl/>
        </w:rPr>
        <w:t xml:space="preserve">אלא </w:t>
      </w:r>
      <w:r w:rsidR="00A07F82">
        <w:rPr>
          <w:rFonts w:ascii="Fb Fontext" w:hAnsi="Fb Fontext" w:hint="cs"/>
          <w:rtl/>
        </w:rPr>
        <w:t xml:space="preserve">שקידשה עצמה- </w:t>
      </w:r>
      <w:r w:rsidRPr="00224C4C">
        <w:rPr>
          <w:rFonts w:ascii="Fb Fontext" w:hAnsi="Fb Fontext"/>
          <w:rtl/>
        </w:rPr>
        <w:t xml:space="preserve"> </w:t>
      </w:r>
      <w:r w:rsidRPr="00224C4C">
        <w:rPr>
          <w:rFonts w:ascii="Fb Fontext" w:hAnsi="Fb Fontext" w:hint="cs"/>
          <w:rtl/>
        </w:rPr>
        <w:t>וק</w:t>
      </w:r>
      <w:r w:rsidRPr="00224C4C">
        <w:rPr>
          <w:rFonts w:ascii="Fb Fontext" w:hAnsi="Fb Fontext"/>
          <w:rtl/>
        </w:rPr>
        <w:t>רי לה אלמנה!</w:t>
      </w:r>
    </w:p>
    <w:p w14:paraId="7B6DF36B" w14:textId="3B74B3A9" w:rsidR="00A85AC8" w:rsidRPr="00E600D8" w:rsidRDefault="00A07F82" w:rsidP="00A07F82">
      <w:pPr>
        <w:pStyle w:val="38"/>
        <w:framePr w:wrap="notBeside"/>
        <w:rPr>
          <w:rtl/>
        </w:rPr>
      </w:pPr>
      <w:r w:rsidRPr="00E600D8">
        <w:rPr>
          <w:rFonts w:hint="cs"/>
          <w:rtl/>
        </w:rPr>
        <w:t xml:space="preserve">דחה </w:t>
      </w:r>
      <w:r w:rsidR="006E0774" w:rsidRPr="00E600D8">
        <w:rPr>
          <w:rFonts w:hint="cs"/>
          <w:rtl/>
        </w:rPr>
        <w:t>ר</w:t>
      </w:r>
      <w:r w:rsidR="006E0774" w:rsidRPr="00E600D8">
        <w:rPr>
          <w:rtl/>
        </w:rPr>
        <w:t>"</w:t>
      </w:r>
      <w:r w:rsidR="006E0774" w:rsidRPr="00E600D8">
        <w:rPr>
          <w:rFonts w:hint="cs"/>
          <w:rtl/>
        </w:rPr>
        <w:t>ע בר</w:t>
      </w:r>
      <w:r w:rsidR="006E0774" w:rsidRPr="00E600D8">
        <w:rPr>
          <w:rtl/>
        </w:rPr>
        <w:t>"</w:t>
      </w:r>
      <w:r w:rsidR="006E0774" w:rsidRPr="00E600D8">
        <w:rPr>
          <w:rFonts w:hint="cs"/>
          <w:rtl/>
        </w:rPr>
        <w:t>י</w:t>
      </w:r>
      <w:r w:rsidR="00A85AC8" w:rsidRPr="00E600D8">
        <w:rPr>
          <w:rtl/>
        </w:rPr>
        <w:t>:</w:t>
      </w:r>
    </w:p>
    <w:p w14:paraId="12EAD38F" w14:textId="0D972B8A" w:rsidR="006E0774" w:rsidRPr="00E910AF" w:rsidRDefault="00B35B36" w:rsidP="006E0774">
      <w:pPr>
        <w:rPr>
          <w:spacing w:val="0"/>
          <w:rtl/>
        </w:rPr>
      </w:pPr>
      <w:r w:rsidRPr="00E910AF">
        <w:rPr>
          <w:rFonts w:ascii="Fb Fontext" w:hAnsi="Fb Fontext"/>
          <w:spacing w:val="0"/>
          <w:rtl/>
        </w:rPr>
        <w:t>כאן</w:t>
      </w:r>
      <w:r w:rsidR="006E0774" w:rsidRPr="00E910AF">
        <w:rPr>
          <w:rFonts w:ascii="Fb Fontext" w:hAnsi="Fb Fontext"/>
          <w:spacing w:val="0"/>
          <w:rtl/>
        </w:rPr>
        <w:t xml:space="preserve"> בקידושי יעוד, </w:t>
      </w:r>
      <w:r w:rsidR="006E0774" w:rsidRPr="00E910AF">
        <w:rPr>
          <w:rStyle w:val="afffff3"/>
          <w:spacing w:val="0"/>
          <w:rtl/>
        </w:rPr>
        <w:t>ו</w:t>
      </w:r>
      <w:r w:rsidR="00A07F82" w:rsidRPr="00E910AF">
        <w:rPr>
          <w:rStyle w:val="afffff3"/>
          <w:rFonts w:hint="cs"/>
          <w:spacing w:val="0"/>
          <w:rtl/>
        </w:rPr>
        <w:t>כ</w:t>
      </w:r>
      <w:r w:rsidR="006E0774" w:rsidRPr="00E910AF">
        <w:rPr>
          <w:rStyle w:val="afffff3"/>
          <w:rFonts w:hint="cs"/>
          <w:spacing w:val="0"/>
          <w:rtl/>
        </w:rPr>
        <w:t>ריב</w:t>
      </w:r>
      <w:r w:rsidR="006E0774" w:rsidRPr="00E910AF">
        <w:rPr>
          <w:rStyle w:val="afffff3"/>
          <w:spacing w:val="0"/>
          <w:rtl/>
        </w:rPr>
        <w:t>"</w:t>
      </w:r>
      <w:r w:rsidR="006E0774" w:rsidRPr="00E910AF">
        <w:rPr>
          <w:rStyle w:val="afffff3"/>
          <w:rFonts w:hint="cs"/>
          <w:spacing w:val="0"/>
          <w:rtl/>
        </w:rPr>
        <w:t>י</w:t>
      </w:r>
      <w:r w:rsidR="00A07F82" w:rsidRPr="00E910AF">
        <w:rPr>
          <w:rStyle w:val="afffff3"/>
          <w:rFonts w:hint="cs"/>
          <w:spacing w:val="0"/>
          <w:rtl/>
        </w:rPr>
        <w:t>:</w:t>
      </w:r>
      <w:r w:rsidR="006E0774" w:rsidRPr="00E910AF">
        <w:rPr>
          <w:rFonts w:ascii="Fb Fontext" w:hAnsi="Fb Fontext"/>
          <w:spacing w:val="0"/>
          <w:rtl/>
        </w:rPr>
        <w:t xml:space="preserve"> מעות הראשונות לאו לקידושין ניתנו.</w:t>
      </w:r>
    </w:p>
    <w:p w14:paraId="2754458F" w14:textId="5C314D7B" w:rsidR="007309FA" w:rsidRPr="00131640" w:rsidRDefault="007309FA" w:rsidP="007309FA">
      <w:pPr>
        <w:pStyle w:val="affffb"/>
        <w:rPr>
          <w:rtl/>
        </w:rPr>
      </w:pPr>
      <w:r w:rsidRPr="007309FA">
        <w:rPr>
          <w:rFonts w:hint="cs"/>
          <w:rtl/>
        </w:rPr>
        <w:t>***</w:t>
      </w:r>
    </w:p>
    <w:p w14:paraId="78CD0079" w14:textId="77777777" w:rsidR="009469D7" w:rsidRDefault="006E0774" w:rsidP="00F65F8B">
      <w:pPr>
        <w:pStyle w:val="affffb"/>
        <w:rPr>
          <w:rStyle w:val="afffa"/>
          <w:b w:val="0"/>
          <w:rtl/>
        </w:rPr>
      </w:pPr>
      <w:r w:rsidRPr="00210DF6">
        <w:rPr>
          <w:rStyle w:val="afffa"/>
          <w:b w:val="0"/>
          <w:rtl/>
        </w:rPr>
        <w:t>מת, ונפלה לפני אחיו ליבום,</w:t>
      </w:r>
    </w:p>
    <w:p w14:paraId="2E10FDF1" w14:textId="6B676650" w:rsidR="006E0774" w:rsidRPr="00131640" w:rsidRDefault="006E0774" w:rsidP="00A07F82">
      <w:pPr>
        <w:jc w:val="center"/>
        <w:rPr>
          <w:rtl/>
        </w:rPr>
      </w:pPr>
      <w:r w:rsidRPr="00A07F82">
        <w:rPr>
          <w:rStyle w:val="afffff3"/>
          <w:rtl/>
        </w:rPr>
        <w:t>ר"ה מרב:</w:t>
      </w:r>
      <w:r w:rsidRPr="00210DF6">
        <w:rPr>
          <w:rStyle w:val="afffa"/>
          <w:rFonts w:ascii="Fb Fontext" w:hAnsi="Fb Fontext" w:cs="BA TM • Vilna Extra-Bold"/>
          <w:bCs w:val="0"/>
          <w:rtl/>
        </w:rPr>
        <w:t xml:space="preserve"> ממאנת למאמרו ואינה ממאנת לזיקתו.</w:t>
      </w:r>
    </w:p>
    <w:p w14:paraId="5CEAD0CE" w14:textId="77777777" w:rsidR="006E0774" w:rsidRPr="00E910AF" w:rsidRDefault="006E0774" w:rsidP="006E0774">
      <w:pPr>
        <w:rPr>
          <w:spacing w:val="2"/>
          <w:rtl/>
        </w:rPr>
      </w:pPr>
      <w:r w:rsidRPr="00E910AF">
        <w:rPr>
          <w:rFonts w:ascii="Fb Fontext" w:hAnsi="Fb Fontext"/>
          <w:spacing w:val="2"/>
          <w:sz w:val="32"/>
          <w:rtl/>
        </w:rPr>
        <w:t>כיצד? עשה בה מאמר - צריכה גט וצריכה חליצה וצריכה מיאון,</w:t>
      </w:r>
    </w:p>
    <w:p w14:paraId="375948E7" w14:textId="77777777" w:rsidR="006E0774" w:rsidRPr="00131640" w:rsidRDefault="006E0774" w:rsidP="00A07F82">
      <w:pPr>
        <w:rPr>
          <w:rtl/>
        </w:rPr>
      </w:pPr>
      <w:r w:rsidRPr="00224C4C">
        <w:rPr>
          <w:rFonts w:ascii="Fb Fontext" w:hAnsi="Fb Fontext"/>
          <w:sz w:val="32"/>
          <w:rtl/>
        </w:rPr>
        <w:t>צריכה גט - שמא נתרצה האב בקידושי שני,</w:t>
      </w:r>
    </w:p>
    <w:p w14:paraId="774E8621" w14:textId="77777777" w:rsidR="006E0774" w:rsidRPr="00131640" w:rsidRDefault="006E0774" w:rsidP="00A07F82">
      <w:pPr>
        <w:rPr>
          <w:rtl/>
        </w:rPr>
      </w:pPr>
      <w:r w:rsidRPr="00224C4C">
        <w:rPr>
          <w:rFonts w:ascii="Fb Fontext" w:hAnsi="Fb Fontext"/>
          <w:sz w:val="32"/>
          <w:rtl/>
        </w:rPr>
        <w:t>צריכה חליצה - שמא נתרצה האב בקידושי ראשון,</w:t>
      </w:r>
    </w:p>
    <w:p w14:paraId="382EBF97" w14:textId="4C8A01DC" w:rsidR="006E0774" w:rsidRPr="00131640" w:rsidRDefault="006E0774" w:rsidP="00A07F82">
      <w:pPr>
        <w:rPr>
          <w:rtl/>
        </w:rPr>
      </w:pPr>
      <w:r w:rsidRPr="00224C4C">
        <w:rPr>
          <w:rFonts w:ascii="Fb Fontext" w:hAnsi="Fb Fontext"/>
          <w:sz w:val="32"/>
          <w:rtl/>
        </w:rPr>
        <w:t>צריכה מיאון - שמא לא נתרצה האב לא בקידושי ראשון ולא בקידושי שני,</w:t>
      </w:r>
      <w:r w:rsidR="00A07F82">
        <w:rPr>
          <w:rFonts w:ascii="Fb Fontext" w:hAnsi="Fb Fontext" w:hint="cs"/>
          <w:sz w:val="32"/>
          <w:rtl/>
        </w:rPr>
        <w:t xml:space="preserve"> </w:t>
      </w:r>
      <w:r w:rsidRPr="00224C4C">
        <w:rPr>
          <w:rFonts w:ascii="Fb Fontext" w:hAnsi="Fb Fontext"/>
          <w:rtl/>
        </w:rPr>
        <w:t>ויאמרו: אין קידושין תופסין באחותה.</w:t>
      </w:r>
    </w:p>
    <w:p w14:paraId="60DF520A" w14:textId="77777777" w:rsidR="009469D7" w:rsidRDefault="006E0774" w:rsidP="004D6140">
      <w:pPr>
        <w:rPr>
          <w:rFonts w:ascii="Fb Fontext" w:hAnsi="Fb Fontext"/>
          <w:spacing w:val="-2"/>
          <w:rtl/>
        </w:rPr>
      </w:pPr>
      <w:r w:rsidRPr="004D6140">
        <w:rPr>
          <w:rFonts w:ascii="Fb Fontext" w:hAnsi="Fb Fontext"/>
          <w:spacing w:val="-2"/>
          <w:sz w:val="32"/>
          <w:rtl/>
        </w:rPr>
        <w:t>לא עשה בה מאמר</w:t>
      </w:r>
      <w:r w:rsidR="004D6140">
        <w:rPr>
          <w:rFonts w:ascii="Fb Fontext" w:hAnsi="Fb Fontext" w:hint="cs"/>
          <w:spacing w:val="-2"/>
          <w:sz w:val="32"/>
          <w:rtl/>
        </w:rPr>
        <w:t>-</w:t>
      </w:r>
      <w:r w:rsidRPr="004D6140">
        <w:rPr>
          <w:rFonts w:ascii="Fb Fontext" w:hAnsi="Fb Fontext"/>
          <w:spacing w:val="-2"/>
          <w:sz w:val="32"/>
          <w:rtl/>
        </w:rPr>
        <w:t xml:space="preserve"> צריכה </w:t>
      </w:r>
      <w:r w:rsidR="00A07F82" w:rsidRPr="004D6140">
        <w:rPr>
          <w:rFonts w:ascii="Fb Fontext" w:hAnsi="Fb Fontext" w:hint="cs"/>
          <w:spacing w:val="-2"/>
          <w:sz w:val="32"/>
          <w:rtl/>
        </w:rPr>
        <w:t>רק</w:t>
      </w:r>
      <w:r w:rsidRPr="004D6140">
        <w:rPr>
          <w:rFonts w:ascii="Fb Fontext" w:hAnsi="Fb Fontext"/>
          <w:spacing w:val="-2"/>
          <w:sz w:val="32"/>
          <w:rtl/>
        </w:rPr>
        <w:t xml:space="preserve"> חליצה,</w:t>
      </w:r>
      <w:r w:rsidR="004D6140" w:rsidRPr="004D6140">
        <w:rPr>
          <w:rFonts w:ascii="Fb Fontext" w:hAnsi="Fb Fontext" w:hint="cs"/>
          <w:spacing w:val="-2"/>
          <w:sz w:val="32"/>
          <w:rtl/>
        </w:rPr>
        <w:t xml:space="preserve"> </w:t>
      </w:r>
      <w:r w:rsidRPr="004D6140">
        <w:rPr>
          <w:rFonts w:ascii="Fb Fontext" w:hAnsi="Fb Fontext" w:hint="cs"/>
          <w:spacing w:val="-2"/>
          <w:rtl/>
        </w:rPr>
        <w:t>ולא מיאון דאין חשש שיאמרו</w:t>
      </w:r>
    </w:p>
    <w:p w14:paraId="582C11E2" w14:textId="6F63C090" w:rsidR="006E0774" w:rsidRPr="00AE03F2" w:rsidRDefault="006E0774" w:rsidP="004D6140">
      <w:pPr>
        <w:rPr>
          <w:spacing w:val="2"/>
          <w:rtl/>
        </w:rPr>
      </w:pPr>
      <w:r w:rsidRPr="00AE03F2">
        <w:rPr>
          <w:rStyle w:val="afffff3"/>
          <w:rFonts w:hint="cs"/>
          <w:spacing w:val="2"/>
          <w:rtl/>
        </w:rPr>
        <w:t>דהכל יודעים  הך דר</w:t>
      </w:r>
      <w:r w:rsidRPr="00AE03F2">
        <w:rPr>
          <w:rStyle w:val="afffff3"/>
          <w:spacing w:val="2"/>
          <w:rtl/>
        </w:rPr>
        <w:t>"</w:t>
      </w:r>
      <w:r w:rsidRPr="00AE03F2">
        <w:rPr>
          <w:rStyle w:val="afffff3"/>
          <w:rFonts w:hint="cs"/>
          <w:spacing w:val="2"/>
          <w:rtl/>
        </w:rPr>
        <w:t xml:space="preserve">ל </w:t>
      </w:r>
      <w:r w:rsidRPr="00AE03F2">
        <w:rPr>
          <w:rFonts w:ascii="Fb Fontext" w:hAnsi="Fb Fontext" w:hint="cs"/>
          <w:spacing w:val="2"/>
          <w:rtl/>
        </w:rPr>
        <w:t>-</w:t>
      </w:r>
      <w:r w:rsidRPr="00AE03F2">
        <w:rPr>
          <w:rFonts w:ascii="Fb Fontext" w:hAnsi="Fb Fontext"/>
          <w:spacing w:val="2"/>
          <w:rtl/>
        </w:rPr>
        <w:t>אחות גרושה מדאורייתא, אחות חלוצה</w:t>
      </w:r>
      <w:r w:rsidRPr="00AE03F2">
        <w:rPr>
          <w:rFonts w:ascii="Fb Fontext" w:hAnsi="Fb Fontext" w:hint="cs"/>
          <w:spacing w:val="2"/>
          <w:rtl/>
        </w:rPr>
        <w:t xml:space="preserve"> </w:t>
      </w:r>
      <w:r w:rsidRPr="00AE03F2">
        <w:rPr>
          <w:rFonts w:ascii="Fb Fontext" w:hAnsi="Fb Fontext"/>
          <w:spacing w:val="2"/>
          <w:rtl/>
        </w:rPr>
        <w:t xml:space="preserve"> מד"</w:t>
      </w:r>
      <w:r w:rsidRPr="00AE03F2">
        <w:rPr>
          <w:rFonts w:ascii="Fb Fontext" w:hAnsi="Fb Fontext" w:hint="cs"/>
          <w:spacing w:val="2"/>
          <w:rtl/>
        </w:rPr>
        <w:t>ס.</w:t>
      </w:r>
    </w:p>
    <w:p w14:paraId="2DB6F1AE" w14:textId="77777777" w:rsidR="006E0774" w:rsidRPr="00131640" w:rsidRDefault="006E0774" w:rsidP="0010529F">
      <w:pPr>
        <w:pStyle w:val="afff0"/>
        <w:framePr w:wrap="around"/>
        <w:rPr>
          <w:rtl/>
        </w:rPr>
      </w:pPr>
      <w:r w:rsidRPr="00224C4C">
        <w:rPr>
          <w:rFonts w:hint="cs"/>
          <w:rtl/>
        </w:rPr>
        <w:t>מה:</w:t>
      </w:r>
    </w:p>
    <w:p w14:paraId="551059E4" w14:textId="5BD3AF38" w:rsidR="007309FA" w:rsidRPr="00131640" w:rsidRDefault="007309FA" w:rsidP="007309FA">
      <w:pPr>
        <w:pStyle w:val="affffb"/>
        <w:rPr>
          <w:rtl/>
        </w:rPr>
      </w:pPr>
      <w:r w:rsidRPr="007309FA">
        <w:rPr>
          <w:rtl/>
        </w:rPr>
        <w:t>***</w:t>
      </w:r>
    </w:p>
    <w:p w14:paraId="01058C83" w14:textId="3340F535" w:rsidR="006E0774" w:rsidRPr="00131640" w:rsidRDefault="006E0774" w:rsidP="00F65F8B">
      <w:pPr>
        <w:pStyle w:val="affffb"/>
        <w:rPr>
          <w:rtl/>
        </w:rPr>
      </w:pPr>
      <w:r w:rsidRPr="00224C4C">
        <w:rPr>
          <w:rFonts w:hint="cs"/>
          <w:rtl/>
        </w:rPr>
        <w:t xml:space="preserve">ב' </w:t>
      </w:r>
      <w:r w:rsidR="004D6140">
        <w:rPr>
          <w:rFonts w:hint="cs"/>
          <w:rtl/>
        </w:rPr>
        <w:t>שש</w:t>
      </w:r>
      <w:r w:rsidRPr="00224C4C">
        <w:rPr>
          <w:rFonts w:hint="cs"/>
          <w:rtl/>
        </w:rPr>
        <w:t>שתו יין תחת העץ בבל ולקח אחד כוס יין והביא לחברו וא</w:t>
      </w:r>
      <w:r w:rsidRPr="00224C4C">
        <w:rPr>
          <w:rtl/>
        </w:rPr>
        <w:t>"</w:t>
      </w:r>
      <w:r w:rsidRPr="00224C4C">
        <w:rPr>
          <w:rFonts w:hint="cs"/>
          <w:rtl/>
        </w:rPr>
        <w:t>ל מקודשת בתך לבני</w:t>
      </w:r>
    </w:p>
    <w:p w14:paraId="76DA54E4" w14:textId="03955410" w:rsidR="00A85AC8" w:rsidRPr="00E600D8" w:rsidRDefault="006E0774" w:rsidP="004D6140">
      <w:pPr>
        <w:pStyle w:val="38"/>
        <w:framePr w:wrap="notBeside"/>
        <w:rPr>
          <w:rtl/>
        </w:rPr>
      </w:pPr>
      <w:r w:rsidRPr="00E600D8">
        <w:rPr>
          <w:rtl/>
        </w:rPr>
        <w:t>רבינא</w:t>
      </w:r>
      <w:r w:rsidR="00A85AC8" w:rsidRPr="00E600D8">
        <w:rPr>
          <w:rtl/>
        </w:rPr>
        <w:t>:</w:t>
      </w:r>
    </w:p>
    <w:p w14:paraId="4CEC3EC7" w14:textId="3BEFBAB4" w:rsidR="006E0774" w:rsidRPr="00131640" w:rsidRDefault="006E0774" w:rsidP="006E0774">
      <w:pPr>
        <w:rPr>
          <w:rtl/>
        </w:rPr>
      </w:pPr>
      <w:r w:rsidRPr="00224C4C">
        <w:rPr>
          <w:rFonts w:ascii="Fb Fontext" w:hAnsi="Fb Fontext"/>
          <w:rtl/>
        </w:rPr>
        <w:t>א</w:t>
      </w:r>
      <w:r w:rsidR="004D6140">
        <w:rPr>
          <w:rFonts w:ascii="Fb Fontext" w:hAnsi="Fb Fontext" w:hint="cs"/>
          <w:rtl/>
        </w:rPr>
        <w:t xml:space="preserve">ף </w:t>
      </w:r>
      <w:r w:rsidRPr="00224C4C">
        <w:rPr>
          <w:rFonts w:ascii="Fb Fontext" w:hAnsi="Fb Fontext"/>
          <w:rtl/>
        </w:rPr>
        <w:t>למ"ד חיישי</w:t>
      </w:r>
      <w:r w:rsidR="004D6140">
        <w:rPr>
          <w:rFonts w:ascii="Fb Fontext" w:hAnsi="Fb Fontext" w:hint="cs"/>
          <w:rtl/>
        </w:rPr>
        <w:t>'</w:t>
      </w:r>
      <w:r w:rsidRPr="00224C4C">
        <w:rPr>
          <w:rFonts w:ascii="Fb Fontext" w:hAnsi="Fb Fontext"/>
          <w:rtl/>
        </w:rPr>
        <w:t xml:space="preserve"> שנתרצה האב, שמא נתרצה הבן לא אמרינן.</w:t>
      </w:r>
    </w:p>
    <w:p w14:paraId="1E31332F" w14:textId="0AB9E7FC" w:rsidR="006E0774" w:rsidRPr="00131640" w:rsidRDefault="006E0774" w:rsidP="006E0774">
      <w:pPr>
        <w:rPr>
          <w:rtl/>
        </w:rPr>
      </w:pPr>
      <w:r w:rsidRPr="00224C4C">
        <w:rPr>
          <w:rFonts w:ascii="Fb Fontext" w:hAnsi="Fb Fontext" w:hint="cs"/>
          <w:rtl/>
        </w:rPr>
        <w:t xml:space="preserve">ולא אמרי </w:t>
      </w:r>
      <w:r w:rsidR="004D6140">
        <w:rPr>
          <w:rFonts w:ascii="Fb Fontext" w:hAnsi="Fb Fontext" w:hint="cs"/>
          <w:rtl/>
        </w:rPr>
        <w:t>שעשאו שליח</w:t>
      </w:r>
      <w:r w:rsidRPr="00224C4C">
        <w:rPr>
          <w:rFonts w:ascii="Fb Fontext" w:hAnsi="Fb Fontext" w:hint="cs"/>
          <w:rtl/>
        </w:rPr>
        <w:t>-</w:t>
      </w:r>
      <w:r w:rsidRPr="00224C4C">
        <w:rPr>
          <w:rFonts w:ascii="Fb Fontext" w:hAnsi="Fb Fontext"/>
          <w:rtl/>
        </w:rPr>
        <w:t xml:space="preserve"> לא חציף איניש לשויי לאבוה שליח.</w:t>
      </w:r>
    </w:p>
    <w:p w14:paraId="60855DAD" w14:textId="77777777" w:rsidR="006E0774" w:rsidRPr="00131640" w:rsidRDefault="006E0774" w:rsidP="006E0774">
      <w:pPr>
        <w:rPr>
          <w:rtl/>
        </w:rPr>
      </w:pPr>
      <w:r w:rsidRPr="00224C4C">
        <w:rPr>
          <w:rFonts w:ascii="Fb Fontext" w:hAnsi="Fb Fontext" w:hint="cs"/>
          <w:rtl/>
        </w:rPr>
        <w:t xml:space="preserve">ולא אמרי' דשמא נתרצה - </w:t>
      </w:r>
      <w:r w:rsidRPr="004D6140">
        <w:rPr>
          <w:rStyle w:val="afffff3"/>
          <w:rFonts w:hint="cs"/>
          <w:rtl/>
        </w:rPr>
        <w:t>כדא</w:t>
      </w:r>
      <w:r w:rsidRPr="004D6140">
        <w:rPr>
          <w:rStyle w:val="afffff3"/>
          <w:rtl/>
        </w:rPr>
        <w:t>"</w:t>
      </w:r>
      <w:r w:rsidRPr="004D6140">
        <w:rPr>
          <w:rStyle w:val="afffff3"/>
          <w:rFonts w:hint="cs"/>
          <w:rtl/>
        </w:rPr>
        <w:t>ל רב</w:t>
      </w:r>
      <w:r w:rsidRPr="004D6140">
        <w:rPr>
          <w:rStyle w:val="afffff3"/>
          <w:rtl/>
        </w:rPr>
        <w:t>"</w:t>
      </w:r>
      <w:r w:rsidRPr="004D6140">
        <w:rPr>
          <w:rStyle w:val="afffff3"/>
          <w:rFonts w:hint="cs"/>
          <w:rtl/>
        </w:rPr>
        <w:t>ש</w:t>
      </w:r>
      <w:r w:rsidRPr="00224C4C">
        <w:rPr>
          <w:rFonts w:ascii="Fb Fontext" w:hAnsi="Fb Fontext" w:hint="cs"/>
          <w:rtl/>
        </w:rPr>
        <w:t xml:space="preserve"> ד</w:t>
      </w:r>
      <w:r w:rsidRPr="00224C4C">
        <w:rPr>
          <w:rFonts w:ascii="Fb Fontext" w:hAnsi="Fb Fontext"/>
          <w:rtl/>
        </w:rPr>
        <w:t>בפירוש אמר מר, דלא סבר להא דרב ושמואל.</w:t>
      </w:r>
    </w:p>
    <w:p w14:paraId="4DD184A5" w14:textId="2867A735" w:rsidR="007309FA" w:rsidRPr="00131640" w:rsidRDefault="007309FA" w:rsidP="007309FA">
      <w:pPr>
        <w:pStyle w:val="affffb"/>
        <w:rPr>
          <w:rtl/>
        </w:rPr>
      </w:pPr>
      <w:r w:rsidRPr="007309FA">
        <w:rPr>
          <w:rtl/>
        </w:rPr>
        <w:t>***</w:t>
      </w:r>
    </w:p>
    <w:p w14:paraId="5C95725F" w14:textId="1162090E" w:rsidR="006E0774" w:rsidRPr="00131640" w:rsidRDefault="004D6140" w:rsidP="00F65F8B">
      <w:pPr>
        <w:pStyle w:val="affffb"/>
        <w:rPr>
          <w:rtl/>
        </w:rPr>
      </w:pPr>
      <w:r>
        <w:rPr>
          <w:rFonts w:hint="cs"/>
          <w:rtl/>
        </w:rPr>
        <w:t xml:space="preserve">אותו שקידש </w:t>
      </w:r>
      <w:r w:rsidR="006E0774" w:rsidRPr="00224C4C">
        <w:rPr>
          <w:rtl/>
        </w:rPr>
        <w:t>בכישא דירקא בשוק,</w:t>
      </w:r>
    </w:p>
    <w:p w14:paraId="2F444A6D" w14:textId="68E32DAC" w:rsidR="00A85AC8" w:rsidRPr="00E600D8" w:rsidRDefault="006E0774" w:rsidP="004D6140">
      <w:pPr>
        <w:pStyle w:val="38"/>
        <w:framePr w:wrap="notBeside"/>
        <w:rPr>
          <w:rtl/>
        </w:rPr>
      </w:pPr>
      <w:r w:rsidRPr="00E600D8">
        <w:rPr>
          <w:rtl/>
        </w:rPr>
        <w:t>רבינא</w:t>
      </w:r>
      <w:r w:rsidR="00A85AC8" w:rsidRPr="00E600D8">
        <w:rPr>
          <w:rtl/>
        </w:rPr>
        <w:t>:</w:t>
      </w:r>
    </w:p>
    <w:p w14:paraId="6C51A0B8" w14:textId="2C2C018D" w:rsidR="006E0774" w:rsidRPr="00AE03F2" w:rsidRDefault="006E0774" w:rsidP="006E0774">
      <w:pPr>
        <w:rPr>
          <w:spacing w:val="0"/>
          <w:rtl/>
        </w:rPr>
      </w:pPr>
      <w:r w:rsidRPr="00AE03F2">
        <w:rPr>
          <w:rFonts w:ascii="Fb Fontext" w:hAnsi="Fb Fontext"/>
          <w:spacing w:val="0"/>
          <w:rtl/>
        </w:rPr>
        <w:t>א</w:t>
      </w:r>
      <w:r w:rsidR="004D6140" w:rsidRPr="00AE03F2">
        <w:rPr>
          <w:rFonts w:ascii="Fb Fontext" w:hAnsi="Fb Fontext" w:hint="cs"/>
          <w:spacing w:val="0"/>
          <w:rtl/>
        </w:rPr>
        <w:t>ף</w:t>
      </w:r>
      <w:r w:rsidRPr="00AE03F2">
        <w:rPr>
          <w:rFonts w:ascii="Fb Fontext" w:hAnsi="Fb Fontext"/>
          <w:spacing w:val="0"/>
          <w:rtl/>
        </w:rPr>
        <w:t xml:space="preserve"> למ"</w:t>
      </w:r>
      <w:r w:rsidRPr="00AE03F2">
        <w:rPr>
          <w:rFonts w:ascii="Fb Fontext" w:hAnsi="Fb Fontext" w:hint="cs"/>
          <w:spacing w:val="0"/>
          <w:rtl/>
        </w:rPr>
        <w:t>ד</w:t>
      </w:r>
      <w:r w:rsidRPr="00AE03F2">
        <w:rPr>
          <w:rFonts w:ascii="Fb Fontext" w:hAnsi="Fb Fontext"/>
          <w:spacing w:val="0"/>
          <w:rtl/>
        </w:rPr>
        <w:t xml:space="preserve"> חוששין ש</w:t>
      </w:r>
      <w:r w:rsidR="004D6140" w:rsidRPr="00AE03F2">
        <w:rPr>
          <w:rFonts w:ascii="Fb Fontext" w:hAnsi="Fb Fontext" w:hint="cs"/>
          <w:spacing w:val="0"/>
          <w:rtl/>
        </w:rPr>
        <w:t>נ</w:t>
      </w:r>
      <w:r w:rsidRPr="00AE03F2">
        <w:rPr>
          <w:rFonts w:ascii="Fb Fontext" w:hAnsi="Fb Fontext"/>
          <w:spacing w:val="0"/>
          <w:rtl/>
        </w:rPr>
        <w:t xml:space="preserve">תרצה האב, </w:t>
      </w:r>
      <w:r w:rsidR="004D6140" w:rsidRPr="00AE03F2">
        <w:rPr>
          <w:rFonts w:ascii="Fb Fontext" w:hAnsi="Fb Fontext" w:hint="cs"/>
          <w:spacing w:val="0"/>
          <w:rtl/>
        </w:rPr>
        <w:t>ה''מ</w:t>
      </w:r>
      <w:r w:rsidRPr="00AE03F2">
        <w:rPr>
          <w:rFonts w:ascii="Fb Fontext" w:hAnsi="Fb Fontext"/>
          <w:spacing w:val="0"/>
          <w:rtl/>
        </w:rPr>
        <w:t xml:space="preserve"> דרך כבוד, אבל דרך בזיון לא.</w:t>
      </w:r>
    </w:p>
    <w:p w14:paraId="128F9680" w14:textId="00028495" w:rsidR="006E0774" w:rsidRPr="00131640" w:rsidRDefault="006E0774" w:rsidP="006E0774">
      <w:pPr>
        <w:rPr>
          <w:rtl/>
        </w:rPr>
      </w:pPr>
      <w:r w:rsidRPr="00224C4C">
        <w:rPr>
          <w:rFonts w:ascii="Fb Fontext" w:hAnsi="Fb Fontext" w:hint="cs"/>
          <w:rtl/>
        </w:rPr>
        <w:t xml:space="preserve">גם בזיון דירק וגם בזיון דשוק </w:t>
      </w:r>
      <w:r w:rsidRPr="004D6140">
        <w:rPr>
          <w:rStyle w:val="afffff5"/>
          <w:rFonts w:hint="cs"/>
          <w:rtl/>
        </w:rPr>
        <w:t>[ונפק</w:t>
      </w:r>
      <w:r w:rsidRPr="004D6140">
        <w:rPr>
          <w:rStyle w:val="afffff5"/>
          <w:rtl/>
        </w:rPr>
        <w:t>"</w:t>
      </w:r>
      <w:r w:rsidRPr="004D6140">
        <w:rPr>
          <w:rStyle w:val="afffff5"/>
          <w:rFonts w:hint="cs"/>
          <w:rtl/>
        </w:rPr>
        <w:t>מ ק</w:t>
      </w:r>
      <w:r w:rsidR="004D6140">
        <w:rPr>
          <w:rStyle w:val="afffff5"/>
          <w:rFonts w:hint="cs"/>
          <w:rtl/>
        </w:rPr>
        <w:t>י</w:t>
      </w:r>
      <w:r w:rsidRPr="004D6140">
        <w:rPr>
          <w:rStyle w:val="afffff5"/>
          <w:rFonts w:hint="cs"/>
          <w:rtl/>
        </w:rPr>
        <w:t>דש בכס</w:t>
      </w:r>
      <w:r w:rsidR="004D6140">
        <w:rPr>
          <w:rStyle w:val="afffff5"/>
          <w:rFonts w:hint="cs"/>
          <w:rtl/>
        </w:rPr>
        <w:t>ף</w:t>
      </w:r>
      <w:r w:rsidRPr="004D6140">
        <w:rPr>
          <w:rStyle w:val="afffff5"/>
          <w:rFonts w:hint="cs"/>
          <w:rtl/>
        </w:rPr>
        <w:t xml:space="preserve"> בשוק או ב</w:t>
      </w:r>
      <w:r w:rsidR="004D6140">
        <w:rPr>
          <w:rStyle w:val="afffff5"/>
          <w:rFonts w:hint="cs"/>
          <w:rtl/>
        </w:rPr>
        <w:t>ירק בבית</w:t>
      </w:r>
      <w:r w:rsidRPr="004D6140">
        <w:rPr>
          <w:rStyle w:val="afffff5"/>
          <w:rFonts w:hint="cs"/>
          <w:rtl/>
        </w:rPr>
        <w:t>]</w:t>
      </w:r>
    </w:p>
    <w:p w14:paraId="68D8E8CD" w14:textId="1632A91C" w:rsidR="007309FA" w:rsidRDefault="007309FA" w:rsidP="007309FA">
      <w:pPr>
        <w:pStyle w:val="affffb"/>
        <w:rPr>
          <w:rtl/>
        </w:rPr>
      </w:pPr>
      <w:r w:rsidRPr="007309FA">
        <w:rPr>
          <w:rtl/>
        </w:rPr>
        <w:t>***</w:t>
      </w:r>
    </w:p>
    <w:p w14:paraId="708F3C4D" w14:textId="77777777" w:rsidR="00105743" w:rsidRDefault="006E0774" w:rsidP="00F65F8B">
      <w:pPr>
        <w:pStyle w:val="affffb"/>
        <w:rPr>
          <w:spacing w:val="-2"/>
          <w:rtl/>
        </w:rPr>
      </w:pPr>
      <w:r w:rsidRPr="00AE03F2">
        <w:rPr>
          <w:spacing w:val="-2"/>
          <w:rtl/>
        </w:rPr>
        <w:t>אמר לקר</w:t>
      </w:r>
      <w:r w:rsidRPr="00AE03F2">
        <w:rPr>
          <w:rFonts w:hint="cs"/>
          <w:spacing w:val="-2"/>
          <w:rtl/>
        </w:rPr>
        <w:t xml:space="preserve">ובי והיא אמרה לקרוביה, </w:t>
      </w:r>
    </w:p>
    <w:p w14:paraId="0DBA915D" w14:textId="063A5C23" w:rsidR="006E0774" w:rsidRPr="00105743" w:rsidRDefault="006E0774" w:rsidP="00105743">
      <w:pPr>
        <w:rPr>
          <w:spacing w:val="0"/>
          <w:rtl/>
        </w:rPr>
      </w:pPr>
      <w:r w:rsidRPr="00105743">
        <w:rPr>
          <w:rFonts w:hint="cs"/>
          <w:spacing w:val="0"/>
          <w:rtl/>
        </w:rPr>
        <w:t>כפתו בדברים עד שאמר לקרוביה</w:t>
      </w:r>
      <w:r w:rsidR="00105743" w:rsidRPr="00105743">
        <w:rPr>
          <w:rFonts w:hint="cs"/>
          <w:spacing w:val="0"/>
          <w:rtl/>
        </w:rPr>
        <w:t xml:space="preserve"> </w:t>
      </w:r>
      <w:r w:rsidRPr="00105743">
        <w:rPr>
          <w:rFonts w:hint="cs"/>
          <w:spacing w:val="0"/>
          <w:rtl/>
        </w:rPr>
        <w:t xml:space="preserve">אכלו ושתו </w:t>
      </w:r>
      <w:r w:rsidR="00105743" w:rsidRPr="00105743">
        <w:rPr>
          <w:rFonts w:hint="cs"/>
          <w:spacing w:val="0"/>
          <w:rtl/>
        </w:rPr>
        <w:t>ו</w:t>
      </w:r>
      <w:r w:rsidRPr="00105743">
        <w:rPr>
          <w:rFonts w:hint="cs"/>
          <w:spacing w:val="0"/>
          <w:rtl/>
        </w:rPr>
        <w:t>הגיע קרובו וקידשה</w:t>
      </w:r>
    </w:p>
    <w:p w14:paraId="0A35869B" w14:textId="72A75345" w:rsidR="00A85AC8" w:rsidRPr="00E600D8" w:rsidRDefault="006E0774" w:rsidP="004D6140">
      <w:pPr>
        <w:pStyle w:val="38"/>
        <w:framePr w:wrap="notBeside"/>
        <w:rPr>
          <w:rtl/>
        </w:rPr>
      </w:pPr>
      <w:r w:rsidRPr="00E600D8">
        <w:rPr>
          <w:rtl/>
        </w:rPr>
        <w:t>אביי</w:t>
      </w:r>
      <w:r w:rsidR="00A85AC8" w:rsidRPr="00E600D8">
        <w:rPr>
          <w:rtl/>
        </w:rPr>
        <w:t>:</w:t>
      </w:r>
    </w:p>
    <w:p w14:paraId="49676850" w14:textId="243E6F03" w:rsidR="006E0774" w:rsidRPr="00131640" w:rsidRDefault="006E0774" w:rsidP="004D6140">
      <w:pPr>
        <w:rPr>
          <w:rtl/>
        </w:rPr>
      </w:pPr>
      <w:r w:rsidRPr="00224C4C">
        <w:rPr>
          <w:rStyle w:val="affffa"/>
          <w:rFonts w:hint="cs"/>
          <w:rtl/>
        </w:rPr>
        <w:t>'</w:t>
      </w:r>
      <w:r w:rsidRPr="00224C4C">
        <w:rPr>
          <w:rStyle w:val="affffa"/>
          <w:rtl/>
        </w:rPr>
        <w:t>שארית ישראל לא יעשו עולה ולא ידברו כזב</w:t>
      </w:r>
      <w:r w:rsidRPr="00224C4C">
        <w:rPr>
          <w:rStyle w:val="affffa"/>
          <w:rFonts w:hint="cs"/>
          <w:rtl/>
        </w:rPr>
        <w:t>'</w:t>
      </w:r>
      <w:r w:rsidRPr="00224C4C">
        <w:rPr>
          <w:rStyle w:val="affffa"/>
          <w:rtl/>
        </w:rPr>
        <w:t>.</w:t>
      </w:r>
    </w:p>
    <w:p w14:paraId="0DD84749" w14:textId="5DDF8421" w:rsidR="00A85AC8" w:rsidRPr="00E600D8" w:rsidRDefault="006E0774" w:rsidP="004D6140">
      <w:pPr>
        <w:pStyle w:val="38"/>
        <w:framePr w:wrap="notBeside"/>
        <w:rPr>
          <w:rtl/>
        </w:rPr>
      </w:pPr>
      <w:r w:rsidRPr="00E600D8">
        <w:rPr>
          <w:rtl/>
        </w:rPr>
        <w:t>רבא</w:t>
      </w:r>
      <w:r w:rsidR="00A85AC8" w:rsidRPr="00E600D8">
        <w:rPr>
          <w:rtl/>
        </w:rPr>
        <w:t>:</w:t>
      </w:r>
    </w:p>
    <w:p w14:paraId="1F19A280" w14:textId="0C9366B8" w:rsidR="006E0774" w:rsidRPr="00131640" w:rsidRDefault="006E0774" w:rsidP="004D6140">
      <w:pPr>
        <w:rPr>
          <w:rtl/>
        </w:rPr>
      </w:pPr>
      <w:r w:rsidRPr="00224C4C">
        <w:rPr>
          <w:rFonts w:ascii="Fb Fontext" w:hAnsi="Fb Fontext"/>
          <w:sz w:val="32"/>
          <w:rtl/>
        </w:rPr>
        <w:t>חזקה אין אדם טורח בסעודה ומפסידה.</w:t>
      </w:r>
      <w:r w:rsidRPr="00224C4C">
        <w:rPr>
          <w:rFonts w:ascii="Fb Fontext" w:hAnsi="Fb Fontext" w:hint="cs"/>
          <w:sz w:val="32"/>
          <w:rtl/>
        </w:rPr>
        <w:t xml:space="preserve"> - </w:t>
      </w:r>
      <w:r w:rsidRPr="00224C4C">
        <w:rPr>
          <w:rFonts w:ascii="Fb Fontext" w:hAnsi="Fb Fontext"/>
          <w:sz w:val="32"/>
          <w:rtl/>
        </w:rPr>
        <w:t xml:space="preserve"> </w:t>
      </w:r>
      <w:r w:rsidR="00B35B36" w:rsidRPr="00210DF6">
        <w:rPr>
          <w:rFonts w:ascii="Fb Fontext" w:hAnsi="Fb Fontext" w:cs="BA TM • Vilna Extra-Bold"/>
          <w:sz w:val="32"/>
          <w:rtl/>
        </w:rPr>
        <w:t>נפק''מ</w:t>
      </w:r>
      <w:r w:rsidRPr="00210DF6">
        <w:rPr>
          <w:rFonts w:ascii="Fb Fontext" w:hAnsi="Fb Fontext" w:cs="BA TM • Vilna Extra-Bold"/>
          <w:sz w:val="32"/>
          <w:rtl/>
        </w:rPr>
        <w:t>,</w:t>
      </w:r>
      <w:r w:rsidRPr="00224C4C">
        <w:rPr>
          <w:rFonts w:ascii="Fb Fontext" w:hAnsi="Fb Fontext"/>
          <w:sz w:val="32"/>
          <w:rtl/>
        </w:rPr>
        <w:t xml:space="preserve"> דלא טרח.</w:t>
      </w:r>
    </w:p>
    <w:p w14:paraId="2211C07E" w14:textId="4897E642" w:rsidR="007309FA" w:rsidRPr="00131640" w:rsidRDefault="007309FA" w:rsidP="007309FA">
      <w:pPr>
        <w:pStyle w:val="affffb"/>
        <w:rPr>
          <w:rtl/>
        </w:rPr>
      </w:pPr>
      <w:r w:rsidRPr="007309FA">
        <w:rPr>
          <w:rFonts w:hint="cs"/>
          <w:rtl/>
        </w:rPr>
        <w:t>***</w:t>
      </w:r>
    </w:p>
    <w:p w14:paraId="69CFB5FF" w14:textId="77777777" w:rsidR="006E0774" w:rsidRPr="001947A4" w:rsidRDefault="006E0774" w:rsidP="00F65F8B">
      <w:pPr>
        <w:pStyle w:val="affffb"/>
        <w:rPr>
          <w:spacing w:val="0"/>
          <w:rtl/>
        </w:rPr>
      </w:pPr>
      <w:r w:rsidRPr="001947A4">
        <w:rPr>
          <w:spacing w:val="0"/>
          <w:rtl/>
        </w:rPr>
        <w:t>נתקדשה לדעת אביה, והלך אביה למדינת הים ועמדה ונישאת,</w:t>
      </w:r>
    </w:p>
    <w:p w14:paraId="59CBC196" w14:textId="490B8172" w:rsidR="00A85AC8" w:rsidRPr="00E600D8" w:rsidRDefault="006E0774" w:rsidP="004D6140">
      <w:pPr>
        <w:pStyle w:val="38"/>
        <w:framePr w:wrap="notBeside"/>
        <w:rPr>
          <w:rtl/>
        </w:rPr>
      </w:pPr>
      <w:r w:rsidRPr="00E600D8">
        <w:rPr>
          <w:rtl/>
        </w:rPr>
        <w:t>רב</w:t>
      </w:r>
      <w:r w:rsidR="00A85AC8" w:rsidRPr="00E600D8">
        <w:rPr>
          <w:rtl/>
        </w:rPr>
        <w:t>:</w:t>
      </w:r>
    </w:p>
    <w:p w14:paraId="6085D7D8" w14:textId="36FE6DEC" w:rsidR="006E0774" w:rsidRPr="00131640" w:rsidRDefault="006E0774" w:rsidP="004D6140">
      <w:pPr>
        <w:rPr>
          <w:rtl/>
        </w:rPr>
      </w:pPr>
      <w:r w:rsidRPr="00224C4C">
        <w:rPr>
          <w:rFonts w:ascii="Fb Fontext" w:hAnsi="Fb Fontext"/>
          <w:sz w:val="32"/>
          <w:rtl/>
        </w:rPr>
        <w:t>אוכלת בתרומה עד שיבא אביה וימחה.</w:t>
      </w:r>
    </w:p>
    <w:p w14:paraId="66DF59C7" w14:textId="0033CE94" w:rsidR="00A85AC8" w:rsidRPr="00E600D8" w:rsidRDefault="006E0774" w:rsidP="004D6140">
      <w:pPr>
        <w:pStyle w:val="38"/>
        <w:framePr w:wrap="notBeside"/>
        <w:rPr>
          <w:rtl/>
        </w:rPr>
      </w:pPr>
      <w:r w:rsidRPr="00E600D8">
        <w:rPr>
          <w:rtl/>
        </w:rPr>
        <w:t>רב אסי</w:t>
      </w:r>
      <w:r w:rsidR="00A85AC8" w:rsidRPr="00E600D8">
        <w:rPr>
          <w:rtl/>
        </w:rPr>
        <w:t>:</w:t>
      </w:r>
    </w:p>
    <w:p w14:paraId="09B65C01" w14:textId="0BA57DFF" w:rsidR="006E0774" w:rsidRPr="00131640" w:rsidRDefault="006E0774" w:rsidP="004D6140">
      <w:pPr>
        <w:rPr>
          <w:rtl/>
        </w:rPr>
      </w:pPr>
      <w:r w:rsidRPr="00224C4C">
        <w:rPr>
          <w:rFonts w:ascii="Fb Fontext" w:hAnsi="Fb Fontext"/>
          <w:sz w:val="32"/>
          <w:rtl/>
        </w:rPr>
        <w:t>אינה אוכלת, שמא יבוא אביה וימחה, ונמצאת זרה אוכלת בתרומה למפרע.</w:t>
      </w:r>
    </w:p>
    <w:p w14:paraId="6F22B436" w14:textId="77777777" w:rsidR="00A85AC8" w:rsidRPr="00E600D8" w:rsidRDefault="004D6140" w:rsidP="004D6140">
      <w:pPr>
        <w:pStyle w:val="38"/>
        <w:framePr w:wrap="notBeside"/>
        <w:rPr>
          <w:rtl/>
        </w:rPr>
      </w:pPr>
      <w:r w:rsidRPr="00E600D8">
        <w:rPr>
          <w:rFonts w:hint="cs"/>
          <w:rtl/>
        </w:rPr>
        <w:t>מעשה</w:t>
      </w:r>
      <w:r w:rsidR="00A85AC8" w:rsidRPr="00E600D8">
        <w:rPr>
          <w:rtl/>
        </w:rPr>
        <w:t>:</w:t>
      </w:r>
    </w:p>
    <w:p w14:paraId="33F4405F" w14:textId="53E76536" w:rsidR="006E0774" w:rsidRPr="00131640" w:rsidRDefault="004D6140" w:rsidP="006E0774">
      <w:pPr>
        <w:rPr>
          <w:rtl/>
        </w:rPr>
      </w:pPr>
      <w:r>
        <w:rPr>
          <w:rFonts w:ascii="Fb Fontext" w:hAnsi="Fb Fontext" w:hint="cs"/>
          <w:sz w:val="32"/>
          <w:rtl/>
        </w:rPr>
        <w:t>היה</w:t>
      </w:r>
      <w:r w:rsidR="006E0774" w:rsidRPr="00224C4C">
        <w:rPr>
          <w:rFonts w:ascii="Fb Fontext" w:hAnsi="Fb Fontext"/>
          <w:sz w:val="32"/>
          <w:rtl/>
        </w:rPr>
        <w:t xml:space="preserve"> וחש רב להא דרב אסי.</w:t>
      </w:r>
    </w:p>
    <w:p w14:paraId="5D45CF8F" w14:textId="3EB98DE3" w:rsidR="00A85AC8" w:rsidRPr="00E600D8" w:rsidRDefault="006E0774" w:rsidP="004D6140">
      <w:pPr>
        <w:pStyle w:val="38"/>
        <w:framePr w:wrap="notBeside"/>
        <w:rPr>
          <w:rtl/>
        </w:rPr>
      </w:pPr>
      <w:r w:rsidRPr="00E600D8">
        <w:rPr>
          <w:rFonts w:hint="cs"/>
          <w:rtl/>
        </w:rPr>
        <w:t>רשבר</w:t>
      </w:r>
      <w:r w:rsidRPr="00E600D8">
        <w:rPr>
          <w:rtl/>
        </w:rPr>
        <w:t>"</w:t>
      </w:r>
      <w:r w:rsidRPr="00E600D8">
        <w:rPr>
          <w:rFonts w:hint="cs"/>
          <w:rtl/>
        </w:rPr>
        <w:t>י</w:t>
      </w:r>
      <w:r w:rsidR="00A85AC8" w:rsidRPr="00E600D8">
        <w:rPr>
          <w:rtl/>
        </w:rPr>
        <w:t>:</w:t>
      </w:r>
    </w:p>
    <w:p w14:paraId="3C564438" w14:textId="00DDEFD1" w:rsidR="006E0774" w:rsidRDefault="006E0774" w:rsidP="006E0774">
      <w:pPr>
        <w:rPr>
          <w:rStyle w:val="afffff5"/>
          <w:rtl/>
        </w:rPr>
      </w:pPr>
      <w:r w:rsidRPr="00224C4C">
        <w:rPr>
          <w:rFonts w:ascii="Fb Fontext" w:hAnsi="Fb Fontext"/>
          <w:rtl/>
        </w:rPr>
        <w:t>ומודה רב, שאם מתה אינו יורשה, אוקי ממון בחזקת מריה.</w:t>
      </w:r>
      <w:r w:rsidR="00CA2A13">
        <w:rPr>
          <w:rFonts w:ascii="Fb Fontext" w:hAnsi="Fb Fontext" w:hint="cs"/>
          <w:rtl/>
        </w:rPr>
        <w:t xml:space="preserve"> </w:t>
      </w:r>
      <w:r w:rsidRPr="00CA2A13">
        <w:rPr>
          <w:rStyle w:val="afffff5"/>
          <w:rFonts w:hint="cs"/>
          <w:rtl/>
        </w:rPr>
        <w:t>[משא</w:t>
      </w:r>
      <w:r w:rsidRPr="00CA2A13">
        <w:rPr>
          <w:rStyle w:val="afffff5"/>
          <w:rtl/>
        </w:rPr>
        <w:t>"</w:t>
      </w:r>
      <w:r w:rsidRPr="00CA2A13">
        <w:rPr>
          <w:rStyle w:val="afffff5"/>
          <w:rFonts w:hint="cs"/>
          <w:rtl/>
        </w:rPr>
        <w:t>כ בתרומה דד</w:t>
      </w:r>
      <w:r w:rsidRPr="00CA2A13">
        <w:rPr>
          <w:rStyle w:val="afffff5"/>
          <w:rtl/>
        </w:rPr>
        <w:t>"</w:t>
      </w:r>
      <w:r w:rsidRPr="00CA2A13">
        <w:rPr>
          <w:rStyle w:val="afffff5"/>
          <w:rFonts w:hint="cs"/>
          <w:rtl/>
        </w:rPr>
        <w:t>ת אוכלת]</w:t>
      </w:r>
    </w:p>
    <w:p w14:paraId="3800EFA3" w14:textId="2FE836A5" w:rsidR="007309FA" w:rsidRPr="00131640" w:rsidRDefault="007309FA" w:rsidP="007309FA">
      <w:pPr>
        <w:pStyle w:val="affffb"/>
        <w:rPr>
          <w:rtl/>
        </w:rPr>
      </w:pPr>
      <w:r w:rsidRPr="007309FA">
        <w:rPr>
          <w:rtl/>
        </w:rPr>
        <w:t>***</w:t>
      </w:r>
    </w:p>
    <w:p w14:paraId="5483EBAA" w14:textId="114C235C" w:rsidR="006E0774" w:rsidRPr="00131640" w:rsidRDefault="006E0774" w:rsidP="00F65F8B">
      <w:pPr>
        <w:pStyle w:val="affffb"/>
        <w:rPr>
          <w:rtl/>
        </w:rPr>
      </w:pPr>
      <w:r w:rsidRPr="00224C4C">
        <w:rPr>
          <w:rtl/>
        </w:rPr>
        <w:t>נתקדשה לדעת וניסת שלא לדעת, ואביה כאן,</w:t>
      </w:r>
    </w:p>
    <w:p w14:paraId="22BD6F85" w14:textId="5DB9B594" w:rsidR="00A85AC8" w:rsidRPr="00E600D8" w:rsidRDefault="006E0774" w:rsidP="00CA2A13">
      <w:pPr>
        <w:pStyle w:val="38"/>
        <w:framePr w:wrap="notBeside"/>
        <w:rPr>
          <w:rtl/>
        </w:rPr>
      </w:pPr>
      <w:r w:rsidRPr="00E600D8">
        <w:rPr>
          <w:rFonts w:hint="cs"/>
          <w:rtl/>
        </w:rPr>
        <w:t>ר</w:t>
      </w:r>
      <w:r w:rsidRPr="00E600D8">
        <w:rPr>
          <w:rtl/>
        </w:rPr>
        <w:t>"</w:t>
      </w:r>
      <w:r w:rsidRPr="00E600D8">
        <w:rPr>
          <w:rFonts w:hint="cs"/>
          <w:rtl/>
        </w:rPr>
        <w:t>'ה</w:t>
      </w:r>
      <w:r w:rsidR="00A85AC8" w:rsidRPr="00E600D8">
        <w:rPr>
          <w:rtl/>
        </w:rPr>
        <w:t>:</w:t>
      </w:r>
    </w:p>
    <w:p w14:paraId="63F4B1FF" w14:textId="670AC1E6" w:rsidR="006E0774" w:rsidRPr="00131640" w:rsidRDefault="006E0774" w:rsidP="00CA2A13">
      <w:pPr>
        <w:rPr>
          <w:rtl/>
        </w:rPr>
      </w:pPr>
      <w:r w:rsidRPr="00224C4C">
        <w:rPr>
          <w:rFonts w:ascii="Fb Fontext" w:hAnsi="Fb Fontext"/>
          <w:rtl/>
        </w:rPr>
        <w:t xml:space="preserve">אינה אוכלת, </w:t>
      </w:r>
      <w:r w:rsidRPr="00CA2A13">
        <w:rPr>
          <w:rStyle w:val="afffff3"/>
          <w:rtl/>
        </w:rPr>
        <w:t>וא</w:t>
      </w:r>
      <w:r w:rsidR="00CA2A13" w:rsidRPr="00CA2A13">
        <w:rPr>
          <w:rStyle w:val="afffff3"/>
          <w:rFonts w:hint="cs"/>
          <w:rtl/>
        </w:rPr>
        <w:t>ף</w:t>
      </w:r>
      <w:r w:rsidRPr="00CA2A13">
        <w:rPr>
          <w:rStyle w:val="afffff3"/>
          <w:rtl/>
        </w:rPr>
        <w:t xml:space="preserve"> לרב </w:t>
      </w:r>
      <w:r w:rsidRPr="00224C4C">
        <w:rPr>
          <w:rFonts w:ascii="Fb Fontext" w:hAnsi="Fb Fontext"/>
          <w:rtl/>
        </w:rPr>
        <w:t>דאוכלת</w:t>
      </w:r>
      <w:r w:rsidRPr="00224C4C">
        <w:rPr>
          <w:rFonts w:ascii="Fb Fontext" w:hAnsi="Fb Fontext" w:hint="cs"/>
          <w:rtl/>
        </w:rPr>
        <w:t xml:space="preserve"> דוקא </w:t>
      </w:r>
      <w:r w:rsidR="00CA2A13">
        <w:rPr>
          <w:rFonts w:ascii="Fb Fontext" w:hAnsi="Fb Fontext" w:hint="cs"/>
          <w:rtl/>
        </w:rPr>
        <w:t>כשהאב אינו, אבל כשהוא כאן אף ששתק מירתח,</w:t>
      </w:r>
    </w:p>
    <w:p w14:paraId="0EF2B0B1" w14:textId="68A21999" w:rsidR="00A85AC8" w:rsidRPr="00E600D8" w:rsidRDefault="006E0774" w:rsidP="00CA2A13">
      <w:pPr>
        <w:pStyle w:val="38"/>
        <w:framePr w:wrap="notBeside"/>
        <w:rPr>
          <w:rtl/>
        </w:rPr>
      </w:pPr>
      <w:r w:rsidRPr="00E600D8">
        <w:rPr>
          <w:rFonts w:hint="cs"/>
          <w:rtl/>
        </w:rPr>
        <w:t>ריב</w:t>
      </w:r>
      <w:r w:rsidRPr="00E600D8">
        <w:rPr>
          <w:rtl/>
        </w:rPr>
        <w:t>"</w:t>
      </w:r>
      <w:r w:rsidRPr="00E600D8">
        <w:rPr>
          <w:rFonts w:hint="cs"/>
          <w:rtl/>
        </w:rPr>
        <w:t>א</w:t>
      </w:r>
      <w:r w:rsidR="00A85AC8" w:rsidRPr="00E600D8">
        <w:rPr>
          <w:rFonts w:hint="cs"/>
          <w:rtl/>
        </w:rPr>
        <w:t>:</w:t>
      </w:r>
    </w:p>
    <w:p w14:paraId="3D5D6A4A" w14:textId="6CD6FE9D" w:rsidR="006E0774" w:rsidRDefault="006E0774" w:rsidP="006E0774">
      <w:pPr>
        <w:rPr>
          <w:rtl/>
        </w:rPr>
      </w:pPr>
      <w:r w:rsidRPr="00224C4C">
        <w:rPr>
          <w:rFonts w:ascii="Fb Fontext" w:hAnsi="Fb Fontext"/>
          <w:rtl/>
        </w:rPr>
        <w:t xml:space="preserve">אוכלת, </w:t>
      </w:r>
      <w:r w:rsidRPr="00CA2A13">
        <w:rPr>
          <w:rStyle w:val="afffff3"/>
          <w:rtl/>
        </w:rPr>
        <w:t>ואפי' לר"</w:t>
      </w:r>
      <w:r w:rsidRPr="00CA2A13">
        <w:rPr>
          <w:rStyle w:val="afffff3"/>
          <w:rFonts w:hint="cs"/>
          <w:rtl/>
        </w:rPr>
        <w:t>א</w:t>
      </w:r>
      <w:r w:rsidRPr="00224C4C">
        <w:rPr>
          <w:rFonts w:ascii="Fb Fontext" w:hAnsi="Fb Fontext" w:hint="cs"/>
          <w:rtl/>
        </w:rPr>
        <w:t xml:space="preserve"> ה</w:t>
      </w:r>
      <w:r w:rsidRPr="00224C4C">
        <w:rPr>
          <w:rFonts w:ascii="Fb Fontext" w:hAnsi="Fb Fontext"/>
          <w:rtl/>
        </w:rPr>
        <w:t>"</w:t>
      </w:r>
      <w:r w:rsidRPr="00224C4C">
        <w:rPr>
          <w:rFonts w:ascii="Fb Fontext" w:hAnsi="Fb Fontext" w:hint="cs"/>
          <w:rtl/>
        </w:rPr>
        <w:t>מ דלא שמא יבוא אביה וימחה ו</w:t>
      </w:r>
      <w:r w:rsidR="00B35B36">
        <w:rPr>
          <w:rFonts w:ascii="Fb Fontext" w:hAnsi="Fb Fontext" w:hint="cs"/>
          <w:rtl/>
        </w:rPr>
        <w:t>כאן</w:t>
      </w:r>
      <w:r w:rsidRPr="00224C4C">
        <w:rPr>
          <w:rFonts w:ascii="Fb Fontext" w:hAnsi="Fb Fontext" w:hint="cs"/>
          <w:rtl/>
        </w:rPr>
        <w:t xml:space="preserve"> מדשתיק </w:t>
      </w:r>
      <w:r w:rsidRPr="00210DF6">
        <w:rPr>
          <w:rFonts w:ascii="Fb Fontext" w:hAnsi="Fb Fontext" w:cs="BA TM • Vilna Extra-Bold" w:hint="cs"/>
          <w:rtl/>
        </w:rPr>
        <w:t>ש</w:t>
      </w:r>
      <w:r w:rsidRPr="00210DF6">
        <w:rPr>
          <w:rFonts w:ascii="Fb Fontext" w:hAnsi="Fb Fontext" w:cs="BA TM • Vilna Extra-Bold"/>
          <w:rtl/>
        </w:rPr>
        <w:t>"</w:t>
      </w:r>
      <w:r w:rsidRPr="00210DF6">
        <w:rPr>
          <w:rFonts w:ascii="Fb Fontext" w:hAnsi="Fb Fontext" w:cs="BA TM • Vilna Extra-Bold" w:hint="cs"/>
          <w:rtl/>
        </w:rPr>
        <w:t>מ</w:t>
      </w:r>
      <w:r w:rsidRPr="00224C4C">
        <w:rPr>
          <w:rFonts w:ascii="Fb Fontext" w:hAnsi="Fb Fontext" w:hint="cs"/>
          <w:rtl/>
        </w:rPr>
        <w:t xml:space="preserve"> </w:t>
      </w:r>
      <w:r w:rsidR="00CA2A13">
        <w:rPr>
          <w:rFonts w:ascii="Fb Fontext" w:hAnsi="Fb Fontext" w:hint="cs"/>
          <w:rtl/>
        </w:rPr>
        <w:t>נח</w:t>
      </w:r>
      <w:r w:rsidRPr="00224C4C">
        <w:rPr>
          <w:rFonts w:ascii="Fb Fontext" w:hAnsi="Fb Fontext" w:hint="cs"/>
          <w:rtl/>
        </w:rPr>
        <w:t xml:space="preserve"> לו</w:t>
      </w:r>
    </w:p>
    <w:p w14:paraId="2C9FD1D7" w14:textId="39FCD6F5" w:rsidR="007309FA" w:rsidRPr="00131640" w:rsidRDefault="007309FA" w:rsidP="007309FA">
      <w:pPr>
        <w:pStyle w:val="affffb"/>
        <w:rPr>
          <w:rtl/>
        </w:rPr>
      </w:pPr>
      <w:r w:rsidRPr="007309FA">
        <w:rPr>
          <w:rtl/>
        </w:rPr>
        <w:t>***</w:t>
      </w:r>
    </w:p>
    <w:p w14:paraId="43C36CE1" w14:textId="1D3BBBBA" w:rsidR="006E0774" w:rsidRPr="00131640" w:rsidRDefault="006E0774" w:rsidP="00F65F8B">
      <w:pPr>
        <w:pStyle w:val="affffb"/>
        <w:rPr>
          <w:rtl/>
        </w:rPr>
      </w:pPr>
      <w:r w:rsidRPr="00210DF6">
        <w:rPr>
          <w:rtl/>
        </w:rPr>
        <w:t>נתקדשה שלא לדעת אביה וניסת שלא לדעת, ואביה כאן,</w:t>
      </w:r>
    </w:p>
    <w:p w14:paraId="3B34BEF8" w14:textId="406D39A0" w:rsidR="006E0774" w:rsidRPr="00131640" w:rsidRDefault="006E0774" w:rsidP="00CA2A13">
      <w:pPr>
        <w:jc w:val="center"/>
        <w:rPr>
          <w:rtl/>
        </w:rPr>
      </w:pPr>
      <w:r w:rsidRPr="00CA2A13">
        <w:rPr>
          <w:rStyle w:val="afffff3"/>
          <w:rFonts w:hint="cs"/>
          <w:rtl/>
        </w:rPr>
        <w:t>לר</w:t>
      </w:r>
      <w:r w:rsidRPr="00CA2A13">
        <w:rPr>
          <w:rStyle w:val="afffff3"/>
          <w:rtl/>
        </w:rPr>
        <w:t>"</w:t>
      </w:r>
      <w:r w:rsidRPr="00CA2A13">
        <w:rPr>
          <w:rStyle w:val="afffff3"/>
          <w:rFonts w:hint="cs"/>
          <w:rtl/>
        </w:rPr>
        <w:t>ה</w:t>
      </w:r>
      <w:r w:rsidRPr="00CA2A13">
        <w:rPr>
          <w:rStyle w:val="afffff3"/>
          <w:rtl/>
        </w:rPr>
        <w:t>:</w:t>
      </w:r>
      <w:r w:rsidRPr="00224C4C">
        <w:rPr>
          <w:rFonts w:ascii="Fb Fontext" w:hAnsi="Fb Fontext"/>
          <w:rtl/>
        </w:rPr>
        <w:t xml:space="preserve"> אוכלת, </w:t>
      </w:r>
      <w:r w:rsidR="00CA2A13">
        <w:rPr>
          <w:rStyle w:val="afffff3"/>
          <w:rtl/>
        </w:rPr>
        <w:tab/>
      </w:r>
      <w:r w:rsidR="00CA2A13">
        <w:rPr>
          <w:rStyle w:val="afffff3"/>
          <w:rtl/>
        </w:rPr>
        <w:tab/>
      </w:r>
      <w:r w:rsidR="00CA2A13">
        <w:rPr>
          <w:rStyle w:val="afffff3"/>
          <w:rtl/>
        </w:rPr>
        <w:tab/>
      </w:r>
      <w:r w:rsidR="00CA2A13">
        <w:rPr>
          <w:rStyle w:val="afffff3"/>
          <w:rtl/>
        </w:rPr>
        <w:tab/>
      </w:r>
      <w:r w:rsidRPr="00CA2A13">
        <w:rPr>
          <w:rStyle w:val="afffff3"/>
          <w:rFonts w:hint="cs"/>
          <w:rtl/>
        </w:rPr>
        <w:t>ולריב</w:t>
      </w:r>
      <w:r w:rsidRPr="00CA2A13">
        <w:rPr>
          <w:rStyle w:val="afffff3"/>
          <w:rtl/>
        </w:rPr>
        <w:t>"</w:t>
      </w:r>
      <w:r w:rsidRPr="00CA2A13">
        <w:rPr>
          <w:rStyle w:val="afffff3"/>
          <w:rFonts w:hint="cs"/>
          <w:rtl/>
        </w:rPr>
        <w:t>א</w:t>
      </w:r>
      <w:r w:rsidRPr="00CA2A13">
        <w:rPr>
          <w:rStyle w:val="afffff3"/>
          <w:rtl/>
        </w:rPr>
        <w:t>:</w:t>
      </w:r>
      <w:r w:rsidRPr="00224C4C">
        <w:rPr>
          <w:rFonts w:ascii="Fb Fontext" w:hAnsi="Fb Fontext"/>
          <w:rtl/>
        </w:rPr>
        <w:t xml:space="preserve"> אינה אוכלת.</w:t>
      </w:r>
    </w:p>
    <w:p w14:paraId="2C798151" w14:textId="77777777" w:rsidR="00A85AC8" w:rsidRPr="00E600D8" w:rsidRDefault="006E0774" w:rsidP="00CA2A13">
      <w:pPr>
        <w:pStyle w:val="38"/>
        <w:framePr w:wrap="notBeside"/>
        <w:rPr>
          <w:rtl/>
        </w:rPr>
      </w:pPr>
      <w:r w:rsidRPr="00E600D8">
        <w:rPr>
          <w:rtl/>
        </w:rPr>
        <w:t>עולא: הא דר"</w:t>
      </w:r>
      <w:r w:rsidRPr="00E600D8">
        <w:rPr>
          <w:rFonts w:hint="cs"/>
          <w:rtl/>
        </w:rPr>
        <w:t>ה</w:t>
      </w:r>
      <w:r w:rsidR="00A85AC8" w:rsidRPr="00E600D8">
        <w:rPr>
          <w:rtl/>
        </w:rPr>
        <w:t>:</w:t>
      </w:r>
    </w:p>
    <w:p w14:paraId="13D99167" w14:textId="4A835C52" w:rsidR="006E0774" w:rsidRPr="00131640" w:rsidRDefault="006E0774" w:rsidP="00CA2A13">
      <w:pPr>
        <w:rPr>
          <w:rtl/>
        </w:rPr>
      </w:pPr>
      <w:r w:rsidRPr="00224C4C">
        <w:rPr>
          <w:rStyle w:val="affffa"/>
          <w:rFonts w:hint="cs"/>
          <w:rtl/>
        </w:rPr>
        <w:t>'</w:t>
      </w:r>
      <w:r w:rsidRPr="00224C4C">
        <w:rPr>
          <w:rStyle w:val="affffa"/>
          <w:rtl/>
        </w:rPr>
        <w:t>כחומץ לשנים וכעשן לעינים</w:t>
      </w:r>
      <w:r w:rsidRPr="00224C4C">
        <w:rPr>
          <w:rStyle w:val="affffa"/>
          <w:rFonts w:hint="cs"/>
          <w:rtl/>
        </w:rPr>
        <w:t>'</w:t>
      </w:r>
      <w:r w:rsidRPr="00224C4C">
        <w:rPr>
          <w:rFonts w:ascii="Fb Fontext" w:hAnsi="Fb Fontext"/>
          <w:rtl/>
        </w:rPr>
        <w:t xml:space="preserve">, </w:t>
      </w:r>
      <w:r w:rsidRPr="00224C4C">
        <w:rPr>
          <w:rFonts w:ascii="Fb Fontext" w:hAnsi="Fb Fontext" w:hint="cs"/>
          <w:rtl/>
        </w:rPr>
        <w:t>ד</w:t>
      </w:r>
      <w:r w:rsidRPr="00224C4C">
        <w:rPr>
          <w:rFonts w:ascii="Fb Fontext" w:hAnsi="Fb Fontext"/>
          <w:rtl/>
        </w:rPr>
        <w:t xml:space="preserve">מה </w:t>
      </w:r>
      <w:r w:rsidR="00B35B36">
        <w:rPr>
          <w:rFonts w:ascii="Fb Fontext" w:hAnsi="Fb Fontext"/>
          <w:rtl/>
        </w:rPr>
        <w:t>שם</w:t>
      </w:r>
      <w:r w:rsidRPr="00224C4C">
        <w:rPr>
          <w:rFonts w:ascii="Fb Fontext" w:hAnsi="Fb Fontext"/>
          <w:rtl/>
        </w:rPr>
        <w:t xml:space="preserve"> דקידושי דאורייתא, לא אכלה, </w:t>
      </w:r>
      <w:r w:rsidRPr="00224C4C">
        <w:rPr>
          <w:rFonts w:ascii="Fb Fontext" w:hAnsi="Fb Fontext" w:hint="cs"/>
          <w:rtl/>
        </w:rPr>
        <w:t>כ</w:t>
      </w:r>
      <w:r w:rsidRPr="00224C4C">
        <w:rPr>
          <w:rFonts w:ascii="Fb Fontext" w:hAnsi="Fb Fontext"/>
          <w:rtl/>
        </w:rPr>
        <w:t>"</w:t>
      </w:r>
      <w:r w:rsidRPr="00224C4C">
        <w:rPr>
          <w:rFonts w:ascii="Fb Fontext" w:hAnsi="Fb Fontext" w:hint="cs"/>
          <w:rtl/>
        </w:rPr>
        <w:t xml:space="preserve">ש </w:t>
      </w:r>
      <w:r w:rsidR="00B35B36">
        <w:rPr>
          <w:rFonts w:ascii="Fb Fontext" w:hAnsi="Fb Fontext" w:hint="cs"/>
          <w:rtl/>
        </w:rPr>
        <w:t>כאן</w:t>
      </w:r>
      <w:r w:rsidR="00CA2A13">
        <w:rPr>
          <w:rFonts w:ascii="Fb Fontext" w:hAnsi="Fb Fontext" w:hint="cs"/>
          <w:rtl/>
        </w:rPr>
        <w:t xml:space="preserve"> </w:t>
      </w:r>
      <w:r w:rsidRPr="00224C4C">
        <w:rPr>
          <w:rFonts w:ascii="Fb Fontext" w:hAnsi="Fb Fontext" w:hint="cs"/>
          <w:rtl/>
        </w:rPr>
        <w:t xml:space="preserve">ולכך </w:t>
      </w:r>
      <w:r w:rsidRPr="00224C4C">
        <w:rPr>
          <w:rFonts w:ascii="Fb Fontext" w:hAnsi="Fb Fontext"/>
          <w:rtl/>
        </w:rPr>
        <w:t xml:space="preserve">נראין דברי תלמיד </w:t>
      </w:r>
      <w:r>
        <w:rPr>
          <w:rStyle w:val="afffff5"/>
          <w:rFonts w:hint="cs"/>
          <w:rtl/>
        </w:rPr>
        <w:t xml:space="preserve">[</w:t>
      </w:r>
      <w:r>
        <w:rPr>
          <w:rStyle w:val="afffff3"/>
          <w:rFonts w:hint="cs"/>
          <w:rtl/>
          <w:rPrChange w:id="9125" w:author="מנוע אמוראים" w:date="2026-10-05T16:42:07Z">
            <w:rPr>
              <w:rStyle w:val="afffff5"/>
              <w:rFonts w:hint="cs"/>
              <w:rtl/>
            </w:rPr>
          </w:rPrChange>
        </w:rPr>
        <w:t xml:space="preserve">ריב</w:t>
      </w:r>
      <w:r>
        <w:rPr>
          <w:rStyle w:val="afffff3"/>
          <w:rtl/>
          <w:rPrChange w:id="9126" w:author="מנוע אמוראים" w:date="2026-10-05T16:42:07Z">
            <w:rPr>
              <w:rStyle w:val="afffff5"/>
              <w:rtl/>
            </w:rPr>
          </w:rPrChange>
        </w:rPr>
        <w:t xml:space="preserve">"</w:t>
      </w:r>
      <w:r>
        <w:rPr>
          <w:rStyle w:val="afffff3"/>
          <w:rFonts w:hint="cs"/>
          <w:rtl/>
          <w:rPrChange w:id="9127" w:author="מנוע אמוראים" w:date="2026-10-05T16:42:07Z">
            <w:rPr>
              <w:rStyle w:val="afffff5"/>
              <w:rFonts w:hint="cs"/>
              <w:rtl/>
            </w:rPr>
          </w:rPrChange>
        </w:rPr>
        <w:t xml:space="preserve">א</w:t>
      </w:r>
      <w:r>
        <w:rPr>
          <w:rStyle w:val="afffff5"/>
          <w:rFonts w:hint="cs"/>
          <w:rtl/>
        </w:rPr>
        <w:t xml:space="preserve"> דאינה אוכלת]</w:t>
      </w:r>
      <w:r w:rsidRPr="00CA2A13">
        <w:rPr>
          <w:rStyle w:val="afffff5"/>
          <w:rtl/>
        </w:rPr>
        <w:t>.</w:t>
      </w:r>
    </w:p>
    <w:p w14:paraId="42FBA8A9" w14:textId="41CE27FE" w:rsidR="00A85AC8" w:rsidRPr="00E600D8" w:rsidRDefault="006E0774" w:rsidP="00CA2A13">
      <w:pPr>
        <w:pStyle w:val="38"/>
        <w:framePr w:wrap="notBeside"/>
        <w:rPr>
          <w:rtl/>
        </w:rPr>
      </w:pPr>
      <w:r w:rsidRPr="00E600D8">
        <w:rPr>
          <w:rtl/>
        </w:rPr>
        <w:t>רבא</w:t>
      </w:r>
      <w:r w:rsidR="00A85AC8" w:rsidRPr="00E600D8">
        <w:rPr>
          <w:rtl/>
        </w:rPr>
        <w:t>:</w:t>
      </w:r>
    </w:p>
    <w:p w14:paraId="1CABC81B" w14:textId="2485FB05" w:rsidR="006E0774" w:rsidRPr="00131640" w:rsidRDefault="006E0774" w:rsidP="006E0774">
      <w:pPr>
        <w:rPr>
          <w:rtl/>
        </w:rPr>
      </w:pPr>
      <w:r w:rsidRPr="00224C4C">
        <w:rPr>
          <w:rFonts w:ascii="Fb Fontext" w:hAnsi="Fb Fontext" w:hint="cs"/>
          <w:rtl/>
        </w:rPr>
        <w:t>טע</w:t>
      </w:r>
      <w:r w:rsidR="00CA2A13">
        <w:rPr>
          <w:rFonts w:ascii="Fb Fontext" w:hAnsi="Fb Fontext" w:hint="cs"/>
          <w:rtl/>
        </w:rPr>
        <w:t>ם</w:t>
      </w:r>
      <w:r>
        <w:rPr>
          <w:rFonts w:ascii="Fb Fontext" w:hAnsi="Fb Fontext" w:hint="cs"/>
          <w:rtl/>
        </w:rPr>
        <w:t xml:space="preserve"> </w:t>
      </w:r>
      <w:r>
        <w:rPr>
          <w:rStyle w:val="afffff3"/>
          <w:rFonts w:ascii="Fb Fontext" w:hAnsi="Fb Fontext" w:hint="cs"/>
          <w:rtl/>
          <w:rPrChange w:id="9128" w:author="מנוע אמוראים" w:date="2026-10-05T16:42:07Z">
            <w:rPr>
              <w:rFonts w:ascii="Fb Fontext" w:hAnsi="Fb Fontext" w:hint="cs"/>
              <w:rtl/>
            </w:rPr>
          </w:rPrChange>
        </w:rPr>
        <w:t xml:space="preserve">דר</w:t>
      </w:r>
      <w:r>
        <w:rPr>
          <w:rStyle w:val="afffff3"/>
          <w:rFonts w:ascii="Fb Fontext" w:hAnsi="Fb Fontext"/>
          <w:rtl/>
          <w:rPrChange w:id="9129" w:author="מנוע אמוראים" w:date="2026-10-05T16:42:07Z">
            <w:rPr>
              <w:rFonts w:ascii="Fb Fontext" w:hAnsi="Fb Fontext"/>
              <w:rtl/>
            </w:rPr>
          </w:rPrChange>
        </w:rPr>
        <w:t xml:space="preserve">"</w:t>
      </w:r>
      <w:r>
        <w:rPr>
          <w:rStyle w:val="afffff3"/>
          <w:rFonts w:ascii="Fb Fontext" w:hAnsi="Fb Fontext" w:hint="cs"/>
          <w:rtl/>
          <w:rPrChange w:id="9130" w:author="מנוע אמוראים" w:date="2026-10-05T16:42:07Z">
            <w:rPr>
              <w:rFonts w:ascii="Fb Fontext" w:hAnsi="Fb Fontext" w:hint="cs"/>
              <w:rtl/>
            </w:rPr>
          </w:rPrChange>
        </w:rPr>
        <w:t xml:space="preserve">ה</w:t>
      </w:r>
      <w:r>
        <w:rPr>
          <w:rFonts w:ascii="Fb Fontext" w:hAnsi="Fb Fontext" w:hint="cs"/>
          <w:rtl/>
        </w:rPr>
        <w:t xml:space="preserve">-</w:t>
      </w:r>
      <w:r w:rsidRPr="00224C4C">
        <w:rPr>
          <w:rFonts w:ascii="Fb Fontext" w:hAnsi="Fb Fontext"/>
          <w:rtl/>
        </w:rPr>
        <w:t xml:space="preserve"> הואיל ונעשה בה מעשה יתומה בחיי האב.</w:t>
      </w:r>
    </w:p>
    <w:p w14:paraId="49E9E821" w14:textId="32C7093F" w:rsidR="007309FA" w:rsidRPr="00131640" w:rsidRDefault="007309FA" w:rsidP="007309FA">
      <w:pPr>
        <w:pStyle w:val="affffb"/>
        <w:rPr>
          <w:rtl/>
        </w:rPr>
      </w:pPr>
      <w:r w:rsidRPr="007309FA">
        <w:rPr>
          <w:rFonts w:hint="cs"/>
          <w:rtl/>
        </w:rPr>
        <w:t>***</w:t>
      </w:r>
    </w:p>
    <w:p w14:paraId="7976D40B" w14:textId="77777777" w:rsidR="006E0774" w:rsidRPr="00131640" w:rsidRDefault="006E0774" w:rsidP="0010529F">
      <w:pPr>
        <w:pStyle w:val="afff0"/>
        <w:framePr w:wrap="around"/>
        <w:rPr>
          <w:rtl/>
        </w:rPr>
      </w:pPr>
      <w:r w:rsidRPr="00224C4C">
        <w:rPr>
          <w:rFonts w:hint="cs"/>
          <w:rtl/>
        </w:rPr>
        <w:t>מו.</w:t>
      </w:r>
    </w:p>
    <w:p w14:paraId="5EB19DFC" w14:textId="77777777" w:rsidR="006E0774" w:rsidRPr="00131640" w:rsidRDefault="006E0774" w:rsidP="00F65F8B">
      <w:pPr>
        <w:pStyle w:val="affffb"/>
        <w:rPr>
          <w:rtl/>
        </w:rPr>
      </w:pPr>
      <w:r w:rsidRPr="00210DF6">
        <w:rPr>
          <w:rtl/>
        </w:rPr>
        <w:t>איתמר: קטנה שנתקדשה שלא לדעת אביה,</w:t>
      </w:r>
    </w:p>
    <w:p w14:paraId="5F06AD47" w14:textId="682EE344" w:rsidR="006E0774" w:rsidRPr="00131640" w:rsidRDefault="006E0774" w:rsidP="006E0774">
      <w:pPr>
        <w:rPr>
          <w:rtl/>
        </w:rPr>
      </w:pPr>
      <w:r w:rsidRPr="00CA2A13">
        <w:rPr>
          <w:rStyle w:val="afffff3"/>
          <w:rtl/>
        </w:rPr>
        <w:t>רב:</w:t>
      </w:r>
      <w:r w:rsidRPr="00224C4C">
        <w:rPr>
          <w:rFonts w:ascii="Fb Fontext" w:hAnsi="Fb Fontext"/>
          <w:rtl/>
        </w:rPr>
        <w:t xml:space="preserve"> בין היא ובין אביה יכולין לעכב, </w:t>
      </w:r>
      <w:r w:rsidR="00CA2A13">
        <w:rPr>
          <w:rFonts w:ascii="Fb Fontext" w:hAnsi="Fb Fontext"/>
          <w:rtl/>
        </w:rPr>
        <w:tab/>
      </w:r>
      <w:r w:rsidR="00CA2A13">
        <w:rPr>
          <w:rFonts w:ascii="Fb Fontext" w:hAnsi="Fb Fontext"/>
          <w:rtl/>
        </w:rPr>
        <w:tab/>
      </w:r>
      <w:r w:rsidRPr="00CA2A13">
        <w:rPr>
          <w:rStyle w:val="afffff3"/>
          <w:rtl/>
        </w:rPr>
        <w:t>ורב אסי</w:t>
      </w:r>
      <w:r w:rsidR="00CA2A13">
        <w:rPr>
          <w:rStyle w:val="afffff3"/>
          <w:rFonts w:hint="cs"/>
          <w:rtl/>
        </w:rPr>
        <w:t>:</w:t>
      </w:r>
      <w:r w:rsidRPr="00224C4C">
        <w:rPr>
          <w:rFonts w:ascii="Fb Fontext" w:hAnsi="Fb Fontext"/>
          <w:rtl/>
        </w:rPr>
        <w:t xml:space="preserve"> אביה ולא היא.</w:t>
      </w:r>
    </w:p>
    <w:p w14:paraId="38577D4B" w14:textId="77777777" w:rsidR="00A85AC8" w:rsidRPr="00E600D8" w:rsidRDefault="00CA2A13" w:rsidP="00CA2A13">
      <w:pPr>
        <w:pStyle w:val="38"/>
        <w:framePr w:wrap="notBeside"/>
        <w:rPr>
          <w:rtl/>
        </w:rPr>
      </w:pPr>
      <w:r w:rsidRPr="00E600D8">
        <w:rPr>
          <w:rFonts w:hint="cs"/>
          <w:rtl/>
        </w:rPr>
        <w:t>הקשה ר''ה לר''א</w:t>
      </w:r>
      <w:r w:rsidR="00A85AC8" w:rsidRPr="00E600D8">
        <w:rPr>
          <w:rtl/>
        </w:rPr>
        <w:t>:</w:t>
      </w:r>
    </w:p>
    <w:p w14:paraId="1E3269BE" w14:textId="1C09A04D" w:rsidR="006E0774" w:rsidRPr="00131640" w:rsidRDefault="006E0774" w:rsidP="006E0774">
      <w:pPr>
        <w:rPr>
          <w:rtl/>
        </w:rPr>
      </w:pPr>
      <w:r w:rsidRPr="00224C4C">
        <w:rPr>
          <w:rFonts w:ascii="Fb Fontext" w:hAnsi="Fb Fontext"/>
          <w:rtl/>
        </w:rPr>
        <w:t xml:space="preserve">אם מאן </w:t>
      </w:r>
      <w:r w:rsidRPr="00210DF6">
        <w:rPr>
          <w:rStyle w:val="afffa"/>
          <w:rFonts w:ascii="Fb Fontext" w:hAnsi="Fb Fontext" w:cs="BA TM • Vilna Extra-Bold"/>
          <w:bCs w:val="0"/>
          <w:rtl/>
        </w:rPr>
        <w:t>ימאן</w:t>
      </w:r>
      <w:r w:rsidRPr="00224C4C">
        <w:rPr>
          <w:rFonts w:ascii="Fb Fontext" w:hAnsi="Fb Fontext"/>
          <w:rtl/>
        </w:rPr>
        <w:t xml:space="preserve"> אביה – </w:t>
      </w:r>
      <w:r w:rsidRPr="00224C4C">
        <w:rPr>
          <w:rFonts w:ascii="Fb Fontext" w:hAnsi="Fb Fontext" w:hint="cs"/>
          <w:rtl/>
        </w:rPr>
        <w:t>דאפי' היא</w:t>
      </w:r>
    </w:p>
    <w:p w14:paraId="77266A68" w14:textId="77777777" w:rsidR="00A85AC8" w:rsidRPr="00E600D8" w:rsidRDefault="006E0774" w:rsidP="00CA2A13">
      <w:pPr>
        <w:pStyle w:val="38"/>
        <w:framePr w:wrap="notBeside"/>
        <w:rPr>
          <w:rtl/>
        </w:rPr>
      </w:pPr>
      <w:r w:rsidRPr="00E600D8">
        <w:rPr>
          <w:rFonts w:hint="cs"/>
          <w:rtl/>
        </w:rPr>
        <w:t>ודחה רב</w:t>
      </w:r>
      <w:r w:rsidR="00A85AC8" w:rsidRPr="00E600D8">
        <w:rPr>
          <w:rtl/>
        </w:rPr>
        <w:t>:</w:t>
      </w:r>
    </w:p>
    <w:p w14:paraId="3D8B7873" w14:textId="145E0D06" w:rsidR="009469D7" w:rsidRPr="001947A4" w:rsidRDefault="006E0774" w:rsidP="003B78A9">
      <w:pPr>
        <w:rPr>
          <w:rFonts w:ascii="Fb Fontext" w:hAnsi="Fb Fontext"/>
          <w:spacing w:val="-2"/>
          <w:rtl/>
        </w:rPr>
      </w:pPr>
      <w:r w:rsidRPr="001947A4">
        <w:rPr>
          <w:rFonts w:ascii="Fb Fontext" w:hAnsi="Fb Fontext" w:hint="cs"/>
          <w:spacing w:val="-2"/>
          <w:rtl/>
        </w:rPr>
        <w:t>דיכול לשנות דקרא בפיתה שלא לשום אישות</w:t>
      </w:r>
      <w:r w:rsidR="00CA2A13" w:rsidRPr="001947A4">
        <w:rPr>
          <w:rFonts w:ascii="Fb Fontext" w:hAnsi="Fb Fontext" w:hint="cs"/>
          <w:spacing w:val="-2"/>
          <w:rtl/>
        </w:rPr>
        <w:t>,</w:t>
      </w:r>
      <w:r w:rsidR="003B78A9" w:rsidRPr="001947A4">
        <w:rPr>
          <w:rFonts w:ascii="Fb Fontext" w:hAnsi="Fb Fontext" w:hint="cs"/>
          <w:spacing w:val="-2"/>
          <w:rtl/>
        </w:rPr>
        <w:t xml:space="preserve"> שמשלם קנס כמפותה</w:t>
      </w:r>
    </w:p>
    <w:p w14:paraId="5E507BB7" w14:textId="0169D16B" w:rsidR="00A85AC8" w:rsidRPr="00E600D8" w:rsidRDefault="006E0774" w:rsidP="00CA2A13">
      <w:pPr>
        <w:pStyle w:val="38"/>
        <w:framePr w:wrap="notBeside"/>
        <w:rPr>
          <w:rtl/>
        </w:rPr>
      </w:pPr>
      <w:r w:rsidRPr="00E600D8">
        <w:rPr>
          <w:rFonts w:hint="cs"/>
          <w:rtl/>
        </w:rPr>
        <w:t>והוכיח רבי יוסף</w:t>
      </w:r>
      <w:r w:rsidR="00A85AC8" w:rsidRPr="00E600D8">
        <w:rPr>
          <w:rFonts w:hint="cs"/>
          <w:rtl/>
        </w:rPr>
        <w:t>:</w:t>
      </w:r>
    </w:p>
    <w:p w14:paraId="5A51A630" w14:textId="307A4908" w:rsidR="006E0774" w:rsidRPr="00131640" w:rsidRDefault="006E0774" w:rsidP="006E0774">
      <w:pPr>
        <w:rPr>
          <w:rtl/>
        </w:rPr>
      </w:pPr>
      <w:r w:rsidRPr="00224C4C">
        <w:rPr>
          <w:rFonts w:ascii="Fb Fontext" w:hAnsi="Fb Fontext" w:hint="cs"/>
          <w:sz w:val="32"/>
          <w:rtl/>
        </w:rPr>
        <w:t>מ</w:t>
      </w:r>
      <w:r w:rsidRPr="00224C4C">
        <w:rPr>
          <w:rStyle w:val="affffa"/>
          <w:rFonts w:hint="cs"/>
          <w:rtl/>
        </w:rPr>
        <w:t>ד'</w:t>
      </w:r>
      <w:r w:rsidRPr="00224C4C">
        <w:rPr>
          <w:rStyle w:val="affffa"/>
          <w:rtl/>
        </w:rPr>
        <w:t>מהר ימהרנה לו לאשה</w:t>
      </w:r>
      <w:r w:rsidRPr="00224C4C">
        <w:rPr>
          <w:rStyle w:val="affffa"/>
          <w:rFonts w:hint="cs"/>
          <w:rtl/>
        </w:rPr>
        <w:t>'</w:t>
      </w:r>
      <w:r w:rsidRPr="00224C4C">
        <w:rPr>
          <w:rStyle w:val="affffa"/>
          <w:rtl/>
        </w:rPr>
        <w:t xml:space="preserve"> </w:t>
      </w:r>
      <w:r w:rsidRPr="00224C4C">
        <w:rPr>
          <w:rFonts w:ascii="Fb Fontext" w:hAnsi="Fb Fontext"/>
          <w:sz w:val="32"/>
          <w:rtl/>
        </w:rPr>
        <w:t xml:space="preserve">שצריכה הימנו קידושין, </w:t>
      </w:r>
      <w:r w:rsidRPr="00224C4C">
        <w:rPr>
          <w:rFonts w:ascii="Fb Fontext" w:hAnsi="Fb Fontext" w:hint="cs"/>
          <w:sz w:val="32"/>
          <w:rtl/>
        </w:rPr>
        <w:t>ובהכרח פיתה שלא לשום אישות</w:t>
      </w:r>
    </w:p>
    <w:p w14:paraId="6D67CE25" w14:textId="63A9436F" w:rsidR="00A85AC8" w:rsidRPr="00E600D8" w:rsidRDefault="006E0774" w:rsidP="00CA2A13">
      <w:pPr>
        <w:pStyle w:val="38"/>
        <w:framePr w:wrap="notBeside"/>
        <w:rPr>
          <w:rtl/>
        </w:rPr>
      </w:pPr>
      <w:r w:rsidRPr="00E600D8">
        <w:rPr>
          <w:rFonts w:hint="cs"/>
          <w:rtl/>
        </w:rPr>
        <w:t>ודחאו אביי</w:t>
      </w:r>
      <w:r w:rsidR="00A85AC8" w:rsidRPr="00E600D8">
        <w:rPr>
          <w:rFonts w:hint="cs"/>
          <w:rtl/>
        </w:rPr>
        <w:t>:</w:t>
      </w:r>
    </w:p>
    <w:p w14:paraId="09616079" w14:textId="6A6630B7" w:rsidR="006E0774" w:rsidRPr="00131640" w:rsidRDefault="006E0774" w:rsidP="006E0774">
      <w:pPr>
        <w:rPr>
          <w:rtl/>
        </w:rPr>
      </w:pPr>
      <w:r w:rsidRPr="00224C4C">
        <w:rPr>
          <w:rFonts w:ascii="Fb Fontext" w:hAnsi="Fb Fontext" w:hint="cs"/>
          <w:rtl/>
        </w:rPr>
        <w:t>דיתכן דהך דצריכה הימנו קידושין היינו לדעת אביה</w:t>
      </w:r>
    </w:p>
    <w:p w14:paraId="77BEBE0C" w14:textId="77777777" w:rsidR="006E0774" w:rsidRPr="00131640" w:rsidRDefault="006E0774" w:rsidP="00841728">
      <w:pPr>
        <w:pStyle w:val="affb"/>
        <w:rPr>
          <w:rtl/>
        </w:rPr>
      </w:pPr>
      <w:r w:rsidRPr="00224C4C">
        <w:rPr>
          <w:rFonts w:hint="cs"/>
          <w:rtl/>
        </w:rPr>
        <w:t>׹</w:t>
      </w:r>
    </w:p>
    <w:p w14:paraId="6B8DC61F" w14:textId="77777777" w:rsidR="006E0774" w:rsidRPr="00131640" w:rsidRDefault="006E0774" w:rsidP="009D66E0">
      <w:pPr>
        <w:pStyle w:val="afffff8"/>
        <w:framePr w:wrap="around"/>
        <w:rPr>
          <w:rtl/>
        </w:rPr>
      </w:pPr>
      <w:del w:id="20108" w:author="קלוד" w:date="2026-10-06T10:09:14Z">
        <w:r>
          <w:rPr>
            <w:rStyle w:val="afffa"/>
            <w:rFonts w:ascii="Fb Fontext" w:hAnsi="Fb Fontext"/>
            <w:rtl/>
          </w:rPr>
          <w:delText xml:space="preserve">מתני'.</w:delText>
        </w:r>
      </w:del>
      <w:ins w:id="20109" w:author="קלוד" w:date="2026-10-06T10:09:14Z">
        <w:r>
          <w:rPr>
            <w:rStyle w:val="afffa"/>
            <w:rFonts w:ascii="Fb Fontext" w:hAnsi="Fb Fontext"/>
            <w:rtl/>
          </w:rPr>
          <w:t xml:space="preserve">משנה א</w:t>
        </w:r>
      </w:ins>
    </w:p>
    <w:p w14:paraId="38F68587" w14:textId="77777777" w:rsidR="006E0774" w:rsidRPr="00131640" w:rsidRDefault="006E0774" w:rsidP="00954D80">
      <w:pPr>
        <w:pStyle w:val="afff5"/>
        <w:spacing w:before="120"/>
        <w:rPr>
          <w:rtl/>
        </w:rPr>
        <w:pPrChange w:id="90014" w:author="קלוד" w:date="2026-10-08T12:08:16Z">
          <w:pPr>
            <w:pStyle w:val="afff5"/>
          </w:pPr>
        </w:pPrChange>
      </w:pPr>
      <w:r w:rsidRPr="00224C4C">
        <w:rPr>
          <w:rtl/>
        </w:rPr>
        <w:t>האומר לאשה התקדשי לי בתמרה זו התקדשי לי בזו,</w:t>
      </w:r>
    </w:p>
    <w:p w14:paraId="646D6608" w14:textId="77777777" w:rsidR="006E0774" w:rsidRPr="00131640" w:rsidRDefault="006E0774" w:rsidP="00954D80">
      <w:pPr>
        <w:pStyle w:val="afff5"/>
        <w:rPr>
          <w:rtl/>
        </w:rPr>
      </w:pPr>
      <w:r w:rsidRPr="00224C4C">
        <w:rPr>
          <w:rtl/>
        </w:rPr>
        <w:t>אם יש באחת מהן שו"פ - מקודשת, ואם לאו - אינה מקודשת.</w:t>
      </w:r>
    </w:p>
    <w:p w14:paraId="53F02084" w14:textId="77777777" w:rsidR="006E0774" w:rsidRPr="00D53C7F" w:rsidRDefault="006E0774" w:rsidP="00954D80">
      <w:pPr>
        <w:pStyle w:val="afff5"/>
        <w:rPr>
          <w:spacing w:val="-4"/>
          <w:rtl/>
        </w:rPr>
      </w:pPr>
      <w:r w:rsidRPr="00D53C7F">
        <w:rPr>
          <w:rStyle w:val="afffa"/>
          <w:rFonts w:ascii="Fb Fontext" w:hAnsi="Fb Fontext"/>
          <w:b/>
          <w:spacing w:val="-4"/>
          <w:rtl/>
        </w:rPr>
        <w:t>בזו ובזו ובזו, אם יש שו"פ בכולן - מקודשת, ואם לאו - אינה מקודשת.</w:t>
      </w:r>
    </w:p>
    <w:p w14:paraId="3E1C391A" w14:textId="77777777" w:rsidR="006E0774" w:rsidRPr="00131640" w:rsidRDefault="006E0774" w:rsidP="00954D80">
      <w:pPr>
        <w:pStyle w:val="afff5"/>
        <w:rPr>
          <w:rtl/>
        </w:rPr>
      </w:pPr>
      <w:r w:rsidRPr="00224C4C">
        <w:rPr>
          <w:rStyle w:val="afffa"/>
          <w:rFonts w:ascii="Fb Fontext" w:hAnsi="Fb Fontext"/>
          <w:b/>
          <w:rtl/>
        </w:rPr>
        <w:t>היתה אוכלת ראשונה ראשונה - אינה מקודשת עד שיהא באחת מהן שו"פ.</w:t>
      </w:r>
    </w:p>
    <w:p w14:paraId="5BC7696B" w14:textId="77777777" w:rsidR="006E0774" w:rsidRPr="00131640" w:rsidRDefault="006E0774" w:rsidP="00841728">
      <w:pPr>
        <w:pStyle w:val="affb"/>
        <w:rPr>
          <w:rtl/>
        </w:rPr>
      </w:pPr>
      <w:r w:rsidRPr="00224C4C">
        <w:rPr>
          <w:rFonts w:hint="cs"/>
          <w:rtl/>
        </w:rPr>
        <w:t>׹</w:t>
      </w:r>
    </w:p>
    <w:p w14:paraId="0C2418F2" w14:textId="54AFB4F7" w:rsidR="006E0774" w:rsidRPr="00B61446" w:rsidRDefault="006E0774" w:rsidP="006E0774">
      <w:pPr>
        <w:rPr>
          <w:spacing w:val="0"/>
          <w:rtl/>
        </w:rPr>
      </w:pPr>
      <w:r w:rsidRPr="00B61446">
        <w:rPr>
          <w:rStyle w:val="afffa"/>
          <w:rFonts w:ascii="Fb Fontext" w:hAnsi="Fb Fontext" w:cs="BA TM • Vilna Extra-Bold" w:hint="cs"/>
          <w:bCs w:val="0"/>
          <w:spacing w:val="0"/>
          <w:rtl/>
        </w:rPr>
        <w:t>ד</w:t>
      </w:r>
      <w:r w:rsidRPr="00B61446">
        <w:rPr>
          <w:rStyle w:val="afffa"/>
          <w:rFonts w:ascii="Fb Fontext" w:hAnsi="Fb Fontext" w:cs="BA TM • Vilna Extra-Bold"/>
          <w:bCs w:val="0"/>
          <w:spacing w:val="0"/>
          <w:rtl/>
        </w:rPr>
        <w:t>התקדשי התקדשי</w:t>
      </w:r>
      <w:r w:rsidRPr="00B61446">
        <w:rPr>
          <w:rFonts w:ascii="Fb Fontext" w:hAnsi="Fb Fontext" w:hint="cs"/>
          <w:spacing w:val="0"/>
          <w:sz w:val="32"/>
          <w:rtl/>
        </w:rPr>
        <w:t xml:space="preserve"> </w:t>
      </w:r>
      <w:r w:rsidRPr="00B61446">
        <w:rPr>
          <w:rStyle w:val="afffff3"/>
          <w:spacing w:val="0"/>
          <w:rtl/>
        </w:rPr>
        <w:t>ר"ש היא:</w:t>
      </w:r>
      <w:r w:rsidRPr="00B61446">
        <w:rPr>
          <w:rFonts w:ascii="Fb Fontext" w:hAnsi="Fb Fontext"/>
          <w:spacing w:val="0"/>
          <w:sz w:val="32"/>
          <w:rtl/>
        </w:rPr>
        <w:t xml:space="preserve"> </w:t>
      </w:r>
      <w:r w:rsidR="003B78A9" w:rsidRPr="00B61446">
        <w:rPr>
          <w:rFonts w:ascii="Fb Fontext" w:hAnsi="Fb Fontext" w:hint="cs"/>
          <w:spacing w:val="0"/>
          <w:sz w:val="32"/>
          <w:rtl/>
        </w:rPr>
        <w:t>ד</w:t>
      </w:r>
      <w:r w:rsidRPr="00B61446">
        <w:rPr>
          <w:rFonts w:ascii="Fb Fontext" w:hAnsi="Fb Fontext"/>
          <w:spacing w:val="0"/>
          <w:sz w:val="32"/>
          <w:rtl/>
        </w:rPr>
        <w:t>עד שיאמר שבועה לכל אחד ואחד.</w:t>
      </w:r>
    </w:p>
    <w:p w14:paraId="5FDDC50B" w14:textId="77777777" w:rsidR="006E0774" w:rsidRPr="00131640" w:rsidRDefault="006E0774" w:rsidP="00841728">
      <w:pPr>
        <w:pStyle w:val="affb"/>
        <w:rPr>
          <w:del w:id="90080" w:author="מנוע עיצוב" w:date="2026-10-08T11:01:28Z"/>
          <w:rtl/>
        </w:rPr>
      </w:pPr>
      <w:del w:id="90079" w:author="מנוע עיצוב" w:date="2026-10-08T11:01:28Z">
        <w:r w:rsidRPr="00224C4C">
          <w:rPr>
            <w:rFonts w:hint="cs"/>
            <w:rtl/>
          </w:rPr>
          <w:delText xml:space="preserve">׹</w:delText>
        </w:r>
      </w:del>
    </w:p>
    <w:p w14:paraId="59DD1BA0" w14:textId="77777777" w:rsidR="006E0774" w:rsidRPr="00131640" w:rsidRDefault="006E0774" w:rsidP="003B78A9">
      <w:pPr>
        <w:pStyle w:val="afffd"/>
        <w:rPr>
          <w:rtl/>
        </w:rPr>
      </w:pPr>
      <w:ins w:id="9845" w:author="מספור קטעי משנה" w:date="2026-10-06T06:45:32Z">
        <w:r>
          <w:rPr>
            <w:rStyle w:val="MisparKeta"/>
          </w:rPr>
          <w:t xml:space="preserve">ב. </w:t>
        </w:r>
      </w:ins>
      <w:r w:rsidRPr="003B78A9">
        <w:rPr>
          <w:rtl/>
        </w:rPr>
        <w:t xml:space="preserve">בזו ובזו ובזו, אם יש בכולן ש"פ </w:t>
      </w:r>
      <w:r w:rsidRPr="003B78A9">
        <w:rPr>
          <w:rFonts w:hint="cs"/>
          <w:rtl/>
        </w:rPr>
        <w:t>מקודשת</w:t>
      </w:r>
      <w:r w:rsidRPr="003B78A9">
        <w:rPr>
          <w:rtl/>
        </w:rPr>
        <w:t>.</w:t>
      </w:r>
    </w:p>
    <w:p w14:paraId="1279A0CB" w14:textId="77777777" w:rsidR="006E0774" w:rsidRPr="00131640" w:rsidRDefault="006E0774" w:rsidP="006E0774">
      <w:pPr>
        <w:rPr>
          <w:rtl/>
        </w:rPr>
      </w:pPr>
      <w:r w:rsidRPr="00224C4C">
        <w:rPr>
          <w:rFonts w:ascii="Fb Fontext" w:hAnsi="Fb Fontext" w:hint="cs"/>
          <w:rtl/>
        </w:rPr>
        <w:t>אי ארישא אפי' במנחת מהני</w:t>
      </w:r>
    </w:p>
    <w:p w14:paraId="4439DA3D" w14:textId="77777777" w:rsidR="009469D7" w:rsidRDefault="006E0774" w:rsidP="006E0774">
      <w:pPr>
        <w:rPr>
          <w:rFonts w:ascii="Fb Fontext" w:hAnsi="Fb Fontext"/>
          <w:rtl/>
        </w:rPr>
      </w:pPr>
      <w:r w:rsidRPr="00224C4C">
        <w:rPr>
          <w:rFonts w:ascii="Fb Fontext" w:hAnsi="Fb Fontext" w:hint="cs"/>
          <w:rtl/>
        </w:rPr>
        <w:t>ואי אסיפא הא מלווה היא</w:t>
      </w:r>
    </w:p>
    <w:p w14:paraId="0B66ACFD" w14:textId="0A7F0D8F" w:rsidR="00A85AC8" w:rsidRPr="00E600D8" w:rsidRDefault="006E0774" w:rsidP="003B78A9">
      <w:pPr>
        <w:pStyle w:val="38"/>
        <w:framePr w:wrap="notBeside"/>
        <w:rPr>
          <w:rtl/>
        </w:rPr>
      </w:pPr>
      <w:r w:rsidRPr="00E600D8">
        <w:rPr>
          <w:rFonts w:hint="cs"/>
          <w:rtl/>
        </w:rPr>
        <w:t>ואהך ארי</w:t>
      </w:r>
      <w:r w:rsidRPr="00E600D8">
        <w:rPr>
          <w:rtl/>
        </w:rPr>
        <w:t>"</w:t>
      </w:r>
      <w:r w:rsidRPr="00E600D8">
        <w:rPr>
          <w:rFonts w:hint="cs"/>
          <w:rtl/>
        </w:rPr>
        <w:t>ו</w:t>
      </w:r>
      <w:r w:rsidR="00A85AC8" w:rsidRPr="00E600D8">
        <w:rPr>
          <w:rtl/>
        </w:rPr>
        <w:t>:</w:t>
      </w:r>
    </w:p>
    <w:p w14:paraId="5F1A5327" w14:textId="36057BAF" w:rsidR="006E0774" w:rsidRPr="00131640" w:rsidRDefault="006E0774" w:rsidP="006E0774">
      <w:pPr>
        <w:rPr>
          <w:rtl/>
        </w:rPr>
      </w:pPr>
      <w:r w:rsidRPr="00224C4C">
        <w:rPr>
          <w:rFonts w:ascii="Fb Fontext" w:hAnsi="Fb Fontext"/>
          <w:rtl/>
        </w:rPr>
        <w:t>הרי שלחן והרי בשר והרי סכין, ואין לנו לאכול.</w:t>
      </w:r>
    </w:p>
    <w:p w14:paraId="5203F193" w14:textId="47193E5F" w:rsidR="00A85AC8" w:rsidRPr="00E600D8" w:rsidRDefault="006E0774" w:rsidP="003B78A9">
      <w:pPr>
        <w:pStyle w:val="38"/>
        <w:framePr w:wrap="notBeside"/>
        <w:rPr>
          <w:rtl/>
        </w:rPr>
      </w:pPr>
      <w:r w:rsidRPr="00E600D8">
        <w:rPr>
          <w:rtl/>
        </w:rPr>
        <w:t>רב ושמואל</w:t>
      </w:r>
      <w:r w:rsidR="00A85AC8" w:rsidRPr="00E600D8">
        <w:rPr>
          <w:rtl/>
        </w:rPr>
        <w:t>:</w:t>
      </w:r>
    </w:p>
    <w:p w14:paraId="3FCE4C8B" w14:textId="5D2E3DC1" w:rsidR="006E0774" w:rsidRPr="00131640" w:rsidRDefault="006E0774" w:rsidP="003B78A9">
      <w:pPr>
        <w:rPr>
          <w:rtl/>
        </w:rPr>
      </w:pPr>
      <w:r w:rsidRPr="00224C4C">
        <w:rPr>
          <w:rFonts w:ascii="Fb Fontext" w:hAnsi="Fb Fontext"/>
          <w:rtl/>
        </w:rPr>
        <w:t>לעולם ארישא, ו</w:t>
      </w:r>
      <w:r w:rsidR="003B78A9">
        <w:rPr>
          <w:rFonts w:ascii="Fb Fontext" w:hAnsi="Fb Fontext" w:hint="cs"/>
          <w:rtl/>
        </w:rPr>
        <w:t>קמ''ל שלא רק</w:t>
      </w:r>
      <w:r w:rsidRPr="00224C4C">
        <w:rPr>
          <w:rFonts w:ascii="Fb Fontext" w:hAnsi="Fb Fontext" w:hint="cs"/>
          <w:sz w:val="32"/>
          <w:rtl/>
        </w:rPr>
        <w:t xml:space="preserve"> ב</w:t>
      </w:r>
      <w:r w:rsidRPr="00224C4C">
        <w:rPr>
          <w:rFonts w:ascii="Fb Fontext" w:hAnsi="Fb Fontext"/>
          <w:sz w:val="32"/>
          <w:rtl/>
        </w:rPr>
        <w:t xml:space="preserve">אוכלת </w:t>
      </w:r>
      <w:r w:rsidR="003B78A9">
        <w:rPr>
          <w:rFonts w:ascii="Fb Fontext" w:hAnsi="Fb Fontext" w:hint="cs"/>
          <w:sz w:val="32"/>
          <w:rtl/>
        </w:rPr>
        <w:t xml:space="preserve">שמקרבת הנאתה </w:t>
      </w:r>
      <w:r w:rsidRPr="00224C4C">
        <w:rPr>
          <w:rFonts w:ascii="Fb Fontext" w:hAnsi="Fb Fontext"/>
          <w:sz w:val="32"/>
          <w:rtl/>
        </w:rPr>
        <w:t>גמרה ומקנ</w:t>
      </w:r>
      <w:r w:rsidR="003B78A9">
        <w:rPr>
          <w:rFonts w:ascii="Fb Fontext" w:hAnsi="Fb Fontext" w:hint="cs"/>
          <w:sz w:val="32"/>
          <w:rtl/>
        </w:rPr>
        <w:t>ה עצמה</w:t>
      </w:r>
    </w:p>
    <w:p w14:paraId="4B2C01D1" w14:textId="2EC1D1E8" w:rsidR="00A85AC8" w:rsidRPr="00E600D8" w:rsidRDefault="006E0774" w:rsidP="003B78A9">
      <w:pPr>
        <w:pStyle w:val="38"/>
        <w:framePr w:wrap="notBeside"/>
        <w:rPr>
          <w:rtl/>
        </w:rPr>
      </w:pPr>
      <w:r w:rsidRPr="00E600D8">
        <w:rPr>
          <w:rtl/>
        </w:rPr>
        <w:t>רבי אמי</w:t>
      </w:r>
      <w:r w:rsidR="00A85AC8" w:rsidRPr="00E600D8">
        <w:rPr>
          <w:rFonts w:hint="cs"/>
          <w:rtl/>
        </w:rPr>
        <w:t>:</w:t>
      </w:r>
    </w:p>
    <w:p w14:paraId="685B55A6" w14:textId="597A7D76" w:rsidR="006E0774" w:rsidRPr="00131640" w:rsidRDefault="006E0774" w:rsidP="006E0774">
      <w:pPr>
        <w:rPr>
          <w:rtl/>
        </w:rPr>
      </w:pPr>
      <w:r w:rsidRPr="00224C4C">
        <w:rPr>
          <w:rFonts w:ascii="Fb Fontext" w:hAnsi="Fb Fontext"/>
          <w:sz w:val="32"/>
          <w:rtl/>
        </w:rPr>
        <w:t xml:space="preserve">לעולם אסיפא, </w:t>
      </w:r>
      <w:r w:rsidRPr="003B78A9">
        <w:rPr>
          <w:rStyle w:val="afffff3"/>
          <w:rFonts w:hint="cs"/>
          <w:rtl/>
        </w:rPr>
        <w:t>וה</w:t>
      </w:r>
      <w:r w:rsidRPr="003B78A9">
        <w:rPr>
          <w:rStyle w:val="afffff3"/>
          <w:rtl/>
        </w:rPr>
        <w:t>"</w:t>
      </w:r>
      <w:r w:rsidRPr="003B78A9">
        <w:rPr>
          <w:rStyle w:val="afffff3"/>
          <w:rFonts w:hint="cs"/>
          <w:rtl/>
        </w:rPr>
        <w:t>ק</w:t>
      </w:r>
      <w:r w:rsidRPr="00224C4C">
        <w:rPr>
          <w:rFonts w:ascii="Fb Fontext" w:hAnsi="Fb Fontext" w:hint="cs"/>
          <w:sz w:val="32"/>
          <w:rtl/>
        </w:rPr>
        <w:t xml:space="preserve"> - </w:t>
      </w:r>
      <w:r w:rsidRPr="00224C4C">
        <w:rPr>
          <w:rFonts w:ascii="Fb Fontext" w:hAnsi="Fb Fontext"/>
          <w:sz w:val="32"/>
          <w:rtl/>
        </w:rPr>
        <w:t xml:space="preserve">עד שיהא </w:t>
      </w:r>
      <w:r w:rsidRPr="00210DF6">
        <w:rPr>
          <w:rStyle w:val="afffa"/>
          <w:rFonts w:ascii="Fb Fontext" w:hAnsi="Fb Fontext" w:cs="BA TM • Vilna Extra-Bold"/>
          <w:bCs w:val="0"/>
          <w:rtl/>
        </w:rPr>
        <w:t>באחרונה</w:t>
      </w:r>
      <w:r w:rsidRPr="00224C4C">
        <w:rPr>
          <w:rFonts w:ascii="Fb Fontext" w:hAnsi="Fb Fontext"/>
          <w:sz w:val="32"/>
          <w:rtl/>
        </w:rPr>
        <w:t xml:space="preserve"> שו"פ.</w:t>
      </w:r>
    </w:p>
    <w:p w14:paraId="47A956CD" w14:textId="46A59474" w:rsidR="00A85AC8" w:rsidRPr="00E600D8" w:rsidRDefault="006E0774" w:rsidP="003B78A9">
      <w:pPr>
        <w:pStyle w:val="38"/>
        <w:framePr w:wrap="notBeside"/>
        <w:rPr>
          <w:rtl/>
        </w:rPr>
      </w:pPr>
      <w:r w:rsidRPr="00E600D8">
        <w:rPr>
          <w:rtl/>
        </w:rPr>
        <w:t>רבא</w:t>
      </w:r>
      <w:r w:rsidR="00A85AC8" w:rsidRPr="00E600D8">
        <w:rPr>
          <w:rFonts w:hint="cs"/>
          <w:rtl/>
        </w:rPr>
        <w:t>:</w:t>
      </w:r>
    </w:p>
    <w:p w14:paraId="12F1A364" w14:textId="1C24B7BC" w:rsidR="006E0774" w:rsidRPr="00131640" w:rsidRDefault="006E0774" w:rsidP="006E0774">
      <w:pPr>
        <w:rPr>
          <w:rtl/>
        </w:rPr>
      </w:pPr>
      <w:r w:rsidRPr="00210DF6">
        <w:rPr>
          <w:rFonts w:ascii="Fb Fontext" w:hAnsi="Fb Fontext" w:cs="BA TM • Vilna Extra-Bold"/>
          <w:rtl/>
        </w:rPr>
        <w:t>ש"</w:t>
      </w:r>
      <w:r w:rsidRPr="00210DF6">
        <w:rPr>
          <w:rFonts w:ascii="Fb Fontext" w:hAnsi="Fb Fontext" w:cs="BA TM • Vilna Extra-Bold" w:hint="cs"/>
          <w:rtl/>
        </w:rPr>
        <w:t>מ</w:t>
      </w:r>
      <w:r>
        <w:rPr>
          <w:rFonts w:ascii="Fb Fontext" w:hAnsi="Fb Fontext" w:hint="cs"/>
          <w:rtl/>
        </w:rPr>
        <w:t xml:space="preserve"> </w:t>
      </w:r>
      <w:r>
        <w:rPr>
          <w:rStyle w:val="afffff3"/>
          <w:rFonts w:ascii="Fb Fontext" w:hAnsi="Fb Fontext" w:hint="cs"/>
          <w:rtl/>
          <w:rPrChange w:id="9131" w:author="מנוע אמוראים" w:date="2026-10-05T16:42:07Z">
            <w:rPr>
              <w:rFonts w:ascii="Fb Fontext" w:hAnsi="Fb Fontext" w:hint="cs"/>
              <w:rtl/>
            </w:rPr>
          </w:rPrChange>
        </w:rPr>
        <w:t xml:space="preserve">מדר</w:t>
      </w:r>
      <w:r>
        <w:rPr>
          <w:rStyle w:val="afffff3"/>
          <w:rFonts w:ascii="Fb Fontext" w:hAnsi="Fb Fontext"/>
          <w:rtl/>
          <w:rPrChange w:id="9132" w:author="מנוע אמוראים" w:date="2026-10-05T16:42:07Z">
            <w:rPr>
              <w:rFonts w:ascii="Fb Fontext" w:hAnsi="Fb Fontext"/>
              <w:rtl/>
            </w:rPr>
          </w:rPrChange>
        </w:rPr>
        <w:t xml:space="preserve">"</w:t>
      </w:r>
      <w:r>
        <w:rPr>
          <w:rStyle w:val="afffff3"/>
          <w:rFonts w:ascii="Fb Fontext" w:hAnsi="Fb Fontext" w:hint="cs"/>
          <w:rtl/>
          <w:rPrChange w:id="9133" w:author="מנוע אמוראים" w:date="2026-10-05T16:42:07Z">
            <w:rPr>
              <w:rFonts w:ascii="Fb Fontext" w:hAnsi="Fb Fontext" w:hint="cs"/>
              <w:rtl/>
            </w:rPr>
          </w:rPrChange>
        </w:rPr>
        <w:t xml:space="preserve">א</w:t>
      </w:r>
      <w:r>
        <w:rPr>
          <w:rFonts w:ascii="Fb Fontext" w:hAnsi="Fb Fontext" w:hint="cs"/>
          <w:rtl/>
        </w:rPr>
        <w:t xml:space="preserve"> </w:t>
      </w:r>
      <w:r w:rsidRPr="00224C4C">
        <w:rPr>
          <w:rFonts w:ascii="Fb Fontext" w:hAnsi="Fb Fontext"/>
          <w:rtl/>
        </w:rPr>
        <w:t xml:space="preserve">תלת: </w:t>
      </w:r>
      <w:r w:rsidRPr="00210DF6">
        <w:rPr>
          <w:rStyle w:val="afffa"/>
          <w:rFonts w:ascii="Fb Fontext" w:hAnsi="Fb Fontext" w:cs="BA TM • Vilna Extra-Bold"/>
          <w:bCs w:val="0"/>
          <w:rtl/>
        </w:rPr>
        <w:t>ש"מ</w:t>
      </w:r>
      <w:r w:rsidRPr="00224C4C">
        <w:rPr>
          <w:rFonts w:ascii="Fb Fontext" w:hAnsi="Fb Fontext"/>
          <w:rtl/>
        </w:rPr>
        <w:t xml:space="preserve"> המקדש במלוה - אינה מקודשת,</w:t>
      </w:r>
    </w:p>
    <w:p w14:paraId="0A8DF743" w14:textId="77777777" w:rsidR="009469D7" w:rsidRDefault="006E0774" w:rsidP="006E0774">
      <w:pPr>
        <w:rPr>
          <w:rFonts w:ascii="Fb Fontext" w:hAnsi="Fb Fontext"/>
          <w:rtl/>
        </w:rPr>
      </w:pPr>
      <w:r w:rsidRPr="00210DF6">
        <w:rPr>
          <w:rStyle w:val="afffa"/>
          <w:rFonts w:ascii="Fb Fontext" w:hAnsi="Fb Fontext" w:cs="BA TM • Vilna Extra-Bold"/>
          <w:bCs w:val="0"/>
          <w:rtl/>
        </w:rPr>
        <w:t>וש"מ</w:t>
      </w:r>
      <w:r w:rsidRPr="00224C4C">
        <w:rPr>
          <w:rFonts w:ascii="Fb Fontext" w:hAnsi="Fb Fontext"/>
          <w:rtl/>
        </w:rPr>
        <w:t xml:space="preserve"> המקדש במלוה ופרוטה דעתה אפרוטה,</w:t>
      </w:r>
    </w:p>
    <w:p w14:paraId="5B15DDE3" w14:textId="6BA09556" w:rsidR="006E0774" w:rsidRPr="00131640" w:rsidRDefault="006E0774" w:rsidP="006E0774">
      <w:pPr>
        <w:rPr>
          <w:rtl/>
        </w:rPr>
      </w:pPr>
      <w:r w:rsidRPr="00210DF6">
        <w:rPr>
          <w:rStyle w:val="afffa"/>
          <w:rFonts w:ascii="Fb Fontext" w:hAnsi="Fb Fontext" w:cs="BA TM • Vilna Extra-Bold"/>
          <w:bCs w:val="0"/>
          <w:rtl/>
        </w:rPr>
        <w:t>וש"מ</w:t>
      </w:r>
      <w:r w:rsidRPr="00224C4C">
        <w:rPr>
          <w:rFonts w:ascii="Fb Fontext" w:hAnsi="Fb Fontext"/>
          <w:rtl/>
        </w:rPr>
        <w:t xml:space="preserve"> מעות בעלמא חוזרים</w:t>
      </w:r>
      <w:r w:rsidRPr="00224C4C">
        <w:rPr>
          <w:rFonts w:ascii="Fb Fontext" w:hAnsi="Fb Fontext" w:hint="cs"/>
          <w:rtl/>
        </w:rPr>
        <w:t xml:space="preserve"> [ופקדון]</w:t>
      </w:r>
      <w:r w:rsidRPr="00224C4C">
        <w:rPr>
          <w:rFonts w:ascii="Fb Fontext" w:hAnsi="Fb Fontext"/>
          <w:rtl/>
        </w:rPr>
        <w:t>.</w:t>
      </w:r>
    </w:p>
    <w:p w14:paraId="6ADAA1F5" w14:textId="297E617B" w:rsidR="007309FA" w:rsidRPr="00131640" w:rsidRDefault="007309FA" w:rsidP="007309FA">
      <w:pPr>
        <w:pStyle w:val="affffb"/>
        <w:rPr>
          <w:rtl/>
        </w:rPr>
      </w:pPr>
      <w:r w:rsidRPr="007309FA">
        <w:rPr>
          <w:rFonts w:hint="cs"/>
          <w:rtl/>
        </w:rPr>
        <w:t>***</w:t>
      </w:r>
    </w:p>
    <w:p w14:paraId="7C63A1A0" w14:textId="77777777" w:rsidR="006E0774" w:rsidRPr="00131640" w:rsidRDefault="006E0774" w:rsidP="0010529F">
      <w:pPr>
        <w:pStyle w:val="afff0"/>
        <w:framePr w:wrap="around"/>
        <w:rPr>
          <w:rtl/>
        </w:rPr>
      </w:pPr>
      <w:r w:rsidRPr="00224C4C">
        <w:rPr>
          <w:rFonts w:hint="cs"/>
          <w:rtl/>
        </w:rPr>
        <w:t>מו:</w:t>
      </w:r>
    </w:p>
    <w:p w14:paraId="153C65A6" w14:textId="260BB4F9" w:rsidR="006E0774" w:rsidRPr="00131640" w:rsidRDefault="006E0774" w:rsidP="00F65F8B">
      <w:pPr>
        <w:pStyle w:val="affffb"/>
        <w:rPr>
          <w:rtl/>
        </w:rPr>
      </w:pPr>
      <w:r w:rsidRPr="00210DF6">
        <w:rPr>
          <w:rtl/>
        </w:rPr>
        <w:t>איתמר: המקדש אחותו -</w:t>
      </w:r>
    </w:p>
    <w:p w14:paraId="31907DCA" w14:textId="16293B5B" w:rsidR="00A85AC8" w:rsidRPr="00E600D8" w:rsidRDefault="006E0774" w:rsidP="003B78A9">
      <w:pPr>
        <w:pStyle w:val="38"/>
        <w:framePr w:wrap="notBeside"/>
        <w:rPr>
          <w:rtl/>
        </w:rPr>
      </w:pPr>
      <w:r w:rsidRPr="00E600D8">
        <w:rPr>
          <w:rFonts w:hint="cs"/>
          <w:rtl/>
        </w:rPr>
        <w:t>ל</w:t>
      </w:r>
      <w:r w:rsidRPr="00E600D8">
        <w:rPr>
          <w:rtl/>
        </w:rPr>
        <w:t>רב</w:t>
      </w:r>
      <w:r w:rsidR="00A85AC8" w:rsidRPr="00E600D8">
        <w:rPr>
          <w:rtl/>
        </w:rPr>
        <w:t>:</w:t>
      </w:r>
    </w:p>
    <w:p w14:paraId="292C8381" w14:textId="75CC16B8" w:rsidR="006E0774" w:rsidRPr="00B61446" w:rsidRDefault="006E0774" w:rsidP="003B78A9">
      <w:pPr>
        <w:rPr>
          <w:spacing w:val="2"/>
          <w:rtl/>
        </w:rPr>
      </w:pPr>
      <w:r w:rsidRPr="00B61446">
        <w:rPr>
          <w:rFonts w:ascii="Fb Fontext" w:hAnsi="Fb Fontext"/>
          <w:spacing w:val="2"/>
          <w:rtl/>
        </w:rPr>
        <w:t>מעות חוזרים, אדם יודע שאין קידושין תופסין באחותו, וגמר ונתן לשום פקדון</w:t>
      </w:r>
      <w:r w:rsidR="003B78A9" w:rsidRPr="00B61446">
        <w:rPr>
          <w:rFonts w:ascii="Fb Fontext" w:hAnsi="Fb Fontext" w:hint="cs"/>
          <w:spacing w:val="2"/>
          <w:sz w:val="32"/>
          <w:rtl/>
        </w:rPr>
        <w:t xml:space="preserve"> </w:t>
      </w:r>
      <w:r w:rsidRPr="00B61446">
        <w:rPr>
          <w:rFonts w:ascii="Fb Fontext" w:hAnsi="Fb Fontext" w:hint="cs"/>
          <w:spacing w:val="2"/>
          <w:sz w:val="32"/>
          <w:rtl/>
        </w:rPr>
        <w:t>ולא אמר מפורש לשם פקדון דס</w:t>
      </w:r>
      <w:r w:rsidRPr="00B61446">
        <w:rPr>
          <w:rFonts w:ascii="Fb Fontext" w:hAnsi="Fb Fontext"/>
          <w:spacing w:val="2"/>
          <w:sz w:val="32"/>
          <w:rtl/>
        </w:rPr>
        <w:t>"</w:t>
      </w:r>
      <w:r w:rsidRPr="00B61446">
        <w:rPr>
          <w:rFonts w:ascii="Fb Fontext" w:hAnsi="Fb Fontext" w:hint="cs"/>
          <w:spacing w:val="2"/>
          <w:sz w:val="32"/>
          <w:rtl/>
        </w:rPr>
        <w:t>ל דלא מקבלה</w:t>
      </w:r>
      <w:r w:rsidRPr="00B61446">
        <w:rPr>
          <w:rFonts w:ascii="Fb Fontext" w:hAnsi="Fb Fontext"/>
          <w:spacing w:val="2"/>
          <w:sz w:val="32"/>
          <w:rtl/>
        </w:rPr>
        <w:t>.</w:t>
      </w:r>
    </w:p>
    <w:p w14:paraId="6856F811" w14:textId="3A19D6C9" w:rsidR="00A85AC8" w:rsidRPr="00E600D8" w:rsidRDefault="006E0774" w:rsidP="003B78A9">
      <w:pPr>
        <w:pStyle w:val="38"/>
        <w:framePr w:wrap="notBeside"/>
        <w:rPr>
          <w:rtl/>
        </w:rPr>
      </w:pPr>
      <w:r w:rsidRPr="00E600D8">
        <w:rPr>
          <w:rtl/>
        </w:rPr>
        <w:t>ו</w:t>
      </w:r>
      <w:r w:rsidRPr="00E600D8">
        <w:rPr>
          <w:rFonts w:hint="cs"/>
          <w:rtl/>
        </w:rPr>
        <w:t>ל</w:t>
      </w:r>
      <w:r w:rsidRPr="00E600D8">
        <w:rPr>
          <w:rtl/>
        </w:rPr>
        <w:t>שמואל</w:t>
      </w:r>
      <w:r w:rsidR="00A85AC8" w:rsidRPr="00E600D8">
        <w:rPr>
          <w:rtl/>
        </w:rPr>
        <w:t>:</w:t>
      </w:r>
    </w:p>
    <w:p w14:paraId="263A4B66" w14:textId="6925C081" w:rsidR="006E0774" w:rsidRPr="00131640" w:rsidRDefault="006E0774" w:rsidP="00D23DFA">
      <w:pPr>
        <w:spacing w:after="120"/>
        <w:rPr>
          <w:rtl/>
        </w:rPr>
      </w:pPr>
      <w:r w:rsidRPr="00224C4C">
        <w:rPr>
          <w:rFonts w:ascii="Fb Fontext" w:hAnsi="Fb Fontext"/>
          <w:sz w:val="32"/>
          <w:rtl/>
        </w:rPr>
        <w:t>מעות מתנה, אדם יודע שאין קידושין תופסין באחותו, וגמר ונתן לשום מתנה.</w:t>
      </w:r>
      <w:r w:rsidR="003B78A9">
        <w:rPr>
          <w:rFonts w:ascii="Fb Fontext" w:hAnsi="Fb Fontext" w:hint="cs"/>
          <w:rtl/>
        </w:rPr>
        <w:t xml:space="preserve"> </w:t>
      </w:r>
      <w:r w:rsidRPr="00224C4C">
        <w:rPr>
          <w:rFonts w:ascii="Fb Fontext" w:hAnsi="Fb Fontext" w:hint="cs"/>
          <w:rtl/>
        </w:rPr>
        <w:t xml:space="preserve">ולא אמר </w:t>
      </w:r>
      <w:r w:rsidRPr="00224C4C">
        <w:rPr>
          <w:rFonts w:ascii="Fb Fontext" w:hAnsi="Fb Fontext"/>
          <w:rtl/>
        </w:rPr>
        <w:t xml:space="preserve">לשום מתנה! סבר, </w:t>
      </w:r>
      <w:r w:rsidRPr="00224C4C">
        <w:rPr>
          <w:rFonts w:ascii="Fb Fontext" w:hAnsi="Fb Fontext" w:hint="cs"/>
          <w:rtl/>
        </w:rPr>
        <w:t>שתתבייש.</w:t>
      </w:r>
    </w:p>
    <w:p w14:paraId="16668485" w14:textId="33ECBE19" w:rsidR="00A85AC8" w:rsidRPr="00E600D8" w:rsidRDefault="006E0774" w:rsidP="003B78A9">
      <w:pPr>
        <w:pStyle w:val="38"/>
        <w:framePr w:wrap="notBeside"/>
        <w:rPr>
          <w:rtl/>
        </w:rPr>
      </w:pPr>
      <w:r w:rsidRPr="00E600D8">
        <w:rPr>
          <w:rtl/>
        </w:rPr>
        <w:t>מתיב רבינא</w:t>
      </w:r>
      <w:r w:rsidR="00A85AC8" w:rsidRPr="00E600D8">
        <w:rPr>
          <w:rtl/>
        </w:rPr>
        <w:t>:</w:t>
      </w:r>
    </w:p>
    <w:p w14:paraId="256B4739" w14:textId="14FBAE9D" w:rsidR="006E0774" w:rsidRPr="00131640" w:rsidRDefault="006E0774" w:rsidP="006E0774">
      <w:pPr>
        <w:rPr>
          <w:rtl/>
        </w:rPr>
      </w:pPr>
      <w:r w:rsidRPr="00224C4C">
        <w:rPr>
          <w:rFonts w:ascii="Fb Fontext" w:hAnsi="Fb Fontext"/>
          <w:rtl/>
        </w:rPr>
        <w:t>המפריש חלתו קמח אינו חלה וגזל ביד כהן.</w:t>
      </w:r>
      <w:r w:rsidRPr="00224C4C">
        <w:rPr>
          <w:rFonts w:ascii="Fb Fontext" w:hAnsi="Fb Fontext" w:hint="cs"/>
          <w:rtl/>
        </w:rPr>
        <w:t xml:space="preserve"> ולא אמרי אדם יודע וכו' ונתן לשם </w:t>
      </w:r>
      <w:r w:rsidRPr="00196D6B">
        <w:rPr>
          <w:rFonts w:ascii="Fb Fontext" w:hAnsi="Fb Fontext" w:cs="BA TM • Vilna Extra-Bold" w:hint="cs"/>
          <w:rtl/>
        </w:rPr>
        <w:t>מתנה</w:t>
      </w:r>
    </w:p>
    <w:p w14:paraId="24DB7E2C" w14:textId="55BCBF75" w:rsidR="00A85AC8" w:rsidRPr="00E600D8" w:rsidRDefault="00E600D8" w:rsidP="003B78A9">
      <w:pPr>
        <w:pStyle w:val="38"/>
        <w:framePr w:wrap="notBeside"/>
        <w:rPr>
          <w:rtl/>
        </w:rPr>
      </w:pPr>
      <w:r w:rsidRPr="00E600D8">
        <w:rPr>
          <w:rtl/>
        </w:rPr>
        <w:t>-</w:t>
      </w:r>
    </w:p>
    <w:p w14:paraId="275A399A" w14:textId="1EA46C4D" w:rsidR="006E0774" w:rsidRPr="00C004AF" w:rsidRDefault="006E0774" w:rsidP="003B78A9">
      <w:pPr>
        <w:rPr>
          <w:spacing w:val="2"/>
          <w:rtl/>
        </w:rPr>
      </w:pPr>
      <w:r w:rsidRPr="00943179">
        <w:rPr>
          <w:rFonts w:hint="cs"/>
          <w:rtl/>
        </w:rPr>
        <w:t>ד</w:t>
      </w:r>
      <w:r w:rsidRPr="00943179">
        <w:rPr>
          <w:rtl/>
        </w:rPr>
        <w:t xml:space="preserve">שאני </w:t>
      </w:r>
      <w:r w:rsidR="00B35B36" w:rsidRPr="00943179">
        <w:rPr>
          <w:rtl/>
        </w:rPr>
        <w:t>שם</w:t>
      </w:r>
      <w:r w:rsidRPr="00943179">
        <w:rPr>
          <w:rtl/>
        </w:rPr>
        <w:t xml:space="preserve">, </w:t>
      </w:r>
      <w:r w:rsidR="003B78A9">
        <w:rPr>
          <w:rFonts w:hint="cs"/>
          <w:rtl/>
        </w:rPr>
        <w:t xml:space="preserve">שיוצא תקלה </w:t>
      </w:r>
      <w:r w:rsidRPr="00943179">
        <w:rPr>
          <w:rFonts w:hint="cs"/>
          <w:rtl/>
        </w:rPr>
        <w:t xml:space="preserve">דפעמים דיש </w:t>
      </w:r>
      <w:r w:rsidRPr="00943179">
        <w:rPr>
          <w:rtl/>
        </w:rPr>
        <w:t xml:space="preserve">לכהן פחות מחמש </w:t>
      </w:r>
      <w:r w:rsidRPr="00C004AF">
        <w:rPr>
          <w:spacing w:val="2"/>
          <w:rtl/>
        </w:rPr>
        <w:t>רבעים קמח, ו</w:t>
      </w:r>
      <w:r w:rsidRPr="00C004AF">
        <w:rPr>
          <w:rFonts w:hint="cs"/>
          <w:spacing w:val="2"/>
          <w:rtl/>
        </w:rPr>
        <w:t>לשם ביחד</w:t>
      </w:r>
      <w:r w:rsidR="003B78A9" w:rsidRPr="00C004AF">
        <w:rPr>
          <w:rFonts w:ascii="Fb Fontext" w:hAnsi="Fb Fontext" w:hint="cs"/>
          <w:spacing w:val="2"/>
          <w:sz w:val="32"/>
          <w:rtl/>
        </w:rPr>
        <w:t xml:space="preserve"> </w:t>
      </w:r>
      <w:r w:rsidRPr="00C004AF">
        <w:rPr>
          <w:rFonts w:ascii="Fb Fontext" w:hAnsi="Fb Fontext" w:hint="cs"/>
          <w:spacing w:val="2"/>
          <w:sz w:val="32"/>
          <w:rtl/>
        </w:rPr>
        <w:t>וס</w:t>
      </w:r>
      <w:r w:rsidRPr="00C004AF">
        <w:rPr>
          <w:rFonts w:ascii="Fb Fontext" w:hAnsi="Fb Fontext"/>
          <w:spacing w:val="2"/>
          <w:sz w:val="32"/>
          <w:rtl/>
        </w:rPr>
        <w:t>"</w:t>
      </w:r>
      <w:r w:rsidRPr="00C004AF">
        <w:rPr>
          <w:rFonts w:ascii="Fb Fontext" w:hAnsi="Fb Fontext" w:hint="cs"/>
          <w:spacing w:val="2"/>
          <w:sz w:val="32"/>
          <w:rtl/>
        </w:rPr>
        <w:t xml:space="preserve">ל </w:t>
      </w:r>
      <w:r w:rsidRPr="00C004AF">
        <w:rPr>
          <w:rFonts w:ascii="Fb Fontext" w:hAnsi="Fb Fontext"/>
          <w:spacing w:val="2"/>
          <w:sz w:val="32"/>
          <w:rtl/>
        </w:rPr>
        <w:t>נתקנה עיסתו, ו</w:t>
      </w:r>
      <w:r w:rsidR="003B78A9" w:rsidRPr="00C004AF">
        <w:rPr>
          <w:rFonts w:ascii="Fb Fontext" w:hAnsi="Fb Fontext" w:hint="cs"/>
          <w:spacing w:val="2"/>
          <w:sz w:val="32"/>
          <w:rtl/>
        </w:rPr>
        <w:t>יבוא לאוכלה בטבל.</w:t>
      </w:r>
    </w:p>
    <w:p w14:paraId="4B6084E3" w14:textId="77777777" w:rsidR="006E0774" w:rsidRPr="00131640" w:rsidRDefault="006E0774" w:rsidP="006E0774">
      <w:pPr>
        <w:rPr>
          <w:rtl/>
        </w:rPr>
      </w:pPr>
      <w:r w:rsidRPr="00224C4C">
        <w:rPr>
          <w:rFonts w:ascii="Fb Fontext" w:hAnsi="Fb Fontext"/>
          <w:rtl/>
        </w:rPr>
        <w:t>והאמרת: אדם יודע שאין מפרישים חלה קמח! יודע ואינו יודע,</w:t>
      </w:r>
    </w:p>
    <w:p w14:paraId="50D6DE4B" w14:textId="77777777" w:rsidR="006E0774" w:rsidRPr="00131640" w:rsidRDefault="006E0774" w:rsidP="006E0774">
      <w:pPr>
        <w:rPr>
          <w:rtl/>
        </w:rPr>
      </w:pPr>
      <w:r w:rsidRPr="00224C4C">
        <w:rPr>
          <w:rFonts w:ascii="Fb Fontext" w:hAnsi="Fb Fontext"/>
          <w:rtl/>
        </w:rPr>
        <w:t xml:space="preserve">יודע - שאין מפריש חלה קמח, ואינו יודע </w:t>
      </w:r>
      <w:r w:rsidRPr="00224C4C">
        <w:rPr>
          <w:rFonts w:ascii="Fb Fontext" w:hAnsi="Fb Fontext" w:hint="cs"/>
          <w:rtl/>
        </w:rPr>
        <w:t>הטעם-  דס</w:t>
      </w:r>
      <w:r w:rsidRPr="00224C4C">
        <w:rPr>
          <w:rFonts w:ascii="Fb Fontext" w:hAnsi="Fb Fontext"/>
          <w:rtl/>
        </w:rPr>
        <w:t>"</w:t>
      </w:r>
      <w:r w:rsidRPr="00224C4C">
        <w:rPr>
          <w:rFonts w:ascii="Fb Fontext" w:hAnsi="Fb Fontext" w:hint="cs"/>
          <w:rtl/>
        </w:rPr>
        <w:t>ל משום טירחא דכהן והכהן מוחל</w:t>
      </w:r>
    </w:p>
    <w:p w14:paraId="56D4BAD5" w14:textId="77777777" w:rsidR="00A85AC8" w:rsidRPr="00E600D8" w:rsidRDefault="006E0774" w:rsidP="003B78A9">
      <w:pPr>
        <w:pStyle w:val="38"/>
        <w:framePr w:wrap="notBeside"/>
        <w:rPr>
          <w:rtl/>
        </w:rPr>
      </w:pPr>
      <w:r w:rsidRPr="00E600D8">
        <w:rPr>
          <w:rFonts w:hint="cs"/>
          <w:rtl/>
        </w:rPr>
        <w:t>ולא אמרי'</w:t>
      </w:r>
      <w:r w:rsidR="00A85AC8" w:rsidRPr="00E600D8">
        <w:rPr>
          <w:rtl/>
        </w:rPr>
        <w:t>:</w:t>
      </w:r>
    </w:p>
    <w:p w14:paraId="33CD3EF0" w14:textId="52E92F9F" w:rsidR="009469D7" w:rsidRDefault="003B78A9" w:rsidP="006E0774">
      <w:pPr>
        <w:rPr>
          <w:rFonts w:ascii="Fb Fontext" w:hAnsi="Fb Fontext"/>
          <w:rtl/>
        </w:rPr>
      </w:pPr>
      <w:r>
        <w:rPr>
          <w:rFonts w:ascii="Fb Fontext" w:hAnsi="Fb Fontext" w:hint="cs"/>
          <w:rtl/>
        </w:rPr>
        <w:t>שתהא</w:t>
      </w:r>
      <w:r w:rsidR="006E0774" w:rsidRPr="00224C4C">
        <w:rPr>
          <w:rFonts w:ascii="Fb Fontext" w:hAnsi="Fb Fontext"/>
          <w:rtl/>
        </w:rPr>
        <w:t xml:space="preserve"> תרומה, ולא תאכל עד שיוציא עליה חלה ממקום אחר</w:t>
      </w:r>
    </w:p>
    <w:p w14:paraId="6F62BB02" w14:textId="77777777" w:rsidR="00A85AC8" w:rsidRPr="00E600D8" w:rsidRDefault="006E0774" w:rsidP="003B78A9">
      <w:pPr>
        <w:pStyle w:val="38"/>
        <w:framePr w:wrap="notBeside"/>
        <w:rPr>
          <w:rtl/>
        </w:rPr>
      </w:pPr>
      <w:r w:rsidRPr="00E600D8">
        <w:rPr>
          <w:rFonts w:hint="cs"/>
          <w:rtl/>
        </w:rPr>
        <w:t>כדאמרי'</w:t>
      </w:r>
      <w:r w:rsidR="00A85AC8" w:rsidRPr="00E600D8">
        <w:rPr>
          <w:rtl/>
        </w:rPr>
        <w:t>:</w:t>
      </w:r>
    </w:p>
    <w:p w14:paraId="41F7709F" w14:textId="3EF64131" w:rsidR="006E0774" w:rsidRPr="00131640" w:rsidRDefault="006E0774" w:rsidP="00D23DFA">
      <w:pPr>
        <w:spacing w:after="120"/>
        <w:rPr>
          <w:rtl/>
        </w:rPr>
      </w:pPr>
      <w:r w:rsidRPr="00224C4C">
        <w:rPr>
          <w:rFonts w:ascii="Fb Fontext" w:hAnsi="Fb Fontext" w:hint="cs"/>
          <w:rtl/>
        </w:rPr>
        <w:t>ד</w:t>
      </w:r>
      <w:r w:rsidRPr="00224C4C">
        <w:rPr>
          <w:rFonts w:ascii="Fb Fontext" w:hAnsi="Fb Fontext"/>
          <w:rtl/>
        </w:rPr>
        <w:t>מן הנקוב על שאינו נקוב - תרומה, ולא תאכל עד שיוציא עליה תרומה ומעשר ממקום אחר</w:t>
      </w:r>
      <w:r w:rsidRPr="00224C4C">
        <w:rPr>
          <w:rFonts w:ascii="Fb Fontext" w:hAnsi="Fb Fontext" w:hint="cs"/>
          <w:rtl/>
        </w:rPr>
        <w:t>'</w:t>
      </w:r>
      <w:r w:rsidR="003B78A9">
        <w:rPr>
          <w:rFonts w:ascii="Fb Fontext" w:hAnsi="Fb Fontext" w:hint="cs"/>
          <w:rtl/>
        </w:rPr>
        <w:t xml:space="preserve"> </w:t>
      </w:r>
      <w:r w:rsidR="004A52C5">
        <w:rPr>
          <w:rFonts w:ascii="Fb Fontext" w:hAnsi="Fb Fontext" w:hint="cs"/>
          <w:rtl/>
        </w:rPr>
        <w:t>-</w:t>
      </w:r>
      <w:r w:rsidRPr="00224C4C">
        <w:rPr>
          <w:rFonts w:ascii="Fb Fontext" w:hAnsi="Fb Fontext" w:hint="cs"/>
          <w:rtl/>
        </w:rPr>
        <w:t>ד</w:t>
      </w:r>
      <w:r w:rsidRPr="00224C4C">
        <w:rPr>
          <w:rFonts w:ascii="Fb Fontext" w:hAnsi="Fb Fontext"/>
          <w:rtl/>
        </w:rPr>
        <w:t>ב</w:t>
      </w:r>
      <w:r w:rsidR="004A52C5">
        <w:rPr>
          <w:rFonts w:ascii="Fb Fontext" w:hAnsi="Fb Fontext" w:hint="cs"/>
          <w:rtl/>
        </w:rPr>
        <w:t>ב' כלים</w:t>
      </w:r>
      <w:r w:rsidRPr="00224C4C">
        <w:rPr>
          <w:rFonts w:ascii="Fb Fontext" w:hAnsi="Fb Fontext"/>
          <w:rtl/>
        </w:rPr>
        <w:t xml:space="preserve"> צאית, </w:t>
      </w:r>
      <w:r w:rsidR="004A52C5">
        <w:rPr>
          <w:rFonts w:ascii="Fb Fontext" w:hAnsi="Fb Fontext" w:hint="cs"/>
          <w:rtl/>
        </w:rPr>
        <w:t xml:space="preserve">ולא </w:t>
      </w:r>
      <w:r w:rsidRPr="00224C4C">
        <w:rPr>
          <w:rFonts w:ascii="Fb Fontext" w:hAnsi="Fb Fontext"/>
          <w:rtl/>
        </w:rPr>
        <w:t>בחד</w:t>
      </w:r>
      <w:r w:rsidR="004A52C5">
        <w:rPr>
          <w:rFonts w:ascii="Fb Fontext" w:hAnsi="Fb Fontext" w:hint="cs"/>
          <w:rtl/>
        </w:rPr>
        <w:t>.</w:t>
      </w:r>
    </w:p>
    <w:p w14:paraId="423920BC" w14:textId="34172A9E" w:rsidR="00A85AC8" w:rsidRPr="00E600D8" w:rsidRDefault="006E0774" w:rsidP="003B78A9">
      <w:pPr>
        <w:pStyle w:val="38"/>
        <w:framePr w:wrap="notBeside"/>
        <w:rPr>
          <w:rtl/>
        </w:rPr>
      </w:pPr>
      <w:r w:rsidRPr="00E600D8">
        <w:rPr>
          <w:rFonts w:hint="cs"/>
          <w:rtl/>
        </w:rPr>
        <w:t>ב. ואב</w:t>
      </w:r>
      <w:r w:rsidRPr="00E600D8">
        <w:rPr>
          <w:rtl/>
        </w:rPr>
        <w:t>"</w:t>
      </w:r>
      <w:r w:rsidRPr="00E600D8">
        <w:rPr>
          <w:rFonts w:hint="cs"/>
          <w:rtl/>
        </w:rPr>
        <w:t>א</w:t>
      </w:r>
      <w:r w:rsidR="00A85AC8" w:rsidRPr="00E600D8">
        <w:rPr>
          <w:rtl/>
        </w:rPr>
        <w:t>:</w:t>
      </w:r>
    </w:p>
    <w:p w14:paraId="4CA86791" w14:textId="041F5CD6" w:rsidR="006E0774" w:rsidRPr="00E32252" w:rsidRDefault="006E0774" w:rsidP="006E0774">
      <w:pPr>
        <w:rPr>
          <w:spacing w:val="0"/>
          <w:rtl/>
        </w:rPr>
      </w:pPr>
      <w:r w:rsidRPr="00E32252">
        <w:rPr>
          <w:rFonts w:ascii="Fb Fontext" w:hAnsi="Fb Fontext"/>
          <w:spacing w:val="0"/>
          <w:sz w:val="32"/>
          <w:rtl/>
        </w:rPr>
        <w:t>לעולם כהן ציית, וקסבר בע</w:t>
      </w:r>
      <w:r w:rsidR="003B78A9" w:rsidRPr="00E32252">
        <w:rPr>
          <w:rFonts w:ascii="Fb Fontext" w:hAnsi="Fb Fontext" w:hint="cs"/>
          <w:spacing w:val="0"/>
          <w:sz w:val="32"/>
          <w:rtl/>
        </w:rPr>
        <w:t>ה''ב</w:t>
      </w:r>
      <w:r w:rsidRPr="00E32252">
        <w:rPr>
          <w:rFonts w:ascii="Fb Fontext" w:hAnsi="Fb Fontext"/>
          <w:spacing w:val="0"/>
          <w:sz w:val="32"/>
          <w:rtl/>
        </w:rPr>
        <w:t xml:space="preserve"> נתקנה עיסתו, ו</w:t>
      </w:r>
      <w:r w:rsidR="003B78A9" w:rsidRPr="00E32252">
        <w:rPr>
          <w:rFonts w:ascii="Fb Fontext" w:hAnsi="Fb Fontext" w:hint="cs"/>
          <w:spacing w:val="0"/>
          <w:sz w:val="32"/>
          <w:rtl/>
        </w:rPr>
        <w:t>יבוא לאכל בטבל.</w:t>
      </w:r>
    </w:p>
    <w:p w14:paraId="0499F03E" w14:textId="375254F5" w:rsidR="00A85AC8" w:rsidRPr="00E600D8" w:rsidRDefault="006E0774" w:rsidP="003B78A9">
      <w:pPr>
        <w:pStyle w:val="38"/>
        <w:framePr w:wrap="notBeside"/>
        <w:rPr>
          <w:rtl/>
        </w:rPr>
      </w:pPr>
      <w:r w:rsidRPr="00E600D8">
        <w:rPr>
          <w:rtl/>
        </w:rPr>
        <w:t>והאמרת</w:t>
      </w:r>
      <w:r w:rsidR="00A85AC8" w:rsidRPr="00E600D8">
        <w:rPr>
          <w:rtl/>
        </w:rPr>
        <w:t>:</w:t>
      </w:r>
    </w:p>
    <w:p w14:paraId="7399FD6A" w14:textId="2B520516" w:rsidR="006E0774" w:rsidRPr="00131640" w:rsidRDefault="006E0774" w:rsidP="006E0774">
      <w:pPr>
        <w:rPr>
          <w:rtl/>
        </w:rPr>
      </w:pPr>
      <w:r w:rsidRPr="00224C4C">
        <w:rPr>
          <w:rFonts w:ascii="Fb Fontext" w:hAnsi="Fb Fontext"/>
          <w:rtl/>
        </w:rPr>
        <w:t>אדם יודע שאין מפרישין חלה קמח! יודע ואינו יודע,</w:t>
      </w:r>
    </w:p>
    <w:p w14:paraId="3AD1E306" w14:textId="77777777" w:rsidR="009469D7" w:rsidRDefault="006E0774" w:rsidP="006E0774">
      <w:pPr>
        <w:rPr>
          <w:rFonts w:ascii="Fb Fontext" w:hAnsi="Fb Fontext"/>
          <w:rtl/>
        </w:rPr>
      </w:pPr>
      <w:r w:rsidRPr="00224C4C">
        <w:rPr>
          <w:rFonts w:ascii="Fb Fontext" w:hAnsi="Fb Fontext"/>
          <w:rtl/>
        </w:rPr>
        <w:t>יודע שאין מפרישין חלה קמח,</w:t>
      </w:r>
    </w:p>
    <w:p w14:paraId="759BC03E" w14:textId="0EFDD49A" w:rsidR="006E0774" w:rsidRPr="00131640" w:rsidRDefault="006E0774" w:rsidP="006E0774">
      <w:pPr>
        <w:rPr>
          <w:rtl/>
        </w:rPr>
      </w:pPr>
      <w:r w:rsidRPr="00224C4C">
        <w:rPr>
          <w:rFonts w:ascii="Fb Fontext" w:hAnsi="Fb Fontext"/>
          <w:rtl/>
        </w:rPr>
        <w:t xml:space="preserve">ואינו יודע </w:t>
      </w:r>
      <w:r w:rsidRPr="00224C4C">
        <w:rPr>
          <w:rFonts w:ascii="Fb Fontext" w:hAnsi="Fb Fontext" w:hint="cs"/>
          <w:rtl/>
        </w:rPr>
        <w:t>הטעם דס</w:t>
      </w:r>
      <w:r w:rsidRPr="00224C4C">
        <w:rPr>
          <w:rFonts w:ascii="Fb Fontext" w:hAnsi="Fb Fontext"/>
          <w:rtl/>
        </w:rPr>
        <w:t>"</w:t>
      </w:r>
      <w:r w:rsidRPr="00224C4C">
        <w:rPr>
          <w:rFonts w:ascii="Fb Fontext" w:hAnsi="Fb Fontext" w:hint="cs"/>
          <w:rtl/>
        </w:rPr>
        <w:t xml:space="preserve">ל </w:t>
      </w:r>
      <w:r w:rsidRPr="00224C4C">
        <w:rPr>
          <w:rFonts w:ascii="Fb Fontext" w:hAnsi="Fb Fontext"/>
          <w:rtl/>
        </w:rPr>
        <w:t>משום טירחא דכהן,</w:t>
      </w:r>
      <w:r w:rsidRPr="00224C4C">
        <w:rPr>
          <w:rFonts w:ascii="Fb Fontext" w:hAnsi="Fb Fontext" w:hint="cs"/>
          <w:rtl/>
        </w:rPr>
        <w:t xml:space="preserve"> והכהן קיבל עליו</w:t>
      </w:r>
    </w:p>
    <w:p w14:paraId="4A2C7D1F" w14:textId="77777777" w:rsidR="00A85AC8" w:rsidRPr="00E600D8" w:rsidRDefault="006E0774" w:rsidP="003B78A9">
      <w:pPr>
        <w:pStyle w:val="38"/>
        <w:framePr w:wrap="notBeside"/>
        <w:rPr>
          <w:rtl/>
        </w:rPr>
      </w:pPr>
      <w:r w:rsidRPr="00E600D8">
        <w:rPr>
          <w:rFonts w:hint="cs"/>
          <w:rtl/>
        </w:rPr>
        <w:t>ולא אמרי'</w:t>
      </w:r>
      <w:r w:rsidR="00A85AC8" w:rsidRPr="00E600D8">
        <w:rPr>
          <w:rtl/>
        </w:rPr>
        <w:t>:</w:t>
      </w:r>
    </w:p>
    <w:p w14:paraId="732B0AB9" w14:textId="0158E3EC" w:rsidR="006E0774" w:rsidRPr="00131640" w:rsidRDefault="006E0774" w:rsidP="006E0774">
      <w:pPr>
        <w:rPr>
          <w:rtl/>
        </w:rPr>
      </w:pPr>
      <w:r w:rsidRPr="00224C4C">
        <w:rPr>
          <w:rFonts w:ascii="Fb Fontext" w:hAnsi="Fb Fontext" w:hint="cs"/>
          <w:rtl/>
        </w:rPr>
        <w:t xml:space="preserve">תרומה </w:t>
      </w:r>
      <w:r w:rsidRPr="00224C4C">
        <w:rPr>
          <w:rFonts w:ascii="Fb Fontext" w:hAnsi="Fb Fontext"/>
          <w:rtl/>
        </w:rPr>
        <w:t>ויחזור ויתרום</w:t>
      </w:r>
      <w:r w:rsidRPr="00224C4C">
        <w:rPr>
          <w:rFonts w:ascii="Fb Fontext" w:hAnsi="Fb Fontext" w:hint="cs"/>
          <w:rtl/>
        </w:rPr>
        <w:t xml:space="preserve"> </w:t>
      </w:r>
      <w:r w:rsidRPr="003B78A9">
        <w:rPr>
          <w:rStyle w:val="afffff3"/>
          <w:rFonts w:hint="cs"/>
          <w:rtl/>
        </w:rPr>
        <w:t>כד</w:t>
      </w:r>
      <w:r w:rsidRPr="003B78A9">
        <w:rPr>
          <w:rStyle w:val="afffff3"/>
          <w:rtl/>
        </w:rPr>
        <w:t>תנן</w:t>
      </w:r>
      <w:r w:rsidRPr="00224C4C">
        <w:rPr>
          <w:rFonts w:ascii="Fb Fontext" w:hAnsi="Fb Fontext"/>
          <w:rtl/>
        </w:rPr>
        <w:t xml:space="preserve"> </w:t>
      </w:r>
      <w:r w:rsidRPr="00224C4C">
        <w:rPr>
          <w:rFonts w:ascii="Fb Fontext" w:hAnsi="Fb Fontext" w:hint="cs"/>
          <w:rtl/>
        </w:rPr>
        <w:t>ד</w:t>
      </w:r>
      <w:r w:rsidRPr="00224C4C">
        <w:rPr>
          <w:rFonts w:ascii="Fb Fontext" w:hAnsi="Fb Fontext"/>
          <w:rtl/>
        </w:rPr>
        <w:t>משאינו נקוב על הנקוב - תרומה, ויחזור ויתרום!</w:t>
      </w:r>
    </w:p>
    <w:p w14:paraId="5E560371" w14:textId="396A88D5" w:rsidR="00A85AC8" w:rsidRPr="00E600D8" w:rsidRDefault="006E0774" w:rsidP="003B78A9">
      <w:pPr>
        <w:pStyle w:val="38"/>
        <w:framePr w:wrap="notBeside"/>
        <w:rPr>
          <w:rtl/>
        </w:rPr>
      </w:pPr>
      <w:r w:rsidRPr="00E600D8">
        <w:rPr>
          <w:rtl/>
        </w:rPr>
        <w:t xml:space="preserve">- </w:t>
      </w:r>
      <w:r w:rsidRPr="00E600D8">
        <w:rPr>
          <w:rFonts w:hint="cs"/>
          <w:rtl/>
        </w:rPr>
        <w:t>ד</w:t>
      </w:r>
      <w:r w:rsidRPr="00E600D8">
        <w:rPr>
          <w:rtl/>
        </w:rPr>
        <w:t>הא אוקימנא</w:t>
      </w:r>
      <w:r w:rsidR="00A85AC8" w:rsidRPr="00E600D8">
        <w:rPr>
          <w:rtl/>
        </w:rPr>
        <w:t>:</w:t>
      </w:r>
    </w:p>
    <w:p w14:paraId="55475351" w14:textId="022E551B" w:rsidR="006E0774" w:rsidRPr="00131640" w:rsidRDefault="006E0774" w:rsidP="00F56067">
      <w:pPr>
        <w:spacing w:after="120"/>
        <w:rPr>
          <w:rtl/>
        </w:rPr>
      </w:pPr>
      <w:r w:rsidRPr="00943179">
        <w:rPr>
          <w:rtl/>
        </w:rPr>
        <w:t>ב</w:t>
      </w:r>
      <w:r w:rsidR="00F56067">
        <w:rPr>
          <w:rFonts w:hint="cs"/>
          <w:rtl/>
        </w:rPr>
        <w:t>שני כלים</w:t>
      </w:r>
      <w:r w:rsidRPr="00943179">
        <w:rPr>
          <w:rtl/>
        </w:rPr>
        <w:t xml:space="preserve"> צאית, </w:t>
      </w:r>
      <w:r w:rsidR="00F56067">
        <w:rPr>
          <w:rFonts w:hint="cs"/>
          <w:rtl/>
        </w:rPr>
        <w:t>ולא בכלי אחד.</w:t>
      </w:r>
    </w:p>
    <w:p w14:paraId="0571FBF1" w14:textId="5DA75B9E" w:rsidR="00A85AC8" w:rsidRPr="00E600D8" w:rsidRDefault="006E0774" w:rsidP="003B78A9">
      <w:pPr>
        <w:pStyle w:val="38"/>
        <w:framePr w:wrap="notBeside"/>
        <w:rPr>
          <w:rtl/>
        </w:rPr>
      </w:pPr>
      <w:r w:rsidRPr="00E600D8">
        <w:rPr>
          <w:rFonts w:hint="cs"/>
          <w:rtl/>
        </w:rPr>
        <w:t>והך</w:t>
      </w:r>
      <w:r w:rsidR="00406E03">
        <w:rPr>
          <w:rFonts w:hint="cs"/>
          <w:rtl/>
        </w:rPr>
        <w:t>:</w:t>
      </w:r>
    </w:p>
    <w:p w14:paraId="2C542ADC" w14:textId="7439E705" w:rsidR="006E0774" w:rsidRPr="00406E03" w:rsidRDefault="006E0774" w:rsidP="006E0774">
      <w:pPr>
        <w:rPr>
          <w:spacing w:val="0"/>
          <w:rtl/>
        </w:rPr>
      </w:pPr>
      <w:r w:rsidRPr="00406E03">
        <w:rPr>
          <w:rFonts w:ascii="Fb Fontext" w:hAnsi="Fb Fontext" w:hint="cs"/>
          <w:spacing w:val="0"/>
          <w:sz w:val="32"/>
          <w:rtl/>
        </w:rPr>
        <w:t>ד</w:t>
      </w:r>
      <w:r w:rsidRPr="00406E03">
        <w:rPr>
          <w:rFonts w:ascii="Fb Fontext" w:hAnsi="Fb Fontext"/>
          <w:spacing w:val="0"/>
          <w:sz w:val="32"/>
          <w:rtl/>
        </w:rPr>
        <w:t xml:space="preserve">התורם קישות ונמצא מרה </w:t>
      </w:r>
      <w:r w:rsidRPr="00406E03">
        <w:rPr>
          <w:rStyle w:val="afffff5"/>
          <w:spacing w:val="0"/>
          <w:rtl/>
        </w:rPr>
        <w:t>אבטיח ונמצאת סרוח -</w:t>
      </w:r>
      <w:r w:rsidRPr="00406E03">
        <w:rPr>
          <w:rFonts w:ascii="Fb Fontext" w:hAnsi="Fb Fontext"/>
          <w:spacing w:val="0"/>
          <w:sz w:val="32"/>
          <w:rtl/>
        </w:rPr>
        <w:t>תרומה, ויחזור ויתרום</w:t>
      </w:r>
    </w:p>
    <w:p w14:paraId="7F981A1D" w14:textId="77777777" w:rsidR="00A85AC8" w:rsidRPr="00E600D8" w:rsidRDefault="006E0774" w:rsidP="003B78A9">
      <w:pPr>
        <w:pStyle w:val="38"/>
        <w:framePr w:wrap="notBeside"/>
        <w:rPr>
          <w:rtl/>
        </w:rPr>
      </w:pPr>
      <w:r w:rsidRPr="00E600D8">
        <w:rPr>
          <w:rtl/>
        </w:rPr>
        <w:t xml:space="preserve">- שאני </w:t>
      </w:r>
      <w:r w:rsidR="00B35B36" w:rsidRPr="00E600D8">
        <w:rPr>
          <w:rtl/>
        </w:rPr>
        <w:t>שם</w:t>
      </w:r>
      <w:r w:rsidR="00A85AC8" w:rsidRPr="00E600D8">
        <w:rPr>
          <w:rtl/>
        </w:rPr>
        <w:t>:</w:t>
      </w:r>
    </w:p>
    <w:p w14:paraId="0D9BA0A5" w14:textId="355456F1" w:rsidR="006E0774" w:rsidRPr="00131640" w:rsidRDefault="006E0774" w:rsidP="003B78A9">
      <w:pPr>
        <w:rPr>
          <w:rtl/>
        </w:rPr>
      </w:pPr>
      <w:r w:rsidRPr="00224C4C">
        <w:rPr>
          <w:rtl/>
        </w:rPr>
        <w:t>דמדאורייתא תרומה מעליא היא</w:t>
      </w:r>
      <w:r w:rsidRPr="00224C4C">
        <w:rPr>
          <w:rFonts w:hint="cs"/>
          <w:rtl/>
        </w:rPr>
        <w:t xml:space="preserve">- </w:t>
      </w:r>
      <w:r w:rsidR="003B78A9">
        <w:rPr>
          <w:rStyle w:val="afffff3"/>
          <w:rFonts w:hint="cs"/>
          <w:rtl/>
        </w:rPr>
        <w:t>כ</w:t>
      </w:r>
      <w:r w:rsidRPr="003B78A9">
        <w:rPr>
          <w:rStyle w:val="afffff3"/>
          <w:rFonts w:hint="cs"/>
          <w:rtl/>
        </w:rPr>
        <w:t>ר</w:t>
      </w:r>
      <w:r w:rsidRPr="003B78A9">
        <w:rPr>
          <w:rStyle w:val="afffff3"/>
          <w:rtl/>
        </w:rPr>
        <w:t>"</w:t>
      </w:r>
      <w:r w:rsidRPr="003B78A9">
        <w:rPr>
          <w:rStyle w:val="afffff3"/>
          <w:rFonts w:hint="cs"/>
          <w:rtl/>
        </w:rPr>
        <w:t>א</w:t>
      </w:r>
      <w:r w:rsidRPr="00224C4C">
        <w:rPr>
          <w:rFonts w:hint="cs"/>
          <w:rtl/>
        </w:rPr>
        <w:t xml:space="preserve"> </w:t>
      </w:r>
      <w:r w:rsidR="003B78A9">
        <w:rPr>
          <w:rStyle w:val="afffff3"/>
          <w:rFonts w:hint="cs"/>
          <w:rtl/>
        </w:rPr>
        <w:t>ד</w:t>
      </w:r>
      <w:r w:rsidRPr="003B78A9">
        <w:rPr>
          <w:rStyle w:val="affffa"/>
          <w:rtl/>
        </w:rPr>
        <w:t>'ולא תשאו עליו חטא בהרימכם את חלבו</w:t>
      </w:r>
      <w:r w:rsidRPr="003B78A9">
        <w:rPr>
          <w:rStyle w:val="affffa"/>
          <w:rFonts w:hint="cs"/>
          <w:rtl/>
        </w:rPr>
        <w:t>'</w:t>
      </w:r>
      <w:r w:rsidRPr="003B78A9">
        <w:rPr>
          <w:rStyle w:val="affffa"/>
          <w:rtl/>
        </w:rPr>
        <w:t xml:space="preserve">, </w:t>
      </w:r>
      <w:r w:rsidRPr="00224C4C">
        <w:rPr>
          <w:rtl/>
        </w:rPr>
        <w:t>אם אינו קדוש - נשיאות חטא למה? מכאן, לתורם מן הרעה על היפה שתרומתו תרומה.</w:t>
      </w:r>
    </w:p>
    <w:p w14:paraId="266EA2C6" w14:textId="77777777" w:rsidR="006E0774" w:rsidRPr="00131640" w:rsidRDefault="006E0774" w:rsidP="00841728">
      <w:pPr>
        <w:pStyle w:val="affffb"/>
        <w:rPr>
          <w:rtl/>
        </w:rPr>
        <w:pPrChange w:id="90018" w:author="קלוד" w:date="2026-10-08T12:07:40Z">
          <w:pPr>
            <w:pStyle w:val="affb"/>
          </w:pPr>
        </w:pPrChange>
      </w:pPr>
      <w:del w:id="90016" w:author="קלוד" w:date="2026-10-08T12:07:40Z">
        <w:r w:rsidRPr="00224C4C">
          <w:rPr>
            <w:rFonts w:hint="cs"/>
            <w:rtl/>
          </w:rPr>
          <w:delText xml:space="preserve">׹</w:delText>
        </w:r>
      </w:del>
      <w:ins w:id="90017" w:author="קלוד" w:date="2026-10-08T12:07:40Z">
        <w:r>
          <w:rPr>
            <w:color w:val="7B3F00"/>
          </w:rPr>
          <w:t xml:space="preserve">קידוש באלון, ברמון ובאגוז</w:t>
        </w:r>
      </w:ins>
    </w:p>
    <w:p w14:paraId="7D674EAE" w14:textId="77777777" w:rsidR="006E0774" w:rsidRPr="00131640" w:rsidRDefault="006E0774" w:rsidP="0010529F">
      <w:pPr>
        <w:pStyle w:val="afff0"/>
        <w:framePr w:wrap="around"/>
        <w:rPr>
          <w:rtl/>
        </w:rPr>
      </w:pPr>
      <w:r w:rsidRPr="00224C4C">
        <w:rPr>
          <w:rFonts w:hint="cs"/>
          <w:rtl/>
        </w:rPr>
        <w:t>מז.</w:t>
      </w:r>
    </w:p>
    <w:p w14:paraId="376DBACE" w14:textId="53AC031E" w:rsidR="00A85AC8" w:rsidRPr="00E600D8" w:rsidRDefault="006E0774" w:rsidP="003B78A9">
      <w:pPr>
        <w:pStyle w:val="38"/>
        <w:framePr w:wrap="notBeside"/>
        <w:rPr>
          <w:rtl/>
        </w:rPr>
      </w:pPr>
      <w:r w:rsidRPr="00E600D8">
        <w:rPr>
          <w:rtl/>
        </w:rPr>
        <w:t>רבא</w:t>
      </w:r>
      <w:r w:rsidR="00A85AC8" w:rsidRPr="00E600D8">
        <w:rPr>
          <w:rtl/>
        </w:rPr>
        <w:t>:</w:t>
      </w:r>
    </w:p>
    <w:p w14:paraId="02D93337" w14:textId="3ECC1C7D" w:rsidR="009469D7" w:rsidRDefault="006E0774" w:rsidP="006E0774">
      <w:pPr>
        <w:rPr>
          <w:rFonts w:ascii="Fb Fontext" w:hAnsi="Fb Fontext"/>
          <w:rtl/>
        </w:rPr>
      </w:pPr>
      <w:r w:rsidRPr="00224C4C">
        <w:rPr>
          <w:rFonts w:ascii="Fb Fontext" w:hAnsi="Fb Fontext" w:hint="cs"/>
          <w:rtl/>
        </w:rPr>
        <w:t>ל</w:t>
      </w:r>
      <w:r w:rsidRPr="00224C4C">
        <w:rPr>
          <w:rFonts w:ascii="Fb Fontext" w:hAnsi="Fb Fontext"/>
          <w:rtl/>
        </w:rPr>
        <w:t>"</w:t>
      </w:r>
      <w:r w:rsidRPr="00224C4C">
        <w:rPr>
          <w:rFonts w:ascii="Fb Fontext" w:hAnsi="Fb Fontext" w:hint="cs"/>
          <w:rtl/>
        </w:rPr>
        <w:t>ש</w:t>
      </w:r>
      <w:r w:rsidRPr="00224C4C">
        <w:rPr>
          <w:rFonts w:ascii="Fb Fontext" w:hAnsi="Fb Fontext"/>
          <w:rtl/>
        </w:rPr>
        <w:t xml:space="preserve"> אלא דאמר לה בזו ובזו ובזו,</w:t>
      </w:r>
    </w:p>
    <w:p w14:paraId="7F4277B9" w14:textId="2CD502CD" w:rsidR="006E0774" w:rsidRPr="002C0EBA" w:rsidRDefault="006E0774" w:rsidP="006E0774">
      <w:pPr>
        <w:rPr>
          <w:spacing w:val="0"/>
          <w:rtl/>
        </w:rPr>
      </w:pPr>
      <w:r w:rsidRPr="002C0EBA">
        <w:rPr>
          <w:rFonts w:ascii="Fb Fontext" w:hAnsi="Fb Fontext"/>
          <w:spacing w:val="0"/>
          <w:rtl/>
        </w:rPr>
        <w:t xml:space="preserve">אבל אמר לה </w:t>
      </w:r>
      <w:r w:rsidRPr="002C0EBA">
        <w:rPr>
          <w:rStyle w:val="afffa"/>
          <w:rFonts w:ascii="Fb Fontext" w:hAnsi="Fb Fontext" w:cs="BA TM • Vilna Extra-Bold"/>
          <w:bCs w:val="0"/>
          <w:spacing w:val="0"/>
          <w:rtl/>
        </w:rPr>
        <w:t>באלו</w:t>
      </w:r>
      <w:r w:rsidR="003B78A9" w:rsidRPr="002C0EBA">
        <w:rPr>
          <w:rFonts w:ascii="Fb Fontext" w:hAnsi="Fb Fontext" w:hint="cs"/>
          <w:spacing w:val="0"/>
          <w:rtl/>
        </w:rPr>
        <w:t>-</w:t>
      </w:r>
      <w:r w:rsidRPr="002C0EBA">
        <w:rPr>
          <w:rFonts w:ascii="Fb Fontext" w:hAnsi="Fb Fontext"/>
          <w:spacing w:val="0"/>
          <w:rtl/>
        </w:rPr>
        <w:t xml:space="preserve"> אפילו אוכלת </w:t>
      </w:r>
      <w:r w:rsidR="00B35B36" w:rsidRPr="002C0EBA">
        <w:rPr>
          <w:rFonts w:ascii="Fb Fontext" w:hAnsi="Fb Fontext"/>
          <w:spacing w:val="0"/>
          <w:rtl/>
        </w:rPr>
        <w:t>גם</w:t>
      </w:r>
      <w:r w:rsidRPr="002C0EBA">
        <w:rPr>
          <w:rFonts w:ascii="Fb Fontext" w:hAnsi="Fb Fontext"/>
          <w:spacing w:val="0"/>
          <w:rtl/>
        </w:rPr>
        <w:t xml:space="preserve"> מקודשת, </w:t>
      </w:r>
      <w:r w:rsidRPr="002C0EBA">
        <w:rPr>
          <w:rFonts w:ascii="Fb Fontext" w:hAnsi="Fb Fontext" w:hint="cs"/>
          <w:spacing w:val="0"/>
          <w:rtl/>
        </w:rPr>
        <w:t>דאכלה מדנפשה</w:t>
      </w:r>
    </w:p>
    <w:p w14:paraId="17A77A38" w14:textId="7166B059" w:rsidR="00A85AC8" w:rsidRPr="00E600D8" w:rsidRDefault="006E0774" w:rsidP="003B78A9">
      <w:pPr>
        <w:pStyle w:val="38"/>
        <w:framePr w:wrap="notBeside"/>
        <w:rPr>
          <w:rtl/>
        </w:rPr>
      </w:pPr>
      <w:r w:rsidRPr="00E600D8">
        <w:rPr>
          <w:rFonts w:hint="cs"/>
          <w:rtl/>
        </w:rPr>
        <w:t>ת</w:t>
      </w:r>
      <w:r w:rsidRPr="00E600D8">
        <w:rPr>
          <w:rtl/>
        </w:rPr>
        <w:t>"</w:t>
      </w:r>
      <w:r w:rsidRPr="00E600D8">
        <w:rPr>
          <w:rFonts w:hint="cs"/>
          <w:rtl/>
        </w:rPr>
        <w:t>כ</w:t>
      </w:r>
      <w:r w:rsidRPr="00E600D8">
        <w:rPr>
          <w:rtl/>
        </w:rPr>
        <w:t xml:space="preserve"> דרבא</w:t>
      </w:r>
      <w:r w:rsidR="00A85AC8" w:rsidRPr="00E600D8">
        <w:rPr>
          <w:rtl/>
        </w:rPr>
        <w:t>:</w:t>
      </w:r>
    </w:p>
    <w:p w14:paraId="33F7E0A1" w14:textId="56691069" w:rsidR="006E0774" w:rsidRPr="00230856" w:rsidRDefault="006E0774" w:rsidP="006E0774">
      <w:pPr>
        <w:rPr>
          <w:spacing w:val="0"/>
          <w:rtl/>
        </w:rPr>
      </w:pPr>
      <w:r w:rsidRPr="00230856">
        <w:rPr>
          <w:rFonts w:ascii="Fb Fontext" w:hAnsi="Fb Fontext"/>
          <w:spacing w:val="0"/>
          <w:sz w:val="32"/>
          <w:rtl/>
        </w:rPr>
        <w:t xml:space="preserve">התקדשי לי באלון ברמון ובאגוז, או שאמר לה התקדשי לי </w:t>
      </w:r>
      <w:r w:rsidRPr="00230856">
        <w:rPr>
          <w:rStyle w:val="afffa"/>
          <w:rFonts w:ascii="Fb Fontext" w:hAnsi="Fb Fontext" w:cs="BA TM • Vilna Extra-Bold"/>
          <w:bCs w:val="0"/>
          <w:spacing w:val="0"/>
          <w:rtl/>
        </w:rPr>
        <w:t>באלו</w:t>
      </w:r>
      <w:r w:rsidRPr="00230856">
        <w:rPr>
          <w:rFonts w:ascii="Fb Fontext" w:hAnsi="Fb Fontext"/>
          <w:spacing w:val="0"/>
          <w:sz w:val="32"/>
          <w:rtl/>
        </w:rPr>
        <w:t>,</w:t>
      </w:r>
    </w:p>
    <w:p w14:paraId="47715408" w14:textId="77777777" w:rsidR="006E0774" w:rsidRPr="00131640" w:rsidRDefault="006E0774" w:rsidP="00943179">
      <w:pPr>
        <w:rPr>
          <w:rtl/>
        </w:rPr>
      </w:pPr>
      <w:r w:rsidRPr="00943179">
        <w:rPr>
          <w:rtl/>
        </w:rPr>
        <w:t>- אם יש בכולן שו"פ  מקודשת, ואם לאו - אינה מקודשת.</w:t>
      </w:r>
    </w:p>
    <w:p w14:paraId="61B1A50D" w14:textId="63CAE1E7" w:rsidR="006E0774" w:rsidRPr="00230856" w:rsidRDefault="006E0774" w:rsidP="006E0774">
      <w:pPr>
        <w:rPr>
          <w:spacing w:val="0"/>
          <w:rtl/>
        </w:rPr>
      </w:pPr>
      <w:r w:rsidRPr="00230856">
        <w:rPr>
          <w:rStyle w:val="afffa"/>
          <w:rFonts w:ascii="Fb Fontext" w:hAnsi="Fb Fontext" w:cs="BA TM • Vilna Extra-Bold"/>
          <w:bCs w:val="0"/>
          <w:spacing w:val="0"/>
          <w:rtl/>
        </w:rPr>
        <w:t xml:space="preserve">בזו ובזו ובזו, </w:t>
      </w:r>
      <w:r w:rsidRPr="00230856">
        <w:rPr>
          <w:rFonts w:ascii="Fb Fontext" w:hAnsi="Fb Fontext"/>
          <w:spacing w:val="0"/>
          <w:sz w:val="32"/>
          <w:rtl/>
        </w:rPr>
        <w:t>אם יש בכולם שו"פ מקודשת, ואם לאו אינה מקודשת.</w:t>
      </w:r>
    </w:p>
    <w:p w14:paraId="7715BE02" w14:textId="77777777" w:rsidR="006E0774" w:rsidRPr="00131640" w:rsidRDefault="006E0774" w:rsidP="00762985">
      <w:pPr>
        <w:spacing w:after="120"/>
        <w:rPr>
          <w:rtl/>
        </w:rPr>
      </w:pPr>
      <w:r w:rsidRPr="00210DF6">
        <w:rPr>
          <w:rStyle w:val="afffa"/>
          <w:rFonts w:ascii="Fb Fontext" w:hAnsi="Fb Fontext" w:cs="BA TM • Vilna Extra-Bold"/>
          <w:bCs w:val="0"/>
          <w:rtl/>
        </w:rPr>
        <w:t>בזו נטלתו ואכלתו בזו נטלתו ואכלתו, ועוד בזו ועוד בזו</w:t>
      </w:r>
      <w:r w:rsidRPr="00224C4C">
        <w:rPr>
          <w:rFonts w:ascii="Fb Fontext" w:hAnsi="Fb Fontext"/>
          <w:rtl/>
        </w:rPr>
        <w:t xml:space="preserve"> - אינה מקודשת עד שיהא באחת מהן שו"פ.</w:t>
      </w:r>
    </w:p>
    <w:p w14:paraId="252A1B10" w14:textId="77777777" w:rsidR="00A85AC8" w:rsidRPr="00E600D8" w:rsidRDefault="006E0774" w:rsidP="00762985">
      <w:pPr>
        <w:pStyle w:val="38"/>
        <w:framePr w:wrap="notBeside"/>
        <w:rPr>
          <w:rtl/>
        </w:rPr>
      </w:pPr>
      <w:r w:rsidRPr="00E600D8">
        <w:rPr>
          <w:rtl/>
        </w:rPr>
        <w:t>האי</w:t>
      </w:r>
      <w:r w:rsidR="00A85AC8" w:rsidRPr="00E600D8">
        <w:rPr>
          <w:rtl/>
        </w:rPr>
        <w:t>:</w:t>
      </w:r>
    </w:p>
    <w:p w14:paraId="18274E36" w14:textId="6D4FB044" w:rsidR="006E0774" w:rsidRPr="00131640" w:rsidRDefault="006E0774" w:rsidP="006E0774">
      <w:pPr>
        <w:rPr>
          <w:rtl/>
        </w:rPr>
      </w:pPr>
      <w:r w:rsidRPr="00224C4C">
        <w:rPr>
          <w:rFonts w:ascii="Fb Fontext" w:hAnsi="Fb Fontext"/>
          <w:sz w:val="32"/>
          <w:rtl/>
        </w:rPr>
        <w:t xml:space="preserve">באלון ברמון באגוז </w:t>
      </w:r>
      <w:r w:rsidR="00762985">
        <w:rPr>
          <w:rFonts w:ascii="Fb Fontext" w:hAnsi="Fb Fontext" w:hint="cs"/>
          <w:sz w:val="32"/>
          <w:rtl/>
        </w:rPr>
        <w:t>-</w:t>
      </w:r>
      <w:r w:rsidRPr="00224C4C">
        <w:rPr>
          <w:rFonts w:ascii="Fb Fontext" w:hAnsi="Fb Fontext" w:hint="cs"/>
          <w:sz w:val="32"/>
          <w:rtl/>
        </w:rPr>
        <w:t xml:space="preserve">מפרש כיצד כגון </w:t>
      </w:r>
      <w:r w:rsidR="00762985">
        <w:rPr>
          <w:rFonts w:ascii="Fb Fontext" w:hAnsi="Fb Fontext" w:hint="cs"/>
          <w:sz w:val="32"/>
          <w:rtl/>
        </w:rPr>
        <w:t xml:space="preserve">שא''ל </w:t>
      </w:r>
      <w:r w:rsidRPr="00224C4C">
        <w:rPr>
          <w:rFonts w:ascii="Fb Fontext" w:hAnsi="Fb Fontext" w:hint="cs"/>
          <w:sz w:val="32"/>
          <w:rtl/>
        </w:rPr>
        <w:t>התקדשי לי באלו</w:t>
      </w:r>
    </w:p>
    <w:p w14:paraId="36F02E48" w14:textId="0AEA2AA9" w:rsidR="006E0774" w:rsidRPr="00F56067" w:rsidRDefault="006E0774" w:rsidP="00807DAA">
      <w:pPr>
        <w:rPr>
          <w:spacing w:val="2"/>
          <w:rtl/>
        </w:rPr>
      </w:pPr>
      <w:r w:rsidRPr="00F56067">
        <w:rPr>
          <w:rStyle w:val="afffff3"/>
          <w:spacing w:val="2"/>
          <w:rtl/>
        </w:rPr>
        <w:t>ותני סיפא:</w:t>
      </w:r>
      <w:r w:rsidRPr="00F56067">
        <w:rPr>
          <w:rFonts w:ascii="Fb Fontext" w:hAnsi="Fb Fontext"/>
          <w:spacing w:val="2"/>
          <w:sz w:val="32"/>
          <w:rtl/>
        </w:rPr>
        <w:t xml:space="preserve"> בזו נטלתו ואכלתו, </w:t>
      </w:r>
      <w:r w:rsidR="00807DAA" w:rsidRPr="00F56067">
        <w:rPr>
          <w:rFonts w:ascii="Fb Fontext" w:hAnsi="Fb Fontext" w:hint="cs"/>
          <w:spacing w:val="2"/>
          <w:sz w:val="32"/>
          <w:rtl/>
        </w:rPr>
        <w:t xml:space="preserve">רק </w:t>
      </w:r>
      <w:r w:rsidRPr="00F56067">
        <w:rPr>
          <w:rFonts w:ascii="Fb Fontext" w:hAnsi="Fb Fontext"/>
          <w:spacing w:val="2"/>
          <w:sz w:val="32"/>
          <w:rtl/>
        </w:rPr>
        <w:t xml:space="preserve">אם יש באחת מהם שו"פ מקודשת, </w:t>
      </w:r>
    </w:p>
    <w:p w14:paraId="53C953FB" w14:textId="77777777" w:rsidR="009469D7" w:rsidRDefault="006E0774" w:rsidP="006E0774">
      <w:pPr>
        <w:rPr>
          <w:rFonts w:ascii="Fb Fontext" w:hAnsi="Fb Fontext"/>
          <w:rtl/>
        </w:rPr>
      </w:pPr>
      <w:r w:rsidRPr="00762985">
        <w:rPr>
          <w:rStyle w:val="afffff3"/>
          <w:rtl/>
        </w:rPr>
        <w:t>ואילו רישא</w:t>
      </w:r>
      <w:r w:rsidRPr="00224C4C">
        <w:rPr>
          <w:rFonts w:ascii="Fb Fontext" w:hAnsi="Fb Fontext"/>
          <w:rtl/>
        </w:rPr>
        <w:t xml:space="preserve"> לא </w:t>
      </w:r>
      <w:r w:rsidR="003067FE">
        <w:rPr>
          <w:rFonts w:ascii="Fb Fontext" w:hAnsi="Fb Fontext"/>
          <w:rtl/>
        </w:rPr>
        <w:t>חלק</w:t>
      </w:r>
      <w:r w:rsidRPr="00224C4C">
        <w:rPr>
          <w:rFonts w:ascii="Fb Fontext" w:hAnsi="Fb Fontext"/>
          <w:rtl/>
        </w:rPr>
        <w:t xml:space="preserve"> בין אוכלת למנחת</w:t>
      </w:r>
    </w:p>
    <w:p w14:paraId="3A413587" w14:textId="015AFD52" w:rsidR="00A85AC8" w:rsidRPr="00E600D8" w:rsidRDefault="006E0774" w:rsidP="00762985">
      <w:pPr>
        <w:pStyle w:val="38"/>
        <w:framePr w:wrap="notBeside"/>
        <w:rPr>
          <w:rtl/>
        </w:rPr>
      </w:pPr>
      <w:r w:rsidRPr="00E600D8">
        <w:rPr>
          <w:rtl/>
        </w:rPr>
        <w:t>ש"מ</w:t>
      </w:r>
      <w:r w:rsidR="00A85AC8" w:rsidRPr="00E600D8">
        <w:rPr>
          <w:rtl/>
        </w:rPr>
        <w:t>:</w:t>
      </w:r>
    </w:p>
    <w:p w14:paraId="372C50A1" w14:textId="65F31A34" w:rsidR="006E0774" w:rsidRPr="00131640" w:rsidRDefault="006E0774" w:rsidP="006E0774">
      <w:pPr>
        <w:rPr>
          <w:rtl/>
        </w:rPr>
      </w:pPr>
      <w:r w:rsidRPr="00224C4C">
        <w:rPr>
          <w:rFonts w:ascii="Fb Fontext" w:hAnsi="Fb Fontext"/>
          <w:rtl/>
        </w:rPr>
        <w:t xml:space="preserve">כל </w:t>
      </w:r>
      <w:r w:rsidR="00762985">
        <w:rPr>
          <w:rFonts w:ascii="Fb Fontext" w:hAnsi="Fb Fontext" w:hint="cs"/>
          <w:rtl/>
        </w:rPr>
        <w:t>מקום</w:t>
      </w:r>
      <w:r w:rsidRPr="00224C4C">
        <w:rPr>
          <w:rFonts w:ascii="Fb Fontext" w:hAnsi="Fb Fontext"/>
          <w:rtl/>
        </w:rPr>
        <w:t xml:space="preserve"> שאמר לה באלו, כי אכלה </w:t>
      </w:r>
      <w:r w:rsidRPr="00224C4C">
        <w:rPr>
          <w:rFonts w:ascii="Fb Fontext" w:hAnsi="Fb Fontext" w:hint="cs"/>
          <w:rtl/>
        </w:rPr>
        <w:t>מעצמה אכלה</w:t>
      </w:r>
      <w:r w:rsidRPr="00224C4C">
        <w:rPr>
          <w:rFonts w:ascii="Fb Fontext" w:hAnsi="Fb Fontext"/>
          <w:rtl/>
        </w:rPr>
        <w:t>.</w:t>
      </w:r>
    </w:p>
    <w:p w14:paraId="40B6DF06" w14:textId="77777777" w:rsidR="00A85AC8" w:rsidRPr="00E600D8" w:rsidRDefault="006E0774" w:rsidP="00762985">
      <w:pPr>
        <w:pStyle w:val="38"/>
        <w:framePr w:wrap="notBeside"/>
        <w:rPr>
          <w:rtl/>
        </w:rPr>
      </w:pPr>
      <w:r w:rsidRPr="00E600D8">
        <w:rPr>
          <w:rFonts w:hint="cs"/>
          <w:rtl/>
        </w:rPr>
        <w:t>וא</w:t>
      </w:r>
      <w:r w:rsidR="00762985" w:rsidRPr="00E600D8">
        <w:rPr>
          <w:rFonts w:hint="cs"/>
          <w:rtl/>
        </w:rPr>
        <w:t>ף</w:t>
      </w:r>
      <w:r w:rsidRPr="00E600D8">
        <w:rPr>
          <w:rFonts w:hint="cs"/>
          <w:rtl/>
        </w:rPr>
        <w:t xml:space="preserve"> לרב ושמואל</w:t>
      </w:r>
      <w:r w:rsidR="00A85AC8" w:rsidRPr="00E600D8">
        <w:rPr>
          <w:rtl/>
        </w:rPr>
        <w:t>:</w:t>
      </w:r>
    </w:p>
    <w:p w14:paraId="3A1E0D7A" w14:textId="1EDA8898"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 xml:space="preserve">ארישא קאי, ואוכלת </w:t>
      </w:r>
      <w:r w:rsidR="00762985">
        <w:rPr>
          <w:rFonts w:ascii="Fb Fontext" w:hAnsi="Fb Fontext" w:hint="cs"/>
          <w:sz w:val="32"/>
          <w:rtl/>
        </w:rPr>
        <w:t>צריכא</w:t>
      </w:r>
      <w:r w:rsidRPr="00224C4C">
        <w:rPr>
          <w:rFonts w:ascii="Fb Fontext" w:hAnsi="Fb Fontext"/>
          <w:sz w:val="32"/>
          <w:rtl/>
        </w:rPr>
        <w:t>, כללי קחשיב, פרטי לא חשיב!</w:t>
      </w:r>
    </w:p>
    <w:p w14:paraId="254FC6F0" w14:textId="77777777" w:rsidR="00A85AC8" w:rsidRPr="00E600D8" w:rsidRDefault="006E0774" w:rsidP="00762985">
      <w:pPr>
        <w:pStyle w:val="38"/>
        <w:framePr w:wrap="notBeside"/>
        <w:rPr>
          <w:rtl/>
        </w:rPr>
      </w:pPr>
      <w:r w:rsidRPr="00E600D8">
        <w:rPr>
          <w:rFonts w:hint="cs"/>
          <w:rtl/>
        </w:rPr>
        <w:t>-</w:t>
      </w:r>
      <w:r w:rsidRPr="00E600D8">
        <w:rPr>
          <w:rFonts w:hint="cs"/>
          <w:rtl/>
        </w:rPr>
        <w:tab/>
      </w:r>
      <w:r w:rsidR="00762985" w:rsidRPr="00E600D8">
        <w:rPr>
          <w:rFonts w:hint="cs"/>
          <w:rtl/>
        </w:rPr>
        <w:t>כ</w:t>
      </w:r>
      <w:r w:rsidRPr="00E600D8">
        <w:rPr>
          <w:rtl/>
        </w:rPr>
        <w:t>רבי היא</w:t>
      </w:r>
      <w:r w:rsidR="00A85AC8" w:rsidRPr="00E600D8">
        <w:rPr>
          <w:rtl/>
        </w:rPr>
        <w:t>:</w:t>
      </w:r>
    </w:p>
    <w:p w14:paraId="2DF7C4C2" w14:textId="09F55F25" w:rsidR="006E0774" w:rsidRPr="00131640" w:rsidRDefault="006E0774" w:rsidP="006E0774">
      <w:pPr>
        <w:rPr>
          <w:rtl/>
        </w:rPr>
      </w:pPr>
      <w:r w:rsidRPr="00224C4C">
        <w:rPr>
          <w:rtl/>
        </w:rPr>
        <w:t>ד</w:t>
      </w:r>
      <w:r w:rsidRPr="00224C4C">
        <w:rPr>
          <w:rFonts w:hint="cs"/>
          <w:rtl/>
        </w:rPr>
        <w:t>'</w:t>
      </w:r>
      <w:r w:rsidRPr="00224C4C">
        <w:rPr>
          <w:rtl/>
        </w:rPr>
        <w:t>לא שנא כזית כזית ולא שנא כזית וכזית - פרטא הוי</w:t>
      </w:r>
      <w:r w:rsidRPr="00224C4C">
        <w:rPr>
          <w:rFonts w:hint="cs"/>
          <w:rtl/>
        </w:rPr>
        <w:t>'</w:t>
      </w:r>
      <w:r w:rsidRPr="00224C4C">
        <w:rPr>
          <w:rtl/>
        </w:rPr>
        <w:t>.</w:t>
      </w:r>
    </w:p>
    <w:p w14:paraId="35686083" w14:textId="2B4C77FE" w:rsidR="007309FA" w:rsidRPr="00131640" w:rsidRDefault="007309FA" w:rsidP="007309FA">
      <w:pPr>
        <w:pStyle w:val="affffb"/>
        <w:rPr>
          <w:rtl/>
        </w:rPr>
      </w:pPr>
      <w:r w:rsidRPr="007309FA">
        <w:rPr>
          <w:rFonts w:hint="cs"/>
          <w:rtl/>
        </w:rPr>
        <w:t>***</w:t>
      </w:r>
    </w:p>
    <w:p w14:paraId="6E9637C1" w14:textId="71F2B6B3" w:rsidR="006E0774" w:rsidRPr="00131640" w:rsidRDefault="006E0774" w:rsidP="00F65F8B">
      <w:pPr>
        <w:pStyle w:val="affffb"/>
        <w:rPr>
          <w:rtl/>
        </w:rPr>
      </w:pPr>
      <w:r w:rsidRPr="00196D6B">
        <w:rPr>
          <w:rStyle w:val="afffff3"/>
          <w:rFonts w:cs="BA TM • Vilna Extra-Bold"/>
          <w:b w:val="0"/>
          <w:bCs w:val="0"/>
          <w:rtl/>
        </w:rPr>
        <w:t>רב:</w:t>
      </w:r>
      <w:r w:rsidRPr="00210DF6">
        <w:rPr>
          <w:rtl/>
        </w:rPr>
        <w:t xml:space="preserve"> המקדש במלוה - אינה מקודשת, מלוה להוצאה ניתנה.</w:t>
      </w:r>
    </w:p>
    <w:p w14:paraId="246F95C8" w14:textId="2820B9D2" w:rsidR="00A85AC8" w:rsidRPr="00E600D8" w:rsidRDefault="006E0774" w:rsidP="00762985">
      <w:pPr>
        <w:pStyle w:val="38"/>
        <w:framePr w:wrap="notBeside"/>
        <w:rPr>
          <w:rtl/>
        </w:rPr>
      </w:pPr>
      <w:r w:rsidRPr="00E600D8">
        <w:rPr>
          <w:rtl/>
        </w:rPr>
        <w:t>נימא כתנאי</w:t>
      </w:r>
      <w:r w:rsidR="00A85AC8" w:rsidRPr="00E600D8">
        <w:rPr>
          <w:rtl/>
        </w:rPr>
        <w:t>:</w:t>
      </w:r>
    </w:p>
    <w:p w14:paraId="13E5DEC7" w14:textId="15E59AC8" w:rsidR="006E0774" w:rsidRPr="00131640" w:rsidRDefault="006E0774" w:rsidP="006E0774">
      <w:pPr>
        <w:rPr>
          <w:rtl/>
        </w:rPr>
      </w:pPr>
      <w:r w:rsidRPr="00224C4C">
        <w:rPr>
          <w:rFonts w:ascii="Fb Fontext" w:hAnsi="Fb Fontext"/>
          <w:sz w:val="32"/>
          <w:rtl/>
        </w:rPr>
        <w:t>המקדש במלוה - אינה מקודשת, ויש אומרים: מקודשת.</w:t>
      </w:r>
    </w:p>
    <w:p w14:paraId="6A44D906" w14:textId="77777777" w:rsidR="00A85AC8" w:rsidRPr="00E600D8" w:rsidRDefault="006E0774" w:rsidP="00762985">
      <w:pPr>
        <w:pStyle w:val="38"/>
        <w:framePr w:wrap="notBeside"/>
        <w:rPr>
          <w:rtl/>
        </w:rPr>
      </w:pPr>
      <w:r w:rsidRPr="00E600D8">
        <w:rPr>
          <w:rFonts w:hint="cs"/>
          <w:rtl/>
        </w:rPr>
        <w:t>אין לומר ד</w:t>
      </w:r>
      <w:r w:rsidR="00026A29" w:rsidRPr="00E600D8">
        <w:rPr>
          <w:rFonts w:hint="cs"/>
          <w:rtl/>
        </w:rPr>
        <w:t>חלקו</w:t>
      </w:r>
      <w:r w:rsidRPr="00E600D8">
        <w:rPr>
          <w:rFonts w:hint="cs"/>
          <w:rtl/>
        </w:rPr>
        <w:t xml:space="preserve"> בזה</w:t>
      </w:r>
      <w:r w:rsidR="00A85AC8" w:rsidRPr="00E600D8">
        <w:rPr>
          <w:rtl/>
        </w:rPr>
        <w:t>:</w:t>
      </w:r>
    </w:p>
    <w:p w14:paraId="74A02EEA" w14:textId="7E2EF39D" w:rsidR="006E0774" w:rsidRPr="00131640" w:rsidRDefault="00730820" w:rsidP="00762985">
      <w:pPr>
        <w:rPr>
          <w:rtl/>
        </w:rPr>
      </w:pPr>
      <w:r>
        <w:rPr>
          <w:rFonts w:ascii="Fb Fontext" w:hAnsi="Fb Fontext" w:hint="cs"/>
          <w:sz w:val="32"/>
          <w:rtl/>
        </w:rPr>
        <w:t>ש</w:t>
      </w:r>
      <w:r w:rsidR="00026A29" w:rsidRPr="00210DF6">
        <w:rPr>
          <w:rFonts w:ascii="Fb Fontext" w:hAnsi="Fb Fontext" w:cs="BA TM • Vilna Extra-Bold" w:hint="cs"/>
          <w:sz w:val="32"/>
          <w:rtl/>
        </w:rPr>
        <w:t>חלקו</w:t>
      </w:r>
      <w:r w:rsidR="006E0774" w:rsidRPr="00224C4C">
        <w:rPr>
          <w:rFonts w:ascii="Fb Fontext" w:hAnsi="Fb Fontext" w:hint="cs"/>
          <w:sz w:val="32"/>
          <w:rtl/>
        </w:rPr>
        <w:t xml:space="preserve"> אי מלוה להוצאה ניתנה או לא</w:t>
      </w:r>
    </w:p>
    <w:p w14:paraId="6D666E93" w14:textId="77777777" w:rsidR="00A85AC8" w:rsidRPr="00E600D8" w:rsidRDefault="00730820" w:rsidP="00762985">
      <w:pPr>
        <w:pStyle w:val="38"/>
        <w:framePr w:wrap="notBeside"/>
        <w:rPr>
          <w:rtl/>
        </w:rPr>
      </w:pPr>
      <w:r w:rsidRPr="00E600D8">
        <w:rPr>
          <w:rFonts w:hint="cs"/>
          <w:rtl/>
        </w:rPr>
        <w:t xml:space="preserve">- </w:t>
      </w:r>
      <w:r w:rsidR="006E0774" w:rsidRPr="00E600D8">
        <w:rPr>
          <w:rFonts w:hint="cs"/>
          <w:rtl/>
        </w:rPr>
        <w:t>דהא בסיפא</w:t>
      </w:r>
      <w:r w:rsidR="00A85AC8" w:rsidRPr="00E600D8">
        <w:rPr>
          <w:rtl/>
        </w:rPr>
        <w:t>:</w:t>
      </w:r>
    </w:p>
    <w:p w14:paraId="4034B0CF" w14:textId="4C1F7208" w:rsidR="006E0774" w:rsidRPr="00131640" w:rsidRDefault="006E0774" w:rsidP="00762985">
      <w:pPr>
        <w:rPr>
          <w:rtl/>
        </w:rPr>
      </w:pPr>
      <w:r w:rsidRPr="00224C4C">
        <w:rPr>
          <w:rFonts w:ascii="Fb Fontext" w:hAnsi="Fb Fontext" w:hint="cs"/>
          <w:sz w:val="32"/>
          <w:rtl/>
        </w:rPr>
        <w:t xml:space="preserve">ושוים במכר שזה קנה ואי </w:t>
      </w:r>
      <w:r w:rsidRPr="00224C4C">
        <w:rPr>
          <w:rFonts w:ascii="Fb Fontext" w:hAnsi="Fb Fontext"/>
          <w:sz w:val="32"/>
          <w:rtl/>
        </w:rPr>
        <w:t>מלוה להוצאה ניתנה, במאי קני?</w:t>
      </w:r>
    </w:p>
    <w:p w14:paraId="65ECD04D" w14:textId="3A9D3847" w:rsidR="00A85AC8" w:rsidRPr="00E600D8" w:rsidRDefault="006E0774" w:rsidP="00762985">
      <w:pPr>
        <w:pStyle w:val="38"/>
        <w:framePr w:wrap="notBeside"/>
        <w:rPr>
          <w:rtl/>
        </w:rPr>
      </w:pPr>
      <w:r w:rsidRPr="00E600D8">
        <w:rPr>
          <w:rtl/>
        </w:rPr>
        <w:t>ר"</w:t>
      </w:r>
      <w:r w:rsidRPr="00E600D8">
        <w:rPr>
          <w:rFonts w:hint="cs"/>
          <w:rtl/>
        </w:rPr>
        <w:t>נ</w:t>
      </w:r>
      <w:r w:rsidR="00A85AC8" w:rsidRPr="00E600D8">
        <w:rPr>
          <w:rtl/>
        </w:rPr>
        <w:t>:</w:t>
      </w:r>
    </w:p>
    <w:p w14:paraId="406FBAF5" w14:textId="71E47F19" w:rsidR="006E0774" w:rsidRPr="00AD327B" w:rsidRDefault="006E0774" w:rsidP="006E0774">
      <w:pPr>
        <w:rPr>
          <w:spacing w:val="2"/>
          <w:rtl/>
        </w:rPr>
      </w:pPr>
      <w:r w:rsidRPr="00AD327B">
        <w:rPr>
          <w:rStyle w:val="afffff3"/>
          <w:spacing w:val="2"/>
          <w:rtl/>
        </w:rPr>
        <w:t xml:space="preserve">הונא חברין </w:t>
      </w:r>
      <w:r w:rsidRPr="00AD327B">
        <w:rPr>
          <w:rFonts w:ascii="Fb Fontext" w:hAnsi="Fb Fontext"/>
          <w:spacing w:val="2"/>
          <w:rtl/>
        </w:rPr>
        <w:t>מ</w:t>
      </w:r>
      <w:r w:rsidR="00762985" w:rsidRPr="00AD327B">
        <w:rPr>
          <w:rFonts w:ascii="Fb Fontext" w:hAnsi="Fb Fontext" w:hint="cs"/>
          <w:spacing w:val="2"/>
          <w:rtl/>
        </w:rPr>
        <w:t xml:space="preserve">עמיד </w:t>
      </w:r>
      <w:r w:rsidRPr="00AD327B">
        <w:rPr>
          <w:rFonts w:ascii="Fb Fontext" w:hAnsi="Fb Fontext"/>
          <w:spacing w:val="2"/>
          <w:rtl/>
        </w:rPr>
        <w:t>כגון שא</w:t>
      </w:r>
      <w:r w:rsidR="00762985" w:rsidRPr="00AD327B">
        <w:rPr>
          <w:rFonts w:ascii="Fb Fontext" w:hAnsi="Fb Fontext" w:hint="cs"/>
          <w:spacing w:val="2"/>
          <w:rtl/>
        </w:rPr>
        <w:t>"ל</w:t>
      </w:r>
      <w:r w:rsidRPr="00AD327B">
        <w:rPr>
          <w:rFonts w:ascii="Fb Fontext" w:hAnsi="Fb Fontext"/>
          <w:spacing w:val="2"/>
          <w:rtl/>
        </w:rPr>
        <w:t xml:space="preserve"> התקדשי לי במנה, ונמצא חסר דינר,</w:t>
      </w:r>
    </w:p>
    <w:p w14:paraId="37E6D2F1" w14:textId="4B4014E0" w:rsidR="00A85AC8" w:rsidRPr="00E600D8" w:rsidRDefault="00762985" w:rsidP="00762985">
      <w:pPr>
        <w:pStyle w:val="38"/>
        <w:framePr w:wrap="notBeside"/>
        <w:rPr>
          <w:rtl/>
        </w:rPr>
      </w:pPr>
      <w:r w:rsidRPr="00E600D8">
        <w:rPr>
          <w:rFonts w:hint="cs"/>
          <w:rtl/>
        </w:rPr>
        <w:t>וחלקו</w:t>
      </w:r>
      <w:r w:rsidR="00A85AC8" w:rsidRPr="00E600D8">
        <w:rPr>
          <w:rtl/>
        </w:rPr>
        <w:t>:</w:t>
      </w:r>
    </w:p>
    <w:p w14:paraId="196426F7" w14:textId="297CE841" w:rsidR="006E0774" w:rsidRPr="00131640" w:rsidRDefault="00762985" w:rsidP="00762985">
      <w:pPr>
        <w:rPr>
          <w:rtl/>
        </w:rPr>
      </w:pPr>
      <w:r>
        <w:rPr>
          <w:rFonts w:ascii="Fb Fontext" w:hAnsi="Fb Fontext" w:hint="cs"/>
          <w:sz w:val="32"/>
          <w:rtl/>
        </w:rPr>
        <w:t>אם מתביישת לתובעו.</w:t>
      </w:r>
    </w:p>
    <w:p w14:paraId="5D4BE9C7" w14:textId="2E8BA6CB" w:rsidR="00A85AC8" w:rsidRPr="00E600D8" w:rsidRDefault="006E0774" w:rsidP="00762985">
      <w:pPr>
        <w:pStyle w:val="38"/>
        <w:framePr w:wrap="notBeside"/>
        <w:rPr>
          <w:rtl/>
        </w:rPr>
      </w:pPr>
      <w:r w:rsidRPr="00E600D8">
        <w:rPr>
          <w:rtl/>
        </w:rPr>
        <w:t>ו</w:t>
      </w:r>
      <w:r w:rsidRPr="00E600D8">
        <w:rPr>
          <w:rFonts w:hint="cs"/>
          <w:rtl/>
        </w:rPr>
        <w:t>הך דר</w:t>
      </w:r>
      <w:r w:rsidRPr="00E600D8">
        <w:rPr>
          <w:rtl/>
        </w:rPr>
        <w:t>"</w:t>
      </w:r>
      <w:r w:rsidRPr="00E600D8">
        <w:rPr>
          <w:rFonts w:hint="cs"/>
          <w:rtl/>
        </w:rPr>
        <w:t>א</w:t>
      </w:r>
      <w:r w:rsidR="00A85AC8" w:rsidRPr="00E600D8">
        <w:rPr>
          <w:rtl/>
        </w:rPr>
        <w:t>:</w:t>
      </w:r>
    </w:p>
    <w:p w14:paraId="3237A307" w14:textId="4215E701" w:rsidR="006E0774" w:rsidRPr="00131640" w:rsidRDefault="006E0774" w:rsidP="006E0774">
      <w:pPr>
        <w:rPr>
          <w:rtl/>
        </w:rPr>
      </w:pPr>
      <w:r w:rsidRPr="00224C4C">
        <w:rPr>
          <w:rFonts w:ascii="Fb Fontext" w:hAnsi="Fb Fontext"/>
          <w:rtl/>
        </w:rPr>
        <w:t>התקדשי לי במנה, ונתן לה דינר - הרי זו מקודשת וישלים,</w:t>
      </w:r>
    </w:p>
    <w:p w14:paraId="39814437" w14:textId="77777777" w:rsidR="00A85AC8" w:rsidRPr="00E600D8" w:rsidRDefault="00762985" w:rsidP="00762985">
      <w:pPr>
        <w:pStyle w:val="38"/>
        <w:framePr w:wrap="notBeside"/>
        <w:rPr>
          <w:rtl/>
        </w:rPr>
      </w:pPr>
      <w:r w:rsidRPr="00E600D8">
        <w:rPr>
          <w:rFonts w:hint="cs"/>
          <w:rtl/>
        </w:rPr>
        <w:t xml:space="preserve">- </w:t>
      </w:r>
      <w:r w:rsidR="006E0774" w:rsidRPr="00E600D8">
        <w:rPr>
          <w:rFonts w:hint="cs"/>
          <w:rtl/>
        </w:rPr>
        <w:t>לא כתנאי</w:t>
      </w:r>
      <w:r w:rsidR="00A85AC8" w:rsidRPr="00E600D8">
        <w:rPr>
          <w:rtl/>
        </w:rPr>
        <w:t>:</w:t>
      </w:r>
    </w:p>
    <w:p w14:paraId="1B762075" w14:textId="059B7FC4" w:rsidR="006E0774" w:rsidRPr="00131640" w:rsidRDefault="006E0774" w:rsidP="00DE08DF">
      <w:pPr>
        <w:spacing w:after="120"/>
        <w:rPr>
          <w:rtl/>
        </w:rPr>
      </w:pPr>
      <w:r w:rsidRPr="00224C4C">
        <w:rPr>
          <w:rFonts w:ascii="Fb Fontext" w:hAnsi="Fb Fontext" w:hint="cs"/>
          <w:rtl/>
        </w:rPr>
        <w:t xml:space="preserve">דמנה חסר דינר </w:t>
      </w:r>
      <w:r w:rsidRPr="00762985">
        <w:rPr>
          <w:rStyle w:val="afffff3"/>
          <w:rFonts w:hint="cs"/>
          <w:rtl/>
        </w:rPr>
        <w:t>לכו'ע</w:t>
      </w:r>
      <w:r w:rsidRPr="00224C4C">
        <w:rPr>
          <w:rFonts w:ascii="Fb Fontext" w:hAnsi="Fb Fontext" w:hint="cs"/>
          <w:rtl/>
        </w:rPr>
        <w:t xml:space="preserve"> </w:t>
      </w:r>
      <w:r w:rsidR="00762985">
        <w:rPr>
          <w:rFonts w:ascii="Fb Fontext" w:hAnsi="Fb Fontext" w:hint="cs"/>
          <w:rtl/>
        </w:rPr>
        <w:t>מתביישת לתובעו</w:t>
      </w:r>
      <w:r w:rsidRPr="00224C4C">
        <w:rPr>
          <w:rFonts w:ascii="Fb Fontext" w:hAnsi="Fb Fontext" w:hint="cs"/>
          <w:rtl/>
        </w:rPr>
        <w:t xml:space="preserve"> משא</w:t>
      </w:r>
      <w:r w:rsidRPr="00224C4C">
        <w:rPr>
          <w:rFonts w:ascii="Fb Fontext" w:hAnsi="Fb Fontext"/>
          <w:rtl/>
        </w:rPr>
        <w:t>"</w:t>
      </w:r>
      <w:r w:rsidRPr="00224C4C">
        <w:rPr>
          <w:rFonts w:ascii="Fb Fontext" w:hAnsi="Fb Fontext" w:hint="cs"/>
          <w:rtl/>
        </w:rPr>
        <w:t>כ מנה חסר צט'</w:t>
      </w:r>
      <w:r w:rsidR="00762985">
        <w:rPr>
          <w:rFonts w:ascii="Fb Fontext" w:hAnsi="Fb Fontext" w:hint="cs"/>
          <w:rtl/>
        </w:rPr>
        <w:t>,</w:t>
      </w:r>
    </w:p>
    <w:p w14:paraId="1DC7E4F9" w14:textId="77777777" w:rsidR="006E0774" w:rsidRPr="00131640" w:rsidRDefault="006E0774" w:rsidP="0010529F">
      <w:pPr>
        <w:pStyle w:val="afff0"/>
        <w:framePr w:wrap="around"/>
        <w:rPr>
          <w:rtl/>
        </w:rPr>
      </w:pPr>
      <w:r w:rsidRPr="00224C4C">
        <w:rPr>
          <w:rFonts w:hint="cs"/>
          <w:rtl/>
        </w:rPr>
        <w:t>מז:</w:t>
      </w:r>
    </w:p>
    <w:p w14:paraId="720D5956" w14:textId="620558ED" w:rsidR="00A85AC8" w:rsidRPr="00E600D8" w:rsidRDefault="006E0774" w:rsidP="00730820">
      <w:pPr>
        <w:pStyle w:val="38"/>
        <w:framePr w:wrap="notBeside"/>
        <w:rPr>
          <w:rtl/>
        </w:rPr>
      </w:pPr>
      <w:r w:rsidRPr="00E600D8">
        <w:rPr>
          <w:rtl/>
        </w:rPr>
        <w:t>מיתיבי</w:t>
      </w:r>
      <w:r w:rsidR="00A85AC8" w:rsidRPr="00E600D8">
        <w:rPr>
          <w:rtl/>
        </w:rPr>
        <w:t>:</w:t>
      </w:r>
    </w:p>
    <w:p w14:paraId="18A7EE57" w14:textId="4DE1FF56" w:rsidR="006E0774" w:rsidRPr="00131640" w:rsidRDefault="006E0774" w:rsidP="006E0774">
      <w:pPr>
        <w:rPr>
          <w:rtl/>
        </w:rPr>
      </w:pPr>
      <w:r w:rsidRPr="00224C4C">
        <w:rPr>
          <w:rFonts w:ascii="Fb Fontext" w:hAnsi="Fb Fontext"/>
          <w:sz w:val="32"/>
          <w:rtl/>
        </w:rPr>
        <w:t>האומר לאשה התקדשי לי בפקדון שיש לי בידך, והלכה ומצאתו שנגנב או שאבד, אם נשתייר הימנו שו"פ - מקודשת, ואם לאו - אינה מקודשת.</w:t>
      </w:r>
    </w:p>
    <w:p w14:paraId="60EF950E" w14:textId="77777777" w:rsidR="009469D7" w:rsidRDefault="006E0774" w:rsidP="006E0774">
      <w:pPr>
        <w:rPr>
          <w:rFonts w:ascii="Fb Fontext" w:hAnsi="Fb Fontext"/>
          <w:rtl/>
        </w:rPr>
      </w:pPr>
      <w:r w:rsidRPr="00224C4C">
        <w:rPr>
          <w:rFonts w:ascii="Fb Fontext" w:hAnsi="Fb Fontext"/>
          <w:rtl/>
        </w:rPr>
        <w:t>ובמלוה, אע"פ שלא נשתייר הימנו שו"פ - מקודשת,</w:t>
      </w:r>
    </w:p>
    <w:p w14:paraId="4F7C7BA2" w14:textId="77777777" w:rsidR="00A85AC8" w:rsidRPr="00E600D8" w:rsidRDefault="006E0774" w:rsidP="00730820">
      <w:pPr>
        <w:pStyle w:val="38"/>
        <w:framePr w:wrap="notBeside"/>
        <w:rPr>
          <w:rtl/>
        </w:rPr>
      </w:pPr>
      <w:r w:rsidRPr="00E600D8">
        <w:rPr>
          <w:rtl/>
        </w:rPr>
        <w:t>ר</w:t>
      </w:r>
      <w:r w:rsidRPr="00E600D8">
        <w:rPr>
          <w:rFonts w:hint="cs"/>
          <w:rtl/>
        </w:rPr>
        <w:t>שב</w:t>
      </w:r>
      <w:r w:rsidRPr="00E600D8">
        <w:rPr>
          <w:rtl/>
        </w:rPr>
        <w:t>"</w:t>
      </w:r>
      <w:r w:rsidRPr="00E600D8">
        <w:rPr>
          <w:rFonts w:hint="cs"/>
          <w:rtl/>
        </w:rPr>
        <w:t>א מר</w:t>
      </w:r>
      <w:r w:rsidRPr="00E600D8">
        <w:rPr>
          <w:rtl/>
        </w:rPr>
        <w:t>"</w:t>
      </w:r>
      <w:r w:rsidRPr="00E600D8">
        <w:rPr>
          <w:rFonts w:hint="cs"/>
          <w:rtl/>
        </w:rPr>
        <w:t>מ</w:t>
      </w:r>
      <w:r w:rsidR="00A85AC8" w:rsidRPr="00E600D8">
        <w:rPr>
          <w:rtl/>
        </w:rPr>
        <w:t>:</w:t>
      </w:r>
    </w:p>
    <w:p w14:paraId="7D6F36D3" w14:textId="07FB51C4" w:rsidR="006E0774" w:rsidRPr="00131640" w:rsidRDefault="006E0774" w:rsidP="006E0774">
      <w:pPr>
        <w:rPr>
          <w:rtl/>
        </w:rPr>
      </w:pPr>
      <w:r w:rsidRPr="00224C4C">
        <w:rPr>
          <w:rFonts w:ascii="Fb Fontext" w:hAnsi="Fb Fontext" w:hint="cs"/>
          <w:rtl/>
        </w:rPr>
        <w:t>מלווה</w:t>
      </w:r>
      <w:r w:rsidRPr="00224C4C">
        <w:rPr>
          <w:rFonts w:ascii="Fb Fontext" w:hAnsi="Fb Fontext"/>
          <w:rtl/>
        </w:rPr>
        <w:t xml:space="preserve"> הרי היא כפקדון.</w:t>
      </w:r>
    </w:p>
    <w:p w14:paraId="532CFFB2" w14:textId="77777777" w:rsidR="00A85AC8" w:rsidRPr="00E600D8" w:rsidRDefault="006E0774" w:rsidP="00730820">
      <w:pPr>
        <w:pStyle w:val="38"/>
        <w:framePr w:wrap="notBeside"/>
        <w:rPr>
          <w:rtl/>
        </w:rPr>
      </w:pPr>
      <w:r w:rsidRPr="00E600D8">
        <w:rPr>
          <w:rFonts w:hint="cs"/>
          <w:rtl/>
        </w:rPr>
        <w:t>ומשמע דלכו'ע</w:t>
      </w:r>
      <w:r w:rsidR="00A85AC8" w:rsidRPr="00E600D8">
        <w:rPr>
          <w:rtl/>
        </w:rPr>
        <w:t>:</w:t>
      </w:r>
    </w:p>
    <w:p w14:paraId="2E9737D6" w14:textId="59ACBF1F" w:rsidR="006E0774" w:rsidRPr="00131640" w:rsidRDefault="006E0774" w:rsidP="006E0774">
      <w:pPr>
        <w:rPr>
          <w:rtl/>
        </w:rPr>
      </w:pPr>
      <w:r w:rsidRPr="00224C4C">
        <w:rPr>
          <w:rFonts w:ascii="Fb Fontext" w:hAnsi="Fb Fontext" w:hint="cs"/>
          <w:rtl/>
        </w:rPr>
        <w:t xml:space="preserve">מקדש במלוה מקודשת -  </w:t>
      </w:r>
      <w:r w:rsidRPr="00730820">
        <w:rPr>
          <w:rStyle w:val="afffff3"/>
          <w:rFonts w:hint="cs"/>
          <w:rtl/>
        </w:rPr>
        <w:t>א</w:t>
      </w:r>
      <w:r w:rsidRPr="00730820">
        <w:rPr>
          <w:rStyle w:val="afffff3"/>
          <w:rtl/>
        </w:rPr>
        <w:t>"</w:t>
      </w:r>
      <w:r w:rsidRPr="00730820">
        <w:rPr>
          <w:rStyle w:val="afffff3"/>
          <w:rFonts w:hint="cs"/>
          <w:rtl/>
        </w:rPr>
        <w:t>ל רבא ותסברא</w:t>
      </w:r>
      <w:r w:rsidRPr="00224C4C">
        <w:rPr>
          <w:rFonts w:ascii="Fb Fontext" w:hAnsi="Fb Fontext" w:hint="cs"/>
          <w:rtl/>
        </w:rPr>
        <w:t>? הא משבשתא היא!</w:t>
      </w:r>
    </w:p>
    <w:p w14:paraId="0DDCCC17" w14:textId="77777777" w:rsidR="009469D7" w:rsidRDefault="006E0774" w:rsidP="006E0774">
      <w:pPr>
        <w:rPr>
          <w:rFonts w:ascii="Fb Fontext" w:hAnsi="Fb Fontext"/>
          <w:rtl/>
        </w:rPr>
      </w:pPr>
      <w:r w:rsidRPr="00224C4C">
        <w:rPr>
          <w:rFonts w:ascii="Fb Fontext" w:hAnsi="Fb Fontext" w:hint="cs"/>
          <w:rtl/>
        </w:rPr>
        <w:t>דהך פקדון ה'ד אי קיבל אחריות היינו מלווה</w:t>
      </w:r>
      <w:r w:rsidR="00730820">
        <w:rPr>
          <w:rFonts w:ascii="Fb Fontext" w:hAnsi="Fb Fontext" w:hint="cs"/>
          <w:rtl/>
        </w:rPr>
        <w:t>,</w:t>
      </w:r>
    </w:p>
    <w:p w14:paraId="7A45D7E4" w14:textId="42609264" w:rsidR="006E0774" w:rsidRPr="00131640" w:rsidRDefault="006E0774" w:rsidP="006E0774">
      <w:pPr>
        <w:rPr>
          <w:rtl/>
        </w:rPr>
      </w:pPr>
      <w:r w:rsidRPr="00224C4C">
        <w:rPr>
          <w:rFonts w:ascii="Fb Fontext" w:hAnsi="Fb Fontext" w:hint="cs"/>
          <w:rtl/>
        </w:rPr>
        <w:t>ואי לא אמאי בסיפא במלוה אע</w:t>
      </w:r>
      <w:r w:rsidRPr="00224C4C">
        <w:rPr>
          <w:rFonts w:ascii="Fb Fontext" w:hAnsi="Fb Fontext"/>
          <w:rtl/>
        </w:rPr>
        <w:t>"</w:t>
      </w:r>
      <w:r w:rsidRPr="00224C4C">
        <w:rPr>
          <w:rFonts w:ascii="Fb Fontext" w:hAnsi="Fb Fontext" w:hint="cs"/>
          <w:rtl/>
        </w:rPr>
        <w:t>פ שלא נשתייר מקודשת</w:t>
      </w:r>
    </w:p>
    <w:p w14:paraId="64784D26" w14:textId="3DD8D681" w:rsidR="006E0774" w:rsidRPr="00AD327B" w:rsidRDefault="006E0774" w:rsidP="006E0774">
      <w:pPr>
        <w:rPr>
          <w:spacing w:val="0"/>
          <w:rtl/>
        </w:rPr>
      </w:pPr>
      <w:r w:rsidRPr="00AD327B">
        <w:rPr>
          <w:rStyle w:val="afffff3"/>
          <w:rFonts w:hint="cs"/>
          <w:spacing w:val="0"/>
          <w:rtl/>
        </w:rPr>
        <w:t>נפלוג בדידה</w:t>
      </w:r>
      <w:r w:rsidRPr="00AD327B">
        <w:rPr>
          <w:rFonts w:ascii="Fb Fontext" w:hAnsi="Fb Fontext" w:hint="cs"/>
          <w:spacing w:val="0"/>
          <w:rtl/>
        </w:rPr>
        <w:t xml:space="preserve"> אי קיבל עליו אחריות אפי' דלא נשתייר שו</w:t>
      </w:r>
      <w:r w:rsidRPr="00AD327B">
        <w:rPr>
          <w:rFonts w:ascii="Fb Fontext" w:hAnsi="Fb Fontext"/>
          <w:spacing w:val="0"/>
          <w:rtl/>
        </w:rPr>
        <w:t>"</w:t>
      </w:r>
      <w:r w:rsidRPr="00AD327B">
        <w:rPr>
          <w:rFonts w:ascii="Fb Fontext" w:hAnsi="Fb Fontext" w:hint="cs"/>
          <w:spacing w:val="0"/>
          <w:rtl/>
        </w:rPr>
        <w:t>פ מקודשת</w:t>
      </w:r>
    </w:p>
    <w:p w14:paraId="115DB911" w14:textId="3BC5D253" w:rsidR="00A85AC8" w:rsidRPr="00E600D8" w:rsidRDefault="006E0774" w:rsidP="00730820">
      <w:pPr>
        <w:pStyle w:val="38"/>
        <w:framePr w:wrap="notBeside"/>
        <w:rPr>
          <w:rtl/>
        </w:rPr>
      </w:pPr>
      <w:r w:rsidRPr="00E600D8">
        <w:rPr>
          <w:rtl/>
        </w:rPr>
        <w:t>אלא תריץ</w:t>
      </w:r>
      <w:r w:rsidR="00730820" w:rsidRPr="00E600D8">
        <w:rPr>
          <w:rFonts w:hint="cs"/>
          <w:rtl/>
        </w:rPr>
        <w:t xml:space="preserve"> כך</w:t>
      </w:r>
      <w:r w:rsidR="00A85AC8" w:rsidRPr="00E600D8">
        <w:rPr>
          <w:rFonts w:hint="cs"/>
          <w:rtl/>
        </w:rPr>
        <w:t>:</w:t>
      </w:r>
    </w:p>
    <w:p w14:paraId="2C893E27" w14:textId="30DFB634" w:rsidR="009469D7" w:rsidRDefault="006E0774" w:rsidP="006E0774">
      <w:pPr>
        <w:rPr>
          <w:rFonts w:ascii="Fb Fontext" w:hAnsi="Fb Fontext"/>
          <w:rtl/>
        </w:rPr>
      </w:pPr>
      <w:r w:rsidRPr="00224C4C">
        <w:rPr>
          <w:rFonts w:ascii="Fb Fontext" w:hAnsi="Fb Fontext"/>
          <w:rtl/>
        </w:rPr>
        <w:t>ובמלוה, א</w:t>
      </w:r>
      <w:r w:rsidR="00730820">
        <w:rPr>
          <w:rFonts w:ascii="Fb Fontext" w:hAnsi="Fb Fontext" w:hint="cs"/>
          <w:rtl/>
        </w:rPr>
        <w:t>ף</w:t>
      </w:r>
      <w:r w:rsidRPr="00224C4C">
        <w:rPr>
          <w:rFonts w:ascii="Fb Fontext" w:hAnsi="Fb Fontext"/>
          <w:rtl/>
        </w:rPr>
        <w:t xml:space="preserve"> שנשתייר הימנה שו"פ אינה מקודשת,</w:t>
      </w:r>
    </w:p>
    <w:p w14:paraId="6D0CFFC3" w14:textId="59588531" w:rsidR="00A85AC8" w:rsidRPr="00E600D8" w:rsidRDefault="00730820" w:rsidP="00730820">
      <w:pPr>
        <w:pStyle w:val="38"/>
        <w:framePr w:wrap="notBeside"/>
        <w:rPr>
          <w:rtl/>
        </w:rPr>
      </w:pPr>
      <w:r w:rsidRPr="00E600D8">
        <w:rPr>
          <w:rFonts w:hint="cs"/>
          <w:rtl/>
        </w:rPr>
        <w:t>ואהך א</w:t>
      </w:r>
      <w:r w:rsidR="006E0774" w:rsidRPr="00E600D8">
        <w:rPr>
          <w:rtl/>
        </w:rPr>
        <w:t>ר</w:t>
      </w:r>
      <w:r w:rsidR="006E0774" w:rsidRPr="00E600D8">
        <w:rPr>
          <w:rFonts w:hint="cs"/>
          <w:rtl/>
        </w:rPr>
        <w:t>שב</w:t>
      </w:r>
      <w:r w:rsidR="006E0774" w:rsidRPr="00E600D8">
        <w:rPr>
          <w:rtl/>
        </w:rPr>
        <w:t>"</w:t>
      </w:r>
      <w:r w:rsidR="006E0774" w:rsidRPr="00E600D8">
        <w:rPr>
          <w:rFonts w:hint="cs"/>
          <w:rtl/>
        </w:rPr>
        <w:t>א מר</w:t>
      </w:r>
      <w:r w:rsidR="006E0774" w:rsidRPr="00E600D8">
        <w:rPr>
          <w:rtl/>
        </w:rPr>
        <w:t>"</w:t>
      </w:r>
      <w:r w:rsidR="006E0774" w:rsidRPr="00E600D8">
        <w:rPr>
          <w:rFonts w:hint="cs"/>
          <w:rtl/>
        </w:rPr>
        <w:t>מ</w:t>
      </w:r>
      <w:r w:rsidR="00A85AC8" w:rsidRPr="00E600D8">
        <w:rPr>
          <w:rtl/>
        </w:rPr>
        <w:t>:</w:t>
      </w:r>
    </w:p>
    <w:p w14:paraId="76348670" w14:textId="07D0B719" w:rsidR="006E0774" w:rsidRPr="00131640" w:rsidRDefault="006E0774" w:rsidP="007A0862">
      <w:pPr>
        <w:spacing w:after="120"/>
        <w:rPr>
          <w:rtl/>
        </w:rPr>
      </w:pPr>
      <w:r w:rsidRPr="00224C4C">
        <w:rPr>
          <w:rFonts w:ascii="Fb Fontext" w:hAnsi="Fb Fontext"/>
          <w:rtl/>
        </w:rPr>
        <w:t>מלוה הרי היא כפקדון.</w:t>
      </w:r>
    </w:p>
    <w:p w14:paraId="75C9A1FF" w14:textId="77777777" w:rsidR="00A85AC8" w:rsidRPr="00E600D8" w:rsidRDefault="006E0774" w:rsidP="00730820">
      <w:pPr>
        <w:pStyle w:val="38"/>
        <w:framePr w:wrap="notBeside"/>
        <w:rPr>
          <w:rtl/>
        </w:rPr>
      </w:pPr>
      <w:r w:rsidRPr="00E600D8">
        <w:rPr>
          <w:rFonts w:hint="cs"/>
          <w:rtl/>
        </w:rPr>
        <w:t>בי רב לרבה</w:t>
      </w:r>
      <w:r w:rsidR="00A85AC8" w:rsidRPr="00E600D8">
        <w:rPr>
          <w:rtl/>
        </w:rPr>
        <w:t>:</w:t>
      </w:r>
    </w:p>
    <w:p w14:paraId="58167C82" w14:textId="3355988A" w:rsidR="006E0774" w:rsidRPr="00131640" w:rsidRDefault="00026A29" w:rsidP="006E0774">
      <w:pPr>
        <w:rPr>
          <w:rtl/>
        </w:rPr>
      </w:pPr>
      <w:r w:rsidRPr="00210DF6">
        <w:rPr>
          <w:rFonts w:ascii="Fb Fontext" w:hAnsi="Fb Fontext" w:cs="BA TM • Vilna Extra-Bold" w:hint="cs"/>
          <w:sz w:val="32"/>
          <w:rtl/>
        </w:rPr>
        <w:t>חלקו</w:t>
      </w:r>
      <w:r w:rsidR="006E0774" w:rsidRPr="00224C4C">
        <w:rPr>
          <w:rFonts w:ascii="Fb Fontext" w:hAnsi="Fb Fontext" w:hint="cs"/>
          <w:sz w:val="32"/>
          <w:rtl/>
        </w:rPr>
        <w:t xml:space="preserve"> </w:t>
      </w:r>
      <w:r w:rsidR="006E0774" w:rsidRPr="00224C4C">
        <w:rPr>
          <w:rFonts w:ascii="Fb Fontext" w:hAnsi="Fb Fontext"/>
          <w:sz w:val="32"/>
          <w:rtl/>
        </w:rPr>
        <w:t>במלוה ברשות בעלים לחזרה וה"</w:t>
      </w:r>
      <w:r w:rsidR="006E0774" w:rsidRPr="00224C4C">
        <w:rPr>
          <w:rFonts w:ascii="Fb Fontext" w:hAnsi="Fb Fontext" w:hint="cs"/>
          <w:sz w:val="32"/>
          <w:rtl/>
        </w:rPr>
        <w:t>ה לאונסין</w:t>
      </w:r>
    </w:p>
    <w:p w14:paraId="4B23882A" w14:textId="30695199" w:rsidR="00A85AC8" w:rsidRPr="00E600D8" w:rsidRDefault="006E0774" w:rsidP="00CD0DA8">
      <w:pPr>
        <w:pStyle w:val="38"/>
        <w:framePr w:wrap="notBeside"/>
        <w:rPr>
          <w:rtl/>
        </w:rPr>
      </w:pPr>
      <w:r w:rsidRPr="00E600D8">
        <w:rPr>
          <w:rtl/>
        </w:rPr>
        <w:t>דמר סבר</w:t>
      </w:r>
      <w:r w:rsidR="00A85AC8" w:rsidRPr="00E600D8">
        <w:rPr>
          <w:rtl/>
        </w:rPr>
        <w:t>:</w:t>
      </w:r>
    </w:p>
    <w:p w14:paraId="5EF917CB" w14:textId="001BF21A" w:rsidR="009469D7" w:rsidRDefault="006E0774" w:rsidP="006E0774">
      <w:pPr>
        <w:rPr>
          <w:rFonts w:ascii="Fb Fontext" w:hAnsi="Fb Fontext"/>
          <w:rtl/>
        </w:rPr>
      </w:pPr>
      <w:r w:rsidRPr="00224C4C">
        <w:rPr>
          <w:rFonts w:ascii="Fb Fontext" w:hAnsi="Fb Fontext"/>
          <w:rtl/>
        </w:rPr>
        <w:t xml:space="preserve">מלוה ברשות </w:t>
      </w:r>
      <w:r w:rsidRPr="00210DF6">
        <w:rPr>
          <w:rStyle w:val="afffa"/>
          <w:rFonts w:ascii="Fb Fontext" w:hAnsi="Fb Fontext" w:cs="BA TM • Vilna Extra-Bold"/>
          <w:bCs w:val="0"/>
          <w:rtl/>
        </w:rPr>
        <w:t>לוה</w:t>
      </w:r>
      <w:r w:rsidRPr="00224C4C">
        <w:rPr>
          <w:rFonts w:ascii="Fb Fontext" w:hAnsi="Fb Fontext"/>
          <w:rtl/>
        </w:rPr>
        <w:t xml:space="preserve"> קיימא וה"</w:t>
      </w:r>
      <w:r w:rsidRPr="00224C4C">
        <w:rPr>
          <w:rFonts w:ascii="Fb Fontext" w:hAnsi="Fb Fontext" w:hint="cs"/>
          <w:rtl/>
        </w:rPr>
        <w:t xml:space="preserve">ה </w:t>
      </w:r>
      <w:r w:rsidRPr="00224C4C">
        <w:rPr>
          <w:rFonts w:ascii="Fb Fontext" w:hAnsi="Fb Fontext"/>
          <w:rtl/>
        </w:rPr>
        <w:t>לאונסים,</w:t>
      </w:r>
    </w:p>
    <w:p w14:paraId="3A49745B" w14:textId="47C32C71" w:rsidR="00A85AC8" w:rsidRPr="00E600D8" w:rsidRDefault="006E0774" w:rsidP="00CD0DA8">
      <w:pPr>
        <w:pStyle w:val="38"/>
        <w:framePr w:wrap="notBeside"/>
        <w:rPr>
          <w:rtl/>
        </w:rPr>
      </w:pPr>
      <w:r w:rsidRPr="00E600D8">
        <w:rPr>
          <w:rtl/>
        </w:rPr>
        <w:t>ו</w:t>
      </w:r>
      <w:r w:rsidR="007A0862">
        <w:rPr>
          <w:rFonts w:hint="cs"/>
          <w:rtl/>
        </w:rPr>
        <w:t>מר סבר</w:t>
      </w:r>
      <w:r w:rsidR="00A85AC8" w:rsidRPr="00E600D8">
        <w:rPr>
          <w:rtl/>
        </w:rPr>
        <w:t>:</w:t>
      </w:r>
    </w:p>
    <w:p w14:paraId="71B370F3" w14:textId="6DB0FF92" w:rsidR="006E0774" w:rsidRPr="00131640" w:rsidRDefault="006E0774" w:rsidP="006E0774">
      <w:pPr>
        <w:rPr>
          <w:rtl/>
        </w:rPr>
      </w:pPr>
      <w:r w:rsidRPr="00224C4C">
        <w:rPr>
          <w:rFonts w:ascii="Fb Fontext" w:hAnsi="Fb Fontext"/>
          <w:rtl/>
        </w:rPr>
        <w:t>מלוה ברשות בעלים קיימא וה"</w:t>
      </w:r>
      <w:r w:rsidRPr="00224C4C">
        <w:rPr>
          <w:rFonts w:ascii="Fb Fontext" w:hAnsi="Fb Fontext" w:hint="cs"/>
          <w:rtl/>
        </w:rPr>
        <w:t xml:space="preserve">ה </w:t>
      </w:r>
      <w:r w:rsidRPr="00224C4C">
        <w:rPr>
          <w:rFonts w:ascii="Fb Fontext" w:hAnsi="Fb Fontext"/>
          <w:rtl/>
        </w:rPr>
        <w:t>לאונסים,</w:t>
      </w:r>
    </w:p>
    <w:p w14:paraId="47682D5E" w14:textId="38B198CF" w:rsidR="00A85AC8" w:rsidRPr="00E600D8" w:rsidRDefault="006E0774" w:rsidP="00CD0DA8">
      <w:pPr>
        <w:pStyle w:val="38"/>
        <w:framePr w:wrap="notBeside"/>
        <w:rPr>
          <w:rtl/>
        </w:rPr>
      </w:pPr>
      <w:r w:rsidRPr="00E600D8">
        <w:rPr>
          <w:rtl/>
        </w:rPr>
        <w:t>ואמינא להו</w:t>
      </w:r>
      <w:r w:rsidR="00A85AC8" w:rsidRPr="00E600D8">
        <w:rPr>
          <w:rtl/>
        </w:rPr>
        <w:t>:</w:t>
      </w:r>
    </w:p>
    <w:p w14:paraId="1D540132" w14:textId="031B3FB8" w:rsidR="006E0774" w:rsidRPr="00131640" w:rsidRDefault="006E0774" w:rsidP="00CD0DA8">
      <w:pPr>
        <w:rPr>
          <w:rtl/>
        </w:rPr>
      </w:pPr>
      <w:r w:rsidRPr="00224C4C">
        <w:rPr>
          <w:rFonts w:ascii="Fb Fontext" w:hAnsi="Fb Fontext"/>
          <w:rtl/>
        </w:rPr>
        <w:t xml:space="preserve">לאונסים </w:t>
      </w:r>
      <w:r w:rsidRPr="00210DF6">
        <w:rPr>
          <w:rFonts w:ascii="Fb Fontext" w:hAnsi="Fb Fontext" w:cs="BA TM • Vilna Extra-Bold" w:hint="cs"/>
          <w:rtl/>
        </w:rPr>
        <w:t>לכו</w:t>
      </w:r>
      <w:r w:rsidRPr="00210DF6">
        <w:rPr>
          <w:rFonts w:ascii="Fb Fontext" w:hAnsi="Fb Fontext" w:cs="BA TM • Vilna Extra-Bold"/>
          <w:rtl/>
        </w:rPr>
        <w:t>"</w:t>
      </w:r>
      <w:r w:rsidRPr="00210DF6">
        <w:rPr>
          <w:rFonts w:ascii="Fb Fontext" w:hAnsi="Fb Fontext" w:cs="BA TM • Vilna Extra-Bold" w:hint="cs"/>
          <w:rtl/>
        </w:rPr>
        <w:t>ע</w:t>
      </w:r>
      <w:r w:rsidRPr="00224C4C">
        <w:rPr>
          <w:rFonts w:ascii="Fb Fontext" w:hAnsi="Fb Fontext" w:hint="cs"/>
          <w:rtl/>
        </w:rPr>
        <w:t xml:space="preserve"> ברשות לוה קיימי דלא גרע משאלה דהדרה בעינא כ</w:t>
      </w:r>
      <w:r w:rsidRPr="00224C4C">
        <w:rPr>
          <w:rFonts w:ascii="Fb Fontext" w:hAnsi="Fb Fontext"/>
          <w:rtl/>
        </w:rPr>
        <w:t>"</w:t>
      </w:r>
      <w:r w:rsidRPr="00224C4C">
        <w:rPr>
          <w:rFonts w:ascii="Fb Fontext" w:hAnsi="Fb Fontext" w:hint="cs"/>
          <w:rtl/>
        </w:rPr>
        <w:t>ש למלוה</w:t>
      </w:r>
      <w:r w:rsidR="00CD0DA8">
        <w:rPr>
          <w:rFonts w:ascii="Fb Fontext" w:hAnsi="Fb Fontext" w:hint="cs"/>
          <w:rtl/>
        </w:rPr>
        <w:t xml:space="preserve">, </w:t>
      </w:r>
      <w:r w:rsidRPr="00224C4C">
        <w:rPr>
          <w:rFonts w:ascii="Fb Fontext" w:hAnsi="Fb Fontext" w:hint="cs"/>
          <w:sz w:val="32"/>
          <w:rtl/>
        </w:rPr>
        <w:t>ו</w:t>
      </w:r>
      <w:r w:rsidR="00B35B36">
        <w:rPr>
          <w:rFonts w:ascii="Fb Fontext" w:hAnsi="Fb Fontext"/>
          <w:sz w:val="32"/>
          <w:rtl/>
        </w:rPr>
        <w:t>כאן</w:t>
      </w:r>
      <w:r w:rsidRPr="00224C4C">
        <w:rPr>
          <w:rFonts w:ascii="Fb Fontext" w:hAnsi="Fb Fontext"/>
          <w:sz w:val="32"/>
          <w:rtl/>
        </w:rPr>
        <w:t xml:space="preserve"> מלוה ברשות בעלים לחזרה </w:t>
      </w:r>
      <w:r w:rsidR="00B35B36">
        <w:rPr>
          <w:rFonts w:ascii="Fb Fontext" w:hAnsi="Fb Fontext"/>
          <w:sz w:val="32"/>
          <w:rtl/>
        </w:rPr>
        <w:t>נפק''מ</w:t>
      </w:r>
      <w:r w:rsidRPr="00224C4C">
        <w:rPr>
          <w:rFonts w:ascii="Fb Fontext" w:hAnsi="Fb Fontext"/>
          <w:sz w:val="32"/>
          <w:rtl/>
        </w:rPr>
        <w:t>.</w:t>
      </w:r>
    </w:p>
    <w:p w14:paraId="7C9C8A01" w14:textId="026AF2B8" w:rsidR="00A85AC8" w:rsidRPr="00E600D8" w:rsidRDefault="006E0774" w:rsidP="00CD0DA8">
      <w:pPr>
        <w:pStyle w:val="38"/>
        <w:framePr w:wrap="notBeside"/>
        <w:rPr>
          <w:rtl/>
        </w:rPr>
      </w:pPr>
      <w:r w:rsidRPr="00E600D8">
        <w:rPr>
          <w:rFonts w:hint="cs"/>
          <w:rtl/>
        </w:rPr>
        <w:t>והא דר</w:t>
      </w:r>
      <w:r w:rsidRPr="00E600D8">
        <w:rPr>
          <w:rtl/>
        </w:rPr>
        <w:t>"</w:t>
      </w:r>
      <w:r w:rsidRPr="00E600D8">
        <w:rPr>
          <w:rFonts w:hint="cs"/>
          <w:rtl/>
        </w:rPr>
        <w:t>ה</w:t>
      </w:r>
      <w:r w:rsidR="00A85AC8" w:rsidRPr="00E600D8">
        <w:rPr>
          <w:rtl/>
        </w:rPr>
        <w:t>:</w:t>
      </w:r>
    </w:p>
    <w:p w14:paraId="3ABE93A9" w14:textId="379F7D74" w:rsidR="006E0774" w:rsidRPr="00131640" w:rsidRDefault="006E0774" w:rsidP="00CD0DA8">
      <w:pPr>
        <w:rPr>
          <w:rtl/>
        </w:rPr>
      </w:pPr>
      <w:r w:rsidRPr="00224C4C">
        <w:rPr>
          <w:rFonts w:ascii="Fb Fontext" w:hAnsi="Fb Fontext"/>
          <w:sz w:val="32"/>
          <w:rtl/>
        </w:rPr>
        <w:t>השואל קורדום מחבירו, ביקע בו - קנאו, לא ביקע בו - לא קנאו,</w:t>
      </w:r>
    </w:p>
    <w:p w14:paraId="7D699B11" w14:textId="77777777" w:rsidR="00B16C82" w:rsidRDefault="00B16C82" w:rsidP="00B16C82">
      <w:pPr>
        <w:pStyle w:val="38"/>
        <w:framePr w:wrap="notBeside"/>
        <w:rPr>
          <w:rtl/>
        </w:rPr>
      </w:pPr>
      <w:r>
        <w:rPr>
          <w:rFonts w:hint="cs"/>
          <w:rtl/>
        </w:rPr>
        <w:t xml:space="preserve">- </w:t>
      </w:r>
      <w:r w:rsidR="006E0774" w:rsidRPr="00224C4C">
        <w:rPr>
          <w:rFonts w:hint="cs"/>
          <w:rtl/>
        </w:rPr>
        <w:t xml:space="preserve">לאו כתנאי </w:t>
      </w:r>
    </w:p>
    <w:p w14:paraId="3C339296" w14:textId="27551885" w:rsidR="006E0774" w:rsidRPr="00D74DA2" w:rsidRDefault="006E0774" w:rsidP="00DE08DF">
      <w:pPr>
        <w:spacing w:after="120"/>
        <w:rPr>
          <w:rtl/>
        </w:rPr>
      </w:pPr>
      <w:r w:rsidRPr="00D74DA2">
        <w:rPr>
          <w:rFonts w:hint="cs"/>
          <w:rtl/>
        </w:rPr>
        <w:t>ד</w:t>
      </w:r>
      <w:r w:rsidR="00B35B36" w:rsidRPr="00D74DA2">
        <w:rPr>
          <w:rFonts w:hint="cs"/>
          <w:rtl/>
        </w:rPr>
        <w:t>כאן</w:t>
      </w:r>
      <w:r w:rsidRPr="00D74DA2">
        <w:rPr>
          <w:rFonts w:hint="cs"/>
          <w:rtl/>
        </w:rPr>
        <w:t xml:space="preserve"> </w:t>
      </w:r>
      <w:r w:rsidRPr="00196D6B">
        <w:rPr>
          <w:rFonts w:cs="BA TM • Vilna Extra-Bold" w:hint="cs"/>
          <w:rtl/>
        </w:rPr>
        <w:t>דבשאלה</w:t>
      </w:r>
      <w:r w:rsidRPr="00D74DA2">
        <w:rPr>
          <w:rFonts w:hint="cs"/>
          <w:rtl/>
        </w:rPr>
        <w:t xml:space="preserve"> דהדרה בעינ</w:t>
      </w:r>
      <w:r w:rsidR="00D74DA2">
        <w:rPr>
          <w:rFonts w:hint="cs"/>
          <w:rtl/>
        </w:rPr>
        <w:t>ה,</w:t>
      </w:r>
      <w:r w:rsidRPr="00D74DA2">
        <w:rPr>
          <w:rFonts w:hint="cs"/>
          <w:rtl/>
        </w:rPr>
        <w:t xml:space="preserve"> </w:t>
      </w:r>
      <w:r w:rsidRPr="00D74DA2">
        <w:rPr>
          <w:rStyle w:val="afffff3"/>
          <w:rFonts w:hint="cs"/>
          <w:rtl/>
        </w:rPr>
        <w:t>לכו</w:t>
      </w:r>
      <w:r w:rsidRPr="00D74DA2">
        <w:rPr>
          <w:rStyle w:val="afffff3"/>
          <w:rtl/>
        </w:rPr>
        <w:t>"</w:t>
      </w:r>
      <w:r w:rsidRPr="00D74DA2">
        <w:rPr>
          <w:rStyle w:val="afffff3"/>
          <w:rFonts w:hint="cs"/>
          <w:rtl/>
        </w:rPr>
        <w:t>ע</w:t>
      </w:r>
      <w:r w:rsidR="00D74DA2">
        <w:rPr>
          <w:rStyle w:val="afffff3"/>
          <w:rFonts w:hint="cs"/>
          <w:rtl/>
        </w:rPr>
        <w:t>:</w:t>
      </w:r>
      <w:r w:rsidRPr="00D74DA2">
        <w:rPr>
          <w:rFonts w:hint="cs"/>
          <w:rtl/>
        </w:rPr>
        <w:t xml:space="preserve"> </w:t>
      </w:r>
      <w:r w:rsidR="00D74DA2" w:rsidRPr="00D74DA2">
        <w:rPr>
          <w:rFonts w:hint="cs"/>
          <w:rtl/>
        </w:rPr>
        <w:t xml:space="preserve">רק אם </w:t>
      </w:r>
      <w:r w:rsidRPr="00D74DA2">
        <w:rPr>
          <w:rFonts w:hint="cs"/>
          <w:rtl/>
        </w:rPr>
        <w:t xml:space="preserve">ביקע בו </w:t>
      </w:r>
    </w:p>
    <w:p w14:paraId="11D5F390" w14:textId="5B227293" w:rsidR="00A85AC8" w:rsidRPr="00E600D8" w:rsidRDefault="006E0774" w:rsidP="00CD0DA8">
      <w:pPr>
        <w:pStyle w:val="38"/>
        <w:framePr w:wrap="notBeside"/>
        <w:rPr>
          <w:rtl/>
        </w:rPr>
      </w:pPr>
      <w:r w:rsidRPr="00E600D8">
        <w:rPr>
          <w:rtl/>
        </w:rPr>
        <w:t>נימא כתנאי</w:t>
      </w:r>
      <w:r w:rsidR="00A85AC8" w:rsidRPr="00E600D8">
        <w:rPr>
          <w:rtl/>
        </w:rPr>
        <w:t>:</w:t>
      </w:r>
    </w:p>
    <w:p w14:paraId="218B5651" w14:textId="41B68340" w:rsidR="006E0774" w:rsidRPr="00AD327B" w:rsidRDefault="006E0774" w:rsidP="006E0774">
      <w:pPr>
        <w:rPr>
          <w:spacing w:val="0"/>
          <w:rtl/>
        </w:rPr>
      </w:pPr>
      <w:r w:rsidRPr="00AD327B">
        <w:rPr>
          <w:rFonts w:ascii="Fb Fontext" w:hAnsi="Fb Fontext"/>
          <w:spacing w:val="0"/>
          <w:sz w:val="32"/>
          <w:rtl/>
        </w:rPr>
        <w:t>התקדשי לי בשט</w:t>
      </w:r>
      <w:r w:rsidR="00CD0DA8" w:rsidRPr="00AD327B">
        <w:rPr>
          <w:rFonts w:ascii="Fb Fontext" w:hAnsi="Fb Fontext" w:hint="cs"/>
          <w:spacing w:val="0"/>
          <w:sz w:val="32"/>
          <w:rtl/>
        </w:rPr>
        <w:t>"ח</w:t>
      </w:r>
      <w:r w:rsidRPr="00AD327B">
        <w:rPr>
          <w:rFonts w:ascii="Fb Fontext" w:hAnsi="Fb Fontext"/>
          <w:spacing w:val="0"/>
          <w:sz w:val="32"/>
          <w:rtl/>
        </w:rPr>
        <w:t>, או שהיה לו מלוה ביד אחרים והירשה עליהם,</w:t>
      </w:r>
    </w:p>
    <w:p w14:paraId="797B2263" w14:textId="2F622126" w:rsidR="006E0774" w:rsidRPr="00131640" w:rsidRDefault="006E0774" w:rsidP="006E0774">
      <w:pPr>
        <w:rPr>
          <w:rtl/>
        </w:rPr>
      </w:pPr>
      <w:r w:rsidRPr="00CD0DA8">
        <w:rPr>
          <w:rStyle w:val="afffff3"/>
          <w:rtl/>
        </w:rPr>
        <w:t>ר"מ:</w:t>
      </w:r>
      <w:r w:rsidRPr="00224C4C">
        <w:rPr>
          <w:rFonts w:ascii="Fb Fontext" w:hAnsi="Fb Fontext"/>
          <w:rtl/>
        </w:rPr>
        <w:t xml:space="preserve"> מקודשת, </w:t>
      </w:r>
      <w:r w:rsidRPr="00CD0DA8">
        <w:rPr>
          <w:rStyle w:val="afffff3"/>
          <w:rtl/>
        </w:rPr>
        <w:t>וחכ"א:</w:t>
      </w:r>
      <w:r w:rsidRPr="00224C4C">
        <w:rPr>
          <w:rFonts w:ascii="Fb Fontext" w:hAnsi="Fb Fontext"/>
          <w:rtl/>
        </w:rPr>
        <w:t xml:space="preserve"> אינה מקודשת.</w:t>
      </w:r>
    </w:p>
    <w:p w14:paraId="6B8BA75E" w14:textId="77777777" w:rsidR="00A85AC8" w:rsidRPr="00E600D8" w:rsidRDefault="009A6040" w:rsidP="009A6040">
      <w:pPr>
        <w:pStyle w:val="38"/>
        <w:framePr w:wrap="notBeside"/>
        <w:rPr>
          <w:rtl/>
        </w:rPr>
      </w:pPr>
      <w:r w:rsidRPr="00E600D8">
        <w:rPr>
          <w:rFonts w:hint="cs"/>
          <w:rtl/>
        </w:rPr>
        <w:t>-ודחי'</w:t>
      </w:r>
      <w:r w:rsidR="00A85AC8" w:rsidRPr="00E600D8">
        <w:rPr>
          <w:rtl/>
        </w:rPr>
        <w:t>:</w:t>
      </w:r>
    </w:p>
    <w:p w14:paraId="03E31C51" w14:textId="3255C416" w:rsidR="006E0774" w:rsidRPr="00131640" w:rsidRDefault="006E0774" w:rsidP="000F55F8">
      <w:pPr>
        <w:spacing w:after="120"/>
        <w:rPr>
          <w:rtl/>
        </w:rPr>
      </w:pPr>
      <w:r w:rsidRPr="00224C4C">
        <w:rPr>
          <w:rFonts w:ascii="Fb Fontext" w:hAnsi="Fb Fontext" w:hint="cs"/>
          <w:sz w:val="32"/>
          <w:rtl/>
        </w:rPr>
        <w:t>לעולם שט</w:t>
      </w:r>
      <w:r w:rsidR="00CD0DA8">
        <w:rPr>
          <w:rFonts w:ascii="Fb Fontext" w:hAnsi="Fb Fontext" w:hint="cs"/>
          <w:sz w:val="32"/>
          <w:rtl/>
        </w:rPr>
        <w:t>"ח</w:t>
      </w:r>
      <w:r w:rsidRPr="00224C4C">
        <w:rPr>
          <w:rFonts w:ascii="Fb Fontext" w:hAnsi="Fb Fontext" w:hint="cs"/>
          <w:sz w:val="32"/>
          <w:rtl/>
        </w:rPr>
        <w:t xml:space="preserve"> דאחרים</w:t>
      </w:r>
      <w:r w:rsidR="00CD0DA8">
        <w:rPr>
          <w:rFonts w:ascii="Fb Fontext" w:hAnsi="Fb Fontext" w:hint="cs"/>
          <w:sz w:val="32"/>
          <w:rtl/>
        </w:rPr>
        <w:t>,</w:t>
      </w:r>
      <w:r w:rsidRPr="00224C4C">
        <w:rPr>
          <w:rFonts w:ascii="Fb Fontext" w:hAnsi="Fb Fontext" w:hint="cs"/>
          <w:sz w:val="32"/>
          <w:rtl/>
        </w:rPr>
        <w:t xml:space="preserve"> </w:t>
      </w:r>
    </w:p>
    <w:p w14:paraId="420A4E49" w14:textId="77777777" w:rsidR="00A85AC8" w:rsidRPr="00E600D8" w:rsidRDefault="00CD0DA8" w:rsidP="00CD0DA8">
      <w:pPr>
        <w:pStyle w:val="38"/>
        <w:framePr w:wrap="notBeside"/>
        <w:rPr>
          <w:rtl/>
        </w:rPr>
      </w:pPr>
      <w:r w:rsidRPr="00E600D8">
        <w:rPr>
          <w:rFonts w:hint="cs"/>
          <w:rtl/>
        </w:rPr>
        <w:t>א. חלקו במלוה בשטר</w:t>
      </w:r>
      <w:r w:rsidR="00A85AC8" w:rsidRPr="00E600D8">
        <w:rPr>
          <w:rtl/>
        </w:rPr>
        <w:t>:</w:t>
      </w:r>
    </w:p>
    <w:p w14:paraId="3DFC405A" w14:textId="12C6D326" w:rsidR="006E0774" w:rsidRPr="00AD327B" w:rsidRDefault="00CD0DA8" w:rsidP="00105743">
      <w:pPr>
        <w:spacing w:after="120"/>
        <w:rPr>
          <w:spacing w:val="0"/>
          <w:rtl/>
        </w:rPr>
      </w:pPr>
      <w:r w:rsidRPr="00AD327B">
        <w:rPr>
          <w:rStyle w:val="afffff3"/>
          <w:rFonts w:hint="cs"/>
          <w:spacing w:val="0"/>
          <w:rtl/>
        </w:rPr>
        <w:t>דלרבי</w:t>
      </w:r>
      <w:r w:rsidRPr="00AD327B">
        <w:rPr>
          <w:rFonts w:ascii="Fb Fontext" w:hAnsi="Fb Fontext" w:hint="cs"/>
          <w:spacing w:val="0"/>
          <w:rtl/>
        </w:rPr>
        <w:t xml:space="preserve"> </w:t>
      </w:r>
      <w:r w:rsidR="006E0774" w:rsidRPr="00AD327B">
        <w:rPr>
          <w:rFonts w:ascii="Fb Fontext" w:hAnsi="Fb Fontext"/>
          <w:spacing w:val="0"/>
          <w:rtl/>
        </w:rPr>
        <w:t>אותיות נקנות במסירה,</w:t>
      </w:r>
      <w:r w:rsidRPr="00AD327B">
        <w:rPr>
          <w:rStyle w:val="afffff3"/>
          <w:rFonts w:hint="cs"/>
          <w:spacing w:val="0"/>
          <w:rtl/>
        </w:rPr>
        <w:t xml:space="preserve"> </w:t>
      </w:r>
      <w:r w:rsidR="006E0774" w:rsidRPr="00AD327B">
        <w:rPr>
          <w:rStyle w:val="afffff3"/>
          <w:spacing w:val="0"/>
          <w:rtl/>
        </w:rPr>
        <w:t>חכ"א:</w:t>
      </w:r>
      <w:r w:rsidRPr="00AD327B">
        <w:rPr>
          <w:rStyle w:val="afffff3"/>
          <w:rFonts w:hint="cs"/>
          <w:spacing w:val="0"/>
          <w:rtl/>
        </w:rPr>
        <w:t xml:space="preserve"> </w:t>
      </w:r>
      <w:r w:rsidRPr="00AD327B">
        <w:rPr>
          <w:rFonts w:ascii="Fb Fontext" w:hAnsi="Fb Fontext" w:hint="cs"/>
          <w:spacing w:val="0"/>
          <w:sz w:val="32"/>
          <w:rtl/>
        </w:rPr>
        <w:t xml:space="preserve">לעולם </w:t>
      </w:r>
      <w:r w:rsidR="006E0774" w:rsidRPr="00AD327B">
        <w:rPr>
          <w:rFonts w:ascii="Fb Fontext" w:hAnsi="Fb Fontext"/>
          <w:spacing w:val="0"/>
          <w:sz w:val="32"/>
          <w:rtl/>
        </w:rPr>
        <w:t>לא קנה עד שיכתוב וימסור</w:t>
      </w:r>
    </w:p>
    <w:p w14:paraId="05BAF068" w14:textId="77777777" w:rsidR="00A85AC8" w:rsidRPr="00E600D8" w:rsidRDefault="00CD0DA8" w:rsidP="00CD0DA8">
      <w:pPr>
        <w:pStyle w:val="38"/>
        <w:framePr w:wrap="notBeside"/>
        <w:rPr>
          <w:rtl/>
        </w:rPr>
      </w:pPr>
      <w:r w:rsidRPr="00E600D8">
        <w:rPr>
          <w:rFonts w:hint="cs"/>
          <w:rtl/>
        </w:rPr>
        <w:t>ב. חלקו בר''פ</w:t>
      </w:r>
      <w:r w:rsidR="00A85AC8" w:rsidRPr="00E600D8">
        <w:rPr>
          <w:rtl/>
        </w:rPr>
        <w:t>:</w:t>
      </w:r>
    </w:p>
    <w:p w14:paraId="6DE50B2E" w14:textId="3E73136B" w:rsidR="009469D7" w:rsidRPr="000F55F8" w:rsidRDefault="006E0774" w:rsidP="006E0774">
      <w:pPr>
        <w:rPr>
          <w:rStyle w:val="afffff5"/>
          <w:spacing w:val="2"/>
          <w:rtl/>
        </w:rPr>
      </w:pPr>
      <w:r w:rsidRPr="000F55F8">
        <w:rPr>
          <w:rFonts w:ascii="Fb Fontext" w:hAnsi="Fb Fontext" w:hint="cs"/>
          <w:spacing w:val="2"/>
          <w:rtl/>
        </w:rPr>
        <w:t>אי מוכר שטר צריך לכת</w:t>
      </w:r>
      <w:r w:rsidR="00CD0DA8" w:rsidRPr="000F55F8">
        <w:rPr>
          <w:rFonts w:ascii="Fb Fontext" w:hAnsi="Fb Fontext" w:hint="cs"/>
          <w:spacing w:val="2"/>
          <w:rtl/>
        </w:rPr>
        <w:t>ו</w:t>
      </w:r>
      <w:r w:rsidRPr="000F55F8">
        <w:rPr>
          <w:rFonts w:ascii="Fb Fontext" w:hAnsi="Fb Fontext" w:hint="cs"/>
          <w:spacing w:val="2"/>
          <w:rtl/>
        </w:rPr>
        <w:t>ב קני לך הוא וכל שיעבודא</w:t>
      </w:r>
      <w:r w:rsidR="00CD0DA8" w:rsidRPr="000F55F8">
        <w:rPr>
          <w:rFonts w:ascii="Fb Fontext" w:hAnsi="Fb Fontext" w:hint="cs"/>
          <w:spacing w:val="2"/>
          <w:rtl/>
        </w:rPr>
        <w:t xml:space="preserve"> </w:t>
      </w:r>
      <w:r w:rsidR="00CD0DA8" w:rsidRPr="000F55F8">
        <w:rPr>
          <w:rStyle w:val="afffff5"/>
          <w:rFonts w:hint="cs"/>
          <w:spacing w:val="2"/>
          <w:rtl/>
        </w:rPr>
        <w:t>לכ</w:t>
      </w:r>
      <w:r w:rsidR="00CD0DA8" w:rsidRPr="000F55F8">
        <w:rPr>
          <w:rStyle w:val="afffff5"/>
          <w:spacing w:val="2"/>
          <w:rtl/>
        </w:rPr>
        <w:t>"</w:t>
      </w:r>
      <w:r w:rsidR="00CD0DA8" w:rsidRPr="000F55F8">
        <w:rPr>
          <w:rStyle w:val="afffff5"/>
          <w:rFonts w:hint="cs"/>
          <w:spacing w:val="2"/>
          <w:rtl/>
        </w:rPr>
        <w:t>ע לא רבי</w:t>
      </w:r>
    </w:p>
    <w:p w14:paraId="422BF127" w14:textId="77777777" w:rsidR="00A85AC8" w:rsidRPr="00E600D8" w:rsidRDefault="00CD0DA8" w:rsidP="00CD0DA8">
      <w:pPr>
        <w:pStyle w:val="38"/>
        <w:framePr w:wrap="notBeside"/>
        <w:rPr>
          <w:rtl/>
        </w:rPr>
      </w:pPr>
      <w:r w:rsidRPr="00E600D8">
        <w:rPr>
          <w:rFonts w:hint="cs"/>
          <w:rtl/>
        </w:rPr>
        <w:t>ג. חלקו בשמואל</w:t>
      </w:r>
      <w:r w:rsidR="00A85AC8" w:rsidRPr="00E600D8">
        <w:rPr>
          <w:rtl/>
        </w:rPr>
        <w:t>:</w:t>
      </w:r>
    </w:p>
    <w:p w14:paraId="02299E6E" w14:textId="714A6150" w:rsidR="006E0774" w:rsidRPr="00131640" w:rsidRDefault="006E0774" w:rsidP="000F55F8">
      <w:pPr>
        <w:spacing w:after="120"/>
        <w:rPr>
          <w:rtl/>
        </w:rPr>
      </w:pPr>
      <w:r w:rsidRPr="00224C4C">
        <w:rPr>
          <w:rFonts w:ascii="Fb Fontext" w:hAnsi="Fb Fontext" w:hint="cs"/>
          <w:sz w:val="32"/>
          <w:rtl/>
        </w:rPr>
        <w:t>אי מוכר שט</w:t>
      </w:r>
      <w:r w:rsidRPr="00224C4C">
        <w:rPr>
          <w:rFonts w:ascii="Fb Fontext" w:hAnsi="Fb Fontext"/>
          <w:sz w:val="32"/>
          <w:rtl/>
        </w:rPr>
        <w:t>"</w:t>
      </w:r>
      <w:r w:rsidRPr="00224C4C">
        <w:rPr>
          <w:rFonts w:ascii="Fb Fontext" w:hAnsi="Fb Fontext" w:hint="cs"/>
          <w:sz w:val="32"/>
          <w:rtl/>
        </w:rPr>
        <w:t>ח וחזר ומחלו מחול ואפי' יורש מוחל</w:t>
      </w:r>
      <w:r w:rsidR="00CD0DA8">
        <w:rPr>
          <w:rFonts w:ascii="Fb Fontext" w:hAnsi="Fb Fontext" w:hint="cs"/>
          <w:sz w:val="32"/>
          <w:rtl/>
        </w:rPr>
        <w:t xml:space="preserve"> </w:t>
      </w:r>
      <w:r w:rsidR="00CD0DA8" w:rsidRPr="00CD0DA8">
        <w:rPr>
          <w:rStyle w:val="afffff5"/>
          <w:rFonts w:hint="cs"/>
          <w:rtl/>
        </w:rPr>
        <w:t>ולכו</w:t>
      </w:r>
      <w:r w:rsidR="00CD0DA8" w:rsidRPr="00CD0DA8">
        <w:rPr>
          <w:rStyle w:val="afffff5"/>
          <w:rtl/>
        </w:rPr>
        <w:t>"</w:t>
      </w:r>
      <w:r>
        <w:rPr>
          <w:rStyle w:val="afffff5"/>
          <w:rFonts w:hint="cs"/>
          <w:rtl/>
        </w:rPr>
        <w:t xml:space="preserve">ע </w:t>
      </w:r>
      <w:r>
        <w:rPr>
          <w:rStyle w:val="afffff3"/>
          <w:rFonts w:hint="cs"/>
          <w:rtl/>
          <w:rPrChange w:id="9134" w:author="מנוע אמוראים" w:date="2026-10-05T16:42:07Z">
            <w:rPr>
              <w:rStyle w:val="afffff5"/>
              <w:rFonts w:hint="cs"/>
              <w:rtl/>
            </w:rPr>
          </w:rPrChange>
        </w:rPr>
        <w:t xml:space="preserve">כר</w:t>
      </w:r>
      <w:r>
        <w:rPr>
          <w:rStyle w:val="afffff3"/>
          <w:rtl/>
          <w:rPrChange w:id="9135" w:author="מנוע אמוראים" w:date="2026-10-05T16:42:07Z">
            <w:rPr>
              <w:rStyle w:val="afffff5"/>
              <w:rtl/>
            </w:rPr>
          </w:rPrChange>
        </w:rPr>
        <w:t xml:space="preserve">"</w:t>
      </w:r>
      <w:r>
        <w:rPr>
          <w:rStyle w:val="afffff3"/>
          <w:rFonts w:hint="cs"/>
          <w:rtl/>
          <w:rPrChange w:id="9136" w:author="מנוע אמוראים" w:date="2026-10-05T16:42:07Z">
            <w:rPr>
              <w:rStyle w:val="afffff5"/>
              <w:rFonts w:hint="cs"/>
              <w:rtl/>
            </w:rPr>
          </w:rPrChange>
        </w:rPr>
        <w:t xml:space="preserve">פ</w:t>
      </w:r>
    </w:p>
    <w:p w14:paraId="00761535" w14:textId="31377A59" w:rsidR="00A85AC8" w:rsidRPr="00E600D8" w:rsidRDefault="00CD0DA8" w:rsidP="00CD0DA8">
      <w:pPr>
        <w:pStyle w:val="38"/>
        <w:framePr w:wrap="notBeside"/>
        <w:rPr>
          <w:rtl/>
        </w:rPr>
      </w:pPr>
      <w:r w:rsidRPr="00E600D8">
        <w:rPr>
          <w:rFonts w:hint="cs"/>
          <w:rtl/>
        </w:rPr>
        <w:t>ד. חלקו</w:t>
      </w:r>
      <w:r w:rsidR="00A85AC8" w:rsidRPr="00E600D8">
        <w:rPr>
          <w:rFonts w:hint="cs"/>
          <w:rtl/>
        </w:rPr>
        <w:t>:</w:t>
      </w:r>
    </w:p>
    <w:p w14:paraId="11AF8D59" w14:textId="40EC41BD" w:rsidR="006E0774" w:rsidRPr="00131640" w:rsidRDefault="006E0774" w:rsidP="006E0774">
      <w:pPr>
        <w:rPr>
          <w:rtl/>
        </w:rPr>
      </w:pPr>
      <w:r w:rsidRPr="00224C4C">
        <w:rPr>
          <w:rFonts w:ascii="Fb Fontext" w:hAnsi="Fb Fontext" w:hint="cs"/>
          <w:rtl/>
        </w:rPr>
        <w:t xml:space="preserve">אי </w:t>
      </w:r>
      <w:r w:rsidR="00CD0DA8">
        <w:rPr>
          <w:rFonts w:ascii="Fb Fontext" w:hAnsi="Fb Fontext" w:hint="cs"/>
          <w:rtl/>
        </w:rPr>
        <w:t xml:space="preserve">אשה </w:t>
      </w:r>
      <w:r w:rsidRPr="00224C4C">
        <w:rPr>
          <w:rFonts w:ascii="Fb Fontext" w:hAnsi="Fb Fontext" w:hint="cs"/>
          <w:rtl/>
        </w:rPr>
        <w:t>סמכה דעתה דלא שבקה ומחל לאחריני,</w:t>
      </w:r>
      <w:r w:rsidR="00CD0DA8">
        <w:rPr>
          <w:rFonts w:ascii="Fb Fontext" w:hAnsi="Fb Fontext" w:hint="cs"/>
          <w:rtl/>
        </w:rPr>
        <w:t xml:space="preserve"> </w:t>
      </w:r>
      <w:r w:rsidR="00CD0DA8" w:rsidRPr="00CD0DA8">
        <w:rPr>
          <w:rStyle w:val="afffff5"/>
          <w:rFonts w:hint="cs"/>
          <w:rtl/>
        </w:rPr>
        <w:t>וכו''ע כשמואל</w:t>
      </w:r>
    </w:p>
    <w:p w14:paraId="7D428FAC" w14:textId="77777777" w:rsidR="00105743" w:rsidRDefault="006E0774" w:rsidP="0010529F">
      <w:pPr>
        <w:pStyle w:val="afff0"/>
        <w:framePr w:wrap="around"/>
        <w:rPr>
          <w:rtl/>
        </w:rPr>
      </w:pPr>
      <w:r w:rsidRPr="00224C4C">
        <w:rPr>
          <w:rFonts w:hint="cs"/>
          <w:rtl/>
        </w:rPr>
        <w:t>מח.</w:t>
      </w:r>
    </w:p>
    <w:p w14:paraId="756E4BCC" w14:textId="60829320" w:rsidR="00A85AC8" w:rsidRPr="00E600D8" w:rsidRDefault="00CD0DA8" w:rsidP="00CD0DA8">
      <w:pPr>
        <w:pStyle w:val="38"/>
        <w:framePr w:wrap="notBeside"/>
        <w:rPr>
          <w:rtl/>
        </w:rPr>
      </w:pPr>
      <w:r w:rsidRPr="00E600D8">
        <w:rPr>
          <w:rFonts w:hint="cs"/>
          <w:rtl/>
        </w:rPr>
        <w:t xml:space="preserve">חלקו </w:t>
      </w:r>
      <w:r w:rsidR="006E0774" w:rsidRPr="00E600D8">
        <w:rPr>
          <w:rtl/>
        </w:rPr>
        <w:t>במלוה על פה</w:t>
      </w:r>
      <w:r w:rsidR="00A85AC8" w:rsidRPr="00E600D8">
        <w:rPr>
          <w:rtl/>
        </w:rPr>
        <w:t>:</w:t>
      </w:r>
    </w:p>
    <w:p w14:paraId="02DFFCA0" w14:textId="14E02168" w:rsidR="006E0774" w:rsidRPr="00131640" w:rsidRDefault="006E0774" w:rsidP="006E0774">
      <w:pPr>
        <w:rPr>
          <w:rtl/>
        </w:rPr>
      </w:pPr>
      <w:r w:rsidRPr="00CD0DA8">
        <w:rPr>
          <w:rStyle w:val="afffff3"/>
          <w:rFonts w:hint="cs"/>
          <w:rtl/>
        </w:rPr>
        <w:t>ב</w:t>
      </w:r>
      <w:r w:rsidRPr="00CD0DA8">
        <w:rPr>
          <w:rStyle w:val="afffff3"/>
          <w:rtl/>
        </w:rPr>
        <w:t>רב:</w:t>
      </w:r>
      <w:r w:rsidRPr="00224C4C">
        <w:rPr>
          <w:rFonts w:ascii="Fb Fontext" w:hAnsi="Fb Fontext"/>
          <w:sz w:val="32"/>
          <w:rtl/>
        </w:rPr>
        <w:t xml:space="preserve"> מנה לי בידך תנהו לפלוני, במעמד שלשתן - קנה,</w:t>
      </w:r>
    </w:p>
    <w:p w14:paraId="65EB492F" w14:textId="09FB0DF7" w:rsidR="006E0774" w:rsidRPr="00131640" w:rsidRDefault="00CD0DA8" w:rsidP="006E0774">
      <w:pPr>
        <w:rPr>
          <w:rtl/>
        </w:rPr>
      </w:pPr>
      <w:r>
        <w:rPr>
          <w:rFonts w:ascii="Fb Fontext" w:hAnsi="Fb Fontext" w:hint="cs"/>
          <w:rtl/>
        </w:rPr>
        <w:t>אם דברי</w:t>
      </w:r>
      <w:r w:rsidR="006E0774" w:rsidRPr="00224C4C">
        <w:rPr>
          <w:rFonts w:ascii="Fb Fontext" w:hAnsi="Fb Fontext"/>
          <w:rtl/>
        </w:rPr>
        <w:t xml:space="preserve"> רב בפקדון, </w:t>
      </w:r>
      <w:r>
        <w:rPr>
          <w:rFonts w:ascii="Fb Fontext" w:hAnsi="Fb Fontext" w:hint="cs"/>
          <w:rtl/>
        </w:rPr>
        <w:t>ולא ב</w:t>
      </w:r>
      <w:r w:rsidR="006E0774" w:rsidRPr="00224C4C">
        <w:rPr>
          <w:rFonts w:ascii="Fb Fontext" w:hAnsi="Fb Fontext"/>
          <w:rtl/>
        </w:rPr>
        <w:t>מלוה</w:t>
      </w:r>
      <w:r>
        <w:rPr>
          <w:rFonts w:ascii="Fb Fontext" w:hAnsi="Fb Fontext" w:hint="cs"/>
          <w:rtl/>
        </w:rPr>
        <w:t>,</w:t>
      </w:r>
      <w:r w:rsidR="006E0774" w:rsidRPr="00224C4C">
        <w:rPr>
          <w:rFonts w:ascii="Fb Fontext" w:hAnsi="Fb Fontext"/>
          <w:rtl/>
        </w:rPr>
        <w:t xml:space="preserve"> </w:t>
      </w:r>
      <w:r>
        <w:rPr>
          <w:rFonts w:ascii="Fb Fontext" w:hAnsi="Fb Fontext" w:hint="cs"/>
          <w:rtl/>
        </w:rPr>
        <w:t>או ל''ש</w:t>
      </w:r>
      <w:r w:rsidR="006E0774" w:rsidRPr="00224C4C">
        <w:rPr>
          <w:rFonts w:ascii="Fb Fontext" w:hAnsi="Fb Fontext"/>
          <w:rtl/>
        </w:rPr>
        <w:t xml:space="preserve"> מלוה ול</w:t>
      </w:r>
      <w:r>
        <w:rPr>
          <w:rFonts w:ascii="Fb Fontext" w:hAnsi="Fb Fontext" w:hint="cs"/>
          <w:rtl/>
        </w:rPr>
        <w:t>"ש</w:t>
      </w:r>
      <w:r w:rsidR="006E0774" w:rsidRPr="00224C4C">
        <w:rPr>
          <w:rFonts w:ascii="Fb Fontext" w:hAnsi="Fb Fontext"/>
          <w:rtl/>
        </w:rPr>
        <w:t xml:space="preserve"> פקדון.</w:t>
      </w:r>
    </w:p>
    <w:p w14:paraId="0E637FB9" w14:textId="77777777" w:rsidR="006E0774" w:rsidRPr="00131640" w:rsidRDefault="006E0774" w:rsidP="00841728">
      <w:pPr>
        <w:pStyle w:val="affb"/>
        <w:rPr>
          <w:rtl/>
        </w:rPr>
      </w:pPr>
      <w:r w:rsidRPr="00224C4C">
        <w:rPr>
          <w:rFonts w:hint="cs"/>
          <w:rtl/>
        </w:rPr>
        <w:t>׹</w:t>
      </w:r>
    </w:p>
    <w:p w14:paraId="615E79E2" w14:textId="74A2B750" w:rsidR="00A85AC8" w:rsidRPr="00E600D8" w:rsidRDefault="006E0774" w:rsidP="009A6040">
      <w:pPr>
        <w:pStyle w:val="38"/>
        <w:framePr w:wrap="notBeside"/>
        <w:rPr>
          <w:rtl/>
        </w:rPr>
      </w:pPr>
      <w:r w:rsidRPr="00E600D8">
        <w:rPr>
          <w:rtl/>
        </w:rPr>
        <w:t>נימא כתנאי</w:t>
      </w:r>
      <w:r w:rsidR="00A85AC8" w:rsidRPr="00E600D8">
        <w:rPr>
          <w:rtl/>
        </w:rPr>
        <w:t>:</w:t>
      </w:r>
    </w:p>
    <w:p w14:paraId="1A27990D" w14:textId="3CAD59E5" w:rsidR="006E0774" w:rsidRDefault="006E0774" w:rsidP="006E0774">
      <w:pPr>
        <w:rPr>
          <w:rtl/>
        </w:rPr>
      </w:pPr>
      <w:r w:rsidRPr="009A6040">
        <w:rPr>
          <w:rStyle w:val="affffc"/>
          <w:rtl/>
        </w:rPr>
        <w:t>התקדשי לי בשטר</w:t>
      </w:r>
      <w:r w:rsidRPr="00224C4C">
        <w:rPr>
          <w:rFonts w:ascii="Fb Fontext" w:hAnsi="Fb Fontext"/>
          <w:sz w:val="32"/>
          <w:rtl/>
        </w:rPr>
        <w:t xml:space="preserve"> - </w:t>
      </w:r>
      <w:r w:rsidRPr="009A6040">
        <w:rPr>
          <w:rStyle w:val="afffff3"/>
          <w:rFonts w:hint="cs"/>
          <w:rtl/>
        </w:rPr>
        <w:t>דל</w:t>
      </w:r>
      <w:r w:rsidRPr="009A6040">
        <w:rPr>
          <w:rStyle w:val="afffff3"/>
          <w:rtl/>
        </w:rPr>
        <w:t>ר"מ:</w:t>
      </w:r>
      <w:r w:rsidRPr="00224C4C">
        <w:rPr>
          <w:rFonts w:ascii="Fb Fontext" w:hAnsi="Fb Fontext"/>
          <w:sz w:val="32"/>
          <w:rtl/>
        </w:rPr>
        <w:t xml:space="preserve"> אינה מקודשת, </w:t>
      </w:r>
      <w:r w:rsidRPr="009A6040">
        <w:rPr>
          <w:rStyle w:val="afffff3"/>
          <w:rtl/>
        </w:rPr>
        <w:t>ו</w:t>
      </w:r>
      <w:r w:rsidRPr="009A6040">
        <w:rPr>
          <w:rStyle w:val="afffff3"/>
          <w:rFonts w:hint="cs"/>
          <w:rtl/>
        </w:rPr>
        <w:t>לר</w:t>
      </w:r>
      <w:r w:rsidRPr="009A6040">
        <w:rPr>
          <w:rStyle w:val="afffff3"/>
          <w:rtl/>
        </w:rPr>
        <w:t>"</w:t>
      </w:r>
      <w:r w:rsidRPr="009A6040">
        <w:rPr>
          <w:rStyle w:val="afffff3"/>
          <w:rFonts w:hint="cs"/>
          <w:rtl/>
        </w:rPr>
        <w:t>א</w:t>
      </w:r>
      <w:r w:rsidRPr="009A6040">
        <w:rPr>
          <w:rStyle w:val="afffff3"/>
          <w:rtl/>
        </w:rPr>
        <w:t>:</w:t>
      </w:r>
      <w:r w:rsidRPr="00224C4C">
        <w:rPr>
          <w:rFonts w:ascii="Fb Fontext" w:hAnsi="Fb Fontext"/>
          <w:sz w:val="32"/>
          <w:rtl/>
        </w:rPr>
        <w:t xml:space="preserve"> מקודשת,</w:t>
      </w:r>
    </w:p>
    <w:p w14:paraId="7C274E14" w14:textId="0724CFA6" w:rsidR="006E0774" w:rsidRPr="00127EC2" w:rsidRDefault="006E0774" w:rsidP="009A6040">
      <w:pPr>
        <w:rPr>
          <w:spacing w:val="0"/>
          <w:rtl/>
        </w:rPr>
      </w:pPr>
      <w:r w:rsidRPr="00127EC2">
        <w:rPr>
          <w:rStyle w:val="afffff3"/>
          <w:spacing w:val="0"/>
          <w:rtl/>
        </w:rPr>
        <w:t>וחכ"א:</w:t>
      </w:r>
      <w:r w:rsidRPr="00127EC2">
        <w:rPr>
          <w:rFonts w:ascii="Fb Fontext" w:hAnsi="Fb Fontext"/>
          <w:spacing w:val="0"/>
          <w:sz w:val="32"/>
          <w:rtl/>
        </w:rPr>
        <w:t xml:space="preserve"> שמין הנייר, אם יש בו שו"פ מקודשת, ואם לאו אינה מקודשת.</w:t>
      </w:r>
    </w:p>
    <w:p w14:paraId="25D415FD" w14:textId="77777777" w:rsidR="009469D7" w:rsidRDefault="006E0774" w:rsidP="006E0774">
      <w:pPr>
        <w:rPr>
          <w:rFonts w:ascii="Fb Fontext" w:hAnsi="Fb Fontext"/>
          <w:rtl/>
        </w:rPr>
      </w:pPr>
      <w:r w:rsidRPr="00224C4C">
        <w:rPr>
          <w:rFonts w:ascii="Fb Fontext" w:hAnsi="Fb Fontext" w:hint="cs"/>
          <w:rtl/>
        </w:rPr>
        <w:t>ולא בשט</w:t>
      </w:r>
      <w:r w:rsidRPr="00224C4C">
        <w:rPr>
          <w:rFonts w:ascii="Fb Fontext" w:hAnsi="Fb Fontext"/>
          <w:rtl/>
        </w:rPr>
        <w:t>"</w:t>
      </w:r>
      <w:r w:rsidRPr="00224C4C">
        <w:rPr>
          <w:rFonts w:ascii="Fb Fontext" w:hAnsi="Fb Fontext" w:hint="cs"/>
          <w:rtl/>
        </w:rPr>
        <w:t xml:space="preserve">ח דאחרים </w:t>
      </w:r>
      <w:r w:rsidRPr="009A6040">
        <w:rPr>
          <w:rStyle w:val="afffff3"/>
          <w:rFonts w:hint="cs"/>
          <w:rtl/>
        </w:rPr>
        <w:t>דלר</w:t>
      </w:r>
      <w:r w:rsidRPr="009A6040">
        <w:rPr>
          <w:rStyle w:val="afffff3"/>
          <w:rtl/>
        </w:rPr>
        <w:t>"</w:t>
      </w:r>
      <w:r w:rsidRPr="009A6040">
        <w:rPr>
          <w:rStyle w:val="afffff3"/>
          <w:rFonts w:hint="cs"/>
          <w:rtl/>
        </w:rPr>
        <w:t xml:space="preserve">מ </w:t>
      </w:r>
      <w:r w:rsidRPr="00224C4C">
        <w:rPr>
          <w:rFonts w:ascii="Fb Fontext" w:hAnsi="Fb Fontext" w:hint="cs"/>
          <w:rtl/>
        </w:rPr>
        <w:t>הא מקודשת וקשיא אדידיה</w:t>
      </w:r>
    </w:p>
    <w:p w14:paraId="0AEB449D" w14:textId="4CD9C886" w:rsidR="006E0774" w:rsidRPr="00131640" w:rsidRDefault="006E0774" w:rsidP="006519F4">
      <w:pPr>
        <w:pStyle w:val="affffb"/>
        <w:rPr>
          <w:rtl/>
        </w:rPr>
      </w:pPr>
      <w:r w:rsidRPr="009A6040">
        <w:rPr>
          <w:rFonts w:hint="cs"/>
          <w:rtl/>
        </w:rPr>
        <w:t>אלא בשט</w:t>
      </w:r>
      <w:r w:rsidRPr="009A6040">
        <w:rPr>
          <w:rtl/>
        </w:rPr>
        <w:t>"</w:t>
      </w:r>
      <w:r w:rsidRPr="009A6040">
        <w:rPr>
          <w:rFonts w:hint="cs"/>
          <w:rtl/>
        </w:rPr>
        <w:t xml:space="preserve">ח </w:t>
      </w:r>
      <w:r w:rsidR="001C4A63">
        <w:rPr>
          <w:rFonts w:hint="cs"/>
          <w:rtl/>
        </w:rPr>
        <w:t>שלה</w:t>
      </w:r>
      <w:r w:rsidRPr="009A6040">
        <w:rPr>
          <w:rFonts w:hint="cs"/>
          <w:rtl/>
        </w:rPr>
        <w:t xml:space="preserve"> ו</w:t>
      </w:r>
      <w:r w:rsidR="00026A29" w:rsidRPr="009A6040">
        <w:rPr>
          <w:rFonts w:hint="cs"/>
          <w:rtl/>
        </w:rPr>
        <w:t>חלקו</w:t>
      </w:r>
      <w:r w:rsidRPr="009A6040">
        <w:rPr>
          <w:rFonts w:hint="cs"/>
          <w:rtl/>
        </w:rPr>
        <w:t xml:space="preserve"> במקדש במלוה</w:t>
      </w:r>
      <w:r w:rsidR="009A6040" w:rsidRPr="009A6040">
        <w:rPr>
          <w:rFonts w:hint="cs"/>
          <w:rtl/>
        </w:rPr>
        <w:t>,</w:t>
      </w:r>
    </w:p>
    <w:p w14:paraId="49791C6F" w14:textId="77777777" w:rsidR="00A85AC8" w:rsidRPr="00E600D8" w:rsidRDefault="009A6040" w:rsidP="009A6040">
      <w:pPr>
        <w:pStyle w:val="38"/>
        <w:framePr w:wrap="notBeside"/>
        <w:rPr>
          <w:rtl/>
        </w:rPr>
      </w:pPr>
      <w:r w:rsidRPr="00E600D8">
        <w:rPr>
          <w:rFonts w:hint="cs"/>
          <w:rtl/>
        </w:rPr>
        <w:t xml:space="preserve">א. </w:t>
      </w:r>
      <w:r w:rsidR="006E0774" w:rsidRPr="00E600D8">
        <w:rPr>
          <w:rtl/>
        </w:rPr>
        <w:t>ר</w:t>
      </w:r>
      <w:r w:rsidR="006E0774" w:rsidRPr="00E600D8">
        <w:rPr>
          <w:rFonts w:hint="cs"/>
          <w:rtl/>
        </w:rPr>
        <w:t>נב</w:t>
      </w:r>
      <w:r w:rsidR="006E0774" w:rsidRPr="00E600D8">
        <w:rPr>
          <w:rtl/>
        </w:rPr>
        <w:t>"</w:t>
      </w:r>
      <w:r w:rsidR="006E0774" w:rsidRPr="00E600D8">
        <w:rPr>
          <w:rFonts w:hint="cs"/>
          <w:rtl/>
        </w:rPr>
        <w:t>י</w:t>
      </w:r>
      <w:r w:rsidR="00A85AC8" w:rsidRPr="00E600D8">
        <w:rPr>
          <w:rtl/>
        </w:rPr>
        <w:t>:</w:t>
      </w:r>
    </w:p>
    <w:p w14:paraId="18757399" w14:textId="69324B21" w:rsidR="009469D7" w:rsidRDefault="00B35B36" w:rsidP="006E0774">
      <w:pPr>
        <w:rPr>
          <w:rtl/>
        </w:rPr>
      </w:pPr>
      <w:r>
        <w:rPr>
          <w:rFonts w:hint="cs"/>
          <w:rtl/>
        </w:rPr>
        <w:t>כאן</w:t>
      </w:r>
      <w:r w:rsidR="006E0774" w:rsidRPr="00224C4C">
        <w:rPr>
          <w:rFonts w:hint="cs"/>
          <w:rtl/>
        </w:rPr>
        <w:t xml:space="preserve"> מיירי</w:t>
      </w:r>
      <w:r w:rsidR="006E0774" w:rsidRPr="00224C4C">
        <w:rPr>
          <w:rtl/>
        </w:rPr>
        <w:t xml:space="preserve"> שקדשה בשטר שאין עליו עדים,</w:t>
      </w:r>
    </w:p>
    <w:p w14:paraId="575EEE6F" w14:textId="0390A7F4" w:rsidR="006E0774" w:rsidRPr="00131640" w:rsidRDefault="006E0774" w:rsidP="00A1463E">
      <w:pPr>
        <w:jc w:val="left"/>
        <w:rPr>
          <w:rtl/>
        </w:rPr>
      </w:pPr>
      <w:r w:rsidRPr="009A6040">
        <w:rPr>
          <w:rStyle w:val="afffff3"/>
          <w:rtl/>
        </w:rPr>
        <w:t>ור"מ לטעמיה</w:t>
      </w:r>
      <w:r w:rsidRPr="00224C4C">
        <w:rPr>
          <w:rtl/>
        </w:rPr>
        <w:t xml:space="preserve"> </w:t>
      </w:r>
      <w:r w:rsidRPr="00224C4C">
        <w:rPr>
          <w:rFonts w:hint="cs"/>
          <w:rtl/>
        </w:rPr>
        <w:t>ד</w:t>
      </w:r>
      <w:r w:rsidRPr="00224C4C">
        <w:rPr>
          <w:rtl/>
        </w:rPr>
        <w:t>עדי חתימה כרתי.</w:t>
      </w:r>
      <w:r w:rsidR="009A6040">
        <w:rPr>
          <w:rStyle w:val="afffff3"/>
          <w:rFonts w:hint="cs"/>
          <w:rtl/>
        </w:rPr>
        <w:t xml:space="preserve"> </w:t>
      </w:r>
      <w:r w:rsidRPr="009A6040">
        <w:rPr>
          <w:rStyle w:val="afffff3"/>
          <w:rtl/>
        </w:rPr>
        <w:t>ור</w:t>
      </w:r>
      <w:r w:rsidR="009A6040" w:rsidRPr="006519F4">
        <w:rPr>
          <w:rStyle w:val="afffff3"/>
          <w:rFonts w:hint="cs"/>
          <w:rtl/>
        </w:rPr>
        <w:t>"א</w:t>
      </w:r>
      <w:r w:rsidRPr="006519F4">
        <w:rPr>
          <w:rStyle w:val="afffff3"/>
          <w:rtl/>
        </w:rPr>
        <w:t xml:space="preserve"> לטעמ</w:t>
      </w:r>
      <w:r w:rsidR="00A1463E">
        <w:rPr>
          <w:rStyle w:val="afffff3"/>
          <w:rFonts w:hint="cs"/>
          <w:rtl/>
        </w:rPr>
        <w:t>י</w:t>
      </w:r>
      <w:r w:rsidR="006519F4">
        <w:rPr>
          <w:rStyle w:val="afffff3"/>
          <w:rFonts w:hint="cs"/>
          <w:rtl/>
        </w:rPr>
        <w:t>ה</w:t>
      </w:r>
      <w:r w:rsidRPr="006519F4">
        <w:rPr>
          <w:rStyle w:val="afffff3"/>
          <w:rtl/>
        </w:rPr>
        <w:t>',</w:t>
      </w:r>
      <w:r w:rsidRPr="00224C4C">
        <w:rPr>
          <w:rtl/>
        </w:rPr>
        <w:t xml:space="preserve"> דעדי מסירה כרתי.</w:t>
      </w:r>
    </w:p>
    <w:p w14:paraId="3EB95065" w14:textId="77777777" w:rsidR="00A1463E" w:rsidRDefault="006E0774" w:rsidP="00A1463E">
      <w:pPr>
        <w:rPr>
          <w:rFonts w:ascii="Fb Fontext" w:hAnsi="Fb Fontext"/>
          <w:rtl/>
        </w:rPr>
      </w:pPr>
      <w:r w:rsidRPr="009A6040">
        <w:rPr>
          <w:rStyle w:val="afffff3"/>
          <w:rtl/>
        </w:rPr>
        <w:t>ורבנן מספק</w:t>
      </w:r>
      <w:r w:rsidRPr="009A6040">
        <w:rPr>
          <w:rStyle w:val="afffff3"/>
          <w:rFonts w:hint="cs"/>
          <w:rtl/>
        </w:rPr>
        <w:t>"ל</w:t>
      </w:r>
      <w:r w:rsidRPr="00224C4C">
        <w:rPr>
          <w:rFonts w:ascii="Fb Fontext" w:hAnsi="Fb Fontext"/>
          <w:rtl/>
        </w:rPr>
        <w:t xml:space="preserve"> </w:t>
      </w:r>
      <w:r w:rsidRPr="00224C4C">
        <w:rPr>
          <w:rFonts w:ascii="Fb Fontext" w:hAnsi="Fb Fontext" w:hint="cs"/>
          <w:rtl/>
        </w:rPr>
        <w:t xml:space="preserve">אי </w:t>
      </w:r>
      <w:r>
        <w:rPr>
          <w:rStyle w:val="afffff3"/>
          <w:rFonts w:ascii="Fb Fontext" w:hAnsi="Fb Fontext"/>
          <w:rtl/>
          <w:rPrChange w:id="9137" w:author="מנוע אמוראים" w:date="2026-10-05T16:42:07Z">
            <w:rPr>
              <w:rFonts w:ascii="Fb Fontext" w:hAnsi="Fb Fontext"/>
              <w:rtl/>
            </w:rPr>
          </w:rPrChange>
        </w:rPr>
        <w:t xml:space="preserve">כר"מ</w:t>
      </w:r>
      <w:r>
        <w:rPr>
          <w:rFonts w:ascii="Fb Fontext" w:hAnsi="Fb Fontext"/>
          <w:rtl/>
        </w:rPr>
        <w:t xml:space="preserve"> אי </w:t>
      </w:r>
      <w:r>
        <w:rPr>
          <w:rStyle w:val="afffff3"/>
          <w:rFonts w:ascii="Fb Fontext" w:hAnsi="Fb Fontext"/>
          <w:rtl/>
          <w:rPrChange w:id="9138" w:author="מנוע אמוראים" w:date="2026-10-05T16:42:07Z">
            <w:rPr>
              <w:rFonts w:ascii="Fb Fontext" w:hAnsi="Fb Fontext"/>
              <w:rtl/>
            </w:rPr>
          </w:rPrChange>
        </w:rPr>
        <w:t xml:space="preserve">כר"</w:t>
      </w:r>
      <w:r>
        <w:rPr>
          <w:rStyle w:val="afffff3"/>
          <w:rFonts w:ascii="Fb Fontext" w:hAnsi="Fb Fontext" w:hint="cs"/>
          <w:rtl/>
          <w:rPrChange w:id="9139" w:author="מנוע אמוראים" w:date="2026-10-05T16:42:07Z">
            <w:rPr>
              <w:rFonts w:ascii="Fb Fontext" w:hAnsi="Fb Fontext" w:hint="cs"/>
              <w:rtl/>
            </w:rPr>
          </w:rPrChange>
        </w:rPr>
        <w:t xml:space="preserve">א</w:t>
      </w:r>
      <w:r w:rsidR="00A1463E">
        <w:rPr>
          <w:rFonts w:ascii="Fb Fontext" w:hAnsi="Fb Fontext" w:hint="cs"/>
          <w:rtl/>
        </w:rPr>
        <w:t>,</w:t>
      </w:r>
      <w:r w:rsidRPr="00224C4C">
        <w:rPr>
          <w:rFonts w:ascii="Fb Fontext" w:hAnsi="Fb Fontext"/>
          <w:rtl/>
        </w:rPr>
        <w:t xml:space="preserve"> </w:t>
      </w:r>
    </w:p>
    <w:p w14:paraId="6FEDFD40" w14:textId="7796865E" w:rsidR="006E0774" w:rsidRPr="00A1463E" w:rsidRDefault="006E0774" w:rsidP="006519F4">
      <w:pPr>
        <w:spacing w:after="120"/>
        <w:rPr>
          <w:spacing w:val="0"/>
          <w:rtl/>
        </w:rPr>
      </w:pPr>
      <w:r w:rsidRPr="00A1463E">
        <w:rPr>
          <w:rFonts w:ascii="Fb Fontext" w:hAnsi="Fb Fontext"/>
          <w:spacing w:val="0"/>
          <w:rtl/>
        </w:rPr>
        <w:t xml:space="preserve">הלכך שמין </w:t>
      </w:r>
      <w:r w:rsidRPr="00A1463E">
        <w:rPr>
          <w:rFonts w:ascii="Fb Fontext" w:hAnsi="Fb Fontext" w:hint="cs"/>
          <w:spacing w:val="0"/>
          <w:rtl/>
        </w:rPr>
        <w:t>ה</w:t>
      </w:r>
      <w:r w:rsidRPr="00A1463E">
        <w:rPr>
          <w:rFonts w:ascii="Fb Fontext" w:hAnsi="Fb Fontext"/>
          <w:spacing w:val="0"/>
          <w:rtl/>
        </w:rPr>
        <w:t>נייר, אם יש בו שו"פ מקודשת ואם לא</w:t>
      </w:r>
      <w:r w:rsidR="00A1463E" w:rsidRPr="00A1463E">
        <w:rPr>
          <w:rFonts w:ascii="Fb Fontext" w:hAnsi="Fb Fontext" w:hint="cs"/>
          <w:spacing w:val="0"/>
          <w:rtl/>
        </w:rPr>
        <w:t xml:space="preserve"> </w:t>
      </w:r>
      <w:r w:rsidRPr="00A1463E">
        <w:rPr>
          <w:rFonts w:ascii="Fb Fontext" w:hAnsi="Fb Fontext"/>
          <w:spacing w:val="0"/>
          <w:rtl/>
        </w:rPr>
        <w:t>אינה מקודשת.</w:t>
      </w:r>
    </w:p>
    <w:p w14:paraId="09A7257E" w14:textId="62A787B6" w:rsidR="00A85AC8" w:rsidRPr="00E600D8" w:rsidRDefault="006E0774" w:rsidP="009A6040">
      <w:pPr>
        <w:pStyle w:val="38"/>
        <w:framePr w:wrap="notBeside"/>
        <w:rPr>
          <w:rtl/>
        </w:rPr>
      </w:pPr>
      <w:r w:rsidRPr="00E600D8">
        <w:rPr>
          <w:rFonts w:hint="cs"/>
          <w:rtl/>
        </w:rPr>
        <w:t xml:space="preserve">ב. </w:t>
      </w:r>
      <w:r w:rsidR="009A6040" w:rsidRPr="00E600D8">
        <w:rPr>
          <w:rFonts w:hint="cs"/>
          <w:rtl/>
        </w:rPr>
        <w:t>חלקו בר''ל</w:t>
      </w:r>
      <w:r w:rsidR="00A85AC8" w:rsidRPr="00E600D8">
        <w:rPr>
          <w:rFonts w:hint="cs"/>
          <w:rtl/>
        </w:rPr>
        <w:t>:</w:t>
      </w:r>
    </w:p>
    <w:p w14:paraId="181973CB" w14:textId="39C9B164" w:rsidR="006E0774" w:rsidRPr="00131640" w:rsidRDefault="006E0774" w:rsidP="006E0774">
      <w:pPr>
        <w:rPr>
          <w:rtl/>
        </w:rPr>
      </w:pPr>
      <w:r w:rsidRPr="00224C4C">
        <w:rPr>
          <w:rFonts w:ascii="Fb Fontext" w:hAnsi="Fb Fontext"/>
          <w:sz w:val="32"/>
          <w:rtl/>
        </w:rPr>
        <w:t>כגון שכתבו שלא לשמה, ו</w:t>
      </w:r>
      <w:r w:rsidR="009A6040">
        <w:rPr>
          <w:rFonts w:ascii="Fb Fontext" w:hAnsi="Fb Fontext" w:hint="cs"/>
          <w:sz w:val="32"/>
          <w:rtl/>
        </w:rPr>
        <w:t xml:space="preserve">חלקו </w:t>
      </w:r>
      <w:r>
        <w:rPr>
          <w:rStyle w:val="afffff3"/>
          <w:rFonts w:ascii="Fb Fontext" w:hAnsi="Fb Fontext"/>
          <w:sz w:val="32"/>
          <w:rtl/>
          <w:rPrChange w:id="9140" w:author="מנוע אמוראים" w:date="2026-10-05T16:42:07Z">
            <w:rPr>
              <w:rFonts w:ascii="Fb Fontext" w:hAnsi="Fb Fontext"/>
              <w:sz w:val="32"/>
              <w:rtl/>
            </w:rPr>
          </w:rPrChange>
        </w:rPr>
        <w:t xml:space="preserve">בר"ל</w:t>
      </w:r>
      <w:r>
        <w:rPr>
          <w:rFonts w:ascii="Fb Fontext" w:hAnsi="Fb Fontext"/>
          <w:sz w:val="32"/>
          <w:rtl/>
        </w:rPr>
        <w:t xml:space="preserve">, </w:t>
      </w:r>
      <w:r w:rsidRPr="009A6040">
        <w:rPr>
          <w:rStyle w:val="afffff5"/>
          <w:rFonts w:hint="cs"/>
          <w:rtl/>
        </w:rPr>
        <w:t>[אי מקשינן הויה ליציאה]</w:t>
      </w:r>
    </w:p>
    <w:p w14:paraId="1148663F" w14:textId="4EFC77DA" w:rsidR="00A85AC8" w:rsidRPr="00E600D8" w:rsidRDefault="006E0774" w:rsidP="009A6040">
      <w:pPr>
        <w:pStyle w:val="38"/>
        <w:framePr w:wrap="notBeside"/>
        <w:rPr>
          <w:rtl/>
        </w:rPr>
      </w:pPr>
      <w:r w:rsidRPr="00E600D8">
        <w:rPr>
          <w:rtl/>
        </w:rPr>
        <w:t>דבעי ר"ל</w:t>
      </w:r>
      <w:r w:rsidR="00A85AC8" w:rsidRPr="00E600D8">
        <w:rPr>
          <w:rtl/>
        </w:rPr>
        <w:t>:</w:t>
      </w:r>
    </w:p>
    <w:p w14:paraId="237BE9D2" w14:textId="009939BB" w:rsidR="006E0774" w:rsidRPr="00131640" w:rsidRDefault="006E0774" w:rsidP="009A6040">
      <w:pPr>
        <w:rPr>
          <w:rtl/>
        </w:rPr>
      </w:pPr>
      <w:r w:rsidRPr="00224C4C">
        <w:rPr>
          <w:rFonts w:ascii="Fb Fontext" w:hAnsi="Fb Fontext"/>
          <w:sz w:val="32"/>
          <w:rtl/>
        </w:rPr>
        <w:t xml:space="preserve">שטר אירוסין שכתבו שלא לשמה, </w:t>
      </w:r>
      <w:r w:rsidRPr="00224C4C">
        <w:rPr>
          <w:rFonts w:ascii="Fb Fontext" w:hAnsi="Fb Fontext" w:hint="cs"/>
          <w:sz w:val="32"/>
          <w:rtl/>
        </w:rPr>
        <w:t xml:space="preserve">אי מקיש הויה ליציאה דבעי' לשמה </w:t>
      </w:r>
      <w:r w:rsidRPr="00210DF6">
        <w:rPr>
          <w:rFonts w:ascii="Fb Fontext" w:hAnsi="Fb Fontext" w:cs="BA TM • Vilna Extra-Bold" w:hint="cs"/>
          <w:sz w:val="32"/>
          <w:rtl/>
        </w:rPr>
        <w:t>או</w:t>
      </w:r>
      <w:r w:rsidRPr="00224C4C">
        <w:rPr>
          <w:rFonts w:ascii="Fb Fontext" w:hAnsi="Fb Fontext" w:hint="cs"/>
          <w:sz w:val="32"/>
          <w:rtl/>
        </w:rPr>
        <w:t xml:space="preserve"> הויות להדדי מקשינן ככסף שלא בעי לשמה</w:t>
      </w:r>
      <w:r w:rsidR="009A6040">
        <w:rPr>
          <w:rFonts w:ascii="Fb Fontext" w:hAnsi="Fb Fontext" w:hint="cs"/>
          <w:sz w:val="32"/>
          <w:rtl/>
        </w:rPr>
        <w:t>,</w:t>
      </w:r>
    </w:p>
    <w:p w14:paraId="073F7C75" w14:textId="6C199A12" w:rsidR="00A85AC8" w:rsidRPr="00E600D8" w:rsidRDefault="009A6040" w:rsidP="009A6040">
      <w:pPr>
        <w:pStyle w:val="38"/>
        <w:framePr w:wrap="notBeside"/>
        <w:rPr>
          <w:rtl/>
        </w:rPr>
      </w:pPr>
      <w:r w:rsidRPr="00E600D8">
        <w:rPr>
          <w:rFonts w:hint="cs"/>
          <w:rtl/>
        </w:rPr>
        <w:t>ו</w:t>
      </w:r>
      <w:r w:rsidR="006E0774" w:rsidRPr="00E600D8">
        <w:rPr>
          <w:rtl/>
        </w:rPr>
        <w:t>הדר פשטה</w:t>
      </w:r>
      <w:r w:rsidR="00A85AC8" w:rsidRPr="00E600D8">
        <w:rPr>
          <w:rtl/>
        </w:rPr>
        <w:t>:</w:t>
      </w:r>
    </w:p>
    <w:p w14:paraId="63C5E42B" w14:textId="499F81B3" w:rsidR="006E0774" w:rsidRPr="00131640" w:rsidRDefault="006E0774" w:rsidP="006E0774">
      <w:pPr>
        <w:rPr>
          <w:rtl/>
        </w:rPr>
      </w:pPr>
      <w:r w:rsidRPr="00224C4C">
        <w:rPr>
          <w:rStyle w:val="affffa"/>
          <w:rFonts w:hint="cs"/>
          <w:rtl/>
        </w:rPr>
        <w:t>'</w:t>
      </w:r>
      <w:r w:rsidRPr="00224C4C">
        <w:rPr>
          <w:rStyle w:val="affffa"/>
          <w:rtl/>
        </w:rPr>
        <w:t>ויצאה</w:t>
      </w:r>
      <w:r w:rsidRPr="00224C4C">
        <w:rPr>
          <w:rStyle w:val="affffa"/>
          <w:rFonts w:hint="cs"/>
          <w:rtl/>
        </w:rPr>
        <w:t xml:space="preserve"> </w:t>
      </w:r>
      <w:r w:rsidRPr="00224C4C">
        <w:rPr>
          <w:rStyle w:val="affffa"/>
          <w:rtl/>
        </w:rPr>
        <w:t>והיתה</w:t>
      </w:r>
      <w:r w:rsidRPr="00224C4C">
        <w:rPr>
          <w:rStyle w:val="affffa"/>
          <w:rFonts w:hint="cs"/>
          <w:rtl/>
        </w:rPr>
        <w:t>'</w:t>
      </w:r>
      <w:r w:rsidRPr="00224C4C">
        <w:rPr>
          <w:rStyle w:val="affffa"/>
          <w:rtl/>
        </w:rPr>
        <w:t xml:space="preserve"> </w:t>
      </w:r>
      <w:r w:rsidRPr="00224C4C">
        <w:rPr>
          <w:rFonts w:ascii="Fb Fontext" w:hAnsi="Fb Fontext"/>
          <w:sz w:val="32"/>
          <w:rtl/>
        </w:rPr>
        <w:t>- מקיש הויה ליציא</w:t>
      </w:r>
      <w:r w:rsidRPr="00224C4C">
        <w:rPr>
          <w:rFonts w:ascii="Fb Fontext" w:hAnsi="Fb Fontext" w:hint="cs"/>
          <w:sz w:val="32"/>
          <w:rtl/>
        </w:rPr>
        <w:t>ה</w:t>
      </w:r>
      <w:r w:rsidR="009A6040">
        <w:rPr>
          <w:rFonts w:ascii="Fb Fontext" w:hAnsi="Fb Fontext" w:hint="cs"/>
          <w:sz w:val="32"/>
          <w:rtl/>
        </w:rPr>
        <w:t>,</w:t>
      </w:r>
      <w:r w:rsidRPr="00224C4C">
        <w:rPr>
          <w:rFonts w:ascii="Fb Fontext" w:hAnsi="Fb Fontext" w:hint="cs"/>
          <w:sz w:val="32"/>
          <w:rtl/>
        </w:rPr>
        <w:t xml:space="preserve"> </w:t>
      </w:r>
      <w:r w:rsidR="009A6040">
        <w:rPr>
          <w:rFonts w:ascii="Fb Fontext" w:hAnsi="Fb Fontext"/>
          <w:sz w:val="32"/>
          <w:rtl/>
        </w:rPr>
        <w:tab/>
      </w:r>
      <w:r w:rsidRPr="00224C4C">
        <w:rPr>
          <w:rFonts w:ascii="Fb Fontext" w:hAnsi="Fb Fontext" w:hint="cs"/>
          <w:sz w:val="32"/>
          <w:rtl/>
        </w:rPr>
        <w:t>ו</w:t>
      </w:r>
      <w:r w:rsidR="00026A29" w:rsidRPr="00210DF6">
        <w:rPr>
          <w:rFonts w:ascii="Fb Fontext" w:hAnsi="Fb Fontext" w:cs="BA TM • Vilna Extra-Bold" w:hint="cs"/>
          <w:sz w:val="32"/>
          <w:rtl/>
        </w:rPr>
        <w:t>חלקו</w:t>
      </w:r>
      <w:r>
        <w:rPr>
          <w:rFonts w:ascii="Fb Fontext" w:hAnsi="Fb Fontext" w:hint="cs"/>
          <w:sz w:val="32"/>
          <w:rtl/>
        </w:rPr>
        <w:t xml:space="preserve"> </w:t>
      </w:r>
      <w:r>
        <w:rPr>
          <w:rStyle w:val="afffff3"/>
          <w:rFonts w:ascii="Fb Fontext" w:hAnsi="Fb Fontext" w:hint="cs"/>
          <w:sz w:val="32"/>
          <w:rtl/>
          <w:rPrChange w:id="9141" w:author="מנוע אמוראים" w:date="2026-10-05T16:42:07Z">
            <w:rPr>
              <w:rFonts w:ascii="Fb Fontext" w:hAnsi="Fb Fontext" w:hint="cs"/>
              <w:sz w:val="32"/>
              <w:rtl/>
            </w:rPr>
          </w:rPrChange>
        </w:rPr>
        <w:t xml:space="preserve">בר</w:t>
      </w:r>
      <w:r>
        <w:rPr>
          <w:rStyle w:val="afffff3"/>
          <w:rFonts w:ascii="Fb Fontext" w:hAnsi="Fb Fontext"/>
          <w:sz w:val="32"/>
          <w:rtl/>
          <w:rPrChange w:id="9142" w:author="מנוע אמוראים" w:date="2026-10-05T16:42:07Z">
            <w:rPr>
              <w:rFonts w:ascii="Fb Fontext" w:hAnsi="Fb Fontext"/>
              <w:sz w:val="32"/>
              <w:rtl/>
            </w:rPr>
          </w:rPrChange>
        </w:rPr>
        <w:t xml:space="preserve">"</w:t>
      </w:r>
      <w:r>
        <w:rPr>
          <w:rStyle w:val="afffff3"/>
          <w:rFonts w:ascii="Fb Fontext" w:hAnsi="Fb Fontext" w:hint="cs"/>
          <w:sz w:val="32"/>
          <w:rtl/>
          <w:rPrChange w:id="9143" w:author="מנוע אמוראים" w:date="2026-10-05T16:42:07Z">
            <w:rPr>
              <w:rFonts w:ascii="Fb Fontext" w:hAnsi="Fb Fontext" w:hint="cs"/>
              <w:sz w:val="32"/>
              <w:rtl/>
            </w:rPr>
          </w:rPrChange>
        </w:rPr>
        <w:t xml:space="preserve">ל</w:t>
      </w:r>
    </w:p>
    <w:p w14:paraId="73F597E3" w14:textId="77777777" w:rsidR="00A85AC8" w:rsidRPr="00E600D8" w:rsidRDefault="006E0774" w:rsidP="009A6040">
      <w:pPr>
        <w:pStyle w:val="38"/>
        <w:framePr w:wrap="notBeside"/>
        <w:rPr>
          <w:rtl/>
        </w:rPr>
      </w:pPr>
      <w:r w:rsidRPr="00E600D8">
        <w:rPr>
          <w:rFonts w:hint="cs"/>
          <w:rtl/>
        </w:rPr>
        <w:t xml:space="preserve">ג. </w:t>
      </w:r>
      <w:r w:rsidR="009A6040" w:rsidRPr="00E600D8">
        <w:rPr>
          <w:rFonts w:hint="cs"/>
          <w:rtl/>
        </w:rPr>
        <w:t>כו''ע כר''ל וחלקו:</w:t>
      </w:r>
      <w:r w:rsidRPr="00E600D8">
        <w:rPr>
          <w:rtl/>
        </w:rPr>
        <w:t xml:space="preserve"> </w:t>
      </w:r>
      <w:r w:rsidRPr="00E600D8">
        <w:rPr>
          <w:rFonts w:hint="cs"/>
          <w:rtl/>
        </w:rPr>
        <w:t>ואב</w:t>
      </w:r>
      <w:r w:rsidRPr="00E600D8">
        <w:rPr>
          <w:rtl/>
        </w:rPr>
        <w:t>"</w:t>
      </w:r>
      <w:r w:rsidRPr="00E600D8">
        <w:rPr>
          <w:rFonts w:hint="cs"/>
          <w:rtl/>
        </w:rPr>
        <w:t>א</w:t>
      </w:r>
      <w:r w:rsidRPr="00E600D8">
        <w:rPr>
          <w:rtl/>
        </w:rPr>
        <w:t>: דכ"ע אית לדר"ל, ו</w:t>
      </w:r>
      <w:r w:rsidR="00B35B36" w:rsidRPr="00E600D8">
        <w:rPr>
          <w:rtl/>
        </w:rPr>
        <w:t>כאן</w:t>
      </w:r>
      <w:r w:rsidRPr="00E600D8">
        <w:rPr>
          <w:rtl/>
        </w:rPr>
        <w:t xml:space="preserve"> </w:t>
      </w:r>
      <w:r w:rsidR="00026A29" w:rsidRPr="00E600D8">
        <w:rPr>
          <w:rFonts w:hint="cs"/>
          <w:rtl/>
        </w:rPr>
        <w:t>חלקו</w:t>
      </w:r>
      <w:r w:rsidR="00A85AC8" w:rsidRPr="00E600D8">
        <w:rPr>
          <w:rtl/>
        </w:rPr>
        <w:t>:</w:t>
      </w:r>
    </w:p>
    <w:p w14:paraId="39CF3F61" w14:textId="59BE48A4" w:rsidR="006E0774" w:rsidRPr="00131640" w:rsidRDefault="006E0774" w:rsidP="006E0774">
      <w:pPr>
        <w:rPr>
          <w:rtl/>
        </w:rPr>
      </w:pPr>
      <w:r w:rsidRPr="00224C4C">
        <w:rPr>
          <w:rFonts w:ascii="Fb Fontext" w:hAnsi="Fb Fontext" w:hint="cs"/>
          <w:sz w:val="32"/>
          <w:rtl/>
        </w:rPr>
        <w:t>ב</w:t>
      </w:r>
      <w:r w:rsidRPr="00224C4C">
        <w:rPr>
          <w:rFonts w:ascii="Fb Fontext" w:hAnsi="Fb Fontext"/>
          <w:sz w:val="32"/>
          <w:rtl/>
        </w:rPr>
        <w:t>כתבו לשמה ושלא מדעתה,</w:t>
      </w:r>
    </w:p>
    <w:p w14:paraId="6BE493F1" w14:textId="7C169F82" w:rsidR="006E0774" w:rsidRPr="00131640" w:rsidRDefault="006E0774" w:rsidP="009A6040">
      <w:pPr>
        <w:rPr>
          <w:rtl/>
        </w:rPr>
      </w:pPr>
      <w:r w:rsidRPr="009A6040">
        <w:rPr>
          <w:rStyle w:val="afffff3"/>
          <w:rtl/>
        </w:rPr>
        <w:t>רבא ורבינא</w:t>
      </w:r>
      <w:r w:rsidRPr="00224C4C">
        <w:rPr>
          <w:rFonts w:ascii="Fb Fontext" w:hAnsi="Fb Fontext"/>
          <w:sz w:val="32"/>
          <w:rtl/>
        </w:rPr>
        <w:t>: מקודשת,</w:t>
      </w:r>
      <w:r w:rsidR="009A6040">
        <w:rPr>
          <w:rFonts w:ascii="Fb Fontext" w:hAnsi="Fb Fontext" w:hint="cs"/>
          <w:sz w:val="32"/>
          <w:rtl/>
        </w:rPr>
        <w:t xml:space="preserve">  </w:t>
      </w:r>
      <w:r w:rsidRPr="009A6040">
        <w:rPr>
          <w:rStyle w:val="afffff3"/>
          <w:rFonts w:hint="cs"/>
          <w:rtl/>
        </w:rPr>
        <w:t>ר</w:t>
      </w:r>
      <w:r w:rsidRPr="009A6040">
        <w:rPr>
          <w:rStyle w:val="afffff3"/>
          <w:rtl/>
        </w:rPr>
        <w:t>"</w:t>
      </w:r>
      <w:r w:rsidRPr="009A6040">
        <w:rPr>
          <w:rStyle w:val="afffff3"/>
          <w:rFonts w:hint="cs"/>
          <w:rtl/>
        </w:rPr>
        <w:t>פ ור</w:t>
      </w:r>
      <w:r w:rsidRPr="009A6040">
        <w:rPr>
          <w:rStyle w:val="afffff3"/>
          <w:rtl/>
        </w:rPr>
        <w:t>"</w:t>
      </w:r>
      <w:r w:rsidRPr="009A6040">
        <w:rPr>
          <w:rStyle w:val="afffff3"/>
          <w:rFonts w:hint="cs"/>
          <w:rtl/>
        </w:rPr>
        <w:t>ש</w:t>
      </w:r>
      <w:r w:rsidR="009A6040">
        <w:rPr>
          <w:rStyle w:val="afffff3"/>
          <w:rFonts w:hint="cs"/>
          <w:rtl/>
        </w:rPr>
        <w:t>:</w:t>
      </w:r>
      <w:r w:rsidRPr="00224C4C">
        <w:rPr>
          <w:rFonts w:ascii="Fb Fontext" w:hAnsi="Fb Fontext"/>
          <w:sz w:val="32"/>
          <w:rtl/>
        </w:rPr>
        <w:t xml:space="preserve"> אינה מקודשת.</w:t>
      </w:r>
    </w:p>
    <w:p w14:paraId="70E1670B" w14:textId="2BE3F15F" w:rsidR="007309FA" w:rsidRPr="00131640" w:rsidRDefault="007309FA" w:rsidP="007309FA">
      <w:pPr>
        <w:pStyle w:val="affffb"/>
        <w:rPr>
          <w:rtl/>
        </w:rPr>
      </w:pPr>
      <w:r w:rsidRPr="007309FA">
        <w:rPr>
          <w:rFonts w:hint="cs"/>
          <w:rtl/>
        </w:rPr>
        <w:t>***</w:t>
      </w:r>
    </w:p>
    <w:p w14:paraId="697BDB60" w14:textId="008B4440" w:rsidR="006E0774" w:rsidRPr="00131640" w:rsidRDefault="006E0774" w:rsidP="00F65F8B">
      <w:pPr>
        <w:pStyle w:val="affffb"/>
        <w:rPr>
          <w:rtl/>
        </w:rPr>
      </w:pPr>
      <w:r w:rsidRPr="00210DF6">
        <w:rPr>
          <w:rtl/>
        </w:rPr>
        <w:t>נימא כהני תנאי</w:t>
      </w:r>
      <w:r w:rsidR="00A325A4">
        <w:rPr>
          <w:rFonts w:hint="cs"/>
          <w:rtl/>
        </w:rPr>
        <w:t xml:space="preserve"> דעשה לי שירים וטבעות ואקדש לך</w:t>
      </w:r>
    </w:p>
    <w:p w14:paraId="4ED38545" w14:textId="6E885C0D" w:rsidR="00A85AC8" w:rsidRPr="00E600D8" w:rsidRDefault="006E0774" w:rsidP="009A6040">
      <w:pPr>
        <w:pStyle w:val="38"/>
        <w:framePr w:wrap="notBeside"/>
        <w:rPr>
          <w:rtl/>
        </w:rPr>
      </w:pPr>
      <w:r w:rsidRPr="00E600D8">
        <w:rPr>
          <w:rtl/>
        </w:rPr>
        <w:t>דתניא</w:t>
      </w:r>
      <w:r w:rsidR="00A85AC8" w:rsidRPr="00E600D8">
        <w:rPr>
          <w:rtl/>
        </w:rPr>
        <w:t>:</w:t>
      </w:r>
    </w:p>
    <w:p w14:paraId="379386BD" w14:textId="0EBEF541" w:rsidR="009469D7" w:rsidRDefault="006E0774" w:rsidP="006E0774">
      <w:pPr>
        <w:rPr>
          <w:rFonts w:ascii="Fb Fontext" w:hAnsi="Fb Fontext"/>
          <w:rtl/>
        </w:rPr>
      </w:pPr>
      <w:r w:rsidRPr="00224C4C">
        <w:rPr>
          <w:rFonts w:ascii="Fb Fontext" w:hAnsi="Fb Fontext"/>
          <w:rtl/>
        </w:rPr>
        <w:t>עשה לי שירים נזמים וטבעות ואקדש אני לך,</w:t>
      </w:r>
    </w:p>
    <w:p w14:paraId="251312F1" w14:textId="3CEBC56F" w:rsidR="00A85AC8" w:rsidRPr="00E600D8" w:rsidRDefault="006E0774" w:rsidP="009A6040">
      <w:pPr>
        <w:pStyle w:val="38"/>
        <w:framePr w:wrap="notBeside"/>
        <w:rPr>
          <w:rtl/>
        </w:rPr>
      </w:pPr>
      <w:r w:rsidRPr="00E600D8">
        <w:rPr>
          <w:rFonts w:hint="cs"/>
          <w:rtl/>
        </w:rPr>
        <w:t>לר</w:t>
      </w:r>
      <w:r w:rsidRPr="00E600D8">
        <w:rPr>
          <w:rtl/>
        </w:rPr>
        <w:t>"</w:t>
      </w:r>
      <w:r w:rsidRPr="00E600D8">
        <w:rPr>
          <w:rFonts w:hint="cs"/>
          <w:rtl/>
        </w:rPr>
        <w:t>מ</w:t>
      </w:r>
      <w:r w:rsidR="00A85AC8" w:rsidRPr="00E600D8">
        <w:rPr>
          <w:rFonts w:hint="cs"/>
          <w:rtl/>
        </w:rPr>
        <w:t>:</w:t>
      </w:r>
    </w:p>
    <w:p w14:paraId="27FF905A" w14:textId="7AB5A1F4" w:rsidR="006E0774" w:rsidRPr="00127EC2" w:rsidRDefault="006E0774" w:rsidP="006E0774">
      <w:pPr>
        <w:rPr>
          <w:spacing w:val="0"/>
          <w:rtl/>
        </w:rPr>
      </w:pPr>
      <w:r w:rsidRPr="00127EC2">
        <w:rPr>
          <w:rFonts w:ascii="Fb Fontext" w:hAnsi="Fb Fontext"/>
          <w:spacing w:val="0"/>
          <w:rtl/>
        </w:rPr>
        <w:t>כיון שעשאן מקודשת,</w:t>
      </w:r>
      <w:r w:rsidRPr="00127EC2">
        <w:rPr>
          <w:rFonts w:ascii="Fb Fontext" w:hAnsi="Fb Fontext" w:hint="cs"/>
          <w:spacing w:val="0"/>
          <w:rtl/>
        </w:rPr>
        <w:t xml:space="preserve"> </w:t>
      </w:r>
      <w:r w:rsidRPr="00127EC2">
        <w:rPr>
          <w:rFonts w:ascii="Fb Fontext" w:hAnsi="Fb Fontext" w:hint="cs"/>
          <w:spacing w:val="0"/>
          <w:sz w:val="32"/>
          <w:rtl/>
        </w:rPr>
        <w:t xml:space="preserve"> </w:t>
      </w:r>
      <w:r w:rsidRPr="00127EC2">
        <w:rPr>
          <w:rStyle w:val="afffff3"/>
          <w:spacing w:val="0"/>
          <w:rtl/>
        </w:rPr>
        <w:t>וחכ"א:</w:t>
      </w:r>
      <w:r w:rsidRPr="00127EC2">
        <w:rPr>
          <w:rFonts w:ascii="Fb Fontext" w:hAnsi="Fb Fontext"/>
          <w:spacing w:val="0"/>
          <w:sz w:val="32"/>
          <w:rtl/>
        </w:rPr>
        <w:t xml:space="preserve"> אינה מקודשת עד שיגיע ממון לידה.</w:t>
      </w:r>
    </w:p>
    <w:p w14:paraId="3C7A0956" w14:textId="77777777" w:rsidR="00A85AC8" w:rsidRPr="00E600D8" w:rsidRDefault="006E0774" w:rsidP="009A6040">
      <w:pPr>
        <w:pStyle w:val="38"/>
        <w:framePr w:wrap="notBeside"/>
        <w:rPr>
          <w:rtl/>
        </w:rPr>
      </w:pPr>
      <w:r w:rsidRPr="00E600D8">
        <w:rPr>
          <w:rFonts w:hint="cs"/>
          <w:rtl/>
        </w:rPr>
        <w:t>ולכאו'</w:t>
      </w:r>
      <w:r w:rsidR="00A85AC8" w:rsidRPr="00E600D8">
        <w:rPr>
          <w:rtl/>
        </w:rPr>
        <w:t>:</w:t>
      </w:r>
    </w:p>
    <w:p w14:paraId="12518DBC" w14:textId="49F0F87F" w:rsidR="006E0774" w:rsidRPr="00131640" w:rsidRDefault="006E0774" w:rsidP="006E0774">
      <w:pPr>
        <w:rPr>
          <w:rtl/>
        </w:rPr>
      </w:pPr>
      <w:r w:rsidRPr="00224C4C">
        <w:rPr>
          <w:rFonts w:ascii="Fb Fontext" w:hAnsi="Fb Fontext" w:hint="cs"/>
          <w:sz w:val="32"/>
          <w:rtl/>
        </w:rPr>
        <w:t>מיירי בממון אחר</w:t>
      </w:r>
      <w:r w:rsidRPr="00224C4C">
        <w:rPr>
          <w:rFonts w:ascii="Fb Fontext" w:hAnsi="Fb Fontext"/>
          <w:sz w:val="32"/>
          <w:rtl/>
        </w:rPr>
        <w:t xml:space="preserve"> </w:t>
      </w:r>
      <w:r w:rsidRPr="009A6040">
        <w:rPr>
          <w:rStyle w:val="afffff5"/>
          <w:rFonts w:hint="cs"/>
          <w:rtl/>
        </w:rPr>
        <w:t>[דלא יתכן דבאותו ממון לת</w:t>
      </w:r>
      <w:r w:rsidRPr="009A6040">
        <w:rPr>
          <w:rStyle w:val="afffff5"/>
          <w:rtl/>
        </w:rPr>
        <w:t>"</w:t>
      </w:r>
      <w:r w:rsidRPr="009A6040">
        <w:rPr>
          <w:rStyle w:val="afffff5"/>
          <w:rFonts w:hint="cs"/>
          <w:rtl/>
        </w:rPr>
        <w:t>ק לא]</w:t>
      </w:r>
    </w:p>
    <w:p w14:paraId="0E897072" w14:textId="77777777" w:rsidR="00A85AC8" w:rsidRPr="00E600D8" w:rsidRDefault="006E0774" w:rsidP="009A6040">
      <w:pPr>
        <w:pStyle w:val="38"/>
        <w:framePr w:wrap="notBeside"/>
        <w:rPr>
          <w:rtl/>
        </w:rPr>
      </w:pPr>
      <w:r w:rsidRPr="00E600D8">
        <w:rPr>
          <w:rFonts w:hint="cs"/>
          <w:rtl/>
        </w:rPr>
        <w:t>לכו</w:t>
      </w:r>
      <w:r w:rsidRPr="00E600D8">
        <w:rPr>
          <w:rtl/>
        </w:rPr>
        <w:t>"</w:t>
      </w:r>
      <w:r w:rsidRPr="00E600D8">
        <w:rPr>
          <w:rFonts w:hint="cs"/>
          <w:rtl/>
        </w:rPr>
        <w:t>ע</w:t>
      </w:r>
      <w:r w:rsidR="00A85AC8" w:rsidRPr="00E600D8">
        <w:rPr>
          <w:rtl/>
        </w:rPr>
        <w:t>:</w:t>
      </w:r>
    </w:p>
    <w:p w14:paraId="5DB7323F" w14:textId="3504A70D" w:rsidR="006E0774" w:rsidRPr="00127EC2" w:rsidRDefault="006E0774" w:rsidP="006E0774">
      <w:pPr>
        <w:rPr>
          <w:spacing w:val="0"/>
          <w:rtl/>
        </w:rPr>
      </w:pPr>
      <w:r w:rsidRPr="00127EC2">
        <w:rPr>
          <w:rFonts w:ascii="Fb Fontext" w:hAnsi="Fb Fontext" w:hint="cs"/>
          <w:spacing w:val="0"/>
          <w:rtl/>
        </w:rPr>
        <w:t xml:space="preserve">ישנה לשכירות מתחילה ועד סוף </w:t>
      </w:r>
      <w:r w:rsidRPr="00127EC2">
        <w:rPr>
          <w:rStyle w:val="afffff3"/>
          <w:rFonts w:hint="cs"/>
          <w:spacing w:val="0"/>
          <w:rtl/>
        </w:rPr>
        <w:t>ו</w:t>
      </w:r>
      <w:r w:rsidR="00026A29" w:rsidRPr="00127EC2">
        <w:rPr>
          <w:rStyle w:val="afffff3"/>
          <w:rFonts w:hint="cs"/>
          <w:spacing w:val="0"/>
          <w:rtl/>
        </w:rPr>
        <w:t>חלקו</w:t>
      </w:r>
      <w:r w:rsidRPr="00127EC2">
        <w:rPr>
          <w:rFonts w:ascii="Fb Fontext" w:hAnsi="Fb Fontext" w:hint="cs"/>
          <w:spacing w:val="0"/>
          <w:rtl/>
        </w:rPr>
        <w:t xml:space="preserve"> אי מקדש במלווה מקודשת</w:t>
      </w:r>
    </w:p>
    <w:p w14:paraId="11F9EF35" w14:textId="38F76324" w:rsidR="00A85AC8" w:rsidRPr="00E600D8" w:rsidRDefault="00B407CD" w:rsidP="00A325A4">
      <w:pPr>
        <w:pStyle w:val="38"/>
        <w:framePr w:wrap="notBeside"/>
        <w:rPr>
          <w:rtl/>
        </w:rPr>
      </w:pPr>
      <w:r>
        <w:rPr>
          <w:rFonts w:hint="cs"/>
          <w:rtl/>
        </w:rPr>
        <w:t xml:space="preserve">- </w:t>
      </w:r>
      <w:r w:rsidR="006E0774" w:rsidRPr="00E600D8">
        <w:rPr>
          <w:rFonts w:hint="cs"/>
          <w:rtl/>
        </w:rPr>
        <w:t>ודחי'</w:t>
      </w:r>
      <w:r w:rsidR="00A85AC8" w:rsidRPr="00E600D8">
        <w:rPr>
          <w:rtl/>
        </w:rPr>
        <w:t>:</w:t>
      </w:r>
    </w:p>
    <w:p w14:paraId="409286FE" w14:textId="16A34E27" w:rsidR="009469D7" w:rsidRDefault="006E0774" w:rsidP="00B407CD">
      <w:pPr>
        <w:spacing w:after="120"/>
        <w:rPr>
          <w:rFonts w:ascii="Fb Fontext" w:hAnsi="Fb Fontext"/>
          <w:rtl/>
        </w:rPr>
      </w:pPr>
      <w:r w:rsidRPr="00224C4C">
        <w:rPr>
          <w:rFonts w:ascii="Fb Fontext" w:hAnsi="Fb Fontext" w:hint="cs"/>
          <w:rtl/>
        </w:rPr>
        <w:t>דכו</w:t>
      </w:r>
      <w:r w:rsidR="00A325A4">
        <w:rPr>
          <w:rFonts w:ascii="Fb Fontext" w:hAnsi="Fb Fontext" w:hint="cs"/>
          <w:rtl/>
        </w:rPr>
        <w:t>'</w:t>
      </w:r>
      <w:r w:rsidRPr="00224C4C">
        <w:rPr>
          <w:rFonts w:ascii="Fb Fontext" w:hAnsi="Fb Fontext" w:hint="cs"/>
          <w:rtl/>
        </w:rPr>
        <w:t>'ע מקדש במלווה אינה מקודשת</w:t>
      </w:r>
      <w:r w:rsidR="00A325A4">
        <w:rPr>
          <w:rFonts w:ascii="Fb Fontext" w:hAnsi="Fb Fontext" w:hint="cs"/>
          <w:rtl/>
        </w:rPr>
        <w:t>,</w:t>
      </w:r>
    </w:p>
    <w:p w14:paraId="05F72F46" w14:textId="77777777" w:rsidR="00A85AC8" w:rsidRPr="00E600D8" w:rsidRDefault="00A325A4" w:rsidP="00A325A4">
      <w:pPr>
        <w:pStyle w:val="38"/>
        <w:framePr w:wrap="notBeside"/>
        <w:rPr>
          <w:rtl/>
        </w:rPr>
      </w:pPr>
      <w:r w:rsidRPr="00E600D8">
        <w:rPr>
          <w:rFonts w:hint="cs"/>
          <w:rtl/>
        </w:rPr>
        <w:t xml:space="preserve">א. </w:t>
      </w:r>
      <w:r w:rsidR="006E0774" w:rsidRPr="00E600D8">
        <w:rPr>
          <w:rFonts w:hint="cs"/>
          <w:rtl/>
        </w:rPr>
        <w:t>ו</w:t>
      </w:r>
      <w:r w:rsidR="00B35B36" w:rsidRPr="00E600D8">
        <w:rPr>
          <w:rFonts w:hint="cs"/>
          <w:rtl/>
        </w:rPr>
        <w:t>כאן</w:t>
      </w:r>
      <w:r w:rsidR="006E0774" w:rsidRPr="00E600D8">
        <w:rPr>
          <w:rFonts w:hint="cs"/>
          <w:rtl/>
        </w:rPr>
        <w:t xml:space="preserve"> </w:t>
      </w:r>
      <w:r w:rsidR="00026A29" w:rsidRPr="00E600D8">
        <w:rPr>
          <w:rFonts w:hint="cs"/>
          <w:rtl/>
        </w:rPr>
        <w:t>חלקו</w:t>
      </w:r>
      <w:r w:rsidR="00A85AC8" w:rsidRPr="00E600D8">
        <w:rPr>
          <w:rtl/>
        </w:rPr>
        <w:t>:</w:t>
      </w:r>
    </w:p>
    <w:p w14:paraId="580F89A1" w14:textId="744B4085" w:rsidR="006E0774" w:rsidRPr="00131640" w:rsidRDefault="006E0774" w:rsidP="00516702">
      <w:pPr>
        <w:spacing w:after="120"/>
        <w:rPr>
          <w:rtl/>
        </w:rPr>
      </w:pPr>
      <w:r w:rsidRPr="00224C4C">
        <w:rPr>
          <w:rFonts w:ascii="Fb Fontext" w:hAnsi="Fb Fontext" w:hint="cs"/>
          <w:rtl/>
        </w:rPr>
        <w:t>רק בישנה לשכירות מתחילה ועד סוף</w:t>
      </w:r>
      <w:r w:rsidR="00A325A4">
        <w:rPr>
          <w:rFonts w:ascii="Fb Fontext" w:hAnsi="Fb Fontext" w:hint="cs"/>
          <w:rtl/>
        </w:rPr>
        <w:t>,</w:t>
      </w:r>
    </w:p>
    <w:p w14:paraId="671FD128" w14:textId="77777777" w:rsidR="006E0774" w:rsidRPr="00131640" w:rsidRDefault="006E0774" w:rsidP="0010529F">
      <w:pPr>
        <w:pStyle w:val="afff0"/>
        <w:framePr w:wrap="around"/>
        <w:rPr>
          <w:rtl/>
        </w:rPr>
      </w:pPr>
      <w:r w:rsidRPr="00224C4C">
        <w:rPr>
          <w:rFonts w:hint="cs"/>
          <w:rtl/>
        </w:rPr>
        <w:t>מח:</w:t>
      </w:r>
    </w:p>
    <w:p w14:paraId="438D862C" w14:textId="77777777" w:rsidR="00A85AC8" w:rsidRPr="00E600D8" w:rsidRDefault="006E0774" w:rsidP="00A325A4">
      <w:pPr>
        <w:pStyle w:val="38"/>
        <w:framePr w:wrap="notBeside"/>
        <w:rPr>
          <w:rtl/>
        </w:rPr>
      </w:pPr>
      <w:r w:rsidRPr="00E600D8">
        <w:rPr>
          <w:rFonts w:hint="cs"/>
          <w:rtl/>
        </w:rPr>
        <w:t>ב. לכו</w:t>
      </w:r>
      <w:r w:rsidRPr="00E600D8">
        <w:rPr>
          <w:rtl/>
        </w:rPr>
        <w:t>"</w:t>
      </w:r>
      <w:r w:rsidRPr="00E600D8">
        <w:rPr>
          <w:rFonts w:hint="cs"/>
          <w:rtl/>
        </w:rPr>
        <w:t>ע</w:t>
      </w:r>
      <w:r w:rsidR="00A85AC8" w:rsidRPr="00E600D8">
        <w:rPr>
          <w:rtl/>
        </w:rPr>
        <w:t>:</w:t>
      </w:r>
    </w:p>
    <w:p w14:paraId="4AA7EC68" w14:textId="3339981E" w:rsidR="006E0774" w:rsidRPr="00131640" w:rsidRDefault="006E0774" w:rsidP="006E0774">
      <w:pPr>
        <w:rPr>
          <w:rtl/>
        </w:rPr>
      </w:pPr>
      <w:r w:rsidRPr="00224C4C">
        <w:rPr>
          <w:rFonts w:ascii="Fb Fontext" w:hAnsi="Fb Fontext"/>
          <w:sz w:val="32"/>
          <w:rtl/>
        </w:rPr>
        <w:t>ישנה לשכירות מתחלה ועד סוף, ומקדש במלוה אינה מקודשת,</w:t>
      </w:r>
    </w:p>
    <w:p w14:paraId="43ACE4F8" w14:textId="77777777" w:rsidR="00A85AC8" w:rsidRPr="00E600D8" w:rsidRDefault="006E0774" w:rsidP="00A325A4">
      <w:pPr>
        <w:pStyle w:val="38"/>
        <w:framePr w:wrap="notBeside"/>
        <w:rPr>
          <w:rtl/>
        </w:rPr>
      </w:pPr>
      <w:r w:rsidRPr="00E600D8">
        <w:rPr>
          <w:rtl/>
        </w:rPr>
        <w:t>ו</w:t>
      </w:r>
      <w:r w:rsidR="00B35B36" w:rsidRPr="00E600D8">
        <w:rPr>
          <w:rtl/>
        </w:rPr>
        <w:t>כאן</w:t>
      </w:r>
      <w:r w:rsidRPr="00E600D8">
        <w:rPr>
          <w:rtl/>
        </w:rPr>
        <w:t xml:space="preserve"> </w:t>
      </w:r>
      <w:r w:rsidR="00A325A4" w:rsidRPr="00E600D8">
        <w:rPr>
          <w:rFonts w:hint="cs"/>
          <w:rtl/>
        </w:rPr>
        <w:t>חלקו</w:t>
      </w:r>
      <w:r w:rsidR="00A85AC8" w:rsidRPr="00E600D8">
        <w:rPr>
          <w:rtl/>
        </w:rPr>
        <w:t>:</w:t>
      </w:r>
    </w:p>
    <w:p w14:paraId="27253BCE" w14:textId="17C38AB4" w:rsidR="006E0774" w:rsidRPr="00131640" w:rsidRDefault="006E0774" w:rsidP="00B407CD">
      <w:pPr>
        <w:spacing w:after="120"/>
        <w:rPr>
          <w:rtl/>
        </w:rPr>
      </w:pPr>
      <w:r w:rsidRPr="00224C4C">
        <w:rPr>
          <w:rFonts w:ascii="Fb Fontext" w:hAnsi="Fb Fontext"/>
          <w:rtl/>
        </w:rPr>
        <w:t>באומן קונה בשבח כלי,</w:t>
      </w:r>
    </w:p>
    <w:p w14:paraId="25BCB1CC" w14:textId="34CB8F4F" w:rsidR="00A85AC8" w:rsidRPr="00E600D8" w:rsidRDefault="006E0774" w:rsidP="00A325A4">
      <w:pPr>
        <w:pStyle w:val="38"/>
        <w:framePr w:wrap="notBeside"/>
        <w:rPr>
          <w:rtl/>
        </w:rPr>
      </w:pPr>
      <w:r w:rsidRPr="00E600D8">
        <w:rPr>
          <w:rFonts w:hint="cs"/>
          <w:rtl/>
        </w:rPr>
        <w:t xml:space="preserve">ג. </w:t>
      </w:r>
      <w:r w:rsidR="00A325A4" w:rsidRPr="00E600D8">
        <w:rPr>
          <w:rFonts w:hint="cs"/>
          <w:rtl/>
        </w:rPr>
        <w:t>לכו''ע</w:t>
      </w:r>
      <w:r w:rsidR="00A85AC8" w:rsidRPr="00E600D8">
        <w:rPr>
          <w:rtl/>
        </w:rPr>
        <w:t>:</w:t>
      </w:r>
    </w:p>
    <w:p w14:paraId="5A74287F" w14:textId="601521C0" w:rsidR="006E0774" w:rsidRPr="00131640" w:rsidRDefault="006E0774" w:rsidP="006E0774">
      <w:pPr>
        <w:rPr>
          <w:rtl/>
        </w:rPr>
      </w:pPr>
      <w:r w:rsidRPr="00224C4C">
        <w:rPr>
          <w:rFonts w:ascii="Fb Fontext" w:hAnsi="Fb Fontext"/>
          <w:rtl/>
        </w:rPr>
        <w:t>אין אומן קונה בשבח כלי, וישנה לשכירות מתחלה ועד סוף, ומקדש במלוה אינה מקודשת,</w:t>
      </w:r>
    </w:p>
    <w:p w14:paraId="2C7EFC67" w14:textId="77777777" w:rsidR="00A85AC8" w:rsidRPr="00E600D8" w:rsidRDefault="006E0774" w:rsidP="00A325A4">
      <w:pPr>
        <w:pStyle w:val="38"/>
        <w:framePr w:wrap="notBeside"/>
        <w:rPr>
          <w:rtl/>
        </w:rPr>
      </w:pPr>
      <w:r w:rsidRPr="00E600D8">
        <w:rPr>
          <w:rFonts w:hint="cs"/>
          <w:rtl/>
        </w:rPr>
        <w:t>ו</w:t>
      </w:r>
      <w:r w:rsidR="00026A29" w:rsidRPr="00E600D8">
        <w:rPr>
          <w:rFonts w:hint="cs"/>
          <w:rtl/>
        </w:rPr>
        <w:t>חלקו</w:t>
      </w:r>
      <w:r w:rsidR="00A85AC8" w:rsidRPr="00E600D8">
        <w:rPr>
          <w:rtl/>
        </w:rPr>
        <w:t>:</w:t>
      </w:r>
    </w:p>
    <w:p w14:paraId="35428819" w14:textId="740C06EF" w:rsidR="006E0774" w:rsidRPr="00516702" w:rsidRDefault="00A325A4" w:rsidP="006E0774">
      <w:pPr>
        <w:rPr>
          <w:spacing w:val="0"/>
          <w:rtl/>
        </w:rPr>
      </w:pPr>
      <w:r w:rsidRPr="00516702">
        <w:rPr>
          <w:rFonts w:ascii="Fb Fontext" w:hAnsi="Fb Fontext" w:hint="cs"/>
          <w:spacing w:val="0"/>
          <w:rtl/>
        </w:rPr>
        <w:t>ב</w:t>
      </w:r>
      <w:r w:rsidR="006E0774" w:rsidRPr="00516702">
        <w:rPr>
          <w:rFonts w:ascii="Fb Fontext" w:hAnsi="Fb Fontext"/>
          <w:spacing w:val="0"/>
          <w:rtl/>
        </w:rPr>
        <w:t xml:space="preserve">הוסיף לה נופך משלו, </w:t>
      </w:r>
      <w:r w:rsidR="006E0774" w:rsidRPr="00516702">
        <w:rPr>
          <w:rFonts w:ascii="Fb Fontext" w:hAnsi="Fb Fontext" w:hint="cs"/>
          <w:spacing w:val="0"/>
          <w:rtl/>
        </w:rPr>
        <w:t xml:space="preserve">אי </w:t>
      </w:r>
      <w:r w:rsidR="006E0774" w:rsidRPr="00516702">
        <w:rPr>
          <w:rFonts w:ascii="Fb Fontext" w:hAnsi="Fb Fontext"/>
          <w:spacing w:val="0"/>
          <w:rtl/>
        </w:rPr>
        <w:t xml:space="preserve">מלוה ופרוטה דעתה אפרוטה, </w:t>
      </w:r>
      <w:r w:rsidR="006E0774" w:rsidRPr="00516702">
        <w:rPr>
          <w:rFonts w:ascii="Fb Fontext" w:hAnsi="Fb Fontext" w:hint="cs"/>
          <w:spacing w:val="0"/>
          <w:rtl/>
        </w:rPr>
        <w:t xml:space="preserve">או </w:t>
      </w:r>
      <w:r w:rsidR="006E0774" w:rsidRPr="00516702">
        <w:rPr>
          <w:rFonts w:ascii="Fb Fontext" w:hAnsi="Fb Fontext"/>
          <w:spacing w:val="0"/>
          <w:rtl/>
        </w:rPr>
        <w:t xml:space="preserve"> אמלוה.</w:t>
      </w:r>
    </w:p>
    <w:p w14:paraId="31AFFDE6" w14:textId="79D64E25" w:rsidR="007309FA" w:rsidRPr="00131640" w:rsidRDefault="007309FA" w:rsidP="007309FA">
      <w:pPr>
        <w:pStyle w:val="affffb"/>
        <w:rPr>
          <w:rtl/>
        </w:rPr>
      </w:pPr>
      <w:r w:rsidRPr="007309FA">
        <w:rPr>
          <w:rtl/>
        </w:rPr>
        <w:t>***</w:t>
      </w:r>
    </w:p>
    <w:p w14:paraId="546BF981" w14:textId="77777777" w:rsidR="006E0774" w:rsidRPr="00131640" w:rsidRDefault="006E0774" w:rsidP="00F65F8B">
      <w:pPr>
        <w:pStyle w:val="affffb"/>
        <w:rPr>
          <w:rtl/>
        </w:rPr>
      </w:pPr>
      <w:r w:rsidRPr="00224C4C">
        <w:rPr>
          <w:rtl/>
        </w:rPr>
        <w:t>ובפלוגתא דהני תנאי.</w:t>
      </w:r>
    </w:p>
    <w:p w14:paraId="75F9B02C" w14:textId="0A971732" w:rsidR="00A85AC8" w:rsidRPr="00E600D8" w:rsidRDefault="006E0774" w:rsidP="00A325A4">
      <w:pPr>
        <w:pStyle w:val="38"/>
        <w:framePr w:wrap="notBeside"/>
        <w:rPr>
          <w:rtl/>
        </w:rPr>
      </w:pPr>
      <w:r w:rsidRPr="00E600D8">
        <w:rPr>
          <w:rtl/>
        </w:rPr>
        <w:t>דתניא</w:t>
      </w:r>
      <w:r w:rsidR="00F20DF1" w:rsidRPr="00E600D8">
        <w:rPr>
          <w:rFonts w:hint="cs"/>
          <w:rtl/>
        </w:rPr>
        <w:t xml:space="preserve"> ת''ק</w:t>
      </w:r>
      <w:r w:rsidR="00A85AC8" w:rsidRPr="00E600D8">
        <w:rPr>
          <w:rtl/>
        </w:rPr>
        <w:t>:</w:t>
      </w:r>
    </w:p>
    <w:p w14:paraId="4D4F9C36" w14:textId="1B8FC809" w:rsidR="006E0774" w:rsidRPr="00127EC2" w:rsidRDefault="006E0774" w:rsidP="00A325A4">
      <w:pPr>
        <w:rPr>
          <w:spacing w:val="0"/>
          <w:rtl/>
        </w:rPr>
      </w:pPr>
      <w:r w:rsidRPr="00127EC2">
        <w:rPr>
          <w:rFonts w:ascii="Fb Fontext" w:hAnsi="Fb Fontext"/>
          <w:spacing w:val="0"/>
          <w:sz w:val="32"/>
          <w:rtl/>
        </w:rPr>
        <w:t>בשכר שעשיתי עמך אינה מקודשת, בשכר שאעשה עמך מקודשת.</w:t>
      </w:r>
    </w:p>
    <w:p w14:paraId="223CD004" w14:textId="78265B10" w:rsidR="00A85AC8" w:rsidRPr="00E600D8" w:rsidRDefault="006E0774" w:rsidP="00A325A4">
      <w:pPr>
        <w:pStyle w:val="38"/>
        <w:framePr w:wrap="notBeside"/>
        <w:rPr>
          <w:rtl/>
        </w:rPr>
      </w:pPr>
      <w:r w:rsidRPr="00E600D8">
        <w:rPr>
          <w:rtl/>
        </w:rPr>
        <w:t>ר' נתן</w:t>
      </w:r>
      <w:r w:rsidR="00A85AC8" w:rsidRPr="00E600D8">
        <w:rPr>
          <w:rtl/>
        </w:rPr>
        <w:t>:</w:t>
      </w:r>
    </w:p>
    <w:p w14:paraId="02288F00" w14:textId="5D83BED5" w:rsidR="006E0774" w:rsidRPr="00131640" w:rsidRDefault="006E0774" w:rsidP="00A325A4">
      <w:pPr>
        <w:rPr>
          <w:rtl/>
        </w:rPr>
      </w:pPr>
      <w:r w:rsidRPr="00224C4C">
        <w:rPr>
          <w:rFonts w:ascii="Fb Fontext" w:hAnsi="Fb Fontext"/>
          <w:sz w:val="32"/>
          <w:rtl/>
        </w:rPr>
        <w:t>בשכר שאעשה עמך אינה מקודשת, ו</w:t>
      </w:r>
      <w:r w:rsidR="00A325A4">
        <w:rPr>
          <w:rFonts w:ascii="Fb Fontext" w:hAnsi="Fb Fontext" w:hint="cs"/>
          <w:sz w:val="32"/>
          <w:rtl/>
        </w:rPr>
        <w:t>כ"ש</w:t>
      </w:r>
      <w:r w:rsidRPr="00224C4C">
        <w:rPr>
          <w:rFonts w:ascii="Fb Fontext" w:hAnsi="Fb Fontext"/>
          <w:sz w:val="32"/>
          <w:rtl/>
        </w:rPr>
        <w:t xml:space="preserve"> בשכר שעשיתי עמך.</w:t>
      </w:r>
    </w:p>
    <w:p w14:paraId="74EF9708" w14:textId="418C74DD" w:rsidR="00A85AC8" w:rsidRPr="00E600D8" w:rsidRDefault="006E0774" w:rsidP="00A325A4">
      <w:pPr>
        <w:pStyle w:val="38"/>
        <w:framePr w:wrap="notBeside"/>
        <w:rPr>
          <w:rtl/>
        </w:rPr>
      </w:pPr>
      <w:r w:rsidRPr="00E600D8">
        <w:rPr>
          <w:rtl/>
        </w:rPr>
        <w:t>ר"</w:t>
      </w:r>
      <w:r w:rsidRPr="00E600D8">
        <w:rPr>
          <w:rFonts w:hint="cs"/>
          <w:rtl/>
        </w:rPr>
        <w:t>י הנשיא</w:t>
      </w:r>
      <w:r w:rsidR="00A85AC8" w:rsidRPr="00E600D8">
        <w:rPr>
          <w:rFonts w:hint="cs"/>
          <w:rtl/>
        </w:rPr>
        <w:t>:</w:t>
      </w:r>
    </w:p>
    <w:p w14:paraId="69029C22" w14:textId="725D00AB" w:rsidR="006E0774" w:rsidRPr="00131640" w:rsidRDefault="006E0774" w:rsidP="00A325A4">
      <w:pPr>
        <w:rPr>
          <w:rtl/>
        </w:rPr>
      </w:pPr>
      <w:r w:rsidRPr="00224C4C">
        <w:rPr>
          <w:rFonts w:ascii="Fb Fontext" w:hAnsi="Fb Fontext"/>
          <w:sz w:val="32"/>
          <w:rtl/>
        </w:rPr>
        <w:t>בין בשכר שעשיתי, בין בשכר שאעשה עמך</w:t>
      </w:r>
      <w:r w:rsidR="00F20DF1">
        <w:rPr>
          <w:rFonts w:ascii="Fb Fontext" w:hAnsi="Fb Fontext" w:hint="cs"/>
          <w:sz w:val="32"/>
          <w:rtl/>
        </w:rPr>
        <w:t>-</w:t>
      </w:r>
      <w:r w:rsidRPr="00224C4C">
        <w:rPr>
          <w:rFonts w:ascii="Fb Fontext" w:hAnsi="Fb Fontext"/>
          <w:sz w:val="32"/>
          <w:rtl/>
        </w:rPr>
        <w:t xml:space="preserve"> אינה מקודשת,</w:t>
      </w:r>
    </w:p>
    <w:p w14:paraId="242CB9D8" w14:textId="77777777" w:rsidR="006E0774" w:rsidRPr="00131640" w:rsidRDefault="006E0774" w:rsidP="00A325A4">
      <w:pPr>
        <w:rPr>
          <w:rtl/>
        </w:rPr>
      </w:pPr>
      <w:r w:rsidRPr="00224C4C">
        <w:rPr>
          <w:rFonts w:ascii="Fb Fontext" w:hAnsi="Fb Fontext"/>
          <w:sz w:val="32"/>
          <w:rtl/>
        </w:rPr>
        <w:t>ואם הוסיף לה נופך משלו - מקודשת.</w:t>
      </w:r>
    </w:p>
    <w:p w14:paraId="3901FFCC" w14:textId="0182D4AF" w:rsidR="00A85AC8" w:rsidRPr="00E600D8" w:rsidRDefault="006E0774" w:rsidP="00A325A4">
      <w:pPr>
        <w:pStyle w:val="38"/>
        <w:framePr w:wrap="notBeside"/>
        <w:rPr>
          <w:rtl/>
        </w:rPr>
      </w:pPr>
      <w:r w:rsidRPr="00E600D8">
        <w:rPr>
          <w:rtl/>
        </w:rPr>
        <w:t>בין ת"ק לר"</w:t>
      </w:r>
      <w:r w:rsidRPr="00E600D8">
        <w:rPr>
          <w:rFonts w:hint="cs"/>
          <w:rtl/>
        </w:rPr>
        <w:t>נ</w:t>
      </w:r>
      <w:r w:rsidR="00A85AC8" w:rsidRPr="00E600D8">
        <w:rPr>
          <w:rFonts w:hint="cs"/>
          <w:rtl/>
        </w:rPr>
        <w:t>:</w:t>
      </w:r>
    </w:p>
    <w:p w14:paraId="62E256C1" w14:textId="31D7A5D7" w:rsidR="006E0774" w:rsidRPr="00131640" w:rsidRDefault="00B35B36" w:rsidP="006E0774">
      <w:pPr>
        <w:rPr>
          <w:rtl/>
        </w:rPr>
      </w:pPr>
      <w:r>
        <w:rPr>
          <w:rFonts w:ascii="Fb Fontext" w:hAnsi="Fb Fontext"/>
          <w:sz w:val="32"/>
          <w:rtl/>
        </w:rPr>
        <w:t>יש</w:t>
      </w:r>
      <w:r w:rsidR="006E0774" w:rsidRPr="00224C4C">
        <w:rPr>
          <w:rFonts w:ascii="Fb Fontext" w:hAnsi="Fb Fontext"/>
          <w:sz w:val="32"/>
          <w:rtl/>
        </w:rPr>
        <w:t xml:space="preserve"> שכירות,</w:t>
      </w:r>
    </w:p>
    <w:p w14:paraId="6B04BEC5" w14:textId="77777777" w:rsidR="00A85AC8" w:rsidRPr="00E600D8" w:rsidRDefault="006E0774" w:rsidP="00A325A4">
      <w:pPr>
        <w:pStyle w:val="38"/>
        <w:framePr w:wrap="notBeside"/>
        <w:rPr>
          <w:rtl/>
        </w:rPr>
      </w:pPr>
      <w:r w:rsidRPr="00E600D8">
        <w:rPr>
          <w:rtl/>
        </w:rPr>
        <w:t>בין ר"</w:t>
      </w:r>
      <w:r w:rsidRPr="00E600D8">
        <w:rPr>
          <w:rFonts w:hint="cs"/>
          <w:rtl/>
        </w:rPr>
        <w:t>נ לר</w:t>
      </w:r>
      <w:r w:rsidRPr="00E600D8">
        <w:rPr>
          <w:rtl/>
        </w:rPr>
        <w:t>"</w:t>
      </w:r>
      <w:r w:rsidRPr="00E600D8">
        <w:rPr>
          <w:rFonts w:hint="cs"/>
          <w:rtl/>
        </w:rPr>
        <w:t>י הנשיא</w:t>
      </w:r>
      <w:r w:rsidR="00A85AC8" w:rsidRPr="00E600D8">
        <w:rPr>
          <w:rtl/>
        </w:rPr>
        <w:t>:</w:t>
      </w:r>
    </w:p>
    <w:p w14:paraId="2027084D" w14:textId="407531D0" w:rsidR="006E0774" w:rsidRPr="00131640" w:rsidRDefault="00B35B36" w:rsidP="006E0774">
      <w:pPr>
        <w:rPr>
          <w:rtl/>
        </w:rPr>
      </w:pPr>
      <w:r>
        <w:rPr>
          <w:rFonts w:ascii="Fb Fontext" w:hAnsi="Fb Fontext" w:hint="cs"/>
          <w:rtl/>
        </w:rPr>
        <w:t>יש</w:t>
      </w:r>
      <w:r w:rsidR="006E0774" w:rsidRPr="00224C4C">
        <w:rPr>
          <w:rFonts w:ascii="Fb Fontext" w:hAnsi="Fb Fontext" w:hint="cs"/>
          <w:rtl/>
        </w:rPr>
        <w:t xml:space="preserve"> מלוה ופרוטה אי דעתה אפרוטה או אמלווה</w:t>
      </w:r>
      <w:r w:rsidR="006E0774" w:rsidRPr="00224C4C">
        <w:rPr>
          <w:rFonts w:ascii="Fb Fontext" w:hAnsi="Fb Fontext"/>
          <w:rtl/>
        </w:rPr>
        <w:t>.</w:t>
      </w:r>
    </w:p>
    <w:p w14:paraId="147631D1" w14:textId="77777777" w:rsidR="006E0774" w:rsidRPr="00131640" w:rsidRDefault="006E0774" w:rsidP="00841728">
      <w:pPr>
        <w:pStyle w:val="affb"/>
        <w:rPr>
          <w:rtl/>
        </w:rPr>
      </w:pPr>
      <w:r w:rsidRPr="00224C4C">
        <w:rPr>
          <w:rFonts w:hint="cs"/>
          <w:rtl/>
        </w:rPr>
        <w:t>׹</w:t>
      </w:r>
    </w:p>
    <w:p w14:paraId="1561C91D" w14:textId="77777777" w:rsidR="006E0774" w:rsidRPr="00131640" w:rsidRDefault="006E0774" w:rsidP="009D66E0">
      <w:pPr>
        <w:pStyle w:val="afffff8"/>
        <w:framePr w:wrap="around"/>
        <w:rPr>
          <w:rtl/>
        </w:rPr>
      </w:pPr>
      <w:del w:id="20110" w:author="קלוד" w:date="2026-10-06T10:09:14Z">
        <w:r>
          <w:rPr>
            <w:rStyle w:val="afffa"/>
            <w:rFonts w:ascii="Fb Fontext" w:hAnsi="Fb Fontext"/>
            <w:rtl/>
          </w:rPr>
          <w:delText xml:space="preserve">מתני'.</w:delText>
        </w:r>
      </w:del>
      <w:ins w:id="20111" w:author="קלוד" w:date="2026-10-06T10:09:14Z">
        <w:r>
          <w:rPr>
            <w:rStyle w:val="afffa"/>
            <w:rFonts w:ascii="Fb Fontext" w:hAnsi="Fb Fontext"/>
            <w:rtl/>
          </w:rPr>
          <w:t xml:space="preserve">משנה ב</w:t>
        </w:r>
      </w:ins>
    </w:p>
    <w:p w14:paraId="55231B15" w14:textId="77777777" w:rsidR="009469D7" w:rsidRPr="00127EC2" w:rsidRDefault="006E0774" w:rsidP="00954D80">
      <w:pPr>
        <w:pStyle w:val="afff5"/>
        <w:spacing w:before="120"/>
        <w:rPr>
          <w:spacing w:val="0"/>
          <w:rtl/>
        </w:rPr>
        <w:pPrChange w:id="90015" w:author="קלוד" w:date="2026-10-08T12:08:16Z">
          <w:pPr>
            <w:pStyle w:val="afff5"/>
          </w:pPr>
        </w:pPrChange>
      </w:pPr>
      <w:r w:rsidRPr="00224C4C">
        <w:rPr>
          <w:rtl/>
        </w:rPr>
        <w:t xml:space="preserve">התקדשי לי בכוס זה של יין ונמצא של דבש, של דבש ונמצא </w:t>
      </w:r>
      <w:r w:rsidRPr="00127EC2">
        <w:rPr>
          <w:spacing w:val="0"/>
          <w:rtl/>
        </w:rPr>
        <w:t>של יין, בדינר זה של כסף ונמצא של זהב, של זהב ונמצא של כסף,</w:t>
      </w:r>
    </w:p>
    <w:p w14:paraId="636D1B20" w14:textId="3217C667" w:rsidR="006E0774" w:rsidRPr="00127EC2" w:rsidRDefault="006E0774" w:rsidP="00954D80">
      <w:pPr>
        <w:pStyle w:val="afff5"/>
        <w:rPr>
          <w:spacing w:val="0"/>
          <w:rtl/>
        </w:rPr>
      </w:pPr>
      <w:r w:rsidRPr="00127EC2">
        <w:rPr>
          <w:spacing w:val="0"/>
          <w:rtl/>
        </w:rPr>
        <w:t>על מנת שאני עשיר ונמצא עני, עני ונמצא עשיר אינה מקודשת.</w:t>
      </w:r>
    </w:p>
    <w:p w14:paraId="6BB6804D" w14:textId="77777777" w:rsidR="006E0774" w:rsidRPr="00131640" w:rsidRDefault="006E0774" w:rsidP="00954D80">
      <w:pPr>
        <w:pStyle w:val="afff5"/>
        <w:rPr>
          <w:rtl/>
        </w:rPr>
      </w:pPr>
      <w:r w:rsidRPr="00224C4C">
        <w:rPr>
          <w:rStyle w:val="afffa"/>
          <w:rFonts w:ascii="Fb Fontext" w:hAnsi="Fb Fontext"/>
          <w:b/>
          <w:rtl/>
        </w:rPr>
        <w:t>ר"ש אומר: אם הטעה לשבח - מקודשת</w:t>
      </w:r>
      <w:r w:rsidRPr="00224C4C">
        <w:rPr>
          <w:rtl/>
          <w:rPrChange w:id="40002" w:author="Claude" w:date="2026-10-06T13:34:54Z">
            <w:rPr>
              <w:sz w:val="32"/>
              <w:rtl/>
            </w:rPr>
          </w:rPrChange>
        </w:rPr>
        <w:t>.</w:t>
      </w:r>
    </w:p>
    <w:p w14:paraId="5364F678" w14:textId="77777777" w:rsidR="006E0774" w:rsidRPr="00131640" w:rsidRDefault="006E0774" w:rsidP="00841728">
      <w:pPr>
        <w:pStyle w:val="affb"/>
        <w:rPr>
          <w:rtl/>
        </w:rPr>
      </w:pPr>
      <w:r w:rsidRPr="00224C4C">
        <w:rPr>
          <w:rFonts w:hint="cs"/>
          <w:rtl/>
        </w:rPr>
        <w:t>׹</w:t>
      </w:r>
    </w:p>
    <w:p w14:paraId="4FAF1B1C" w14:textId="2E673662" w:rsidR="00A85AC8" w:rsidRPr="00E600D8" w:rsidRDefault="006E0774" w:rsidP="00F20DF1">
      <w:pPr>
        <w:pStyle w:val="38"/>
        <w:framePr w:wrap="notBeside"/>
        <w:rPr>
          <w:rtl/>
        </w:rPr>
      </w:pPr>
      <w:r w:rsidRPr="00E600D8">
        <w:rPr>
          <w:rtl/>
        </w:rPr>
        <w:t>ת"ר</w:t>
      </w:r>
      <w:r w:rsidR="00A85AC8" w:rsidRPr="00E600D8">
        <w:rPr>
          <w:rtl/>
        </w:rPr>
        <w:t>:</w:t>
      </w:r>
    </w:p>
    <w:p w14:paraId="1A82B556" w14:textId="1070BA7E" w:rsidR="00F20DF1" w:rsidRPr="00131640" w:rsidRDefault="006E0774" w:rsidP="006E0774">
      <w:pPr>
        <w:rPr>
          <w:rtl/>
        </w:rPr>
      </w:pPr>
      <w:r w:rsidRPr="00210DF6">
        <w:rPr>
          <w:rFonts w:ascii="Fb Fontext" w:hAnsi="Fb Fontext" w:cs="BA TM • Vilna Extra-Bold"/>
          <w:sz w:val="32"/>
          <w:rtl/>
        </w:rPr>
        <w:t>התקדשי לי בכוס זה</w:t>
      </w:r>
      <w:r w:rsidRPr="00224C4C">
        <w:rPr>
          <w:rFonts w:ascii="Fb Fontext" w:hAnsi="Fb Fontext"/>
          <w:sz w:val="32"/>
          <w:rtl/>
        </w:rPr>
        <w:t xml:space="preserve"> - </w:t>
      </w:r>
      <w:r w:rsidRPr="00F20DF1">
        <w:rPr>
          <w:rStyle w:val="afffff3"/>
          <w:rtl/>
        </w:rPr>
        <w:t>תני חדא:</w:t>
      </w:r>
      <w:r w:rsidRPr="00224C4C">
        <w:rPr>
          <w:rFonts w:ascii="Fb Fontext" w:hAnsi="Fb Fontext"/>
          <w:sz w:val="32"/>
          <w:rtl/>
        </w:rPr>
        <w:t xml:space="preserve"> בו ובמה שבתוכו, </w:t>
      </w:r>
      <w:r w:rsidR="00F20DF1">
        <w:rPr>
          <w:rStyle w:val="afffff3"/>
          <w:rFonts w:hint="cs"/>
          <w:rtl/>
        </w:rPr>
        <w:t>[ציר\שמן]</w:t>
      </w:r>
    </w:p>
    <w:p w14:paraId="03589D4F" w14:textId="087A6DDB" w:rsidR="00F20DF1" w:rsidRPr="00131640" w:rsidRDefault="006E0774" w:rsidP="00F20DF1">
      <w:pPr>
        <w:ind w:left="1017" w:firstLine="113"/>
        <w:rPr>
          <w:rtl/>
        </w:rPr>
      </w:pPr>
      <w:r w:rsidRPr="00F20DF1">
        <w:rPr>
          <w:rStyle w:val="afffff3"/>
          <w:rtl/>
        </w:rPr>
        <w:t>ותניא אידך:</w:t>
      </w:r>
      <w:r w:rsidRPr="00224C4C">
        <w:rPr>
          <w:rFonts w:ascii="Fb Fontext" w:hAnsi="Fb Fontext"/>
          <w:sz w:val="32"/>
          <w:rtl/>
        </w:rPr>
        <w:t xml:space="preserve"> בו ולא במה שבתוכו, </w:t>
      </w:r>
      <w:r w:rsidR="00F20DF1">
        <w:rPr>
          <w:rFonts w:ascii="Fb Fontext" w:hAnsi="Fb Fontext" w:hint="cs"/>
          <w:sz w:val="32"/>
          <w:rtl/>
        </w:rPr>
        <w:t>[מים]</w:t>
      </w:r>
    </w:p>
    <w:p w14:paraId="46083F02" w14:textId="2DEC7AEC" w:rsidR="00F20DF1" w:rsidRPr="00131640" w:rsidRDefault="006E0774" w:rsidP="00F20DF1">
      <w:pPr>
        <w:ind w:left="1017" w:firstLine="113"/>
        <w:rPr>
          <w:rtl/>
        </w:rPr>
      </w:pPr>
      <w:r w:rsidRPr="00F20DF1">
        <w:rPr>
          <w:rStyle w:val="afffff3"/>
          <w:rtl/>
        </w:rPr>
        <w:t>ותניא אידך:</w:t>
      </w:r>
      <w:r w:rsidRPr="00224C4C">
        <w:rPr>
          <w:rFonts w:ascii="Fb Fontext" w:hAnsi="Fb Fontext"/>
          <w:sz w:val="32"/>
          <w:rtl/>
        </w:rPr>
        <w:t xml:space="preserve"> במה שבתוכו ולא בו! </w:t>
      </w:r>
      <w:r w:rsidR="00F20DF1">
        <w:rPr>
          <w:rFonts w:ascii="Fb Fontext" w:hAnsi="Fb Fontext" w:hint="cs"/>
          <w:sz w:val="32"/>
          <w:rtl/>
        </w:rPr>
        <w:t>[יין]</w:t>
      </w:r>
    </w:p>
    <w:p w14:paraId="16E8F9F7" w14:textId="77777777" w:rsidR="006E0774" w:rsidRPr="00131640" w:rsidRDefault="006E0774" w:rsidP="00841728">
      <w:pPr>
        <w:pStyle w:val="affb"/>
        <w:rPr>
          <w:del w:id="90082" w:author="מנוע עיצוב" w:date="2026-10-08T11:01:28Z"/>
          <w:rtl/>
        </w:rPr>
      </w:pPr>
      <w:del w:id="90081" w:author="מנוע עיצוב" w:date="2026-10-08T11:01:28Z">
        <w:r w:rsidRPr="00224C4C">
          <w:rPr>
            <w:rFonts w:hint="cs"/>
            <w:rtl/>
          </w:rPr>
          <w:delText xml:space="preserve">׹</w:delText>
        </w:r>
      </w:del>
    </w:p>
    <w:p w14:paraId="02CA3128" w14:textId="77777777" w:rsidR="006E0774" w:rsidRPr="00131640" w:rsidRDefault="006E0774" w:rsidP="00F20DF1">
      <w:pPr>
        <w:pStyle w:val="afffd"/>
        <w:rPr>
          <w:rtl/>
        </w:rPr>
      </w:pPr>
      <w:ins w:id="9847" w:author="מספור קטעי משנה" w:date="2026-10-06T06:45:32Z">
        <w:r>
          <w:rPr>
            <w:rStyle w:val="MisparKeta"/>
          </w:rPr>
          <w:t xml:space="preserve">א. </w:t>
        </w:r>
      </w:ins>
      <w:r w:rsidRPr="00F20DF1">
        <w:rPr>
          <w:rtl/>
        </w:rPr>
        <w:t>ר"ש אומר: אם הטעה לשבח - מקודשת.</w:t>
      </w:r>
    </w:p>
    <w:p w14:paraId="7D55D051" w14:textId="766BBB02" w:rsidR="00A85AC8" w:rsidRPr="00E600D8" w:rsidRDefault="00F20DF1" w:rsidP="00F20DF1">
      <w:pPr>
        <w:pStyle w:val="38"/>
        <w:framePr w:wrap="notBeside"/>
        <w:rPr>
          <w:rtl/>
        </w:rPr>
      </w:pPr>
      <w:r w:rsidRPr="00E600D8">
        <w:rPr>
          <w:rFonts w:hint="cs"/>
          <w:rtl/>
        </w:rPr>
        <w:t>ואף ד</w:t>
      </w:r>
      <w:r w:rsidR="006E0774" w:rsidRPr="00E600D8">
        <w:rPr>
          <w:rFonts w:hint="cs"/>
          <w:rtl/>
        </w:rPr>
        <w:t>לר</w:t>
      </w:r>
      <w:r w:rsidR="006E0774" w:rsidRPr="00E600D8">
        <w:rPr>
          <w:rtl/>
        </w:rPr>
        <w:t>"</w:t>
      </w:r>
      <w:r w:rsidR="006E0774" w:rsidRPr="00E600D8">
        <w:rPr>
          <w:rFonts w:hint="cs"/>
          <w:rtl/>
        </w:rPr>
        <w:t>ש</w:t>
      </w:r>
      <w:r w:rsidR="00A85AC8" w:rsidRPr="00E600D8">
        <w:rPr>
          <w:rFonts w:hint="cs"/>
          <w:rtl/>
        </w:rPr>
        <w:t>:</w:t>
      </w:r>
    </w:p>
    <w:p w14:paraId="21CC7664" w14:textId="7EB83F00" w:rsidR="006E0774" w:rsidRPr="00131640" w:rsidRDefault="006E0774" w:rsidP="006E0774">
      <w:pPr>
        <w:rPr>
          <w:rtl/>
        </w:rPr>
      </w:pPr>
      <w:r w:rsidRPr="00224C4C">
        <w:rPr>
          <w:rFonts w:ascii="Fb Fontext" w:hAnsi="Fb Fontext" w:hint="cs"/>
          <w:rtl/>
        </w:rPr>
        <w:t>דב</w:t>
      </w:r>
      <w:r w:rsidRPr="00224C4C">
        <w:rPr>
          <w:rFonts w:ascii="Fb Fontext" w:hAnsi="Fb Fontext"/>
          <w:rtl/>
        </w:rPr>
        <w:t>יין ונמצא חומץ, חומץ ונמצא יין - שניהם יכולין לחזור בהם,</w:t>
      </w:r>
    </w:p>
    <w:p w14:paraId="4D9B7142" w14:textId="70599222" w:rsidR="00A85AC8" w:rsidRPr="00E600D8" w:rsidRDefault="006E0774" w:rsidP="00F20DF1">
      <w:pPr>
        <w:pStyle w:val="38"/>
        <w:framePr w:wrap="notBeside"/>
        <w:rPr>
          <w:rtl/>
        </w:rPr>
      </w:pPr>
      <w:r w:rsidRPr="00E600D8">
        <w:rPr>
          <w:rtl/>
        </w:rPr>
        <w:t>רבא</w:t>
      </w:r>
      <w:r w:rsidR="00A85AC8" w:rsidRPr="00E600D8">
        <w:rPr>
          <w:rtl/>
        </w:rPr>
        <w:t>:</w:t>
      </w:r>
    </w:p>
    <w:p w14:paraId="3BE6B046" w14:textId="4561A248" w:rsidR="006E0774" w:rsidRPr="00131640" w:rsidRDefault="006E0774" w:rsidP="006E0774">
      <w:pPr>
        <w:rPr>
          <w:rtl/>
        </w:rPr>
      </w:pPr>
      <w:r w:rsidRPr="00F20DF1">
        <w:rPr>
          <w:rStyle w:val="afffff3"/>
          <w:rtl/>
        </w:rPr>
        <w:t xml:space="preserve">אני וארי שבחבורה </w:t>
      </w:r>
      <w:r w:rsidRPr="00F20DF1">
        <w:rPr>
          <w:rStyle w:val="afffff3"/>
          <w:rFonts w:hint="cs"/>
          <w:rtl/>
        </w:rPr>
        <w:t>[רחב</w:t>
      </w:r>
      <w:r w:rsidRPr="00F20DF1">
        <w:rPr>
          <w:rStyle w:val="afffff3"/>
          <w:rtl/>
        </w:rPr>
        <w:t>"</w:t>
      </w:r>
      <w:r w:rsidRPr="00F20DF1">
        <w:rPr>
          <w:rStyle w:val="afffff3"/>
          <w:rFonts w:hint="cs"/>
          <w:rtl/>
        </w:rPr>
        <w:t>א]</w:t>
      </w:r>
      <w:r w:rsidRPr="00F20DF1">
        <w:rPr>
          <w:rStyle w:val="afffff3"/>
          <w:rtl/>
        </w:rPr>
        <w:t xml:space="preserve"> תרגימנא</w:t>
      </w:r>
      <w:r w:rsidRPr="00224C4C">
        <w:rPr>
          <w:rFonts w:ascii="Fb Fontext" w:hAnsi="Fb Fontext" w:hint="cs"/>
          <w:rtl/>
        </w:rPr>
        <w:t xml:space="preserve">- </w:t>
      </w:r>
      <w:r w:rsidR="00B35B36">
        <w:rPr>
          <w:rFonts w:ascii="Fb Fontext" w:hAnsi="Fb Fontext" w:hint="cs"/>
          <w:rtl/>
        </w:rPr>
        <w:t>כאן</w:t>
      </w:r>
      <w:r w:rsidRPr="00224C4C">
        <w:rPr>
          <w:rFonts w:ascii="Fb Fontext" w:hAnsi="Fb Fontext" w:hint="cs"/>
          <w:rtl/>
        </w:rPr>
        <w:t xml:space="preserve"> </w:t>
      </w:r>
      <w:r w:rsidRPr="00224C4C">
        <w:rPr>
          <w:rFonts w:ascii="Fb Fontext" w:hAnsi="Fb Fontext"/>
          <w:rtl/>
        </w:rPr>
        <w:t>שאמרה לשלוחה צא וקבל לי קדושי מפלוני שאמר לי התקדשי לי בדינר של כסף, והלך ונתן לו דינר של זהב,</w:t>
      </w:r>
    </w:p>
    <w:p w14:paraId="1C054506" w14:textId="5B5950C1" w:rsidR="006E0774" w:rsidRPr="00131640" w:rsidRDefault="006E0774" w:rsidP="006E0774">
      <w:pPr>
        <w:rPr>
          <w:rtl/>
        </w:rPr>
      </w:pPr>
      <w:r w:rsidRPr="00F20DF1">
        <w:rPr>
          <w:rStyle w:val="afffff3"/>
          <w:rtl/>
        </w:rPr>
        <w:t>מר סבר:</w:t>
      </w:r>
      <w:r w:rsidRPr="00224C4C">
        <w:rPr>
          <w:rFonts w:ascii="Fb Fontext" w:hAnsi="Fb Fontext"/>
          <w:rtl/>
        </w:rPr>
        <w:t xml:space="preserve"> קפידא, </w:t>
      </w:r>
      <w:r w:rsidRPr="00F20DF1">
        <w:rPr>
          <w:rStyle w:val="afffff3"/>
          <w:rtl/>
        </w:rPr>
        <w:t xml:space="preserve">ומר סבר: </w:t>
      </w:r>
      <w:r w:rsidRPr="00224C4C">
        <w:rPr>
          <w:rFonts w:ascii="Fb Fontext" w:hAnsi="Fb Fontext"/>
          <w:rtl/>
        </w:rPr>
        <w:t>מראה מקום היא לו, נמצא</w:t>
      </w:r>
      <w:r w:rsidR="00F20DF1">
        <w:rPr>
          <w:rFonts w:ascii="Fb Fontext" w:hAnsi="Fb Fontext" w:hint="cs"/>
          <w:rtl/>
        </w:rPr>
        <w:t>-</w:t>
      </w:r>
      <w:r w:rsidRPr="00224C4C">
        <w:rPr>
          <w:rFonts w:ascii="Fb Fontext" w:hAnsi="Fb Fontext"/>
          <w:rtl/>
        </w:rPr>
        <w:t xml:space="preserve"> </w:t>
      </w:r>
      <w:r w:rsidR="00F20DF1">
        <w:rPr>
          <w:rFonts w:ascii="Fb Fontext" w:hAnsi="Fb Fontext" w:hint="cs"/>
          <w:rtl/>
        </w:rPr>
        <w:t>צרור בבד</w:t>
      </w:r>
      <w:r w:rsidRPr="00224C4C">
        <w:rPr>
          <w:rFonts w:ascii="Fb Fontext" w:hAnsi="Fb Fontext"/>
          <w:rtl/>
        </w:rPr>
        <w:t>.</w:t>
      </w:r>
    </w:p>
    <w:p w14:paraId="1135B79F" w14:textId="77777777" w:rsidR="006E0774" w:rsidRPr="00127EC2" w:rsidRDefault="006E0774" w:rsidP="00F20DF1">
      <w:pPr>
        <w:pStyle w:val="afffff4"/>
        <w:rPr>
          <w:spacing w:val="2"/>
          <w:rtl/>
        </w:rPr>
      </w:pPr>
      <w:r w:rsidRPr="00127EC2">
        <w:rPr>
          <w:rFonts w:hint="cs"/>
          <w:spacing w:val="2"/>
          <w:rtl/>
        </w:rPr>
        <w:t>[ולא מיירי שהוא עשה שליח דא</w:t>
      </w:r>
      <w:r w:rsidRPr="00127EC2">
        <w:rPr>
          <w:spacing w:val="2"/>
          <w:rtl/>
        </w:rPr>
        <w:t>"</w:t>
      </w:r>
      <w:r w:rsidRPr="00127EC2">
        <w:rPr>
          <w:rFonts w:hint="cs"/>
          <w:spacing w:val="2"/>
          <w:rtl/>
        </w:rPr>
        <w:t>ה היצ</w:t>
      </w:r>
      <w:r w:rsidRPr="00127EC2">
        <w:rPr>
          <w:spacing w:val="2"/>
          <w:rtl/>
        </w:rPr>
        <w:t>"</w:t>
      </w:r>
      <w:r w:rsidRPr="00127EC2">
        <w:rPr>
          <w:rFonts w:hint="cs"/>
          <w:spacing w:val="2"/>
          <w:rtl/>
        </w:rPr>
        <w:t>ל התקדשי לו, וכן הטעהו, וכן נמצא וכו']</w:t>
      </w:r>
    </w:p>
    <w:p w14:paraId="78E1B3E1" w14:textId="1C7A4D69" w:rsidR="007309FA" w:rsidRPr="00131640" w:rsidRDefault="007309FA" w:rsidP="007309FA">
      <w:pPr>
        <w:pStyle w:val="affffb"/>
        <w:rPr>
          <w:rtl/>
        </w:rPr>
      </w:pPr>
      <w:r w:rsidRPr="007309FA">
        <w:rPr>
          <w:rtl/>
        </w:rPr>
        <w:t>***</w:t>
      </w:r>
    </w:p>
    <w:p w14:paraId="54D20A54" w14:textId="77777777" w:rsidR="006E0774" w:rsidRPr="00131640" w:rsidRDefault="006E0774" w:rsidP="0010529F">
      <w:pPr>
        <w:pStyle w:val="afff0"/>
        <w:framePr w:wrap="around"/>
        <w:rPr>
          <w:rtl/>
        </w:rPr>
      </w:pPr>
      <w:r w:rsidRPr="00224C4C">
        <w:rPr>
          <w:rFonts w:hint="cs"/>
          <w:rtl/>
        </w:rPr>
        <w:t>מט.</w:t>
      </w:r>
    </w:p>
    <w:p w14:paraId="18E321DE" w14:textId="6522F503" w:rsidR="006E0774" w:rsidRPr="00131640" w:rsidRDefault="006E0774" w:rsidP="00F65F8B">
      <w:pPr>
        <w:pStyle w:val="affffb"/>
        <w:rPr>
          <w:rtl/>
        </w:rPr>
      </w:pPr>
      <w:r w:rsidRPr="00196D6B">
        <w:rPr>
          <w:rStyle w:val="afffff3"/>
          <w:rFonts w:cs="BA TM • Vilna Extra-Bold"/>
          <w:b w:val="0"/>
          <w:bCs w:val="0"/>
          <w:rtl/>
        </w:rPr>
        <w:t>אביי:</w:t>
      </w:r>
      <w:r w:rsidRPr="00224C4C">
        <w:rPr>
          <w:rtl/>
        </w:rPr>
        <w:t xml:space="preserve"> ר"ש ורשב"ג ור"א, כולהו ס</w:t>
      </w:r>
      <w:r w:rsidR="00F20DF1">
        <w:rPr>
          <w:rFonts w:hint="cs"/>
          <w:rtl/>
        </w:rPr>
        <w:t xml:space="preserve">וברים </w:t>
      </w:r>
      <w:r w:rsidRPr="00224C4C">
        <w:rPr>
          <w:rtl/>
        </w:rPr>
        <w:t>מראה מקום הוא לו.</w:t>
      </w:r>
    </w:p>
    <w:p w14:paraId="4C88C027" w14:textId="64C6C75D" w:rsidR="00A85AC8" w:rsidRPr="00E600D8" w:rsidRDefault="006E0774" w:rsidP="00F20DF1">
      <w:pPr>
        <w:pStyle w:val="38"/>
        <w:framePr w:wrap="notBeside"/>
        <w:rPr>
          <w:rtl/>
        </w:rPr>
      </w:pPr>
      <w:r w:rsidRPr="00E600D8">
        <w:rPr>
          <w:rtl/>
        </w:rPr>
        <w:t>ר"ש</w:t>
      </w:r>
      <w:r w:rsidR="00A85AC8" w:rsidRPr="00E600D8">
        <w:rPr>
          <w:rtl/>
        </w:rPr>
        <w:t>:</w:t>
      </w:r>
    </w:p>
    <w:p w14:paraId="5C9703F5" w14:textId="7125A71C" w:rsidR="006E0774" w:rsidRPr="00131640" w:rsidRDefault="006E0774" w:rsidP="006E0774">
      <w:pPr>
        <w:rPr>
          <w:rtl/>
        </w:rPr>
      </w:pPr>
      <w:r w:rsidRPr="00224C4C">
        <w:rPr>
          <w:rFonts w:ascii="Fb Fontext" w:hAnsi="Fb Fontext"/>
          <w:sz w:val="32"/>
          <w:rtl/>
        </w:rPr>
        <w:t>הא דאמרן.</w:t>
      </w:r>
    </w:p>
    <w:p w14:paraId="7366E05D" w14:textId="4CAC7681" w:rsidR="00A85AC8" w:rsidRPr="00E600D8" w:rsidRDefault="006E0774" w:rsidP="00F20DF1">
      <w:pPr>
        <w:pStyle w:val="38"/>
        <w:framePr w:wrap="notBeside"/>
        <w:rPr>
          <w:rtl/>
        </w:rPr>
      </w:pPr>
      <w:r w:rsidRPr="00E600D8">
        <w:rPr>
          <w:rtl/>
        </w:rPr>
        <w:t>רשב"ג</w:t>
      </w:r>
      <w:r w:rsidR="00A85AC8" w:rsidRPr="00E600D8">
        <w:rPr>
          <w:rtl/>
        </w:rPr>
        <w:t>:</w:t>
      </w:r>
    </w:p>
    <w:p w14:paraId="287FC4B1" w14:textId="1FF0C94A" w:rsidR="006E0774" w:rsidRPr="00131640" w:rsidRDefault="006E0774" w:rsidP="006E0774">
      <w:pPr>
        <w:rPr>
          <w:rtl/>
        </w:rPr>
      </w:pPr>
      <w:r w:rsidRPr="00224C4C">
        <w:rPr>
          <w:rFonts w:ascii="Fb Fontext" w:hAnsi="Fb Fontext"/>
          <w:rtl/>
        </w:rPr>
        <w:t>דתנן:</w:t>
      </w:r>
      <w:r w:rsidRPr="00224C4C">
        <w:rPr>
          <w:rFonts w:ascii="Fb Fontext" w:hAnsi="Fb Fontext" w:hint="cs"/>
          <w:rtl/>
        </w:rPr>
        <w:t xml:space="preserve"> </w:t>
      </w:r>
      <w:r w:rsidRPr="00224C4C">
        <w:rPr>
          <w:rFonts w:ascii="Fb Fontext" w:hAnsi="Fb Fontext"/>
          <w:rtl/>
        </w:rPr>
        <w:t>גט פשוט - עדיו מתוכו, מקושר - עדיו מאחוריו.</w:t>
      </w:r>
    </w:p>
    <w:p w14:paraId="48A9895A" w14:textId="16BD44D5" w:rsidR="006E0774" w:rsidRPr="00131640" w:rsidRDefault="006E0774" w:rsidP="006E0774">
      <w:pPr>
        <w:rPr>
          <w:rtl/>
        </w:rPr>
      </w:pPr>
      <w:r w:rsidRPr="00224C4C">
        <w:rPr>
          <w:rFonts w:ascii="Fb Fontext" w:hAnsi="Fb Fontext"/>
          <w:sz w:val="32"/>
          <w:rtl/>
        </w:rPr>
        <w:t>פשוט שכתבו עדיו מאחוריו, ומקושר שכתבו עדיו מתוכו שניהם פסולים.</w:t>
      </w:r>
    </w:p>
    <w:p w14:paraId="6025ABED" w14:textId="77777777" w:rsidR="005C09A6" w:rsidRDefault="006E0774" w:rsidP="005C09A6">
      <w:pPr>
        <w:pStyle w:val="38"/>
        <w:framePr w:wrap="notBeside"/>
        <w:rPr>
          <w:rFonts w:ascii="Fb Fontext" w:hAnsi="Fb Fontext"/>
          <w:sz w:val="32"/>
          <w:rtl/>
        </w:rPr>
      </w:pPr>
      <w:r w:rsidRPr="00F20DF1">
        <w:rPr>
          <w:rStyle w:val="afffff3"/>
          <w:rFonts w:hint="cs"/>
          <w:rtl/>
        </w:rPr>
        <w:t>רחב</w:t>
      </w:r>
      <w:r w:rsidRPr="00F20DF1">
        <w:rPr>
          <w:rStyle w:val="afffff3"/>
          <w:rtl/>
        </w:rPr>
        <w:t>"</w:t>
      </w:r>
      <w:r w:rsidRPr="00F20DF1">
        <w:rPr>
          <w:rStyle w:val="afffff3"/>
          <w:rFonts w:hint="cs"/>
          <w:rtl/>
        </w:rPr>
        <w:t>ג</w:t>
      </w:r>
      <w:r w:rsidRPr="00F20DF1">
        <w:rPr>
          <w:rStyle w:val="afffff3"/>
          <w:rtl/>
        </w:rPr>
        <w:t>:</w:t>
      </w:r>
      <w:r w:rsidRPr="00224C4C">
        <w:rPr>
          <w:rFonts w:ascii="Fb Fontext" w:hAnsi="Fb Fontext"/>
          <w:sz w:val="32"/>
          <w:rtl/>
        </w:rPr>
        <w:t xml:space="preserve"> </w:t>
      </w:r>
    </w:p>
    <w:p w14:paraId="2B070D60" w14:textId="12D3BDD1" w:rsidR="006E0774" w:rsidRPr="00131640" w:rsidRDefault="006E0774" w:rsidP="006E0774">
      <w:pPr>
        <w:rPr>
          <w:rtl/>
        </w:rPr>
      </w:pPr>
      <w:r w:rsidRPr="00224C4C">
        <w:rPr>
          <w:rFonts w:ascii="Fb Fontext" w:hAnsi="Fb Fontext"/>
          <w:sz w:val="32"/>
          <w:rtl/>
        </w:rPr>
        <w:t>מקושר שכתבו עדיו מתוכו - כשר, שיכול לעשותו פשוט.</w:t>
      </w:r>
    </w:p>
    <w:p w14:paraId="5D6FFEDD" w14:textId="77777777" w:rsidR="005C09A6" w:rsidRDefault="006E0774" w:rsidP="005C09A6">
      <w:pPr>
        <w:pStyle w:val="38"/>
        <w:framePr w:wrap="notBeside"/>
        <w:rPr>
          <w:rFonts w:ascii="Fb Fontext" w:hAnsi="Fb Fontext"/>
          <w:sz w:val="32"/>
          <w:rtl/>
        </w:rPr>
      </w:pPr>
      <w:r w:rsidRPr="00F20DF1">
        <w:rPr>
          <w:rStyle w:val="afffff3"/>
          <w:rFonts w:hint="cs"/>
          <w:rtl/>
        </w:rPr>
        <w:t>רשב</w:t>
      </w:r>
      <w:r w:rsidRPr="00F20DF1">
        <w:rPr>
          <w:rStyle w:val="afffff3"/>
          <w:rtl/>
        </w:rPr>
        <w:t>"</w:t>
      </w:r>
      <w:r w:rsidRPr="00F20DF1">
        <w:rPr>
          <w:rStyle w:val="afffff3"/>
          <w:rFonts w:hint="cs"/>
          <w:rtl/>
        </w:rPr>
        <w:t>ג</w:t>
      </w:r>
      <w:r w:rsidRPr="00F20DF1">
        <w:rPr>
          <w:rStyle w:val="afffff3"/>
          <w:rtl/>
        </w:rPr>
        <w:t>:</w:t>
      </w:r>
      <w:r w:rsidRPr="00224C4C">
        <w:rPr>
          <w:rFonts w:ascii="Fb Fontext" w:hAnsi="Fb Fontext"/>
          <w:sz w:val="32"/>
          <w:rtl/>
        </w:rPr>
        <w:t xml:space="preserve"> </w:t>
      </w:r>
    </w:p>
    <w:p w14:paraId="4898E0E2" w14:textId="0BE4A3E3" w:rsidR="006E0774" w:rsidRPr="00131640" w:rsidRDefault="006E0774" w:rsidP="006E0774">
      <w:pPr>
        <w:rPr>
          <w:rtl/>
        </w:rPr>
      </w:pPr>
      <w:r w:rsidRPr="00224C4C">
        <w:rPr>
          <w:rFonts w:ascii="Fb Fontext" w:hAnsi="Fb Fontext"/>
          <w:sz w:val="32"/>
          <w:rtl/>
        </w:rPr>
        <w:t>הכל כמנהג המדינה.</w:t>
      </w:r>
    </w:p>
    <w:p w14:paraId="238FE9A9" w14:textId="77777777" w:rsidR="005C09A6" w:rsidRDefault="006E0774" w:rsidP="005C09A6">
      <w:pPr>
        <w:pStyle w:val="38"/>
        <w:framePr w:wrap="notBeside"/>
        <w:rPr>
          <w:rFonts w:ascii="Fb Fontext" w:hAnsi="Fb Fontext"/>
          <w:sz w:val="32"/>
          <w:rtl/>
        </w:rPr>
      </w:pPr>
      <w:r w:rsidRPr="00F20DF1">
        <w:rPr>
          <w:rStyle w:val="afffff3"/>
          <w:rFonts w:hint="cs"/>
          <w:rtl/>
        </w:rPr>
        <w:t>ולכו</w:t>
      </w:r>
      <w:r w:rsidRPr="00F20DF1">
        <w:rPr>
          <w:rStyle w:val="afffff3"/>
          <w:rtl/>
        </w:rPr>
        <w:t>"</w:t>
      </w:r>
      <w:r w:rsidRPr="00F20DF1">
        <w:rPr>
          <w:rStyle w:val="afffff3"/>
          <w:rFonts w:hint="cs"/>
          <w:rtl/>
        </w:rPr>
        <w:t>ע</w:t>
      </w:r>
      <w:r w:rsidRPr="00224C4C">
        <w:rPr>
          <w:rFonts w:ascii="Fb Fontext" w:hAnsi="Fb Fontext" w:hint="cs"/>
          <w:sz w:val="32"/>
          <w:rtl/>
        </w:rPr>
        <w:t xml:space="preserve"> </w:t>
      </w:r>
    </w:p>
    <w:p w14:paraId="2BF8231B" w14:textId="520E0F6B" w:rsidR="006E0774" w:rsidRPr="00131640" w:rsidRDefault="00F20DF1" w:rsidP="006E0774">
      <w:pPr>
        <w:rPr>
          <w:rtl/>
        </w:rPr>
      </w:pPr>
      <w:r>
        <w:rPr>
          <w:rFonts w:ascii="Fb Fontext" w:hAnsi="Fb Fontext" w:hint="cs"/>
          <w:sz w:val="32"/>
          <w:rtl/>
        </w:rPr>
        <w:t>כשנוהגים כן</w:t>
      </w:r>
      <w:r w:rsidR="006E0774" w:rsidRPr="00224C4C">
        <w:rPr>
          <w:rFonts w:ascii="Fb Fontext" w:hAnsi="Fb Fontext" w:hint="cs"/>
          <w:sz w:val="32"/>
          <w:rtl/>
        </w:rPr>
        <w:t xml:space="preserve"> קפידא הוא </w:t>
      </w:r>
      <w:r w:rsidR="006E0774" w:rsidRPr="00F20DF1">
        <w:rPr>
          <w:rStyle w:val="afffff3"/>
          <w:rFonts w:hint="cs"/>
          <w:rtl/>
        </w:rPr>
        <w:t>ואף לת</w:t>
      </w:r>
      <w:r w:rsidR="006E0774" w:rsidRPr="00F20DF1">
        <w:rPr>
          <w:rStyle w:val="afffff3"/>
          <w:rtl/>
        </w:rPr>
        <w:t>"</w:t>
      </w:r>
      <w:r w:rsidR="006E0774" w:rsidRPr="00F20DF1">
        <w:rPr>
          <w:rStyle w:val="afffff3"/>
          <w:rFonts w:hint="cs"/>
          <w:rtl/>
        </w:rPr>
        <w:t xml:space="preserve">ק </w:t>
      </w:r>
      <w:r w:rsidR="006E0774" w:rsidRPr="00224C4C">
        <w:rPr>
          <w:rFonts w:ascii="Fb Fontext" w:hAnsi="Fb Fontext" w:hint="cs"/>
          <w:sz w:val="32"/>
          <w:rtl/>
        </w:rPr>
        <w:t>וודאי עבדי כמנהג המדינה</w:t>
      </w:r>
    </w:p>
    <w:p w14:paraId="262B1D9C" w14:textId="77777777" w:rsidR="005C09A6" w:rsidRDefault="006E0774" w:rsidP="005C09A6">
      <w:pPr>
        <w:pStyle w:val="38"/>
        <w:framePr w:wrap="notBeside"/>
        <w:rPr>
          <w:rFonts w:ascii="Fb Fontext" w:hAnsi="Fb Fontext"/>
          <w:sz w:val="32"/>
          <w:rtl/>
        </w:rPr>
      </w:pPr>
      <w:r w:rsidRPr="00F20DF1">
        <w:rPr>
          <w:rStyle w:val="afffff3"/>
          <w:rFonts w:hint="cs"/>
          <w:rtl/>
        </w:rPr>
        <w:t>ו</w:t>
      </w:r>
      <w:r w:rsidR="00B35B36" w:rsidRPr="00F20DF1">
        <w:rPr>
          <w:rStyle w:val="afffff3"/>
          <w:rFonts w:hint="cs"/>
          <w:rtl/>
        </w:rPr>
        <w:t>כאן</w:t>
      </w:r>
      <w:r w:rsidR="00F20DF1">
        <w:rPr>
          <w:rFonts w:ascii="Fb Fontext" w:hAnsi="Fb Fontext" w:hint="cs"/>
          <w:sz w:val="32"/>
          <w:rtl/>
        </w:rPr>
        <w:t xml:space="preserve"> </w:t>
      </w:r>
    </w:p>
    <w:p w14:paraId="696796F3" w14:textId="3D8EB10D" w:rsidR="006E0774" w:rsidRPr="00DA3959" w:rsidRDefault="00F20DF1" w:rsidP="00F402B7">
      <w:pPr>
        <w:rPr>
          <w:spacing w:val="-2"/>
          <w:rtl/>
        </w:rPr>
      </w:pPr>
      <w:r w:rsidRPr="00DA3959">
        <w:rPr>
          <w:rFonts w:ascii="Fb Fontext" w:hAnsi="Fb Fontext" w:hint="cs"/>
          <w:spacing w:val="-2"/>
          <w:sz w:val="32"/>
          <w:rtl/>
        </w:rPr>
        <w:t>שנוהגים</w:t>
      </w:r>
      <w:r w:rsidR="006E0774" w:rsidRPr="00DA3959">
        <w:rPr>
          <w:rFonts w:ascii="Fb Fontext" w:hAnsi="Fb Fontext"/>
          <w:spacing w:val="-2"/>
          <w:sz w:val="32"/>
          <w:rtl/>
        </w:rPr>
        <w:t xml:space="preserve"> בין בפשוט בין במקושר, </w:t>
      </w:r>
      <w:r w:rsidR="006E0774" w:rsidRPr="00DA3959">
        <w:rPr>
          <w:rStyle w:val="afffff3"/>
          <w:spacing w:val="-2"/>
          <w:rtl/>
        </w:rPr>
        <w:t>וא"</w:t>
      </w:r>
      <w:r w:rsidR="006E0774" w:rsidRPr="00DA3959">
        <w:rPr>
          <w:rStyle w:val="afffff3"/>
          <w:rFonts w:hint="cs"/>
          <w:spacing w:val="-2"/>
          <w:rtl/>
        </w:rPr>
        <w:t xml:space="preserve">ל </w:t>
      </w:r>
      <w:r w:rsidR="006E0774" w:rsidRPr="00DA3959">
        <w:rPr>
          <w:rFonts w:ascii="Fb Fontext" w:hAnsi="Fb Fontext" w:hint="cs"/>
          <w:spacing w:val="-2"/>
          <w:sz w:val="32"/>
          <w:rtl/>
        </w:rPr>
        <w:t>עשה לי פשוט ועשה לו מקושר</w:t>
      </w:r>
    </w:p>
    <w:p w14:paraId="4D35D225" w14:textId="77777777" w:rsidR="00DA3959" w:rsidRDefault="006E0774" w:rsidP="00DA3959">
      <w:pPr>
        <w:pStyle w:val="38"/>
        <w:framePr w:wrap="notBeside"/>
        <w:rPr>
          <w:rFonts w:ascii="Fb Fontext" w:hAnsi="Fb Fontext"/>
          <w:sz w:val="32"/>
          <w:rtl/>
        </w:rPr>
      </w:pPr>
      <w:r w:rsidRPr="00F20DF1">
        <w:rPr>
          <w:rStyle w:val="afffff3"/>
          <w:rFonts w:hint="cs"/>
          <w:rtl/>
        </w:rPr>
        <w:t>ו</w:t>
      </w:r>
      <w:r w:rsidR="00026A29" w:rsidRPr="00F20DF1">
        <w:rPr>
          <w:rStyle w:val="afffff3"/>
          <w:rFonts w:hint="cs"/>
          <w:rtl/>
        </w:rPr>
        <w:t>חלקו</w:t>
      </w:r>
      <w:r w:rsidRPr="00224C4C">
        <w:rPr>
          <w:rFonts w:ascii="Fb Fontext" w:hAnsi="Fb Fontext" w:hint="cs"/>
          <w:sz w:val="32"/>
          <w:rtl/>
        </w:rPr>
        <w:t xml:space="preserve"> </w:t>
      </w:r>
    </w:p>
    <w:p w14:paraId="4616E7CE" w14:textId="6791534E" w:rsidR="006E0774" w:rsidRPr="00131640" w:rsidRDefault="006E0774" w:rsidP="006E0774">
      <w:pPr>
        <w:rPr>
          <w:rtl/>
        </w:rPr>
      </w:pPr>
      <w:r w:rsidRPr="00224C4C">
        <w:rPr>
          <w:rFonts w:ascii="Fb Fontext" w:hAnsi="Fb Fontext" w:hint="cs"/>
          <w:sz w:val="32"/>
          <w:rtl/>
        </w:rPr>
        <w:t xml:space="preserve">אי קפידא </w:t>
      </w:r>
      <w:r w:rsidRPr="00A036B6">
        <w:rPr>
          <w:rStyle w:val="afffff3"/>
          <w:rFonts w:hint="cs"/>
          <w:rtl/>
        </w:rPr>
        <w:t>או</w:t>
      </w:r>
      <w:r w:rsidR="00A036B6">
        <w:rPr>
          <w:rStyle w:val="afffff3"/>
          <w:rFonts w:hint="cs"/>
          <w:rtl/>
        </w:rPr>
        <w:t>:</w:t>
      </w:r>
      <w:r w:rsidRPr="00A036B6">
        <w:rPr>
          <w:rStyle w:val="afffff3"/>
          <w:rFonts w:hint="cs"/>
          <w:rtl/>
        </w:rPr>
        <w:t xml:space="preserve"> </w:t>
      </w:r>
      <w:r w:rsidRPr="00224C4C">
        <w:rPr>
          <w:rFonts w:ascii="Fb Fontext" w:hAnsi="Fb Fontext" w:hint="cs"/>
          <w:sz w:val="32"/>
          <w:rtl/>
        </w:rPr>
        <w:t>מראה מקום  הוא לו</w:t>
      </w:r>
    </w:p>
    <w:p w14:paraId="3D16FF76" w14:textId="65A4906E" w:rsidR="00A85AC8" w:rsidRPr="00E600D8" w:rsidRDefault="006E0774" w:rsidP="00F20DF1">
      <w:pPr>
        <w:pStyle w:val="38"/>
        <w:framePr w:wrap="notBeside"/>
        <w:rPr>
          <w:rtl/>
        </w:rPr>
      </w:pPr>
      <w:r w:rsidRPr="00E600D8">
        <w:rPr>
          <w:rtl/>
        </w:rPr>
        <w:t>ר</w:t>
      </w:r>
      <w:r w:rsidR="00F402B7" w:rsidRPr="00E600D8">
        <w:rPr>
          <w:rFonts w:hint="cs"/>
          <w:rtl/>
        </w:rPr>
        <w:t>"א</w:t>
      </w:r>
      <w:r w:rsidR="00A85AC8" w:rsidRPr="00E600D8">
        <w:rPr>
          <w:rFonts w:hint="cs"/>
          <w:rtl/>
        </w:rPr>
        <w:t>:</w:t>
      </w:r>
    </w:p>
    <w:p w14:paraId="77C7A984" w14:textId="0EB1264D" w:rsidR="006E0774" w:rsidRPr="00131640" w:rsidRDefault="006E0774" w:rsidP="006E0774">
      <w:pPr>
        <w:rPr>
          <w:rtl/>
        </w:rPr>
      </w:pPr>
      <w:r w:rsidRPr="00F20DF1">
        <w:rPr>
          <w:rStyle w:val="afffff3"/>
          <w:rtl/>
        </w:rPr>
        <w:t>דתנן:</w:t>
      </w:r>
      <w:r w:rsidRPr="00224C4C">
        <w:rPr>
          <w:rFonts w:ascii="Fb Fontext" w:hAnsi="Fb Fontext"/>
          <w:sz w:val="32"/>
          <w:rtl/>
        </w:rPr>
        <w:t xml:space="preserve"> האשה שאמרה התקבל לי גיטי ממקום פלוני, וקבל לה גיטה ממקום אחר</w:t>
      </w:r>
      <w:r w:rsidRPr="00224C4C">
        <w:rPr>
          <w:rFonts w:ascii="Fb Fontext" w:hAnsi="Fb Fontext" w:hint="cs"/>
          <w:sz w:val="32"/>
          <w:rtl/>
        </w:rPr>
        <w:t>-</w:t>
      </w:r>
      <w:r w:rsidRPr="00224C4C">
        <w:rPr>
          <w:rFonts w:ascii="Fb Fontext" w:hAnsi="Fb Fontext"/>
          <w:sz w:val="32"/>
          <w:rtl/>
        </w:rPr>
        <w:t>פסול,</w:t>
      </w:r>
    </w:p>
    <w:p w14:paraId="41BF2B6F" w14:textId="4CCD72E2" w:rsidR="006E0774" w:rsidRPr="00131640" w:rsidRDefault="006E0774" w:rsidP="006E0774">
      <w:pPr>
        <w:rPr>
          <w:rtl/>
        </w:rPr>
      </w:pPr>
      <w:r w:rsidRPr="00F20DF1">
        <w:rPr>
          <w:rStyle w:val="afffff3"/>
          <w:rtl/>
        </w:rPr>
        <w:t>ור"</w:t>
      </w:r>
      <w:r w:rsidRPr="00F20DF1">
        <w:rPr>
          <w:rStyle w:val="afffff3"/>
          <w:rFonts w:hint="cs"/>
          <w:rtl/>
        </w:rPr>
        <w:t>א</w:t>
      </w:r>
      <w:r w:rsidR="00F20DF1">
        <w:rPr>
          <w:rFonts w:ascii="Fb Fontext" w:hAnsi="Fb Fontext" w:hint="cs"/>
          <w:sz w:val="32"/>
          <w:rtl/>
        </w:rPr>
        <w:t>:</w:t>
      </w:r>
      <w:r w:rsidRPr="00224C4C">
        <w:rPr>
          <w:rFonts w:ascii="Fb Fontext" w:hAnsi="Fb Fontext" w:hint="cs"/>
          <w:sz w:val="32"/>
          <w:rtl/>
        </w:rPr>
        <w:t xml:space="preserve"> </w:t>
      </w:r>
      <w:r w:rsidRPr="00224C4C">
        <w:rPr>
          <w:rFonts w:ascii="Fb Fontext" w:hAnsi="Fb Fontext"/>
          <w:sz w:val="32"/>
          <w:rtl/>
        </w:rPr>
        <w:t>מכשיר</w:t>
      </w:r>
      <w:r w:rsidRPr="00224C4C">
        <w:rPr>
          <w:rFonts w:ascii="Fb Fontext" w:hAnsi="Fb Fontext" w:hint="cs"/>
          <w:sz w:val="32"/>
          <w:rtl/>
        </w:rPr>
        <w:t>.</w:t>
      </w:r>
      <w:r w:rsidR="00F402B7">
        <w:rPr>
          <w:rFonts w:ascii="Fb Fontext" w:hAnsi="Fb Fontext" w:hint="cs"/>
          <w:sz w:val="32"/>
          <w:rtl/>
        </w:rPr>
        <w:t xml:space="preserve"> </w:t>
      </w:r>
      <w:r w:rsidRPr="00224C4C">
        <w:rPr>
          <w:rFonts w:ascii="Fb Fontext" w:hAnsi="Fb Fontext" w:hint="cs"/>
          <w:sz w:val="32"/>
          <w:rtl/>
        </w:rPr>
        <w:t xml:space="preserve">- </w:t>
      </w:r>
      <w:r w:rsidRPr="00224C4C">
        <w:rPr>
          <w:rFonts w:ascii="Fb Fontext" w:hAnsi="Fb Fontext"/>
          <w:sz w:val="32"/>
          <w:rtl/>
        </w:rPr>
        <w:t>אלמא קסבר: מראה מקום היא לו.</w:t>
      </w:r>
    </w:p>
    <w:p w14:paraId="5DF20C2D" w14:textId="77777777" w:rsidR="006E0774" w:rsidRPr="00131640" w:rsidRDefault="006E0774" w:rsidP="00841728">
      <w:pPr>
        <w:pStyle w:val="affb"/>
        <w:rPr>
          <w:del w:id="90084" w:author="מנוע עיצוב" w:date="2026-10-08T11:01:28Z"/>
          <w:rtl/>
        </w:rPr>
      </w:pPr>
      <w:del w:id="90083" w:author="מנוע עיצוב" w:date="2026-10-08T11:01:28Z">
        <w:r w:rsidRPr="00224C4C">
          <w:rPr>
            <w:rFonts w:hint="cs"/>
            <w:rtl/>
          </w:rPr>
          <w:delText xml:space="preserve">׹</w:delText>
        </w:r>
      </w:del>
    </w:p>
    <w:p w14:paraId="29CA05CC" w14:textId="77777777" w:rsidR="006E0774" w:rsidRPr="00131640" w:rsidRDefault="006E0774" w:rsidP="00A036B6">
      <w:pPr>
        <w:pStyle w:val="afffd"/>
        <w:rPr>
          <w:rtl/>
        </w:rPr>
      </w:pPr>
      <w:ins w:id="9848" w:author="מספור קטעי משנה" w:date="2026-10-06T06:45:32Z">
        <w:r>
          <w:rPr>
            <w:rStyle w:val="MisparKeta"/>
          </w:rPr>
          <w:t xml:space="preserve">א. </w:t>
        </w:r>
      </w:ins>
      <w:r w:rsidRPr="00210DF6">
        <w:rPr>
          <w:rStyle w:val="afffa"/>
          <w:rFonts w:ascii="Fb Fontext" w:hAnsi="Fb Fontext"/>
          <w:bCs w:val="0"/>
          <w:rtl/>
        </w:rPr>
        <w:t>ר"ש אומר: אם הטעה לשבח - מקודשת</w:t>
      </w:r>
      <w:r w:rsidRPr="00224C4C">
        <w:rPr>
          <w:rtl/>
        </w:rPr>
        <w:t>.</w:t>
      </w:r>
    </w:p>
    <w:p w14:paraId="1119518C" w14:textId="1106E0D2" w:rsidR="00A85AC8" w:rsidRPr="00E600D8" w:rsidRDefault="006E0774" w:rsidP="00A036B6">
      <w:pPr>
        <w:pStyle w:val="38"/>
        <w:framePr w:wrap="notBeside"/>
        <w:rPr>
          <w:rtl/>
        </w:rPr>
      </w:pPr>
      <w:r w:rsidRPr="00E600D8">
        <w:rPr>
          <w:rtl/>
        </w:rPr>
        <w:t>עולא</w:t>
      </w:r>
      <w:r w:rsidR="00A85AC8" w:rsidRPr="00E600D8">
        <w:rPr>
          <w:rtl/>
        </w:rPr>
        <w:t>:</w:t>
      </w:r>
    </w:p>
    <w:p w14:paraId="464D28B8" w14:textId="4CA92C67" w:rsidR="006E0774" w:rsidRPr="00131640" w:rsidRDefault="006E0774" w:rsidP="006E0774">
      <w:pPr>
        <w:rPr>
          <w:rtl/>
        </w:rPr>
      </w:pPr>
      <w:r w:rsidRPr="00224C4C">
        <w:rPr>
          <w:rFonts w:ascii="Fb Fontext" w:hAnsi="Fb Fontext"/>
          <w:rtl/>
        </w:rPr>
        <w:t xml:space="preserve">מחלוקת בשבח ממון, אבל בשבח יוחסין </w:t>
      </w:r>
      <w:r w:rsidRPr="00210DF6">
        <w:rPr>
          <w:rFonts w:ascii="Fb Fontext" w:hAnsi="Fb Fontext" w:cs="BA TM • Vilna Extra-Bold" w:hint="cs"/>
          <w:rtl/>
        </w:rPr>
        <w:t>לכו</w:t>
      </w:r>
      <w:r w:rsidRPr="00210DF6">
        <w:rPr>
          <w:rFonts w:ascii="Fb Fontext" w:hAnsi="Fb Fontext" w:cs="BA TM • Vilna Extra-Bold"/>
          <w:rtl/>
        </w:rPr>
        <w:t>"</w:t>
      </w:r>
      <w:r w:rsidRPr="00210DF6">
        <w:rPr>
          <w:rFonts w:ascii="Fb Fontext" w:hAnsi="Fb Fontext" w:cs="BA TM • Vilna Extra-Bold" w:hint="cs"/>
          <w:rtl/>
        </w:rPr>
        <w:t>ע</w:t>
      </w:r>
      <w:r w:rsidRPr="00224C4C">
        <w:rPr>
          <w:rFonts w:ascii="Fb Fontext" w:hAnsi="Fb Fontext"/>
          <w:rtl/>
        </w:rPr>
        <w:t xml:space="preserve"> אינה מקודשת</w:t>
      </w:r>
      <w:r w:rsidRPr="00224C4C">
        <w:rPr>
          <w:rFonts w:ascii="Fb Fontext" w:hAnsi="Fb Fontext" w:hint="cs"/>
          <w:rtl/>
        </w:rPr>
        <w:t xml:space="preserve"> דאיני רוצה מנעל גדול ממידתי</w:t>
      </w:r>
    </w:p>
    <w:p w14:paraId="791D6018" w14:textId="77777777" w:rsidR="00A85AC8" w:rsidRPr="00E600D8" w:rsidRDefault="006E0774" w:rsidP="00A036B6">
      <w:pPr>
        <w:pStyle w:val="38"/>
        <w:framePr w:wrap="notBeside"/>
        <w:rPr>
          <w:rtl/>
        </w:rPr>
      </w:pPr>
      <w:r w:rsidRPr="00E600D8">
        <w:rPr>
          <w:rFonts w:hint="cs"/>
          <w:rtl/>
        </w:rPr>
        <w:t>ותנ</w:t>
      </w:r>
      <w:r w:rsidRPr="00E600D8">
        <w:rPr>
          <w:rtl/>
        </w:rPr>
        <w:t>"</w:t>
      </w:r>
      <w:r w:rsidRPr="00E600D8">
        <w:rPr>
          <w:rFonts w:hint="cs"/>
          <w:rtl/>
        </w:rPr>
        <w:t>ה</w:t>
      </w:r>
      <w:r w:rsidR="00A85AC8" w:rsidRPr="00E600D8">
        <w:rPr>
          <w:rtl/>
        </w:rPr>
        <w:t>:</w:t>
      </w:r>
    </w:p>
    <w:p w14:paraId="191FEADF" w14:textId="34108725" w:rsidR="006E0774" w:rsidRPr="00131640" w:rsidRDefault="006E0774" w:rsidP="006E0774">
      <w:pPr>
        <w:rPr>
          <w:rtl/>
        </w:rPr>
      </w:pPr>
      <w:r>
        <w:rPr>
          <w:rFonts w:ascii="Fb Fontext" w:hAnsi="Fb Fontext" w:hint="cs"/>
          <w:rtl/>
        </w:rPr>
        <w:t xml:space="preserve">דמודה </w:t>
      </w:r>
      <w:r>
        <w:rPr>
          <w:rStyle w:val="afffff3"/>
          <w:rFonts w:ascii="Fb Fontext" w:hAnsi="Fb Fontext" w:hint="cs"/>
          <w:rtl/>
          <w:rPrChange w:id="9144" w:author="מנוע אמוראים" w:date="2026-10-05T16:42:07Z">
            <w:rPr>
              <w:rFonts w:ascii="Fb Fontext" w:hAnsi="Fb Fontext" w:hint="cs"/>
              <w:rtl/>
            </w:rPr>
          </w:rPrChange>
        </w:rPr>
        <w:t xml:space="preserve">ר</w:t>
      </w:r>
      <w:r>
        <w:rPr>
          <w:rStyle w:val="afffff3"/>
          <w:rFonts w:ascii="Fb Fontext" w:hAnsi="Fb Fontext"/>
          <w:rtl/>
          <w:rPrChange w:id="9145" w:author="מנוע אמוראים" w:date="2026-10-05T16:42:07Z">
            <w:rPr>
              <w:rFonts w:ascii="Fb Fontext" w:hAnsi="Fb Fontext"/>
              <w:rtl/>
            </w:rPr>
          </w:rPrChange>
        </w:rPr>
        <w:t xml:space="preserve">"</w:t>
      </w:r>
      <w:r>
        <w:rPr>
          <w:rStyle w:val="afffff3"/>
          <w:rFonts w:ascii="Fb Fontext" w:hAnsi="Fb Fontext" w:hint="cs"/>
          <w:rtl/>
          <w:rPrChange w:id="9146" w:author="מנוע אמוראים" w:date="2026-10-05T16:42:07Z">
            <w:rPr>
              <w:rFonts w:ascii="Fb Fontext" w:hAnsi="Fb Fontext" w:hint="cs"/>
              <w:rtl/>
            </w:rPr>
          </w:rPrChange>
        </w:rPr>
        <w:t xml:space="preserve">ש</w:t>
      </w:r>
      <w:r>
        <w:rPr>
          <w:rFonts w:ascii="Fb Fontext" w:hAnsi="Fb Fontext" w:hint="cs"/>
          <w:rtl/>
        </w:rPr>
        <w:t xml:space="preserve"> ד</w:t>
      </w:r>
      <w:r w:rsidRPr="00224C4C">
        <w:rPr>
          <w:rFonts w:ascii="Fb Fontext" w:hAnsi="Fb Fontext"/>
          <w:rtl/>
        </w:rPr>
        <w:t>אם הטעה לשבח יוחסים - אינה מקודשת.</w:t>
      </w:r>
    </w:p>
    <w:p w14:paraId="0B63ED6E" w14:textId="1D7CCBED" w:rsidR="00A85AC8" w:rsidRPr="00E600D8" w:rsidRDefault="006E0774" w:rsidP="00A036B6">
      <w:pPr>
        <w:pStyle w:val="38"/>
        <w:framePr w:wrap="notBeside"/>
        <w:rPr>
          <w:rtl/>
        </w:rPr>
      </w:pPr>
      <w:r w:rsidRPr="00E600D8">
        <w:rPr>
          <w:rFonts w:hint="cs"/>
          <w:rtl/>
        </w:rPr>
        <w:t>ר</w:t>
      </w:r>
      <w:r w:rsidRPr="00E600D8">
        <w:rPr>
          <w:rtl/>
        </w:rPr>
        <w:t>"</w:t>
      </w:r>
      <w:r w:rsidRPr="00E600D8">
        <w:rPr>
          <w:rFonts w:hint="cs"/>
          <w:rtl/>
        </w:rPr>
        <w:t>א</w:t>
      </w:r>
      <w:r w:rsidR="00A85AC8" w:rsidRPr="00E600D8">
        <w:rPr>
          <w:rtl/>
        </w:rPr>
        <w:t>:</w:t>
      </w:r>
    </w:p>
    <w:p w14:paraId="7882202F" w14:textId="5672C106" w:rsidR="006E0774" w:rsidRPr="00131640" w:rsidRDefault="006E0774" w:rsidP="006E0774">
      <w:pPr>
        <w:rPr>
          <w:rtl/>
        </w:rPr>
      </w:pPr>
      <w:r w:rsidRPr="00224C4C">
        <w:rPr>
          <w:rFonts w:ascii="Fb Fontext" w:hAnsi="Fb Fontext"/>
          <w:sz w:val="32"/>
          <w:rtl/>
        </w:rPr>
        <w:t xml:space="preserve">מתניתין </w:t>
      </w:r>
      <w:r w:rsidR="00B35B36">
        <w:rPr>
          <w:rFonts w:ascii="Fb Fontext" w:hAnsi="Fb Fontext"/>
          <w:sz w:val="32"/>
          <w:rtl/>
        </w:rPr>
        <w:t>גם</w:t>
      </w:r>
      <w:r w:rsidRPr="00224C4C">
        <w:rPr>
          <w:rFonts w:ascii="Fb Fontext" w:hAnsi="Fb Fontext"/>
          <w:sz w:val="32"/>
          <w:rtl/>
        </w:rPr>
        <w:t xml:space="preserve"> דיקא, דקתני: ע"מ שאני כהן ונמצא לוי, לוי ונמצא כהן, נתין ונמצא ממזר, ממזר ונמצא נתין, </w:t>
      </w:r>
      <w:r w:rsidRPr="00224C4C">
        <w:rPr>
          <w:rFonts w:ascii="Fb Fontext" w:hAnsi="Fb Fontext" w:hint="cs"/>
          <w:sz w:val="32"/>
          <w:rtl/>
        </w:rPr>
        <w:t xml:space="preserve">דאינה מקודשת, </w:t>
      </w:r>
      <w:r w:rsidRPr="00224C4C">
        <w:rPr>
          <w:rFonts w:ascii="Fb Fontext" w:hAnsi="Fb Fontext"/>
          <w:sz w:val="32"/>
          <w:rtl/>
        </w:rPr>
        <w:t xml:space="preserve">ולא </w:t>
      </w:r>
      <w:r w:rsidR="003067FE">
        <w:rPr>
          <w:rFonts w:ascii="Fb Fontext" w:hAnsi="Fb Fontext"/>
          <w:sz w:val="32"/>
          <w:rtl/>
        </w:rPr>
        <w:t>חלק</w:t>
      </w:r>
      <w:r>
        <w:rPr>
          <w:rFonts w:ascii="Fb Fontext" w:hAnsi="Fb Fontext"/>
          <w:sz w:val="32"/>
          <w:rtl/>
        </w:rPr>
        <w:t xml:space="preserve"> </w:t>
      </w:r>
      <w:r>
        <w:rPr>
          <w:rStyle w:val="afffff3"/>
          <w:rFonts w:ascii="Fb Fontext" w:hAnsi="Fb Fontext"/>
          <w:sz w:val="32"/>
          <w:rtl/>
          <w:rPrChange w:id="9147" w:author="מנוע אמוראים" w:date="2026-10-05T16:42:07Z">
            <w:rPr>
              <w:rFonts w:ascii="Fb Fontext" w:hAnsi="Fb Fontext"/>
              <w:sz w:val="32"/>
              <w:rtl/>
            </w:rPr>
          </w:rPrChange>
        </w:rPr>
        <w:t xml:space="preserve">ר"ש</w:t>
      </w:r>
      <w:r>
        <w:rPr>
          <w:rFonts w:ascii="Fb Fontext" w:hAnsi="Fb Fontext"/>
          <w:sz w:val="32"/>
          <w:rtl/>
        </w:rPr>
        <w:t xml:space="preserve">.</w:t>
      </w:r>
    </w:p>
    <w:p w14:paraId="7B25B09A" w14:textId="01B36AAB" w:rsidR="006E0774" w:rsidRPr="00131640" w:rsidRDefault="006E0774" w:rsidP="00782DC8">
      <w:pPr>
        <w:rPr>
          <w:rtl/>
        </w:rPr>
      </w:pPr>
      <w:r w:rsidRPr="00224C4C">
        <w:rPr>
          <w:rFonts w:ascii="Fb Fontext" w:hAnsi="Fb Fontext" w:hint="cs"/>
          <w:sz w:val="32"/>
          <w:rtl/>
        </w:rPr>
        <w:t xml:space="preserve">דדוקא </w:t>
      </w:r>
      <w:r w:rsidR="00782DC8">
        <w:rPr>
          <w:rFonts w:ascii="Fb Fontext" w:hAnsi="Fb Fontext" w:hint="cs"/>
          <w:sz w:val="32"/>
          <w:rtl/>
        </w:rPr>
        <w:t>כש</w:t>
      </w:r>
      <w:r w:rsidRPr="00224C4C">
        <w:rPr>
          <w:rFonts w:ascii="Fb Fontext" w:hAnsi="Fb Fontext" w:hint="cs"/>
          <w:sz w:val="32"/>
          <w:rtl/>
        </w:rPr>
        <w:t>תרוייהו שבח ממון כמו בבת או שפחה מגודלת מד</w:t>
      </w:r>
      <w:r w:rsidR="003067FE">
        <w:rPr>
          <w:rFonts w:ascii="Fb Fontext" w:hAnsi="Fb Fontext" w:hint="cs"/>
          <w:sz w:val="32"/>
          <w:rtl/>
        </w:rPr>
        <w:t>חלק</w:t>
      </w:r>
      <w:r w:rsidRPr="00224C4C">
        <w:rPr>
          <w:rFonts w:ascii="Fb Fontext" w:hAnsi="Fb Fontext" w:hint="cs"/>
          <w:sz w:val="32"/>
          <w:rtl/>
        </w:rPr>
        <w:t xml:space="preserve"> ברישא </w:t>
      </w:r>
      <w:r w:rsidR="003067FE">
        <w:rPr>
          <w:rFonts w:ascii="Fb Fontext" w:hAnsi="Fb Fontext" w:hint="cs"/>
          <w:sz w:val="32"/>
          <w:rtl/>
        </w:rPr>
        <w:t>חלק</w:t>
      </w:r>
      <w:r w:rsidRPr="00224C4C">
        <w:rPr>
          <w:rFonts w:ascii="Fb Fontext" w:hAnsi="Fb Fontext" w:hint="cs"/>
          <w:sz w:val="32"/>
          <w:rtl/>
        </w:rPr>
        <w:t xml:space="preserve"> בסיפא</w:t>
      </w:r>
      <w:r w:rsidR="00782DC8">
        <w:rPr>
          <w:rFonts w:ascii="Fb Fontext" w:hAnsi="Fb Fontext" w:hint="cs"/>
          <w:sz w:val="32"/>
          <w:rtl/>
        </w:rPr>
        <w:t xml:space="preserve">, </w:t>
      </w:r>
      <w:r w:rsidRPr="00224C4C">
        <w:rPr>
          <w:rFonts w:ascii="Fb Fontext" w:hAnsi="Fb Fontext" w:hint="cs"/>
          <w:sz w:val="32"/>
          <w:rtl/>
        </w:rPr>
        <w:t>משא</w:t>
      </w:r>
      <w:r w:rsidRPr="00224C4C">
        <w:rPr>
          <w:rFonts w:ascii="Fb Fontext" w:hAnsi="Fb Fontext"/>
          <w:sz w:val="32"/>
          <w:rtl/>
        </w:rPr>
        <w:t>"</w:t>
      </w:r>
      <w:r w:rsidRPr="00224C4C">
        <w:rPr>
          <w:rFonts w:ascii="Fb Fontext" w:hAnsi="Fb Fontext" w:hint="cs"/>
          <w:sz w:val="32"/>
          <w:rtl/>
        </w:rPr>
        <w:t xml:space="preserve">כ בשבח יוחסין אי </w:t>
      </w:r>
      <w:r w:rsidR="003067FE">
        <w:rPr>
          <w:rFonts w:ascii="Fb Fontext" w:hAnsi="Fb Fontext" w:hint="cs"/>
          <w:sz w:val="32"/>
          <w:rtl/>
        </w:rPr>
        <w:t>חלק</w:t>
      </w:r>
      <w:r w:rsidRPr="00224C4C">
        <w:rPr>
          <w:rFonts w:ascii="Fb Fontext" w:hAnsi="Fb Fontext" w:hint="cs"/>
          <w:sz w:val="32"/>
          <w:rtl/>
        </w:rPr>
        <w:t xml:space="preserve"> צריך למיתני</w:t>
      </w:r>
    </w:p>
    <w:p w14:paraId="61810097" w14:textId="77777777" w:rsidR="00A85AC8" w:rsidRPr="00E600D8" w:rsidRDefault="006E0774" w:rsidP="00782DC8">
      <w:pPr>
        <w:pStyle w:val="38"/>
        <w:framePr w:wrap="notBeside"/>
        <w:rPr>
          <w:rtl/>
        </w:rPr>
      </w:pPr>
      <w:r w:rsidRPr="00E600D8">
        <w:rPr>
          <w:rFonts w:hint="cs"/>
          <w:rtl/>
        </w:rPr>
        <w:t>ב. אב</w:t>
      </w:r>
      <w:r w:rsidRPr="00E600D8">
        <w:rPr>
          <w:rtl/>
        </w:rPr>
        <w:t>"</w:t>
      </w:r>
      <w:r w:rsidRPr="00E600D8">
        <w:rPr>
          <w:rFonts w:hint="cs"/>
          <w:rtl/>
        </w:rPr>
        <w:t>א</w:t>
      </w:r>
      <w:r w:rsidR="00A85AC8" w:rsidRPr="00E600D8">
        <w:rPr>
          <w:rtl/>
        </w:rPr>
        <w:t>:</w:t>
      </w:r>
    </w:p>
    <w:p w14:paraId="6FF504F8" w14:textId="4D34111A" w:rsidR="006E0774" w:rsidRPr="00131640" w:rsidRDefault="006E0774" w:rsidP="006E0774">
      <w:pPr>
        <w:rPr>
          <w:rtl/>
        </w:rPr>
      </w:pPr>
      <w:r w:rsidRPr="00224C4C">
        <w:rPr>
          <w:rFonts w:ascii="Fb Fontext" w:hAnsi="Fb Fontext" w:hint="cs"/>
          <w:sz w:val="32"/>
          <w:rtl/>
        </w:rPr>
        <w:t>ה</w:t>
      </w:r>
      <w:r w:rsidRPr="00224C4C">
        <w:rPr>
          <w:rFonts w:ascii="Fb Fontext" w:hAnsi="Fb Fontext"/>
          <w:sz w:val="32"/>
          <w:rtl/>
        </w:rPr>
        <w:t>"</w:t>
      </w:r>
      <w:r w:rsidRPr="00224C4C">
        <w:rPr>
          <w:rFonts w:ascii="Fb Fontext" w:hAnsi="Fb Fontext" w:hint="cs"/>
          <w:sz w:val="32"/>
          <w:rtl/>
        </w:rPr>
        <w:t>נ שבח יוחסין דמגודלת היינו חשובה ותספר דבריו לשכנותיה ותזלזל בו</w:t>
      </w:r>
    </w:p>
    <w:p w14:paraId="7713EB0A" w14:textId="48214465" w:rsidR="007309FA" w:rsidRPr="00131640" w:rsidRDefault="007309FA" w:rsidP="007309FA">
      <w:pPr>
        <w:pStyle w:val="affffb"/>
        <w:rPr>
          <w:rtl/>
        </w:rPr>
      </w:pPr>
      <w:r w:rsidRPr="007309FA">
        <w:rPr>
          <w:rFonts w:hint="cs"/>
          <w:rtl/>
        </w:rPr>
        <w:t>***</w:t>
      </w:r>
    </w:p>
    <w:p w14:paraId="238A924C" w14:textId="62632ECC" w:rsidR="00A85AC8" w:rsidRPr="00E600D8" w:rsidRDefault="006E0774" w:rsidP="00782DC8">
      <w:pPr>
        <w:pStyle w:val="38"/>
        <w:framePr w:wrap="notBeside"/>
        <w:rPr>
          <w:rtl/>
        </w:rPr>
      </w:pPr>
      <w:r w:rsidRPr="00E600D8">
        <w:rPr>
          <w:rtl/>
        </w:rPr>
        <w:t>ת"ר</w:t>
      </w:r>
      <w:r w:rsidR="00A85AC8" w:rsidRPr="00E600D8">
        <w:rPr>
          <w:rtl/>
        </w:rPr>
        <w:t>:</w:t>
      </w:r>
    </w:p>
    <w:p w14:paraId="56F87F11" w14:textId="203EC7FA" w:rsidR="009469D7" w:rsidRDefault="006E0774" w:rsidP="00F65F8B">
      <w:pPr>
        <w:pStyle w:val="affffb"/>
        <w:rPr>
          <w:rtl/>
        </w:rPr>
      </w:pPr>
      <w:r w:rsidRPr="00210DF6">
        <w:rPr>
          <w:rtl/>
        </w:rPr>
        <w:t>על מנת שאני קריינא</w:t>
      </w:r>
      <w:r w:rsidRPr="00224C4C">
        <w:rPr>
          <w:rtl/>
        </w:rPr>
        <w:t>,</w:t>
      </w:r>
    </w:p>
    <w:p w14:paraId="4E35398C" w14:textId="77777777" w:rsidR="00A85AC8" w:rsidRPr="00E600D8" w:rsidRDefault="00782DC8" w:rsidP="00782DC8">
      <w:pPr>
        <w:pStyle w:val="38"/>
        <w:framePr w:wrap="notBeside"/>
        <w:rPr>
          <w:rtl/>
        </w:rPr>
      </w:pPr>
      <w:r w:rsidRPr="00E600D8">
        <w:rPr>
          <w:rFonts w:hint="cs"/>
          <w:rtl/>
        </w:rPr>
        <w:t>ת''ק</w:t>
      </w:r>
      <w:r w:rsidR="00A85AC8" w:rsidRPr="00E600D8">
        <w:rPr>
          <w:rtl/>
        </w:rPr>
        <w:t>:</w:t>
      </w:r>
    </w:p>
    <w:p w14:paraId="34AB2953" w14:textId="6D86248D" w:rsidR="006E0774" w:rsidRPr="00131640" w:rsidRDefault="006E0774" w:rsidP="006E0774">
      <w:pPr>
        <w:rPr>
          <w:rtl/>
        </w:rPr>
      </w:pPr>
      <w:r w:rsidRPr="00224C4C">
        <w:rPr>
          <w:rFonts w:ascii="Fb Fontext" w:hAnsi="Fb Fontext"/>
          <w:sz w:val="32"/>
          <w:rtl/>
        </w:rPr>
        <w:t xml:space="preserve">כיון שקרא </w:t>
      </w:r>
      <w:r w:rsidRPr="00224C4C">
        <w:rPr>
          <w:rFonts w:ascii="Fb Fontext" w:hAnsi="Fb Fontext" w:hint="cs"/>
          <w:sz w:val="32"/>
          <w:rtl/>
        </w:rPr>
        <w:t xml:space="preserve">ג' </w:t>
      </w:r>
      <w:r w:rsidRPr="00224C4C">
        <w:rPr>
          <w:rFonts w:ascii="Fb Fontext" w:hAnsi="Fb Fontext"/>
          <w:sz w:val="32"/>
          <w:rtl/>
        </w:rPr>
        <w:t>פסוקים בבית הכנסת – הר"</w:t>
      </w:r>
      <w:r w:rsidRPr="00224C4C">
        <w:rPr>
          <w:rFonts w:ascii="Fb Fontext" w:hAnsi="Fb Fontext" w:hint="cs"/>
          <w:sz w:val="32"/>
          <w:rtl/>
        </w:rPr>
        <w:t>ז</w:t>
      </w:r>
      <w:r w:rsidRPr="00224C4C">
        <w:rPr>
          <w:rFonts w:ascii="Fb Fontext" w:hAnsi="Fb Fontext"/>
          <w:sz w:val="32"/>
          <w:rtl/>
        </w:rPr>
        <w:t xml:space="preserve"> מקודשת,</w:t>
      </w:r>
    </w:p>
    <w:p w14:paraId="71906D20" w14:textId="3754F173" w:rsidR="00A85AC8" w:rsidRPr="00E600D8" w:rsidRDefault="006E0774" w:rsidP="00782DC8">
      <w:pPr>
        <w:pStyle w:val="38"/>
        <w:framePr w:wrap="notBeside"/>
        <w:rPr>
          <w:rtl/>
        </w:rPr>
      </w:pPr>
      <w:r w:rsidRPr="00E600D8">
        <w:rPr>
          <w:rFonts w:hint="cs"/>
          <w:rtl/>
        </w:rPr>
        <w:t>ר</w:t>
      </w:r>
      <w:r w:rsidRPr="00E600D8">
        <w:rPr>
          <w:rtl/>
        </w:rPr>
        <w:t>"</w:t>
      </w:r>
      <w:r w:rsidRPr="00E600D8">
        <w:rPr>
          <w:rFonts w:hint="cs"/>
          <w:rtl/>
        </w:rPr>
        <w:t>י</w:t>
      </w:r>
      <w:r w:rsidR="00A85AC8" w:rsidRPr="00E600D8">
        <w:rPr>
          <w:rFonts w:hint="cs"/>
          <w:rtl/>
        </w:rPr>
        <w:t>:</w:t>
      </w:r>
    </w:p>
    <w:p w14:paraId="255D263A" w14:textId="25BD7DD0" w:rsidR="006E0774" w:rsidRPr="00131640" w:rsidRDefault="006E0774" w:rsidP="006E0774">
      <w:pPr>
        <w:rPr>
          <w:rtl/>
        </w:rPr>
      </w:pPr>
      <w:r w:rsidRPr="00224C4C">
        <w:rPr>
          <w:rFonts w:ascii="Fb Fontext" w:hAnsi="Fb Fontext"/>
          <w:rtl/>
        </w:rPr>
        <w:t>עד שיקרא ויתרגם.</w:t>
      </w:r>
      <w:r w:rsidRPr="00224C4C">
        <w:rPr>
          <w:rFonts w:ascii="Fb Fontext" w:hAnsi="Fb Fontext" w:hint="cs"/>
          <w:rtl/>
        </w:rPr>
        <w:t xml:space="preserve"> והיינו תרגום דידן</w:t>
      </w:r>
      <w:r w:rsidRPr="00782DC8">
        <w:rPr>
          <w:rStyle w:val="afffff5"/>
          <w:rFonts w:hint="cs"/>
          <w:rtl/>
        </w:rPr>
        <w:t xml:space="preserve"> [דבדידיה הר</w:t>
      </w:r>
      <w:r w:rsidRPr="00782DC8">
        <w:rPr>
          <w:rStyle w:val="afffff5"/>
          <w:rtl/>
        </w:rPr>
        <w:t>"</w:t>
      </w:r>
      <w:r w:rsidRPr="00782DC8">
        <w:rPr>
          <w:rStyle w:val="afffff5"/>
          <w:rFonts w:hint="cs"/>
          <w:rtl/>
        </w:rPr>
        <w:t>ז בדאי והמוסיף עליו מחרף ומגדף]</w:t>
      </w:r>
    </w:p>
    <w:p w14:paraId="19A1FE68" w14:textId="77777777" w:rsidR="00A85AC8" w:rsidRPr="00E600D8" w:rsidRDefault="006E0774" w:rsidP="00782DC8">
      <w:pPr>
        <w:pStyle w:val="38"/>
        <w:framePr w:wrap="notBeside"/>
        <w:rPr>
          <w:rtl/>
        </w:rPr>
      </w:pPr>
      <w:r w:rsidRPr="00E600D8">
        <w:rPr>
          <w:rFonts w:hint="cs"/>
          <w:rtl/>
        </w:rPr>
        <w:t>וה</w:t>
      </w:r>
      <w:r w:rsidRPr="00E600D8">
        <w:rPr>
          <w:rtl/>
        </w:rPr>
        <w:t>"</w:t>
      </w:r>
      <w:r w:rsidRPr="00E600D8">
        <w:rPr>
          <w:rFonts w:hint="cs"/>
          <w:rtl/>
        </w:rPr>
        <w:t>מ</w:t>
      </w:r>
      <w:r w:rsidR="00A85AC8" w:rsidRPr="00E600D8">
        <w:rPr>
          <w:rtl/>
        </w:rPr>
        <w:t>:</w:t>
      </w:r>
    </w:p>
    <w:p w14:paraId="01904715" w14:textId="5FE42D42" w:rsidR="006E0774" w:rsidRPr="00FB71B8" w:rsidRDefault="006E0774" w:rsidP="00FB71B8">
      <w:pPr>
        <w:jc w:val="left"/>
        <w:rPr>
          <w:rFonts w:ascii="Fb Fontext" w:hAnsi="Fb Fontext"/>
          <w:rtl/>
        </w:rPr>
      </w:pPr>
      <w:r w:rsidRPr="00224C4C">
        <w:rPr>
          <w:rFonts w:ascii="Fb Fontext" w:hAnsi="Fb Fontext"/>
          <w:rtl/>
        </w:rPr>
        <w:t>דא"ל קריינ</w:t>
      </w:r>
      <w:r w:rsidR="00FB71B8">
        <w:rPr>
          <w:rFonts w:ascii="Fb Fontext" w:hAnsi="Fb Fontext" w:hint="cs"/>
          <w:rtl/>
        </w:rPr>
        <w:t>א</w:t>
      </w:r>
      <w:r w:rsidRPr="00224C4C">
        <w:rPr>
          <w:rFonts w:ascii="Fb Fontext" w:hAnsi="Fb Fontext"/>
          <w:rtl/>
        </w:rPr>
        <w:t xml:space="preserve">, </w:t>
      </w:r>
      <w:r w:rsidR="00FB71B8">
        <w:rPr>
          <w:rFonts w:ascii="Fb Fontext" w:hAnsi="Fb Fontext" w:hint="cs"/>
          <w:rtl/>
        </w:rPr>
        <w:t xml:space="preserve"> </w:t>
      </w:r>
      <w:r w:rsidRPr="00224C4C">
        <w:rPr>
          <w:rFonts w:ascii="Fb Fontext" w:hAnsi="Fb Fontext"/>
          <w:rtl/>
        </w:rPr>
        <w:t>אבל אמר לה ק</w:t>
      </w:r>
      <w:r w:rsidR="00FB71B8">
        <w:rPr>
          <w:rFonts w:ascii="Fb Fontext" w:hAnsi="Fb Fontext" w:hint="cs"/>
          <w:rtl/>
        </w:rPr>
        <w:t>ו</w:t>
      </w:r>
      <w:r w:rsidRPr="00224C4C">
        <w:rPr>
          <w:rFonts w:ascii="Fb Fontext" w:hAnsi="Fb Fontext"/>
          <w:rtl/>
        </w:rPr>
        <w:t>רא אנ</w:t>
      </w:r>
      <w:r w:rsidR="00FB71B8">
        <w:rPr>
          <w:rFonts w:ascii="Fb Fontext" w:hAnsi="Fb Fontext" w:hint="cs"/>
          <w:rtl/>
        </w:rPr>
        <w:t>י</w:t>
      </w:r>
      <w:r w:rsidRPr="00224C4C">
        <w:rPr>
          <w:rFonts w:ascii="Fb Fontext" w:hAnsi="Fb Fontext"/>
          <w:rtl/>
        </w:rPr>
        <w:t xml:space="preserve">, עד </w:t>
      </w:r>
      <w:r w:rsidR="00FB71B8">
        <w:rPr>
          <w:rFonts w:ascii="Fb Fontext" w:hAnsi="Fb Fontext" w:hint="cs"/>
          <w:rtl/>
        </w:rPr>
        <w:t>שיקרא תורה נביאים וכתובים בדיוק</w:t>
      </w:r>
      <w:r w:rsidRPr="00224C4C">
        <w:rPr>
          <w:rFonts w:ascii="Fb Fontext" w:hAnsi="Fb Fontext"/>
          <w:rtl/>
        </w:rPr>
        <w:t>.</w:t>
      </w:r>
    </w:p>
    <w:p w14:paraId="02148159" w14:textId="253C5568" w:rsidR="00782DC8" w:rsidRPr="00131640" w:rsidRDefault="00A866B7" w:rsidP="00F65F8B">
      <w:pPr>
        <w:pStyle w:val="affffb"/>
        <w:rPr>
          <w:rtl/>
        </w:rPr>
      </w:pPr>
      <w:r>
        <w:rPr>
          <w:rFonts w:hint="cs"/>
          <w:rtl/>
        </w:rPr>
        <w:t>ע</w:t>
      </w:r>
      <w:r w:rsidR="006E0774" w:rsidRPr="00224C4C">
        <w:rPr>
          <w:rtl/>
        </w:rPr>
        <w:t>ל מנת שאני שונה</w:t>
      </w:r>
    </w:p>
    <w:p w14:paraId="17039319" w14:textId="307B592A" w:rsidR="006E0774" w:rsidRPr="00131640" w:rsidRDefault="006E0774" w:rsidP="00DA3959">
      <w:pPr>
        <w:jc w:val="center"/>
        <w:rPr>
          <w:rtl/>
        </w:rPr>
      </w:pPr>
      <w:r w:rsidRPr="00782DC8">
        <w:rPr>
          <w:rStyle w:val="afffff3"/>
          <w:rtl/>
        </w:rPr>
        <w:t xml:space="preserve">חזקיה: </w:t>
      </w:r>
      <w:r w:rsidRPr="00224C4C">
        <w:rPr>
          <w:rFonts w:ascii="Fb Fontext" w:hAnsi="Fb Fontext"/>
          <w:rtl/>
        </w:rPr>
        <w:t xml:space="preserve">הלכות, </w:t>
      </w:r>
      <w:r w:rsidRPr="00782DC8">
        <w:rPr>
          <w:rStyle w:val="afffff3"/>
          <w:rtl/>
        </w:rPr>
        <w:t>ור' יוחנן:</w:t>
      </w:r>
      <w:r w:rsidRPr="00224C4C">
        <w:rPr>
          <w:rFonts w:ascii="Fb Fontext" w:hAnsi="Fb Fontext"/>
          <w:rtl/>
        </w:rPr>
        <w:t xml:space="preserve"> תורה.</w:t>
      </w:r>
    </w:p>
    <w:p w14:paraId="7211A8BC" w14:textId="6169E91B" w:rsidR="00A85AC8" w:rsidRPr="00E600D8" w:rsidRDefault="006E0774" w:rsidP="00782DC8">
      <w:pPr>
        <w:pStyle w:val="38"/>
        <w:framePr w:wrap="notBeside"/>
        <w:rPr>
          <w:rtl/>
        </w:rPr>
      </w:pPr>
      <w:r w:rsidRPr="00E600D8">
        <w:rPr>
          <w:rtl/>
        </w:rPr>
        <w:t>מיתיבי</w:t>
      </w:r>
      <w:r w:rsidR="00A85AC8" w:rsidRPr="00E600D8">
        <w:rPr>
          <w:rtl/>
        </w:rPr>
        <w:t>:</w:t>
      </w:r>
    </w:p>
    <w:p w14:paraId="7F2EEED6" w14:textId="29FD361C" w:rsidR="006E0774" w:rsidRPr="00C96D6D" w:rsidRDefault="006E0774" w:rsidP="00782DC8">
      <w:pPr>
        <w:rPr>
          <w:spacing w:val="2"/>
          <w:rtl/>
        </w:rPr>
      </w:pPr>
      <w:r w:rsidRPr="00C96D6D">
        <w:rPr>
          <w:rFonts w:ascii="Fb Fontext" w:hAnsi="Fb Fontext"/>
          <w:spacing w:val="2"/>
          <w:sz w:val="32"/>
          <w:rtl/>
        </w:rPr>
        <w:t xml:space="preserve">איזו היא משנה? </w:t>
      </w:r>
      <w:r w:rsidRPr="00C96D6D">
        <w:rPr>
          <w:rStyle w:val="afffff3"/>
          <w:spacing w:val="2"/>
          <w:rtl/>
        </w:rPr>
        <w:t>ר"</w:t>
      </w:r>
      <w:r w:rsidRPr="00C96D6D">
        <w:rPr>
          <w:rStyle w:val="afffff3"/>
          <w:rFonts w:hint="cs"/>
          <w:spacing w:val="2"/>
          <w:rtl/>
        </w:rPr>
        <w:t>מ</w:t>
      </w:r>
      <w:r w:rsidRPr="00C96D6D">
        <w:rPr>
          <w:rStyle w:val="afffff3"/>
          <w:spacing w:val="2"/>
          <w:rtl/>
        </w:rPr>
        <w:t>:</w:t>
      </w:r>
      <w:r w:rsidRPr="00C96D6D">
        <w:rPr>
          <w:rFonts w:ascii="Fb Fontext" w:hAnsi="Fb Fontext"/>
          <w:spacing w:val="2"/>
          <w:sz w:val="32"/>
          <w:rtl/>
        </w:rPr>
        <w:t xml:space="preserve"> הלכות, </w:t>
      </w:r>
      <w:r w:rsidRPr="00C96D6D">
        <w:rPr>
          <w:rStyle w:val="afffff3"/>
          <w:spacing w:val="2"/>
          <w:rtl/>
        </w:rPr>
        <w:t>ר"</w:t>
      </w:r>
      <w:r w:rsidRPr="00C96D6D">
        <w:rPr>
          <w:rStyle w:val="afffff3"/>
          <w:rFonts w:hint="cs"/>
          <w:spacing w:val="2"/>
          <w:rtl/>
        </w:rPr>
        <w:t>י</w:t>
      </w:r>
      <w:r w:rsidRPr="00C96D6D">
        <w:rPr>
          <w:rStyle w:val="afffff3"/>
          <w:spacing w:val="2"/>
          <w:rtl/>
        </w:rPr>
        <w:t>:</w:t>
      </w:r>
      <w:r w:rsidRPr="00C96D6D">
        <w:rPr>
          <w:rFonts w:ascii="Fb Fontext" w:hAnsi="Fb Fontext"/>
          <w:spacing w:val="2"/>
          <w:sz w:val="32"/>
          <w:rtl/>
        </w:rPr>
        <w:t xml:space="preserve"> מדרש! מאי תורה? מדרש תורה.</w:t>
      </w:r>
    </w:p>
    <w:p w14:paraId="24AA4543" w14:textId="77777777" w:rsidR="00A85AC8" w:rsidRPr="00E600D8" w:rsidRDefault="006E0774" w:rsidP="00782DC8">
      <w:pPr>
        <w:pStyle w:val="38"/>
        <w:framePr w:wrap="notBeside"/>
        <w:rPr>
          <w:rtl/>
        </w:rPr>
      </w:pPr>
      <w:r w:rsidRPr="00E600D8">
        <w:rPr>
          <w:rtl/>
        </w:rPr>
        <w:t>וה"</w:t>
      </w:r>
      <w:r w:rsidRPr="00E600D8">
        <w:rPr>
          <w:rFonts w:hint="cs"/>
          <w:rtl/>
        </w:rPr>
        <w:t>מ</w:t>
      </w:r>
      <w:r w:rsidR="00A85AC8" w:rsidRPr="00E600D8">
        <w:rPr>
          <w:rtl/>
        </w:rPr>
        <w:t>:</w:t>
      </w:r>
    </w:p>
    <w:p w14:paraId="468D7B65" w14:textId="42B4944E" w:rsidR="006E0774" w:rsidRDefault="006E0774" w:rsidP="00782DC8">
      <w:pPr>
        <w:rPr>
          <w:rtl/>
        </w:rPr>
      </w:pPr>
      <w:r w:rsidRPr="00224C4C">
        <w:rPr>
          <w:rFonts w:ascii="Fb Fontext" w:hAnsi="Fb Fontext"/>
          <w:sz w:val="32"/>
          <w:rtl/>
        </w:rPr>
        <w:t>דאמ</w:t>
      </w:r>
      <w:r w:rsidR="00782DC8">
        <w:rPr>
          <w:rFonts w:ascii="Fb Fontext" w:hAnsi="Fb Fontext" w:hint="cs"/>
          <w:sz w:val="32"/>
          <w:rtl/>
        </w:rPr>
        <w:t>"ל</w:t>
      </w:r>
      <w:r w:rsidRPr="00224C4C">
        <w:rPr>
          <w:rFonts w:ascii="Fb Fontext" w:hAnsi="Fb Fontext"/>
          <w:sz w:val="32"/>
          <w:rtl/>
        </w:rPr>
        <w:t xml:space="preserve"> תנינא, אבל אמר לה תנא אנא, עד דתני הילכתא ספרא וסיפרי ותוספתא.</w:t>
      </w:r>
    </w:p>
    <w:p w14:paraId="3C427C93" w14:textId="68C2F4D0" w:rsidR="009469D7" w:rsidRDefault="00A866B7" w:rsidP="00F65F8B">
      <w:pPr>
        <w:pStyle w:val="affffb"/>
        <w:rPr>
          <w:rtl/>
        </w:rPr>
      </w:pPr>
      <w:r>
        <w:rPr>
          <w:rFonts w:hint="cs"/>
          <w:rtl/>
        </w:rPr>
        <w:t>ע</w:t>
      </w:r>
      <w:r w:rsidR="006E0774" w:rsidRPr="00224C4C">
        <w:rPr>
          <w:rtl/>
        </w:rPr>
        <w:t>"מ שאני תלמיד</w:t>
      </w:r>
    </w:p>
    <w:p w14:paraId="3CC3A649" w14:textId="0C9E9EE5" w:rsidR="006E0774" w:rsidRPr="00131640" w:rsidRDefault="006E0774" w:rsidP="006E0774">
      <w:pPr>
        <w:rPr>
          <w:rtl/>
        </w:rPr>
      </w:pPr>
      <w:r w:rsidRPr="00224C4C">
        <w:rPr>
          <w:rFonts w:ascii="Fb Fontext" w:hAnsi="Fb Fontext"/>
          <w:sz w:val="32"/>
          <w:rtl/>
        </w:rPr>
        <w:t>- אין אומרים כשמעון בן עזאי וכשמעון בן זומא,</w:t>
      </w:r>
    </w:p>
    <w:p w14:paraId="38CF1B22" w14:textId="77777777" w:rsidR="006E0774" w:rsidRDefault="006E0774" w:rsidP="006E0774">
      <w:pPr>
        <w:rPr>
          <w:rtl/>
        </w:rPr>
      </w:pPr>
      <w:r w:rsidRPr="00224C4C">
        <w:rPr>
          <w:rFonts w:ascii="Fb Fontext" w:hAnsi="Fb Fontext"/>
          <w:rtl/>
        </w:rPr>
        <w:t>אלא כל ששואלין אותו בכ"מ דבר אחד בלימודו ואומרו, ואפילו במסכתא דכלה.</w:t>
      </w:r>
    </w:p>
    <w:p w14:paraId="6E81427E" w14:textId="1636BD48" w:rsidR="009469D7" w:rsidRDefault="006E0774" w:rsidP="00F65F8B">
      <w:pPr>
        <w:pStyle w:val="affffb"/>
        <w:rPr>
          <w:rtl/>
        </w:rPr>
      </w:pPr>
      <w:r w:rsidRPr="00224C4C">
        <w:rPr>
          <w:rtl/>
        </w:rPr>
        <w:t>על מנת שאני חכם</w:t>
      </w:r>
    </w:p>
    <w:p w14:paraId="7C50AE4E" w14:textId="69FEC966" w:rsidR="006E0774" w:rsidRPr="00131640" w:rsidRDefault="006E0774" w:rsidP="006E0774">
      <w:pPr>
        <w:rPr>
          <w:rtl/>
        </w:rPr>
      </w:pPr>
      <w:r w:rsidRPr="00224C4C">
        <w:rPr>
          <w:rFonts w:ascii="Fb Fontext" w:hAnsi="Fb Fontext"/>
          <w:sz w:val="32"/>
          <w:rtl/>
        </w:rPr>
        <w:t>- אין אומרים כחכמי יבנה, כר' עקיבא וחביריו,</w:t>
      </w:r>
    </w:p>
    <w:p w14:paraId="3E3BE710" w14:textId="77777777" w:rsidR="006E0774" w:rsidRDefault="006E0774" w:rsidP="00782DC8">
      <w:pPr>
        <w:rPr>
          <w:rFonts w:ascii="Fb Fontext" w:hAnsi="Fb Fontext"/>
          <w:sz w:val="32"/>
          <w:rtl/>
        </w:rPr>
      </w:pPr>
      <w:r w:rsidRPr="00224C4C">
        <w:rPr>
          <w:rFonts w:ascii="Fb Fontext" w:hAnsi="Fb Fontext"/>
          <w:sz w:val="32"/>
          <w:rtl/>
        </w:rPr>
        <w:t>אלא כל ששואלים אותו דבר חכמה בכל מקום ואומרה.</w:t>
      </w:r>
    </w:p>
    <w:p w14:paraId="69F725FC" w14:textId="4D523CA8" w:rsidR="00782DC8" w:rsidRPr="00131640" w:rsidRDefault="006E0774" w:rsidP="00F65F8B">
      <w:pPr>
        <w:pStyle w:val="affffb"/>
        <w:rPr>
          <w:rtl/>
        </w:rPr>
      </w:pPr>
      <w:r w:rsidRPr="00224C4C">
        <w:rPr>
          <w:rtl/>
        </w:rPr>
        <w:t>על מנת שאני גבור</w:t>
      </w:r>
    </w:p>
    <w:p w14:paraId="1B1C2D0D" w14:textId="53F14529" w:rsidR="006E0774" w:rsidRPr="00131640" w:rsidRDefault="006E0774" w:rsidP="006E0774">
      <w:pPr>
        <w:rPr>
          <w:rtl/>
        </w:rPr>
      </w:pPr>
      <w:r w:rsidRPr="00224C4C">
        <w:rPr>
          <w:rFonts w:ascii="Fb Fontext" w:hAnsi="Fb Fontext"/>
          <w:sz w:val="32"/>
          <w:rtl/>
        </w:rPr>
        <w:t xml:space="preserve"> - אין אומרים כאבנר בן נר וכיואב בן צרויה,</w:t>
      </w:r>
    </w:p>
    <w:p w14:paraId="22F91634" w14:textId="77777777" w:rsidR="006E0774" w:rsidRDefault="006E0774" w:rsidP="00782DC8">
      <w:pPr>
        <w:rPr>
          <w:rtl/>
        </w:rPr>
      </w:pPr>
      <w:r w:rsidRPr="00224C4C">
        <w:rPr>
          <w:rFonts w:ascii="Fb Fontext" w:hAnsi="Fb Fontext"/>
          <w:sz w:val="32"/>
          <w:rtl/>
        </w:rPr>
        <w:t>אלא כל שחביריו מתיראים ממנו מפני גבורתו.</w:t>
      </w:r>
    </w:p>
    <w:p w14:paraId="5546F569" w14:textId="5F2DD079" w:rsidR="009469D7" w:rsidRDefault="00A866B7" w:rsidP="00F65F8B">
      <w:pPr>
        <w:pStyle w:val="affffb"/>
        <w:rPr>
          <w:rtl/>
        </w:rPr>
      </w:pPr>
      <w:r>
        <w:rPr>
          <w:rFonts w:hint="cs"/>
          <w:rtl/>
        </w:rPr>
        <w:t>ע</w:t>
      </w:r>
      <w:r w:rsidR="006E0774" w:rsidRPr="00224C4C">
        <w:rPr>
          <w:rtl/>
        </w:rPr>
        <w:t>ל מנת שאני עשיר</w:t>
      </w:r>
    </w:p>
    <w:p w14:paraId="0CD8C0BD" w14:textId="77777777" w:rsidR="009469D7" w:rsidRDefault="006E0774" w:rsidP="006E0774">
      <w:pPr>
        <w:rPr>
          <w:rFonts w:ascii="Fb Fontext" w:hAnsi="Fb Fontext"/>
          <w:sz w:val="32"/>
          <w:rtl/>
        </w:rPr>
      </w:pPr>
      <w:r w:rsidRPr="00224C4C">
        <w:rPr>
          <w:rFonts w:ascii="Fb Fontext" w:hAnsi="Fb Fontext"/>
          <w:sz w:val="32"/>
          <w:rtl/>
        </w:rPr>
        <w:t>- אין אומרים כרבי אלעזר בן חרסום וכרבי אלעזר בן עזריה,</w:t>
      </w:r>
    </w:p>
    <w:p w14:paraId="443B8F5A" w14:textId="4B1C042B" w:rsidR="006E0774" w:rsidRPr="00131640" w:rsidRDefault="006E0774" w:rsidP="00782DC8">
      <w:pPr>
        <w:rPr>
          <w:rtl/>
        </w:rPr>
      </w:pPr>
      <w:r w:rsidRPr="00224C4C">
        <w:rPr>
          <w:rFonts w:ascii="Fb Fontext" w:hAnsi="Fb Fontext"/>
          <w:sz w:val="32"/>
          <w:rtl/>
        </w:rPr>
        <w:t>אלא כל שבני עירו מכבדים אותו מפני עושרו.</w:t>
      </w:r>
    </w:p>
    <w:p w14:paraId="7CC5251F" w14:textId="58D2B156" w:rsidR="009469D7" w:rsidRDefault="006E0774" w:rsidP="00F65F8B">
      <w:pPr>
        <w:pStyle w:val="affffb"/>
        <w:rPr>
          <w:rtl/>
        </w:rPr>
      </w:pPr>
      <w:r w:rsidRPr="00224C4C">
        <w:rPr>
          <w:rtl/>
        </w:rPr>
        <w:t xml:space="preserve">על מנת שאני </w:t>
      </w:r>
      <w:r w:rsidRPr="00210DF6">
        <w:rPr>
          <w:rtl/>
        </w:rPr>
        <w:t>צדיק</w:t>
      </w:r>
      <w:r w:rsidRPr="00224C4C">
        <w:rPr>
          <w:rtl/>
        </w:rPr>
        <w:t>,</w:t>
      </w:r>
    </w:p>
    <w:p w14:paraId="3BF73DD9" w14:textId="7A507C80" w:rsidR="006E0774" w:rsidRDefault="006E0774" w:rsidP="006E0774">
      <w:pPr>
        <w:rPr>
          <w:rFonts w:ascii="Fb Fontext" w:hAnsi="Fb Fontext"/>
          <w:rtl/>
        </w:rPr>
      </w:pPr>
      <w:r w:rsidRPr="00224C4C">
        <w:rPr>
          <w:rFonts w:ascii="Fb Fontext" w:hAnsi="Fb Fontext"/>
          <w:rtl/>
        </w:rPr>
        <w:t>אפילו רשע גמור - מקודשת, שמא הרהר תשובה בדעתו.</w:t>
      </w:r>
    </w:p>
    <w:p w14:paraId="65181779" w14:textId="64A69305" w:rsidR="009469D7" w:rsidRDefault="006E0774" w:rsidP="00F65F8B">
      <w:pPr>
        <w:pStyle w:val="affffb"/>
        <w:rPr>
          <w:rtl/>
        </w:rPr>
      </w:pPr>
      <w:r w:rsidRPr="00224C4C">
        <w:rPr>
          <w:rtl/>
        </w:rPr>
        <w:t xml:space="preserve">על מנת שאני </w:t>
      </w:r>
      <w:r w:rsidRPr="00210DF6">
        <w:rPr>
          <w:rtl/>
        </w:rPr>
        <w:t>רשע</w:t>
      </w:r>
      <w:r w:rsidRPr="00224C4C">
        <w:rPr>
          <w:rtl/>
        </w:rPr>
        <w:t>,</w:t>
      </w:r>
    </w:p>
    <w:p w14:paraId="170C729E" w14:textId="66AF107A" w:rsidR="006E0774" w:rsidRPr="00131640" w:rsidRDefault="006E0774" w:rsidP="00782DC8">
      <w:pPr>
        <w:spacing w:after="120"/>
        <w:rPr>
          <w:rtl/>
        </w:rPr>
      </w:pPr>
      <w:r w:rsidRPr="00224C4C">
        <w:rPr>
          <w:rFonts w:ascii="Fb Fontext" w:hAnsi="Fb Fontext"/>
          <w:rtl/>
        </w:rPr>
        <w:t>אפילו צדיק גמור - מקודשת, שמא הרהר דבר ע</w:t>
      </w:r>
      <w:r w:rsidR="00782DC8">
        <w:rPr>
          <w:rFonts w:ascii="Fb Fontext" w:hAnsi="Fb Fontext" w:hint="cs"/>
          <w:rtl/>
        </w:rPr>
        <w:t>"ז</w:t>
      </w:r>
      <w:r w:rsidRPr="00224C4C">
        <w:rPr>
          <w:rFonts w:ascii="Fb Fontext" w:hAnsi="Fb Fontext"/>
          <w:rtl/>
        </w:rPr>
        <w:t xml:space="preserve"> בדעתו.</w:t>
      </w:r>
    </w:p>
    <w:p w14:paraId="142E1F87" w14:textId="26BD2361" w:rsidR="00A85AC8" w:rsidRPr="00E600D8" w:rsidRDefault="00241039" w:rsidP="00782DC8">
      <w:pPr>
        <w:pStyle w:val="38"/>
        <w:framePr w:wrap="notBeside"/>
        <w:rPr>
          <w:rtl/>
        </w:rPr>
      </w:pPr>
      <w:r w:rsidRPr="00E600D8">
        <w:rPr>
          <w:rFonts w:hint="cs"/>
          <w:rtl/>
        </w:rPr>
        <w:t>א</w:t>
      </w:r>
      <w:r w:rsidR="00A85AC8" w:rsidRPr="00E600D8">
        <w:rPr>
          <w:rFonts w:hint="cs"/>
          <w:rtl/>
        </w:rPr>
        <w:t>.</w:t>
      </w:r>
    </w:p>
    <w:p w14:paraId="5395E77F" w14:textId="1D31A25A" w:rsidR="006E0774" w:rsidRPr="00C96D6D" w:rsidRDefault="006E0774" w:rsidP="006E0774">
      <w:pPr>
        <w:rPr>
          <w:spacing w:val="2"/>
          <w:rtl/>
        </w:rPr>
      </w:pPr>
      <w:r w:rsidRPr="00C96D6D">
        <w:rPr>
          <w:rFonts w:ascii="Fb Fontext" w:hAnsi="Fb Fontext"/>
          <w:spacing w:val="2"/>
          <w:sz w:val="32"/>
          <w:rtl/>
        </w:rPr>
        <w:t xml:space="preserve">עשרה קבים </w:t>
      </w:r>
      <w:r w:rsidRPr="00196D6B">
        <w:rPr>
          <w:rFonts w:ascii="Fb Fontext" w:hAnsi="Fb Fontext" w:cs="BA TM • Vilna Extra-Bold"/>
          <w:spacing w:val="2"/>
          <w:sz w:val="32"/>
          <w:rtl/>
        </w:rPr>
        <w:t>חכמה</w:t>
      </w:r>
      <w:r w:rsidRPr="00C96D6D">
        <w:rPr>
          <w:rFonts w:ascii="Fb Fontext" w:hAnsi="Fb Fontext"/>
          <w:spacing w:val="2"/>
          <w:sz w:val="32"/>
          <w:rtl/>
        </w:rPr>
        <w:t xml:space="preserve"> ירדו לעולם, תשעה נטלה א</w:t>
      </w:r>
      <w:r w:rsidR="00782DC8" w:rsidRPr="00C96D6D">
        <w:rPr>
          <w:rFonts w:ascii="Fb Fontext" w:hAnsi="Fb Fontext" w:hint="cs"/>
          <w:spacing w:val="2"/>
          <w:sz w:val="32"/>
          <w:rtl/>
        </w:rPr>
        <w:t>"י</w:t>
      </w:r>
      <w:r w:rsidRPr="00C96D6D">
        <w:rPr>
          <w:rFonts w:ascii="Fb Fontext" w:hAnsi="Fb Fontext"/>
          <w:spacing w:val="2"/>
          <w:sz w:val="32"/>
          <w:rtl/>
        </w:rPr>
        <w:t>, ואחד כל העולם.</w:t>
      </w:r>
    </w:p>
    <w:p w14:paraId="7C9214C8" w14:textId="2A7497D5" w:rsidR="00A85AC8" w:rsidRPr="00E600D8" w:rsidRDefault="00241039" w:rsidP="00782DC8">
      <w:pPr>
        <w:pStyle w:val="38"/>
        <w:framePr w:wrap="notBeside"/>
        <w:rPr>
          <w:rtl/>
        </w:rPr>
      </w:pPr>
      <w:r w:rsidRPr="00E600D8">
        <w:rPr>
          <w:rFonts w:hint="cs"/>
          <w:rtl/>
        </w:rPr>
        <w:t>ב</w:t>
      </w:r>
      <w:r w:rsidR="00A85AC8" w:rsidRPr="00E600D8">
        <w:rPr>
          <w:rFonts w:hint="cs"/>
          <w:rtl/>
        </w:rPr>
        <w:t>.</w:t>
      </w:r>
    </w:p>
    <w:p w14:paraId="38DED3A5" w14:textId="513F183F" w:rsidR="006E0774" w:rsidRPr="00C96D6D" w:rsidRDefault="00782DC8" w:rsidP="006E0774">
      <w:pPr>
        <w:rPr>
          <w:spacing w:val="2"/>
          <w:rtl/>
        </w:rPr>
      </w:pPr>
      <w:r w:rsidRPr="00C96D6D">
        <w:rPr>
          <w:rFonts w:ascii="Fb Fontext" w:hAnsi="Fb Fontext" w:hint="cs"/>
          <w:spacing w:val="2"/>
          <w:rtl/>
        </w:rPr>
        <w:t>י'</w:t>
      </w:r>
      <w:r w:rsidR="006E0774" w:rsidRPr="00C96D6D">
        <w:rPr>
          <w:rFonts w:ascii="Fb Fontext" w:hAnsi="Fb Fontext"/>
          <w:spacing w:val="2"/>
          <w:rtl/>
        </w:rPr>
        <w:t xml:space="preserve"> קבים </w:t>
      </w:r>
      <w:r w:rsidR="006E0774" w:rsidRPr="00196D6B">
        <w:rPr>
          <w:rFonts w:ascii="Fb Fontext" w:hAnsi="Fb Fontext" w:cs="BA TM • Vilna Extra-Bold"/>
          <w:spacing w:val="2"/>
          <w:rtl/>
        </w:rPr>
        <w:t>יופי</w:t>
      </w:r>
      <w:r w:rsidR="006E0774" w:rsidRPr="00C96D6D">
        <w:rPr>
          <w:rFonts w:ascii="Fb Fontext" w:hAnsi="Fb Fontext"/>
          <w:spacing w:val="2"/>
          <w:rtl/>
        </w:rPr>
        <w:t xml:space="preserve"> ירדו לעולם, תשעה נטלה ירושלים, ואחד כל העולם.</w:t>
      </w:r>
    </w:p>
    <w:p w14:paraId="62928884" w14:textId="312C3B0F" w:rsidR="00A85AC8" w:rsidRPr="00E600D8" w:rsidRDefault="00241039" w:rsidP="00782DC8">
      <w:pPr>
        <w:pStyle w:val="38"/>
        <w:framePr w:wrap="notBeside"/>
        <w:rPr>
          <w:rtl/>
        </w:rPr>
      </w:pPr>
      <w:r w:rsidRPr="00E600D8">
        <w:rPr>
          <w:rFonts w:hint="cs"/>
          <w:rtl/>
        </w:rPr>
        <w:t>ג</w:t>
      </w:r>
      <w:r w:rsidR="00A85AC8" w:rsidRPr="00E600D8">
        <w:rPr>
          <w:rFonts w:hint="cs"/>
          <w:rtl/>
        </w:rPr>
        <w:t>.</w:t>
      </w:r>
    </w:p>
    <w:p w14:paraId="576A38FB" w14:textId="6950F9F8" w:rsidR="006E0774" w:rsidRPr="00C96D6D" w:rsidRDefault="00782DC8" w:rsidP="006E0774">
      <w:pPr>
        <w:rPr>
          <w:spacing w:val="0"/>
          <w:rtl/>
        </w:rPr>
      </w:pPr>
      <w:r w:rsidRPr="00C96D6D">
        <w:rPr>
          <w:rFonts w:ascii="Fb Fontext" w:hAnsi="Fb Fontext" w:hint="cs"/>
          <w:spacing w:val="0"/>
          <w:rtl/>
        </w:rPr>
        <w:t>י'</w:t>
      </w:r>
      <w:r w:rsidR="006E0774" w:rsidRPr="00C96D6D">
        <w:rPr>
          <w:rFonts w:ascii="Fb Fontext" w:hAnsi="Fb Fontext"/>
          <w:spacing w:val="0"/>
          <w:rtl/>
        </w:rPr>
        <w:t xml:space="preserve"> קבים </w:t>
      </w:r>
      <w:r w:rsidR="006E0774" w:rsidRPr="00196D6B">
        <w:rPr>
          <w:rFonts w:ascii="Fb Fontext" w:hAnsi="Fb Fontext" w:cs="BA TM • Vilna Extra-Bold"/>
          <w:spacing w:val="0"/>
          <w:rtl/>
        </w:rPr>
        <w:t>עשירות</w:t>
      </w:r>
      <w:r w:rsidR="006E0774" w:rsidRPr="00C96D6D">
        <w:rPr>
          <w:rFonts w:ascii="Fb Fontext" w:hAnsi="Fb Fontext"/>
          <w:spacing w:val="0"/>
          <w:rtl/>
        </w:rPr>
        <w:t xml:space="preserve"> ירדו לעולם, </w:t>
      </w:r>
      <w:r w:rsidRPr="00C96D6D">
        <w:rPr>
          <w:rFonts w:ascii="Fb Fontext" w:hAnsi="Fb Fontext" w:hint="cs"/>
          <w:spacing w:val="0"/>
          <w:rtl/>
        </w:rPr>
        <w:t>ט'</w:t>
      </w:r>
      <w:r w:rsidR="006E0774" w:rsidRPr="00C96D6D">
        <w:rPr>
          <w:rFonts w:ascii="Fb Fontext" w:hAnsi="Fb Fontext"/>
          <w:spacing w:val="0"/>
          <w:rtl/>
        </w:rPr>
        <w:t xml:space="preserve"> נטלו רומיים קדמונים, וא</w:t>
      </w:r>
      <w:r w:rsidRPr="00C96D6D">
        <w:rPr>
          <w:rFonts w:ascii="Fb Fontext" w:hAnsi="Fb Fontext" w:hint="cs"/>
          <w:spacing w:val="0"/>
          <w:rtl/>
        </w:rPr>
        <w:t>'</w:t>
      </w:r>
      <w:r w:rsidR="006E0774" w:rsidRPr="00C96D6D">
        <w:rPr>
          <w:rFonts w:ascii="Fb Fontext" w:hAnsi="Fb Fontext"/>
          <w:spacing w:val="0"/>
          <w:rtl/>
        </w:rPr>
        <w:t xml:space="preserve"> כל העולם.</w:t>
      </w:r>
    </w:p>
    <w:p w14:paraId="68A02F91" w14:textId="7698E4C8" w:rsidR="00A85AC8" w:rsidRPr="00E600D8" w:rsidRDefault="00241039" w:rsidP="00782DC8">
      <w:pPr>
        <w:pStyle w:val="38"/>
        <w:framePr w:wrap="notBeside"/>
        <w:rPr>
          <w:rtl/>
        </w:rPr>
      </w:pPr>
      <w:r w:rsidRPr="00E600D8">
        <w:rPr>
          <w:rFonts w:hint="cs"/>
          <w:rtl/>
        </w:rPr>
        <w:t>ד</w:t>
      </w:r>
      <w:r w:rsidR="00A85AC8" w:rsidRPr="00E600D8">
        <w:rPr>
          <w:rFonts w:hint="cs"/>
          <w:rtl/>
        </w:rPr>
        <w:t>.</w:t>
      </w:r>
    </w:p>
    <w:p w14:paraId="2118DF6F" w14:textId="40827A72" w:rsidR="006E0774" w:rsidRPr="00131640" w:rsidRDefault="006E0774" w:rsidP="006E0774">
      <w:pPr>
        <w:rPr>
          <w:rtl/>
        </w:rPr>
      </w:pPr>
      <w:r w:rsidRPr="00224C4C">
        <w:rPr>
          <w:rFonts w:ascii="Fb Fontext" w:hAnsi="Fb Fontext"/>
          <w:rtl/>
        </w:rPr>
        <w:t xml:space="preserve">י' קבים </w:t>
      </w:r>
      <w:r w:rsidRPr="00196D6B">
        <w:rPr>
          <w:rFonts w:ascii="Fb Fontext" w:hAnsi="Fb Fontext" w:cs="BA TM • Vilna Extra-Bold"/>
          <w:rtl/>
        </w:rPr>
        <w:t>עניות</w:t>
      </w:r>
      <w:r w:rsidRPr="00224C4C">
        <w:rPr>
          <w:rFonts w:ascii="Fb Fontext" w:hAnsi="Fb Fontext"/>
          <w:rtl/>
        </w:rPr>
        <w:t xml:space="preserve"> ירדו לעולם, </w:t>
      </w:r>
      <w:r w:rsidR="00782DC8">
        <w:rPr>
          <w:rFonts w:ascii="Fb Fontext" w:hAnsi="Fb Fontext" w:hint="cs"/>
          <w:rtl/>
        </w:rPr>
        <w:t>ט'</w:t>
      </w:r>
      <w:r w:rsidRPr="00224C4C">
        <w:rPr>
          <w:rFonts w:ascii="Fb Fontext" w:hAnsi="Fb Fontext"/>
          <w:rtl/>
        </w:rPr>
        <w:t xml:space="preserve"> נטלה בבל, ואחד כל העולם.</w:t>
      </w:r>
    </w:p>
    <w:p w14:paraId="49C430AE" w14:textId="7632377F" w:rsidR="00A85AC8" w:rsidRPr="00E600D8" w:rsidRDefault="00241039" w:rsidP="00782DC8">
      <w:pPr>
        <w:pStyle w:val="38"/>
        <w:framePr w:wrap="notBeside"/>
        <w:rPr>
          <w:rtl/>
        </w:rPr>
      </w:pPr>
      <w:r w:rsidRPr="00E600D8">
        <w:rPr>
          <w:rFonts w:hint="cs"/>
          <w:rtl/>
        </w:rPr>
        <w:t>ה</w:t>
      </w:r>
      <w:r w:rsidR="00A85AC8" w:rsidRPr="00E600D8">
        <w:rPr>
          <w:rFonts w:hint="cs"/>
          <w:rtl/>
        </w:rPr>
        <w:t>.</w:t>
      </w:r>
    </w:p>
    <w:p w14:paraId="52406E87" w14:textId="5E825A04" w:rsidR="006E0774" w:rsidRPr="00131640" w:rsidRDefault="00782DC8" w:rsidP="006E0774">
      <w:pPr>
        <w:rPr>
          <w:rtl/>
        </w:rPr>
      </w:pPr>
      <w:r>
        <w:rPr>
          <w:rFonts w:ascii="Fb Fontext" w:hAnsi="Fb Fontext" w:hint="cs"/>
          <w:rtl/>
        </w:rPr>
        <w:t>י'</w:t>
      </w:r>
      <w:r w:rsidR="006E0774" w:rsidRPr="00224C4C">
        <w:rPr>
          <w:rFonts w:ascii="Fb Fontext" w:hAnsi="Fb Fontext"/>
          <w:rtl/>
        </w:rPr>
        <w:t xml:space="preserve"> קבים </w:t>
      </w:r>
      <w:r w:rsidR="006E0774" w:rsidRPr="00196D6B">
        <w:rPr>
          <w:rFonts w:ascii="Fb Fontext" w:hAnsi="Fb Fontext" w:cs="BA TM • Vilna Extra-Bold"/>
          <w:rtl/>
        </w:rPr>
        <w:t>גסות</w:t>
      </w:r>
      <w:r w:rsidR="006E0774" w:rsidRPr="00224C4C">
        <w:rPr>
          <w:rFonts w:ascii="Fb Fontext" w:hAnsi="Fb Fontext"/>
          <w:rtl/>
        </w:rPr>
        <w:t xml:space="preserve"> ירדו לעולם, </w:t>
      </w:r>
      <w:r>
        <w:rPr>
          <w:rFonts w:ascii="Fb Fontext" w:hAnsi="Fb Fontext" w:hint="cs"/>
          <w:rtl/>
        </w:rPr>
        <w:t>ט'</w:t>
      </w:r>
      <w:r w:rsidR="006E0774" w:rsidRPr="00224C4C">
        <w:rPr>
          <w:rFonts w:ascii="Fb Fontext" w:hAnsi="Fb Fontext"/>
          <w:rtl/>
        </w:rPr>
        <w:t xml:space="preserve"> נטלה </w:t>
      </w:r>
      <w:r w:rsidR="006E0774" w:rsidRPr="00210DF6">
        <w:rPr>
          <w:rFonts w:ascii="Fb Fontext" w:hAnsi="Fb Fontext" w:cs="BA TM • Vilna Extra-Bold"/>
          <w:rtl/>
        </w:rPr>
        <w:t>עילם</w:t>
      </w:r>
      <w:r w:rsidR="006E0774" w:rsidRPr="00224C4C">
        <w:rPr>
          <w:rFonts w:ascii="Fb Fontext" w:hAnsi="Fb Fontext"/>
          <w:rtl/>
        </w:rPr>
        <w:t>, ואחד כל העולם.</w:t>
      </w:r>
    </w:p>
    <w:p w14:paraId="0CDD1CA5" w14:textId="77777777" w:rsidR="006E0774" w:rsidRPr="00131640" w:rsidRDefault="006E0774" w:rsidP="006E0774">
      <w:pPr>
        <w:rPr>
          <w:rtl/>
        </w:rPr>
      </w:pPr>
      <w:r w:rsidRPr="00224C4C">
        <w:rPr>
          <w:rFonts w:ascii="Fb Fontext" w:hAnsi="Fb Fontext"/>
          <w:rtl/>
        </w:rPr>
        <w:t>ו</w:t>
      </w:r>
      <w:r w:rsidRPr="00224C4C">
        <w:rPr>
          <w:rFonts w:ascii="Fb Fontext" w:hAnsi="Fb Fontext" w:hint="cs"/>
          <w:rtl/>
        </w:rPr>
        <w:t>חנופה ו</w:t>
      </w:r>
      <w:r w:rsidRPr="00224C4C">
        <w:rPr>
          <w:rFonts w:ascii="Fb Fontext" w:hAnsi="Fb Fontext"/>
          <w:rtl/>
        </w:rPr>
        <w:t xml:space="preserve">גסות </w:t>
      </w:r>
      <w:r w:rsidRPr="00224C4C">
        <w:rPr>
          <w:rFonts w:ascii="Fb Fontext" w:hAnsi="Fb Fontext" w:hint="cs"/>
          <w:rtl/>
        </w:rPr>
        <w:t>הרוח ירדה לבבל אלא שנשתרבבה לשם ד</w:t>
      </w:r>
      <w:r w:rsidRPr="00224C4C">
        <w:rPr>
          <w:rStyle w:val="affffa"/>
          <w:rFonts w:hint="cs"/>
          <w:rtl/>
        </w:rPr>
        <w:t>'</w:t>
      </w:r>
      <w:r w:rsidRPr="00224C4C">
        <w:rPr>
          <w:rStyle w:val="affffa"/>
          <w:rtl/>
        </w:rPr>
        <w:t>ואשא עיני וארא והנה שתים נשים יוצאות ורוח בכנפיהם ולהנה כנפים ככנפי החסידה ותשאנה את האיפה בין הארץ ובין השמים, ואומר אל המלאך הדובר בי אנה המה מוליכות את האיפה, ויאמר אלי לבנות לה בית בארץ שנער</w:t>
      </w:r>
      <w:r w:rsidRPr="00224C4C">
        <w:rPr>
          <w:rStyle w:val="affffa"/>
          <w:rFonts w:hint="cs"/>
          <w:rtl/>
        </w:rPr>
        <w:t>'</w:t>
      </w:r>
      <w:r w:rsidRPr="00224C4C">
        <w:rPr>
          <w:rStyle w:val="affffa"/>
          <w:rtl/>
        </w:rPr>
        <w:t>,</w:t>
      </w:r>
    </w:p>
    <w:p w14:paraId="221FFFE3" w14:textId="77777777" w:rsidR="003722D5" w:rsidRDefault="006E0774" w:rsidP="003722D5">
      <w:pPr>
        <w:pStyle w:val="38"/>
        <w:framePr w:wrap="notBeside"/>
        <w:rPr>
          <w:rFonts w:ascii="Fb Fontext" w:hAnsi="Fb Fontext"/>
          <w:rtl/>
        </w:rPr>
      </w:pPr>
      <w:r w:rsidRPr="00241039">
        <w:rPr>
          <w:rStyle w:val="afffff3"/>
          <w:rtl/>
        </w:rPr>
        <w:t>דיקא  דתני:</w:t>
      </w:r>
      <w:r w:rsidRPr="00224C4C">
        <w:rPr>
          <w:rFonts w:ascii="Fb Fontext" w:hAnsi="Fb Fontext"/>
          <w:rtl/>
        </w:rPr>
        <w:t xml:space="preserve"> </w:t>
      </w:r>
    </w:p>
    <w:p w14:paraId="19A09320" w14:textId="40FF6DB1" w:rsidR="006E0774" w:rsidRPr="00131640" w:rsidRDefault="006E0774" w:rsidP="00066B14">
      <w:pPr>
        <w:spacing w:after="120"/>
        <w:rPr>
          <w:rtl/>
        </w:rPr>
      </w:pPr>
      <w:r w:rsidRPr="00224C4C">
        <w:rPr>
          <w:rFonts w:ascii="Fb Fontext" w:hAnsi="Fb Fontext"/>
          <w:rtl/>
        </w:rPr>
        <w:t xml:space="preserve">לבנות לה בית, </w:t>
      </w:r>
      <w:r w:rsidRPr="00210DF6">
        <w:rPr>
          <w:rFonts w:ascii="Fb Fontext" w:hAnsi="Fb Fontext" w:cs="BA TM • Vilna Extra-Bold"/>
          <w:rtl/>
        </w:rPr>
        <w:t>ש"מ</w:t>
      </w:r>
      <w:r w:rsidRPr="00224C4C">
        <w:rPr>
          <w:rFonts w:ascii="Fb Fontext" w:hAnsi="Fb Fontext"/>
          <w:rtl/>
        </w:rPr>
        <w:t>.</w:t>
      </w:r>
    </w:p>
    <w:p w14:paraId="0AD7CE05" w14:textId="53BEE76B" w:rsidR="00A85AC8" w:rsidRPr="00E600D8" w:rsidRDefault="006E0774" w:rsidP="00241039">
      <w:pPr>
        <w:pStyle w:val="38"/>
        <w:framePr w:wrap="notBeside"/>
        <w:rPr>
          <w:rtl/>
        </w:rPr>
      </w:pPr>
      <w:r w:rsidRPr="00E600D8">
        <w:rPr>
          <w:rFonts w:hint="cs"/>
          <w:rtl/>
        </w:rPr>
        <w:t>והך</w:t>
      </w:r>
      <w:r w:rsidR="00A85AC8" w:rsidRPr="00E600D8">
        <w:rPr>
          <w:rtl/>
        </w:rPr>
        <w:t>:</w:t>
      </w:r>
    </w:p>
    <w:p w14:paraId="4038FA68" w14:textId="2ACB3EBA" w:rsidR="006E0774" w:rsidRPr="00131640" w:rsidRDefault="00066B14" w:rsidP="006E0774">
      <w:pPr>
        <w:rPr>
          <w:rtl/>
        </w:rPr>
      </w:pPr>
      <w:r>
        <w:rPr>
          <w:rFonts w:hint="cs"/>
          <w:rtl/>
        </w:rPr>
        <w:t>ד</w:t>
      </w:r>
      <w:r w:rsidR="006E0774" w:rsidRPr="00224C4C">
        <w:rPr>
          <w:rtl/>
        </w:rPr>
        <w:t>סימן לגסות עניות</w:t>
      </w:r>
      <w:r w:rsidR="006E0774" w:rsidRPr="00224C4C">
        <w:rPr>
          <w:rFonts w:hint="cs"/>
          <w:rtl/>
        </w:rPr>
        <w:t xml:space="preserve"> </w:t>
      </w:r>
      <w:r w:rsidR="006E0774" w:rsidRPr="00224C4C">
        <w:rPr>
          <w:rtl/>
        </w:rPr>
        <w:t>דתורה, ד</w:t>
      </w:r>
      <w:r w:rsidR="006E0774" w:rsidRPr="00224C4C">
        <w:rPr>
          <w:rStyle w:val="affffa"/>
          <w:rFonts w:hint="cs"/>
          <w:rtl/>
        </w:rPr>
        <w:t>'</w:t>
      </w:r>
      <w:r w:rsidR="006E0774" w:rsidRPr="00224C4C">
        <w:rPr>
          <w:rStyle w:val="affffa"/>
          <w:rtl/>
        </w:rPr>
        <w:t>אחות לנו קטנה ושדים אין לה</w:t>
      </w:r>
      <w:r w:rsidR="006E0774" w:rsidRPr="00224C4C">
        <w:rPr>
          <w:rStyle w:val="affffa"/>
          <w:rFonts w:hint="cs"/>
          <w:rtl/>
        </w:rPr>
        <w:t>'</w:t>
      </w:r>
      <w:r w:rsidR="006E0774" w:rsidRPr="00224C4C">
        <w:rPr>
          <w:rStyle w:val="affffa"/>
          <w:rtl/>
        </w:rPr>
        <w:t>,</w:t>
      </w:r>
    </w:p>
    <w:p w14:paraId="5518F1DC" w14:textId="6E0D20F4" w:rsidR="00A85AC8" w:rsidRPr="00E600D8" w:rsidRDefault="006E0774" w:rsidP="00241039">
      <w:pPr>
        <w:pStyle w:val="38"/>
        <w:framePr w:wrap="notBeside"/>
        <w:rPr>
          <w:rtl/>
        </w:rPr>
      </w:pPr>
      <w:r w:rsidRPr="00E600D8">
        <w:rPr>
          <w:rtl/>
        </w:rPr>
        <w:t>וא"ר יוחנן</w:t>
      </w:r>
      <w:r w:rsidR="00A85AC8" w:rsidRPr="00E600D8">
        <w:rPr>
          <w:rtl/>
        </w:rPr>
        <w:t>:</w:t>
      </w:r>
    </w:p>
    <w:p w14:paraId="64EB4211" w14:textId="28580DDF" w:rsidR="006E0774" w:rsidRPr="00131640" w:rsidRDefault="006E0774" w:rsidP="006E0774">
      <w:pPr>
        <w:rPr>
          <w:rtl/>
        </w:rPr>
      </w:pPr>
      <w:r w:rsidRPr="00224C4C">
        <w:rPr>
          <w:rFonts w:ascii="Fb Fontext" w:hAnsi="Fb Fontext"/>
          <w:sz w:val="32"/>
          <w:rtl/>
        </w:rPr>
        <w:t>זו עילם, שזכתה ללמוד ולא זכתה ללמד.</w:t>
      </w:r>
    </w:p>
    <w:p w14:paraId="1B97A8A3" w14:textId="1BD04227" w:rsidR="00A85AC8" w:rsidRPr="00E600D8" w:rsidRDefault="00241039" w:rsidP="00241039">
      <w:pPr>
        <w:pStyle w:val="38"/>
        <w:framePr w:wrap="notBeside"/>
        <w:rPr>
          <w:rtl/>
        </w:rPr>
      </w:pPr>
      <w:r w:rsidRPr="00E600D8">
        <w:rPr>
          <w:rFonts w:hint="cs"/>
          <w:rtl/>
        </w:rPr>
        <w:t>א</w:t>
      </w:r>
      <w:r w:rsidR="00A85AC8" w:rsidRPr="00E600D8">
        <w:rPr>
          <w:rFonts w:hint="cs"/>
          <w:rtl/>
        </w:rPr>
        <w:t>.</w:t>
      </w:r>
    </w:p>
    <w:p w14:paraId="305281A9" w14:textId="2B38834A" w:rsidR="006E0774" w:rsidRPr="00131640" w:rsidRDefault="006E0774" w:rsidP="006E0774">
      <w:pPr>
        <w:rPr>
          <w:rtl/>
        </w:rPr>
      </w:pPr>
      <w:r w:rsidRPr="00224C4C">
        <w:rPr>
          <w:rFonts w:ascii="Fb Fontext" w:hAnsi="Fb Fontext"/>
          <w:rtl/>
        </w:rPr>
        <w:t xml:space="preserve">עשרה קבים </w:t>
      </w:r>
      <w:r w:rsidRPr="00210DF6">
        <w:rPr>
          <w:rFonts w:ascii="Fb Fontext" w:hAnsi="Fb Fontext" w:cs="BA TM • Vilna Extra-Bold"/>
          <w:rtl/>
        </w:rPr>
        <w:t>גבורה</w:t>
      </w:r>
      <w:r w:rsidRPr="00224C4C">
        <w:rPr>
          <w:rFonts w:ascii="Fb Fontext" w:hAnsi="Fb Fontext"/>
          <w:rtl/>
        </w:rPr>
        <w:t xml:space="preserve"> </w:t>
      </w:r>
      <w:r w:rsidR="00D23DFA">
        <w:rPr>
          <w:rFonts w:ascii="Fb Fontext" w:hAnsi="Fb Fontext"/>
          <w:rtl/>
        </w:rPr>
        <w:tab/>
      </w:r>
      <w:r w:rsidRPr="00224C4C">
        <w:rPr>
          <w:rFonts w:ascii="Fb Fontext" w:hAnsi="Fb Fontext"/>
          <w:rtl/>
        </w:rPr>
        <w:t xml:space="preserve">ירדו לעולם, תשעה נטלו פרסיים </w:t>
      </w:r>
      <w:r w:rsidRPr="00210DF6">
        <w:rPr>
          <w:rStyle w:val="afffa"/>
          <w:rFonts w:ascii="Fb Fontext" w:hAnsi="Fb Fontext" w:cs="BA TM • Vilna Extra-Bold"/>
          <w:bCs w:val="0"/>
          <w:rtl/>
        </w:rPr>
        <w:t>וכו'</w:t>
      </w:r>
      <w:r w:rsidRPr="00224C4C">
        <w:rPr>
          <w:rFonts w:ascii="Fb Fontext" w:hAnsi="Fb Fontext"/>
          <w:rtl/>
        </w:rPr>
        <w:t>.</w:t>
      </w:r>
    </w:p>
    <w:p w14:paraId="75ACBADF" w14:textId="06B65D22" w:rsidR="00A85AC8" w:rsidRPr="00E600D8" w:rsidRDefault="00241039" w:rsidP="00241039">
      <w:pPr>
        <w:pStyle w:val="38"/>
        <w:framePr w:wrap="notBeside"/>
        <w:rPr>
          <w:rtl/>
        </w:rPr>
      </w:pPr>
      <w:r w:rsidRPr="00E600D8">
        <w:rPr>
          <w:rFonts w:hint="cs"/>
          <w:rtl/>
        </w:rPr>
        <w:t>ב</w:t>
      </w:r>
      <w:r w:rsidR="00A85AC8" w:rsidRPr="00E600D8">
        <w:rPr>
          <w:rFonts w:hint="cs"/>
          <w:rtl/>
        </w:rPr>
        <w:t>.</w:t>
      </w:r>
    </w:p>
    <w:p w14:paraId="6844F10E" w14:textId="04E6665E" w:rsidR="006E0774" w:rsidRPr="00131640" w:rsidRDefault="006E0774" w:rsidP="006E0774">
      <w:pPr>
        <w:rPr>
          <w:rtl/>
        </w:rPr>
      </w:pPr>
      <w:r w:rsidRPr="00224C4C">
        <w:rPr>
          <w:rFonts w:ascii="Fb Fontext" w:hAnsi="Fb Fontext"/>
          <w:rtl/>
        </w:rPr>
        <w:t xml:space="preserve">עשרה קבים </w:t>
      </w:r>
      <w:r w:rsidRPr="00210DF6">
        <w:rPr>
          <w:rFonts w:ascii="Fb Fontext" w:hAnsi="Fb Fontext" w:cs="BA TM • Vilna Extra-Bold"/>
          <w:rtl/>
        </w:rPr>
        <w:t>כנים</w:t>
      </w:r>
      <w:r w:rsidRPr="00224C4C">
        <w:rPr>
          <w:rFonts w:ascii="Fb Fontext" w:hAnsi="Fb Fontext"/>
          <w:rtl/>
        </w:rPr>
        <w:t xml:space="preserve"> </w:t>
      </w:r>
      <w:r w:rsidR="00D23DFA">
        <w:rPr>
          <w:rFonts w:ascii="Fb Fontext" w:hAnsi="Fb Fontext"/>
          <w:rtl/>
        </w:rPr>
        <w:tab/>
      </w:r>
      <w:r w:rsidR="00D23DFA">
        <w:rPr>
          <w:rFonts w:ascii="Fb Fontext" w:hAnsi="Fb Fontext"/>
          <w:rtl/>
        </w:rPr>
        <w:tab/>
      </w:r>
      <w:r w:rsidRPr="00224C4C">
        <w:rPr>
          <w:rFonts w:ascii="Fb Fontext" w:hAnsi="Fb Fontext"/>
          <w:rtl/>
        </w:rPr>
        <w:t>ירדו לעולם, תשעה נטלה מדי כו'.</w:t>
      </w:r>
    </w:p>
    <w:p w14:paraId="63590134" w14:textId="62047F03" w:rsidR="00A85AC8" w:rsidRPr="00E600D8" w:rsidRDefault="00241039" w:rsidP="00241039">
      <w:pPr>
        <w:pStyle w:val="38"/>
        <w:framePr w:wrap="notBeside"/>
        <w:rPr>
          <w:rtl/>
        </w:rPr>
      </w:pPr>
      <w:r w:rsidRPr="00E600D8">
        <w:rPr>
          <w:rFonts w:hint="cs"/>
          <w:rtl/>
        </w:rPr>
        <w:t>ג</w:t>
      </w:r>
      <w:r w:rsidR="00A85AC8" w:rsidRPr="00E600D8">
        <w:rPr>
          <w:rFonts w:hint="cs"/>
          <w:rtl/>
        </w:rPr>
        <w:t>.</w:t>
      </w:r>
    </w:p>
    <w:p w14:paraId="37E09CEC" w14:textId="03BB5169" w:rsidR="006E0774" w:rsidRPr="00131640" w:rsidRDefault="006E0774" w:rsidP="006E0774">
      <w:pPr>
        <w:rPr>
          <w:rtl/>
        </w:rPr>
      </w:pPr>
      <w:r w:rsidRPr="00224C4C">
        <w:rPr>
          <w:rFonts w:ascii="Fb Fontext" w:hAnsi="Fb Fontext"/>
          <w:rtl/>
        </w:rPr>
        <w:t xml:space="preserve">עשרה קבים </w:t>
      </w:r>
      <w:r w:rsidRPr="00210DF6">
        <w:rPr>
          <w:rFonts w:ascii="Fb Fontext" w:hAnsi="Fb Fontext" w:cs="BA TM • Vilna Extra-Bold"/>
          <w:rtl/>
        </w:rPr>
        <w:t>כשפים</w:t>
      </w:r>
      <w:r w:rsidRPr="00224C4C">
        <w:rPr>
          <w:rFonts w:ascii="Fb Fontext" w:hAnsi="Fb Fontext"/>
          <w:rtl/>
        </w:rPr>
        <w:t xml:space="preserve"> </w:t>
      </w:r>
      <w:r w:rsidR="00D23DFA">
        <w:rPr>
          <w:rFonts w:ascii="Fb Fontext" w:hAnsi="Fb Fontext"/>
          <w:rtl/>
        </w:rPr>
        <w:tab/>
      </w:r>
      <w:r w:rsidRPr="00224C4C">
        <w:rPr>
          <w:rFonts w:ascii="Fb Fontext" w:hAnsi="Fb Fontext"/>
          <w:rtl/>
        </w:rPr>
        <w:t>ירדו לעולם, תשעה נטלה מצרים כו'.</w:t>
      </w:r>
    </w:p>
    <w:p w14:paraId="246AEC96" w14:textId="7097CF21" w:rsidR="00A85AC8" w:rsidRPr="00E600D8" w:rsidRDefault="00241039" w:rsidP="00241039">
      <w:pPr>
        <w:pStyle w:val="38"/>
        <w:framePr w:wrap="notBeside"/>
        <w:rPr>
          <w:rtl/>
        </w:rPr>
      </w:pPr>
      <w:r w:rsidRPr="00E600D8">
        <w:rPr>
          <w:rFonts w:hint="cs"/>
          <w:rtl/>
        </w:rPr>
        <w:t>ד</w:t>
      </w:r>
      <w:r w:rsidR="00A85AC8" w:rsidRPr="00E600D8">
        <w:rPr>
          <w:rFonts w:hint="cs"/>
          <w:rtl/>
        </w:rPr>
        <w:t>.</w:t>
      </w:r>
    </w:p>
    <w:p w14:paraId="3EF0E6B9" w14:textId="4DEA500C" w:rsidR="006E0774" w:rsidRPr="00131640" w:rsidRDefault="006E0774" w:rsidP="006E0774">
      <w:pPr>
        <w:rPr>
          <w:rtl/>
        </w:rPr>
      </w:pPr>
      <w:r w:rsidRPr="00224C4C">
        <w:rPr>
          <w:rFonts w:ascii="Fb Fontext" w:hAnsi="Fb Fontext"/>
          <w:rtl/>
        </w:rPr>
        <w:t xml:space="preserve">עשרה קבים </w:t>
      </w:r>
      <w:r w:rsidRPr="00210DF6">
        <w:rPr>
          <w:rFonts w:ascii="Fb Fontext" w:hAnsi="Fb Fontext" w:cs="BA TM • Vilna Extra-Bold"/>
          <w:rtl/>
        </w:rPr>
        <w:t>נגעים</w:t>
      </w:r>
      <w:r w:rsidRPr="00224C4C">
        <w:rPr>
          <w:rFonts w:ascii="Fb Fontext" w:hAnsi="Fb Fontext"/>
          <w:rtl/>
        </w:rPr>
        <w:t xml:space="preserve"> </w:t>
      </w:r>
      <w:r w:rsidR="00D23DFA">
        <w:rPr>
          <w:rFonts w:ascii="Fb Fontext" w:hAnsi="Fb Fontext"/>
          <w:rtl/>
        </w:rPr>
        <w:tab/>
      </w:r>
      <w:r w:rsidRPr="00224C4C">
        <w:rPr>
          <w:rFonts w:ascii="Fb Fontext" w:hAnsi="Fb Fontext"/>
          <w:rtl/>
        </w:rPr>
        <w:t>ירדו לעולם, ט' נטלו חזירים כו'.</w:t>
      </w:r>
    </w:p>
    <w:p w14:paraId="7DFCA1CF" w14:textId="06785B54" w:rsidR="00A85AC8" w:rsidRPr="00E600D8" w:rsidRDefault="00241039" w:rsidP="00241039">
      <w:pPr>
        <w:pStyle w:val="38"/>
        <w:framePr w:wrap="notBeside"/>
        <w:rPr>
          <w:rtl/>
        </w:rPr>
      </w:pPr>
      <w:r w:rsidRPr="00E600D8">
        <w:rPr>
          <w:rFonts w:hint="cs"/>
          <w:rtl/>
        </w:rPr>
        <w:t>ה</w:t>
      </w:r>
      <w:r w:rsidR="00A85AC8" w:rsidRPr="00E600D8">
        <w:rPr>
          <w:rFonts w:hint="cs"/>
          <w:rtl/>
        </w:rPr>
        <w:t>.</w:t>
      </w:r>
    </w:p>
    <w:p w14:paraId="3AD00AA5" w14:textId="584B0677" w:rsidR="006E0774" w:rsidRPr="00131640" w:rsidRDefault="006E0774" w:rsidP="006E0774">
      <w:pPr>
        <w:rPr>
          <w:rtl/>
        </w:rPr>
      </w:pPr>
      <w:r w:rsidRPr="00224C4C">
        <w:rPr>
          <w:rFonts w:ascii="Fb Fontext" w:hAnsi="Fb Fontext" w:hint="cs"/>
          <w:rtl/>
        </w:rPr>
        <w:t xml:space="preserve">עשרה </w:t>
      </w:r>
      <w:r w:rsidRPr="00224C4C">
        <w:rPr>
          <w:rFonts w:ascii="Fb Fontext" w:hAnsi="Fb Fontext"/>
          <w:rtl/>
        </w:rPr>
        <w:t xml:space="preserve">קבים </w:t>
      </w:r>
      <w:r w:rsidRPr="00210DF6">
        <w:rPr>
          <w:rFonts w:ascii="Fb Fontext" w:hAnsi="Fb Fontext" w:cs="BA TM • Vilna Extra-Bold"/>
          <w:rtl/>
        </w:rPr>
        <w:t>זנות</w:t>
      </w:r>
      <w:r w:rsidRPr="00224C4C">
        <w:rPr>
          <w:rFonts w:ascii="Fb Fontext" w:hAnsi="Fb Fontext"/>
          <w:rtl/>
        </w:rPr>
        <w:t xml:space="preserve"> </w:t>
      </w:r>
      <w:r w:rsidR="00D23DFA">
        <w:rPr>
          <w:rFonts w:ascii="Fb Fontext" w:hAnsi="Fb Fontext"/>
          <w:rtl/>
        </w:rPr>
        <w:tab/>
      </w:r>
      <w:r w:rsidR="00D23DFA">
        <w:rPr>
          <w:rFonts w:ascii="Fb Fontext" w:hAnsi="Fb Fontext"/>
          <w:rtl/>
        </w:rPr>
        <w:tab/>
      </w:r>
      <w:r w:rsidRPr="00224C4C">
        <w:rPr>
          <w:rFonts w:ascii="Fb Fontext" w:hAnsi="Fb Fontext"/>
          <w:rtl/>
        </w:rPr>
        <w:t>ירדו לעולם, תשעה נטלה ערביא כו'.</w:t>
      </w:r>
    </w:p>
    <w:p w14:paraId="4D3D1777" w14:textId="07D5C63C" w:rsidR="00A85AC8" w:rsidRPr="00E600D8" w:rsidRDefault="00241039" w:rsidP="00241039">
      <w:pPr>
        <w:pStyle w:val="38"/>
        <w:framePr w:wrap="notBeside"/>
        <w:rPr>
          <w:rtl/>
        </w:rPr>
      </w:pPr>
      <w:r w:rsidRPr="00E600D8">
        <w:rPr>
          <w:rFonts w:hint="cs"/>
          <w:rtl/>
        </w:rPr>
        <w:t>ו</w:t>
      </w:r>
      <w:r w:rsidR="00A85AC8" w:rsidRPr="00E600D8">
        <w:rPr>
          <w:rFonts w:hint="cs"/>
          <w:rtl/>
        </w:rPr>
        <w:t>.</w:t>
      </w:r>
    </w:p>
    <w:p w14:paraId="5A3521B3" w14:textId="4EE0F2E4" w:rsidR="006E0774" w:rsidRPr="00131640" w:rsidRDefault="006E0774" w:rsidP="006E0774">
      <w:pPr>
        <w:rPr>
          <w:rtl/>
        </w:rPr>
      </w:pPr>
      <w:r w:rsidRPr="00224C4C">
        <w:rPr>
          <w:rFonts w:ascii="Fb Fontext" w:hAnsi="Fb Fontext"/>
          <w:rtl/>
        </w:rPr>
        <w:t xml:space="preserve">עשרה קבים </w:t>
      </w:r>
      <w:r w:rsidRPr="00210DF6">
        <w:rPr>
          <w:rFonts w:ascii="Fb Fontext" w:hAnsi="Fb Fontext" w:cs="BA TM • Vilna Extra-Bold"/>
          <w:rtl/>
        </w:rPr>
        <w:t>עזות</w:t>
      </w:r>
      <w:r w:rsidRPr="00224C4C">
        <w:rPr>
          <w:rFonts w:ascii="Fb Fontext" w:hAnsi="Fb Fontext"/>
          <w:rtl/>
        </w:rPr>
        <w:t xml:space="preserve"> </w:t>
      </w:r>
      <w:r w:rsidR="00D23DFA">
        <w:rPr>
          <w:rFonts w:ascii="Fb Fontext" w:hAnsi="Fb Fontext"/>
          <w:rtl/>
        </w:rPr>
        <w:tab/>
      </w:r>
      <w:r w:rsidR="00D23DFA">
        <w:rPr>
          <w:rFonts w:ascii="Fb Fontext" w:hAnsi="Fb Fontext"/>
          <w:rtl/>
        </w:rPr>
        <w:tab/>
      </w:r>
      <w:r w:rsidRPr="00224C4C">
        <w:rPr>
          <w:rFonts w:ascii="Fb Fontext" w:hAnsi="Fb Fontext"/>
          <w:rtl/>
        </w:rPr>
        <w:t>ירדו לעולם, תשעה נטלה מישן כו'.</w:t>
      </w:r>
    </w:p>
    <w:p w14:paraId="36AA08B4" w14:textId="5F61A54C" w:rsidR="00A85AC8" w:rsidRPr="00E600D8" w:rsidRDefault="00241039" w:rsidP="00241039">
      <w:pPr>
        <w:pStyle w:val="38"/>
        <w:framePr w:wrap="notBeside"/>
        <w:rPr>
          <w:rtl/>
        </w:rPr>
      </w:pPr>
      <w:r w:rsidRPr="00E600D8">
        <w:rPr>
          <w:rFonts w:hint="cs"/>
          <w:rtl/>
        </w:rPr>
        <w:t>ז</w:t>
      </w:r>
      <w:r w:rsidR="00A85AC8" w:rsidRPr="00E600D8">
        <w:rPr>
          <w:rFonts w:hint="cs"/>
          <w:rtl/>
        </w:rPr>
        <w:t>.</w:t>
      </w:r>
    </w:p>
    <w:p w14:paraId="435AADFD" w14:textId="30B2A1C5" w:rsidR="006E0774" w:rsidRPr="00131640" w:rsidRDefault="006E0774" w:rsidP="006E0774">
      <w:pPr>
        <w:rPr>
          <w:rtl/>
        </w:rPr>
      </w:pPr>
      <w:r w:rsidRPr="00224C4C">
        <w:rPr>
          <w:rFonts w:ascii="Fb Fontext" w:hAnsi="Fb Fontext"/>
          <w:rtl/>
        </w:rPr>
        <w:t xml:space="preserve">עשרה קבים </w:t>
      </w:r>
      <w:r w:rsidRPr="00210DF6">
        <w:rPr>
          <w:rFonts w:ascii="Fb Fontext" w:hAnsi="Fb Fontext" w:cs="BA TM • Vilna Extra-Bold"/>
          <w:rtl/>
        </w:rPr>
        <w:t>שיחה</w:t>
      </w:r>
      <w:r w:rsidRPr="00224C4C">
        <w:rPr>
          <w:rFonts w:ascii="Fb Fontext" w:hAnsi="Fb Fontext"/>
          <w:rtl/>
        </w:rPr>
        <w:t xml:space="preserve"> </w:t>
      </w:r>
      <w:r w:rsidR="00D23DFA">
        <w:rPr>
          <w:rFonts w:ascii="Fb Fontext" w:hAnsi="Fb Fontext"/>
          <w:rtl/>
        </w:rPr>
        <w:tab/>
      </w:r>
      <w:r w:rsidRPr="00224C4C">
        <w:rPr>
          <w:rFonts w:ascii="Fb Fontext" w:hAnsi="Fb Fontext"/>
          <w:rtl/>
        </w:rPr>
        <w:t>ירדו לעולם, תשעה נטלו נשים כו'.</w:t>
      </w:r>
    </w:p>
    <w:p w14:paraId="618EC499" w14:textId="237E0C0B" w:rsidR="00A85AC8" w:rsidRPr="00E600D8" w:rsidRDefault="00241039" w:rsidP="00241039">
      <w:pPr>
        <w:pStyle w:val="38"/>
        <w:framePr w:wrap="notBeside"/>
        <w:rPr>
          <w:rtl/>
        </w:rPr>
      </w:pPr>
      <w:r w:rsidRPr="00E600D8">
        <w:rPr>
          <w:rFonts w:hint="cs"/>
          <w:rtl/>
        </w:rPr>
        <w:t>ח</w:t>
      </w:r>
      <w:r w:rsidR="00A85AC8" w:rsidRPr="00E600D8">
        <w:rPr>
          <w:rFonts w:hint="cs"/>
          <w:rtl/>
        </w:rPr>
        <w:t>.</w:t>
      </w:r>
    </w:p>
    <w:p w14:paraId="08D19436" w14:textId="115C4B09" w:rsidR="006E0774" w:rsidRPr="00131640" w:rsidRDefault="006E0774" w:rsidP="006E0774">
      <w:pPr>
        <w:rPr>
          <w:rtl/>
        </w:rPr>
      </w:pPr>
      <w:r w:rsidRPr="00224C4C">
        <w:rPr>
          <w:rFonts w:ascii="Fb Fontext" w:hAnsi="Fb Fontext"/>
          <w:rtl/>
        </w:rPr>
        <w:t xml:space="preserve">עשרה קבים </w:t>
      </w:r>
      <w:r w:rsidRPr="00210DF6">
        <w:rPr>
          <w:rFonts w:ascii="Fb Fontext" w:hAnsi="Fb Fontext" w:cs="BA TM • Vilna Extra-Bold"/>
          <w:rtl/>
        </w:rPr>
        <w:t>שכרות</w:t>
      </w:r>
      <w:r w:rsidRPr="00224C4C">
        <w:rPr>
          <w:rFonts w:ascii="Fb Fontext" w:hAnsi="Fb Fontext"/>
          <w:rtl/>
        </w:rPr>
        <w:t xml:space="preserve"> </w:t>
      </w:r>
      <w:r w:rsidR="00D23DFA">
        <w:rPr>
          <w:rFonts w:ascii="Fb Fontext" w:hAnsi="Fb Fontext"/>
          <w:rtl/>
        </w:rPr>
        <w:tab/>
      </w:r>
      <w:r w:rsidRPr="00224C4C">
        <w:rPr>
          <w:rFonts w:ascii="Fb Fontext" w:hAnsi="Fb Fontext"/>
          <w:rtl/>
        </w:rPr>
        <w:t>ירדו לעולם, תשעה נטלו כושים כו'.</w:t>
      </w:r>
    </w:p>
    <w:p w14:paraId="4DEB0329" w14:textId="7480B08B" w:rsidR="00A85AC8" w:rsidRPr="00E600D8" w:rsidRDefault="00241039" w:rsidP="00241039">
      <w:pPr>
        <w:pStyle w:val="38"/>
        <w:framePr w:wrap="notBeside"/>
        <w:rPr>
          <w:rtl/>
        </w:rPr>
      </w:pPr>
      <w:r w:rsidRPr="00E600D8">
        <w:rPr>
          <w:rFonts w:hint="cs"/>
          <w:rtl/>
        </w:rPr>
        <w:t>ט</w:t>
      </w:r>
      <w:r w:rsidR="00A85AC8" w:rsidRPr="00E600D8">
        <w:rPr>
          <w:rFonts w:hint="cs"/>
          <w:rtl/>
        </w:rPr>
        <w:t>.</w:t>
      </w:r>
    </w:p>
    <w:p w14:paraId="0AF67928" w14:textId="77777777" w:rsidR="003722D5" w:rsidRDefault="006E0774" w:rsidP="006E0774">
      <w:pPr>
        <w:rPr>
          <w:rFonts w:ascii="Fb Fontext" w:hAnsi="Fb Fontext"/>
          <w:rtl/>
        </w:rPr>
      </w:pPr>
      <w:r w:rsidRPr="00224C4C">
        <w:rPr>
          <w:rFonts w:ascii="Fb Fontext" w:hAnsi="Fb Fontext"/>
          <w:rtl/>
        </w:rPr>
        <w:t xml:space="preserve">עשרה קבים </w:t>
      </w:r>
      <w:r w:rsidRPr="00210DF6">
        <w:rPr>
          <w:rFonts w:ascii="Fb Fontext" w:hAnsi="Fb Fontext" w:cs="BA TM • Vilna Extra-Bold"/>
          <w:rtl/>
        </w:rPr>
        <w:t>שינה</w:t>
      </w:r>
      <w:r w:rsidRPr="00224C4C">
        <w:rPr>
          <w:rFonts w:ascii="Fb Fontext" w:hAnsi="Fb Fontext"/>
          <w:rtl/>
        </w:rPr>
        <w:t xml:space="preserve"> </w:t>
      </w:r>
      <w:r w:rsidR="00D23DFA">
        <w:rPr>
          <w:rFonts w:ascii="Fb Fontext" w:hAnsi="Fb Fontext"/>
          <w:rtl/>
        </w:rPr>
        <w:tab/>
      </w:r>
      <w:r w:rsidRPr="00224C4C">
        <w:rPr>
          <w:rFonts w:ascii="Fb Fontext" w:hAnsi="Fb Fontext"/>
          <w:rtl/>
        </w:rPr>
        <w:t xml:space="preserve">ירדו לעולם, תשעה נטלו עבדים, </w:t>
      </w:r>
    </w:p>
    <w:p w14:paraId="6B2F922A" w14:textId="02F1A292" w:rsidR="006E0774" w:rsidRPr="00131640" w:rsidRDefault="006E0774" w:rsidP="003722D5">
      <w:pPr>
        <w:jc w:val="center"/>
        <w:rPr>
          <w:rtl/>
        </w:rPr>
      </w:pPr>
      <w:r w:rsidRPr="00224C4C">
        <w:rPr>
          <w:rFonts w:ascii="Fb Fontext" w:hAnsi="Fb Fontext"/>
          <w:rtl/>
        </w:rPr>
        <w:t>ואחד נטלו כל העולם כולו.</w:t>
      </w:r>
    </w:p>
    <w:p w14:paraId="1B073817" w14:textId="77777777" w:rsidR="006E0774" w:rsidRPr="00131640" w:rsidRDefault="006E0774" w:rsidP="00841728">
      <w:pPr>
        <w:pStyle w:val="affb"/>
        <w:rPr>
          <w:rtl/>
        </w:rPr>
      </w:pPr>
      <w:r w:rsidRPr="00224C4C">
        <w:rPr>
          <w:rFonts w:hint="cs"/>
          <w:rtl/>
        </w:rPr>
        <w:t>׹</w:t>
      </w:r>
    </w:p>
    <w:p w14:paraId="7EFF944E" w14:textId="77777777" w:rsidR="006E0774" w:rsidRPr="00131640" w:rsidRDefault="006E0774" w:rsidP="009D66E0">
      <w:pPr>
        <w:pStyle w:val="afffff8"/>
        <w:framePr w:wrap="around"/>
        <w:rPr>
          <w:rtl/>
        </w:rPr>
      </w:pPr>
      <w:del w:id="20112" w:author="קלוד" w:date="2026-10-06T10:09:14Z">
        <w:r>
          <w:rPr>
            <w:rtl/>
          </w:rPr>
          <w:delText xml:space="preserve">מתני'.</w:delText>
        </w:r>
      </w:del>
      <w:ins w:id="20113" w:author="קלוד" w:date="2026-10-06T10:09:14Z">
        <w:r>
          <w:rPr>
            <w:rtl/>
          </w:rPr>
          <w:t xml:space="preserve">משנה ג</w:t>
        </w:r>
      </w:ins>
    </w:p>
    <w:p w14:paraId="71C3B175" w14:textId="035C42A5" w:rsidR="006E0774" w:rsidRPr="00131640" w:rsidRDefault="006E0774" w:rsidP="00241039">
      <w:pPr>
        <w:pStyle w:val="afff5"/>
        <w:spacing w:before="120"/>
        <w:rPr>
          <w:rtl/>
        </w:rPr>
        <w:pPrChange w:id="90016" w:author="קלוד" w:date="2026-10-08T12:08:16Z">
          <w:pPr>
            <w:pStyle w:val="afff5"/>
          </w:pPr>
        </w:pPrChange>
      </w:pPr>
      <w:r w:rsidRPr="00224C4C">
        <w:rPr>
          <w:rtl/>
        </w:rPr>
        <w:t>ע"מ שאני כהן ונמצא לוי, לוי ונמצא כהן, נתין ונמצא ממזר, ממזר ונמצא נתין,</w:t>
      </w:r>
      <w:r w:rsidR="00241039">
        <w:rPr>
          <w:rFonts w:hint="cs"/>
          <w:rtl/>
        </w:rPr>
        <w:t xml:space="preserve"> </w:t>
      </w:r>
      <w:r w:rsidRPr="00224C4C">
        <w:rPr>
          <w:rtl/>
        </w:rPr>
        <w:t>בן עיר ונמצא בן כרך, בן כרך ונמצא בן עיר,</w:t>
      </w:r>
    </w:p>
    <w:p w14:paraId="7B7BD554" w14:textId="77777777" w:rsidR="006E0774" w:rsidRPr="00131640" w:rsidRDefault="006E0774" w:rsidP="00954D80">
      <w:pPr>
        <w:pStyle w:val="afff5"/>
        <w:rPr>
          <w:rtl/>
        </w:rPr>
      </w:pPr>
      <w:r w:rsidRPr="00224C4C">
        <w:rPr>
          <w:rtl/>
        </w:rPr>
        <w:t>על מנת שביתי קרוב למרחץ ונמצא רחוק, רחוק ונמצא קרוב,</w:t>
      </w:r>
    </w:p>
    <w:p w14:paraId="0A86A75B" w14:textId="10F3AB56" w:rsidR="006E0774" w:rsidRPr="00131640" w:rsidRDefault="006E0774" w:rsidP="00241039">
      <w:pPr>
        <w:pStyle w:val="afff5"/>
        <w:rPr>
          <w:rtl/>
        </w:rPr>
      </w:pPr>
      <w:r w:rsidRPr="00224C4C">
        <w:rPr>
          <w:rtl/>
        </w:rPr>
        <w:t>על מנת שיש לו בת או שפחה מגודלת ואין לו, או על מנת שאין לו ויש לו,</w:t>
      </w:r>
      <w:r w:rsidR="00241039">
        <w:rPr>
          <w:rFonts w:hint="cs"/>
          <w:rtl/>
        </w:rPr>
        <w:t xml:space="preserve"> </w:t>
      </w:r>
      <w:r w:rsidRPr="00224C4C">
        <w:rPr>
          <w:rtl/>
        </w:rPr>
        <w:t>על מנת שאין לו בנים ויש לו, או על מנת שיש לו ואין לו,</w:t>
      </w:r>
    </w:p>
    <w:p w14:paraId="6ACEF2C5" w14:textId="3DE11D74" w:rsidR="006E0774" w:rsidRPr="00131640" w:rsidRDefault="006E0774" w:rsidP="00954D80">
      <w:pPr>
        <w:pStyle w:val="afff5"/>
        <w:rPr>
          <w:rtl/>
        </w:rPr>
      </w:pPr>
      <w:r w:rsidRPr="00224C4C">
        <w:rPr>
          <w:rtl/>
        </w:rPr>
        <w:t>ובכולם א</w:t>
      </w:r>
      <w:r w:rsidR="00241039">
        <w:rPr>
          <w:rFonts w:hint="cs"/>
          <w:rtl/>
        </w:rPr>
        <w:t>ף</w:t>
      </w:r>
      <w:r w:rsidRPr="00224C4C">
        <w:rPr>
          <w:rtl/>
        </w:rPr>
        <w:t xml:space="preserve"> שאמרה בלבי היה להתקדש לו, </w:t>
      </w:r>
      <w:r w:rsidR="00241039">
        <w:rPr>
          <w:rFonts w:hint="cs"/>
          <w:rtl/>
        </w:rPr>
        <w:t>-</w:t>
      </w:r>
      <w:r w:rsidRPr="00224C4C">
        <w:rPr>
          <w:rtl/>
        </w:rPr>
        <w:t xml:space="preserve"> אינה מקודשת.</w:t>
      </w:r>
    </w:p>
    <w:p w14:paraId="20446FEC" w14:textId="77777777" w:rsidR="006E0774" w:rsidRPr="00131640" w:rsidRDefault="006E0774" w:rsidP="00954D80">
      <w:pPr>
        <w:pStyle w:val="afff5"/>
        <w:rPr>
          <w:rtl/>
        </w:rPr>
      </w:pPr>
      <w:r w:rsidRPr="00224C4C">
        <w:rPr>
          <w:rtl/>
        </w:rPr>
        <w:t>וכן היא שהטעתו.</w:t>
      </w:r>
    </w:p>
    <w:p w14:paraId="5BBEA711" w14:textId="4FDAEB03" w:rsidR="007309FA" w:rsidRPr="00131640" w:rsidRDefault="007309FA" w:rsidP="007309FA">
      <w:pPr>
        <w:pStyle w:val="affffb"/>
        <w:rPr>
          <w:rtl/>
        </w:rPr>
      </w:pPr>
      <w:r w:rsidRPr="007309FA">
        <w:rPr>
          <w:rFonts w:hint="cs"/>
          <w:rtl/>
        </w:rPr>
        <w:t>***</w:t>
      </w:r>
    </w:p>
    <w:p w14:paraId="4B9F7334" w14:textId="77777777" w:rsidR="006E0774" w:rsidRPr="00131640" w:rsidRDefault="006E0774" w:rsidP="0010529F">
      <w:pPr>
        <w:pStyle w:val="afff0"/>
        <w:framePr w:wrap="around"/>
        <w:rPr>
          <w:rtl/>
        </w:rPr>
      </w:pPr>
      <w:r w:rsidRPr="00224C4C">
        <w:rPr>
          <w:rFonts w:hint="cs"/>
          <w:rtl/>
        </w:rPr>
        <w:t>נ.</w:t>
      </w:r>
    </w:p>
    <w:p w14:paraId="06E13E31" w14:textId="77777777" w:rsidR="009469D7" w:rsidRDefault="006E0774" w:rsidP="00F65F8B">
      <w:pPr>
        <w:pStyle w:val="affffb"/>
        <w:rPr>
          <w:rtl/>
        </w:rPr>
      </w:pPr>
      <w:r w:rsidRPr="00224C4C">
        <w:rPr>
          <w:rFonts w:hint="cs"/>
          <w:rtl/>
        </w:rPr>
        <w:t>מכר נכסיו על דעת לעלות לא</w:t>
      </w:r>
      <w:r w:rsidR="00241039">
        <w:rPr>
          <w:rFonts w:hint="cs"/>
          <w:rtl/>
        </w:rPr>
        <w:t>"י</w:t>
      </w:r>
      <w:r w:rsidRPr="00224C4C">
        <w:rPr>
          <w:rtl/>
        </w:rPr>
        <w:t>, ו</w:t>
      </w:r>
      <w:r w:rsidR="00241039">
        <w:rPr>
          <w:rFonts w:hint="cs"/>
          <w:rtl/>
        </w:rPr>
        <w:t>ב</w:t>
      </w:r>
      <w:r w:rsidRPr="00224C4C">
        <w:rPr>
          <w:rFonts w:hint="cs"/>
          <w:rtl/>
        </w:rPr>
        <w:t>זמן שמכר לא אמר כלום</w:t>
      </w:r>
    </w:p>
    <w:p w14:paraId="636F2D94" w14:textId="4C85EDF1" w:rsidR="00A85AC8" w:rsidRPr="00E600D8" w:rsidRDefault="006E0774" w:rsidP="00241039">
      <w:pPr>
        <w:pStyle w:val="38"/>
        <w:framePr w:wrap="notBeside"/>
        <w:rPr>
          <w:rtl/>
        </w:rPr>
      </w:pPr>
      <w:r w:rsidRPr="00E600D8">
        <w:rPr>
          <w:rtl/>
        </w:rPr>
        <w:t>רבא</w:t>
      </w:r>
      <w:r w:rsidR="00A85AC8" w:rsidRPr="00E600D8">
        <w:rPr>
          <w:rtl/>
        </w:rPr>
        <w:t>:</w:t>
      </w:r>
    </w:p>
    <w:p w14:paraId="64D9D078" w14:textId="339E855E" w:rsidR="006E0774" w:rsidRPr="00131640" w:rsidRDefault="006E0774" w:rsidP="006E0774">
      <w:pPr>
        <w:rPr>
          <w:rtl/>
        </w:rPr>
      </w:pPr>
      <w:r w:rsidRPr="00224C4C">
        <w:rPr>
          <w:rFonts w:ascii="Fb Fontext" w:hAnsi="Fb Fontext"/>
          <w:rtl/>
        </w:rPr>
        <w:t>הוי דברים שבלב, ואינם דברים.</w:t>
      </w:r>
    </w:p>
    <w:p w14:paraId="32B443AE" w14:textId="77777777" w:rsidR="00A85AC8" w:rsidRPr="00E600D8" w:rsidRDefault="006E0774" w:rsidP="00241039">
      <w:pPr>
        <w:pStyle w:val="38"/>
        <w:framePr w:wrap="notBeside"/>
        <w:rPr>
          <w:rtl/>
        </w:rPr>
      </w:pPr>
      <w:r w:rsidRPr="00E600D8">
        <w:rPr>
          <w:rFonts w:hint="cs"/>
          <w:rtl/>
        </w:rPr>
        <w:t>לאו מהא</w:t>
      </w:r>
      <w:r w:rsidR="00A85AC8" w:rsidRPr="00E600D8">
        <w:rPr>
          <w:rtl/>
        </w:rPr>
        <w:t>:</w:t>
      </w:r>
    </w:p>
    <w:p w14:paraId="2A129106" w14:textId="77777777" w:rsidR="00FB71B8" w:rsidRDefault="006E0774" w:rsidP="006E0774">
      <w:pPr>
        <w:rPr>
          <w:rFonts w:ascii="Fb Fontext" w:hAnsi="Fb Fontext"/>
          <w:rtl/>
        </w:rPr>
      </w:pPr>
      <w:r w:rsidRPr="00224C4C">
        <w:rPr>
          <w:rStyle w:val="affffa"/>
          <w:rFonts w:hint="cs"/>
          <w:rtl/>
        </w:rPr>
        <w:t>ד'י</w:t>
      </w:r>
      <w:r w:rsidRPr="00224C4C">
        <w:rPr>
          <w:rStyle w:val="affffa"/>
          <w:rtl/>
        </w:rPr>
        <w:t>קריב אותו</w:t>
      </w:r>
      <w:r w:rsidRPr="00224C4C">
        <w:rPr>
          <w:rStyle w:val="affffa"/>
          <w:rFonts w:hint="cs"/>
          <w:rtl/>
        </w:rPr>
        <w:t>'</w:t>
      </w:r>
      <w:r w:rsidRPr="00224C4C">
        <w:rPr>
          <w:rStyle w:val="affffa"/>
          <w:rtl/>
        </w:rPr>
        <w:t xml:space="preserve"> </w:t>
      </w:r>
      <w:r w:rsidRPr="00224C4C">
        <w:rPr>
          <w:rFonts w:ascii="Fb Fontext" w:hAnsi="Fb Fontext"/>
          <w:rtl/>
        </w:rPr>
        <w:t xml:space="preserve">- </w:t>
      </w:r>
      <w:r w:rsidR="00241039">
        <w:rPr>
          <w:rFonts w:ascii="Fb Fontext" w:hAnsi="Fb Fontext" w:hint="cs"/>
          <w:rtl/>
        </w:rPr>
        <w:t>ש</w:t>
      </w:r>
      <w:r w:rsidRPr="00224C4C">
        <w:rPr>
          <w:rFonts w:ascii="Fb Fontext" w:hAnsi="Fb Fontext"/>
          <w:rtl/>
        </w:rPr>
        <w:t xml:space="preserve">כופין אותו, </w:t>
      </w:r>
    </w:p>
    <w:p w14:paraId="131F7792" w14:textId="4F5C0404" w:rsidR="006E0774" w:rsidRPr="00131640" w:rsidRDefault="006E0774" w:rsidP="006E0774">
      <w:pPr>
        <w:rPr>
          <w:rtl/>
        </w:rPr>
      </w:pPr>
      <w:r w:rsidRPr="00224C4C">
        <w:rPr>
          <w:rStyle w:val="affffa"/>
          <w:rFonts w:hint="cs"/>
          <w:rtl/>
        </w:rPr>
        <w:t>'</w:t>
      </w:r>
      <w:r w:rsidRPr="00224C4C">
        <w:rPr>
          <w:rStyle w:val="affffa"/>
          <w:rtl/>
        </w:rPr>
        <w:t>לרצונו</w:t>
      </w:r>
      <w:r w:rsidRPr="00224C4C">
        <w:rPr>
          <w:rStyle w:val="affffa"/>
          <w:rFonts w:hint="cs"/>
          <w:rtl/>
        </w:rPr>
        <w:t>'</w:t>
      </w:r>
      <w:r w:rsidRPr="00224C4C">
        <w:rPr>
          <w:rStyle w:val="affffa"/>
          <w:rtl/>
        </w:rPr>
        <w:t>,</w:t>
      </w:r>
      <w:r w:rsidRPr="00224C4C">
        <w:rPr>
          <w:rFonts w:ascii="Fb Fontext" w:hAnsi="Fb Fontext"/>
          <w:rtl/>
        </w:rPr>
        <w:t xml:space="preserve"> כופין אותו עד שיאמר רוצה אני.</w:t>
      </w:r>
    </w:p>
    <w:p w14:paraId="6AD09DE6" w14:textId="77777777" w:rsidR="00A85AC8" w:rsidRPr="00E600D8" w:rsidRDefault="006E0774" w:rsidP="00241039">
      <w:pPr>
        <w:pStyle w:val="38"/>
        <w:framePr w:wrap="notBeside"/>
        <w:rPr>
          <w:rtl/>
        </w:rPr>
      </w:pPr>
      <w:r w:rsidRPr="00E600D8">
        <w:rPr>
          <w:rtl/>
        </w:rPr>
        <w:t>וא</w:t>
      </w:r>
      <w:r w:rsidR="00241039" w:rsidRPr="00E600D8">
        <w:rPr>
          <w:rFonts w:hint="cs"/>
          <w:rtl/>
        </w:rPr>
        <w:t>ף</w:t>
      </w:r>
      <w:r w:rsidR="00A85AC8" w:rsidRPr="00E600D8">
        <w:rPr>
          <w:rtl/>
        </w:rPr>
        <w:t>:</w:t>
      </w:r>
    </w:p>
    <w:p w14:paraId="0EEA5CE2" w14:textId="77777777" w:rsidR="00602236" w:rsidRDefault="006E0774" w:rsidP="006E0774">
      <w:pPr>
        <w:rPr>
          <w:rFonts w:ascii="Fb Fontext" w:hAnsi="Fb Fontext"/>
          <w:sz w:val="32"/>
          <w:rtl/>
        </w:rPr>
      </w:pPr>
      <w:r w:rsidRPr="00224C4C">
        <w:rPr>
          <w:rFonts w:ascii="Fb Fontext" w:hAnsi="Fb Fontext" w:hint="cs"/>
          <w:sz w:val="32"/>
          <w:rtl/>
        </w:rPr>
        <w:t>דלא ניח</w:t>
      </w:r>
      <w:r w:rsidRPr="00224C4C">
        <w:rPr>
          <w:rFonts w:ascii="Fb Fontext" w:hAnsi="Fb Fontext"/>
          <w:sz w:val="32"/>
          <w:rtl/>
        </w:rPr>
        <w:t>"</w:t>
      </w:r>
      <w:r w:rsidRPr="00224C4C">
        <w:rPr>
          <w:rFonts w:ascii="Fb Fontext" w:hAnsi="Fb Fontext" w:hint="cs"/>
          <w:sz w:val="32"/>
          <w:rtl/>
        </w:rPr>
        <w:t>ל בליבו - ד</w:t>
      </w:r>
      <w:r w:rsidRPr="00224C4C">
        <w:rPr>
          <w:rFonts w:ascii="Fb Fontext" w:hAnsi="Fb Fontext"/>
          <w:sz w:val="32"/>
          <w:rtl/>
        </w:rPr>
        <w:t>דברים שבלב אינן דברים.</w:t>
      </w:r>
      <w:r w:rsidRPr="00224C4C">
        <w:rPr>
          <w:rFonts w:ascii="Fb Fontext" w:hAnsi="Fb Fontext" w:hint="cs"/>
          <w:sz w:val="32"/>
          <w:rtl/>
        </w:rPr>
        <w:t xml:space="preserve"> </w:t>
      </w:r>
    </w:p>
    <w:p w14:paraId="393AC5B3" w14:textId="7E8BB09C" w:rsidR="006E0774" w:rsidRPr="00131640" w:rsidRDefault="00602236" w:rsidP="006E0774">
      <w:pPr>
        <w:rPr>
          <w:rtl/>
        </w:rPr>
      </w:pPr>
      <w:r>
        <w:rPr>
          <w:rFonts w:ascii="Fb Fontext" w:hAnsi="Fb Fontext" w:hint="cs"/>
          <w:sz w:val="32"/>
          <w:rtl/>
        </w:rPr>
        <w:t xml:space="preserve">- </w:t>
      </w:r>
      <w:r w:rsidR="006E0774" w:rsidRPr="00224C4C">
        <w:rPr>
          <w:rFonts w:ascii="Fb Fontext" w:hAnsi="Fb Fontext" w:hint="cs"/>
          <w:sz w:val="32"/>
          <w:rtl/>
        </w:rPr>
        <w:t xml:space="preserve">דוקא </w:t>
      </w:r>
      <w:r w:rsidR="00B35B36">
        <w:rPr>
          <w:rFonts w:ascii="Fb Fontext" w:hAnsi="Fb Fontext" w:hint="cs"/>
          <w:sz w:val="32"/>
          <w:rtl/>
        </w:rPr>
        <w:t>שם</w:t>
      </w:r>
      <w:r w:rsidR="006E0774" w:rsidRPr="00224C4C">
        <w:rPr>
          <w:rFonts w:ascii="Fb Fontext" w:hAnsi="Fb Fontext" w:hint="cs"/>
          <w:sz w:val="32"/>
          <w:rtl/>
        </w:rPr>
        <w:t xml:space="preserve"> אנן סהדי </w:t>
      </w:r>
      <w:r w:rsidR="006E0774" w:rsidRPr="00196D6B">
        <w:rPr>
          <w:rFonts w:ascii="Fb Fontext" w:hAnsi="Fb Fontext" w:cs="BA TM • Vilna Extra-Bold" w:hint="cs"/>
          <w:sz w:val="32"/>
          <w:rtl/>
        </w:rPr>
        <w:t>דניח</w:t>
      </w:r>
      <w:r w:rsidR="006E0774" w:rsidRPr="00196D6B">
        <w:rPr>
          <w:rFonts w:ascii="Fb Fontext" w:hAnsi="Fb Fontext" w:cs="BA TM • Vilna Extra-Bold"/>
          <w:sz w:val="32"/>
          <w:rtl/>
        </w:rPr>
        <w:t>"</w:t>
      </w:r>
      <w:r w:rsidR="006E0774" w:rsidRPr="00196D6B">
        <w:rPr>
          <w:rFonts w:ascii="Fb Fontext" w:hAnsi="Fb Fontext" w:cs="BA TM • Vilna Extra-Bold" w:hint="cs"/>
          <w:sz w:val="32"/>
          <w:rtl/>
        </w:rPr>
        <w:t>ל בכפרה</w:t>
      </w:r>
    </w:p>
    <w:p w14:paraId="601EB934" w14:textId="13B82950" w:rsidR="00A85AC8" w:rsidRPr="00E600D8" w:rsidRDefault="006E0774" w:rsidP="00241039">
      <w:pPr>
        <w:pStyle w:val="38"/>
        <w:framePr w:wrap="notBeside"/>
        <w:rPr>
          <w:rtl/>
        </w:rPr>
      </w:pPr>
      <w:r w:rsidRPr="00E600D8">
        <w:rPr>
          <w:rFonts w:hint="cs"/>
          <w:rtl/>
        </w:rPr>
        <w:t xml:space="preserve">ולא </w:t>
      </w:r>
      <w:r w:rsidRPr="00E600D8">
        <w:rPr>
          <w:rtl/>
        </w:rPr>
        <w:t>מסיפא</w:t>
      </w:r>
      <w:r w:rsidR="00A85AC8" w:rsidRPr="00E600D8">
        <w:rPr>
          <w:rtl/>
        </w:rPr>
        <w:t>:</w:t>
      </w:r>
    </w:p>
    <w:p w14:paraId="577A1CF4" w14:textId="03E6D615" w:rsidR="00602236" w:rsidRDefault="006E0774" w:rsidP="00602236">
      <w:pPr>
        <w:rPr>
          <w:rFonts w:ascii="Fb Fontext" w:hAnsi="Fb Fontext"/>
          <w:rtl/>
        </w:rPr>
      </w:pPr>
      <w:r w:rsidRPr="00224C4C">
        <w:rPr>
          <w:rFonts w:ascii="Fb Fontext" w:hAnsi="Fb Fontext"/>
          <w:rtl/>
        </w:rPr>
        <w:t>וכן אתה מוצא בגיטי נשים ושחרורי עבדים, כופין אותו עד שיאמר רוצה אני.</w:t>
      </w:r>
      <w:r w:rsidR="00602236">
        <w:rPr>
          <w:rFonts w:hint="cs"/>
          <w:rtl/>
        </w:rPr>
        <w:t xml:space="preserve"> </w:t>
      </w:r>
      <w:r w:rsidRPr="00224C4C">
        <w:rPr>
          <w:rFonts w:ascii="Fb Fontext" w:hAnsi="Fb Fontext" w:hint="cs"/>
          <w:rtl/>
        </w:rPr>
        <w:t xml:space="preserve">ובהכרח משום דברים שבלב </w:t>
      </w:r>
    </w:p>
    <w:p w14:paraId="3852F5A1" w14:textId="77777777" w:rsidR="00602236" w:rsidRDefault="006E0774" w:rsidP="00602236">
      <w:pPr>
        <w:pStyle w:val="38"/>
        <w:framePr w:wrap="notBeside"/>
        <w:rPr>
          <w:rtl/>
        </w:rPr>
      </w:pPr>
      <w:r w:rsidRPr="00224C4C">
        <w:rPr>
          <w:rtl/>
        </w:rPr>
        <w:t>–</w:t>
      </w:r>
      <w:r w:rsidRPr="00224C4C">
        <w:rPr>
          <w:rFonts w:hint="cs"/>
          <w:rtl/>
        </w:rPr>
        <w:t xml:space="preserve"> </w:t>
      </w:r>
      <w:r w:rsidR="00241039">
        <w:rPr>
          <w:rFonts w:hint="cs"/>
          <w:rtl/>
        </w:rPr>
        <w:t>דש</w:t>
      </w:r>
      <w:r w:rsidRPr="00224C4C">
        <w:rPr>
          <w:rFonts w:hint="cs"/>
          <w:rtl/>
        </w:rPr>
        <w:t xml:space="preserve">מא </w:t>
      </w:r>
    </w:p>
    <w:p w14:paraId="29A9BFD7" w14:textId="0C7D2722" w:rsidR="006E0774" w:rsidRPr="00131640" w:rsidRDefault="006E0774" w:rsidP="00602236">
      <w:pPr>
        <w:spacing w:after="120"/>
        <w:rPr>
          <w:rtl/>
        </w:rPr>
      </w:pPr>
      <w:r w:rsidRPr="00224C4C">
        <w:rPr>
          <w:rFonts w:ascii="Fb Fontext" w:hAnsi="Fb Fontext" w:hint="cs"/>
          <w:rtl/>
        </w:rPr>
        <w:t xml:space="preserve">דוקא </w:t>
      </w:r>
      <w:r w:rsidR="00B35B36">
        <w:rPr>
          <w:rFonts w:ascii="Fb Fontext" w:hAnsi="Fb Fontext" w:hint="cs"/>
          <w:rtl/>
        </w:rPr>
        <w:t>שם</w:t>
      </w:r>
      <w:r w:rsidRPr="00224C4C">
        <w:rPr>
          <w:rFonts w:ascii="Fb Fontext" w:hAnsi="Fb Fontext" w:hint="cs"/>
          <w:rtl/>
        </w:rPr>
        <w:t xml:space="preserve"> משום </w:t>
      </w:r>
      <w:r w:rsidRPr="00224C4C">
        <w:rPr>
          <w:rFonts w:ascii="Fb Fontext" w:hAnsi="Fb Fontext"/>
          <w:rtl/>
        </w:rPr>
        <w:t>דמצוה לשמוע דברי חכמים</w:t>
      </w:r>
    </w:p>
    <w:p w14:paraId="482FE7C6" w14:textId="4F806C8D" w:rsidR="00A85AC8" w:rsidRPr="00E600D8" w:rsidRDefault="006E0774" w:rsidP="00241039">
      <w:pPr>
        <w:pStyle w:val="38"/>
        <w:framePr w:wrap="notBeside"/>
        <w:rPr>
          <w:rtl/>
        </w:rPr>
      </w:pPr>
      <w:r w:rsidRPr="00E600D8">
        <w:rPr>
          <w:rFonts w:hint="cs"/>
          <w:rtl/>
        </w:rPr>
        <w:t xml:space="preserve">א. </w:t>
      </w:r>
      <w:r w:rsidRPr="00E600D8">
        <w:rPr>
          <w:rtl/>
        </w:rPr>
        <w:t>אלא רב יוסף</w:t>
      </w:r>
      <w:r w:rsidR="00A85AC8" w:rsidRPr="00E600D8">
        <w:rPr>
          <w:rtl/>
        </w:rPr>
        <w:t>:</w:t>
      </w:r>
    </w:p>
    <w:p w14:paraId="70315E9D" w14:textId="104908C9" w:rsidR="006E0774" w:rsidRPr="00131640" w:rsidRDefault="00602236" w:rsidP="006E0774">
      <w:pPr>
        <w:rPr>
          <w:rtl/>
        </w:rPr>
      </w:pPr>
      <w:r>
        <w:rPr>
          <w:rFonts w:ascii="Fb Fontext" w:hAnsi="Fb Fontext" w:hint="cs"/>
          <w:rtl/>
        </w:rPr>
        <w:t>מ</w:t>
      </w:r>
      <w:r w:rsidR="006E0774" w:rsidRPr="00224C4C">
        <w:rPr>
          <w:rFonts w:ascii="Fb Fontext" w:hAnsi="Fb Fontext"/>
          <w:rtl/>
        </w:rPr>
        <w:t>מקדש את האשה, ואמר כסבור הייתי שהיא כהנת והרי היא לויה, לויה ונמצאת כהנת, ענייה והרי היא עשירה, עשירה והרי היא ענייה - מקודשת, מפני שלא הטעתו.</w:t>
      </w:r>
    </w:p>
    <w:p w14:paraId="15C88E03" w14:textId="77777777" w:rsidR="00A85AC8" w:rsidRPr="00E600D8" w:rsidRDefault="006E0774" w:rsidP="00241039">
      <w:pPr>
        <w:pStyle w:val="38"/>
        <w:framePr w:wrap="notBeside"/>
        <w:rPr>
          <w:rtl/>
        </w:rPr>
      </w:pPr>
      <w:r w:rsidRPr="00E600D8">
        <w:rPr>
          <w:rtl/>
        </w:rPr>
        <w:t>ואמאי?</w:t>
      </w:r>
      <w:r w:rsidR="00A85AC8" w:rsidRPr="00E600D8">
        <w:rPr>
          <w:rtl/>
        </w:rPr>
        <w:t>:</w:t>
      </w:r>
    </w:p>
    <w:p w14:paraId="3107A020" w14:textId="27702F05" w:rsidR="006E0774" w:rsidRPr="00131640" w:rsidRDefault="006E0774" w:rsidP="006E0774">
      <w:pPr>
        <w:rPr>
          <w:rtl/>
        </w:rPr>
      </w:pPr>
      <w:r w:rsidRPr="00224C4C">
        <w:rPr>
          <w:rFonts w:ascii="Fb Fontext" w:hAnsi="Fb Fontext"/>
          <w:sz w:val="32"/>
          <w:rtl/>
        </w:rPr>
        <w:t>הא אמר כסבור הייתי! אלא משום דדברים שבלב אינן דברים.</w:t>
      </w:r>
    </w:p>
    <w:p w14:paraId="38A8C5F0" w14:textId="7CF539BC" w:rsidR="00A85AC8" w:rsidRPr="00E600D8" w:rsidRDefault="006E0774" w:rsidP="00241039">
      <w:pPr>
        <w:pStyle w:val="38"/>
        <w:framePr w:wrap="notBeside"/>
        <w:rPr>
          <w:rtl/>
        </w:rPr>
      </w:pPr>
      <w:r w:rsidRPr="00E600D8">
        <w:rPr>
          <w:rtl/>
        </w:rPr>
        <w:t>א"</w:t>
      </w:r>
      <w:r w:rsidRPr="00E600D8">
        <w:rPr>
          <w:rFonts w:hint="cs"/>
          <w:rtl/>
        </w:rPr>
        <w:t xml:space="preserve">ל </w:t>
      </w:r>
      <w:r w:rsidRPr="00E600D8">
        <w:rPr>
          <w:rtl/>
        </w:rPr>
        <w:t xml:space="preserve"> אביי</w:t>
      </w:r>
      <w:r w:rsidR="00A85AC8" w:rsidRPr="00E600D8">
        <w:rPr>
          <w:rtl/>
        </w:rPr>
        <w:t>:</w:t>
      </w:r>
    </w:p>
    <w:p w14:paraId="0C96C578" w14:textId="7387B7F2" w:rsidR="006E0774" w:rsidRPr="00131640" w:rsidRDefault="006E0774" w:rsidP="006E0774">
      <w:pPr>
        <w:rPr>
          <w:rtl/>
        </w:rPr>
      </w:pPr>
      <w:r w:rsidRPr="00224C4C">
        <w:rPr>
          <w:rFonts w:ascii="Fb Fontext" w:hAnsi="Fb Fontext"/>
          <w:rtl/>
        </w:rPr>
        <w:t xml:space="preserve">דלמא שאני </w:t>
      </w:r>
      <w:r w:rsidR="00B35B36">
        <w:rPr>
          <w:rFonts w:ascii="Fb Fontext" w:hAnsi="Fb Fontext"/>
          <w:rtl/>
        </w:rPr>
        <w:t>שם</w:t>
      </w:r>
      <w:r w:rsidRPr="00224C4C">
        <w:rPr>
          <w:rFonts w:ascii="Fb Fontext" w:hAnsi="Fb Fontext"/>
          <w:rtl/>
        </w:rPr>
        <w:t>, דלחומרא!</w:t>
      </w:r>
    </w:p>
    <w:p w14:paraId="5CBA7538" w14:textId="510954AF" w:rsidR="00A85AC8" w:rsidRPr="00E600D8" w:rsidRDefault="006E0774" w:rsidP="00241039">
      <w:pPr>
        <w:pStyle w:val="38"/>
        <w:framePr w:wrap="notBeside"/>
        <w:rPr>
          <w:rtl/>
        </w:rPr>
      </w:pPr>
      <w:r w:rsidRPr="00E600D8">
        <w:rPr>
          <w:rFonts w:hint="cs"/>
          <w:rtl/>
        </w:rPr>
        <w:t xml:space="preserve">ב. </w:t>
      </w:r>
      <w:r w:rsidRPr="00E600D8">
        <w:rPr>
          <w:rtl/>
        </w:rPr>
        <w:t>אלא</w:t>
      </w:r>
      <w:r w:rsidR="00241039" w:rsidRPr="00E600D8">
        <w:rPr>
          <w:rFonts w:hint="cs"/>
          <w:rtl/>
        </w:rPr>
        <w:t xml:space="preserve"> </w:t>
      </w:r>
      <w:r w:rsidRPr="00E600D8">
        <w:rPr>
          <w:rtl/>
        </w:rPr>
        <w:t>אביי</w:t>
      </w:r>
      <w:r w:rsidR="00A85AC8" w:rsidRPr="00E600D8">
        <w:rPr>
          <w:rtl/>
        </w:rPr>
        <w:t>:</w:t>
      </w:r>
    </w:p>
    <w:p w14:paraId="0F2237E8" w14:textId="0D5A4FF7" w:rsidR="006E0774" w:rsidRPr="00131640" w:rsidRDefault="006E0774" w:rsidP="006E0774">
      <w:pPr>
        <w:rPr>
          <w:rtl/>
        </w:rPr>
      </w:pPr>
      <w:r w:rsidRPr="00224C4C">
        <w:rPr>
          <w:rFonts w:ascii="Fb Fontext" w:hAnsi="Fb Fontext"/>
          <w:rtl/>
        </w:rPr>
        <w:t>בכולם א</w:t>
      </w:r>
      <w:r w:rsidR="00241039">
        <w:rPr>
          <w:rFonts w:ascii="Fb Fontext" w:hAnsi="Fb Fontext" w:hint="cs"/>
          <w:rtl/>
        </w:rPr>
        <w:t>ף</w:t>
      </w:r>
      <w:r w:rsidRPr="00224C4C">
        <w:rPr>
          <w:rFonts w:ascii="Fb Fontext" w:hAnsi="Fb Fontext"/>
          <w:rtl/>
        </w:rPr>
        <w:t xml:space="preserve"> שאמרה בלבי היה להתקדש לו, אינה מקודשת.</w:t>
      </w:r>
    </w:p>
    <w:p w14:paraId="2EC7724F" w14:textId="77777777" w:rsidR="006E0774" w:rsidRPr="00131640" w:rsidRDefault="006E0774" w:rsidP="006E0774">
      <w:pPr>
        <w:rPr>
          <w:rtl/>
        </w:rPr>
      </w:pPr>
      <w:r w:rsidRPr="00224C4C">
        <w:rPr>
          <w:rFonts w:ascii="Fb Fontext" w:hAnsi="Fb Fontext"/>
          <w:rtl/>
        </w:rPr>
        <w:t>ואמאי? הא קאמרה בלבי היה.</w:t>
      </w:r>
    </w:p>
    <w:p w14:paraId="7CBC0235" w14:textId="77777777" w:rsidR="00A85AC8" w:rsidRPr="00E600D8" w:rsidRDefault="006E0774" w:rsidP="00241039">
      <w:pPr>
        <w:pStyle w:val="38"/>
        <w:framePr w:wrap="notBeside"/>
        <w:rPr>
          <w:rtl/>
        </w:rPr>
      </w:pPr>
      <w:r w:rsidRPr="00E600D8">
        <w:rPr>
          <w:rtl/>
        </w:rPr>
        <w:t>וד</w:t>
      </w:r>
      <w:r w:rsidRPr="00E600D8">
        <w:rPr>
          <w:rFonts w:hint="cs"/>
          <w:rtl/>
        </w:rPr>
        <w:t>חינן</w:t>
      </w:r>
      <w:r w:rsidR="00A85AC8" w:rsidRPr="00E600D8">
        <w:rPr>
          <w:rtl/>
        </w:rPr>
        <w:t>:</w:t>
      </w:r>
    </w:p>
    <w:p w14:paraId="34790EED" w14:textId="334BC471" w:rsidR="006E0774" w:rsidRPr="00131640" w:rsidRDefault="006E0774" w:rsidP="00241039">
      <w:pPr>
        <w:spacing w:after="120"/>
        <w:rPr>
          <w:rtl/>
        </w:rPr>
      </w:pPr>
      <w:r w:rsidRPr="00210DF6">
        <w:rPr>
          <w:rStyle w:val="afffa"/>
          <w:rFonts w:ascii="Fb Fontext" w:hAnsi="Fb Fontext" w:cs="BA TM • Vilna Extra-Bold" w:hint="cs"/>
          <w:bCs w:val="0"/>
          <w:rtl/>
        </w:rPr>
        <w:t>ד</w:t>
      </w:r>
      <w:r w:rsidRPr="00210DF6">
        <w:rPr>
          <w:rStyle w:val="afffa"/>
          <w:rFonts w:ascii="Fb Fontext" w:hAnsi="Fb Fontext" w:cs="BA TM • Vilna Extra-Bold"/>
          <w:bCs w:val="0"/>
          <w:rtl/>
        </w:rPr>
        <w:t xml:space="preserve">שאני </w:t>
      </w:r>
      <w:r w:rsidR="00B35B36" w:rsidRPr="00210DF6">
        <w:rPr>
          <w:rStyle w:val="afffa"/>
          <w:rFonts w:ascii="Fb Fontext" w:hAnsi="Fb Fontext" w:cs="BA TM • Vilna Extra-Bold"/>
          <w:bCs w:val="0"/>
          <w:rtl/>
        </w:rPr>
        <w:t>שם</w:t>
      </w:r>
      <w:r w:rsidRPr="00224C4C">
        <w:rPr>
          <w:rFonts w:ascii="Fb Fontext" w:hAnsi="Fb Fontext"/>
          <w:sz w:val="32"/>
          <w:rtl/>
        </w:rPr>
        <w:t>, דכיון דאתניה, לאו כל כמינה דעקרא לה לתנאיה!</w:t>
      </w:r>
    </w:p>
    <w:p w14:paraId="4BEFA5ED" w14:textId="4380E5BA" w:rsidR="00A85AC8" w:rsidRPr="00E600D8" w:rsidRDefault="006E0774" w:rsidP="00241039">
      <w:pPr>
        <w:pStyle w:val="38"/>
        <w:framePr w:wrap="notBeside"/>
        <w:rPr>
          <w:rtl/>
        </w:rPr>
      </w:pPr>
      <w:r w:rsidRPr="00E600D8">
        <w:rPr>
          <w:rFonts w:hint="cs"/>
          <w:rtl/>
        </w:rPr>
        <w:t xml:space="preserve">ג. </w:t>
      </w:r>
      <w:r w:rsidRPr="00E600D8">
        <w:rPr>
          <w:rtl/>
        </w:rPr>
        <w:t>אלא א</w:t>
      </w:r>
      <w:r w:rsidRPr="00E600D8">
        <w:rPr>
          <w:rFonts w:hint="cs"/>
          <w:rtl/>
        </w:rPr>
        <w:t>רחב</w:t>
      </w:r>
      <w:r w:rsidRPr="00E600D8">
        <w:rPr>
          <w:rtl/>
        </w:rPr>
        <w:t>"</w:t>
      </w:r>
      <w:r w:rsidRPr="00E600D8">
        <w:rPr>
          <w:rFonts w:hint="cs"/>
          <w:rtl/>
        </w:rPr>
        <w:t>א</w:t>
      </w:r>
      <w:r w:rsidR="00A85AC8" w:rsidRPr="00E600D8">
        <w:rPr>
          <w:rtl/>
        </w:rPr>
        <w:t>:</w:t>
      </w:r>
    </w:p>
    <w:p w14:paraId="233E65DA" w14:textId="2D846A52" w:rsidR="006E0774" w:rsidRPr="00131640" w:rsidRDefault="006E0774" w:rsidP="006E0774">
      <w:pPr>
        <w:rPr>
          <w:rtl/>
        </w:rPr>
      </w:pPr>
      <w:r w:rsidRPr="00224C4C">
        <w:rPr>
          <w:rFonts w:ascii="Fb Fontext" w:hAnsi="Fb Fontext" w:hint="cs"/>
          <w:rtl/>
        </w:rPr>
        <w:t>מעשה אצל ר''ח ור''ה</w:t>
      </w:r>
      <w:r w:rsidR="00241039">
        <w:rPr>
          <w:rFonts w:ascii="Fb Fontext" w:hAnsi="Fb Fontext" w:hint="cs"/>
          <w:rtl/>
        </w:rPr>
        <w:t>,</w:t>
      </w:r>
      <w:r w:rsidRPr="00224C4C">
        <w:rPr>
          <w:rFonts w:ascii="Fb Fontext" w:hAnsi="Fb Fontext" w:hint="cs"/>
          <w:rtl/>
        </w:rPr>
        <w:t xml:space="preserve"> </w:t>
      </w:r>
      <w:r w:rsidRPr="00224C4C">
        <w:rPr>
          <w:rFonts w:ascii="Fb Fontext" w:hAnsi="Fb Fontext"/>
          <w:rtl/>
        </w:rPr>
        <w:t>ופשטוה מהאומר לשלוחו הבא לי מן החלון או מן הדלוסקמא והביא לו, אע"פ שאמר בע</w:t>
      </w:r>
      <w:r w:rsidRPr="00224C4C">
        <w:rPr>
          <w:rFonts w:ascii="Fb Fontext" w:hAnsi="Fb Fontext" w:hint="cs"/>
          <w:rtl/>
        </w:rPr>
        <w:t>ה</w:t>
      </w:r>
      <w:r w:rsidRPr="00224C4C">
        <w:rPr>
          <w:rFonts w:ascii="Fb Fontext" w:hAnsi="Fb Fontext"/>
          <w:rtl/>
        </w:rPr>
        <w:t>"</w:t>
      </w:r>
      <w:r w:rsidRPr="00224C4C">
        <w:rPr>
          <w:rFonts w:ascii="Fb Fontext" w:hAnsi="Fb Fontext" w:hint="cs"/>
          <w:rtl/>
        </w:rPr>
        <w:t xml:space="preserve">ב </w:t>
      </w:r>
      <w:r w:rsidRPr="00224C4C">
        <w:rPr>
          <w:rFonts w:ascii="Fb Fontext" w:hAnsi="Fb Fontext"/>
          <w:rtl/>
        </w:rPr>
        <w:t>לא היה לי בלבי אלא על זה</w:t>
      </w:r>
      <w:r w:rsidRPr="00224C4C">
        <w:rPr>
          <w:rFonts w:ascii="Fb Fontext" w:hAnsi="Fb Fontext" w:hint="cs"/>
          <w:rtl/>
        </w:rPr>
        <w:t>,</w:t>
      </w:r>
      <w:r w:rsidRPr="00224C4C">
        <w:rPr>
          <w:rFonts w:ascii="Fb Fontext" w:hAnsi="Fb Fontext"/>
          <w:rtl/>
        </w:rPr>
        <w:t xml:space="preserve"> כיון שהביא לו מזה</w:t>
      </w:r>
      <w:r w:rsidRPr="00224C4C">
        <w:rPr>
          <w:rFonts w:ascii="Fb Fontext" w:hAnsi="Fb Fontext" w:hint="cs"/>
          <w:rtl/>
        </w:rPr>
        <w:t xml:space="preserve">- </w:t>
      </w:r>
      <w:r w:rsidRPr="00224C4C">
        <w:rPr>
          <w:rFonts w:ascii="Fb Fontext" w:hAnsi="Fb Fontext"/>
          <w:rtl/>
        </w:rPr>
        <w:t>בע</w:t>
      </w:r>
      <w:r w:rsidRPr="00224C4C">
        <w:rPr>
          <w:rFonts w:ascii="Fb Fontext" w:hAnsi="Fb Fontext" w:hint="cs"/>
          <w:rtl/>
        </w:rPr>
        <w:t>ה</w:t>
      </w:r>
      <w:r w:rsidRPr="00224C4C">
        <w:rPr>
          <w:rFonts w:ascii="Fb Fontext" w:hAnsi="Fb Fontext"/>
          <w:rtl/>
        </w:rPr>
        <w:t>"</w:t>
      </w:r>
      <w:r w:rsidRPr="00224C4C">
        <w:rPr>
          <w:rFonts w:ascii="Fb Fontext" w:hAnsi="Fb Fontext" w:hint="cs"/>
          <w:rtl/>
        </w:rPr>
        <w:t>ב מעל</w:t>
      </w:r>
    </w:p>
    <w:p w14:paraId="41C1AB9E" w14:textId="77777777" w:rsidR="00A85AC8" w:rsidRPr="00E600D8" w:rsidRDefault="006E0774" w:rsidP="00241039">
      <w:pPr>
        <w:pStyle w:val="38"/>
        <w:framePr w:wrap="notBeside"/>
        <w:rPr>
          <w:rtl/>
        </w:rPr>
      </w:pPr>
      <w:r w:rsidRPr="00E600D8">
        <w:rPr>
          <w:rFonts w:hint="cs"/>
          <w:rtl/>
        </w:rPr>
        <w:t>ובהכרח</w:t>
      </w:r>
      <w:r w:rsidR="00A85AC8" w:rsidRPr="00E600D8">
        <w:rPr>
          <w:rtl/>
        </w:rPr>
        <w:t>:</w:t>
      </w:r>
    </w:p>
    <w:p w14:paraId="2BD6282D" w14:textId="2825808F" w:rsidR="006E0774" w:rsidRPr="00131640" w:rsidRDefault="006E0774" w:rsidP="006E0774">
      <w:pPr>
        <w:rPr>
          <w:rtl/>
        </w:rPr>
      </w:pPr>
      <w:r w:rsidRPr="00224C4C">
        <w:rPr>
          <w:rFonts w:ascii="Fb Fontext" w:hAnsi="Fb Fontext"/>
          <w:sz w:val="32"/>
          <w:rtl/>
        </w:rPr>
        <w:t>משום דדברים שבלב אינן דברים.</w:t>
      </w:r>
    </w:p>
    <w:p w14:paraId="58EE5DDE" w14:textId="77777777" w:rsidR="00A85AC8" w:rsidRPr="00E600D8" w:rsidRDefault="006E0774" w:rsidP="00241039">
      <w:pPr>
        <w:pStyle w:val="38"/>
        <w:framePr w:wrap="notBeside"/>
        <w:rPr>
          <w:rtl/>
        </w:rPr>
      </w:pPr>
      <w:r w:rsidRPr="00E600D8">
        <w:rPr>
          <w:rFonts w:hint="cs"/>
          <w:rtl/>
        </w:rPr>
        <w:t>ולא אמרי'</w:t>
      </w:r>
      <w:r w:rsidR="00A85AC8" w:rsidRPr="00E600D8">
        <w:rPr>
          <w:rtl/>
        </w:rPr>
        <w:t>:</w:t>
      </w:r>
    </w:p>
    <w:p w14:paraId="51D000DE" w14:textId="4E74264E" w:rsidR="006E0774" w:rsidRPr="00131640" w:rsidRDefault="006E0774" w:rsidP="00241039">
      <w:pPr>
        <w:rPr>
          <w:rtl/>
        </w:rPr>
      </w:pPr>
      <w:r w:rsidRPr="00224C4C">
        <w:rPr>
          <w:rFonts w:ascii="Fb Fontext" w:hAnsi="Fb Fontext" w:hint="cs"/>
          <w:rtl/>
        </w:rPr>
        <w:t>ד</w:t>
      </w:r>
      <w:r w:rsidRPr="00224C4C">
        <w:rPr>
          <w:rFonts w:ascii="Fb Fontext" w:hAnsi="Fb Fontext"/>
          <w:rtl/>
        </w:rPr>
        <w:t xml:space="preserve">שאני </w:t>
      </w:r>
      <w:r w:rsidR="00B35B36">
        <w:rPr>
          <w:rFonts w:ascii="Fb Fontext" w:hAnsi="Fb Fontext"/>
          <w:rtl/>
        </w:rPr>
        <w:t>שם</w:t>
      </w:r>
      <w:r w:rsidRPr="00224C4C">
        <w:rPr>
          <w:rFonts w:ascii="Fb Fontext" w:hAnsi="Fb Fontext"/>
          <w:rtl/>
        </w:rPr>
        <w:t>,</w:t>
      </w:r>
      <w:r w:rsidR="00241039">
        <w:rPr>
          <w:rFonts w:ascii="Fb Fontext" w:hAnsi="Fb Fontext" w:hint="cs"/>
          <w:rtl/>
        </w:rPr>
        <w:t xml:space="preserve"> שבא לפטור עצמו מקרבן.</w:t>
      </w:r>
    </w:p>
    <w:p w14:paraId="6C44567A" w14:textId="77777777" w:rsidR="00A85AC8" w:rsidRPr="00E600D8" w:rsidRDefault="006E0774" w:rsidP="00241039">
      <w:pPr>
        <w:pStyle w:val="38"/>
        <w:framePr w:wrap="notBeside"/>
        <w:rPr>
          <w:rtl/>
        </w:rPr>
      </w:pPr>
      <w:r w:rsidRPr="00E600D8">
        <w:rPr>
          <w:rFonts w:hint="cs"/>
          <w:rtl/>
        </w:rPr>
        <w:t>ולא משום</w:t>
      </w:r>
      <w:r w:rsidR="00A85AC8" w:rsidRPr="00E600D8">
        <w:rPr>
          <w:rtl/>
        </w:rPr>
        <w:t>:</w:t>
      </w:r>
    </w:p>
    <w:p w14:paraId="33BE192B" w14:textId="0B76EBE5" w:rsidR="006E0774" w:rsidRPr="00131640" w:rsidRDefault="006E0774" w:rsidP="006E0774">
      <w:pPr>
        <w:rPr>
          <w:rtl/>
        </w:rPr>
      </w:pPr>
      <w:r w:rsidRPr="00224C4C">
        <w:rPr>
          <w:rFonts w:ascii="Fb Fontext" w:hAnsi="Fb Fontext" w:hint="cs"/>
          <w:rtl/>
        </w:rPr>
        <w:t>דהו</w:t>
      </w:r>
      <w:r w:rsidRPr="00224C4C">
        <w:rPr>
          <w:rFonts w:ascii="Fb Fontext" w:hAnsi="Fb Fontext"/>
          <w:rtl/>
        </w:rPr>
        <w:t>"</w:t>
      </w:r>
      <w:r w:rsidRPr="00224C4C">
        <w:rPr>
          <w:rFonts w:ascii="Fb Fontext" w:hAnsi="Fb Fontext" w:hint="cs"/>
          <w:rtl/>
        </w:rPr>
        <w:t xml:space="preserve">ל </w:t>
      </w:r>
      <w:r w:rsidRPr="00224C4C">
        <w:rPr>
          <w:rFonts w:ascii="Fb Fontext" w:hAnsi="Fb Fontext"/>
          <w:rtl/>
        </w:rPr>
        <w:t>למימר מזיד ה</w:t>
      </w:r>
      <w:r w:rsidR="00241039">
        <w:rPr>
          <w:rFonts w:ascii="Fb Fontext" w:hAnsi="Fb Fontext" w:hint="cs"/>
          <w:rtl/>
        </w:rPr>
        <w:t>י</w:t>
      </w:r>
      <w:r w:rsidRPr="00224C4C">
        <w:rPr>
          <w:rFonts w:ascii="Fb Fontext" w:hAnsi="Fb Fontext"/>
          <w:rtl/>
        </w:rPr>
        <w:t>ה</w:t>
      </w:r>
      <w:r w:rsidRPr="00224C4C">
        <w:rPr>
          <w:rFonts w:ascii="Fb Fontext" w:hAnsi="Fb Fontext" w:hint="cs"/>
          <w:rtl/>
        </w:rPr>
        <w:t xml:space="preserve"> </w:t>
      </w:r>
      <w:r w:rsidR="00241039">
        <w:rPr>
          <w:rFonts w:ascii="Fb Fontext" w:hAnsi="Fb Fontext" w:hint="cs"/>
          <w:rtl/>
        </w:rPr>
        <w:t xml:space="preserve">- </w:t>
      </w:r>
      <w:r w:rsidRPr="00224C4C">
        <w:rPr>
          <w:rFonts w:ascii="Fb Fontext" w:hAnsi="Fb Fontext" w:hint="cs"/>
          <w:rtl/>
        </w:rPr>
        <w:t>דהא אין אדם משים עצמו רשע</w:t>
      </w:r>
    </w:p>
    <w:p w14:paraId="291C3D25" w14:textId="77777777" w:rsidR="00A85AC8" w:rsidRPr="00E600D8" w:rsidRDefault="006E0774" w:rsidP="00241039">
      <w:pPr>
        <w:pStyle w:val="38"/>
        <w:framePr w:wrap="notBeside"/>
        <w:rPr>
          <w:rtl/>
        </w:rPr>
      </w:pPr>
      <w:r w:rsidRPr="00E600D8">
        <w:rPr>
          <w:rFonts w:hint="cs"/>
          <w:rtl/>
        </w:rPr>
        <w:t>אלא משום</w:t>
      </w:r>
      <w:r w:rsidR="00A85AC8" w:rsidRPr="00E600D8">
        <w:rPr>
          <w:rtl/>
        </w:rPr>
        <w:t>:</w:t>
      </w:r>
    </w:p>
    <w:p w14:paraId="1ED85C44" w14:textId="46E061FF" w:rsidR="006E0774" w:rsidRDefault="006E0774" w:rsidP="00241039">
      <w:pPr>
        <w:spacing w:after="120"/>
        <w:rPr>
          <w:rStyle w:val="affffa"/>
          <w:rtl/>
        </w:rPr>
      </w:pPr>
      <w:r w:rsidRPr="00224C4C">
        <w:rPr>
          <w:rFonts w:ascii="Fb Fontext" w:hAnsi="Fb Fontext" w:hint="cs"/>
          <w:rtl/>
        </w:rPr>
        <w:t>דיכול לומר נזכרתי בלי להרשיע עצמו דהא</w:t>
      </w:r>
      <w:r w:rsidRPr="00224C4C">
        <w:rPr>
          <w:rStyle w:val="affffa"/>
          <w:rFonts w:hint="cs"/>
          <w:rtl/>
        </w:rPr>
        <w:t xml:space="preserve"> '</w:t>
      </w:r>
      <w:r w:rsidRPr="00224C4C">
        <w:rPr>
          <w:rStyle w:val="affffa"/>
          <w:rtl/>
        </w:rPr>
        <w:t>נזכר בעל הבית ולא נזכר שליח - שליח מעל</w:t>
      </w:r>
      <w:r w:rsidRPr="00224C4C">
        <w:rPr>
          <w:rStyle w:val="affffa"/>
          <w:rFonts w:hint="cs"/>
          <w:rtl/>
        </w:rPr>
        <w:t>'</w:t>
      </w:r>
      <w:r w:rsidRPr="00224C4C">
        <w:rPr>
          <w:rStyle w:val="affffa"/>
          <w:rtl/>
        </w:rPr>
        <w:t>.</w:t>
      </w:r>
    </w:p>
    <w:p w14:paraId="4A1011AE" w14:textId="4E1AB1D1" w:rsidR="007309FA" w:rsidRPr="00131640" w:rsidRDefault="007309FA" w:rsidP="007309FA">
      <w:pPr>
        <w:pStyle w:val="affffb"/>
        <w:rPr>
          <w:rtl/>
        </w:rPr>
      </w:pPr>
      <w:r w:rsidRPr="007309FA">
        <w:rPr>
          <w:rtl/>
        </w:rPr>
        <w:t>***</w:t>
      </w:r>
    </w:p>
    <w:p w14:paraId="6D5867C7" w14:textId="25FA8E65" w:rsidR="006E0774" w:rsidRPr="00131640" w:rsidRDefault="00241039" w:rsidP="00F65F8B">
      <w:pPr>
        <w:pStyle w:val="affffb"/>
        <w:rPr>
          <w:rtl/>
        </w:rPr>
      </w:pPr>
      <w:r>
        <w:rPr>
          <w:rFonts w:hint="cs"/>
          <w:rtl/>
        </w:rPr>
        <w:t>מעשה ש</w:t>
      </w:r>
      <w:r w:rsidR="006E0774" w:rsidRPr="00224C4C">
        <w:rPr>
          <w:rFonts w:hint="cs"/>
          <w:rtl/>
        </w:rPr>
        <w:t>מכר נכסיו על דעת לעלות לא</w:t>
      </w:r>
      <w:r>
        <w:rPr>
          <w:rFonts w:hint="cs"/>
          <w:rtl/>
        </w:rPr>
        <w:t>"י</w:t>
      </w:r>
      <w:r w:rsidR="006E0774" w:rsidRPr="00224C4C">
        <w:rPr>
          <w:rFonts w:hint="cs"/>
          <w:rtl/>
        </w:rPr>
        <w:t xml:space="preserve"> עלה ולא דר</w:t>
      </w:r>
      <w:r w:rsidR="006E0774" w:rsidRPr="00224C4C">
        <w:rPr>
          <w:rtl/>
        </w:rPr>
        <w:t>.</w:t>
      </w:r>
    </w:p>
    <w:p w14:paraId="4AE43EDC" w14:textId="0A8E19B5" w:rsidR="00A85AC8" w:rsidRPr="00E600D8" w:rsidRDefault="006E0774" w:rsidP="00241039">
      <w:pPr>
        <w:pStyle w:val="38"/>
        <w:framePr w:wrap="notBeside"/>
        <w:rPr>
          <w:rtl/>
        </w:rPr>
      </w:pPr>
      <w:r w:rsidRPr="00E600D8">
        <w:rPr>
          <w:rtl/>
        </w:rPr>
        <w:t>רבא</w:t>
      </w:r>
      <w:r w:rsidR="00A85AC8" w:rsidRPr="00E600D8">
        <w:rPr>
          <w:rtl/>
        </w:rPr>
        <w:t>:</w:t>
      </w:r>
    </w:p>
    <w:p w14:paraId="73923DA4" w14:textId="04D3C2C9" w:rsidR="006E0774" w:rsidRPr="00131640" w:rsidRDefault="006E0774" w:rsidP="006E0774">
      <w:pPr>
        <w:rPr>
          <w:rtl/>
        </w:rPr>
      </w:pPr>
      <w:r w:rsidRPr="00224C4C">
        <w:rPr>
          <w:rFonts w:ascii="Fb Fontext" w:hAnsi="Fb Fontext"/>
          <w:rtl/>
        </w:rPr>
        <w:t>כל ד</w:t>
      </w:r>
      <w:r w:rsidRPr="00224C4C">
        <w:rPr>
          <w:rFonts w:ascii="Fb Fontext" w:hAnsi="Fb Fontext" w:hint="cs"/>
          <w:rtl/>
        </w:rPr>
        <w:t>עולה על דעת לגור שם</w:t>
      </w:r>
      <w:r w:rsidRPr="00224C4C">
        <w:rPr>
          <w:rFonts w:ascii="Fb Fontext" w:hAnsi="Fb Fontext"/>
          <w:rtl/>
        </w:rPr>
        <w:t>, והא לא איתדר ליה.</w:t>
      </w:r>
    </w:p>
    <w:p w14:paraId="2084BE3A" w14:textId="38B56A53" w:rsidR="00A85AC8" w:rsidRPr="00E600D8" w:rsidRDefault="00B35B36" w:rsidP="00241039">
      <w:pPr>
        <w:pStyle w:val="38"/>
        <w:framePr w:wrap="notBeside"/>
        <w:rPr>
          <w:rtl/>
        </w:rPr>
      </w:pPr>
      <w:r w:rsidRPr="00E600D8">
        <w:rPr>
          <w:rtl/>
        </w:rPr>
        <w:t>יש</w:t>
      </w:r>
      <w:r w:rsidR="006E0774" w:rsidRPr="00E600D8">
        <w:rPr>
          <w:rtl/>
        </w:rPr>
        <w:t xml:space="preserve"> דאמרי</w:t>
      </w:r>
      <w:r w:rsidR="00A85AC8" w:rsidRPr="00E600D8">
        <w:rPr>
          <w:rtl/>
        </w:rPr>
        <w:t>:</w:t>
      </w:r>
    </w:p>
    <w:p w14:paraId="4034BFFA" w14:textId="50D1ED2D" w:rsidR="009469D7" w:rsidRDefault="006E0774" w:rsidP="006E0774">
      <w:pPr>
        <w:rPr>
          <w:rFonts w:ascii="Fb Fontext" w:hAnsi="Fb Fontext"/>
          <w:rtl/>
        </w:rPr>
      </w:pPr>
      <w:r w:rsidRPr="00224C4C">
        <w:rPr>
          <w:rFonts w:ascii="Fb Fontext" w:hAnsi="Fb Fontext" w:hint="cs"/>
          <w:rtl/>
        </w:rPr>
        <w:t>על דעת לעלות והא עלה הוא</w:t>
      </w:r>
    </w:p>
    <w:p w14:paraId="68333EB2" w14:textId="4CAE46D5" w:rsidR="007309FA" w:rsidRDefault="007309FA" w:rsidP="007309FA">
      <w:pPr>
        <w:pStyle w:val="affffb"/>
        <w:rPr>
          <w:rtl/>
        </w:rPr>
      </w:pPr>
      <w:r w:rsidRPr="007309FA">
        <w:rPr>
          <w:rtl/>
        </w:rPr>
        <w:t>***</w:t>
      </w:r>
    </w:p>
    <w:p w14:paraId="33637F6F" w14:textId="77777777" w:rsidR="009469D7" w:rsidRDefault="00241039" w:rsidP="00F65F8B">
      <w:pPr>
        <w:pStyle w:val="affffb"/>
        <w:rPr>
          <w:rtl/>
        </w:rPr>
      </w:pPr>
      <w:r>
        <w:rPr>
          <w:rFonts w:hint="cs"/>
          <w:rtl/>
        </w:rPr>
        <w:t>מעשה ש</w:t>
      </w:r>
      <w:r w:rsidR="006E0774" w:rsidRPr="00224C4C">
        <w:rPr>
          <w:rFonts w:hint="cs"/>
          <w:rtl/>
        </w:rPr>
        <w:t>מכר נכסיו על דעת לעלות לא</w:t>
      </w:r>
      <w:r>
        <w:rPr>
          <w:rFonts w:hint="cs"/>
          <w:rtl/>
        </w:rPr>
        <w:t>''י</w:t>
      </w:r>
      <w:r w:rsidR="006E0774" w:rsidRPr="00224C4C">
        <w:rPr>
          <w:rFonts w:hint="cs"/>
          <w:rtl/>
        </w:rPr>
        <w:t xml:space="preserve"> ולבסוף לא עלה</w:t>
      </w:r>
    </w:p>
    <w:p w14:paraId="4F45A93D" w14:textId="3F8BC537" w:rsidR="00A85AC8" w:rsidRPr="00E600D8" w:rsidRDefault="006E0774" w:rsidP="00241039">
      <w:pPr>
        <w:pStyle w:val="38"/>
        <w:framePr w:wrap="notBeside"/>
        <w:rPr>
          <w:rtl/>
        </w:rPr>
      </w:pPr>
      <w:r w:rsidRPr="00E600D8">
        <w:rPr>
          <w:rtl/>
        </w:rPr>
        <w:t>רב אשי</w:t>
      </w:r>
      <w:r w:rsidR="00A85AC8" w:rsidRPr="00E600D8">
        <w:rPr>
          <w:rtl/>
        </w:rPr>
        <w:t>:</w:t>
      </w:r>
    </w:p>
    <w:p w14:paraId="70A2913F" w14:textId="2BA0B4D2" w:rsidR="006E0774" w:rsidRPr="00131640" w:rsidRDefault="006E0774" w:rsidP="006E0774">
      <w:pPr>
        <w:rPr>
          <w:rtl/>
        </w:rPr>
      </w:pPr>
      <w:r w:rsidRPr="00224C4C">
        <w:rPr>
          <w:rFonts w:ascii="Fb Fontext" w:hAnsi="Fb Fontext"/>
          <w:rtl/>
        </w:rPr>
        <w:t xml:space="preserve">אי </w:t>
      </w:r>
      <w:r w:rsidRPr="00224C4C">
        <w:rPr>
          <w:rFonts w:ascii="Fb Fontext" w:hAnsi="Fb Fontext" w:hint="cs"/>
          <w:rtl/>
        </w:rPr>
        <w:t>רוצה שיעלה</w:t>
      </w:r>
    </w:p>
    <w:p w14:paraId="5D14932C" w14:textId="20BF50DF" w:rsidR="00A85AC8" w:rsidRPr="00E600D8" w:rsidRDefault="00B35B36" w:rsidP="00241039">
      <w:pPr>
        <w:pStyle w:val="38"/>
        <w:framePr w:wrap="notBeside"/>
        <w:rPr>
          <w:rtl/>
        </w:rPr>
      </w:pPr>
      <w:r w:rsidRPr="00E600D8">
        <w:rPr>
          <w:rtl/>
        </w:rPr>
        <w:t>יש</w:t>
      </w:r>
      <w:r w:rsidR="006E0774" w:rsidRPr="00E600D8">
        <w:rPr>
          <w:rtl/>
        </w:rPr>
        <w:t xml:space="preserve"> דאמרי</w:t>
      </w:r>
      <w:r w:rsidR="00A85AC8" w:rsidRPr="00E600D8">
        <w:rPr>
          <w:rtl/>
        </w:rPr>
        <w:t>:</w:t>
      </w:r>
    </w:p>
    <w:p w14:paraId="27AB0537" w14:textId="4AC0AF5E" w:rsidR="006E0774" w:rsidRPr="00131640" w:rsidRDefault="006E0774" w:rsidP="006E0774">
      <w:pPr>
        <w:rPr>
          <w:rtl/>
        </w:rPr>
      </w:pPr>
      <w:r w:rsidRPr="00224C4C">
        <w:rPr>
          <w:rFonts w:ascii="Fb Fontext" w:hAnsi="Fb Fontext"/>
          <w:rtl/>
        </w:rPr>
        <w:t>אי בעי לא סליק</w:t>
      </w:r>
      <w:r w:rsidRPr="00224C4C">
        <w:rPr>
          <w:rFonts w:ascii="Fb Fontext" w:hAnsi="Fb Fontext" w:hint="cs"/>
          <w:rtl/>
        </w:rPr>
        <w:t xml:space="preserve">?  </w:t>
      </w:r>
      <w:r w:rsidR="00B35B36" w:rsidRPr="00210DF6">
        <w:rPr>
          <w:rFonts w:ascii="Fb Fontext" w:hAnsi="Fb Fontext" w:cs="BA TM • Vilna Extra-Bold" w:hint="cs"/>
          <w:rtl/>
        </w:rPr>
        <w:t>נפק</w:t>
      </w:r>
      <w:r w:rsidR="00B35B36" w:rsidRPr="00210DF6">
        <w:rPr>
          <w:rFonts w:ascii="Fb Fontext" w:hAnsi="Fb Fontext" w:cs="BA TM • Vilna Extra-Bold"/>
          <w:rtl/>
        </w:rPr>
        <w:t>''</w:t>
      </w:r>
      <w:r w:rsidR="00B35B36" w:rsidRPr="00210DF6">
        <w:rPr>
          <w:rFonts w:ascii="Fb Fontext" w:hAnsi="Fb Fontext" w:cs="BA TM • Vilna Extra-Bold" w:hint="cs"/>
          <w:rtl/>
        </w:rPr>
        <w:t>מ</w:t>
      </w:r>
      <w:r w:rsidRPr="00210DF6">
        <w:rPr>
          <w:rFonts w:ascii="Fb Fontext" w:hAnsi="Fb Fontext" w:cs="BA TM • Vilna Extra-Bold" w:hint="cs"/>
          <w:rtl/>
        </w:rPr>
        <w:t xml:space="preserve"> </w:t>
      </w:r>
      <w:r w:rsidRPr="00224C4C">
        <w:rPr>
          <w:rFonts w:ascii="Fb Fontext" w:hAnsi="Fb Fontext" w:hint="cs"/>
          <w:rtl/>
        </w:rPr>
        <w:t>-</w:t>
      </w:r>
      <w:r w:rsidRPr="00224C4C">
        <w:rPr>
          <w:rFonts w:ascii="Fb Fontext" w:hAnsi="Fb Fontext"/>
          <w:rtl/>
        </w:rPr>
        <w:t xml:space="preserve"> ד</w:t>
      </w:r>
      <w:r w:rsidRPr="00224C4C">
        <w:rPr>
          <w:rFonts w:ascii="Fb Fontext" w:hAnsi="Fb Fontext" w:hint="cs"/>
          <w:rtl/>
        </w:rPr>
        <w:t>נולד</w:t>
      </w:r>
      <w:r w:rsidRPr="00224C4C">
        <w:rPr>
          <w:rFonts w:ascii="Fb Fontext" w:hAnsi="Fb Fontext"/>
          <w:rtl/>
        </w:rPr>
        <w:t xml:space="preserve"> אונס ב</w:t>
      </w:r>
      <w:r w:rsidRPr="00224C4C">
        <w:rPr>
          <w:rFonts w:ascii="Fb Fontext" w:hAnsi="Fb Fontext" w:hint="cs"/>
          <w:rtl/>
        </w:rPr>
        <w:t>דרך</w:t>
      </w:r>
      <w:r w:rsidRPr="00224C4C">
        <w:rPr>
          <w:rFonts w:ascii="Fb Fontext" w:hAnsi="Fb Fontext"/>
          <w:rtl/>
        </w:rPr>
        <w:t>.</w:t>
      </w:r>
      <w:r w:rsidRPr="00224C4C">
        <w:rPr>
          <w:rFonts w:ascii="Fb Fontext" w:hAnsi="Fb Fontext" w:hint="cs"/>
          <w:rtl/>
        </w:rPr>
        <w:t xml:space="preserve"> דלא</w:t>
      </w:r>
      <w:r w:rsidRPr="00224C4C">
        <w:rPr>
          <w:rFonts w:ascii="Fb Fontext" w:hAnsi="Fb Fontext"/>
          <w:rtl/>
        </w:rPr>
        <w:t>"</w:t>
      </w:r>
      <w:r w:rsidRPr="00224C4C">
        <w:rPr>
          <w:rFonts w:ascii="Fb Fontext" w:hAnsi="Fb Fontext" w:hint="cs"/>
          <w:rtl/>
        </w:rPr>
        <w:t>ד אונס הוא.</w:t>
      </w:r>
    </w:p>
    <w:p w14:paraId="66F3D509" w14:textId="77777777" w:rsidR="006E0774" w:rsidRPr="00131640" w:rsidRDefault="006E0774" w:rsidP="00841728">
      <w:pPr>
        <w:pStyle w:val="affb"/>
        <w:rPr>
          <w:rtl/>
        </w:rPr>
      </w:pPr>
      <w:r w:rsidRPr="00224C4C">
        <w:rPr>
          <w:rFonts w:hint="cs"/>
          <w:rtl/>
        </w:rPr>
        <w:t>׹</w:t>
      </w:r>
    </w:p>
    <w:p w14:paraId="3340B41B" w14:textId="77777777" w:rsidR="006E0774" w:rsidRPr="00131640" w:rsidRDefault="006E0774" w:rsidP="009D66E0">
      <w:pPr>
        <w:pStyle w:val="afffff8"/>
        <w:framePr w:wrap="around"/>
        <w:rPr>
          <w:rtl/>
        </w:rPr>
      </w:pPr>
      <w:del w:id="20114" w:author="קלוד" w:date="2026-10-06T10:09:14Z">
        <w:r>
          <w:rPr>
            <w:rStyle w:val="afffa"/>
            <w:rFonts w:ascii="Fb Fontext" w:hAnsi="Fb Fontext"/>
            <w:rtl/>
          </w:rPr>
          <w:delText xml:space="preserve">מתני'.</w:delText>
        </w:r>
      </w:del>
      <w:ins w:id="20115" w:author="קלוד" w:date="2026-10-06T10:09:14Z">
        <w:r>
          <w:rPr>
            <w:rStyle w:val="afffa"/>
            <w:rFonts w:ascii="Fb Fontext" w:hAnsi="Fb Fontext"/>
            <w:rtl/>
          </w:rPr>
          <w:t xml:space="preserve">משנה ד</w:t>
        </w:r>
      </w:ins>
    </w:p>
    <w:p w14:paraId="544A309F" w14:textId="77777777" w:rsidR="006E0774" w:rsidRPr="00131640" w:rsidRDefault="006E0774" w:rsidP="00954D80">
      <w:pPr>
        <w:pStyle w:val="afff5"/>
        <w:spacing w:before="120"/>
        <w:rPr>
          <w:rtl/>
        </w:rPr>
        <w:pPrChange w:id="90017" w:author="קלוד" w:date="2026-10-08T12:08:16Z">
          <w:pPr>
            <w:pStyle w:val="afff5"/>
          </w:pPr>
        </w:pPrChange>
      </w:pPr>
      <w:r w:rsidRPr="00224C4C">
        <w:rPr>
          <w:rtl/>
        </w:rPr>
        <w:t>האומר לשלוחו צא וקדש לי אשה פלונית במקום פלוני</w:t>
      </w:r>
      <w:r w:rsidRPr="00224C4C">
        <w:rPr>
          <w:rFonts w:hint="cs"/>
          <w:rtl/>
        </w:rPr>
        <w:t xml:space="preserve"> </w:t>
      </w:r>
      <w:r w:rsidRPr="00224C4C">
        <w:rPr>
          <w:rtl/>
        </w:rPr>
        <w:t>והלך וקדשה במקום אחר</w:t>
      </w:r>
      <w:r w:rsidRPr="00224C4C">
        <w:rPr>
          <w:rFonts w:hint="cs"/>
          <w:rtl/>
        </w:rPr>
        <w:t xml:space="preserve"> </w:t>
      </w:r>
      <w:r w:rsidRPr="00224C4C">
        <w:rPr>
          <w:rtl/>
        </w:rPr>
        <w:t>אינה מקודש</w:t>
      </w:r>
      <w:r w:rsidRPr="00224C4C">
        <w:rPr>
          <w:rFonts w:hint="cs"/>
          <w:rtl/>
        </w:rPr>
        <w:t>ת</w:t>
      </w:r>
    </w:p>
    <w:p w14:paraId="3D38222C" w14:textId="77777777" w:rsidR="006E0774" w:rsidRPr="00131640" w:rsidRDefault="006E0774" w:rsidP="00954D80">
      <w:pPr>
        <w:pStyle w:val="afff5"/>
        <w:rPr>
          <w:rtl/>
        </w:rPr>
      </w:pPr>
      <w:r w:rsidRPr="00224C4C">
        <w:rPr>
          <w:rStyle w:val="afffa"/>
          <w:rFonts w:ascii="Fb Fontext" w:hAnsi="Fb Fontext"/>
          <w:b/>
          <w:rtl/>
        </w:rPr>
        <w:t>הרי היא במקום פלוני, וקדשה במקום אחר - הרי זו מקודשת</w:t>
      </w:r>
      <w:r w:rsidRPr="00224C4C">
        <w:rPr>
          <w:rtl/>
          <w:rPrChange w:id="40003" w:author="Claude" w:date="2026-10-06T13:34:54Z">
            <w:rPr>
              <w:sz w:val="32"/>
              <w:rtl/>
            </w:rPr>
          </w:rPrChange>
        </w:rPr>
        <w:t>.</w:t>
      </w:r>
    </w:p>
    <w:p w14:paraId="2D83C6BB" w14:textId="77777777" w:rsidR="006E0774" w:rsidRPr="00131640" w:rsidRDefault="006E0774" w:rsidP="00841728">
      <w:pPr>
        <w:pStyle w:val="affb"/>
        <w:rPr>
          <w:rtl/>
        </w:rPr>
      </w:pPr>
      <w:r w:rsidRPr="00224C4C">
        <w:rPr>
          <w:rFonts w:hint="cs"/>
          <w:rtl/>
        </w:rPr>
        <w:t>׹</w:t>
      </w:r>
    </w:p>
    <w:p w14:paraId="0C9FA1D3" w14:textId="77777777" w:rsidR="00A85AC8" w:rsidRPr="00E600D8" w:rsidRDefault="00241039" w:rsidP="00241039">
      <w:pPr>
        <w:pStyle w:val="38"/>
        <w:framePr w:wrap="notBeside"/>
        <w:rPr>
          <w:rtl/>
        </w:rPr>
      </w:pPr>
      <w:r w:rsidRPr="00E600D8">
        <w:rPr>
          <w:rFonts w:hint="cs"/>
          <w:rtl/>
        </w:rPr>
        <w:t>וצריכא</w:t>
      </w:r>
      <w:r w:rsidR="00A85AC8" w:rsidRPr="00E600D8">
        <w:rPr>
          <w:rtl/>
        </w:rPr>
        <w:t>:</w:t>
      </w:r>
    </w:p>
    <w:p w14:paraId="46833BFA" w14:textId="48D41E6A" w:rsidR="006E0774" w:rsidRPr="00131640" w:rsidRDefault="006E0774" w:rsidP="006E0774">
      <w:pPr>
        <w:rPr>
          <w:rtl/>
        </w:rPr>
      </w:pPr>
      <w:r w:rsidRPr="00210DF6">
        <w:rPr>
          <w:rStyle w:val="afffa"/>
          <w:rFonts w:ascii="Fb Fontext" w:hAnsi="Fb Fontext" w:cs="BA TM • Vilna Extra-Bold" w:hint="cs"/>
          <w:bCs w:val="0"/>
          <w:rtl/>
        </w:rPr>
        <w:t>בגיטין</w:t>
      </w:r>
      <w:r w:rsidRPr="00224C4C">
        <w:rPr>
          <w:rFonts w:ascii="Fb Fontext" w:hAnsi="Fb Fontext" w:hint="cs"/>
          <w:rtl/>
        </w:rPr>
        <w:t xml:space="preserve"> א</w:t>
      </w:r>
      <w:r w:rsidR="00241039">
        <w:rPr>
          <w:rFonts w:ascii="Fb Fontext" w:hAnsi="Fb Fontext" w:hint="cs"/>
          <w:rtl/>
        </w:rPr>
        <w:t>ף</w:t>
      </w:r>
      <w:r w:rsidRPr="00224C4C">
        <w:rPr>
          <w:rFonts w:ascii="Fb Fontext" w:hAnsi="Fb Fontext" w:hint="cs"/>
          <w:rtl/>
        </w:rPr>
        <w:t xml:space="preserve"> דלרחוקה </w:t>
      </w:r>
      <w:r w:rsidR="00241039">
        <w:rPr>
          <w:rFonts w:ascii="Fb Fontext" w:hAnsi="Fb Fontext" w:hint="cs"/>
          <w:rtl/>
        </w:rPr>
        <w:t>בא</w:t>
      </w:r>
      <w:r w:rsidRPr="00224C4C">
        <w:rPr>
          <w:rFonts w:ascii="Fb Fontext" w:hAnsi="Fb Fontext" w:hint="cs"/>
          <w:rtl/>
        </w:rPr>
        <w:t xml:space="preserve"> ולא אכפ</w:t>
      </w:r>
      <w:r w:rsidRPr="00224C4C">
        <w:rPr>
          <w:rFonts w:ascii="Fb Fontext" w:hAnsi="Fb Fontext"/>
          <w:rtl/>
        </w:rPr>
        <w:t>"</w:t>
      </w:r>
      <w:r w:rsidRPr="00224C4C">
        <w:rPr>
          <w:rFonts w:ascii="Fb Fontext" w:hAnsi="Fb Fontext" w:hint="cs"/>
          <w:rtl/>
        </w:rPr>
        <w:t>ל שלא יאהבוהו וידברו עליו</w:t>
      </w:r>
      <w:r w:rsidR="00944B5A">
        <w:rPr>
          <w:rFonts w:ascii="Fb Fontext" w:hAnsi="Fb Fontext" w:hint="cs"/>
          <w:rtl/>
        </w:rPr>
        <w:t>,</w:t>
      </w:r>
    </w:p>
    <w:p w14:paraId="33A0C0EF" w14:textId="193F1C4A" w:rsidR="006E0774" w:rsidRPr="00131640" w:rsidRDefault="006E0774" w:rsidP="006E0774">
      <w:pPr>
        <w:rPr>
          <w:rtl/>
        </w:rPr>
      </w:pPr>
      <w:r w:rsidRPr="00210DF6">
        <w:rPr>
          <w:rStyle w:val="afffa"/>
          <w:rFonts w:ascii="Fb Fontext" w:hAnsi="Fb Fontext" w:cs="BA TM • Vilna Extra-Bold" w:hint="cs"/>
          <w:bCs w:val="0"/>
          <w:rtl/>
        </w:rPr>
        <w:t>ובקידושין</w:t>
      </w:r>
      <w:r w:rsidRPr="00224C4C">
        <w:rPr>
          <w:rFonts w:ascii="Fb Fontext" w:hAnsi="Fb Fontext" w:hint="cs"/>
          <w:rtl/>
        </w:rPr>
        <w:t xml:space="preserve"> א</w:t>
      </w:r>
      <w:r w:rsidR="00241039">
        <w:rPr>
          <w:rFonts w:ascii="Fb Fontext" w:hAnsi="Fb Fontext" w:hint="cs"/>
          <w:rtl/>
        </w:rPr>
        <w:t>ף</w:t>
      </w:r>
      <w:r w:rsidRPr="00224C4C">
        <w:rPr>
          <w:rFonts w:ascii="Fb Fontext" w:hAnsi="Fb Fontext" w:hint="cs"/>
          <w:rtl/>
        </w:rPr>
        <w:t xml:space="preserve"> שלא איכפ</w:t>
      </w:r>
      <w:r w:rsidRPr="00224C4C">
        <w:rPr>
          <w:rFonts w:ascii="Fb Fontext" w:hAnsi="Fb Fontext"/>
          <w:rtl/>
        </w:rPr>
        <w:t>"</w:t>
      </w:r>
      <w:r w:rsidRPr="00224C4C">
        <w:rPr>
          <w:rFonts w:ascii="Fb Fontext" w:hAnsi="Fb Fontext" w:hint="cs"/>
          <w:rtl/>
        </w:rPr>
        <w:t>ל דניבזי קמ</w:t>
      </w:r>
      <w:r w:rsidRPr="00224C4C">
        <w:rPr>
          <w:rFonts w:ascii="Fb Fontext" w:hAnsi="Fb Fontext"/>
          <w:rtl/>
        </w:rPr>
        <w:t>"</w:t>
      </w:r>
      <w:r w:rsidRPr="00224C4C">
        <w:rPr>
          <w:rFonts w:ascii="Fb Fontext" w:hAnsi="Fb Fontext" w:hint="cs"/>
          <w:rtl/>
        </w:rPr>
        <w:t>ל</w:t>
      </w:r>
    </w:p>
    <w:p w14:paraId="391665DE" w14:textId="77777777" w:rsidR="006E0774" w:rsidRPr="00131640" w:rsidRDefault="006E0774" w:rsidP="00841728">
      <w:pPr>
        <w:pStyle w:val="affb"/>
        <w:rPr>
          <w:rtl/>
        </w:rPr>
      </w:pPr>
      <w:r w:rsidRPr="00224C4C">
        <w:rPr>
          <w:rFonts w:hint="cs"/>
          <w:rtl/>
        </w:rPr>
        <w:t>׹</w:t>
      </w:r>
    </w:p>
    <w:p w14:paraId="2B4ED5B5" w14:textId="77777777" w:rsidR="006E0774" w:rsidRPr="00131640" w:rsidRDefault="006E0774" w:rsidP="009D66E0">
      <w:pPr>
        <w:pStyle w:val="afffff8"/>
        <w:framePr w:wrap="around"/>
        <w:rPr>
          <w:rtl/>
        </w:rPr>
      </w:pPr>
      <w:del w:id="20116" w:author="קלוד" w:date="2026-10-06T10:09:14Z">
        <w:r>
          <w:rPr>
            <w:rStyle w:val="afffa"/>
            <w:rFonts w:ascii="Fb Fontext" w:hAnsi="Fb Fontext"/>
            <w:rtl/>
          </w:rPr>
          <w:delText xml:space="preserve">מתני'.</w:delText>
        </w:r>
      </w:del>
      <w:ins w:id="20117" w:author="קלוד" w:date="2026-10-06T10:09:14Z">
        <w:r>
          <w:rPr>
            <w:rStyle w:val="afffa"/>
            <w:rFonts w:ascii="Fb Fontext" w:hAnsi="Fb Fontext"/>
            <w:rtl/>
          </w:rPr>
          <w:t xml:space="preserve">משנה ה</w:t>
        </w:r>
      </w:ins>
    </w:p>
    <w:p w14:paraId="5FB7C85F" w14:textId="77777777" w:rsidR="009469D7" w:rsidRDefault="006E0774" w:rsidP="00954D80">
      <w:pPr>
        <w:pStyle w:val="afff5"/>
        <w:spacing w:before="120"/>
        <w:rPr>
          <w:rStyle w:val="afffa"/>
          <w:rFonts w:ascii="Fb Fontext" w:hAnsi="Fb Fontext"/>
          <w:b/>
          <w:rtl/>
        </w:rPr>
        <w:pPrChange w:id="90018" w:author="קלוד" w:date="2026-10-08T12:08:16Z">
          <w:pPr>
            <w:pStyle w:val="afff5"/>
          </w:pPr>
        </w:pPrChange>
      </w:pPr>
      <w:r w:rsidRPr="00224C4C">
        <w:rPr>
          <w:rStyle w:val="afffa"/>
          <w:rFonts w:ascii="Fb Fontext" w:hAnsi="Fb Fontext"/>
          <w:b/>
          <w:rtl/>
        </w:rPr>
        <w:t>המקדש את האשה על מנת שאין עליה נדרים,</w:t>
      </w:r>
    </w:p>
    <w:p w14:paraId="0A69555A" w14:textId="303E43B2" w:rsidR="006E0774" w:rsidRPr="00131640" w:rsidRDefault="006E0774" w:rsidP="00954D80">
      <w:pPr>
        <w:pStyle w:val="afff5"/>
        <w:rPr>
          <w:rtl/>
        </w:rPr>
      </w:pPr>
      <w:r w:rsidRPr="00224C4C">
        <w:rPr>
          <w:rStyle w:val="afffa"/>
          <w:rFonts w:ascii="Fb Fontext" w:hAnsi="Fb Fontext"/>
          <w:b/>
          <w:rtl/>
        </w:rPr>
        <w:t>ונמצאו עליה נדרים - אינה מקודשת.</w:t>
      </w:r>
    </w:p>
    <w:p w14:paraId="05FC13F3" w14:textId="77777777" w:rsidR="006E0774" w:rsidRPr="00131640" w:rsidRDefault="006E0774" w:rsidP="00954D80">
      <w:pPr>
        <w:pStyle w:val="afff5"/>
        <w:rPr>
          <w:rtl/>
        </w:rPr>
      </w:pPr>
      <w:r w:rsidRPr="00224C4C">
        <w:rPr>
          <w:rStyle w:val="afffa"/>
          <w:rFonts w:ascii="Fb Fontext" w:hAnsi="Fb Fontext"/>
          <w:b/>
          <w:rtl/>
        </w:rPr>
        <w:t>כנסה סתם, ונמצאו עליה נדרים - תצא שלא בכתובה.</w:t>
      </w:r>
    </w:p>
    <w:p w14:paraId="3295F1DF" w14:textId="77777777" w:rsidR="006E0774" w:rsidRPr="00131640" w:rsidRDefault="006E0774" w:rsidP="00954D80">
      <w:pPr>
        <w:pStyle w:val="afff5"/>
        <w:rPr>
          <w:rtl/>
        </w:rPr>
      </w:pPr>
      <w:r w:rsidRPr="00224C4C">
        <w:rPr>
          <w:rStyle w:val="afffa"/>
          <w:rFonts w:ascii="Fb Fontext" w:hAnsi="Fb Fontext"/>
          <w:b/>
          <w:rtl/>
        </w:rPr>
        <w:t>על מנת שאין עליה מומין, ונמצאו בה מומין - אינה מקודשת.</w:t>
      </w:r>
    </w:p>
    <w:p w14:paraId="3D6CD260" w14:textId="77777777" w:rsidR="006E0774" w:rsidRPr="00131640" w:rsidRDefault="006E0774" w:rsidP="00954D80">
      <w:pPr>
        <w:pStyle w:val="afff5"/>
        <w:rPr>
          <w:rtl/>
        </w:rPr>
      </w:pPr>
      <w:r w:rsidRPr="00224C4C">
        <w:rPr>
          <w:rStyle w:val="afffa"/>
          <w:rFonts w:ascii="Fb Fontext" w:hAnsi="Fb Fontext"/>
          <w:b/>
          <w:rtl/>
        </w:rPr>
        <w:t>כנסה סתם, ונמצאו בה מומין תצא שלא בכתובה, שכל המומין הפוסלין בכהנים פוסלין בנשים</w:t>
      </w:r>
      <w:r w:rsidRPr="00224C4C">
        <w:rPr>
          <w:rtl/>
          <w:rPrChange w:id="40004" w:author="Claude" w:date="2026-10-06T13:34:54Z">
            <w:rPr>
              <w:sz w:val="32"/>
              <w:rtl/>
            </w:rPr>
          </w:rPrChange>
        </w:rPr>
        <w:t>.</w:t>
      </w:r>
    </w:p>
    <w:p w14:paraId="12CF88F7" w14:textId="77777777" w:rsidR="006E0774" w:rsidRPr="00131640" w:rsidRDefault="006E0774" w:rsidP="00841728">
      <w:pPr>
        <w:pStyle w:val="affb"/>
        <w:rPr>
          <w:rtl/>
        </w:rPr>
      </w:pPr>
      <w:r w:rsidRPr="00224C4C">
        <w:rPr>
          <w:rFonts w:hint="cs"/>
          <w:rtl/>
        </w:rPr>
        <w:t>׹</w:t>
      </w:r>
    </w:p>
    <w:p w14:paraId="5303D647" w14:textId="05AA970E" w:rsidR="006E0774" w:rsidRPr="00131640" w:rsidRDefault="006E0774" w:rsidP="00944B5A">
      <w:pPr>
        <w:rPr>
          <w:rtl/>
        </w:rPr>
      </w:pPr>
      <w:r w:rsidRPr="00944B5A">
        <w:rPr>
          <w:rStyle w:val="afffff3"/>
          <w:spacing w:val="0"/>
          <w:rtl/>
        </w:rPr>
        <w:t xml:space="preserve">ותנן </w:t>
      </w:r>
      <w:r w:rsidR="00B35B36" w:rsidRPr="00944B5A">
        <w:rPr>
          <w:rStyle w:val="afffff3"/>
          <w:spacing w:val="0"/>
          <w:rtl/>
        </w:rPr>
        <w:t>גם</w:t>
      </w:r>
      <w:r w:rsidR="00944B5A" w:rsidRPr="00944B5A">
        <w:rPr>
          <w:rStyle w:val="afffff3"/>
          <w:rFonts w:hint="cs"/>
          <w:spacing w:val="0"/>
          <w:rtl/>
        </w:rPr>
        <w:t>:</w:t>
      </w:r>
      <w:r w:rsidRPr="00944B5A">
        <w:rPr>
          <w:rFonts w:ascii="Fb Fontext" w:hAnsi="Fb Fontext"/>
          <w:spacing w:val="0"/>
          <w:sz w:val="32"/>
          <w:rtl/>
        </w:rPr>
        <w:t xml:space="preserve"> גבי כתובות </w:t>
      </w:r>
      <w:r w:rsidRPr="00944B5A">
        <w:rPr>
          <w:rFonts w:ascii="Fb Fontext" w:hAnsi="Fb Fontext" w:hint="cs"/>
          <w:spacing w:val="0"/>
          <w:sz w:val="32"/>
          <w:rtl/>
        </w:rPr>
        <w:t>כה</w:t>
      </w:r>
      <w:r w:rsidRPr="00944B5A">
        <w:rPr>
          <w:rFonts w:ascii="Fb Fontext" w:hAnsi="Fb Fontext"/>
          <w:spacing w:val="0"/>
          <w:sz w:val="32"/>
          <w:rtl/>
        </w:rPr>
        <w:t>"</w:t>
      </w:r>
      <w:r w:rsidRPr="00944B5A">
        <w:rPr>
          <w:rFonts w:ascii="Fb Fontext" w:hAnsi="Fb Fontext" w:hint="cs"/>
          <w:spacing w:val="0"/>
          <w:sz w:val="32"/>
          <w:rtl/>
        </w:rPr>
        <w:t>ג</w:t>
      </w:r>
      <w:r w:rsidR="00944B5A" w:rsidRPr="00944B5A">
        <w:rPr>
          <w:rFonts w:ascii="Fb Fontext" w:hAnsi="Fb Fontext" w:hint="cs"/>
          <w:spacing w:val="0"/>
          <w:sz w:val="32"/>
          <w:rtl/>
        </w:rPr>
        <w:t xml:space="preserve"> </w:t>
      </w:r>
      <w:r w:rsidRPr="00944B5A">
        <w:rPr>
          <w:rFonts w:ascii="Fb Fontext" w:hAnsi="Fb Fontext" w:hint="cs"/>
          <w:spacing w:val="0"/>
          <w:sz w:val="32"/>
          <w:rtl/>
        </w:rPr>
        <w:t>אטו קידושין</w:t>
      </w:r>
      <w:r w:rsidR="00944B5A" w:rsidRPr="00944B5A">
        <w:rPr>
          <w:rFonts w:ascii="Fb Fontext" w:hAnsi="Fb Fontext" w:hint="cs"/>
          <w:spacing w:val="0"/>
          <w:sz w:val="32"/>
          <w:rtl/>
        </w:rPr>
        <w:t>,</w:t>
      </w:r>
      <w:r w:rsidR="00944B5A" w:rsidRPr="00944B5A">
        <w:rPr>
          <w:rStyle w:val="afffff3"/>
          <w:rFonts w:hint="cs"/>
          <w:spacing w:val="0"/>
          <w:rtl/>
        </w:rPr>
        <w:t xml:space="preserve"> </w:t>
      </w:r>
      <w:r w:rsidRPr="00944B5A">
        <w:rPr>
          <w:rStyle w:val="afffff3"/>
          <w:rFonts w:hint="cs"/>
          <w:spacing w:val="0"/>
          <w:rtl/>
        </w:rPr>
        <w:t>ו</w:t>
      </w:r>
      <w:r w:rsidR="00B35B36" w:rsidRPr="00944B5A">
        <w:rPr>
          <w:rStyle w:val="afffff3"/>
          <w:spacing w:val="0"/>
          <w:rtl/>
        </w:rPr>
        <w:t>שם</w:t>
      </w:r>
      <w:r w:rsidRPr="00944B5A">
        <w:rPr>
          <w:rStyle w:val="afffff3"/>
          <w:spacing w:val="0"/>
          <w:rtl/>
        </w:rPr>
        <w:t xml:space="preserve"> </w:t>
      </w:r>
      <w:r w:rsidRPr="00944B5A">
        <w:rPr>
          <w:rStyle w:val="afffff3"/>
          <w:rFonts w:hint="cs"/>
          <w:spacing w:val="0"/>
          <w:rtl/>
        </w:rPr>
        <w:t>תני</w:t>
      </w:r>
      <w:r w:rsidR="00944B5A" w:rsidRPr="00944B5A">
        <w:rPr>
          <w:rStyle w:val="afffff3"/>
          <w:rFonts w:hint="cs"/>
          <w:spacing w:val="0"/>
          <w:rtl/>
        </w:rPr>
        <w:t>:</w:t>
      </w:r>
      <w:r w:rsidRPr="00944B5A">
        <w:rPr>
          <w:rFonts w:ascii="Fb Fontext" w:hAnsi="Fb Fontext" w:hint="cs"/>
          <w:spacing w:val="0"/>
          <w:rtl/>
        </w:rPr>
        <w:t xml:space="preserve"> </w:t>
      </w:r>
      <w:r w:rsidRPr="00944B5A">
        <w:rPr>
          <w:rFonts w:ascii="Fb Fontext" w:hAnsi="Fb Fontext"/>
          <w:spacing w:val="0"/>
          <w:rtl/>
        </w:rPr>
        <w:t>קידושין אטו כתובות.</w:t>
      </w:r>
    </w:p>
    <w:p w14:paraId="55403B42" w14:textId="77777777" w:rsidR="006E0774" w:rsidRPr="00131640" w:rsidRDefault="006E0774" w:rsidP="00841728">
      <w:pPr>
        <w:pStyle w:val="affb"/>
        <w:rPr>
          <w:rtl/>
        </w:rPr>
      </w:pPr>
      <w:r w:rsidRPr="00224C4C">
        <w:rPr>
          <w:rFonts w:hint="cs"/>
          <w:rtl/>
        </w:rPr>
        <w:t>׹</w:t>
      </w:r>
    </w:p>
    <w:p w14:paraId="1C2E282C" w14:textId="77777777" w:rsidR="006E0774" w:rsidRPr="00131640" w:rsidRDefault="006E0774" w:rsidP="0010529F">
      <w:pPr>
        <w:pStyle w:val="afff0"/>
        <w:framePr w:wrap="around"/>
        <w:rPr>
          <w:rtl/>
        </w:rPr>
      </w:pPr>
      <w:r w:rsidRPr="00224C4C">
        <w:rPr>
          <w:rFonts w:hint="cs"/>
          <w:rtl/>
        </w:rPr>
        <w:t>נ:</w:t>
      </w:r>
    </w:p>
    <w:p w14:paraId="31C7E79E" w14:textId="77777777" w:rsidR="006E0774" w:rsidRPr="00131640" w:rsidRDefault="006E0774" w:rsidP="009D66E0">
      <w:pPr>
        <w:pStyle w:val="afffff8"/>
        <w:framePr w:wrap="around"/>
        <w:rPr>
          <w:rtl/>
        </w:rPr>
      </w:pPr>
      <w:del w:id="20118" w:author="קלוד" w:date="2026-10-06T10:09:14Z">
        <w:r>
          <w:rPr>
            <w:rtl/>
          </w:rPr>
          <w:delText xml:space="preserve">מתני'.</w:delText>
        </w:r>
      </w:del>
      <w:ins w:id="20119" w:author="קלוד" w:date="2026-10-06T10:09:14Z">
        <w:r>
          <w:rPr>
            <w:rtl/>
          </w:rPr>
          <w:t xml:space="preserve">משנה ו</w:t>
        </w:r>
      </w:ins>
    </w:p>
    <w:p w14:paraId="5D0D64C0" w14:textId="77777777" w:rsidR="006E0774" w:rsidRPr="00131640" w:rsidRDefault="006E0774" w:rsidP="00954D80">
      <w:pPr>
        <w:pStyle w:val="afff5"/>
        <w:spacing w:before="120"/>
        <w:rPr>
          <w:rtl/>
        </w:rPr>
        <w:pPrChange w:id="90019" w:author="קלוד" w:date="2026-10-08T12:08:16Z">
          <w:pPr>
            <w:pStyle w:val="afff5"/>
          </w:pPr>
        </w:pPrChange>
      </w:pPr>
      <w:r w:rsidRPr="00224C4C">
        <w:rPr>
          <w:rtl/>
        </w:rPr>
        <w:t>המקדש שתי נשים בשו"פ, או אשה אחת בפחות משו"פ,</w:t>
      </w:r>
    </w:p>
    <w:p w14:paraId="7B01CDF4" w14:textId="77777777" w:rsidR="009469D7" w:rsidRDefault="006E0774" w:rsidP="00954D80">
      <w:pPr>
        <w:pStyle w:val="afff5"/>
        <w:rPr>
          <w:rtl/>
        </w:rPr>
      </w:pPr>
      <w:r w:rsidRPr="00224C4C">
        <w:rPr>
          <w:rtl/>
        </w:rPr>
        <w:t>אע"פ ששלח סבלונות לאחר מכאן אינה מקודשת, שמחמת קידושין הראשונים שלח.</w:t>
      </w:r>
    </w:p>
    <w:p w14:paraId="35BAD373" w14:textId="5513FDF0" w:rsidR="006E0774" w:rsidRPr="00131640" w:rsidRDefault="006E0774" w:rsidP="00954D80">
      <w:pPr>
        <w:pStyle w:val="afff5"/>
        <w:rPr>
          <w:rtl/>
        </w:rPr>
      </w:pPr>
      <w:r w:rsidRPr="00224C4C">
        <w:rPr>
          <w:rtl/>
        </w:rPr>
        <w:t>וכן קטן שקידש.</w:t>
      </w:r>
    </w:p>
    <w:p w14:paraId="5B4EBA4B" w14:textId="77777777" w:rsidR="006E0774" w:rsidRPr="00131640" w:rsidRDefault="006E0774" w:rsidP="00841728">
      <w:pPr>
        <w:pStyle w:val="affb"/>
        <w:rPr>
          <w:rtl/>
        </w:rPr>
      </w:pPr>
      <w:r w:rsidRPr="00224C4C">
        <w:rPr>
          <w:rFonts w:hint="cs"/>
          <w:rtl/>
        </w:rPr>
        <w:t>׹</w:t>
      </w:r>
    </w:p>
    <w:p w14:paraId="4A33C4DA" w14:textId="77777777" w:rsidR="00A85AC8" w:rsidRPr="00E600D8" w:rsidRDefault="006E0774" w:rsidP="00241039">
      <w:pPr>
        <w:pStyle w:val="38"/>
        <w:framePr w:wrap="notBeside"/>
        <w:rPr>
          <w:rtl/>
        </w:rPr>
      </w:pPr>
      <w:r w:rsidRPr="00E600D8">
        <w:rPr>
          <w:rtl/>
        </w:rPr>
        <w:t>וצריכא</w:t>
      </w:r>
      <w:r w:rsidR="00A85AC8" w:rsidRPr="00E600D8">
        <w:rPr>
          <w:rtl/>
        </w:rPr>
        <w:t>:</w:t>
      </w:r>
    </w:p>
    <w:p w14:paraId="67640F1D" w14:textId="3065BDEC" w:rsidR="002811F4" w:rsidRPr="00131640" w:rsidRDefault="006E0774" w:rsidP="006E0774">
      <w:pPr>
        <w:rPr>
          <w:rtl/>
        </w:rPr>
      </w:pPr>
      <w:r w:rsidRPr="00224C4C">
        <w:rPr>
          <w:rFonts w:ascii="Fb Fontext" w:hAnsi="Fb Fontext" w:hint="cs"/>
          <w:sz w:val="32"/>
          <w:rtl/>
        </w:rPr>
        <w:t>אחת בפחות משו</w:t>
      </w:r>
      <w:r w:rsidRPr="00224C4C">
        <w:rPr>
          <w:rFonts w:ascii="Fb Fontext" w:hAnsi="Fb Fontext"/>
          <w:sz w:val="32"/>
          <w:rtl/>
        </w:rPr>
        <w:t>"</w:t>
      </w:r>
      <w:r w:rsidRPr="00224C4C">
        <w:rPr>
          <w:rFonts w:ascii="Fb Fontext" w:hAnsi="Fb Fontext" w:hint="cs"/>
          <w:sz w:val="32"/>
          <w:rtl/>
        </w:rPr>
        <w:t xml:space="preserve">פ </w:t>
      </w:r>
      <w:r w:rsidR="00944B5A">
        <w:rPr>
          <w:rFonts w:ascii="Fb Fontext" w:hAnsi="Fb Fontext" w:hint="cs"/>
          <w:sz w:val="32"/>
          <w:rtl/>
        </w:rPr>
        <w:t>אף ש</w:t>
      </w:r>
      <w:r w:rsidRPr="00224C4C">
        <w:rPr>
          <w:rFonts w:ascii="Fb Fontext" w:hAnsi="Fb Fontext" w:hint="cs"/>
          <w:sz w:val="32"/>
          <w:rtl/>
        </w:rPr>
        <w:t>יודע שלא מהני וסבלונות אדעתא דקידושין קמ</w:t>
      </w:r>
      <w:r w:rsidRPr="00224C4C">
        <w:rPr>
          <w:rFonts w:ascii="Fb Fontext" w:hAnsi="Fb Fontext"/>
          <w:sz w:val="32"/>
          <w:rtl/>
        </w:rPr>
        <w:t>"</w:t>
      </w:r>
      <w:r w:rsidRPr="00224C4C">
        <w:rPr>
          <w:rFonts w:ascii="Fb Fontext" w:hAnsi="Fb Fontext" w:hint="cs"/>
          <w:sz w:val="32"/>
          <w:rtl/>
        </w:rPr>
        <w:t xml:space="preserve">ל </w:t>
      </w:r>
      <w:r w:rsidR="00944B5A">
        <w:rPr>
          <w:rFonts w:ascii="Fb Fontext" w:hAnsi="Fb Fontext" w:hint="cs"/>
          <w:sz w:val="32"/>
          <w:rtl/>
        </w:rPr>
        <w:t>שלא.</w:t>
      </w:r>
    </w:p>
    <w:p w14:paraId="23728555" w14:textId="7B6B971C" w:rsidR="00A85AC8" w:rsidRPr="00E600D8" w:rsidRDefault="006E0774" w:rsidP="002811F4">
      <w:pPr>
        <w:pStyle w:val="38"/>
        <w:framePr w:wrap="notBeside"/>
        <w:rPr>
          <w:rtl/>
        </w:rPr>
      </w:pPr>
      <w:r w:rsidRPr="00E600D8">
        <w:rPr>
          <w:rFonts w:hint="cs"/>
          <w:rtl/>
        </w:rPr>
        <w:t>וצריכא</w:t>
      </w:r>
      <w:r w:rsidR="00A85AC8" w:rsidRPr="00E600D8">
        <w:rPr>
          <w:rFonts w:hint="cs"/>
          <w:rtl/>
        </w:rPr>
        <w:t>:</w:t>
      </w:r>
    </w:p>
    <w:p w14:paraId="764DAF14" w14:textId="09808B74" w:rsidR="006E0774" w:rsidRPr="00131640" w:rsidRDefault="002811F4" w:rsidP="006E0774">
      <w:pPr>
        <w:rPr>
          <w:rtl/>
        </w:rPr>
      </w:pPr>
      <w:r>
        <w:rPr>
          <w:rFonts w:ascii="Fb Fontext" w:hAnsi="Fb Fontext" w:hint="cs"/>
          <w:sz w:val="32"/>
          <w:rtl/>
        </w:rPr>
        <w:t>ק</w:t>
      </w:r>
      <w:r w:rsidR="006E0774" w:rsidRPr="00224C4C">
        <w:rPr>
          <w:rFonts w:ascii="Fb Fontext" w:hAnsi="Fb Fontext" w:hint="cs"/>
          <w:sz w:val="32"/>
          <w:rtl/>
        </w:rPr>
        <w:t xml:space="preserve">טן, </w:t>
      </w:r>
      <w:r w:rsidR="00944B5A">
        <w:rPr>
          <w:rFonts w:ascii="Fb Fontext" w:hAnsi="Fb Fontext" w:hint="cs"/>
          <w:sz w:val="32"/>
          <w:rtl/>
        </w:rPr>
        <w:t>אף ש</w:t>
      </w:r>
      <w:r w:rsidR="006E0774" w:rsidRPr="00224C4C">
        <w:rPr>
          <w:rFonts w:ascii="Fb Fontext" w:hAnsi="Fb Fontext" w:hint="cs"/>
          <w:sz w:val="32"/>
          <w:rtl/>
        </w:rPr>
        <w:t>יודע שאין קידושי קטן כלום וסבלונות אדעתא דקידושין משדר קמ</w:t>
      </w:r>
      <w:r w:rsidR="006E0774" w:rsidRPr="00224C4C">
        <w:rPr>
          <w:rFonts w:ascii="Fb Fontext" w:hAnsi="Fb Fontext"/>
          <w:sz w:val="32"/>
          <w:rtl/>
        </w:rPr>
        <w:t>"</w:t>
      </w:r>
      <w:r w:rsidR="006E0774" w:rsidRPr="00224C4C">
        <w:rPr>
          <w:rFonts w:ascii="Fb Fontext" w:hAnsi="Fb Fontext" w:hint="cs"/>
          <w:sz w:val="32"/>
          <w:rtl/>
        </w:rPr>
        <w:t>ל</w:t>
      </w:r>
      <w:r w:rsidR="00944B5A">
        <w:rPr>
          <w:rFonts w:ascii="Fb Fontext" w:hAnsi="Fb Fontext" w:hint="cs"/>
          <w:sz w:val="32"/>
          <w:rtl/>
        </w:rPr>
        <w:t xml:space="preserve"> שלא.</w:t>
      </w:r>
    </w:p>
    <w:p w14:paraId="5DFB9745" w14:textId="237AD1CB" w:rsidR="007309FA" w:rsidRPr="00131640" w:rsidRDefault="007309FA" w:rsidP="007309FA">
      <w:pPr>
        <w:pStyle w:val="affffb"/>
        <w:rPr>
          <w:rtl/>
        </w:rPr>
      </w:pPr>
      <w:r w:rsidRPr="007309FA">
        <w:rPr>
          <w:rFonts w:hint="cs"/>
          <w:rtl/>
        </w:rPr>
        <w:t>***</w:t>
      </w:r>
    </w:p>
    <w:p w14:paraId="1A0EA48E" w14:textId="15202120" w:rsidR="006E0774" w:rsidRPr="00131640" w:rsidRDefault="006E0774" w:rsidP="00F65F8B">
      <w:pPr>
        <w:pStyle w:val="affffb"/>
        <w:rPr>
          <w:rtl/>
        </w:rPr>
      </w:pPr>
      <w:r w:rsidRPr="00196D6B">
        <w:rPr>
          <w:rStyle w:val="afffff3"/>
          <w:rFonts w:cs="BA TM • Vilna Extra-Bold" w:hint="cs"/>
          <w:b w:val="0"/>
          <w:bCs w:val="0"/>
          <w:rtl/>
        </w:rPr>
        <w:t>ר</w:t>
      </w:r>
      <w:r w:rsidRPr="00196D6B">
        <w:rPr>
          <w:rStyle w:val="afffff3"/>
          <w:rFonts w:cs="BA TM • Vilna Extra-Bold"/>
          <w:b w:val="0"/>
          <w:bCs w:val="0"/>
          <w:rtl/>
        </w:rPr>
        <w:t>"</w:t>
      </w:r>
      <w:r w:rsidRPr="00196D6B">
        <w:rPr>
          <w:rStyle w:val="afffff3"/>
          <w:rFonts w:cs="BA TM • Vilna Extra-Bold" w:hint="cs"/>
          <w:b w:val="0"/>
          <w:bCs w:val="0"/>
          <w:rtl/>
        </w:rPr>
        <w:t>ה</w:t>
      </w:r>
      <w:r w:rsidR="00944B5A" w:rsidRPr="00196D6B">
        <w:rPr>
          <w:rStyle w:val="afffff3"/>
          <w:rFonts w:cs="BA TM • Vilna Extra-Bold" w:hint="cs"/>
          <w:b w:val="0"/>
          <w:bCs w:val="0"/>
          <w:rtl/>
        </w:rPr>
        <w:t xml:space="preserve"> וכן רבה</w:t>
      </w:r>
      <w:r w:rsidRPr="00196D6B">
        <w:rPr>
          <w:rStyle w:val="afffff3"/>
          <w:rFonts w:cs="BA TM • Vilna Extra-Bold"/>
          <w:b w:val="0"/>
          <w:bCs w:val="0"/>
          <w:rtl/>
        </w:rPr>
        <w:t>:</w:t>
      </w:r>
      <w:r w:rsidRPr="00224C4C">
        <w:rPr>
          <w:rtl/>
        </w:rPr>
        <w:t xml:space="preserve"> חוששין לסבלונות.</w:t>
      </w:r>
    </w:p>
    <w:p w14:paraId="1542764A" w14:textId="77777777" w:rsidR="00A85AC8" w:rsidRPr="00E600D8" w:rsidRDefault="006E0774" w:rsidP="002811F4">
      <w:pPr>
        <w:pStyle w:val="38"/>
        <w:framePr w:wrap="notBeside"/>
        <w:rPr>
          <w:rtl/>
        </w:rPr>
      </w:pPr>
      <w:r w:rsidRPr="00E600D8">
        <w:rPr>
          <w:rFonts w:hint="cs"/>
          <w:rtl/>
        </w:rPr>
        <w:t>והך</w:t>
      </w:r>
      <w:r w:rsidR="00A85AC8" w:rsidRPr="00E600D8">
        <w:rPr>
          <w:rtl/>
        </w:rPr>
        <w:t>:</w:t>
      </w:r>
    </w:p>
    <w:p w14:paraId="3ECB88FE" w14:textId="50EFA965" w:rsidR="006E0774" w:rsidRPr="00131640" w:rsidRDefault="006E0774" w:rsidP="006E0774">
      <w:pPr>
        <w:rPr>
          <w:rtl/>
        </w:rPr>
      </w:pPr>
      <w:r w:rsidRPr="00224C4C">
        <w:rPr>
          <w:rFonts w:ascii="Fb Fontext" w:hAnsi="Fb Fontext" w:hint="cs"/>
          <w:rtl/>
        </w:rPr>
        <w:t>דמתני' לא מהני דמחמת קידושין הראשונים שלח</w:t>
      </w:r>
    </w:p>
    <w:p w14:paraId="11CCAFF2" w14:textId="79A7510E" w:rsidR="00A85AC8" w:rsidRPr="00E600D8" w:rsidRDefault="006E0774" w:rsidP="002811F4">
      <w:pPr>
        <w:pStyle w:val="38"/>
        <w:framePr w:wrap="notBeside"/>
        <w:rPr>
          <w:rtl/>
        </w:rPr>
      </w:pPr>
      <w:r w:rsidRPr="00E600D8">
        <w:rPr>
          <w:rFonts w:hint="cs"/>
          <w:rtl/>
        </w:rPr>
        <w:t>א</w:t>
      </w:r>
      <w:r w:rsidRPr="00E600D8">
        <w:rPr>
          <w:rtl/>
        </w:rPr>
        <w:t>"</w:t>
      </w:r>
      <w:r w:rsidRPr="00E600D8">
        <w:rPr>
          <w:rFonts w:hint="cs"/>
          <w:rtl/>
        </w:rPr>
        <w:t xml:space="preserve">ד </w:t>
      </w:r>
      <w:r w:rsidRPr="00E600D8">
        <w:rPr>
          <w:rtl/>
        </w:rPr>
        <w:t>רבה</w:t>
      </w:r>
      <w:r w:rsidR="00A85AC8" w:rsidRPr="00E600D8">
        <w:rPr>
          <w:rtl/>
        </w:rPr>
        <w:t>:</w:t>
      </w:r>
    </w:p>
    <w:p w14:paraId="215354F6" w14:textId="71562B6C" w:rsidR="006E0774" w:rsidRPr="009812B6" w:rsidRDefault="006E0774" w:rsidP="006E0774">
      <w:pPr>
        <w:rPr>
          <w:spacing w:val="-2"/>
          <w:rtl/>
        </w:rPr>
      </w:pPr>
      <w:r w:rsidRPr="009812B6">
        <w:rPr>
          <w:rFonts w:ascii="Fb Fontext" w:hAnsi="Fb Fontext" w:hint="cs"/>
          <w:spacing w:val="-2"/>
          <w:rtl/>
        </w:rPr>
        <w:t xml:space="preserve">דווקא </w:t>
      </w:r>
      <w:r w:rsidR="00B35B36" w:rsidRPr="009812B6">
        <w:rPr>
          <w:rFonts w:ascii="Fb Fontext" w:hAnsi="Fb Fontext" w:hint="cs"/>
          <w:spacing w:val="-2"/>
          <w:rtl/>
        </w:rPr>
        <w:t>כאן</w:t>
      </w:r>
      <w:r w:rsidRPr="009812B6">
        <w:rPr>
          <w:rFonts w:ascii="Fb Fontext" w:hAnsi="Fb Fontext" w:hint="cs"/>
          <w:spacing w:val="-2"/>
          <w:rtl/>
        </w:rPr>
        <w:t xml:space="preserve"> דמחמת קידושין הראשונים שלח הא בעלמא ה</w:t>
      </w:r>
      <w:r w:rsidR="00944B5A" w:rsidRPr="009812B6">
        <w:rPr>
          <w:rFonts w:ascii="Fb Fontext" w:hAnsi="Fb Fontext" w:hint="cs"/>
          <w:spacing w:val="-2"/>
          <w:rtl/>
        </w:rPr>
        <w:t>ו</w:t>
      </w:r>
      <w:r w:rsidRPr="009812B6">
        <w:rPr>
          <w:rFonts w:ascii="Fb Fontext" w:hAnsi="Fb Fontext" w:hint="cs"/>
          <w:spacing w:val="-2"/>
          <w:rtl/>
        </w:rPr>
        <w:t>ו קידושין</w:t>
      </w:r>
      <w:r w:rsidR="00944B5A" w:rsidRPr="009812B6">
        <w:rPr>
          <w:rFonts w:ascii="Fb Fontext" w:hAnsi="Fb Fontext" w:hint="cs"/>
          <w:spacing w:val="-2"/>
          <w:rtl/>
        </w:rPr>
        <w:t>,</w:t>
      </w:r>
    </w:p>
    <w:p w14:paraId="0BE740B3" w14:textId="252E10CF" w:rsidR="00A85AC8" w:rsidRPr="00E600D8" w:rsidRDefault="006E0774" w:rsidP="002811F4">
      <w:pPr>
        <w:pStyle w:val="38"/>
        <w:framePr w:wrap="notBeside"/>
        <w:rPr>
          <w:rtl/>
        </w:rPr>
      </w:pPr>
      <w:r w:rsidRPr="00E600D8">
        <w:rPr>
          <w:rtl/>
        </w:rPr>
        <w:t>ואביי</w:t>
      </w:r>
      <w:r w:rsidR="00A85AC8" w:rsidRPr="00E600D8">
        <w:rPr>
          <w:rFonts w:hint="cs"/>
          <w:rtl/>
        </w:rPr>
        <w:t>:</w:t>
      </w:r>
    </w:p>
    <w:p w14:paraId="14EF2F4C" w14:textId="58714169" w:rsidR="006E0774" w:rsidRPr="00131640" w:rsidRDefault="00944B5A" w:rsidP="006E0774">
      <w:pPr>
        <w:rPr>
          <w:rtl/>
        </w:rPr>
      </w:pPr>
      <w:r>
        <w:rPr>
          <w:rFonts w:ascii="Fb Fontext" w:hAnsi="Fb Fontext" w:hint="cs"/>
          <w:rtl/>
        </w:rPr>
        <w:t>א</w:t>
      </w:r>
      <w:r w:rsidR="006E0774" w:rsidRPr="00224C4C">
        <w:rPr>
          <w:rFonts w:ascii="Fb Fontext" w:hAnsi="Fb Fontext" w:hint="cs"/>
          <w:rtl/>
        </w:rPr>
        <w:t xml:space="preserve">פי' </w:t>
      </w:r>
      <w:r w:rsidR="00B35B36">
        <w:rPr>
          <w:rFonts w:ascii="Fb Fontext" w:hAnsi="Fb Fontext" w:hint="cs"/>
          <w:rtl/>
        </w:rPr>
        <w:t>כאן</w:t>
      </w:r>
      <w:r w:rsidR="006E0774" w:rsidRPr="00224C4C">
        <w:rPr>
          <w:rFonts w:ascii="Fb Fontext" w:hAnsi="Fb Fontext" w:hint="cs"/>
          <w:rtl/>
        </w:rPr>
        <w:t xml:space="preserve"> דנחית לתורת קידושין לא מהני</w:t>
      </w:r>
      <w:r>
        <w:rPr>
          <w:rFonts w:ascii="Fb Fontext" w:hAnsi="Fb Fontext" w:hint="cs"/>
          <w:rtl/>
        </w:rPr>
        <w:t>,</w:t>
      </w:r>
    </w:p>
    <w:p w14:paraId="181246F6" w14:textId="1EE511E3" w:rsidR="00A85AC8" w:rsidRPr="00E600D8" w:rsidRDefault="006E0774" w:rsidP="002811F4">
      <w:pPr>
        <w:pStyle w:val="38"/>
        <w:framePr w:wrap="notBeside"/>
        <w:rPr>
          <w:rtl/>
        </w:rPr>
      </w:pPr>
      <w:r w:rsidRPr="00E600D8">
        <w:rPr>
          <w:rFonts w:hint="cs"/>
          <w:rtl/>
        </w:rPr>
        <w:t>למעשה</w:t>
      </w:r>
      <w:r w:rsidR="00944B5A" w:rsidRPr="00E600D8">
        <w:rPr>
          <w:rFonts w:hint="cs"/>
          <w:rtl/>
        </w:rPr>
        <w:t>:</w:t>
      </w:r>
      <w:r w:rsidRPr="00E600D8">
        <w:rPr>
          <w:rFonts w:hint="cs"/>
          <w:rtl/>
        </w:rPr>
        <w:t xml:space="preserve"> ר</w:t>
      </w:r>
      <w:r w:rsidRPr="00E600D8">
        <w:rPr>
          <w:rtl/>
        </w:rPr>
        <w:t>"</w:t>
      </w:r>
      <w:r w:rsidRPr="00E600D8">
        <w:rPr>
          <w:rFonts w:hint="cs"/>
          <w:rtl/>
        </w:rPr>
        <w:t>פ</w:t>
      </w:r>
      <w:r w:rsidR="00A85AC8" w:rsidRPr="00E600D8">
        <w:rPr>
          <w:rFonts w:hint="cs"/>
          <w:rtl/>
        </w:rPr>
        <w:t>:</w:t>
      </w:r>
    </w:p>
    <w:p w14:paraId="36F6267D" w14:textId="01E1BF36" w:rsidR="006E0774" w:rsidRPr="009812B6" w:rsidRDefault="006E0774" w:rsidP="006E0774">
      <w:pPr>
        <w:rPr>
          <w:spacing w:val="-2"/>
          <w:rtl/>
        </w:rPr>
      </w:pPr>
      <w:r w:rsidRPr="009812B6">
        <w:rPr>
          <w:rFonts w:ascii="Fb Fontext" w:hAnsi="Fb Fontext"/>
          <w:spacing w:val="-2"/>
          <w:sz w:val="32"/>
          <w:rtl/>
        </w:rPr>
        <w:t>ב</w:t>
      </w:r>
      <w:r w:rsidR="00944B5A" w:rsidRPr="009812B6">
        <w:rPr>
          <w:rFonts w:ascii="Fb Fontext" w:hAnsi="Fb Fontext" w:hint="cs"/>
          <w:spacing w:val="-2"/>
          <w:sz w:val="32"/>
          <w:rtl/>
        </w:rPr>
        <w:t>מקום</w:t>
      </w:r>
      <w:r w:rsidRPr="009812B6">
        <w:rPr>
          <w:rFonts w:ascii="Fb Fontext" w:hAnsi="Fb Fontext"/>
          <w:spacing w:val="-2"/>
          <w:sz w:val="32"/>
          <w:rtl/>
        </w:rPr>
        <w:t xml:space="preserve"> דמקדשי והדר מסבלי חיי</w:t>
      </w:r>
      <w:r w:rsidR="002811F4" w:rsidRPr="009812B6">
        <w:rPr>
          <w:rFonts w:ascii="Fb Fontext" w:hAnsi="Fb Fontext" w:hint="cs"/>
          <w:spacing w:val="-2"/>
          <w:sz w:val="32"/>
          <w:rtl/>
        </w:rPr>
        <w:t>שי'</w:t>
      </w:r>
      <w:r w:rsidRPr="009812B6">
        <w:rPr>
          <w:rFonts w:ascii="Fb Fontext" w:hAnsi="Fb Fontext"/>
          <w:spacing w:val="-2"/>
          <w:sz w:val="32"/>
          <w:rtl/>
        </w:rPr>
        <w:t>, מסבלי והדר מקדשי לא חיישינן</w:t>
      </w:r>
    </w:p>
    <w:p w14:paraId="1C2F65E0" w14:textId="1C2687C2" w:rsidR="006E0774" w:rsidRPr="009812B6" w:rsidRDefault="006E0774" w:rsidP="00944B5A">
      <w:pPr>
        <w:spacing w:after="120"/>
        <w:rPr>
          <w:spacing w:val="-2"/>
          <w:rtl/>
        </w:rPr>
      </w:pPr>
      <w:r w:rsidRPr="009812B6">
        <w:rPr>
          <w:rFonts w:ascii="Fb Fontext" w:hAnsi="Fb Fontext"/>
          <w:spacing w:val="-2"/>
          <w:rtl/>
        </w:rPr>
        <w:t xml:space="preserve">מקדשי והדר מסבלי, </w:t>
      </w:r>
      <w:r w:rsidRPr="009812B6">
        <w:rPr>
          <w:rFonts w:ascii="Fb Fontext" w:hAnsi="Fb Fontext" w:hint="cs"/>
          <w:spacing w:val="-2"/>
          <w:rtl/>
        </w:rPr>
        <w:t>קמ</w:t>
      </w:r>
      <w:r w:rsidRPr="009812B6">
        <w:rPr>
          <w:rFonts w:ascii="Fb Fontext" w:hAnsi="Fb Fontext"/>
          <w:spacing w:val="-2"/>
          <w:rtl/>
        </w:rPr>
        <w:t>"</w:t>
      </w:r>
      <w:r w:rsidRPr="009812B6">
        <w:rPr>
          <w:rFonts w:ascii="Fb Fontext" w:hAnsi="Fb Fontext" w:hint="cs"/>
          <w:spacing w:val="-2"/>
          <w:rtl/>
        </w:rPr>
        <w:t>ל דלא חיישי' למיעוט דמסבלי והדר מקדשי</w:t>
      </w:r>
    </w:p>
    <w:p w14:paraId="257AB9FD" w14:textId="0FD30075" w:rsidR="00A85AC8" w:rsidRPr="00E600D8" w:rsidRDefault="00E600D8" w:rsidP="002811F4">
      <w:pPr>
        <w:pStyle w:val="38"/>
        <w:framePr w:wrap="notBeside"/>
        <w:rPr>
          <w:rtl/>
        </w:rPr>
      </w:pPr>
      <w:r w:rsidRPr="00E600D8">
        <w:rPr>
          <w:rtl/>
        </w:rPr>
        <w:t>•</w:t>
      </w:r>
    </w:p>
    <w:p w14:paraId="6163FB65" w14:textId="2ED7BD02" w:rsidR="006E0774" w:rsidRPr="009812B6" w:rsidRDefault="006E0774" w:rsidP="002811F4">
      <w:pPr>
        <w:spacing w:after="120"/>
        <w:rPr>
          <w:spacing w:val="2"/>
          <w:rtl/>
        </w:rPr>
      </w:pPr>
      <w:r w:rsidRPr="009812B6">
        <w:rPr>
          <w:rFonts w:ascii="Fb Fontext" w:hAnsi="Fb Fontext"/>
          <w:spacing w:val="2"/>
          <w:rtl/>
        </w:rPr>
        <w:t>הוחזק שטר כתובה בשוק</w:t>
      </w:r>
      <w:r w:rsidRPr="009812B6">
        <w:rPr>
          <w:rFonts w:ascii="Fb Fontext" w:hAnsi="Fb Fontext" w:hint="cs"/>
          <w:spacing w:val="2"/>
          <w:rtl/>
        </w:rPr>
        <w:t xml:space="preserve">- </w:t>
      </w:r>
      <w:r w:rsidRPr="009812B6">
        <w:rPr>
          <w:rStyle w:val="afffff3"/>
          <w:rFonts w:hint="cs"/>
          <w:spacing w:val="2"/>
          <w:rtl/>
        </w:rPr>
        <w:t>רבא:</w:t>
      </w:r>
      <w:r w:rsidRPr="009812B6">
        <w:rPr>
          <w:rFonts w:ascii="Fb Fontext" w:hAnsi="Fb Fontext" w:hint="cs"/>
          <w:spacing w:val="2"/>
          <w:rtl/>
        </w:rPr>
        <w:t xml:space="preserve"> לא מחזיקינן מפני זה באשת איש</w:t>
      </w:r>
    </w:p>
    <w:p w14:paraId="00CBB0AE" w14:textId="7A47715F" w:rsidR="00A85AC8" w:rsidRPr="00E600D8" w:rsidRDefault="006E0774" w:rsidP="002811F4">
      <w:pPr>
        <w:pStyle w:val="38"/>
        <w:framePr w:wrap="notBeside"/>
        <w:rPr>
          <w:rtl/>
        </w:rPr>
      </w:pPr>
      <w:r w:rsidRPr="00E600D8">
        <w:rPr>
          <w:rtl/>
        </w:rPr>
        <w:t>•</w:t>
      </w:r>
      <w:r w:rsidRPr="00E600D8">
        <w:rPr>
          <w:rFonts w:hint="cs"/>
          <w:rtl/>
        </w:rPr>
        <w:t xml:space="preserve"> למעשה ר</w:t>
      </w:r>
      <w:r w:rsidRPr="00E600D8">
        <w:rPr>
          <w:rtl/>
        </w:rPr>
        <w:t>"</w:t>
      </w:r>
      <w:r w:rsidRPr="00E600D8">
        <w:rPr>
          <w:rFonts w:hint="cs"/>
          <w:rtl/>
        </w:rPr>
        <w:t>א</w:t>
      </w:r>
      <w:r w:rsidR="00A85AC8" w:rsidRPr="00E600D8">
        <w:rPr>
          <w:rtl/>
        </w:rPr>
        <w:t>:</w:t>
      </w:r>
    </w:p>
    <w:p w14:paraId="29D322F3" w14:textId="2E65571D" w:rsidR="006E0774" w:rsidRPr="00131640" w:rsidRDefault="006E0774" w:rsidP="002811F4">
      <w:pPr>
        <w:rPr>
          <w:rtl/>
        </w:rPr>
      </w:pPr>
      <w:r w:rsidRPr="00224C4C">
        <w:rPr>
          <w:rFonts w:ascii="Fb Fontext" w:hAnsi="Fb Fontext"/>
          <w:rtl/>
        </w:rPr>
        <w:t>ב</w:t>
      </w:r>
      <w:r w:rsidR="002811F4">
        <w:rPr>
          <w:rFonts w:ascii="Fb Fontext" w:hAnsi="Fb Fontext" w:hint="cs"/>
          <w:rtl/>
        </w:rPr>
        <w:t>מקום</w:t>
      </w:r>
      <w:r w:rsidRPr="00224C4C">
        <w:rPr>
          <w:rFonts w:ascii="Fb Fontext" w:hAnsi="Fb Fontext"/>
          <w:rtl/>
        </w:rPr>
        <w:t xml:space="preserve"> דמקדשי והדר כתבי כתובה - חיישינן, </w:t>
      </w:r>
      <w:r w:rsidRPr="00224C4C">
        <w:rPr>
          <w:rFonts w:ascii="Fb Fontext" w:hAnsi="Fb Fontext" w:hint="cs"/>
          <w:rtl/>
        </w:rPr>
        <w:t>וקמ</w:t>
      </w:r>
      <w:r w:rsidRPr="00224C4C">
        <w:rPr>
          <w:rFonts w:ascii="Fb Fontext" w:hAnsi="Fb Fontext"/>
          <w:rtl/>
        </w:rPr>
        <w:t>"</w:t>
      </w:r>
      <w:r w:rsidRPr="00224C4C">
        <w:rPr>
          <w:rFonts w:ascii="Fb Fontext" w:hAnsi="Fb Fontext" w:hint="cs"/>
          <w:rtl/>
        </w:rPr>
        <w:t>ל דלא אמרי' דספרא הוא דאתרמי.</w:t>
      </w:r>
      <w:r w:rsidR="002811F4">
        <w:rPr>
          <w:rFonts w:ascii="Fb Fontext" w:hAnsi="Fb Fontext" w:hint="cs"/>
          <w:sz w:val="32"/>
          <w:rtl/>
        </w:rPr>
        <w:t xml:space="preserve">  </w:t>
      </w:r>
      <w:r w:rsidRPr="00224C4C">
        <w:rPr>
          <w:rFonts w:ascii="Fb Fontext" w:hAnsi="Fb Fontext"/>
          <w:sz w:val="32"/>
          <w:rtl/>
        </w:rPr>
        <w:t>כתבי והדר מקדשי - לא חיישינן.</w:t>
      </w:r>
    </w:p>
    <w:p w14:paraId="23F087DD" w14:textId="77777777" w:rsidR="006E0774" w:rsidRPr="00131640" w:rsidRDefault="006E0774" w:rsidP="00841728">
      <w:pPr>
        <w:pStyle w:val="affb"/>
        <w:rPr>
          <w:rtl/>
        </w:rPr>
      </w:pPr>
      <w:r w:rsidRPr="00224C4C">
        <w:rPr>
          <w:rFonts w:hint="cs"/>
          <w:rtl/>
        </w:rPr>
        <w:t>׹</w:t>
      </w:r>
    </w:p>
    <w:p w14:paraId="5D98FCFB" w14:textId="77777777" w:rsidR="006E0774" w:rsidRPr="00131640" w:rsidRDefault="006E0774" w:rsidP="009D66E0">
      <w:pPr>
        <w:pStyle w:val="afffff8"/>
        <w:framePr w:wrap="around"/>
        <w:rPr>
          <w:rtl/>
        </w:rPr>
      </w:pPr>
      <w:del w:id="20120" w:author="קלוד" w:date="2026-10-06T10:09:14Z">
        <w:r>
          <w:rPr>
            <w:rtl/>
          </w:rPr>
          <w:delText xml:space="preserve">מתני'.</w:delText>
        </w:r>
      </w:del>
      <w:ins w:id="20121" w:author="קלוד" w:date="2026-10-06T10:09:14Z">
        <w:r>
          <w:rPr>
            <w:rtl/>
          </w:rPr>
          <w:t xml:space="preserve">משנה ז</w:t>
        </w:r>
      </w:ins>
    </w:p>
    <w:p w14:paraId="512DFEE7" w14:textId="77777777" w:rsidR="006E0774" w:rsidRPr="00131640" w:rsidRDefault="006E0774" w:rsidP="00954D80">
      <w:pPr>
        <w:pStyle w:val="afff5"/>
        <w:spacing w:before="120"/>
        <w:rPr>
          <w:rtl/>
        </w:rPr>
        <w:pPrChange w:id="90020" w:author="קלוד" w:date="2026-10-08T12:08:16Z">
          <w:pPr>
            <w:pStyle w:val="afff5"/>
          </w:pPr>
        </w:pPrChange>
      </w:pPr>
      <w:r w:rsidRPr="00224C4C">
        <w:rPr>
          <w:rtl/>
        </w:rPr>
        <w:t>המקדש אשה ובתה או אשה ואחותה כאחת - אינן מקודשות.</w:t>
      </w:r>
    </w:p>
    <w:p w14:paraId="6C98B5F6" w14:textId="77777777" w:rsidR="006E0774" w:rsidRPr="00131640" w:rsidRDefault="006E0774" w:rsidP="00954D80">
      <w:pPr>
        <w:pStyle w:val="afff5"/>
        <w:rPr>
          <w:rtl/>
        </w:rPr>
      </w:pPr>
      <w:r>
        <w:rPr>
          <w:rtl/>
        </w:rPr>
        <w:t xml:space="preserve">ומעשה בחמש נשים ובהן שתי אחיות, וליקט אדם אחד כלכלה של תאנים, ושלהן היתה ושל שביעית היתה, ואמר הרי כולכם מקודשות לי בכלכלה זו, וקיבלה אחת מהן ע"י כולן, ואמרו </w:t>
      </w:r>
      <w:r>
        <w:rPr>
          <w:rStyle w:val="TanaimMishna"/>
          <w:rtl/>
          <w:rPrChange w:id="20026" w:author="קלוד" w:date="2026-10-06T10:09:14Z">
            <w:rPr>
              <w:rtl/>
            </w:rPr>
          </w:rPrChange>
        </w:rPr>
        <w:t xml:space="preserve">חכמים</w:t>
      </w:r>
      <w:r>
        <w:rPr>
          <w:rStyle w:val="TanaimMishna"/>
          <w:rtl/>
          <w:rPrChange w:id="41014" w:author="Claude" w:date="2026-10-07T09:25:17Z">
            <w:rPr>
              <w:rtl/>
            </w:rPr>
          </w:rPrChange>
        </w:rPr>
        <w:t xml:space="preserve">:</w:t>
      </w:r>
      <w:r>
        <w:rPr>
          <w:rtl/>
        </w:rPr>
        <w:t xml:space="preserve"> אין אחיות מקודשות.</w:t>
      </w:r>
    </w:p>
    <w:p w14:paraId="39899A99" w14:textId="77777777" w:rsidR="006E0774" w:rsidRPr="00131640" w:rsidRDefault="006E0774" w:rsidP="00841728">
      <w:pPr>
        <w:pStyle w:val="affb"/>
        <w:rPr>
          <w:del w:id="90086" w:author="מנוע עיצוב" w:date="2026-10-08T11:01:28Z"/>
          <w:rtl/>
        </w:rPr>
      </w:pPr>
      <w:del w:id="90085" w:author="מנוע עיצוב" w:date="2026-10-08T11:01:28Z">
        <w:r w:rsidRPr="00224C4C">
          <w:rPr>
            <w:rFonts w:hint="cs"/>
            <w:rtl/>
          </w:rPr>
          <w:delText xml:space="preserve">׹</w:delText>
        </w:r>
      </w:del>
    </w:p>
    <w:p w14:paraId="18C6179B" w14:textId="77777777" w:rsidR="00C6513B" w:rsidRPr="00131640" w:rsidRDefault="006E0774" w:rsidP="00C6513B">
      <w:pPr>
        <w:pStyle w:val="afffd"/>
        <w:rPr>
          <w:rtl/>
        </w:rPr>
      </w:pPr>
      <w:ins w:id="9852" w:author="מספור קטעי משנה" w:date="2026-10-06T06:45:32Z">
        <w:r>
          <w:rPr>
            <w:rStyle w:val="MisparKeta"/>
          </w:rPr>
          <w:t xml:space="preserve">ד. </w:t>
        </w:r>
      </w:ins>
      <w:r w:rsidRPr="00C6513B">
        <w:rPr>
          <w:rFonts w:hint="cs"/>
          <w:rtl/>
        </w:rPr>
        <w:t>אין אחיות מקודשות</w:t>
      </w:r>
    </w:p>
    <w:p w14:paraId="396F9FE6" w14:textId="0F6B385E" w:rsidR="00A85AC8" w:rsidRPr="00E600D8" w:rsidRDefault="00520B99" w:rsidP="00C6513B">
      <w:pPr>
        <w:pStyle w:val="38"/>
        <w:framePr w:wrap="notBeside"/>
        <w:rPr>
          <w:rtl/>
        </w:rPr>
      </w:pPr>
      <w:r w:rsidRPr="00E600D8">
        <w:rPr>
          <w:rFonts w:hint="cs"/>
          <w:rtl/>
        </w:rPr>
        <w:t>א.</w:t>
      </w:r>
      <w:r w:rsidR="006E0774" w:rsidRPr="00E600D8">
        <w:rPr>
          <w:rFonts w:hint="cs"/>
          <w:rtl/>
        </w:rPr>
        <w:t xml:space="preserve"> רמב</w:t>
      </w:r>
      <w:r w:rsidR="006E0774" w:rsidRPr="00E600D8">
        <w:rPr>
          <w:rtl/>
        </w:rPr>
        <w:t>"</w:t>
      </w:r>
      <w:r w:rsidR="006E0774" w:rsidRPr="00E600D8">
        <w:rPr>
          <w:rFonts w:hint="cs"/>
          <w:rtl/>
        </w:rPr>
        <w:t>ח</w:t>
      </w:r>
      <w:r w:rsidR="00A85AC8" w:rsidRPr="00E600D8">
        <w:rPr>
          <w:rtl/>
        </w:rPr>
        <w:t>:</w:t>
      </w:r>
    </w:p>
    <w:p w14:paraId="6EFCBFB6" w14:textId="698F4C51" w:rsidR="006E0774" w:rsidRPr="00131640" w:rsidRDefault="006E0774" w:rsidP="006E0774">
      <w:pPr>
        <w:rPr>
          <w:rtl/>
        </w:rPr>
      </w:pPr>
      <w:r w:rsidRPr="00224C4C">
        <w:rPr>
          <w:rStyle w:val="affffa"/>
          <w:rFonts w:hint="cs"/>
          <w:rtl/>
        </w:rPr>
        <w:t>'</w:t>
      </w:r>
      <w:r w:rsidRPr="00224C4C">
        <w:rPr>
          <w:rStyle w:val="affffa"/>
          <w:rtl/>
        </w:rPr>
        <w:t>אשה אל אחותה לא תקח לצרור</w:t>
      </w:r>
      <w:r w:rsidRPr="00224C4C">
        <w:rPr>
          <w:rStyle w:val="affffa"/>
          <w:rFonts w:hint="cs"/>
          <w:rtl/>
        </w:rPr>
        <w:t>'</w:t>
      </w:r>
      <w:r w:rsidRPr="00224C4C">
        <w:rPr>
          <w:rStyle w:val="affffa"/>
          <w:rtl/>
        </w:rPr>
        <w:t>,</w:t>
      </w:r>
    </w:p>
    <w:p w14:paraId="7153AB0A" w14:textId="77777777" w:rsidR="006E0774" w:rsidRPr="009812B6" w:rsidRDefault="006E0774" w:rsidP="006E0774">
      <w:pPr>
        <w:rPr>
          <w:spacing w:val="2"/>
          <w:rtl/>
        </w:rPr>
      </w:pPr>
      <w:r w:rsidRPr="009812B6">
        <w:rPr>
          <w:rFonts w:ascii="Fb Fontext" w:hAnsi="Fb Fontext" w:hint="cs"/>
          <w:spacing w:val="2"/>
          <w:sz w:val="32"/>
          <w:rtl/>
        </w:rPr>
        <w:t xml:space="preserve">- </w:t>
      </w:r>
      <w:r w:rsidRPr="009812B6">
        <w:rPr>
          <w:rFonts w:ascii="Fb Fontext" w:hAnsi="Fb Fontext"/>
          <w:spacing w:val="2"/>
          <w:sz w:val="32"/>
          <w:rtl/>
        </w:rPr>
        <w:t>בשעה שנעשו צרות זו לזו, לא יהא לו ליקוחים אפי' באחת מהם.</w:t>
      </w:r>
    </w:p>
    <w:p w14:paraId="1E8F1745" w14:textId="7A145F18" w:rsidR="00A85AC8" w:rsidRPr="00E600D8" w:rsidRDefault="00520B99" w:rsidP="00C6513B">
      <w:pPr>
        <w:pStyle w:val="38"/>
        <w:framePr w:wrap="notBeside"/>
        <w:rPr>
          <w:rtl/>
        </w:rPr>
      </w:pPr>
      <w:r w:rsidRPr="00E600D8">
        <w:rPr>
          <w:rFonts w:hint="cs"/>
          <w:rtl/>
        </w:rPr>
        <w:t xml:space="preserve">ב. </w:t>
      </w:r>
      <w:r w:rsidR="006E0774" w:rsidRPr="00E600D8">
        <w:rPr>
          <w:rFonts w:hint="cs"/>
          <w:rtl/>
        </w:rPr>
        <w:t>רבא</w:t>
      </w:r>
      <w:r w:rsidR="00A85AC8" w:rsidRPr="00E600D8">
        <w:rPr>
          <w:rFonts w:hint="cs"/>
          <w:rtl/>
        </w:rPr>
        <w:t>:</w:t>
      </w:r>
    </w:p>
    <w:p w14:paraId="31D59DA3" w14:textId="54E2DEED" w:rsidR="006E0774" w:rsidRPr="00131640" w:rsidRDefault="006E0774" w:rsidP="006E0774">
      <w:pPr>
        <w:rPr>
          <w:rtl/>
        </w:rPr>
      </w:pPr>
      <w:r w:rsidRPr="00224C4C">
        <w:rPr>
          <w:rFonts w:ascii="Fb Fontext" w:hAnsi="Fb Fontext" w:hint="cs"/>
          <w:rtl/>
        </w:rPr>
        <w:t>א</w:t>
      </w:r>
      <w:r w:rsidRPr="00224C4C">
        <w:rPr>
          <w:rFonts w:ascii="Fb Fontext" w:hAnsi="Fb Fontext"/>
          <w:rtl/>
        </w:rPr>
        <w:t>"</w:t>
      </w:r>
      <w:r w:rsidRPr="00224C4C">
        <w:rPr>
          <w:rFonts w:ascii="Fb Fontext" w:hAnsi="Fb Fontext" w:hint="cs"/>
          <w:rtl/>
        </w:rPr>
        <w:t xml:space="preserve">ה מאי </w:t>
      </w:r>
      <w:r w:rsidRPr="00520B99">
        <w:rPr>
          <w:rStyle w:val="affffa"/>
          <w:rFonts w:hint="cs"/>
          <w:rtl/>
        </w:rPr>
        <w:t>ונכרתו הנפשות</w:t>
      </w:r>
      <w:r w:rsidRPr="00224C4C">
        <w:rPr>
          <w:rFonts w:ascii="Fb Fontext" w:hAnsi="Fb Fontext" w:hint="cs"/>
          <w:rtl/>
        </w:rPr>
        <w:t xml:space="preserve"> אי קידושין לא תפסי איך מיחייב כרת </w:t>
      </w:r>
      <w:r w:rsidRPr="00210DF6">
        <w:rPr>
          <w:rStyle w:val="afffa"/>
          <w:rFonts w:ascii="Fb Fontext" w:hAnsi="Fb Fontext" w:cs="BA TM • Vilna Extra-Bold" w:hint="cs"/>
          <w:bCs w:val="0"/>
          <w:rtl/>
        </w:rPr>
        <w:t>אלא</w:t>
      </w:r>
      <w:r w:rsidRPr="00224C4C">
        <w:rPr>
          <w:rFonts w:ascii="Fb Fontext" w:hAnsi="Fb Fontext" w:hint="cs"/>
          <w:rtl/>
        </w:rPr>
        <w:t xml:space="preserve"> קרא מיירי בזה אחר זה</w:t>
      </w:r>
    </w:p>
    <w:p w14:paraId="41C802B5" w14:textId="2B8462EF" w:rsidR="00A85AC8" w:rsidRPr="00E600D8" w:rsidRDefault="006E0774" w:rsidP="00C6513B">
      <w:pPr>
        <w:pStyle w:val="38"/>
        <w:framePr w:wrap="notBeside"/>
        <w:rPr>
          <w:rtl/>
        </w:rPr>
      </w:pPr>
      <w:r w:rsidRPr="00E600D8">
        <w:rPr>
          <w:rFonts w:hint="cs"/>
          <w:rtl/>
        </w:rPr>
        <w:t>ומתני' כרבה</w:t>
      </w:r>
      <w:r w:rsidR="00A85AC8" w:rsidRPr="00E600D8">
        <w:rPr>
          <w:rtl/>
        </w:rPr>
        <w:t>:</w:t>
      </w:r>
    </w:p>
    <w:p w14:paraId="6B0D4B8E" w14:textId="7BC4A3AC" w:rsidR="006E0774" w:rsidRPr="00131640" w:rsidRDefault="006E0774" w:rsidP="006E0774">
      <w:pPr>
        <w:rPr>
          <w:rtl/>
        </w:rPr>
      </w:pPr>
      <w:r w:rsidRPr="00224C4C">
        <w:rPr>
          <w:rFonts w:ascii="Fb Fontext" w:hAnsi="Fb Fontext" w:hint="cs"/>
          <w:rtl/>
        </w:rPr>
        <w:t>ד</w:t>
      </w:r>
      <w:r w:rsidRPr="00224C4C">
        <w:rPr>
          <w:rFonts w:ascii="Fb Fontext" w:hAnsi="Fb Fontext"/>
          <w:rtl/>
        </w:rPr>
        <w:t>כל שאינו בזה אחר זה, אפי' בבת אחת אינו.</w:t>
      </w:r>
    </w:p>
    <w:p w14:paraId="5E66C58F" w14:textId="22E9D9EF" w:rsidR="007309FA" w:rsidRPr="00131640" w:rsidRDefault="007309FA" w:rsidP="007309FA">
      <w:pPr>
        <w:pStyle w:val="affffb"/>
        <w:rPr>
          <w:rtl/>
        </w:rPr>
      </w:pPr>
      <w:r w:rsidRPr="007309FA">
        <w:rPr>
          <w:rFonts w:hint="cs"/>
          <w:rtl/>
        </w:rPr>
        <w:t>***</w:t>
      </w:r>
    </w:p>
    <w:p w14:paraId="5F53EC93" w14:textId="77777777" w:rsidR="006E0774" w:rsidRPr="00131640" w:rsidRDefault="006E0774" w:rsidP="0010529F">
      <w:pPr>
        <w:pStyle w:val="afff0"/>
        <w:framePr w:wrap="around"/>
        <w:rPr>
          <w:rtl/>
        </w:rPr>
      </w:pPr>
      <w:r w:rsidRPr="00224C4C">
        <w:rPr>
          <w:rFonts w:hint="cs"/>
          <w:rtl/>
        </w:rPr>
        <w:t>נא.</w:t>
      </w:r>
    </w:p>
    <w:p w14:paraId="31A7AF86" w14:textId="7E44710F" w:rsidR="006E0774" w:rsidRPr="00131640" w:rsidRDefault="006E0774" w:rsidP="00F65F8B">
      <w:pPr>
        <w:pStyle w:val="affffb"/>
        <w:rPr>
          <w:rtl/>
        </w:rPr>
      </w:pPr>
      <w:r w:rsidRPr="00196D6B">
        <w:rPr>
          <w:rStyle w:val="afffff3"/>
          <w:rFonts w:cs="BA TM • Vilna Extra-Bold"/>
          <w:b w:val="0"/>
          <w:bCs w:val="0"/>
          <w:rtl/>
        </w:rPr>
        <w:t>רבה:</w:t>
      </w:r>
      <w:r w:rsidRPr="00210DF6">
        <w:rPr>
          <w:rStyle w:val="afffa"/>
          <w:b w:val="0"/>
          <w:rtl/>
        </w:rPr>
        <w:t xml:space="preserve"> כל שאינו בזה אחר זה, אפי' בבת אחת אינו.</w:t>
      </w:r>
    </w:p>
    <w:p w14:paraId="1C5D3984" w14:textId="77777777" w:rsidR="00A85AC8" w:rsidRPr="00E600D8" w:rsidRDefault="006B173D" w:rsidP="00520B99">
      <w:pPr>
        <w:pStyle w:val="38"/>
        <w:framePr w:wrap="notBeside"/>
        <w:rPr>
          <w:rtl/>
        </w:rPr>
      </w:pPr>
      <w:r w:rsidRPr="00E600D8">
        <w:rPr>
          <w:rFonts w:hint="cs"/>
          <w:rtl/>
        </w:rPr>
        <w:t>א.</w:t>
      </w:r>
      <w:r w:rsidR="006E0774" w:rsidRPr="00E600D8">
        <w:rPr>
          <w:rFonts w:hint="cs"/>
          <w:rtl/>
        </w:rPr>
        <w:t xml:space="preserve"> והך</w:t>
      </w:r>
      <w:r w:rsidR="00A85AC8" w:rsidRPr="00E600D8">
        <w:rPr>
          <w:rtl/>
        </w:rPr>
        <w:t>:</w:t>
      </w:r>
    </w:p>
    <w:p w14:paraId="090585A5" w14:textId="6EDC8167"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 xml:space="preserve">מרבה </w:t>
      </w:r>
      <w:r w:rsidRPr="00196D6B">
        <w:rPr>
          <w:rFonts w:ascii="Fb Fontext" w:hAnsi="Fb Fontext" w:cs="BA TM • Vilna Extra-Bold"/>
          <w:sz w:val="32"/>
          <w:rtl/>
        </w:rPr>
        <w:t>במעשר</w:t>
      </w:r>
      <w:r w:rsidRPr="00224C4C">
        <w:rPr>
          <w:rFonts w:ascii="Fb Fontext" w:hAnsi="Fb Fontext"/>
          <w:sz w:val="32"/>
          <w:rtl/>
        </w:rPr>
        <w:t>, פירותיו מתוקנים ומעשרות מקולקלין.</w:t>
      </w:r>
      <w:r w:rsidRPr="00224C4C">
        <w:rPr>
          <w:rFonts w:ascii="Fb Fontext" w:hAnsi="Fb Fontext" w:hint="cs"/>
          <w:sz w:val="32"/>
          <w:rtl/>
        </w:rPr>
        <w:t xml:space="preserve"> ולא אמרי' דאפי' בבת אחת אינו</w:t>
      </w:r>
    </w:p>
    <w:p w14:paraId="037D4E6B" w14:textId="2223FB4F" w:rsidR="00A85AC8" w:rsidRPr="00E600D8" w:rsidRDefault="00E600D8" w:rsidP="00520B99">
      <w:pPr>
        <w:pStyle w:val="38"/>
        <w:framePr w:wrap="notBeside"/>
        <w:rPr>
          <w:rtl/>
        </w:rPr>
      </w:pPr>
      <w:r w:rsidRPr="00E600D8">
        <w:rPr>
          <w:rtl/>
        </w:rPr>
        <w:t>-</w:t>
      </w:r>
    </w:p>
    <w:p w14:paraId="33E4B5E0" w14:textId="19E50F01" w:rsidR="006E0774" w:rsidRPr="00131640" w:rsidRDefault="00520B99" w:rsidP="00520B99">
      <w:pPr>
        <w:rPr>
          <w:rtl/>
        </w:rPr>
      </w:pPr>
      <w:r>
        <w:rPr>
          <w:rFonts w:hint="cs"/>
          <w:rtl/>
        </w:rPr>
        <w:t>ד</w:t>
      </w:r>
      <w:r w:rsidR="006E0774" w:rsidRPr="00943179">
        <w:rPr>
          <w:rFonts w:hint="cs"/>
          <w:rtl/>
        </w:rPr>
        <w:t>שאני מעשר ד</w:t>
      </w:r>
      <w:r>
        <w:rPr>
          <w:rFonts w:hint="cs"/>
          <w:rtl/>
        </w:rPr>
        <w:t>ישנו</w:t>
      </w:r>
      <w:r w:rsidR="006E0774" w:rsidRPr="00943179">
        <w:rPr>
          <w:rFonts w:hint="cs"/>
          <w:rtl/>
        </w:rPr>
        <w:t xml:space="preserve"> לחצאים</w:t>
      </w:r>
      <w:r>
        <w:rPr>
          <w:rFonts w:hint="cs"/>
          <w:rtl/>
        </w:rPr>
        <w:t>,</w:t>
      </w:r>
      <w:r w:rsidR="006E0774" w:rsidRPr="00943179">
        <w:rPr>
          <w:rFonts w:hint="cs"/>
          <w:rtl/>
        </w:rPr>
        <w:t xml:space="preserve"> דאם יקדיש חצי חיטה מהני</w:t>
      </w:r>
      <w:r>
        <w:rPr>
          <w:rFonts w:hint="cs"/>
          <w:rtl/>
        </w:rPr>
        <w:t>,</w:t>
      </w:r>
    </w:p>
    <w:p w14:paraId="1D21F5B8" w14:textId="77777777" w:rsidR="00A85AC8" w:rsidRPr="00E600D8" w:rsidRDefault="006B173D" w:rsidP="00520B99">
      <w:pPr>
        <w:pStyle w:val="38"/>
        <w:framePr w:wrap="notBeside"/>
        <w:rPr>
          <w:rtl/>
        </w:rPr>
      </w:pPr>
      <w:r w:rsidRPr="00E600D8">
        <w:rPr>
          <w:rFonts w:hint="cs"/>
          <w:rtl/>
        </w:rPr>
        <w:t>ב.</w:t>
      </w:r>
      <w:r w:rsidR="006E0774" w:rsidRPr="00E600D8">
        <w:rPr>
          <w:rFonts w:hint="cs"/>
          <w:rtl/>
        </w:rPr>
        <w:t xml:space="preserve"> והך</w:t>
      </w:r>
      <w:r w:rsidR="00A85AC8" w:rsidRPr="00E600D8">
        <w:rPr>
          <w:rtl/>
        </w:rPr>
        <w:t>:</w:t>
      </w:r>
    </w:p>
    <w:p w14:paraId="68222F49" w14:textId="7A1F4834" w:rsidR="006E0774" w:rsidRPr="00131640" w:rsidRDefault="006E0774" w:rsidP="006E0774">
      <w:pPr>
        <w:rPr>
          <w:rtl/>
        </w:rPr>
      </w:pPr>
      <w:r w:rsidRPr="00224C4C">
        <w:rPr>
          <w:rFonts w:ascii="Fb Fontext" w:hAnsi="Fb Fontext" w:hint="cs"/>
          <w:sz w:val="32"/>
          <w:rtl/>
        </w:rPr>
        <w:t xml:space="preserve">דמעשר </w:t>
      </w:r>
      <w:r w:rsidRPr="00196D6B">
        <w:rPr>
          <w:rFonts w:ascii="Fb Fontext" w:hAnsi="Fb Fontext" w:cs="BA TM • Vilna Extra-Bold" w:hint="cs"/>
          <w:sz w:val="32"/>
          <w:rtl/>
        </w:rPr>
        <w:t>בהמה</w:t>
      </w:r>
      <w:r w:rsidRPr="00224C4C">
        <w:rPr>
          <w:rFonts w:ascii="Fb Fontext" w:hAnsi="Fb Fontext" w:hint="cs"/>
          <w:sz w:val="32"/>
          <w:rtl/>
        </w:rPr>
        <w:t xml:space="preserve"> ד</w:t>
      </w:r>
      <w:r w:rsidR="00B35B36">
        <w:rPr>
          <w:rFonts w:ascii="Fb Fontext" w:hAnsi="Fb Fontext" w:hint="cs"/>
          <w:sz w:val="32"/>
          <w:rtl/>
        </w:rPr>
        <w:t>אין</w:t>
      </w:r>
      <w:r w:rsidRPr="00224C4C">
        <w:rPr>
          <w:rFonts w:ascii="Fb Fontext" w:hAnsi="Fb Fontext" w:hint="cs"/>
          <w:sz w:val="32"/>
          <w:rtl/>
        </w:rPr>
        <w:t xml:space="preserve"> לחצאין </w:t>
      </w:r>
      <w:r w:rsidRPr="00224C4C">
        <w:rPr>
          <w:rFonts w:ascii="Fb Fontext" w:hAnsi="Fb Fontext"/>
          <w:sz w:val="32"/>
          <w:rtl/>
        </w:rPr>
        <w:t>ו</w:t>
      </w:r>
      <w:r w:rsidR="00B35B36">
        <w:rPr>
          <w:rFonts w:ascii="Fb Fontext" w:hAnsi="Fb Fontext"/>
          <w:sz w:val="32"/>
          <w:rtl/>
        </w:rPr>
        <w:t>אין</w:t>
      </w:r>
      <w:r w:rsidRPr="00224C4C">
        <w:rPr>
          <w:rFonts w:ascii="Fb Fontext" w:hAnsi="Fb Fontext"/>
          <w:sz w:val="32"/>
          <w:rtl/>
        </w:rPr>
        <w:t xml:space="preserve"> בזה אחר זה,</w:t>
      </w:r>
      <w:r w:rsidR="00520B99">
        <w:rPr>
          <w:rFonts w:ascii="Fb Fontext" w:hAnsi="Fb Fontext" w:hint="cs"/>
          <w:sz w:val="32"/>
          <w:rtl/>
        </w:rPr>
        <w:t xml:space="preserve"> </w:t>
      </w:r>
      <w:r w:rsidR="00520B99" w:rsidRPr="00520B99">
        <w:rPr>
          <w:rStyle w:val="afffff3"/>
          <w:rFonts w:hint="cs"/>
          <w:rtl/>
        </w:rPr>
        <w:t xml:space="preserve">ואעפ''כ אמר </w:t>
      </w:r>
      <w:r w:rsidR="00520B99">
        <w:rPr>
          <w:rStyle w:val="afffff3"/>
          <w:rFonts w:hint="cs"/>
          <w:rtl/>
        </w:rPr>
        <w:t>ר</w:t>
      </w:r>
      <w:r w:rsidR="00520B99" w:rsidRPr="00520B99">
        <w:rPr>
          <w:rStyle w:val="afffff3"/>
          <w:rFonts w:hint="cs"/>
          <w:rtl/>
        </w:rPr>
        <w:t>בא</w:t>
      </w:r>
    </w:p>
    <w:p w14:paraId="027CE65B" w14:textId="06F3A6D8" w:rsidR="006E0774" w:rsidRPr="009812B6" w:rsidRDefault="00520B99" w:rsidP="006E0774">
      <w:pPr>
        <w:rPr>
          <w:spacing w:val="2"/>
          <w:rtl/>
        </w:rPr>
      </w:pPr>
      <w:r w:rsidRPr="009812B6">
        <w:rPr>
          <w:rFonts w:ascii="Fb Fontext" w:hAnsi="Fb Fontext" w:hint="cs"/>
          <w:spacing w:val="2"/>
          <w:rtl/>
        </w:rPr>
        <w:t>דב</w:t>
      </w:r>
      <w:r w:rsidR="006E0774" w:rsidRPr="009812B6">
        <w:rPr>
          <w:rFonts w:ascii="Fb Fontext" w:hAnsi="Fb Fontext" w:hint="cs"/>
          <w:spacing w:val="2"/>
          <w:rtl/>
        </w:rPr>
        <w:t>י</w:t>
      </w:r>
      <w:r w:rsidR="006E0774" w:rsidRPr="009812B6">
        <w:rPr>
          <w:rFonts w:ascii="Fb Fontext" w:hAnsi="Fb Fontext"/>
          <w:spacing w:val="2"/>
          <w:rtl/>
        </w:rPr>
        <w:t>צאו שנים בעשירי וקראן עשירי, עשירי ו</w:t>
      </w:r>
      <w:r w:rsidRPr="009812B6">
        <w:rPr>
          <w:rFonts w:ascii="Fb Fontext" w:hAnsi="Fb Fontext" w:hint="cs"/>
          <w:spacing w:val="2"/>
          <w:rtl/>
        </w:rPr>
        <w:t>י''א</w:t>
      </w:r>
      <w:r w:rsidR="006E0774" w:rsidRPr="009812B6">
        <w:rPr>
          <w:rFonts w:ascii="Fb Fontext" w:hAnsi="Fb Fontext"/>
          <w:spacing w:val="2"/>
          <w:rtl/>
        </w:rPr>
        <w:t xml:space="preserve"> מעורבים זה בזה</w:t>
      </w:r>
    </w:p>
    <w:p w14:paraId="2F707F9D" w14:textId="3C19D8BC" w:rsidR="00A85AC8" w:rsidRPr="00E600D8" w:rsidRDefault="00E600D8" w:rsidP="00520B99">
      <w:pPr>
        <w:pStyle w:val="38"/>
        <w:framePr w:wrap="notBeside"/>
        <w:rPr>
          <w:rtl/>
        </w:rPr>
      </w:pPr>
      <w:r w:rsidRPr="00E600D8">
        <w:rPr>
          <w:rFonts w:hint="cs"/>
          <w:rtl/>
        </w:rPr>
        <w:t>-</w:t>
      </w:r>
    </w:p>
    <w:p w14:paraId="0C9DD494" w14:textId="3A8585F3" w:rsidR="006E0774" w:rsidRPr="00131640" w:rsidRDefault="006E0774" w:rsidP="006E0774">
      <w:pPr>
        <w:rPr>
          <w:rtl/>
        </w:rPr>
      </w:pPr>
      <w:r w:rsidRPr="00224C4C">
        <w:rPr>
          <w:rFonts w:ascii="Fb Fontext" w:hAnsi="Fb Fontext"/>
          <w:rtl/>
        </w:rPr>
        <w:t xml:space="preserve">שאני מעשר </w:t>
      </w:r>
      <w:r w:rsidRPr="00196D6B">
        <w:rPr>
          <w:rFonts w:ascii="Fb Fontext" w:hAnsi="Fb Fontext" w:cs="BA TM • Vilna Extra-Bold"/>
          <w:rtl/>
        </w:rPr>
        <w:t>בהמה</w:t>
      </w:r>
      <w:r w:rsidRPr="00196D6B">
        <w:rPr>
          <w:rFonts w:ascii="Fb Fontext" w:hAnsi="Fb Fontext" w:cs="BA TM • Vilna Extra-Bold" w:hint="cs"/>
          <w:rtl/>
        </w:rPr>
        <w:t xml:space="preserve"> </w:t>
      </w:r>
      <w:r w:rsidRPr="00196D6B">
        <w:rPr>
          <w:rFonts w:ascii="Fb Fontext" w:hAnsi="Fb Fontext" w:cs="BA TM • Vilna Extra-Bold"/>
          <w:rtl/>
        </w:rPr>
        <w:t>ד</w:t>
      </w:r>
      <w:r w:rsidR="00520B99" w:rsidRPr="00196D6B">
        <w:rPr>
          <w:rFonts w:ascii="Fb Fontext" w:hAnsi="Fb Fontext" w:cs="BA TM • Vilna Extra-Bold" w:hint="cs"/>
          <w:rtl/>
        </w:rPr>
        <w:t>ישנו</w:t>
      </w:r>
      <w:r w:rsidRPr="00196D6B">
        <w:rPr>
          <w:rFonts w:ascii="Fb Fontext" w:hAnsi="Fb Fontext" w:cs="BA TM • Vilna Extra-Bold"/>
          <w:rtl/>
        </w:rPr>
        <w:t xml:space="preserve"> בטעות</w:t>
      </w:r>
      <w:r w:rsidRPr="00224C4C">
        <w:rPr>
          <w:rFonts w:ascii="Fb Fontext" w:hAnsi="Fb Fontext"/>
          <w:rtl/>
        </w:rPr>
        <w:t>.</w:t>
      </w:r>
      <w:r w:rsidRPr="00224C4C">
        <w:rPr>
          <w:rFonts w:ascii="Fb Fontext" w:hAnsi="Fb Fontext" w:hint="cs"/>
          <w:rtl/>
        </w:rPr>
        <w:t xml:space="preserve"> דאי קרא לתשיעי עשירי, ול</w:t>
      </w:r>
      <w:r w:rsidR="00520B99">
        <w:rPr>
          <w:rFonts w:ascii="Fb Fontext" w:hAnsi="Fb Fontext" w:hint="cs"/>
          <w:rtl/>
        </w:rPr>
        <w:t>עשירי תשיעי</w:t>
      </w:r>
      <w:r w:rsidRPr="00224C4C">
        <w:rPr>
          <w:rFonts w:ascii="Fb Fontext" w:hAnsi="Fb Fontext" w:hint="cs"/>
          <w:rtl/>
        </w:rPr>
        <w:t>, ולי</w:t>
      </w:r>
      <w:r w:rsidRPr="00224C4C">
        <w:rPr>
          <w:rFonts w:ascii="Fb Fontext" w:hAnsi="Fb Fontext"/>
          <w:rtl/>
        </w:rPr>
        <w:t>"</w:t>
      </w:r>
      <w:r w:rsidRPr="00224C4C">
        <w:rPr>
          <w:rFonts w:ascii="Fb Fontext" w:hAnsi="Fb Fontext" w:hint="cs"/>
          <w:rtl/>
        </w:rPr>
        <w:t>א עשירי</w:t>
      </w:r>
      <w:r w:rsidRPr="00224C4C">
        <w:rPr>
          <w:rFonts w:ascii="Fb Fontext" w:hAnsi="Fb Fontext"/>
          <w:rtl/>
        </w:rPr>
        <w:t>–</w:t>
      </w:r>
      <w:r w:rsidRPr="00224C4C">
        <w:rPr>
          <w:rFonts w:ascii="Fb Fontext" w:hAnsi="Fb Fontext" w:hint="cs"/>
          <w:rtl/>
        </w:rPr>
        <w:t xml:space="preserve"> שלשתן מקודשין</w:t>
      </w:r>
    </w:p>
    <w:p w14:paraId="3BABAB4A" w14:textId="77777777" w:rsidR="00A85AC8" w:rsidRPr="00E600D8" w:rsidRDefault="006B173D" w:rsidP="00520B99">
      <w:pPr>
        <w:pStyle w:val="38"/>
        <w:framePr w:wrap="notBeside"/>
        <w:rPr>
          <w:rtl/>
        </w:rPr>
      </w:pPr>
      <w:r w:rsidRPr="00E600D8">
        <w:rPr>
          <w:rFonts w:hint="cs"/>
          <w:rtl/>
        </w:rPr>
        <w:t>ג.</w:t>
      </w:r>
      <w:r w:rsidR="006E0774" w:rsidRPr="00E600D8">
        <w:rPr>
          <w:rFonts w:hint="cs"/>
          <w:rtl/>
        </w:rPr>
        <w:t xml:space="preserve"> והך</w:t>
      </w:r>
      <w:r w:rsidR="00A85AC8" w:rsidRPr="00E600D8">
        <w:rPr>
          <w:rtl/>
        </w:rPr>
        <w:t>:</w:t>
      </w:r>
    </w:p>
    <w:p w14:paraId="1DF0E8FE" w14:textId="550BAAFE" w:rsidR="006E0774" w:rsidRPr="009812B6" w:rsidRDefault="006E0774" w:rsidP="006E0774">
      <w:pPr>
        <w:rPr>
          <w:spacing w:val="2"/>
          <w:rtl/>
        </w:rPr>
      </w:pPr>
      <w:r w:rsidRPr="00196D6B">
        <w:rPr>
          <w:rFonts w:ascii="Fb Fontext" w:hAnsi="Fb Fontext" w:cs="BA TM • Vilna Extra-Bold" w:hint="cs"/>
          <w:spacing w:val="2"/>
          <w:sz w:val="32"/>
          <w:rtl/>
        </w:rPr>
        <w:t>דת</w:t>
      </w:r>
      <w:r w:rsidRPr="00196D6B">
        <w:rPr>
          <w:rFonts w:ascii="Fb Fontext" w:hAnsi="Fb Fontext" w:cs="BA TM • Vilna Extra-Bold"/>
          <w:spacing w:val="2"/>
          <w:sz w:val="32"/>
          <w:rtl/>
        </w:rPr>
        <w:t>ודה</w:t>
      </w:r>
      <w:r w:rsidR="00520B99" w:rsidRPr="009812B6">
        <w:rPr>
          <w:rFonts w:ascii="Fb Fontext" w:hAnsi="Fb Fontext" w:hint="cs"/>
          <w:spacing w:val="2"/>
          <w:sz w:val="32"/>
          <w:rtl/>
        </w:rPr>
        <w:t xml:space="preserve"> שנשחטה על שמונים חלות</w:t>
      </w:r>
      <w:r w:rsidRPr="009812B6">
        <w:rPr>
          <w:rFonts w:ascii="Fb Fontext" w:hAnsi="Fb Fontext"/>
          <w:spacing w:val="2"/>
          <w:sz w:val="32"/>
          <w:rtl/>
        </w:rPr>
        <w:t xml:space="preserve">, </w:t>
      </w:r>
      <w:r w:rsidR="00520B99" w:rsidRPr="009812B6">
        <w:rPr>
          <w:rStyle w:val="afffff5"/>
          <w:rFonts w:hint="cs"/>
          <w:spacing w:val="2"/>
          <w:rtl/>
        </w:rPr>
        <w:t>שאינה</w:t>
      </w:r>
      <w:r w:rsidRPr="009812B6">
        <w:rPr>
          <w:rStyle w:val="afffff5"/>
          <w:spacing w:val="2"/>
          <w:rtl/>
        </w:rPr>
        <w:t xml:space="preserve"> בטעות ו</w:t>
      </w:r>
      <w:r w:rsidR="00520B99" w:rsidRPr="009812B6">
        <w:rPr>
          <w:rStyle w:val="afffff5"/>
          <w:rFonts w:hint="cs"/>
          <w:spacing w:val="2"/>
          <w:rtl/>
        </w:rPr>
        <w:t>גם אינה</w:t>
      </w:r>
      <w:r w:rsidRPr="009812B6">
        <w:rPr>
          <w:rStyle w:val="afffff5"/>
          <w:spacing w:val="2"/>
          <w:rtl/>
        </w:rPr>
        <w:t xml:space="preserve"> בזה אחר זה,</w:t>
      </w:r>
    </w:p>
    <w:p w14:paraId="7DAC1B68" w14:textId="00763ABD" w:rsidR="006E0774" w:rsidRPr="009812B6" w:rsidRDefault="006E0774" w:rsidP="00520B99">
      <w:pPr>
        <w:rPr>
          <w:spacing w:val="-2"/>
          <w:rtl/>
        </w:rPr>
      </w:pPr>
      <w:r w:rsidRPr="009812B6">
        <w:rPr>
          <w:rStyle w:val="afffff3"/>
          <w:spacing w:val="-2"/>
          <w:rtl/>
        </w:rPr>
        <w:t>חזקיה:</w:t>
      </w:r>
      <w:r w:rsidRPr="009812B6">
        <w:rPr>
          <w:rFonts w:ascii="Fb Fontext" w:hAnsi="Fb Fontext"/>
          <w:spacing w:val="-2"/>
          <w:rtl/>
        </w:rPr>
        <w:t xml:space="preserve"> קדשי ארבעים מתוך שמונים,</w:t>
      </w:r>
      <w:r w:rsidR="00520B99" w:rsidRPr="009812B6">
        <w:rPr>
          <w:rStyle w:val="afffff3"/>
          <w:rFonts w:hint="cs"/>
          <w:spacing w:val="-2"/>
          <w:rtl/>
        </w:rPr>
        <w:t xml:space="preserve"> ורי''ו:</w:t>
      </w:r>
      <w:r w:rsidR="00520B99" w:rsidRPr="009812B6">
        <w:rPr>
          <w:rFonts w:ascii="Fb Fontext" w:hAnsi="Fb Fontext" w:hint="cs"/>
          <w:spacing w:val="-2"/>
          <w:sz w:val="32"/>
          <w:rtl/>
        </w:rPr>
        <w:t xml:space="preserve"> </w:t>
      </w:r>
      <w:r w:rsidRPr="009812B6">
        <w:rPr>
          <w:rFonts w:ascii="Fb Fontext" w:hAnsi="Fb Fontext"/>
          <w:spacing w:val="-2"/>
          <w:sz w:val="32"/>
          <w:rtl/>
        </w:rPr>
        <w:t xml:space="preserve">לא קדשי ארבעים </w:t>
      </w:r>
      <w:r w:rsidR="00520B99" w:rsidRPr="009812B6">
        <w:rPr>
          <w:rFonts w:ascii="Fb Fontext" w:hAnsi="Fb Fontext" w:hint="cs"/>
          <w:spacing w:val="-2"/>
          <w:sz w:val="32"/>
          <w:rtl/>
        </w:rPr>
        <w:t>מ</w:t>
      </w:r>
      <w:r w:rsidRPr="009812B6">
        <w:rPr>
          <w:rFonts w:ascii="Fb Fontext" w:hAnsi="Fb Fontext"/>
          <w:spacing w:val="-2"/>
          <w:sz w:val="32"/>
          <w:rtl/>
        </w:rPr>
        <w:t>שמונים!</w:t>
      </w:r>
    </w:p>
    <w:p w14:paraId="6AF23C50" w14:textId="38EB0FFC" w:rsidR="00A85AC8" w:rsidRPr="00E600D8" w:rsidRDefault="006E0774" w:rsidP="00520B99">
      <w:pPr>
        <w:pStyle w:val="38"/>
        <w:framePr w:wrap="notBeside"/>
        <w:rPr>
          <w:rtl/>
        </w:rPr>
      </w:pPr>
      <w:r w:rsidRPr="00E600D8">
        <w:rPr>
          <w:rtl/>
        </w:rPr>
        <w:t xml:space="preserve">- </w:t>
      </w:r>
      <w:r w:rsidRPr="00E600D8">
        <w:rPr>
          <w:rFonts w:hint="cs"/>
          <w:rtl/>
        </w:rPr>
        <w:t>כריב</w:t>
      </w:r>
      <w:r w:rsidRPr="00E600D8">
        <w:rPr>
          <w:rtl/>
        </w:rPr>
        <w:t>"</w:t>
      </w:r>
      <w:r w:rsidRPr="00E600D8">
        <w:rPr>
          <w:rFonts w:hint="cs"/>
          <w:rtl/>
        </w:rPr>
        <w:t>ל</w:t>
      </w:r>
      <w:r w:rsidR="00A85AC8" w:rsidRPr="00E600D8">
        <w:rPr>
          <w:rtl/>
        </w:rPr>
        <w:t>:</w:t>
      </w:r>
    </w:p>
    <w:p w14:paraId="4EA45B2B" w14:textId="329DCDF0" w:rsidR="006E0774" w:rsidRPr="00131640" w:rsidRDefault="006E0774" w:rsidP="00943179">
      <w:pPr>
        <w:rPr>
          <w:rtl/>
        </w:rPr>
      </w:pPr>
      <w:r w:rsidRPr="00520B99">
        <w:rPr>
          <w:rStyle w:val="afffff3"/>
          <w:rtl/>
        </w:rPr>
        <w:t>הכל מודים</w:t>
      </w:r>
      <w:r w:rsidR="00520B99">
        <w:rPr>
          <w:rStyle w:val="afffff3"/>
          <w:rFonts w:hint="cs"/>
          <w:rtl/>
        </w:rPr>
        <w:t>:</w:t>
      </w:r>
      <w:r w:rsidRPr="00943179">
        <w:rPr>
          <w:rtl/>
        </w:rPr>
        <w:t xml:space="preserve"> כל שאמר קדשי לה ארבעים מתוך שמונים </w:t>
      </w:r>
      <w:r w:rsidR="00520B99">
        <w:rPr>
          <w:rFonts w:hint="cs"/>
          <w:rtl/>
        </w:rPr>
        <w:t>-</w:t>
      </w:r>
      <w:r w:rsidRPr="00943179">
        <w:rPr>
          <w:rtl/>
        </w:rPr>
        <w:t>קדשי,</w:t>
      </w:r>
    </w:p>
    <w:p w14:paraId="124A5A2A" w14:textId="5A40F83D" w:rsidR="006E0774" w:rsidRPr="00131640" w:rsidRDefault="006E0774" w:rsidP="00520B99">
      <w:pPr>
        <w:ind w:left="452" w:firstLine="113"/>
        <w:rPr>
          <w:rtl/>
        </w:rPr>
      </w:pPr>
      <w:r w:rsidRPr="00943179">
        <w:rPr>
          <w:rtl/>
        </w:rPr>
        <w:t>לא יקדשו ארבעים א</w:t>
      </w:r>
      <w:r w:rsidR="00520B99">
        <w:rPr>
          <w:rFonts w:hint="cs"/>
          <w:rtl/>
        </w:rPr>
        <w:t>א''כ</w:t>
      </w:r>
      <w:r w:rsidRPr="00943179">
        <w:rPr>
          <w:rtl/>
        </w:rPr>
        <w:t xml:space="preserve"> קדשי שמונים - לא קדשי,</w:t>
      </w:r>
    </w:p>
    <w:p w14:paraId="4971B30E" w14:textId="00B7E11A" w:rsidR="006E0774" w:rsidRPr="00131640" w:rsidRDefault="00520B99" w:rsidP="00520B99">
      <w:pPr>
        <w:rPr>
          <w:rtl/>
        </w:rPr>
      </w:pPr>
      <w:r w:rsidRPr="00520B99">
        <w:rPr>
          <w:rStyle w:val="afffff3"/>
          <w:rFonts w:hint="cs"/>
          <w:rtl/>
        </w:rPr>
        <w:t>ו</w:t>
      </w:r>
      <w:r w:rsidR="006E0774" w:rsidRPr="00520B99">
        <w:rPr>
          <w:rStyle w:val="afffff3"/>
          <w:rtl/>
        </w:rPr>
        <w:t>נחלקו</w:t>
      </w:r>
      <w:r>
        <w:rPr>
          <w:rStyle w:val="afffff3"/>
          <w:rFonts w:hint="cs"/>
          <w:rtl/>
        </w:rPr>
        <w:t>:</w:t>
      </w:r>
      <w:r w:rsidR="006E0774" w:rsidRPr="00943179">
        <w:rPr>
          <w:rtl/>
        </w:rPr>
        <w:t xml:space="preserve"> </w:t>
      </w:r>
      <w:r>
        <w:rPr>
          <w:rtl/>
        </w:rPr>
        <w:tab/>
      </w:r>
      <w:r>
        <w:rPr>
          <w:rtl/>
        </w:rPr>
        <w:tab/>
      </w:r>
      <w:r w:rsidR="006E0774" w:rsidRPr="00943179">
        <w:rPr>
          <w:rtl/>
        </w:rPr>
        <w:t xml:space="preserve">בסתם, </w:t>
      </w:r>
      <w:r>
        <w:rPr>
          <w:rFonts w:hint="cs"/>
          <w:rtl/>
        </w:rPr>
        <w:t>אם מכוון לאחריות או לקרבן גדול.</w:t>
      </w:r>
    </w:p>
    <w:p w14:paraId="099804C8" w14:textId="73667B76" w:rsidR="00A85AC8" w:rsidRPr="00E600D8" w:rsidRDefault="006E0774" w:rsidP="00520B99">
      <w:pPr>
        <w:pStyle w:val="38"/>
        <w:framePr w:wrap="notBeside"/>
        <w:rPr>
          <w:rtl/>
        </w:rPr>
      </w:pPr>
      <w:r w:rsidRPr="00E600D8">
        <w:rPr>
          <w:rtl/>
        </w:rPr>
        <w:t>ורבא</w:t>
      </w:r>
      <w:r w:rsidR="00A85AC8" w:rsidRPr="00E600D8">
        <w:rPr>
          <w:rtl/>
        </w:rPr>
        <w:t>:</w:t>
      </w:r>
    </w:p>
    <w:p w14:paraId="29EF09F6" w14:textId="32F8B081" w:rsidR="006E0774" w:rsidRPr="00131640" w:rsidRDefault="006E0774" w:rsidP="006E0774">
      <w:pPr>
        <w:rPr>
          <w:rtl/>
        </w:rPr>
      </w:pPr>
      <w:r w:rsidRPr="00224C4C">
        <w:rPr>
          <w:rFonts w:ascii="Fb Fontext" w:hAnsi="Fb Fontext" w:hint="cs"/>
          <w:sz w:val="32"/>
          <w:rtl/>
        </w:rPr>
        <w:t>יכל ל</w:t>
      </w:r>
      <w:r w:rsidR="00520B99">
        <w:rPr>
          <w:rFonts w:ascii="Fb Fontext" w:hAnsi="Fb Fontext" w:hint="cs"/>
          <w:sz w:val="32"/>
          <w:rtl/>
        </w:rPr>
        <w:t>תרץ</w:t>
      </w:r>
      <w:r w:rsidRPr="00224C4C">
        <w:rPr>
          <w:rFonts w:ascii="Fb Fontext" w:hAnsi="Fb Fontext" w:hint="cs"/>
          <w:sz w:val="32"/>
          <w:rtl/>
        </w:rPr>
        <w:t xml:space="preserve"> דקידושין שאין מסורין לביאה </w:t>
      </w:r>
      <w:r w:rsidR="00520B99">
        <w:rPr>
          <w:rFonts w:ascii="Fb Fontext" w:hAnsi="Fb Fontext" w:hint="cs"/>
          <w:sz w:val="32"/>
          <w:rtl/>
        </w:rPr>
        <w:t>הן,</w:t>
      </w:r>
      <w:r w:rsidRPr="00224C4C">
        <w:rPr>
          <w:rFonts w:ascii="Fb Fontext" w:hAnsi="Fb Fontext" w:hint="cs"/>
          <w:sz w:val="32"/>
          <w:rtl/>
        </w:rPr>
        <w:t xml:space="preserve"> </w:t>
      </w:r>
      <w:r w:rsidR="00520B99" w:rsidRPr="00520B99">
        <w:rPr>
          <w:rStyle w:val="afffff5"/>
          <w:rFonts w:hint="cs"/>
          <w:rtl/>
        </w:rPr>
        <w:t xml:space="preserve">רק </w:t>
      </w:r>
      <w:r>
        <w:rPr>
          <w:rStyle w:val="afffff5"/>
          <w:rFonts w:hint="cs"/>
          <w:rtl/>
        </w:rPr>
        <w:t xml:space="preserve">לדברי </w:t>
      </w:r>
      <w:r>
        <w:rPr>
          <w:rStyle w:val="afffff3"/>
          <w:rFonts w:hint="cs"/>
          <w:rtl/>
          <w:rPrChange w:id="9148" w:author="מנוע אמוראים" w:date="2026-10-05T16:42:07Z">
            <w:rPr>
              <w:rStyle w:val="afffff5"/>
              <w:rFonts w:hint="cs"/>
              <w:rtl/>
            </w:rPr>
          </w:rPrChange>
        </w:rPr>
        <w:t xml:space="preserve">רב</w:t>
      </w:r>
      <w:r>
        <w:rPr>
          <w:rStyle w:val="afffff3"/>
          <w:rtl/>
          <w:rPrChange w:id="9149" w:author="מנוע אמוראים" w:date="2026-10-05T16:42:07Z">
            <w:rPr>
              <w:rStyle w:val="afffff5"/>
              <w:rtl/>
            </w:rPr>
          </w:rPrChange>
        </w:rPr>
        <w:t xml:space="preserve">"</w:t>
      </w:r>
      <w:r>
        <w:rPr>
          <w:rStyle w:val="afffff3"/>
          <w:rFonts w:hint="cs"/>
          <w:rtl/>
          <w:rPrChange w:id="9150" w:author="מנוע אמוראים" w:date="2026-10-05T16:42:07Z">
            <w:rPr>
              <w:rStyle w:val="afffff5"/>
              <w:rFonts w:hint="cs"/>
              <w:rtl/>
            </w:rPr>
          </w:rPrChange>
        </w:rPr>
        <w:t xml:space="preserve">ח</w:t>
      </w:r>
      <w:r>
        <w:rPr>
          <w:rStyle w:val="afffff5"/>
          <w:rFonts w:hint="cs"/>
          <w:rtl/>
        </w:rPr>
        <w:t xml:space="preserve"> אמר</w:t>
      </w:r>
      <w:r w:rsidRPr="00520B99">
        <w:rPr>
          <w:rStyle w:val="afffff5"/>
          <w:rtl/>
        </w:rPr>
        <w:t>.</w:t>
      </w:r>
    </w:p>
    <w:p w14:paraId="4FFDDEFA" w14:textId="3D2309A2" w:rsidR="007309FA" w:rsidRPr="00131640" w:rsidRDefault="007309FA" w:rsidP="007309FA">
      <w:pPr>
        <w:pStyle w:val="affffb"/>
        <w:rPr>
          <w:rtl/>
        </w:rPr>
      </w:pPr>
      <w:r w:rsidRPr="007309FA">
        <w:rPr>
          <w:rFonts w:hint="cs"/>
          <w:rtl/>
        </w:rPr>
        <w:t>***</w:t>
      </w:r>
    </w:p>
    <w:p w14:paraId="099E2C1D" w14:textId="77777777" w:rsidR="009469D7" w:rsidRDefault="006E0774" w:rsidP="00F65F8B">
      <w:pPr>
        <w:pStyle w:val="affffb"/>
        <w:rPr>
          <w:rtl/>
        </w:rPr>
      </w:pPr>
      <w:r w:rsidRPr="00210DF6">
        <w:rPr>
          <w:rStyle w:val="afffa"/>
          <w:b w:val="0"/>
          <w:rtl/>
        </w:rPr>
        <w:t>איתמר: קידושין שאין מסורין לביאה</w:t>
      </w:r>
    </w:p>
    <w:p w14:paraId="78AA458E" w14:textId="72D5A815" w:rsidR="006E0774" w:rsidRPr="00131640" w:rsidRDefault="006E0774" w:rsidP="00520B99">
      <w:pPr>
        <w:jc w:val="center"/>
        <w:rPr>
          <w:rtl/>
        </w:rPr>
      </w:pPr>
      <w:r w:rsidRPr="00520B99">
        <w:rPr>
          <w:rStyle w:val="afffff3"/>
          <w:rFonts w:hint="cs"/>
          <w:rtl/>
        </w:rPr>
        <w:t>ל</w:t>
      </w:r>
      <w:r w:rsidRPr="00520B99">
        <w:rPr>
          <w:rStyle w:val="afffff3"/>
          <w:rtl/>
        </w:rPr>
        <w:t>אביי</w:t>
      </w:r>
      <w:r w:rsidRPr="00520B99">
        <w:rPr>
          <w:rStyle w:val="afffff3"/>
          <w:rFonts w:hint="cs"/>
          <w:rtl/>
        </w:rPr>
        <w:t>:</w:t>
      </w:r>
      <w:r w:rsidRPr="00224C4C">
        <w:rPr>
          <w:rFonts w:ascii="Fb Fontext" w:hAnsi="Fb Fontext"/>
          <w:sz w:val="32"/>
          <w:rtl/>
        </w:rPr>
        <w:t xml:space="preserve"> הוו קידושין, </w:t>
      </w:r>
      <w:r w:rsidR="00520B99">
        <w:rPr>
          <w:rStyle w:val="afffff3"/>
          <w:rtl/>
        </w:rPr>
        <w:tab/>
      </w:r>
      <w:r w:rsidR="00520B99">
        <w:rPr>
          <w:rStyle w:val="afffff3"/>
          <w:rtl/>
        </w:rPr>
        <w:tab/>
      </w:r>
      <w:r w:rsidRPr="00520B99">
        <w:rPr>
          <w:rStyle w:val="afffff3"/>
          <w:rFonts w:hint="cs"/>
          <w:rtl/>
        </w:rPr>
        <w:t>ל</w:t>
      </w:r>
      <w:r w:rsidRPr="00520B99">
        <w:rPr>
          <w:rStyle w:val="afffff3"/>
          <w:rtl/>
        </w:rPr>
        <w:t>רבא:</w:t>
      </w:r>
      <w:r w:rsidRPr="00224C4C">
        <w:rPr>
          <w:rFonts w:ascii="Fb Fontext" w:hAnsi="Fb Fontext"/>
          <w:sz w:val="32"/>
          <w:rtl/>
        </w:rPr>
        <w:t xml:space="preserve"> לא הוו קידושין.</w:t>
      </w:r>
    </w:p>
    <w:p w14:paraId="44FCB5FA" w14:textId="69ED48F7" w:rsidR="00A85AC8" w:rsidRPr="00E600D8" w:rsidRDefault="006E0774" w:rsidP="00520B99">
      <w:pPr>
        <w:pStyle w:val="38"/>
        <w:framePr w:wrap="notBeside"/>
        <w:rPr>
          <w:rtl/>
        </w:rPr>
      </w:pPr>
      <w:r w:rsidRPr="00E600D8">
        <w:rPr>
          <w:rtl/>
        </w:rPr>
        <w:t>רבא</w:t>
      </w:r>
      <w:r w:rsidR="00A85AC8" w:rsidRPr="00E600D8">
        <w:rPr>
          <w:rtl/>
        </w:rPr>
        <w:t>:</w:t>
      </w:r>
    </w:p>
    <w:p w14:paraId="7AE5AA07" w14:textId="275A0EF6" w:rsidR="009469D7" w:rsidRDefault="006E0774" w:rsidP="00520B99">
      <w:pPr>
        <w:rPr>
          <w:rFonts w:ascii="Fb Fontext" w:hAnsi="Fb Fontext"/>
          <w:rtl/>
        </w:rPr>
      </w:pPr>
      <w:r w:rsidRPr="00224C4C">
        <w:rPr>
          <w:rStyle w:val="affffa"/>
          <w:rFonts w:hint="cs"/>
          <w:rtl/>
        </w:rPr>
        <w:t>'</w:t>
      </w:r>
      <w:r w:rsidRPr="00224C4C">
        <w:rPr>
          <w:rStyle w:val="affffa"/>
          <w:rtl/>
        </w:rPr>
        <w:t>כי יקח איש אשה ובעלה</w:t>
      </w:r>
      <w:r w:rsidRPr="00224C4C">
        <w:rPr>
          <w:rStyle w:val="affffa"/>
          <w:rFonts w:hint="cs"/>
          <w:rtl/>
        </w:rPr>
        <w:t>'</w:t>
      </w:r>
      <w:r w:rsidRPr="00224C4C">
        <w:rPr>
          <w:rStyle w:val="affffa"/>
          <w:rtl/>
        </w:rPr>
        <w:t xml:space="preserve"> </w:t>
      </w:r>
      <w:r w:rsidRPr="00224C4C">
        <w:rPr>
          <w:rFonts w:ascii="Fb Fontext" w:hAnsi="Fb Fontext"/>
          <w:rtl/>
        </w:rPr>
        <w:t xml:space="preserve">– </w:t>
      </w:r>
      <w:r w:rsidRPr="00224C4C">
        <w:rPr>
          <w:rFonts w:ascii="Fb Fontext" w:hAnsi="Fb Fontext" w:hint="cs"/>
          <w:rtl/>
        </w:rPr>
        <w:t xml:space="preserve">דווקא </w:t>
      </w:r>
      <w:r w:rsidRPr="00224C4C">
        <w:rPr>
          <w:rFonts w:ascii="Fb Fontext" w:hAnsi="Fb Fontext"/>
          <w:rtl/>
        </w:rPr>
        <w:t>קידושין המסורין לביאה</w:t>
      </w:r>
      <w:r w:rsidR="00520B99">
        <w:rPr>
          <w:rFonts w:ascii="Fb Fontext" w:hAnsi="Fb Fontext" w:hint="cs"/>
          <w:rtl/>
        </w:rPr>
        <w:t>,</w:t>
      </w:r>
    </w:p>
    <w:p w14:paraId="5BA35D94" w14:textId="76B6EA5C" w:rsidR="00A85AC8" w:rsidRPr="00E600D8" w:rsidRDefault="00EF202C" w:rsidP="00520B99">
      <w:pPr>
        <w:pStyle w:val="38"/>
        <w:framePr w:wrap="notBeside"/>
        <w:rPr>
          <w:rtl/>
        </w:rPr>
      </w:pPr>
      <w:r w:rsidRPr="00E600D8">
        <w:rPr>
          <w:rFonts w:hint="cs"/>
          <w:rtl/>
        </w:rPr>
        <w:t xml:space="preserve">א. </w:t>
      </w:r>
      <w:r w:rsidR="006E0774" w:rsidRPr="00E600D8">
        <w:rPr>
          <w:rFonts w:hint="cs"/>
          <w:rtl/>
        </w:rPr>
        <w:t>תיובתא דרבא</w:t>
      </w:r>
      <w:r w:rsidR="00A85AC8" w:rsidRPr="00E600D8">
        <w:rPr>
          <w:rFonts w:hint="cs"/>
          <w:rtl/>
        </w:rPr>
        <w:t>:</w:t>
      </w:r>
    </w:p>
    <w:p w14:paraId="7990BD4C" w14:textId="4FB486C7" w:rsidR="006E0774" w:rsidRPr="00D52765" w:rsidRDefault="006E0774" w:rsidP="006E0774">
      <w:pPr>
        <w:rPr>
          <w:spacing w:val="0"/>
          <w:rtl/>
        </w:rPr>
      </w:pPr>
      <w:r w:rsidRPr="00D52765">
        <w:rPr>
          <w:rFonts w:ascii="Fb Fontext" w:hAnsi="Fb Fontext" w:hint="cs"/>
          <w:spacing w:val="0"/>
          <w:sz w:val="32"/>
          <w:rtl/>
        </w:rPr>
        <w:t>ד</w:t>
      </w:r>
      <w:r w:rsidRPr="00D52765">
        <w:rPr>
          <w:rFonts w:ascii="Fb Fontext" w:hAnsi="Fb Fontext"/>
          <w:spacing w:val="0"/>
          <w:sz w:val="32"/>
          <w:rtl/>
        </w:rPr>
        <w:t>תנן: המקדש אשה ובתה או אשה ואחותה כאחת - אינן מקודשות.</w:t>
      </w:r>
    </w:p>
    <w:p w14:paraId="40BB0F22" w14:textId="77777777" w:rsidR="006E0774" w:rsidRPr="00131640" w:rsidRDefault="006E0774" w:rsidP="00520B99">
      <w:pPr>
        <w:spacing w:after="120"/>
        <w:rPr>
          <w:rtl/>
        </w:rPr>
      </w:pPr>
      <w:r w:rsidRPr="00224C4C">
        <w:rPr>
          <w:rFonts w:ascii="Fb Fontext" w:hAnsi="Fb Fontext"/>
          <w:rtl/>
        </w:rPr>
        <w:t>הא אחת מאשה ובתה או מאשה ואחותה - מקודשת, ואמאי? קידושין שאין מסורין לביאה נינהו,</w:t>
      </w:r>
    </w:p>
    <w:p w14:paraId="601B456E" w14:textId="77777777" w:rsidR="00A85AC8" w:rsidRPr="00E600D8" w:rsidRDefault="00EF202C" w:rsidP="00520B99">
      <w:pPr>
        <w:pStyle w:val="38"/>
        <w:framePr w:wrap="notBeside"/>
        <w:rPr>
          <w:rtl/>
        </w:rPr>
      </w:pPr>
      <w:r w:rsidRPr="00E600D8">
        <w:rPr>
          <w:rFonts w:hint="cs"/>
          <w:rtl/>
        </w:rPr>
        <w:t xml:space="preserve">ב. </w:t>
      </w:r>
      <w:r w:rsidR="006E0774" w:rsidRPr="00E600D8">
        <w:rPr>
          <w:rFonts w:hint="cs"/>
          <w:rtl/>
        </w:rPr>
        <w:t>סיפא קשיא לאביי</w:t>
      </w:r>
      <w:r w:rsidR="00A85AC8" w:rsidRPr="00E600D8">
        <w:rPr>
          <w:rtl/>
        </w:rPr>
        <w:t>:</w:t>
      </w:r>
    </w:p>
    <w:p w14:paraId="63407560" w14:textId="3884F798" w:rsidR="006E0774" w:rsidRPr="00131640" w:rsidRDefault="006E0774" w:rsidP="006E0774">
      <w:pPr>
        <w:rPr>
          <w:rtl/>
        </w:rPr>
      </w:pPr>
      <w:r w:rsidRPr="00224C4C">
        <w:rPr>
          <w:rFonts w:ascii="Fb Fontext" w:hAnsi="Fb Fontext" w:hint="cs"/>
          <w:rtl/>
        </w:rPr>
        <w:t>ד'</w:t>
      </w:r>
      <w:r w:rsidRPr="00224C4C">
        <w:rPr>
          <w:rFonts w:ascii="Fb Fontext" w:hAnsi="Fb Fontext"/>
          <w:rtl/>
        </w:rPr>
        <w:t>מעשה בחמש נשים ובהן שתי אחיות, וליקט אחד כלכלה של תאנים, ושלהן היתה ושל שביעית היתה, ואמר הרי כולכם מקודשות לי בכלכלה זו, ואמרו חכמים: אין אחיות מקודשות.</w:t>
      </w:r>
    </w:p>
    <w:p w14:paraId="599E4AF6" w14:textId="77777777" w:rsidR="009469D7" w:rsidRDefault="006E0774" w:rsidP="006E0774">
      <w:pPr>
        <w:rPr>
          <w:rFonts w:ascii="Fb Fontext" w:hAnsi="Fb Fontext"/>
          <w:sz w:val="32"/>
          <w:rtl/>
        </w:rPr>
      </w:pPr>
      <w:r w:rsidRPr="00224C4C">
        <w:rPr>
          <w:rFonts w:ascii="Fb Fontext" w:hAnsi="Fb Fontext" w:hint="cs"/>
          <w:sz w:val="32"/>
          <w:rtl/>
        </w:rPr>
        <w:t>ומשמע</w:t>
      </w:r>
      <w:r w:rsidRPr="00224C4C">
        <w:rPr>
          <w:rFonts w:ascii="Fb Fontext" w:hAnsi="Fb Fontext"/>
          <w:sz w:val="32"/>
          <w:rtl/>
        </w:rPr>
        <w:t xml:space="preserve"> הא נכריות מקודשות,</w:t>
      </w:r>
    </w:p>
    <w:p w14:paraId="38566E82" w14:textId="77777777" w:rsidR="00A85AC8" w:rsidRPr="00E600D8" w:rsidRDefault="00EF202C" w:rsidP="00520B99">
      <w:pPr>
        <w:pStyle w:val="38"/>
        <w:framePr w:wrap="notBeside"/>
        <w:rPr>
          <w:rtl/>
        </w:rPr>
      </w:pPr>
      <w:r w:rsidRPr="00E600D8">
        <w:rPr>
          <w:rFonts w:hint="cs"/>
          <w:rtl/>
        </w:rPr>
        <w:t>לא מדובר</w:t>
      </w:r>
      <w:r w:rsidR="00A85AC8" w:rsidRPr="00E600D8">
        <w:rPr>
          <w:rtl/>
        </w:rPr>
        <w:t>:</w:t>
      </w:r>
    </w:p>
    <w:p w14:paraId="3AE3BE8A" w14:textId="46F822A8" w:rsidR="006E0774" w:rsidRPr="00131640" w:rsidRDefault="00EF202C" w:rsidP="006E0774">
      <w:pPr>
        <w:rPr>
          <w:rtl/>
        </w:rPr>
      </w:pPr>
      <w:r>
        <w:rPr>
          <w:rFonts w:ascii="Fb Fontext" w:hAnsi="Fb Fontext" w:hint="cs"/>
          <w:sz w:val="32"/>
          <w:rtl/>
        </w:rPr>
        <w:t>כש</w:t>
      </w:r>
      <w:r w:rsidR="006E0774" w:rsidRPr="00224C4C">
        <w:rPr>
          <w:rFonts w:ascii="Fb Fontext" w:hAnsi="Fb Fontext" w:hint="cs"/>
          <w:sz w:val="32"/>
          <w:rtl/>
        </w:rPr>
        <w:t xml:space="preserve">אמר </w:t>
      </w:r>
      <w:r>
        <w:rPr>
          <w:rFonts w:ascii="Fb Fontext" w:hAnsi="Fb Fontext" w:hint="cs"/>
          <w:sz w:val="32"/>
          <w:rtl/>
        </w:rPr>
        <w:t>'</w:t>
      </w:r>
      <w:r w:rsidR="006E0774" w:rsidRPr="00224C4C">
        <w:rPr>
          <w:rFonts w:ascii="Fb Fontext" w:hAnsi="Fb Fontext" w:hint="cs"/>
          <w:sz w:val="32"/>
          <w:rtl/>
        </w:rPr>
        <w:t>כולכם</w:t>
      </w:r>
      <w:r>
        <w:rPr>
          <w:rFonts w:ascii="Fb Fontext" w:hAnsi="Fb Fontext" w:hint="cs"/>
          <w:sz w:val="32"/>
          <w:rtl/>
        </w:rPr>
        <w:t>'</w:t>
      </w:r>
      <w:r w:rsidR="006E0774" w:rsidRPr="00224C4C">
        <w:rPr>
          <w:rFonts w:ascii="Fb Fontext" w:hAnsi="Fb Fontext" w:hint="cs"/>
          <w:sz w:val="32"/>
          <w:rtl/>
        </w:rPr>
        <w:t xml:space="preserve"> </w:t>
      </w:r>
      <w:r>
        <w:rPr>
          <w:rFonts w:ascii="Fb Fontext" w:hAnsi="Fb Fontext" w:hint="cs"/>
          <w:sz w:val="32"/>
          <w:rtl/>
        </w:rPr>
        <w:t xml:space="preserve">- </w:t>
      </w:r>
      <w:r w:rsidR="006E0774" w:rsidRPr="00224C4C">
        <w:rPr>
          <w:rFonts w:ascii="Fb Fontext" w:hAnsi="Fb Fontext" w:hint="cs"/>
          <w:sz w:val="32"/>
          <w:rtl/>
        </w:rPr>
        <w:t>דקני את וחמור הוא דלא קנה</w:t>
      </w:r>
    </w:p>
    <w:p w14:paraId="098C3AEB" w14:textId="77777777" w:rsidR="00A85AC8" w:rsidRPr="00E600D8" w:rsidRDefault="006E0774" w:rsidP="00520B99">
      <w:pPr>
        <w:pStyle w:val="38"/>
        <w:framePr w:wrap="notBeside"/>
        <w:rPr>
          <w:rtl/>
        </w:rPr>
      </w:pPr>
      <w:r w:rsidRPr="00E600D8">
        <w:rPr>
          <w:rFonts w:hint="cs"/>
          <w:rtl/>
        </w:rPr>
        <w:t>אלא</w:t>
      </w:r>
      <w:r w:rsidR="00A85AC8" w:rsidRPr="00E600D8">
        <w:rPr>
          <w:rtl/>
        </w:rPr>
        <w:t>:</w:t>
      </w:r>
    </w:p>
    <w:p w14:paraId="4E1185BB" w14:textId="0F995CDD" w:rsidR="006E0774" w:rsidRPr="00131640" w:rsidRDefault="00EF202C" w:rsidP="00602236">
      <w:pPr>
        <w:spacing w:after="120"/>
        <w:rPr>
          <w:rtl/>
        </w:rPr>
      </w:pPr>
      <w:r>
        <w:rPr>
          <w:rFonts w:ascii="Fb Fontext" w:hAnsi="Fb Fontext" w:hint="cs"/>
          <w:rtl/>
        </w:rPr>
        <w:t>כשאמר '</w:t>
      </w:r>
      <w:r w:rsidR="006E0774" w:rsidRPr="00224C4C">
        <w:rPr>
          <w:rFonts w:ascii="Fb Fontext" w:hAnsi="Fb Fontext"/>
          <w:rtl/>
        </w:rPr>
        <w:t>אחת מכם</w:t>
      </w:r>
      <w:r>
        <w:rPr>
          <w:rFonts w:ascii="Fb Fontext" w:hAnsi="Fb Fontext" w:hint="cs"/>
          <w:rtl/>
        </w:rPr>
        <w:t>'</w:t>
      </w:r>
      <w:r w:rsidR="006E0774" w:rsidRPr="00224C4C">
        <w:rPr>
          <w:rFonts w:ascii="Fb Fontext" w:hAnsi="Fb Fontext"/>
          <w:rtl/>
        </w:rPr>
        <w:t>, ותני: אין אחיות מקודשות,</w:t>
      </w:r>
    </w:p>
    <w:p w14:paraId="1144295C" w14:textId="77777777" w:rsidR="006E0774" w:rsidRPr="00131640" w:rsidRDefault="006E0774" w:rsidP="0010529F">
      <w:pPr>
        <w:pStyle w:val="afff0"/>
        <w:framePr w:wrap="around"/>
        <w:rPr>
          <w:rtl/>
        </w:rPr>
      </w:pPr>
      <w:r w:rsidRPr="00224C4C">
        <w:rPr>
          <w:rFonts w:hint="cs"/>
          <w:rtl/>
        </w:rPr>
        <w:t>נא:</w:t>
      </w:r>
    </w:p>
    <w:p w14:paraId="3EAC37E0" w14:textId="43B3CF45" w:rsidR="00A85AC8" w:rsidRPr="00E600D8" w:rsidRDefault="006E0774" w:rsidP="00520B99">
      <w:pPr>
        <w:pStyle w:val="38"/>
        <w:framePr w:wrap="notBeside"/>
        <w:rPr>
          <w:rtl/>
        </w:rPr>
      </w:pPr>
      <w:r w:rsidRPr="00E600D8">
        <w:rPr>
          <w:rtl/>
        </w:rPr>
        <w:t>אביי מתרץ לטעמיה</w:t>
      </w:r>
      <w:r w:rsidR="00A85AC8" w:rsidRPr="00E600D8">
        <w:rPr>
          <w:rtl/>
        </w:rPr>
        <w:t>:</w:t>
      </w:r>
    </w:p>
    <w:p w14:paraId="7EF35A67" w14:textId="248FE0B5" w:rsidR="006E0774" w:rsidRPr="00131640" w:rsidRDefault="006E0774" w:rsidP="00602236">
      <w:pPr>
        <w:spacing w:after="120"/>
        <w:rPr>
          <w:rtl/>
        </w:rPr>
      </w:pPr>
      <w:r w:rsidRPr="00224C4C">
        <w:rPr>
          <w:rFonts w:ascii="Fb Fontext" w:hAnsi="Fb Fontext"/>
          <w:sz w:val="32"/>
          <w:rtl/>
        </w:rPr>
        <w:t xml:space="preserve">ואם אמר הראויה לביאה תתקדש לי - אינה מקודשת, ומעשה בחמש נשים ובהן שתי אחיות, וליקט אחד כלכלה של תאנים </w:t>
      </w:r>
      <w:r w:rsidRPr="00E956D0">
        <w:rPr>
          <w:rFonts w:ascii="Fb Fontext" w:hAnsi="Fb Fontext"/>
          <w:spacing w:val="0"/>
          <w:sz w:val="32"/>
          <w:rtl/>
        </w:rPr>
        <w:t xml:space="preserve">ואמר </w:t>
      </w:r>
      <w:r w:rsidRPr="00196D6B">
        <w:rPr>
          <w:rFonts w:ascii="Fb Fontext" w:hAnsi="Fb Fontext" w:cs="BA TM • Vilna Extra-Bold"/>
          <w:spacing w:val="0"/>
          <w:sz w:val="32"/>
          <w:rtl/>
        </w:rPr>
        <w:t>הראויה לי מכם תתקדש לי,</w:t>
      </w:r>
      <w:r w:rsidRPr="00E956D0">
        <w:rPr>
          <w:rFonts w:ascii="Fb Fontext" w:hAnsi="Fb Fontext"/>
          <w:spacing w:val="0"/>
          <w:sz w:val="32"/>
          <w:rtl/>
        </w:rPr>
        <w:t xml:space="preserve"> </w:t>
      </w:r>
      <w:r w:rsidRPr="00E956D0">
        <w:rPr>
          <w:rStyle w:val="afffff3"/>
          <w:spacing w:val="0"/>
          <w:rtl/>
        </w:rPr>
        <w:t>ואמרו חכמים:</w:t>
      </w:r>
      <w:r w:rsidRPr="00E956D0">
        <w:rPr>
          <w:rFonts w:ascii="Fb Fontext" w:hAnsi="Fb Fontext"/>
          <w:spacing w:val="0"/>
          <w:sz w:val="32"/>
          <w:rtl/>
        </w:rPr>
        <w:t xml:space="preserve"> אין אחיות מקודשות.</w:t>
      </w:r>
    </w:p>
    <w:p w14:paraId="3B5DE79D" w14:textId="3BB6F8B9" w:rsidR="00A85AC8" w:rsidRPr="00E600D8" w:rsidRDefault="006E0774" w:rsidP="00520B99">
      <w:pPr>
        <w:pStyle w:val="38"/>
        <w:framePr w:wrap="notBeside"/>
        <w:rPr>
          <w:rtl/>
        </w:rPr>
      </w:pPr>
      <w:r w:rsidRPr="00E600D8">
        <w:rPr>
          <w:rtl/>
        </w:rPr>
        <w:t>ורבא מתרץ לטעמיה</w:t>
      </w:r>
      <w:r w:rsidR="00A85AC8" w:rsidRPr="00E600D8">
        <w:rPr>
          <w:rtl/>
        </w:rPr>
        <w:t>:</w:t>
      </w:r>
    </w:p>
    <w:p w14:paraId="58E01328" w14:textId="61ACC066" w:rsidR="006E0774" w:rsidRPr="00131640" w:rsidRDefault="006E0774" w:rsidP="00520B99">
      <w:pPr>
        <w:spacing w:after="120"/>
        <w:rPr>
          <w:rtl/>
        </w:rPr>
      </w:pPr>
      <w:r w:rsidRPr="00224C4C">
        <w:rPr>
          <w:rFonts w:ascii="Fb Fontext" w:hAnsi="Fb Fontext"/>
          <w:rtl/>
        </w:rPr>
        <w:t xml:space="preserve">המקדש אחת מאשה ובתה או אחת מאשה ואחותה, נעשה כמי שקידש אשה ובתה או אשה ואחותה כאחת ואינן מקודשות, ומעשה </w:t>
      </w:r>
      <w:r w:rsidR="00B35B36">
        <w:rPr>
          <w:rFonts w:ascii="Fb Fontext" w:hAnsi="Fb Fontext"/>
          <w:rtl/>
        </w:rPr>
        <w:t>גם</w:t>
      </w:r>
      <w:r w:rsidRPr="00224C4C">
        <w:rPr>
          <w:rFonts w:ascii="Fb Fontext" w:hAnsi="Fb Fontext"/>
          <w:rtl/>
        </w:rPr>
        <w:t xml:space="preserve"> בחמש נשים ובהם שתי אחיות, וליקט כלכלה של תאנים ואמר </w:t>
      </w:r>
      <w:r w:rsidRPr="00196D6B">
        <w:rPr>
          <w:rFonts w:ascii="Fb Fontext" w:hAnsi="Fb Fontext" w:cs="BA TM • Vilna Extra-Bold"/>
          <w:rtl/>
        </w:rPr>
        <w:t>הרי כולכם ואחת משתי אחיות מקודשות לי בכלכלה זו,</w:t>
      </w:r>
      <w:r w:rsidRPr="00224C4C">
        <w:rPr>
          <w:rFonts w:ascii="Fb Fontext" w:hAnsi="Fb Fontext"/>
          <w:rtl/>
        </w:rPr>
        <w:t xml:space="preserve"> ואמרו חכמים: אין אחיות מקודשות.</w:t>
      </w:r>
    </w:p>
    <w:p w14:paraId="46F9AEE7" w14:textId="7D02ECAD" w:rsidR="00A85AC8" w:rsidRPr="00E600D8" w:rsidRDefault="006E0774" w:rsidP="00520B99">
      <w:pPr>
        <w:pStyle w:val="38"/>
        <w:framePr w:wrap="notBeside"/>
        <w:rPr>
          <w:rtl/>
        </w:rPr>
      </w:pPr>
      <w:r w:rsidRPr="00E600D8">
        <w:rPr>
          <w:rFonts w:hint="cs"/>
          <w:rtl/>
        </w:rPr>
        <w:t xml:space="preserve"> </w:t>
      </w:r>
      <w:r w:rsidR="00EF202C" w:rsidRPr="00E600D8">
        <w:rPr>
          <w:rFonts w:hint="cs"/>
          <w:rtl/>
        </w:rPr>
        <w:t xml:space="preserve">ג. </w:t>
      </w:r>
      <w:r w:rsidRPr="00E600D8">
        <w:rPr>
          <w:rtl/>
        </w:rPr>
        <w:t>ת"ש</w:t>
      </w:r>
      <w:r w:rsidR="00A85AC8" w:rsidRPr="00E600D8">
        <w:rPr>
          <w:rtl/>
        </w:rPr>
        <w:t>:</w:t>
      </w:r>
    </w:p>
    <w:p w14:paraId="274BDB8C" w14:textId="66CC4ED8" w:rsidR="006E0774" w:rsidRPr="00131640" w:rsidRDefault="006E0774" w:rsidP="00520B99">
      <w:pPr>
        <w:rPr>
          <w:rtl/>
        </w:rPr>
      </w:pPr>
      <w:r w:rsidRPr="00224C4C">
        <w:rPr>
          <w:rFonts w:ascii="Fb Fontext" w:hAnsi="Fb Fontext"/>
          <w:rtl/>
        </w:rPr>
        <w:t>המקדש את בתו סתם - אין הבוגרות בכלל.</w:t>
      </w:r>
      <w:r w:rsidRPr="00224C4C">
        <w:rPr>
          <w:rFonts w:ascii="Fb Fontext" w:hAnsi="Fb Fontext" w:hint="cs"/>
          <w:rtl/>
        </w:rPr>
        <w:t xml:space="preserve"> הא קטנות בכלל. וא</w:t>
      </w:r>
      <w:r w:rsidR="00EF202C">
        <w:rPr>
          <w:rFonts w:ascii="Fb Fontext" w:hAnsi="Fb Fontext" w:hint="cs"/>
          <w:rtl/>
        </w:rPr>
        <w:t>ף</w:t>
      </w:r>
      <w:r w:rsidRPr="00224C4C">
        <w:rPr>
          <w:rFonts w:ascii="Fb Fontext" w:hAnsi="Fb Fontext" w:hint="cs"/>
          <w:rtl/>
        </w:rPr>
        <w:t xml:space="preserve"> </w:t>
      </w:r>
      <w:r w:rsidR="00A1385C">
        <w:rPr>
          <w:rFonts w:ascii="Fb Fontext" w:hAnsi="Fb Fontext" w:hint="cs"/>
          <w:rtl/>
        </w:rPr>
        <w:t>ש</w:t>
      </w:r>
      <w:r w:rsidRPr="00224C4C">
        <w:rPr>
          <w:rFonts w:ascii="Fb Fontext" w:hAnsi="Fb Fontext" w:hint="cs"/>
          <w:rtl/>
        </w:rPr>
        <w:t>אין מסורין לביאה</w:t>
      </w:r>
    </w:p>
    <w:p w14:paraId="17013BB6" w14:textId="22D6EA3F" w:rsidR="00A85AC8" w:rsidRPr="00E600D8" w:rsidRDefault="006E0774" w:rsidP="006B173D">
      <w:pPr>
        <w:pStyle w:val="38"/>
        <w:framePr w:wrap="notBeside"/>
        <w:rPr>
          <w:rtl/>
        </w:rPr>
      </w:pPr>
      <w:r w:rsidRPr="00E600D8">
        <w:rPr>
          <w:rtl/>
        </w:rPr>
        <w:t xml:space="preserve">- </w:t>
      </w:r>
      <w:r w:rsidRPr="00E600D8">
        <w:rPr>
          <w:rFonts w:hint="cs"/>
          <w:rtl/>
        </w:rPr>
        <w:t>א</w:t>
      </w:r>
      <w:r w:rsidRPr="00E600D8">
        <w:rPr>
          <w:rtl/>
        </w:rPr>
        <w:t>"</w:t>
      </w:r>
      <w:r w:rsidRPr="00E600D8">
        <w:rPr>
          <w:rFonts w:hint="cs"/>
          <w:rtl/>
        </w:rPr>
        <w:t>ל רבא</w:t>
      </w:r>
      <w:r w:rsidR="00A85AC8" w:rsidRPr="00E600D8">
        <w:rPr>
          <w:rFonts w:hint="cs"/>
          <w:rtl/>
        </w:rPr>
        <w:t>:</w:t>
      </w:r>
    </w:p>
    <w:p w14:paraId="2432408F" w14:textId="4A040359" w:rsidR="006E0774" w:rsidRPr="00131640" w:rsidRDefault="006E0774" w:rsidP="00943179">
      <w:pPr>
        <w:rPr>
          <w:rtl/>
        </w:rPr>
      </w:pPr>
      <w:r w:rsidRPr="00943179">
        <w:rPr>
          <w:rFonts w:hint="cs"/>
          <w:rtl/>
        </w:rPr>
        <w:t xml:space="preserve">כשאין שם אלא גדולה וקטנה </w:t>
      </w:r>
      <w:r w:rsidRPr="00943179">
        <w:rPr>
          <w:rtl/>
        </w:rPr>
        <w:t>–</w:t>
      </w:r>
      <w:r w:rsidRPr="00943179">
        <w:rPr>
          <w:rFonts w:hint="cs"/>
          <w:rtl/>
        </w:rPr>
        <w:t xml:space="preserve"> 'ובוגרות' היינו דעלמא</w:t>
      </w:r>
    </w:p>
    <w:p w14:paraId="1161662B" w14:textId="77777777" w:rsidR="00A85AC8" w:rsidRPr="00E600D8" w:rsidRDefault="006E0774" w:rsidP="00EF202C">
      <w:pPr>
        <w:pStyle w:val="38"/>
        <w:framePr w:wrap="notBeside"/>
        <w:rPr>
          <w:rtl/>
        </w:rPr>
      </w:pPr>
      <w:r w:rsidRPr="00E600D8">
        <w:rPr>
          <w:rFonts w:hint="cs"/>
          <w:rtl/>
        </w:rPr>
        <w:t>ואשמעי'</w:t>
      </w:r>
      <w:r w:rsidR="00A85AC8" w:rsidRPr="00E600D8">
        <w:rPr>
          <w:rtl/>
        </w:rPr>
        <w:t>:</w:t>
      </w:r>
    </w:p>
    <w:p w14:paraId="20A84DF2" w14:textId="09761071" w:rsidR="009469D7" w:rsidRDefault="006E0774" w:rsidP="006E0774">
      <w:pPr>
        <w:rPr>
          <w:rFonts w:ascii="Fb Fontext" w:hAnsi="Fb Fontext"/>
          <w:sz w:val="32"/>
          <w:rtl/>
        </w:rPr>
      </w:pPr>
      <w:r w:rsidRPr="00224C4C">
        <w:rPr>
          <w:rFonts w:ascii="Fb Fontext" w:hAnsi="Fb Fontext" w:hint="cs"/>
          <w:sz w:val="32"/>
          <w:rtl/>
        </w:rPr>
        <w:t xml:space="preserve">דאפי' </w:t>
      </w:r>
      <w:r w:rsidR="007D3B15">
        <w:rPr>
          <w:rFonts w:ascii="Fb Fontext" w:hAnsi="Fb Fontext" w:hint="cs"/>
          <w:sz w:val="32"/>
          <w:rtl/>
        </w:rPr>
        <w:t>עשאו</w:t>
      </w:r>
      <w:r w:rsidRPr="00224C4C">
        <w:rPr>
          <w:rFonts w:ascii="Fb Fontext" w:hAnsi="Fb Fontext" w:hint="cs"/>
          <w:sz w:val="32"/>
          <w:rtl/>
        </w:rPr>
        <w:t xml:space="preserve"> שליח </w:t>
      </w:r>
      <w:r w:rsidR="007D3B15">
        <w:rPr>
          <w:rFonts w:ascii="Fb Fontext" w:hAnsi="Fb Fontext" w:hint="cs"/>
          <w:sz w:val="32"/>
          <w:rtl/>
        </w:rPr>
        <w:t>שלא יאמר</w:t>
      </w:r>
      <w:r w:rsidRPr="00224C4C">
        <w:rPr>
          <w:rFonts w:ascii="Fb Fontext" w:hAnsi="Fb Fontext" w:hint="cs"/>
          <w:sz w:val="32"/>
          <w:rtl/>
        </w:rPr>
        <w:t xml:space="preserve"> מקבל קידושי אדעתה</w:t>
      </w:r>
    </w:p>
    <w:p w14:paraId="7CAC501A" w14:textId="77777777" w:rsidR="00A85AC8" w:rsidRPr="00E600D8" w:rsidRDefault="006E0774" w:rsidP="00A1385C">
      <w:pPr>
        <w:pStyle w:val="38"/>
        <w:framePr w:wrap="notBeside"/>
        <w:rPr>
          <w:rtl/>
        </w:rPr>
      </w:pPr>
      <w:r w:rsidRPr="00E600D8">
        <w:rPr>
          <w:rFonts w:hint="cs"/>
          <w:rtl/>
        </w:rPr>
        <w:t>דקמ</w:t>
      </w:r>
      <w:r w:rsidRPr="00E600D8">
        <w:rPr>
          <w:rtl/>
        </w:rPr>
        <w:t>"</w:t>
      </w:r>
      <w:r w:rsidRPr="00E600D8">
        <w:rPr>
          <w:rFonts w:hint="cs"/>
          <w:rtl/>
        </w:rPr>
        <w:t>ל</w:t>
      </w:r>
      <w:r w:rsidR="00A85AC8" w:rsidRPr="00E600D8">
        <w:rPr>
          <w:rtl/>
        </w:rPr>
        <w:t>:</w:t>
      </w:r>
    </w:p>
    <w:p w14:paraId="6EC716FF" w14:textId="67A33EC7" w:rsidR="006E0774" w:rsidRPr="00131640" w:rsidRDefault="006E0774" w:rsidP="00EF202C">
      <w:pPr>
        <w:spacing w:after="120"/>
        <w:rPr>
          <w:rtl/>
        </w:rPr>
      </w:pPr>
      <w:r w:rsidRPr="00224C4C">
        <w:rPr>
          <w:rFonts w:ascii="Fb Fontext" w:hAnsi="Fb Fontext" w:hint="cs"/>
          <w:sz w:val="32"/>
          <w:rtl/>
        </w:rPr>
        <w:t xml:space="preserve">דלא </w:t>
      </w:r>
      <w:r w:rsidR="007D3B15">
        <w:rPr>
          <w:rFonts w:ascii="Fb Fontext" w:hAnsi="Fb Fontext" w:hint="cs"/>
          <w:sz w:val="32"/>
          <w:rtl/>
        </w:rPr>
        <w:t>עוזב</w:t>
      </w:r>
      <w:r w:rsidRPr="00224C4C">
        <w:rPr>
          <w:rFonts w:ascii="Fb Fontext" w:hAnsi="Fb Fontext" w:hint="cs"/>
          <w:sz w:val="32"/>
          <w:rtl/>
        </w:rPr>
        <w:t xml:space="preserve"> א</w:t>
      </w:r>
      <w:r w:rsidR="00A1385C">
        <w:rPr>
          <w:rFonts w:ascii="Fb Fontext" w:hAnsi="Fb Fontext" w:hint="cs"/>
          <w:sz w:val="32"/>
          <w:rtl/>
        </w:rPr>
        <w:t>דם</w:t>
      </w:r>
      <w:r w:rsidRPr="00224C4C">
        <w:rPr>
          <w:rFonts w:ascii="Fb Fontext" w:hAnsi="Fb Fontext" w:hint="cs"/>
          <w:sz w:val="32"/>
          <w:rtl/>
        </w:rPr>
        <w:t xml:space="preserve"> </w:t>
      </w:r>
      <w:r w:rsidR="00A1385C">
        <w:rPr>
          <w:rFonts w:ascii="Fb Fontext" w:hAnsi="Fb Fontext" w:hint="cs"/>
          <w:sz w:val="32"/>
          <w:rtl/>
        </w:rPr>
        <w:t xml:space="preserve">דבר </w:t>
      </w:r>
      <w:r w:rsidR="007D3B15">
        <w:rPr>
          <w:rFonts w:ascii="Fb Fontext" w:hAnsi="Fb Fontext" w:hint="cs"/>
          <w:sz w:val="32"/>
          <w:rtl/>
        </w:rPr>
        <w:t>ש</w:t>
      </w:r>
      <w:r w:rsidRPr="00224C4C">
        <w:rPr>
          <w:rFonts w:ascii="Fb Fontext" w:hAnsi="Fb Fontext" w:hint="cs"/>
          <w:sz w:val="32"/>
          <w:rtl/>
        </w:rPr>
        <w:t>יש לו הנאה ממנו</w:t>
      </w:r>
      <w:r w:rsidR="00EF202C">
        <w:rPr>
          <w:rFonts w:ascii="Fb Fontext" w:hAnsi="Fb Fontext" w:hint="cs"/>
          <w:sz w:val="32"/>
          <w:rtl/>
        </w:rPr>
        <w:t xml:space="preserve"> ורמיא עליה,</w:t>
      </w:r>
      <w:r w:rsidRPr="00224C4C">
        <w:rPr>
          <w:rFonts w:ascii="Fb Fontext" w:hAnsi="Fb Fontext" w:hint="cs"/>
          <w:sz w:val="32"/>
          <w:rtl/>
        </w:rPr>
        <w:t xml:space="preserve"> </w:t>
      </w:r>
      <w:r w:rsidR="00EF202C">
        <w:rPr>
          <w:rFonts w:ascii="Fb Fontext" w:hAnsi="Fb Fontext" w:hint="cs"/>
          <w:sz w:val="32"/>
          <w:rtl/>
        </w:rPr>
        <w:t xml:space="preserve">ועושה מצוה שלא רמיא עליו </w:t>
      </w:r>
      <w:r w:rsidRPr="00224C4C">
        <w:rPr>
          <w:rFonts w:ascii="Fb Fontext" w:hAnsi="Fb Fontext" w:hint="cs"/>
          <w:sz w:val="32"/>
          <w:rtl/>
        </w:rPr>
        <w:t>ו</w:t>
      </w:r>
      <w:r w:rsidR="007D3B15">
        <w:rPr>
          <w:rFonts w:ascii="Fb Fontext" w:hAnsi="Fb Fontext" w:hint="cs"/>
          <w:sz w:val="32"/>
          <w:rtl/>
        </w:rPr>
        <w:t>אף</w:t>
      </w:r>
      <w:r w:rsidRPr="00224C4C">
        <w:rPr>
          <w:rFonts w:ascii="Fb Fontext" w:hAnsi="Fb Fontext" w:hint="cs"/>
          <w:sz w:val="32"/>
          <w:rtl/>
        </w:rPr>
        <w:t xml:space="preserve"> </w:t>
      </w:r>
      <w:r w:rsidR="007D3B15">
        <w:rPr>
          <w:rFonts w:ascii="Fb Fontext" w:hAnsi="Fb Fontext" w:hint="cs"/>
          <w:sz w:val="32"/>
          <w:rtl/>
        </w:rPr>
        <w:t>שאומרת לו ק</w:t>
      </w:r>
      <w:r w:rsidRPr="00224C4C">
        <w:rPr>
          <w:rFonts w:ascii="Fb Fontext" w:hAnsi="Fb Fontext"/>
          <w:sz w:val="32"/>
          <w:rtl/>
        </w:rPr>
        <w:t>ידושי ל</w:t>
      </w:r>
      <w:r w:rsidR="007D3B15">
        <w:rPr>
          <w:rFonts w:ascii="Fb Fontext" w:hAnsi="Fb Fontext" w:hint="cs"/>
          <w:sz w:val="32"/>
          <w:rtl/>
        </w:rPr>
        <w:t>ך</w:t>
      </w:r>
    </w:p>
    <w:p w14:paraId="6E3521B4" w14:textId="5BAF1966" w:rsidR="00A85AC8" w:rsidRPr="00E600D8" w:rsidRDefault="00EF202C" w:rsidP="006B173D">
      <w:pPr>
        <w:pStyle w:val="38"/>
        <w:framePr w:wrap="notBeside"/>
        <w:rPr>
          <w:rtl/>
        </w:rPr>
      </w:pPr>
      <w:r w:rsidRPr="00E600D8">
        <w:rPr>
          <w:rFonts w:hint="cs"/>
          <w:rtl/>
        </w:rPr>
        <w:t xml:space="preserve">ד. </w:t>
      </w:r>
      <w:r w:rsidR="006E0774" w:rsidRPr="00E600D8">
        <w:rPr>
          <w:rtl/>
        </w:rPr>
        <w:t>ת"ש</w:t>
      </w:r>
      <w:r w:rsidR="00A85AC8" w:rsidRPr="00E600D8">
        <w:rPr>
          <w:rtl/>
        </w:rPr>
        <w:t>:</w:t>
      </w:r>
    </w:p>
    <w:p w14:paraId="27E71884" w14:textId="5DFDD72F" w:rsidR="009469D7" w:rsidRDefault="006E0774" w:rsidP="006E0774">
      <w:pPr>
        <w:rPr>
          <w:rFonts w:ascii="Fb Fontext" w:hAnsi="Fb Fontext"/>
          <w:sz w:val="32"/>
          <w:rtl/>
        </w:rPr>
      </w:pPr>
      <w:r w:rsidRPr="00224C4C">
        <w:rPr>
          <w:rFonts w:ascii="Fb Fontext" w:hAnsi="Fb Fontext"/>
          <w:sz w:val="32"/>
          <w:rtl/>
        </w:rPr>
        <w:t>מי שיש לו שתי כתי בנות משתי נשים, ואמר: קידשתי את בתי הגדולה, ואיני יודע אם גדולה שבגדולות, ואם גדולה שבקטנות, אם קטנה שבגדולות שהיא גדולה מן הגדולה שבקטנות</w:t>
      </w:r>
    </w:p>
    <w:p w14:paraId="66CA28C6" w14:textId="3F39CFD6" w:rsidR="006E0774" w:rsidRPr="00131640" w:rsidRDefault="007D3B15" w:rsidP="006E0774">
      <w:pPr>
        <w:rPr>
          <w:rtl/>
        </w:rPr>
      </w:pPr>
      <w:r w:rsidRPr="007D3B15">
        <w:rPr>
          <w:rStyle w:val="afffff3"/>
          <w:rFonts w:hint="cs"/>
          <w:rtl/>
        </w:rPr>
        <w:t>ר''מ:</w:t>
      </w:r>
      <w:r w:rsidR="006E0774" w:rsidRPr="00224C4C">
        <w:rPr>
          <w:rFonts w:ascii="Fb Fontext" w:hAnsi="Fb Fontext"/>
          <w:sz w:val="32"/>
          <w:rtl/>
        </w:rPr>
        <w:t>- כולן אסורות חוץ מקטנה שבקטנות</w:t>
      </w:r>
      <w:r w:rsidR="00EF202C">
        <w:rPr>
          <w:rFonts w:ascii="Fb Fontext" w:hAnsi="Fb Fontext" w:hint="cs"/>
          <w:sz w:val="32"/>
          <w:rtl/>
        </w:rPr>
        <w:t>.</w:t>
      </w:r>
    </w:p>
    <w:p w14:paraId="6A72380B" w14:textId="77777777" w:rsidR="00A85AC8" w:rsidRPr="00E600D8" w:rsidRDefault="007D3B15" w:rsidP="007D3B15">
      <w:pPr>
        <w:pStyle w:val="38"/>
        <w:framePr w:wrap="notBeside"/>
        <w:rPr>
          <w:rtl/>
        </w:rPr>
      </w:pPr>
      <w:r w:rsidRPr="00E600D8">
        <w:rPr>
          <w:rFonts w:hint="cs"/>
          <w:rtl/>
        </w:rPr>
        <w:t>-</w:t>
      </w:r>
      <w:r w:rsidR="006E0774" w:rsidRPr="00E600D8">
        <w:rPr>
          <w:rFonts w:hint="cs"/>
          <w:rtl/>
        </w:rPr>
        <w:t>הב</w:t>
      </w:r>
      <w:r w:rsidR="006E0774" w:rsidRPr="00E600D8">
        <w:rPr>
          <w:rtl/>
        </w:rPr>
        <w:t>"</w:t>
      </w:r>
      <w:r w:rsidR="006E0774" w:rsidRPr="00E600D8">
        <w:rPr>
          <w:rFonts w:hint="cs"/>
          <w:rtl/>
        </w:rPr>
        <w:t>ע</w:t>
      </w:r>
      <w:r w:rsidR="00A85AC8" w:rsidRPr="00E600D8">
        <w:rPr>
          <w:rtl/>
        </w:rPr>
        <w:t>:</w:t>
      </w:r>
    </w:p>
    <w:p w14:paraId="748B22BF" w14:textId="1A77367E" w:rsidR="006E0774" w:rsidRPr="00131640" w:rsidRDefault="006E0774" w:rsidP="00943179">
      <w:pPr>
        <w:rPr>
          <w:rtl/>
        </w:rPr>
      </w:pPr>
      <w:r w:rsidRPr="00943179">
        <w:rPr>
          <w:rtl/>
        </w:rPr>
        <w:t xml:space="preserve">כשהוכרו ולבסוף נתערבו. דיקא </w:t>
      </w:r>
      <w:r w:rsidR="00B35B36" w:rsidRPr="00943179">
        <w:rPr>
          <w:rtl/>
        </w:rPr>
        <w:t>גם</w:t>
      </w:r>
      <w:r w:rsidRPr="00943179">
        <w:rPr>
          <w:rtl/>
        </w:rPr>
        <w:t>, דתני איני יודע ולא תני אין ידוע, ש"מ.</w:t>
      </w:r>
    </w:p>
    <w:p w14:paraId="2A64BD91" w14:textId="77777777" w:rsidR="00A85AC8" w:rsidRPr="00E600D8" w:rsidRDefault="006E0774" w:rsidP="007D3B15">
      <w:pPr>
        <w:pStyle w:val="38"/>
        <w:framePr w:wrap="notBeside"/>
        <w:rPr>
          <w:rtl/>
        </w:rPr>
      </w:pPr>
      <w:r w:rsidRPr="00E600D8">
        <w:rPr>
          <w:rFonts w:hint="cs"/>
          <w:rtl/>
        </w:rPr>
        <w:t>ואשמעי'</w:t>
      </w:r>
      <w:r w:rsidR="00A85AC8" w:rsidRPr="00E600D8">
        <w:rPr>
          <w:rtl/>
        </w:rPr>
        <w:t>:</w:t>
      </w:r>
    </w:p>
    <w:p w14:paraId="34796811" w14:textId="334648D4" w:rsidR="009469D7" w:rsidRDefault="006E0774" w:rsidP="007D3B15">
      <w:pPr>
        <w:spacing w:after="120"/>
        <w:rPr>
          <w:rFonts w:ascii="Fb Fontext" w:hAnsi="Fb Fontext"/>
          <w:rtl/>
        </w:rPr>
      </w:pPr>
      <w:r w:rsidRPr="00224C4C">
        <w:rPr>
          <w:rFonts w:ascii="Fb Fontext" w:hAnsi="Fb Fontext" w:hint="cs"/>
          <w:rtl/>
        </w:rPr>
        <w:t>לאפוקי מדר' יוסי דס</w:t>
      </w:r>
      <w:r w:rsidRPr="00224C4C">
        <w:rPr>
          <w:rFonts w:ascii="Fb Fontext" w:hAnsi="Fb Fontext"/>
          <w:rtl/>
        </w:rPr>
        <w:t>"</w:t>
      </w:r>
      <w:r w:rsidRPr="00224C4C">
        <w:rPr>
          <w:rFonts w:ascii="Fb Fontext" w:hAnsi="Fb Fontext" w:hint="cs"/>
          <w:rtl/>
        </w:rPr>
        <w:t>ל</w:t>
      </w:r>
      <w:r w:rsidRPr="00224C4C">
        <w:rPr>
          <w:rFonts w:ascii="Fb Fontext" w:hAnsi="Fb Fontext"/>
          <w:rtl/>
        </w:rPr>
        <w:t xml:space="preserve">: לא </w:t>
      </w:r>
      <w:r w:rsidRPr="00224C4C">
        <w:rPr>
          <w:rFonts w:ascii="Fb Fontext" w:hAnsi="Fb Fontext" w:hint="cs"/>
          <w:rtl/>
        </w:rPr>
        <w:t>מכניס אדם עצמו לספק קמ''ל שכן.</w:t>
      </w:r>
    </w:p>
    <w:p w14:paraId="6397529B" w14:textId="0AE1982D" w:rsidR="00A85AC8" w:rsidRPr="00E600D8" w:rsidRDefault="00EF202C" w:rsidP="007D3B15">
      <w:pPr>
        <w:pStyle w:val="38"/>
        <w:framePr w:wrap="notBeside"/>
        <w:rPr>
          <w:rtl/>
        </w:rPr>
      </w:pPr>
      <w:r w:rsidRPr="00E600D8">
        <w:rPr>
          <w:rFonts w:hint="cs"/>
          <w:rtl/>
        </w:rPr>
        <w:t xml:space="preserve">ה. </w:t>
      </w:r>
      <w:r w:rsidR="006E0774" w:rsidRPr="00E600D8">
        <w:rPr>
          <w:rtl/>
        </w:rPr>
        <w:t>ת"ש</w:t>
      </w:r>
      <w:r w:rsidR="00A85AC8" w:rsidRPr="00E600D8">
        <w:rPr>
          <w:rtl/>
        </w:rPr>
        <w:t>:</w:t>
      </w:r>
    </w:p>
    <w:p w14:paraId="3C2B9F16" w14:textId="770A5CCE" w:rsidR="006E0774" w:rsidRPr="00131640" w:rsidRDefault="006E0774" w:rsidP="006E0774">
      <w:pPr>
        <w:rPr>
          <w:rtl/>
        </w:rPr>
      </w:pPr>
      <w:r w:rsidRPr="00224C4C">
        <w:rPr>
          <w:rFonts w:ascii="Fb Fontext" w:hAnsi="Fb Fontext"/>
          <w:sz w:val="32"/>
          <w:rtl/>
        </w:rPr>
        <w:t>מי שקידש אחת משתי אחיות, ואינו יודע איזו קידש - נותן גט לזו וגט לזו!</w:t>
      </w:r>
    </w:p>
    <w:p w14:paraId="41BE9021" w14:textId="77777777" w:rsidR="00A85AC8" w:rsidRPr="00E600D8" w:rsidRDefault="006E0774" w:rsidP="007D3B15">
      <w:pPr>
        <w:pStyle w:val="38"/>
        <w:framePr w:wrap="notBeside"/>
        <w:rPr>
          <w:rtl/>
        </w:rPr>
      </w:pPr>
      <w:r w:rsidRPr="00E600D8">
        <w:rPr>
          <w:rtl/>
        </w:rPr>
        <w:t xml:space="preserve">- </w:t>
      </w:r>
      <w:r w:rsidRPr="00E600D8">
        <w:rPr>
          <w:rFonts w:hint="cs"/>
          <w:rtl/>
        </w:rPr>
        <w:t>הב</w:t>
      </w:r>
      <w:r w:rsidRPr="00E600D8">
        <w:rPr>
          <w:rtl/>
        </w:rPr>
        <w:t>"</w:t>
      </w:r>
      <w:r w:rsidRPr="00E600D8">
        <w:rPr>
          <w:rFonts w:hint="cs"/>
          <w:rtl/>
        </w:rPr>
        <w:t>'ע</w:t>
      </w:r>
      <w:r w:rsidR="00A85AC8" w:rsidRPr="00E600D8">
        <w:rPr>
          <w:rtl/>
        </w:rPr>
        <w:t>:</w:t>
      </w:r>
    </w:p>
    <w:p w14:paraId="7082E0F6" w14:textId="191B2747" w:rsidR="006E0774" w:rsidRPr="00C97927" w:rsidRDefault="006E0774" w:rsidP="00943179">
      <w:pPr>
        <w:rPr>
          <w:spacing w:val="-2"/>
          <w:rtl/>
        </w:rPr>
      </w:pPr>
      <w:r w:rsidRPr="00C97927">
        <w:rPr>
          <w:spacing w:val="-2"/>
          <w:rtl/>
        </w:rPr>
        <w:t>כשהוכרו ולבסוף נתערבו</w:t>
      </w:r>
      <w:r w:rsidRPr="00C97927">
        <w:rPr>
          <w:rFonts w:hint="cs"/>
          <w:spacing w:val="-2"/>
          <w:rtl/>
        </w:rPr>
        <w:t xml:space="preserve"> </w:t>
      </w:r>
      <w:r w:rsidRPr="00C97927">
        <w:rPr>
          <w:spacing w:val="-2"/>
          <w:rtl/>
        </w:rPr>
        <w:t xml:space="preserve">דיקא </w:t>
      </w:r>
      <w:r w:rsidR="00B35B36" w:rsidRPr="00C97927">
        <w:rPr>
          <w:spacing w:val="-2"/>
          <w:rtl/>
        </w:rPr>
        <w:t>גם</w:t>
      </w:r>
      <w:r w:rsidRPr="00C97927">
        <w:rPr>
          <w:spacing w:val="-2"/>
          <w:rtl/>
        </w:rPr>
        <w:t>, דתני אינו יודע ולא תני אינו ידוע.</w:t>
      </w:r>
    </w:p>
    <w:p w14:paraId="0D688774" w14:textId="77777777" w:rsidR="009469D7" w:rsidRDefault="006E0774" w:rsidP="006E0774">
      <w:pPr>
        <w:rPr>
          <w:rFonts w:ascii="Fb Fontext" w:hAnsi="Fb Fontext"/>
          <w:rtl/>
        </w:rPr>
      </w:pPr>
      <w:r w:rsidRPr="007D3B15">
        <w:rPr>
          <w:rStyle w:val="afffff3"/>
          <w:rFonts w:hint="cs"/>
          <w:rtl/>
        </w:rPr>
        <w:t>ו</w:t>
      </w:r>
      <w:r w:rsidRPr="007D3B15">
        <w:rPr>
          <w:rStyle w:val="afffff3"/>
          <w:rtl/>
        </w:rPr>
        <w:t>סיפא איצטריכא ליה:</w:t>
      </w:r>
    </w:p>
    <w:p w14:paraId="67FD32A1" w14:textId="333D40DC" w:rsidR="006E0774" w:rsidRPr="00C97927" w:rsidRDefault="006E0774" w:rsidP="006E0774">
      <w:pPr>
        <w:rPr>
          <w:spacing w:val="0"/>
          <w:rtl/>
        </w:rPr>
      </w:pPr>
      <w:r w:rsidRPr="00C97927">
        <w:rPr>
          <w:rFonts w:ascii="Fb Fontext" w:hAnsi="Fb Fontext"/>
          <w:spacing w:val="0"/>
          <w:rtl/>
        </w:rPr>
        <w:t>מת ולו אח אחד חולץ לשתיהן, היו לו שנים אחד חולץ ואחד מייבם,</w:t>
      </w:r>
    </w:p>
    <w:p w14:paraId="778C2EAA" w14:textId="77777777" w:rsidR="006E0774" w:rsidRPr="00131640" w:rsidRDefault="006E0774" w:rsidP="007D3B15">
      <w:pPr>
        <w:rPr>
          <w:rtl/>
        </w:rPr>
      </w:pPr>
      <w:r w:rsidRPr="00224C4C">
        <w:rPr>
          <w:rFonts w:ascii="Fb Fontext" w:hAnsi="Fb Fontext"/>
          <w:sz w:val="32"/>
          <w:rtl/>
        </w:rPr>
        <w:t>אם קדמו וכנסו - אין מוציאין אותם מידם.</w:t>
      </w:r>
    </w:p>
    <w:p w14:paraId="2B98DBAB" w14:textId="77777777" w:rsidR="00D52E7F" w:rsidRDefault="00D52E7F" w:rsidP="00D52E7F">
      <w:pPr>
        <w:pStyle w:val="38"/>
        <w:framePr w:wrap="notBeside"/>
        <w:rPr>
          <w:rtl/>
        </w:rPr>
      </w:pPr>
      <w:r>
        <w:rPr>
          <w:rFonts w:hint="cs"/>
          <w:rtl/>
        </w:rPr>
        <w:t xml:space="preserve">- </w:t>
      </w:r>
    </w:p>
    <w:p w14:paraId="57E72A57" w14:textId="0CF3F23D" w:rsidR="006E0774" w:rsidRPr="00926BDA" w:rsidRDefault="00D52E7F" w:rsidP="007D3B15">
      <w:pPr>
        <w:spacing w:after="120"/>
        <w:rPr>
          <w:spacing w:val="2"/>
          <w:rtl/>
        </w:rPr>
      </w:pPr>
      <w:r w:rsidRPr="00926BDA">
        <w:rPr>
          <w:rFonts w:ascii="Fb Fontext" w:hAnsi="Fb Fontext" w:hint="cs"/>
          <w:spacing w:val="2"/>
          <w:rtl/>
        </w:rPr>
        <w:t>רק</w:t>
      </w:r>
      <w:r w:rsidR="006E0774" w:rsidRPr="00926BDA">
        <w:rPr>
          <w:rFonts w:ascii="Fb Fontext" w:hAnsi="Fb Fontext"/>
          <w:spacing w:val="2"/>
          <w:rtl/>
        </w:rPr>
        <w:t xml:space="preserve"> חלץ ו</w:t>
      </w:r>
      <w:r w:rsidRPr="00926BDA">
        <w:rPr>
          <w:rFonts w:ascii="Fb Fontext" w:hAnsi="Fb Fontext" w:hint="cs"/>
          <w:spacing w:val="2"/>
          <w:rtl/>
        </w:rPr>
        <w:t>הדר</w:t>
      </w:r>
      <w:r w:rsidR="006E0774" w:rsidRPr="00926BDA">
        <w:rPr>
          <w:rFonts w:ascii="Fb Fontext" w:hAnsi="Fb Fontext"/>
          <w:spacing w:val="2"/>
          <w:rtl/>
        </w:rPr>
        <w:t xml:space="preserve"> </w:t>
      </w:r>
      <w:r w:rsidR="007D3B15" w:rsidRPr="00926BDA">
        <w:rPr>
          <w:rFonts w:ascii="Fb Fontext" w:hAnsi="Fb Fontext" w:hint="cs"/>
          <w:spacing w:val="2"/>
          <w:rtl/>
        </w:rPr>
        <w:t>מיבם</w:t>
      </w:r>
      <w:r w:rsidR="006E0774" w:rsidRPr="00926BDA">
        <w:rPr>
          <w:rFonts w:ascii="Fb Fontext" w:hAnsi="Fb Fontext"/>
          <w:spacing w:val="2"/>
          <w:rtl/>
        </w:rPr>
        <w:t>, אבל יב</w:t>
      </w:r>
      <w:r w:rsidRPr="00926BDA">
        <w:rPr>
          <w:rFonts w:ascii="Fb Fontext" w:hAnsi="Fb Fontext" w:hint="cs"/>
          <w:spacing w:val="2"/>
          <w:rtl/>
        </w:rPr>
        <w:t>ם</w:t>
      </w:r>
      <w:r w:rsidR="006E0774" w:rsidRPr="00926BDA">
        <w:rPr>
          <w:rFonts w:ascii="Fb Fontext" w:hAnsi="Fb Fontext"/>
          <w:spacing w:val="2"/>
          <w:rtl/>
        </w:rPr>
        <w:t xml:space="preserve"> והדר חלץ לא דפגע באחות זקוקתו</w:t>
      </w:r>
    </w:p>
    <w:p w14:paraId="20A20F4C" w14:textId="55DC03FE" w:rsidR="00A85AC8" w:rsidRPr="00E600D8" w:rsidRDefault="00EF202C" w:rsidP="007D3B15">
      <w:pPr>
        <w:pStyle w:val="38"/>
        <w:framePr w:wrap="notBeside"/>
        <w:rPr>
          <w:rtl/>
        </w:rPr>
      </w:pPr>
      <w:r w:rsidRPr="00E600D8">
        <w:rPr>
          <w:rFonts w:hint="cs"/>
          <w:rtl/>
        </w:rPr>
        <w:t xml:space="preserve">ו. </w:t>
      </w:r>
      <w:r w:rsidR="006E0774" w:rsidRPr="00E600D8">
        <w:rPr>
          <w:rtl/>
        </w:rPr>
        <w:t>ת"ש</w:t>
      </w:r>
      <w:r w:rsidR="00A85AC8" w:rsidRPr="00E600D8">
        <w:rPr>
          <w:rtl/>
        </w:rPr>
        <w:t>:</w:t>
      </w:r>
    </w:p>
    <w:p w14:paraId="5A502BBD" w14:textId="71B0A475" w:rsidR="006E0774" w:rsidRPr="00131640" w:rsidRDefault="006E0774" w:rsidP="006E0774">
      <w:pPr>
        <w:rPr>
          <w:rtl/>
        </w:rPr>
      </w:pPr>
      <w:r w:rsidRPr="00224C4C">
        <w:rPr>
          <w:rFonts w:ascii="Fb Fontext" w:hAnsi="Fb Fontext"/>
          <w:rtl/>
        </w:rPr>
        <w:t xml:space="preserve">שנים שקדשו שתי אחיות, זה </w:t>
      </w:r>
      <w:r w:rsidRPr="00224C4C">
        <w:rPr>
          <w:rFonts w:ascii="Fb Fontext" w:hAnsi="Fb Fontext" w:hint="cs"/>
          <w:rtl/>
        </w:rPr>
        <w:t>א</w:t>
      </w:r>
      <w:r w:rsidRPr="00224C4C">
        <w:rPr>
          <w:rFonts w:ascii="Fb Fontext" w:hAnsi="Fb Fontext"/>
          <w:rtl/>
        </w:rPr>
        <w:t>"</w:t>
      </w:r>
      <w:r w:rsidRPr="00224C4C">
        <w:rPr>
          <w:rFonts w:ascii="Fb Fontext" w:hAnsi="Fb Fontext" w:hint="cs"/>
          <w:rtl/>
        </w:rPr>
        <w:t xml:space="preserve">י </w:t>
      </w:r>
      <w:r w:rsidRPr="00224C4C">
        <w:rPr>
          <w:rFonts w:ascii="Fb Fontext" w:hAnsi="Fb Fontext"/>
          <w:rtl/>
        </w:rPr>
        <w:t>איזו קידש, וזה א"י איזו קידש</w:t>
      </w:r>
      <w:r w:rsidRPr="00224C4C">
        <w:rPr>
          <w:rFonts w:ascii="Fb Fontext" w:hAnsi="Fb Fontext" w:hint="cs"/>
          <w:rtl/>
        </w:rPr>
        <w:t>- שניהם נותנים שני גיטין</w:t>
      </w:r>
    </w:p>
    <w:p w14:paraId="44E3FA7E" w14:textId="77777777" w:rsidR="00A85AC8" w:rsidRPr="00E600D8" w:rsidRDefault="006E0774" w:rsidP="007D3B15">
      <w:pPr>
        <w:pStyle w:val="38"/>
        <w:framePr w:wrap="notBeside"/>
        <w:rPr>
          <w:rtl/>
        </w:rPr>
      </w:pPr>
      <w:r w:rsidRPr="00E600D8">
        <w:rPr>
          <w:rtl/>
        </w:rPr>
        <w:t>- ה"נ</w:t>
      </w:r>
      <w:r w:rsidR="00A85AC8" w:rsidRPr="00E600D8">
        <w:rPr>
          <w:rtl/>
        </w:rPr>
        <w:t>:</w:t>
      </w:r>
    </w:p>
    <w:p w14:paraId="2327C2AE" w14:textId="77777777" w:rsidR="008753A9" w:rsidRDefault="006E0774" w:rsidP="00943179">
      <w:pPr>
        <w:rPr>
          <w:rtl/>
        </w:rPr>
      </w:pPr>
      <w:r w:rsidRPr="00943179">
        <w:rPr>
          <w:rtl/>
        </w:rPr>
        <w:t xml:space="preserve">שהוכרו ולבסוף נתערבו. </w:t>
      </w:r>
    </w:p>
    <w:p w14:paraId="3E1C9C82" w14:textId="77777777" w:rsidR="008753A9" w:rsidRDefault="006E0774" w:rsidP="008753A9">
      <w:pPr>
        <w:pStyle w:val="38"/>
        <w:framePr w:wrap="notBeside"/>
        <w:rPr>
          <w:rtl/>
        </w:rPr>
      </w:pPr>
      <w:r w:rsidRPr="00EF202C">
        <w:rPr>
          <w:rStyle w:val="afffff3"/>
          <w:rtl/>
        </w:rPr>
        <w:t xml:space="preserve">דיקא </w:t>
      </w:r>
      <w:r w:rsidR="00B35B36" w:rsidRPr="00EF202C">
        <w:rPr>
          <w:rStyle w:val="afffff3"/>
          <w:rtl/>
        </w:rPr>
        <w:t>גם</w:t>
      </w:r>
      <w:r w:rsidR="00EF202C">
        <w:rPr>
          <w:rStyle w:val="afffff3"/>
          <w:rFonts w:hint="cs"/>
          <w:rtl/>
        </w:rPr>
        <w:t>:</w:t>
      </w:r>
      <w:r w:rsidRPr="00943179">
        <w:rPr>
          <w:rtl/>
        </w:rPr>
        <w:t xml:space="preserve"> </w:t>
      </w:r>
    </w:p>
    <w:p w14:paraId="50AACD39" w14:textId="59C03776" w:rsidR="006E0774" w:rsidRPr="00131640" w:rsidRDefault="006E0774" w:rsidP="00490F44">
      <w:pPr>
        <w:spacing w:after="120"/>
        <w:rPr>
          <w:rtl/>
        </w:rPr>
      </w:pPr>
      <w:r w:rsidRPr="00943179">
        <w:rPr>
          <w:rtl/>
        </w:rPr>
        <w:t>דתני אינו יודע ולא תני אין ידוע ש"מ.</w:t>
      </w:r>
    </w:p>
    <w:p w14:paraId="231D0405" w14:textId="23AB5FE5" w:rsidR="00A85AC8" w:rsidRPr="00E600D8" w:rsidRDefault="006E0774" w:rsidP="007D3B15">
      <w:pPr>
        <w:pStyle w:val="38"/>
        <w:framePr w:wrap="notBeside"/>
        <w:rPr>
          <w:rtl/>
        </w:rPr>
      </w:pPr>
      <w:r w:rsidRPr="00E600D8">
        <w:rPr>
          <w:rFonts w:hint="cs"/>
          <w:rtl/>
        </w:rPr>
        <w:t>ואיצטריך ל</w:t>
      </w:r>
      <w:r w:rsidRPr="00E600D8">
        <w:rPr>
          <w:rtl/>
        </w:rPr>
        <w:t>סיפא</w:t>
      </w:r>
      <w:r w:rsidR="00A85AC8" w:rsidRPr="00E600D8">
        <w:rPr>
          <w:rtl/>
        </w:rPr>
        <w:t>:</w:t>
      </w:r>
    </w:p>
    <w:p w14:paraId="438FDC33" w14:textId="5B35341C" w:rsidR="006E0774" w:rsidRPr="00131640" w:rsidRDefault="006E0774" w:rsidP="007D3B15">
      <w:pPr>
        <w:rPr>
          <w:rtl/>
        </w:rPr>
      </w:pPr>
      <w:r w:rsidRPr="00224C4C">
        <w:rPr>
          <w:rFonts w:ascii="Fb Fontext" w:hAnsi="Fb Fontext"/>
          <w:sz w:val="32"/>
          <w:rtl/>
        </w:rPr>
        <w:t>מת, ולזה אח ולזה אח - זה חולץ לשתיהן וזה חולץ לשתיהן,</w:t>
      </w:r>
    </w:p>
    <w:p w14:paraId="4FE2BC39" w14:textId="4FA0383B" w:rsidR="00926BDA" w:rsidRDefault="006E0774" w:rsidP="006E0774">
      <w:pPr>
        <w:rPr>
          <w:rFonts w:ascii="Fb Fontext" w:hAnsi="Fb Fontext"/>
          <w:rtl/>
        </w:rPr>
      </w:pPr>
      <w:r w:rsidRPr="00224C4C">
        <w:rPr>
          <w:rFonts w:ascii="Fb Fontext" w:hAnsi="Fb Fontext"/>
          <w:rtl/>
        </w:rPr>
        <w:t xml:space="preserve">לזה אחד ולזה שנים - </w:t>
      </w:r>
      <w:r w:rsidR="00926BDA">
        <w:rPr>
          <w:rFonts w:ascii="Fb Fontext" w:hAnsi="Fb Fontext"/>
          <w:rtl/>
        </w:rPr>
        <w:tab/>
      </w:r>
      <w:r w:rsidRPr="00224C4C">
        <w:rPr>
          <w:rFonts w:ascii="Fb Fontext" w:hAnsi="Fb Fontext"/>
          <w:rtl/>
        </w:rPr>
        <w:t xml:space="preserve">האחד חולץ לשתיהן, והשנים אחד חולץ </w:t>
      </w:r>
    </w:p>
    <w:p w14:paraId="00FF57DD" w14:textId="4546A22F" w:rsidR="006E0774" w:rsidRPr="00131640" w:rsidRDefault="00926BDA" w:rsidP="006E0774">
      <w:pPr>
        <w:rPr>
          <w:rtl/>
        </w:rPr>
      </w:pPr>
      <w:r>
        <w:rPr>
          <w:rFonts w:ascii="Fb Fontext" w:hAnsi="Fb Fontext" w:hint="cs"/>
          <w:rtl/>
        </w:rPr>
        <w:t xml:space="preserve"> </w:t>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sidR="006E0774" w:rsidRPr="00224C4C">
        <w:rPr>
          <w:rFonts w:ascii="Fb Fontext" w:hAnsi="Fb Fontext"/>
          <w:rtl/>
        </w:rPr>
        <w:t>ואחד מיבם,</w:t>
      </w:r>
    </w:p>
    <w:p w14:paraId="5EDA69C3" w14:textId="77777777" w:rsidR="006E0774" w:rsidRPr="00131640" w:rsidRDefault="006E0774" w:rsidP="007D3B15">
      <w:pPr>
        <w:rPr>
          <w:rtl/>
        </w:rPr>
      </w:pPr>
      <w:r w:rsidRPr="00224C4C">
        <w:rPr>
          <w:rFonts w:ascii="Fb Fontext" w:hAnsi="Fb Fontext"/>
          <w:sz w:val="32"/>
          <w:rtl/>
        </w:rPr>
        <w:t>אם קדמו וכנסו - אין מוציאין אותן מידם.</w:t>
      </w:r>
    </w:p>
    <w:p w14:paraId="232615AC" w14:textId="7B60C4BD" w:rsidR="00A85AC8" w:rsidRPr="00E600D8" w:rsidRDefault="00E600D8" w:rsidP="007D3B15">
      <w:pPr>
        <w:pStyle w:val="38"/>
        <w:framePr w:wrap="notBeside"/>
        <w:rPr>
          <w:rtl/>
        </w:rPr>
      </w:pPr>
      <w:r w:rsidRPr="00E600D8">
        <w:rPr>
          <w:rFonts w:hint="cs"/>
          <w:rtl/>
        </w:rPr>
        <w:t>-</w:t>
      </w:r>
    </w:p>
    <w:p w14:paraId="7C184BAF" w14:textId="10A8675A" w:rsidR="006E0774" w:rsidRPr="00926BDA" w:rsidRDefault="007D3B15" w:rsidP="00EF202C">
      <w:pPr>
        <w:spacing w:after="120"/>
        <w:rPr>
          <w:spacing w:val="2"/>
          <w:rtl/>
        </w:rPr>
      </w:pPr>
      <w:r w:rsidRPr="00926BDA">
        <w:rPr>
          <w:rFonts w:ascii="Fb Fontext" w:hAnsi="Fb Fontext" w:hint="cs"/>
          <w:spacing w:val="2"/>
          <w:rtl/>
        </w:rPr>
        <w:t>ד</w:t>
      </w:r>
      <w:r w:rsidR="006E0774" w:rsidRPr="00926BDA">
        <w:rPr>
          <w:rFonts w:ascii="Fb Fontext" w:hAnsi="Fb Fontext"/>
          <w:spacing w:val="2"/>
          <w:rtl/>
        </w:rPr>
        <w:t>וקא חלץ והדר יב</w:t>
      </w:r>
      <w:r w:rsidR="00926BDA" w:rsidRPr="00926BDA">
        <w:rPr>
          <w:rFonts w:ascii="Fb Fontext" w:hAnsi="Fb Fontext" w:hint="cs"/>
          <w:spacing w:val="2"/>
          <w:rtl/>
        </w:rPr>
        <w:t>ם</w:t>
      </w:r>
      <w:r w:rsidR="006E0774" w:rsidRPr="00926BDA">
        <w:rPr>
          <w:rFonts w:ascii="Fb Fontext" w:hAnsi="Fb Fontext"/>
          <w:spacing w:val="2"/>
          <w:rtl/>
        </w:rPr>
        <w:t>, אבל יב</w:t>
      </w:r>
      <w:r w:rsidR="00926BDA" w:rsidRPr="00926BDA">
        <w:rPr>
          <w:rFonts w:ascii="Fb Fontext" w:hAnsi="Fb Fontext" w:hint="cs"/>
          <w:spacing w:val="2"/>
          <w:rtl/>
        </w:rPr>
        <w:t>ם</w:t>
      </w:r>
      <w:r w:rsidR="006E0774" w:rsidRPr="00926BDA">
        <w:rPr>
          <w:rFonts w:ascii="Fb Fontext" w:hAnsi="Fb Fontext"/>
          <w:spacing w:val="2"/>
          <w:rtl/>
        </w:rPr>
        <w:t xml:space="preserve"> והדר חלץ לא, דפגע ביבמה לשוק</w:t>
      </w:r>
    </w:p>
    <w:p w14:paraId="4B1C68D1" w14:textId="77777777" w:rsidR="006E0774" w:rsidRPr="00131640" w:rsidRDefault="006E0774" w:rsidP="0010529F">
      <w:pPr>
        <w:pStyle w:val="afff0"/>
        <w:framePr w:wrap="around"/>
        <w:rPr>
          <w:rtl/>
        </w:rPr>
      </w:pPr>
      <w:r w:rsidRPr="00224C4C">
        <w:rPr>
          <w:rFonts w:hint="cs"/>
          <w:rtl/>
        </w:rPr>
        <w:t>נב.</w:t>
      </w:r>
    </w:p>
    <w:p w14:paraId="24AEEA55" w14:textId="5F71E68C" w:rsidR="00A85AC8" w:rsidRPr="00E600D8" w:rsidRDefault="00EF202C" w:rsidP="007D3B15">
      <w:pPr>
        <w:pStyle w:val="38"/>
        <w:framePr w:wrap="notBeside"/>
        <w:rPr>
          <w:rtl/>
        </w:rPr>
      </w:pPr>
      <w:r w:rsidRPr="00E600D8">
        <w:rPr>
          <w:rFonts w:hint="cs"/>
          <w:rtl/>
        </w:rPr>
        <w:t xml:space="preserve">ז. </w:t>
      </w:r>
      <w:r w:rsidR="006E0774" w:rsidRPr="00E600D8">
        <w:rPr>
          <w:rtl/>
        </w:rPr>
        <w:t>ת"ש דתני טביומי</w:t>
      </w:r>
      <w:r w:rsidR="00A85AC8" w:rsidRPr="00E600D8">
        <w:rPr>
          <w:rtl/>
        </w:rPr>
        <w:t>:</w:t>
      </w:r>
    </w:p>
    <w:p w14:paraId="1342F127" w14:textId="6F3A251E" w:rsidR="006E0774" w:rsidRPr="00131640" w:rsidRDefault="006E0774" w:rsidP="007D3B15">
      <w:pPr>
        <w:rPr>
          <w:rtl/>
        </w:rPr>
      </w:pPr>
      <w:r w:rsidRPr="00224C4C">
        <w:rPr>
          <w:rFonts w:ascii="Fb Fontext" w:hAnsi="Fb Fontext"/>
          <w:rtl/>
        </w:rPr>
        <w:t>לזה חמשה בנים ולזה חמשה בנות, ואמר אחת מבנותיך מקודשת לאחד מבני</w:t>
      </w:r>
      <w:r w:rsidR="007D3B15">
        <w:rPr>
          <w:rFonts w:hint="cs"/>
          <w:rtl/>
        </w:rPr>
        <w:t xml:space="preserve"> </w:t>
      </w:r>
      <w:r w:rsidRPr="00943179">
        <w:rPr>
          <w:rtl/>
        </w:rPr>
        <w:t>- כל אחת ואחת צריכה חמשה גיטין,</w:t>
      </w:r>
    </w:p>
    <w:p w14:paraId="0A2A2815" w14:textId="33868895" w:rsidR="006E0774" w:rsidRPr="00371EFB" w:rsidRDefault="006E0774" w:rsidP="006E0774">
      <w:pPr>
        <w:rPr>
          <w:spacing w:val="2"/>
          <w:rtl/>
        </w:rPr>
      </w:pPr>
      <w:r w:rsidRPr="00371EFB">
        <w:rPr>
          <w:rFonts w:ascii="Fb Fontext" w:hAnsi="Fb Fontext"/>
          <w:spacing w:val="2"/>
          <w:sz w:val="32"/>
          <w:rtl/>
        </w:rPr>
        <w:t>מת אחד מהם - כל אחת צריכה ארבעה גיטין וחליצה מאחד מהן</w:t>
      </w:r>
    </w:p>
    <w:p w14:paraId="7E38A2EA" w14:textId="77777777" w:rsidR="00A85AC8" w:rsidRPr="00E600D8" w:rsidRDefault="006E0774" w:rsidP="007D3B15">
      <w:pPr>
        <w:pStyle w:val="38"/>
        <w:framePr w:wrap="notBeside"/>
        <w:rPr>
          <w:rtl/>
        </w:rPr>
      </w:pPr>
      <w:r w:rsidRPr="00E600D8">
        <w:rPr>
          <w:rtl/>
        </w:rPr>
        <w:t>וכ"ת ה"נ</w:t>
      </w:r>
      <w:r w:rsidR="00A85AC8" w:rsidRPr="00E600D8">
        <w:rPr>
          <w:rtl/>
        </w:rPr>
        <w:t>:</w:t>
      </w:r>
    </w:p>
    <w:p w14:paraId="3DD7ECE7" w14:textId="3532F047" w:rsidR="006E0774" w:rsidRPr="00131640" w:rsidRDefault="006E0774" w:rsidP="00EF202C">
      <w:pPr>
        <w:rPr>
          <w:rtl/>
        </w:rPr>
      </w:pPr>
      <w:r w:rsidRPr="00224C4C">
        <w:rPr>
          <w:rFonts w:ascii="Fb Fontext" w:hAnsi="Fb Fontext"/>
          <w:rtl/>
        </w:rPr>
        <w:t xml:space="preserve">כשהוכרו ולבסוף נתערבו, הא אחת מבנותיך לאחד מבני קתני, </w:t>
      </w:r>
      <w:r w:rsidRPr="00210DF6">
        <w:rPr>
          <w:rStyle w:val="afffa"/>
          <w:rFonts w:ascii="Fb Fontext" w:hAnsi="Fb Fontext" w:cs="BA TM • Vilna Extra-Bold"/>
          <w:bCs w:val="0"/>
          <w:rtl/>
        </w:rPr>
        <w:t>תיובתא דרבא! תיובתא.</w:t>
      </w:r>
      <w:r w:rsidR="00EF202C">
        <w:rPr>
          <w:rStyle w:val="afffa"/>
          <w:rFonts w:ascii="Fb Fontext" w:hAnsi="Fb Fontext" w:cs="BA TM • Vilna Extra-Bold" w:hint="cs"/>
          <w:bCs w:val="0"/>
          <w:rtl/>
        </w:rPr>
        <w:t xml:space="preserve"> </w:t>
      </w:r>
      <w:r w:rsidR="00EF202C">
        <w:rPr>
          <w:rtl/>
        </w:rPr>
        <w:tab/>
      </w:r>
      <w:r w:rsidR="00EF202C">
        <w:rPr>
          <w:rtl/>
        </w:rPr>
        <w:tab/>
      </w:r>
      <w:r w:rsidR="00EF202C">
        <w:rPr>
          <w:rFonts w:hint="cs"/>
          <w:rtl/>
        </w:rPr>
        <w:t xml:space="preserve">  </w:t>
      </w:r>
      <w:r w:rsidRPr="00224C4C">
        <w:rPr>
          <w:rFonts w:hint="cs"/>
          <w:rtl/>
        </w:rPr>
        <w:t>-</w:t>
      </w:r>
      <w:r w:rsidR="00EF202C">
        <w:rPr>
          <w:rStyle w:val="afffa"/>
          <w:rFonts w:ascii="Fb Fontext" w:hAnsi="Fb Fontext" w:cs="BA TM • Vilna Extra-Bold" w:hint="cs"/>
          <w:bCs w:val="0"/>
          <w:rtl/>
        </w:rPr>
        <w:t xml:space="preserve"> </w:t>
      </w:r>
      <w:r w:rsidRPr="00210DF6">
        <w:rPr>
          <w:rStyle w:val="afffa"/>
          <w:rFonts w:ascii="Fb Fontext" w:hAnsi="Fb Fontext" w:cs="BA TM • Vilna Extra-Bold"/>
          <w:bCs w:val="0"/>
          <w:rtl/>
        </w:rPr>
        <w:t>והילכתא כאביי ביע"ל קג"ם.</w:t>
      </w:r>
    </w:p>
    <w:p w14:paraId="1FA82898" w14:textId="77777777" w:rsidR="006E0774" w:rsidRPr="00131640" w:rsidRDefault="006E0774" w:rsidP="00841728">
      <w:pPr>
        <w:pStyle w:val="affb"/>
        <w:rPr>
          <w:del w:id="90088" w:author="מנוע עיצוב" w:date="2026-10-08T11:01:28Z"/>
          <w:rtl/>
        </w:rPr>
      </w:pPr>
      <w:del w:id="90087" w:author="מנוע עיצוב" w:date="2026-10-08T11:01:28Z">
        <w:r w:rsidRPr="00224C4C">
          <w:rPr>
            <w:rFonts w:hint="cs"/>
            <w:rtl/>
          </w:rPr>
          <w:delText xml:space="preserve">׹</w:delText>
        </w:r>
      </w:del>
    </w:p>
    <w:p w14:paraId="112A1E6C" w14:textId="77777777" w:rsidR="006E0774" w:rsidRPr="00131640" w:rsidRDefault="006E0774" w:rsidP="00160C17">
      <w:pPr>
        <w:pStyle w:val="affffb"/>
        <w:rPr>
          <w:rtl/>
        </w:rPr>
      </w:pPr>
      <w:r w:rsidRPr="00210DF6">
        <w:rPr>
          <w:rtl/>
        </w:rPr>
        <w:t>מעשה בחמש נשים.</w:t>
      </w:r>
    </w:p>
    <w:p w14:paraId="6A245A14" w14:textId="20166848" w:rsidR="00A85AC8" w:rsidRPr="00E600D8" w:rsidRDefault="006E0774" w:rsidP="00EF202C">
      <w:pPr>
        <w:pStyle w:val="38"/>
        <w:framePr w:wrap="notBeside"/>
        <w:rPr>
          <w:rtl/>
        </w:rPr>
      </w:pPr>
      <w:r w:rsidRPr="00E600D8">
        <w:rPr>
          <w:rtl/>
        </w:rPr>
        <w:t>רב</w:t>
      </w:r>
      <w:r w:rsidR="00A85AC8" w:rsidRPr="00E600D8">
        <w:rPr>
          <w:rtl/>
        </w:rPr>
        <w:t>:</w:t>
      </w:r>
    </w:p>
    <w:p w14:paraId="17DDC87D" w14:textId="71D742A3" w:rsidR="006E0774" w:rsidRPr="00131640" w:rsidRDefault="00EF202C" w:rsidP="006E0774">
      <w:pPr>
        <w:rPr>
          <w:rtl/>
        </w:rPr>
      </w:pPr>
      <w:r>
        <w:rPr>
          <w:rFonts w:ascii="Fb Fontext" w:hAnsi="Fb Fontext" w:hint="cs"/>
          <w:sz w:val="32"/>
          <w:rtl/>
        </w:rPr>
        <w:t xml:space="preserve">ש''מ </w:t>
      </w:r>
      <w:r w:rsidR="006E0774" w:rsidRPr="00224C4C">
        <w:rPr>
          <w:rFonts w:ascii="Fb Fontext" w:hAnsi="Fb Fontext"/>
          <w:sz w:val="32"/>
          <w:rtl/>
        </w:rPr>
        <w:t>ממתניתין ארבע, ונקיט רב בידיה תלת.</w:t>
      </w:r>
    </w:p>
    <w:p w14:paraId="7FFF5A92" w14:textId="77777777" w:rsidR="00A85AC8" w:rsidRPr="00E600D8" w:rsidRDefault="00EF202C" w:rsidP="00EF202C">
      <w:pPr>
        <w:pStyle w:val="38"/>
        <w:framePr w:wrap="notBeside"/>
        <w:rPr>
          <w:rtl/>
        </w:rPr>
      </w:pPr>
      <w:r w:rsidRPr="00E600D8">
        <w:rPr>
          <w:rFonts w:hint="cs"/>
          <w:rtl/>
        </w:rPr>
        <w:t xml:space="preserve">א. </w:t>
      </w:r>
      <w:r w:rsidR="006E0774" w:rsidRPr="00E600D8">
        <w:rPr>
          <w:rtl/>
        </w:rPr>
        <w:t>ש"מ</w:t>
      </w:r>
      <w:r w:rsidR="00A85AC8" w:rsidRPr="00E600D8">
        <w:rPr>
          <w:rtl/>
        </w:rPr>
        <w:t>:</w:t>
      </w:r>
    </w:p>
    <w:p w14:paraId="3261202E" w14:textId="3E167E7D" w:rsidR="006E0774" w:rsidRPr="00131640" w:rsidRDefault="006E0774" w:rsidP="006E0774">
      <w:pPr>
        <w:rPr>
          <w:rtl/>
        </w:rPr>
      </w:pPr>
      <w:r w:rsidRPr="00224C4C">
        <w:rPr>
          <w:rFonts w:ascii="Fb Fontext" w:hAnsi="Fb Fontext"/>
          <w:rtl/>
        </w:rPr>
        <w:t>המקדש בפירות שביעית - מקודשת,</w:t>
      </w:r>
    </w:p>
    <w:p w14:paraId="18237C86" w14:textId="77777777" w:rsidR="00A85AC8" w:rsidRPr="00E600D8" w:rsidRDefault="00EF202C" w:rsidP="00EF202C">
      <w:pPr>
        <w:pStyle w:val="38"/>
        <w:framePr w:wrap="notBeside"/>
        <w:rPr>
          <w:rtl/>
        </w:rPr>
      </w:pPr>
      <w:r w:rsidRPr="00E600D8">
        <w:rPr>
          <w:rFonts w:hint="cs"/>
          <w:rtl/>
        </w:rPr>
        <w:t xml:space="preserve">ב. </w:t>
      </w:r>
      <w:r w:rsidR="006E0774" w:rsidRPr="00E600D8">
        <w:rPr>
          <w:rtl/>
        </w:rPr>
        <w:t>וש"מ</w:t>
      </w:r>
      <w:r w:rsidR="00A85AC8" w:rsidRPr="00E600D8">
        <w:rPr>
          <w:rtl/>
        </w:rPr>
        <w:t>:</w:t>
      </w:r>
    </w:p>
    <w:p w14:paraId="531C4419" w14:textId="6D8811E5" w:rsidR="006E0774" w:rsidRPr="00131640" w:rsidRDefault="006E0774" w:rsidP="006E0774">
      <w:pPr>
        <w:rPr>
          <w:rtl/>
        </w:rPr>
      </w:pPr>
      <w:r w:rsidRPr="00224C4C">
        <w:rPr>
          <w:rFonts w:ascii="Fb Fontext" w:hAnsi="Fb Fontext"/>
          <w:rtl/>
        </w:rPr>
        <w:t>קידשה בגזל - אינה מקודשת, אפילו בגזל דידה.</w:t>
      </w:r>
      <w:r w:rsidRPr="00224C4C">
        <w:rPr>
          <w:rFonts w:ascii="Fb Fontext" w:hAnsi="Fb Fontext" w:hint="cs"/>
          <w:rtl/>
        </w:rPr>
        <w:t xml:space="preserve"> דשלהם ושל שביעית היתה דהפקר הוא</w:t>
      </w:r>
    </w:p>
    <w:p w14:paraId="752CBA68" w14:textId="77777777" w:rsidR="00A85AC8" w:rsidRPr="00E600D8" w:rsidRDefault="00EF202C" w:rsidP="00EF202C">
      <w:pPr>
        <w:pStyle w:val="38"/>
        <w:framePr w:wrap="notBeside"/>
        <w:rPr>
          <w:rtl/>
        </w:rPr>
      </w:pPr>
      <w:r w:rsidRPr="00E600D8">
        <w:rPr>
          <w:rFonts w:hint="cs"/>
          <w:rtl/>
        </w:rPr>
        <w:t xml:space="preserve">ג. </w:t>
      </w:r>
      <w:r w:rsidR="006E0774" w:rsidRPr="00E600D8">
        <w:rPr>
          <w:rtl/>
        </w:rPr>
        <w:t>וש"מ</w:t>
      </w:r>
      <w:r w:rsidR="00A85AC8" w:rsidRPr="00E600D8">
        <w:rPr>
          <w:rtl/>
        </w:rPr>
        <w:t>:</w:t>
      </w:r>
    </w:p>
    <w:p w14:paraId="7E6D668B" w14:textId="7CF59A48" w:rsidR="006E0774" w:rsidRPr="00131640" w:rsidRDefault="006E0774" w:rsidP="00EF202C">
      <w:pPr>
        <w:spacing w:after="120"/>
        <w:rPr>
          <w:rtl/>
        </w:rPr>
      </w:pPr>
      <w:r w:rsidRPr="00224C4C">
        <w:rPr>
          <w:rFonts w:ascii="Fb Fontext" w:hAnsi="Fb Fontext"/>
          <w:rtl/>
        </w:rPr>
        <w:t>אשה נעשית שליח לחבירתה, ואפילו במקום שנעשית לה צרה.</w:t>
      </w:r>
    </w:p>
    <w:p w14:paraId="685FF44E" w14:textId="77777777" w:rsidR="00A85AC8" w:rsidRPr="00E600D8" w:rsidRDefault="006E0774" w:rsidP="00EF202C">
      <w:pPr>
        <w:pStyle w:val="38"/>
        <w:framePr w:wrap="notBeside"/>
        <w:rPr>
          <w:rtl/>
        </w:rPr>
      </w:pPr>
      <w:r w:rsidRPr="00E600D8">
        <w:rPr>
          <w:rtl/>
        </w:rPr>
        <w:t>ואידך</w:t>
      </w:r>
      <w:r w:rsidR="00A85AC8" w:rsidRPr="00E600D8">
        <w:rPr>
          <w:rtl/>
        </w:rPr>
        <w:t>:</w:t>
      </w:r>
    </w:p>
    <w:p w14:paraId="0AB61DE1" w14:textId="77777777" w:rsidR="00371EFB" w:rsidRDefault="006E0774" w:rsidP="006E0774">
      <w:pPr>
        <w:rPr>
          <w:rFonts w:ascii="Fb Fontext" w:hAnsi="Fb Fontext"/>
          <w:rtl/>
        </w:rPr>
      </w:pPr>
      <w:r w:rsidRPr="00224C4C">
        <w:rPr>
          <w:rFonts w:ascii="Fb Fontext" w:hAnsi="Fb Fontext"/>
          <w:rtl/>
        </w:rPr>
        <w:t>קידושין שאין מסורים לביאה.</w:t>
      </w:r>
      <w:r w:rsidRPr="00224C4C">
        <w:rPr>
          <w:rFonts w:ascii="Fb Fontext" w:hAnsi="Fb Fontext" w:hint="cs"/>
          <w:rtl/>
        </w:rPr>
        <w:t xml:space="preserve"> </w:t>
      </w:r>
    </w:p>
    <w:p w14:paraId="4603DF2D" w14:textId="1FA7FD88" w:rsidR="006E0774" w:rsidRPr="00131640" w:rsidRDefault="006E0774" w:rsidP="006E0774">
      <w:pPr>
        <w:rPr>
          <w:rtl/>
        </w:rPr>
      </w:pPr>
      <w:r w:rsidRPr="00224C4C">
        <w:rPr>
          <w:rFonts w:ascii="Fb Fontext" w:hAnsi="Fb Fontext" w:hint="cs"/>
          <w:rtl/>
        </w:rPr>
        <w:t>ולא חשבי' משום דמספק</w:t>
      </w:r>
      <w:r w:rsidRPr="00224C4C">
        <w:rPr>
          <w:rFonts w:ascii="Fb Fontext" w:hAnsi="Fb Fontext"/>
          <w:rtl/>
        </w:rPr>
        <w:t>"</w:t>
      </w:r>
      <w:r w:rsidRPr="00224C4C">
        <w:rPr>
          <w:rFonts w:ascii="Fb Fontext" w:hAnsi="Fb Fontext" w:hint="cs"/>
          <w:rtl/>
        </w:rPr>
        <w:t>ל כאביי א</w:t>
      </w:r>
      <w:r w:rsidR="00EF202C">
        <w:rPr>
          <w:rFonts w:ascii="Fb Fontext" w:hAnsi="Fb Fontext" w:hint="cs"/>
          <w:rtl/>
        </w:rPr>
        <w:t xml:space="preserve">ו </w:t>
      </w:r>
      <w:r w:rsidRPr="00224C4C">
        <w:rPr>
          <w:rFonts w:ascii="Fb Fontext" w:hAnsi="Fb Fontext" w:hint="cs"/>
          <w:rtl/>
        </w:rPr>
        <w:t>כרבא</w:t>
      </w:r>
    </w:p>
    <w:p w14:paraId="4ACBF09E" w14:textId="0D941D5B" w:rsidR="00A85AC8" w:rsidRPr="00E600D8" w:rsidRDefault="006E0774" w:rsidP="00E41627">
      <w:pPr>
        <w:pStyle w:val="38"/>
        <w:framePr w:wrap="notBeside"/>
        <w:rPr>
          <w:rtl/>
        </w:rPr>
      </w:pPr>
      <w:r w:rsidRPr="00E600D8">
        <w:rPr>
          <w:rFonts w:hint="cs"/>
          <w:rtl/>
        </w:rPr>
        <w:t>שעלה</w:t>
      </w:r>
      <w:r w:rsidRPr="00E600D8">
        <w:rPr>
          <w:rtl/>
        </w:rPr>
        <w:t xml:space="preserve"> </w:t>
      </w:r>
      <w:r w:rsidRPr="00E600D8">
        <w:rPr>
          <w:rFonts w:hint="cs"/>
          <w:rtl/>
        </w:rPr>
        <w:t>ר</w:t>
      </w:r>
      <w:r w:rsidRPr="00E600D8">
        <w:rPr>
          <w:rtl/>
        </w:rPr>
        <w:t>"</w:t>
      </w:r>
      <w:r w:rsidRPr="00E600D8">
        <w:rPr>
          <w:rFonts w:hint="cs"/>
          <w:rtl/>
        </w:rPr>
        <w:t>ז</w:t>
      </w:r>
      <w:r w:rsidR="00A85AC8" w:rsidRPr="00E600D8">
        <w:rPr>
          <w:rtl/>
        </w:rPr>
        <w:t>:</w:t>
      </w:r>
    </w:p>
    <w:p w14:paraId="5FE2C791" w14:textId="529F7803" w:rsidR="006E0774" w:rsidRPr="00131640" w:rsidRDefault="006E0774" w:rsidP="00371EFB">
      <w:pPr>
        <w:spacing w:after="120"/>
        <w:rPr>
          <w:rtl/>
        </w:rPr>
      </w:pPr>
      <w:r w:rsidRPr="00224C4C">
        <w:rPr>
          <w:rFonts w:ascii="Fb Fontext" w:hAnsi="Fb Fontext"/>
          <w:sz w:val="32"/>
          <w:rtl/>
        </w:rPr>
        <w:t xml:space="preserve">אמרה להא שמעתא </w:t>
      </w:r>
      <w:r w:rsidRPr="00224C4C">
        <w:rPr>
          <w:rFonts w:ascii="Fb Fontext" w:hAnsi="Fb Fontext" w:hint="cs"/>
          <w:sz w:val="32"/>
          <w:rtl/>
        </w:rPr>
        <w:t>לפני</w:t>
      </w:r>
      <w:r>
        <w:rPr>
          <w:rFonts w:ascii="Fb Fontext" w:hAnsi="Fb Fontext"/>
          <w:sz w:val="32"/>
          <w:rtl/>
        </w:rPr>
        <w:t xml:space="preserve"> </w:t>
      </w:r>
      <w:r>
        <w:rPr>
          <w:rStyle w:val="afffff3"/>
          <w:rFonts w:ascii="Fb Fontext" w:hAnsi="Fb Fontext"/>
          <w:sz w:val="32"/>
          <w:rtl/>
          <w:rPrChange w:id="9151" w:author="מנוע אמוראים" w:date="2026-10-05T16:42:07Z">
            <w:rPr>
              <w:rFonts w:ascii="Fb Fontext" w:hAnsi="Fb Fontext"/>
              <w:sz w:val="32"/>
              <w:rtl/>
            </w:rPr>
          </w:rPrChange>
        </w:rPr>
        <w:t xml:space="preserve">דר</w:t>
      </w:r>
      <w:r>
        <w:rPr>
          <w:rStyle w:val="afffff3"/>
          <w:rFonts w:ascii="Fb Fontext" w:hAnsi="Fb Fontext" w:hint="cs"/>
          <w:sz w:val="32"/>
          <w:rtl/>
          <w:rPrChange w:id="9152" w:author="מנוע אמוראים" w:date="2026-10-05T16:42:07Z">
            <w:rPr>
              <w:rFonts w:ascii="Fb Fontext" w:hAnsi="Fb Fontext" w:hint="cs"/>
              <w:sz w:val="32"/>
              <w:rtl/>
            </w:rPr>
          </w:rPrChange>
        </w:rPr>
        <w:t xml:space="preserve">י</w:t>
      </w:r>
      <w:r>
        <w:rPr>
          <w:rStyle w:val="afffff3"/>
          <w:rFonts w:ascii="Fb Fontext" w:hAnsi="Fb Fontext"/>
          <w:sz w:val="32"/>
          <w:rtl/>
          <w:rPrChange w:id="9153" w:author="מנוע אמוראים" w:date="2026-10-05T16:42:07Z">
            <w:rPr>
              <w:rFonts w:ascii="Fb Fontext" w:hAnsi="Fb Fontext"/>
              <w:sz w:val="32"/>
              <w:rtl/>
            </w:rPr>
          </w:rPrChange>
        </w:rPr>
        <w:t xml:space="preserve">"</w:t>
      </w:r>
      <w:r>
        <w:rPr>
          <w:rStyle w:val="afffff3"/>
          <w:rFonts w:ascii="Fb Fontext" w:hAnsi="Fb Fontext" w:hint="cs"/>
          <w:sz w:val="32"/>
          <w:rtl/>
          <w:rPrChange w:id="9154" w:author="מנוע אמוראים" w:date="2026-10-05T16:42:07Z">
            <w:rPr>
              <w:rFonts w:ascii="Fb Fontext" w:hAnsi="Fb Fontext" w:hint="cs"/>
              <w:sz w:val="32"/>
              <w:rtl/>
            </w:rPr>
          </w:rPrChange>
        </w:rPr>
        <w:t xml:space="preserve">ו</w:t>
      </w:r>
      <w:r w:rsidR="00E41627">
        <w:rPr>
          <w:rFonts w:ascii="Fb Fontext" w:hAnsi="Fb Fontext" w:hint="cs"/>
          <w:rtl/>
        </w:rPr>
        <w:t xml:space="preserve">. </w:t>
      </w:r>
      <w:r w:rsidRPr="00E41627">
        <w:rPr>
          <w:rStyle w:val="afffff5"/>
          <w:rFonts w:hint="cs"/>
          <w:rtl/>
        </w:rPr>
        <w:t>[</w:t>
      </w:r>
      <w:r w:rsidR="00EF202C" w:rsidRPr="00E41627">
        <w:rPr>
          <w:rStyle w:val="afffff5"/>
          <w:rFonts w:hint="cs"/>
          <w:rtl/>
        </w:rPr>
        <w:t>כך</w:t>
      </w:r>
      <w:r>
        <w:rPr>
          <w:rStyle w:val="afffff5"/>
          <w:rFonts w:hint="cs"/>
          <w:rtl/>
        </w:rPr>
        <w:t xml:space="preserve"> גם </w:t>
      </w:r>
      <w:r>
        <w:rPr>
          <w:rStyle w:val="afffff3"/>
          <w:rFonts w:hint="cs"/>
          <w:rtl/>
          <w:rPrChange w:id="9155" w:author="מנוע אמוראים" w:date="2026-10-05T16:42:07Z">
            <w:rPr>
              <w:rStyle w:val="afffff5"/>
              <w:rFonts w:hint="cs"/>
              <w:rtl/>
            </w:rPr>
          </w:rPrChange>
        </w:rPr>
        <w:t xml:space="preserve">ארי</w:t>
      </w:r>
      <w:r>
        <w:rPr>
          <w:rStyle w:val="afffff3"/>
          <w:rtl/>
          <w:rPrChange w:id="9156" w:author="מנוע אמוראים" w:date="2026-10-05T16:42:07Z">
            <w:rPr>
              <w:rStyle w:val="afffff5"/>
              <w:rtl/>
            </w:rPr>
          </w:rPrChange>
        </w:rPr>
        <w:t xml:space="preserve">"</w:t>
      </w:r>
      <w:r>
        <w:rPr>
          <w:rStyle w:val="afffff3"/>
          <w:rFonts w:hint="cs"/>
          <w:rtl/>
          <w:rPrChange w:id="9157" w:author="מנוע אמוראים" w:date="2026-10-05T16:42:07Z">
            <w:rPr>
              <w:rStyle w:val="afffff5"/>
              <w:rFonts w:hint="cs"/>
              <w:rtl/>
            </w:rPr>
          </w:rPrChange>
        </w:rPr>
        <w:t xml:space="preserve">ו</w:t>
      </w:r>
      <w:r>
        <w:rPr>
          <w:rStyle w:val="afffff5"/>
          <w:rFonts w:hint="cs"/>
          <w:rtl/>
        </w:rPr>
        <w:t xml:space="preserve"> דשניהם אין יכולים להקדיש לפי שאין שלו וזה לפי שאינו ברשותו]</w:t>
      </w:r>
      <w:r w:rsidR="00E41627">
        <w:rPr>
          <w:rFonts w:ascii="Fb Fontext" w:hAnsi="Fb Fontext" w:hint="cs"/>
          <w:rtl/>
        </w:rPr>
        <w:t xml:space="preserve"> </w:t>
      </w:r>
      <w:r w:rsidRPr="00E41627">
        <w:rPr>
          <w:rStyle w:val="afffff3"/>
          <w:rtl/>
        </w:rPr>
        <w:t>א</w:t>
      </w:r>
      <w:r w:rsidR="00EF202C" w:rsidRPr="00E41627">
        <w:rPr>
          <w:rStyle w:val="afffff3"/>
          <w:rFonts w:hint="cs"/>
          <w:rtl/>
        </w:rPr>
        <w:t>"ל</w:t>
      </w:r>
      <w:r w:rsidRPr="00E41627">
        <w:rPr>
          <w:rStyle w:val="afffff3"/>
          <w:rtl/>
        </w:rPr>
        <w:t>:</w:t>
      </w:r>
      <w:r w:rsidRPr="00224C4C">
        <w:rPr>
          <w:rFonts w:ascii="Fb Fontext" w:hAnsi="Fb Fontext"/>
          <w:rtl/>
        </w:rPr>
        <w:t xml:space="preserve"> מי אמר </w:t>
      </w:r>
      <w:r w:rsidRPr="00224C4C">
        <w:rPr>
          <w:rFonts w:ascii="Fb Fontext" w:hAnsi="Fb Fontext" w:hint="cs"/>
          <w:rtl/>
        </w:rPr>
        <w:t>כוותי</w:t>
      </w:r>
      <w:r w:rsidRPr="00224C4C">
        <w:rPr>
          <w:rFonts w:ascii="Fb Fontext" w:hAnsi="Fb Fontext"/>
          <w:rtl/>
        </w:rPr>
        <w:t>.</w:t>
      </w:r>
    </w:p>
    <w:p w14:paraId="28A93491" w14:textId="47415F7E" w:rsidR="00A85AC8" w:rsidRPr="00E600D8" w:rsidRDefault="006E0774" w:rsidP="00E41627">
      <w:pPr>
        <w:pStyle w:val="38"/>
        <w:framePr w:wrap="notBeside"/>
        <w:rPr>
          <w:rtl/>
        </w:rPr>
      </w:pPr>
      <w:r w:rsidRPr="00E600D8">
        <w:rPr>
          <w:rtl/>
        </w:rPr>
        <w:t>•</w:t>
      </w:r>
      <w:r w:rsidRPr="00E600D8">
        <w:rPr>
          <w:rFonts w:hint="cs"/>
          <w:rtl/>
        </w:rPr>
        <w:t xml:space="preserve"> </w:t>
      </w:r>
      <w:r w:rsidR="00E41627" w:rsidRPr="00E600D8">
        <w:rPr>
          <w:rFonts w:hint="cs"/>
          <w:rtl/>
        </w:rPr>
        <w:t>והך</w:t>
      </w:r>
      <w:r w:rsidR="00A85AC8" w:rsidRPr="00E600D8">
        <w:rPr>
          <w:rFonts w:hint="cs"/>
          <w:rtl/>
        </w:rPr>
        <w:t>:</w:t>
      </w:r>
    </w:p>
    <w:p w14:paraId="4B3EE8DB" w14:textId="71AD83E1" w:rsidR="00E41627" w:rsidRPr="00C97927" w:rsidRDefault="006E0774" w:rsidP="006E0774">
      <w:pPr>
        <w:rPr>
          <w:spacing w:val="0"/>
          <w:rtl/>
        </w:rPr>
      </w:pPr>
      <w:r w:rsidRPr="00C97927">
        <w:rPr>
          <w:rFonts w:ascii="Fb Fontext" w:hAnsi="Fb Fontext" w:hint="cs"/>
          <w:spacing w:val="0"/>
          <w:sz w:val="32"/>
          <w:rtl/>
        </w:rPr>
        <w:t>ד</w:t>
      </w:r>
      <w:r w:rsidRPr="00C97927">
        <w:rPr>
          <w:rFonts w:ascii="Fb Fontext" w:hAnsi="Fb Fontext"/>
          <w:spacing w:val="0"/>
          <w:sz w:val="32"/>
          <w:rtl/>
        </w:rPr>
        <w:t>קידשה בגזל בחמס ובגניבה, או שחטף סלע מידה וקדשה מקודשת</w:t>
      </w:r>
    </w:p>
    <w:p w14:paraId="461AA682" w14:textId="268943EE" w:rsidR="00A85AC8" w:rsidRPr="00E600D8" w:rsidRDefault="00E600D8" w:rsidP="00E41627">
      <w:pPr>
        <w:pStyle w:val="38"/>
        <w:framePr w:wrap="notBeside"/>
        <w:rPr>
          <w:rtl/>
        </w:rPr>
      </w:pPr>
      <w:r w:rsidRPr="00E600D8">
        <w:rPr>
          <w:rFonts w:hint="cs"/>
          <w:rtl/>
        </w:rPr>
        <w:t>-</w:t>
      </w:r>
    </w:p>
    <w:p w14:paraId="4754001E" w14:textId="292330FA" w:rsidR="006E0774" w:rsidRPr="00131640" w:rsidRDefault="00B35B36" w:rsidP="00E41627">
      <w:pPr>
        <w:rPr>
          <w:rtl/>
        </w:rPr>
      </w:pPr>
      <w:r>
        <w:rPr>
          <w:rFonts w:ascii="Fb Fontext" w:hAnsi="Fb Fontext"/>
          <w:sz w:val="32"/>
          <w:rtl/>
        </w:rPr>
        <w:t>שם</w:t>
      </w:r>
      <w:r w:rsidR="006E0774" w:rsidRPr="00224C4C">
        <w:rPr>
          <w:rFonts w:ascii="Fb Fontext" w:hAnsi="Fb Fontext"/>
          <w:sz w:val="32"/>
          <w:rtl/>
        </w:rPr>
        <w:t xml:space="preserve"> בגזל </w:t>
      </w:r>
      <w:r w:rsidR="00E41627">
        <w:rPr>
          <w:rFonts w:ascii="Fb Fontext" w:hAnsi="Fb Fontext" w:hint="cs"/>
          <w:sz w:val="32"/>
          <w:rtl/>
        </w:rPr>
        <w:t>שלה</w:t>
      </w:r>
      <w:r w:rsidR="006E0774" w:rsidRPr="00224C4C">
        <w:rPr>
          <w:rFonts w:ascii="Fb Fontext" w:hAnsi="Fb Fontext"/>
          <w:sz w:val="32"/>
          <w:rtl/>
        </w:rPr>
        <w:t>.</w:t>
      </w:r>
      <w:r w:rsidR="00E41627">
        <w:rPr>
          <w:rFonts w:ascii="Fb Fontext" w:hAnsi="Fb Fontext" w:hint="cs"/>
          <w:rtl/>
        </w:rPr>
        <w:t xml:space="preserve"> ו</w:t>
      </w:r>
      <w:r w:rsidR="006E0774" w:rsidRPr="00224C4C">
        <w:rPr>
          <w:rFonts w:hint="cs"/>
          <w:rtl/>
        </w:rPr>
        <w:t xml:space="preserve">סיפא </w:t>
      </w:r>
      <w:r w:rsidR="006E0774" w:rsidRPr="00224C4C">
        <w:rPr>
          <w:rFonts w:ascii="Fb Fontext" w:hAnsi="Fb Fontext" w:hint="cs"/>
          <w:rtl/>
        </w:rPr>
        <w:t xml:space="preserve">מפרש </w:t>
      </w:r>
      <w:r w:rsidR="006E0774" w:rsidRPr="00224C4C">
        <w:rPr>
          <w:rFonts w:ascii="Fb Fontext" w:hAnsi="Fb Fontext"/>
          <w:rtl/>
        </w:rPr>
        <w:t>קידשה בגזל בחמס ובגניבה כיצד? כגון שחטף סלע מידה וקדשה בו.</w:t>
      </w:r>
    </w:p>
    <w:p w14:paraId="7C955477" w14:textId="3AD43107" w:rsidR="006E0774" w:rsidRPr="00131640" w:rsidRDefault="006E0774" w:rsidP="00E41627">
      <w:pPr>
        <w:spacing w:after="120"/>
        <w:rPr>
          <w:rtl/>
        </w:rPr>
      </w:pPr>
      <w:r w:rsidRPr="00224C4C">
        <w:rPr>
          <w:rFonts w:ascii="Fb Fontext" w:hAnsi="Fb Fontext" w:hint="cs"/>
          <w:rtl/>
        </w:rPr>
        <w:t>ומתני' ד</w:t>
      </w:r>
      <w:r w:rsidRPr="00224C4C">
        <w:rPr>
          <w:rFonts w:ascii="Fb Fontext" w:hAnsi="Fb Fontext"/>
          <w:rtl/>
        </w:rPr>
        <w:t>גזל דידה,</w:t>
      </w:r>
      <w:r w:rsidR="00E41627">
        <w:rPr>
          <w:rFonts w:ascii="Fb Fontext" w:hAnsi="Fb Fontext" w:hint="cs"/>
          <w:rtl/>
        </w:rPr>
        <w:t xml:space="preserve"> </w:t>
      </w:r>
      <w:r w:rsidRPr="00E41627">
        <w:rPr>
          <w:rStyle w:val="afffff3"/>
          <w:rFonts w:hint="cs"/>
          <w:rtl/>
        </w:rPr>
        <w:t>וא</w:t>
      </w:r>
      <w:r w:rsidRPr="00E41627">
        <w:rPr>
          <w:rStyle w:val="afffff3"/>
          <w:rtl/>
        </w:rPr>
        <w:t>מר רב:</w:t>
      </w:r>
      <w:r w:rsidRPr="00224C4C">
        <w:rPr>
          <w:rFonts w:ascii="Fb Fontext" w:hAnsi="Fb Fontext"/>
          <w:rtl/>
        </w:rPr>
        <w:t xml:space="preserve"> אינה מקודשת</w:t>
      </w:r>
      <w:r w:rsidRPr="00224C4C">
        <w:rPr>
          <w:rFonts w:ascii="Fb Fontext" w:hAnsi="Fb Fontext" w:hint="cs"/>
          <w:rtl/>
        </w:rPr>
        <w:t xml:space="preserve"> היינו בדלא שדיך</w:t>
      </w:r>
    </w:p>
    <w:p w14:paraId="07D643B5" w14:textId="77777777" w:rsidR="006E0774" w:rsidRPr="00131640" w:rsidRDefault="006E0774" w:rsidP="0010529F">
      <w:pPr>
        <w:pStyle w:val="afff0"/>
        <w:framePr w:wrap="around"/>
        <w:rPr>
          <w:rtl/>
        </w:rPr>
      </w:pPr>
      <w:r w:rsidRPr="00224C4C">
        <w:rPr>
          <w:rFonts w:hint="cs"/>
          <w:rtl/>
        </w:rPr>
        <w:t>נב:</w:t>
      </w:r>
    </w:p>
    <w:p w14:paraId="5809FBE4" w14:textId="4253F9AA" w:rsidR="00A85AC8" w:rsidRPr="00E600D8" w:rsidRDefault="006E0774" w:rsidP="00E41627">
      <w:pPr>
        <w:pStyle w:val="38"/>
        <w:framePr w:wrap="notBeside"/>
        <w:rPr>
          <w:rtl/>
        </w:rPr>
      </w:pPr>
      <w:r w:rsidRPr="00E600D8">
        <w:rPr>
          <w:rtl/>
        </w:rPr>
        <w:t>•</w:t>
      </w:r>
      <w:r w:rsidRPr="00E600D8">
        <w:rPr>
          <w:rFonts w:hint="cs"/>
          <w:rtl/>
        </w:rPr>
        <w:t xml:space="preserve"> </w:t>
      </w:r>
      <w:r w:rsidR="00E41627" w:rsidRPr="00E600D8">
        <w:rPr>
          <w:rFonts w:hint="cs"/>
          <w:rtl/>
        </w:rPr>
        <w:t>מעשה</w:t>
      </w:r>
      <w:r w:rsidR="00A85AC8" w:rsidRPr="00E600D8">
        <w:rPr>
          <w:rFonts w:hint="cs"/>
          <w:rtl/>
        </w:rPr>
        <w:t>:</w:t>
      </w:r>
    </w:p>
    <w:p w14:paraId="41F02E93" w14:textId="5378B022" w:rsidR="006E0774" w:rsidRPr="00131640" w:rsidRDefault="006E0774" w:rsidP="006E0774">
      <w:pPr>
        <w:rPr>
          <w:rtl/>
        </w:rPr>
      </w:pPr>
      <w:r w:rsidRPr="00224C4C">
        <w:rPr>
          <w:rFonts w:ascii="Fb Fontext" w:hAnsi="Fb Fontext" w:hint="cs"/>
          <w:sz w:val="32"/>
          <w:rtl/>
        </w:rPr>
        <w:t xml:space="preserve">ששטפה רגלה בספל מים </w:t>
      </w:r>
      <w:r w:rsidR="00E41627">
        <w:rPr>
          <w:rFonts w:ascii="Fb Fontext" w:hAnsi="Fb Fontext" w:hint="cs"/>
          <w:sz w:val="32"/>
          <w:rtl/>
        </w:rPr>
        <w:t>ו</w:t>
      </w:r>
      <w:r w:rsidRPr="00224C4C">
        <w:rPr>
          <w:rFonts w:ascii="Fb Fontext" w:hAnsi="Fb Fontext" w:hint="cs"/>
          <w:sz w:val="32"/>
          <w:rtl/>
        </w:rPr>
        <w:t>אחד חטף זוז מחברו וזרק לה ואמ</w:t>
      </w:r>
      <w:r w:rsidRPr="00224C4C">
        <w:rPr>
          <w:rFonts w:ascii="Fb Fontext" w:hAnsi="Fb Fontext"/>
          <w:sz w:val="32"/>
          <w:rtl/>
        </w:rPr>
        <w:t>"</w:t>
      </w:r>
      <w:r w:rsidRPr="00224C4C">
        <w:rPr>
          <w:rFonts w:ascii="Fb Fontext" w:hAnsi="Fb Fontext" w:hint="cs"/>
          <w:sz w:val="32"/>
          <w:rtl/>
        </w:rPr>
        <w:t>ל מקודשת לי</w:t>
      </w:r>
    </w:p>
    <w:p w14:paraId="52883F44" w14:textId="00FD5494" w:rsidR="00A85AC8" w:rsidRPr="00E600D8" w:rsidRDefault="006E0774" w:rsidP="00E41627">
      <w:pPr>
        <w:pStyle w:val="38"/>
        <w:framePr w:wrap="notBeside"/>
        <w:rPr>
          <w:rtl/>
        </w:rPr>
      </w:pPr>
      <w:r w:rsidRPr="00E600D8">
        <w:rPr>
          <w:rFonts w:hint="cs"/>
          <w:rtl/>
        </w:rPr>
        <w:t>רבא</w:t>
      </w:r>
      <w:r w:rsidR="00A85AC8" w:rsidRPr="00E600D8">
        <w:rPr>
          <w:rFonts w:hint="cs"/>
          <w:rtl/>
        </w:rPr>
        <w:t>:</w:t>
      </w:r>
    </w:p>
    <w:p w14:paraId="3637A39B" w14:textId="6CB7641B" w:rsidR="006E0774" w:rsidRPr="00131640" w:rsidRDefault="006E0774" w:rsidP="006E0774">
      <w:pPr>
        <w:rPr>
          <w:rtl/>
        </w:rPr>
      </w:pPr>
      <w:r w:rsidRPr="00224C4C">
        <w:rPr>
          <w:rFonts w:ascii="Fb Fontext" w:hAnsi="Fb Fontext" w:hint="cs"/>
          <w:rtl/>
        </w:rPr>
        <w:t xml:space="preserve">לית דחש </w:t>
      </w:r>
      <w:r w:rsidRPr="00E41627">
        <w:rPr>
          <w:rStyle w:val="afffff3"/>
          <w:rFonts w:hint="cs"/>
          <w:rtl/>
        </w:rPr>
        <w:t>ל</w:t>
      </w:r>
      <w:r w:rsidR="00E41627">
        <w:rPr>
          <w:rStyle w:val="afffff3"/>
          <w:rFonts w:hint="cs"/>
          <w:rtl/>
        </w:rPr>
        <w:t xml:space="preserve">הא </w:t>
      </w:r>
      <w:r w:rsidRPr="00E41627">
        <w:rPr>
          <w:rStyle w:val="afffff3"/>
          <w:rFonts w:hint="cs"/>
          <w:rtl/>
        </w:rPr>
        <w:t>דר</w:t>
      </w:r>
      <w:r w:rsidRPr="00E41627">
        <w:rPr>
          <w:rStyle w:val="afffff3"/>
          <w:rtl/>
        </w:rPr>
        <w:t>"</w:t>
      </w:r>
      <w:r w:rsidRPr="00E41627">
        <w:rPr>
          <w:rStyle w:val="afffff3"/>
          <w:rFonts w:hint="cs"/>
          <w:rtl/>
        </w:rPr>
        <w:t>ש</w:t>
      </w:r>
      <w:r w:rsidR="00E41627">
        <w:rPr>
          <w:rStyle w:val="afffff3"/>
          <w:rFonts w:hint="cs"/>
          <w:rtl/>
        </w:rPr>
        <w:t>:</w:t>
      </w:r>
      <w:r w:rsidRPr="00224C4C">
        <w:rPr>
          <w:rFonts w:ascii="Fb Fontext" w:hAnsi="Fb Fontext" w:hint="cs"/>
          <w:rtl/>
        </w:rPr>
        <w:t xml:space="preserve"> דסתם גזילה יאוש בעלים [ואינה מקודשת]</w:t>
      </w:r>
    </w:p>
    <w:p w14:paraId="6034E24D" w14:textId="1E6069B5" w:rsidR="00A85AC8" w:rsidRPr="00E600D8" w:rsidRDefault="006E0774" w:rsidP="00E41627">
      <w:pPr>
        <w:pStyle w:val="38"/>
        <w:framePr w:wrap="notBeside"/>
        <w:rPr>
          <w:rtl/>
        </w:rPr>
      </w:pPr>
      <w:r w:rsidRPr="00E600D8">
        <w:rPr>
          <w:rtl/>
        </w:rPr>
        <w:t>•</w:t>
      </w:r>
      <w:r w:rsidRPr="00E600D8">
        <w:rPr>
          <w:rFonts w:hint="cs"/>
          <w:rtl/>
        </w:rPr>
        <w:t xml:space="preserve"> </w:t>
      </w:r>
      <w:r w:rsidR="00E41627" w:rsidRPr="00E600D8">
        <w:rPr>
          <w:rFonts w:hint="cs"/>
          <w:rtl/>
        </w:rPr>
        <w:t>מעשה</w:t>
      </w:r>
      <w:r w:rsidR="00A85AC8" w:rsidRPr="00E600D8">
        <w:rPr>
          <w:rFonts w:hint="cs"/>
          <w:rtl/>
        </w:rPr>
        <w:t>:</w:t>
      </w:r>
    </w:p>
    <w:p w14:paraId="0F8C41DC" w14:textId="7F9A5ED4" w:rsidR="006E0774" w:rsidRPr="00131640" w:rsidRDefault="00E41627" w:rsidP="006E0774">
      <w:pPr>
        <w:rPr>
          <w:rtl/>
        </w:rPr>
      </w:pPr>
      <w:r>
        <w:rPr>
          <w:rFonts w:ascii="Fb Fontext" w:hAnsi="Fb Fontext" w:hint="cs"/>
          <w:rtl/>
        </w:rPr>
        <w:t>ב</w:t>
      </w:r>
      <w:r w:rsidR="006E0774" w:rsidRPr="00224C4C">
        <w:rPr>
          <w:rFonts w:ascii="Fb Fontext" w:hAnsi="Fb Fontext"/>
          <w:rtl/>
        </w:rPr>
        <w:t xml:space="preserve">אריס </w:t>
      </w:r>
      <w:r>
        <w:rPr>
          <w:rFonts w:ascii="Fb Fontext" w:hAnsi="Fb Fontext" w:hint="cs"/>
          <w:rtl/>
        </w:rPr>
        <w:t>ש</w:t>
      </w:r>
      <w:r w:rsidR="006E0774" w:rsidRPr="00224C4C">
        <w:rPr>
          <w:rFonts w:ascii="Fb Fontext" w:hAnsi="Fb Fontext"/>
          <w:rtl/>
        </w:rPr>
        <w:t>ק</w:t>
      </w:r>
      <w:r w:rsidR="006E0774" w:rsidRPr="00224C4C">
        <w:rPr>
          <w:rFonts w:ascii="Fb Fontext" w:hAnsi="Fb Fontext" w:hint="cs"/>
          <w:rtl/>
        </w:rPr>
        <w:t>י</w:t>
      </w:r>
      <w:r w:rsidR="006E0774" w:rsidRPr="00224C4C">
        <w:rPr>
          <w:rFonts w:ascii="Fb Fontext" w:hAnsi="Fb Fontext"/>
          <w:rtl/>
        </w:rPr>
        <w:t>דש ב</w:t>
      </w:r>
      <w:r w:rsidR="006E0774" w:rsidRPr="00224C4C">
        <w:rPr>
          <w:rFonts w:ascii="Fb Fontext" w:hAnsi="Fb Fontext" w:hint="cs"/>
          <w:rtl/>
        </w:rPr>
        <w:t>חופן בצלים</w:t>
      </w:r>
      <w:r w:rsidR="006E0774" w:rsidRPr="00224C4C">
        <w:rPr>
          <w:rFonts w:ascii="Fb Fontext" w:hAnsi="Fb Fontext"/>
          <w:rtl/>
        </w:rPr>
        <w:t xml:space="preserve">, </w:t>
      </w:r>
      <w:r w:rsidRPr="00E41627">
        <w:rPr>
          <w:rStyle w:val="afffff3"/>
          <w:rFonts w:hint="cs"/>
          <w:rtl/>
        </w:rPr>
        <w:t>וא''ל רבא:</w:t>
      </w:r>
      <w:r>
        <w:rPr>
          <w:rFonts w:ascii="Fb Fontext" w:hAnsi="Fb Fontext" w:hint="cs"/>
          <w:rtl/>
        </w:rPr>
        <w:t xml:space="preserve"> </w:t>
      </w:r>
      <w:r w:rsidR="006E0774" w:rsidRPr="00224C4C">
        <w:rPr>
          <w:rFonts w:ascii="Fb Fontext" w:hAnsi="Fb Fontext"/>
          <w:rtl/>
        </w:rPr>
        <w:t xml:space="preserve"> מאן אחלך?</w:t>
      </w:r>
    </w:p>
    <w:p w14:paraId="12C75284" w14:textId="5D3C3E1B" w:rsidR="006E0774" w:rsidRPr="00131640" w:rsidRDefault="006E0774" w:rsidP="00E41627">
      <w:pPr>
        <w:spacing w:after="120"/>
        <w:rPr>
          <w:rtl/>
        </w:rPr>
      </w:pPr>
      <w:r w:rsidRPr="00224C4C">
        <w:rPr>
          <w:rFonts w:ascii="Fb Fontext" w:hAnsi="Fb Fontext" w:hint="cs"/>
          <w:rtl/>
        </w:rPr>
        <w:t>וה</w:t>
      </w:r>
      <w:r w:rsidRPr="00224C4C">
        <w:rPr>
          <w:rFonts w:ascii="Fb Fontext" w:hAnsi="Fb Fontext"/>
          <w:rtl/>
        </w:rPr>
        <w:t>"</w:t>
      </w:r>
      <w:r w:rsidRPr="00224C4C">
        <w:rPr>
          <w:rFonts w:ascii="Fb Fontext" w:hAnsi="Fb Fontext" w:hint="cs"/>
          <w:rtl/>
        </w:rPr>
        <w:t xml:space="preserve">מ בבצלים אבל </w:t>
      </w:r>
      <w:r w:rsidR="00E41627">
        <w:rPr>
          <w:rFonts w:ascii="Fb Fontext" w:hAnsi="Fb Fontext" w:hint="cs"/>
          <w:rtl/>
        </w:rPr>
        <w:t xml:space="preserve">אגודת ירק כקישואים, </w:t>
      </w:r>
      <w:r w:rsidRPr="00224C4C">
        <w:rPr>
          <w:rFonts w:ascii="Fb Fontext" w:hAnsi="Fb Fontext" w:hint="cs"/>
          <w:rtl/>
        </w:rPr>
        <w:t>יכול לומר אני לוקח אגודה שלי, וקח כנגדי אגודה אחרת</w:t>
      </w:r>
      <w:r w:rsidR="00E41627">
        <w:rPr>
          <w:rFonts w:ascii="Fb Fontext" w:hAnsi="Fb Fontext" w:hint="cs"/>
          <w:rtl/>
        </w:rPr>
        <w:t>,</w:t>
      </w:r>
    </w:p>
    <w:p w14:paraId="2467C282" w14:textId="77777777" w:rsidR="00A85AC8" w:rsidRPr="00E600D8" w:rsidRDefault="006E0774" w:rsidP="00E41627">
      <w:pPr>
        <w:pStyle w:val="38"/>
        <w:framePr w:wrap="notBeside"/>
        <w:rPr>
          <w:rtl/>
        </w:rPr>
      </w:pPr>
      <w:r w:rsidRPr="00E600D8">
        <w:rPr>
          <w:rtl/>
        </w:rPr>
        <w:t>•</w:t>
      </w:r>
      <w:r w:rsidRPr="00E600D8">
        <w:rPr>
          <w:rFonts w:hint="cs"/>
          <w:rtl/>
        </w:rPr>
        <w:t xml:space="preserve"> </w:t>
      </w:r>
      <w:r w:rsidR="00E41627" w:rsidRPr="00E600D8">
        <w:rPr>
          <w:rFonts w:hint="cs"/>
          <w:rtl/>
        </w:rPr>
        <w:t>מעשה</w:t>
      </w:r>
      <w:r w:rsidR="00A85AC8" w:rsidRPr="00E600D8">
        <w:rPr>
          <w:rtl/>
        </w:rPr>
        <w:t>:</w:t>
      </w:r>
    </w:p>
    <w:p w14:paraId="6F4E4167" w14:textId="05A84B92" w:rsidR="009469D7" w:rsidRDefault="006E0774" w:rsidP="006E0774">
      <w:pPr>
        <w:rPr>
          <w:rFonts w:ascii="Fb Fontext" w:hAnsi="Fb Fontext"/>
          <w:rtl/>
        </w:rPr>
      </w:pPr>
      <w:r w:rsidRPr="00224C4C">
        <w:rPr>
          <w:rFonts w:ascii="Fb Fontext" w:hAnsi="Fb Fontext" w:hint="cs"/>
          <w:rtl/>
        </w:rPr>
        <w:t>עושה שכר שקידש בתמר שנשתמש בה לשכר ומצאו בעל השכר ושאלו למה לא הביא מהיותר טובות</w:t>
      </w:r>
    </w:p>
    <w:p w14:paraId="511320B3" w14:textId="77777777" w:rsidR="00A85AC8" w:rsidRPr="00E600D8" w:rsidRDefault="006E0774" w:rsidP="00E41627">
      <w:pPr>
        <w:pStyle w:val="38"/>
        <w:framePr w:wrap="notBeside"/>
        <w:rPr>
          <w:rtl/>
        </w:rPr>
      </w:pPr>
      <w:r w:rsidRPr="00E600D8">
        <w:rPr>
          <w:rFonts w:hint="cs"/>
          <w:rtl/>
        </w:rPr>
        <w:t>פסק רבא</w:t>
      </w:r>
      <w:r w:rsidR="00A85AC8" w:rsidRPr="00E600D8">
        <w:rPr>
          <w:rtl/>
        </w:rPr>
        <w:t>:</w:t>
      </w:r>
    </w:p>
    <w:p w14:paraId="03B55146" w14:textId="42945F27" w:rsidR="006E0774" w:rsidRPr="00131640" w:rsidRDefault="006E0774" w:rsidP="006E0774">
      <w:pPr>
        <w:rPr>
          <w:rtl/>
        </w:rPr>
      </w:pPr>
      <w:r w:rsidRPr="00224C4C">
        <w:rPr>
          <w:rFonts w:ascii="Fb Fontext" w:hAnsi="Fb Fontext" w:hint="cs"/>
          <w:rtl/>
        </w:rPr>
        <w:t>דלא אמרי' כלך אצל יפות דמהני  אלא רק בתרומה בלבד</w:t>
      </w:r>
    </w:p>
    <w:p w14:paraId="58526655" w14:textId="4251576F" w:rsidR="00A85AC8" w:rsidRPr="00E600D8" w:rsidRDefault="006E0774" w:rsidP="00E41627">
      <w:pPr>
        <w:pStyle w:val="38"/>
        <w:framePr w:wrap="notBeside"/>
        <w:rPr>
          <w:rtl/>
        </w:rPr>
      </w:pPr>
      <w:r w:rsidRPr="00E600D8">
        <w:rPr>
          <w:rtl/>
        </w:rPr>
        <w:t>דתניא</w:t>
      </w:r>
      <w:r w:rsidR="00A85AC8" w:rsidRPr="00E600D8">
        <w:rPr>
          <w:rtl/>
        </w:rPr>
        <w:t>:</w:t>
      </w:r>
    </w:p>
    <w:p w14:paraId="297387DA" w14:textId="37D3EDB1" w:rsidR="009469D7" w:rsidRDefault="006E0774" w:rsidP="00E41627">
      <w:pPr>
        <w:rPr>
          <w:rFonts w:ascii="Fb Fontext" w:hAnsi="Fb Fontext"/>
          <w:rtl/>
        </w:rPr>
      </w:pPr>
      <w:r w:rsidRPr="00224C4C">
        <w:rPr>
          <w:rFonts w:ascii="Fb Fontext" w:hAnsi="Fb Fontext"/>
          <w:rtl/>
        </w:rPr>
        <w:t>כיצד אמרו תורם שלא מדעת תרומתו תרומה?</w:t>
      </w:r>
    </w:p>
    <w:p w14:paraId="4AEEB5C4" w14:textId="77777777" w:rsidR="009469D7" w:rsidRDefault="006E0774" w:rsidP="00E41627">
      <w:pPr>
        <w:rPr>
          <w:rFonts w:ascii="Fb Fontext" w:hAnsi="Fb Fontext"/>
          <w:rtl/>
        </w:rPr>
      </w:pPr>
      <w:r w:rsidRPr="00224C4C">
        <w:rPr>
          <w:rFonts w:ascii="Fb Fontext" w:hAnsi="Fb Fontext"/>
          <w:rtl/>
        </w:rPr>
        <w:t>הרי שירד לתוך שדה חבירו וליקט ותרם שלא ברשות,</w:t>
      </w:r>
    </w:p>
    <w:p w14:paraId="2BB9CC87" w14:textId="77777777" w:rsidR="009469D7" w:rsidRDefault="006E0774" w:rsidP="00E41627">
      <w:pPr>
        <w:rPr>
          <w:rFonts w:ascii="Fb Fontext" w:hAnsi="Fb Fontext"/>
          <w:rtl/>
        </w:rPr>
      </w:pPr>
      <w:r w:rsidRPr="00224C4C">
        <w:rPr>
          <w:rFonts w:ascii="Fb Fontext" w:hAnsi="Fb Fontext"/>
          <w:rtl/>
        </w:rPr>
        <w:t>אם חושש משום גזל - אין תרומתו תרומה,</w:t>
      </w:r>
    </w:p>
    <w:p w14:paraId="3134BCB2" w14:textId="77777777" w:rsidR="009469D7" w:rsidRDefault="006E0774" w:rsidP="00E41627">
      <w:pPr>
        <w:rPr>
          <w:rFonts w:ascii="Fb Fontext" w:hAnsi="Fb Fontext"/>
          <w:rtl/>
        </w:rPr>
      </w:pPr>
      <w:r w:rsidRPr="00224C4C">
        <w:rPr>
          <w:rFonts w:ascii="Fb Fontext" w:hAnsi="Fb Fontext"/>
          <w:rtl/>
        </w:rPr>
        <w:t>ואם לאו תרומתו תרומה, ומנין היה יודע אם חושש משום גזל?</w:t>
      </w:r>
    </w:p>
    <w:p w14:paraId="71B906C8" w14:textId="3086749F" w:rsidR="006E0774" w:rsidRPr="00131640" w:rsidRDefault="006E0774" w:rsidP="00E41627">
      <w:pPr>
        <w:rPr>
          <w:rtl/>
        </w:rPr>
      </w:pPr>
      <w:r w:rsidRPr="00224C4C">
        <w:rPr>
          <w:rFonts w:ascii="Fb Fontext" w:hAnsi="Fb Fontext"/>
          <w:rtl/>
        </w:rPr>
        <w:t>הרי שבא בע</w:t>
      </w:r>
      <w:r w:rsidRPr="00224C4C">
        <w:rPr>
          <w:rFonts w:ascii="Fb Fontext" w:hAnsi="Fb Fontext" w:hint="cs"/>
          <w:rtl/>
        </w:rPr>
        <w:t>ה</w:t>
      </w:r>
      <w:r w:rsidRPr="00224C4C">
        <w:rPr>
          <w:rFonts w:ascii="Fb Fontext" w:hAnsi="Fb Fontext"/>
          <w:rtl/>
        </w:rPr>
        <w:t>"</w:t>
      </w:r>
      <w:r w:rsidRPr="00224C4C">
        <w:rPr>
          <w:rFonts w:ascii="Fb Fontext" w:hAnsi="Fb Fontext" w:hint="cs"/>
          <w:rtl/>
        </w:rPr>
        <w:t>ב</w:t>
      </w:r>
      <w:r w:rsidRPr="00224C4C">
        <w:rPr>
          <w:rFonts w:ascii="Fb Fontext" w:hAnsi="Fb Fontext"/>
          <w:rtl/>
        </w:rPr>
        <w:t>, ומצאו ואמר לו כלך אצל יפות,</w:t>
      </w:r>
    </w:p>
    <w:p w14:paraId="62462BCD" w14:textId="77777777" w:rsidR="00E41627" w:rsidRPr="00787493" w:rsidRDefault="006E0774" w:rsidP="00E41627">
      <w:pPr>
        <w:rPr>
          <w:spacing w:val="-2"/>
          <w:rtl/>
        </w:rPr>
      </w:pPr>
      <w:r w:rsidRPr="00787493">
        <w:rPr>
          <w:rFonts w:ascii="Fb Fontext" w:hAnsi="Fb Fontext"/>
          <w:spacing w:val="-2"/>
          <w:sz w:val="32"/>
          <w:rtl/>
        </w:rPr>
        <w:t>אם נמצאו יפות מהם - תרומתו תרומה, ואם לאו - אין תרומתו תרומה,</w:t>
      </w:r>
    </w:p>
    <w:p w14:paraId="390B4F22" w14:textId="77777777" w:rsidR="006E0774" w:rsidRPr="00131640" w:rsidRDefault="006E0774" w:rsidP="00E41627">
      <w:pPr>
        <w:rPr>
          <w:rtl/>
        </w:rPr>
      </w:pPr>
      <w:r w:rsidRPr="00787493">
        <w:rPr>
          <w:rFonts w:ascii="Fb Fontext" w:hAnsi="Fb Fontext"/>
          <w:spacing w:val="0"/>
          <w:sz w:val="32"/>
          <w:rtl/>
        </w:rPr>
        <w:t>היו הבעלים מלקטים ומוסיפים - בין כך ובין כך תרומתו תרומה.</w:t>
      </w:r>
    </w:p>
    <w:p w14:paraId="01E7A844" w14:textId="4AC877E9" w:rsidR="006E0774" w:rsidRPr="00131640" w:rsidRDefault="006E0774" w:rsidP="006E0774">
      <w:pPr>
        <w:rPr>
          <w:rtl/>
        </w:rPr>
      </w:pPr>
      <w:r w:rsidRPr="00224C4C">
        <w:rPr>
          <w:rFonts w:ascii="Fb Fontext" w:hAnsi="Fb Fontext" w:hint="cs"/>
          <w:sz w:val="32"/>
          <w:rtl/>
        </w:rPr>
        <w:t xml:space="preserve">- </w:t>
      </w:r>
      <w:r w:rsidRPr="00224C4C">
        <w:rPr>
          <w:rFonts w:ascii="Fb Fontext" w:hAnsi="Fb Fontext"/>
          <w:sz w:val="32"/>
          <w:rtl/>
        </w:rPr>
        <w:t xml:space="preserve">אבל </w:t>
      </w:r>
      <w:r w:rsidR="00B35B36">
        <w:rPr>
          <w:rFonts w:ascii="Fb Fontext" w:hAnsi="Fb Fontext"/>
          <w:sz w:val="32"/>
          <w:rtl/>
        </w:rPr>
        <w:t>כאן</w:t>
      </w:r>
      <w:r w:rsidRPr="00224C4C">
        <w:rPr>
          <w:rFonts w:ascii="Fb Fontext" w:hAnsi="Fb Fontext"/>
          <w:sz w:val="32"/>
          <w:rtl/>
        </w:rPr>
        <w:t xml:space="preserve"> משום בושת </w:t>
      </w:r>
      <w:r w:rsidR="00E41627">
        <w:rPr>
          <w:rFonts w:ascii="Fb Fontext" w:hAnsi="Fb Fontext" w:hint="cs"/>
          <w:sz w:val="32"/>
          <w:rtl/>
        </w:rPr>
        <w:t>אמר כן</w:t>
      </w:r>
      <w:r w:rsidRPr="00224C4C">
        <w:rPr>
          <w:rFonts w:ascii="Fb Fontext" w:hAnsi="Fb Fontext"/>
          <w:sz w:val="32"/>
          <w:rtl/>
        </w:rPr>
        <w:t>, ואינה מקודשת.</w:t>
      </w:r>
    </w:p>
    <w:p w14:paraId="2F2EF52C" w14:textId="77777777" w:rsidR="006E0774" w:rsidRPr="00131640" w:rsidRDefault="006E0774" w:rsidP="00841728">
      <w:pPr>
        <w:pStyle w:val="affb"/>
        <w:rPr>
          <w:rtl/>
        </w:rPr>
      </w:pPr>
      <w:r w:rsidRPr="00224C4C">
        <w:rPr>
          <w:rFonts w:hint="cs"/>
          <w:rtl/>
        </w:rPr>
        <w:t>׹</w:t>
      </w:r>
    </w:p>
    <w:p w14:paraId="378062DE" w14:textId="77777777" w:rsidR="006E0774" w:rsidRPr="00131640" w:rsidRDefault="006E0774" w:rsidP="009D66E0">
      <w:pPr>
        <w:pStyle w:val="afffff8"/>
        <w:framePr w:wrap="around"/>
        <w:rPr>
          <w:rtl/>
        </w:rPr>
      </w:pPr>
      <w:del w:id="20122" w:author="קלוד" w:date="2026-10-06T10:09:14Z">
        <w:r>
          <w:rPr>
            <w:rtl/>
          </w:rPr>
          <w:delText xml:space="preserve">מתני'.</w:delText>
        </w:r>
      </w:del>
      <w:ins w:id="20123" w:author="קלוד" w:date="2026-10-06T10:09:14Z">
        <w:r>
          <w:rPr>
            <w:rtl/>
          </w:rPr>
          <w:t xml:space="preserve">משנה ח</w:t>
        </w:r>
      </w:ins>
    </w:p>
    <w:p w14:paraId="535DACDF" w14:textId="756F541E" w:rsidR="006E0774" w:rsidRPr="00787493" w:rsidRDefault="006E0774" w:rsidP="00954D80">
      <w:pPr>
        <w:pStyle w:val="afff5"/>
        <w:spacing w:before="120"/>
        <w:rPr>
          <w:spacing w:val="0"/>
          <w:rtl/>
        </w:rPr>
        <w:pPrChange w:id="90021" w:author="קלוד" w:date="2026-10-08T12:08:16Z">
          <w:pPr>
            <w:pStyle w:val="afff5"/>
          </w:pPr>
        </w:pPrChange>
      </w:pPr>
      <w:r w:rsidRPr="00787493">
        <w:rPr>
          <w:spacing w:val="0"/>
          <w:rtl/>
        </w:rPr>
        <w:t>המקדש בחלקו, בין קדשי קדשים בין קדשים קלים אינה מקודשת.</w:t>
      </w:r>
    </w:p>
    <w:p w14:paraId="4BBDD921" w14:textId="77777777" w:rsidR="006E0774" w:rsidRPr="00131640" w:rsidRDefault="006E0774" w:rsidP="00954D80">
      <w:pPr>
        <w:pStyle w:val="afff5"/>
        <w:rPr>
          <w:rtl/>
        </w:rPr>
      </w:pPr>
      <w:r w:rsidRPr="00224C4C">
        <w:rPr>
          <w:rtl/>
        </w:rPr>
        <w:t xml:space="preserve">במעשר שני, </w:t>
      </w:r>
      <w:r w:rsidRPr="00E943A8">
        <w:rPr>
          <w:rStyle w:val="TanaimMishna"/>
          <w:rFonts w:hint="cs"/>
          <w:rtl/>
          <w:rPrChange w:id="20027" w:author="קלוד" w:date="2026-10-06T10:09:14Z">
            <w:rPr>
              <w:rStyle w:val="afffff3"/>
              <w:rFonts w:hint="cs"/>
              <w:rtl/>
            </w:rPr>
          </w:rPrChange>
        </w:rPr>
        <w:t>לר</w:t>
      </w:r>
      <w:r w:rsidRPr="00E943A8">
        <w:rPr>
          <w:rStyle w:val="TanaimMishna"/>
          <w:rtl/>
          <w:rPrChange w:id="20028" w:author="קלוד" w:date="2026-10-06T10:09:14Z">
            <w:rPr>
              <w:rStyle w:val="afffff3"/>
              <w:rtl/>
            </w:rPr>
          </w:rPrChange>
        </w:rPr>
        <w:t>"</w:t>
      </w:r>
      <w:r w:rsidRPr="00E943A8">
        <w:rPr>
          <w:rStyle w:val="TanaimMishna"/>
          <w:rFonts w:hint="cs"/>
          <w:rtl/>
          <w:rPrChange w:id="20029" w:author="קלוד" w:date="2026-10-06T10:09:14Z">
            <w:rPr>
              <w:rStyle w:val="afffff3"/>
              <w:rFonts w:hint="cs"/>
              <w:rtl/>
            </w:rPr>
          </w:rPrChange>
        </w:rPr>
        <w:t>מ:</w:t>
      </w:r>
      <w:r w:rsidRPr="00224C4C">
        <w:rPr>
          <w:rFonts w:hint="cs"/>
          <w:rtl/>
        </w:rPr>
        <w:t xml:space="preserve"> </w:t>
      </w:r>
      <w:r w:rsidRPr="00224C4C">
        <w:rPr>
          <w:rtl/>
        </w:rPr>
        <w:t>בין שוגג בין מזיד - לא קידש.</w:t>
      </w:r>
    </w:p>
    <w:p w14:paraId="4D3F92F7" w14:textId="17215662" w:rsidR="006E0774" w:rsidRPr="00131640" w:rsidRDefault="00E943A8" w:rsidP="00E943A8">
      <w:pPr>
        <w:pStyle w:val="afff5"/>
        <w:rPr>
          <w:rtl/>
        </w:rPr>
      </w:pPr>
      <w:r>
        <w:rPr>
          <w:rFonts w:hint="cs"/>
          <w:rtl/>
        </w:rPr>
        <w:t xml:space="preserve"> </w:t>
      </w:r>
      <w:r>
        <w:rPr>
          <w:rtl/>
        </w:rPr>
        <w:tab/>
      </w:r>
      <w:r>
        <w:rPr>
          <w:rtl/>
        </w:rPr>
        <w:tab/>
      </w:r>
      <w:r>
        <w:rPr>
          <w:rtl/>
        </w:rPr>
        <w:tab/>
      </w:r>
      <w:r>
        <w:rPr>
          <w:rtl/>
        </w:rPr>
        <w:tab/>
      </w:r>
      <w:r>
        <w:rPr>
          <w:rtl/>
        </w:rPr>
        <w:tab/>
      </w:r>
      <w:r>
        <w:rPr>
          <w:rtl/>
        </w:rPr>
        <w:tab/>
      </w:r>
      <w:r>
        <w:rPr>
          <w:rFonts w:hint="cs"/>
          <w:rtl/>
        </w:rPr>
        <w:t xml:space="preserve">  </w:t>
      </w:r>
      <w:r>
        <w:rPr>
          <w:rStyle w:val="TanaimMishna"/>
          <w:rtl/>
          <w:rPrChange w:id="20030" w:author="קלוד" w:date="2026-10-06T10:09:14Z">
            <w:rPr>
              <w:rStyle w:val="afffff3"/>
              <w:rtl/>
            </w:rPr>
          </w:rPrChange>
        </w:rPr>
        <w:tab/>
      </w:r>
      <w:r w:rsidR="006E0774" w:rsidRPr="00E943A8">
        <w:rPr>
          <w:rStyle w:val="TanaimMishna"/>
          <w:rFonts w:hint="cs"/>
          <w:rtl/>
          <w:rPrChange w:id="20031" w:author="קלוד" w:date="2026-10-06T10:09:14Z">
            <w:rPr>
              <w:rStyle w:val="afffff3"/>
              <w:rFonts w:hint="cs"/>
              <w:rtl/>
            </w:rPr>
          </w:rPrChange>
        </w:rPr>
        <w:t>לר</w:t>
      </w:r>
      <w:r w:rsidR="006E0774" w:rsidRPr="00E943A8">
        <w:rPr>
          <w:rStyle w:val="TanaimMishna"/>
          <w:rtl/>
          <w:rPrChange w:id="20032" w:author="קלוד" w:date="2026-10-06T10:09:14Z">
            <w:rPr>
              <w:rStyle w:val="afffff3"/>
              <w:rtl/>
            </w:rPr>
          </w:rPrChange>
        </w:rPr>
        <w:t>"</w:t>
      </w:r>
      <w:r w:rsidR="006E0774" w:rsidRPr="00E943A8">
        <w:rPr>
          <w:rStyle w:val="TanaimMishna"/>
          <w:rFonts w:hint="cs"/>
          <w:rtl/>
          <w:rPrChange w:id="20033" w:author="קלוד" w:date="2026-10-06T10:09:14Z">
            <w:rPr>
              <w:rStyle w:val="afffff3"/>
              <w:rFonts w:hint="cs"/>
              <w:rtl/>
            </w:rPr>
          </w:rPrChange>
        </w:rPr>
        <w:t>י</w:t>
      </w:r>
      <w:r w:rsidR="006E0774" w:rsidRPr="00E943A8">
        <w:rPr>
          <w:rStyle w:val="TanaimMishna"/>
          <w:rtl/>
          <w:rPrChange w:id="20034" w:author="קלוד" w:date="2026-10-06T10:09:14Z">
            <w:rPr>
              <w:rStyle w:val="afffff3"/>
              <w:rtl/>
            </w:rPr>
          </w:rPrChange>
        </w:rPr>
        <w:t>:</w:t>
      </w:r>
      <w:r w:rsidR="006E0774" w:rsidRPr="00224C4C">
        <w:rPr>
          <w:rtl/>
        </w:rPr>
        <w:t xml:space="preserve"> בשוגג - לא קידש, במזיד - קידש.</w:t>
      </w:r>
    </w:p>
    <w:p w14:paraId="1AF5EE9E" w14:textId="2BF57936" w:rsidR="006E0774" w:rsidRPr="00131640" w:rsidRDefault="006E0774" w:rsidP="00954D80">
      <w:pPr>
        <w:pStyle w:val="afff5"/>
        <w:rPr>
          <w:rtl/>
        </w:rPr>
      </w:pPr>
      <w:r w:rsidRPr="00224C4C">
        <w:rPr>
          <w:rtl/>
        </w:rPr>
        <w:t xml:space="preserve">ובהקדש, </w:t>
      </w:r>
      <w:r w:rsidR="00E943A8">
        <w:rPr>
          <w:rtl/>
        </w:rPr>
        <w:tab/>
      </w:r>
      <w:r w:rsidR="00E943A8">
        <w:rPr>
          <w:rtl/>
        </w:rPr>
        <w:tab/>
      </w:r>
      <w:r w:rsidR="00E943A8">
        <w:rPr>
          <w:rtl/>
        </w:rPr>
        <w:tab/>
      </w:r>
      <w:r w:rsidRPr="00E943A8">
        <w:rPr>
          <w:rStyle w:val="TanaimMishna"/>
          <w:rFonts w:hint="cs"/>
          <w:rtl/>
          <w:rPrChange w:id="20035" w:author="קלוד" w:date="2026-10-06T10:09:14Z">
            <w:rPr>
              <w:rStyle w:val="afffff3"/>
              <w:rFonts w:hint="cs"/>
              <w:rtl/>
            </w:rPr>
          </w:rPrChange>
        </w:rPr>
        <w:t>ר</w:t>
      </w:r>
      <w:r w:rsidRPr="00E943A8">
        <w:rPr>
          <w:rStyle w:val="TanaimMishna"/>
          <w:rtl/>
          <w:rPrChange w:id="20036" w:author="קלוד" w:date="2026-10-06T10:09:14Z">
            <w:rPr>
              <w:rStyle w:val="afffff3"/>
              <w:rtl/>
            </w:rPr>
          </w:rPrChange>
        </w:rPr>
        <w:t>"</w:t>
      </w:r>
      <w:r w:rsidRPr="00E943A8">
        <w:rPr>
          <w:rStyle w:val="TanaimMishna"/>
          <w:rFonts w:hint="cs"/>
          <w:rtl/>
          <w:rPrChange w:id="20037" w:author="קלוד" w:date="2026-10-06T10:09:14Z">
            <w:rPr>
              <w:rStyle w:val="afffff3"/>
              <w:rFonts w:hint="cs"/>
              <w:rtl/>
            </w:rPr>
          </w:rPrChange>
        </w:rPr>
        <w:t>מ:</w:t>
      </w:r>
      <w:r w:rsidRPr="00224C4C">
        <w:rPr>
          <w:rFonts w:hint="cs"/>
          <w:rtl/>
        </w:rPr>
        <w:t xml:space="preserve"> </w:t>
      </w:r>
      <w:r w:rsidRPr="00224C4C">
        <w:rPr>
          <w:rtl/>
        </w:rPr>
        <w:t>במזיד - קידש, ובשוגג - לא קידש,</w:t>
      </w:r>
    </w:p>
    <w:p w14:paraId="67CFD18D" w14:textId="2ECA1F99" w:rsidR="006E0774" w:rsidRPr="00131640" w:rsidRDefault="00E943A8" w:rsidP="00E943A8">
      <w:pPr>
        <w:pStyle w:val="afff5"/>
        <w:spacing w:after="120"/>
        <w:rPr>
          <w:rtl/>
        </w:rPr>
      </w:pPr>
      <w:r>
        <w:rPr>
          <w:rFonts w:hint="cs"/>
          <w:rtl/>
        </w:rPr>
        <w:t xml:space="preserve"> </w:t>
      </w:r>
      <w:r>
        <w:rPr>
          <w:rtl/>
        </w:rPr>
        <w:tab/>
      </w:r>
      <w:r>
        <w:rPr>
          <w:rtl/>
        </w:rPr>
        <w:tab/>
      </w:r>
      <w:r>
        <w:rPr>
          <w:rtl/>
        </w:rPr>
        <w:tab/>
      </w:r>
      <w:r>
        <w:rPr>
          <w:rtl/>
        </w:rPr>
        <w:tab/>
      </w:r>
      <w:r>
        <w:rPr>
          <w:rtl/>
        </w:rPr>
        <w:tab/>
      </w:r>
      <w:r>
        <w:rPr>
          <w:rtl/>
        </w:rPr>
        <w:tab/>
      </w:r>
      <w:r>
        <w:rPr>
          <w:rStyle w:val="TanaimMishna"/>
          <w:rtl/>
          <w:rPrChange w:id="20038" w:author="קלוד" w:date="2026-10-06T10:09:14Z">
            <w:rPr>
              <w:rStyle w:val="afffff3"/>
              <w:rtl/>
            </w:rPr>
          </w:rPrChange>
        </w:rPr>
        <w:tab/>
      </w:r>
      <w:r w:rsidR="006E0774" w:rsidRPr="00E943A8">
        <w:rPr>
          <w:rStyle w:val="TanaimMishna"/>
          <w:rFonts w:hint="cs"/>
          <w:rtl/>
          <w:rPrChange w:id="20039" w:author="קלוד" w:date="2026-10-06T10:09:14Z">
            <w:rPr>
              <w:rStyle w:val="afffff3"/>
              <w:rFonts w:hint="cs"/>
              <w:rtl/>
            </w:rPr>
          </w:rPrChange>
        </w:rPr>
        <w:t>ר</w:t>
      </w:r>
      <w:r w:rsidR="006E0774" w:rsidRPr="00E943A8">
        <w:rPr>
          <w:rStyle w:val="TanaimMishna"/>
          <w:rtl/>
          <w:rPrChange w:id="20040" w:author="קלוד" w:date="2026-10-06T10:09:14Z">
            <w:rPr>
              <w:rStyle w:val="afffff3"/>
              <w:rtl/>
            </w:rPr>
          </w:rPrChange>
        </w:rPr>
        <w:t>"</w:t>
      </w:r>
      <w:r w:rsidR="006E0774" w:rsidRPr="00E943A8">
        <w:rPr>
          <w:rStyle w:val="TanaimMishna"/>
          <w:rFonts w:hint="cs"/>
          <w:rtl/>
          <w:rPrChange w:id="20041" w:author="קלוד" w:date="2026-10-06T10:09:14Z">
            <w:rPr>
              <w:rStyle w:val="afffff3"/>
              <w:rFonts w:hint="cs"/>
              <w:rtl/>
            </w:rPr>
          </w:rPrChange>
        </w:rPr>
        <w:t>י</w:t>
      </w:r>
      <w:r w:rsidR="006E0774" w:rsidRPr="00E943A8">
        <w:rPr>
          <w:rStyle w:val="TanaimMishna"/>
          <w:rtl/>
          <w:rPrChange w:id="20042" w:author="קלוד" w:date="2026-10-06T10:09:14Z">
            <w:rPr>
              <w:rStyle w:val="afffff3"/>
              <w:rtl/>
            </w:rPr>
          </w:rPrChange>
        </w:rPr>
        <w:t>:</w:t>
      </w:r>
      <w:r w:rsidR="006E0774" w:rsidRPr="00224C4C">
        <w:rPr>
          <w:rtl/>
        </w:rPr>
        <w:t xml:space="preserve"> בשוגג - קידש, במזיד - לא קידש.</w:t>
      </w:r>
    </w:p>
    <w:p w14:paraId="43BDAB7A" w14:textId="77777777" w:rsidR="009469D7" w:rsidRDefault="00E943A8" w:rsidP="00E943A8">
      <w:pPr>
        <w:pStyle w:val="afffd"/>
        <w:rPr>
          <w:rtl/>
        </w:rPr>
      </w:pPr>
      <w:ins w:id="9854" w:author="מספור קטעי משנה" w:date="2026-10-06T06:45:32Z">
        <w:r>
          <w:rPr>
            <w:rStyle w:val="MisparKeta"/>
          </w:rPr>
          <w:t xml:space="preserve">א. </w:t>
        </w:r>
      </w:ins>
      <w:r w:rsidRPr="00E943A8">
        <w:rPr>
          <w:rFonts w:hint="cs"/>
          <w:rtl/>
        </w:rPr>
        <w:t>מקדש בחלקו אינה מקודשת</w:t>
      </w:r>
    </w:p>
    <w:p w14:paraId="01394737" w14:textId="77777777" w:rsidR="00A85AC8" w:rsidRPr="00E600D8" w:rsidRDefault="006E0774" w:rsidP="00E943A8">
      <w:pPr>
        <w:pStyle w:val="38"/>
        <w:framePr w:wrap="notBeside"/>
        <w:rPr>
          <w:rtl/>
        </w:rPr>
      </w:pPr>
      <w:r w:rsidRPr="00E600D8">
        <w:rPr>
          <w:rtl/>
        </w:rPr>
        <w:t xml:space="preserve">אפי' </w:t>
      </w:r>
      <w:r w:rsidRPr="00E600D8">
        <w:rPr>
          <w:rFonts w:hint="cs"/>
          <w:rtl/>
        </w:rPr>
        <w:t>כריה</w:t>
      </w:r>
      <w:r w:rsidRPr="00E600D8">
        <w:rPr>
          <w:rtl/>
        </w:rPr>
        <w:t>"</w:t>
      </w:r>
      <w:r w:rsidRPr="00E600D8">
        <w:rPr>
          <w:rFonts w:hint="cs"/>
          <w:rtl/>
        </w:rPr>
        <w:t>ג</w:t>
      </w:r>
      <w:r w:rsidR="00A85AC8" w:rsidRPr="00E600D8">
        <w:rPr>
          <w:rtl/>
        </w:rPr>
        <w:t>:</w:t>
      </w:r>
    </w:p>
    <w:p w14:paraId="2E334C94" w14:textId="4B47168F" w:rsidR="009469D7" w:rsidRDefault="006E0774" w:rsidP="006E0774">
      <w:pPr>
        <w:rPr>
          <w:rFonts w:ascii="Fb Fontext" w:hAnsi="Fb Fontext"/>
          <w:sz w:val="32"/>
          <w:rtl/>
        </w:rPr>
      </w:pPr>
      <w:r w:rsidRPr="00224C4C">
        <w:rPr>
          <w:rFonts w:ascii="Fb Fontext" w:hAnsi="Fb Fontext" w:hint="cs"/>
          <w:sz w:val="32"/>
          <w:rtl/>
        </w:rPr>
        <w:t>ד</w:t>
      </w:r>
      <w:r w:rsidRPr="00E943A8">
        <w:rPr>
          <w:rStyle w:val="affffa"/>
          <w:rFonts w:hint="cs"/>
          <w:rtl/>
        </w:rPr>
        <w:t xml:space="preserve">ומעלה מעל בה' </w:t>
      </w:r>
      <w:r w:rsidRPr="00224C4C">
        <w:rPr>
          <w:rFonts w:ascii="Fb Fontext" w:hAnsi="Fb Fontext" w:hint="cs"/>
          <w:sz w:val="32"/>
          <w:rtl/>
        </w:rPr>
        <w:t>לרבות ק</w:t>
      </w:r>
      <w:r w:rsidRPr="00224C4C">
        <w:rPr>
          <w:rFonts w:ascii="Fb Fontext" w:hAnsi="Fb Fontext"/>
          <w:sz w:val="32"/>
          <w:rtl/>
        </w:rPr>
        <w:t>"</w:t>
      </w:r>
      <w:r w:rsidRPr="00224C4C">
        <w:rPr>
          <w:rFonts w:ascii="Fb Fontext" w:hAnsi="Fb Fontext" w:hint="cs"/>
          <w:sz w:val="32"/>
          <w:rtl/>
        </w:rPr>
        <w:t>ק שהן ממונו</w:t>
      </w:r>
    </w:p>
    <w:p w14:paraId="3913C6CF" w14:textId="3FDE4093" w:rsidR="00A85AC8" w:rsidRPr="00E600D8" w:rsidRDefault="00E600D8" w:rsidP="00E943A8">
      <w:pPr>
        <w:pStyle w:val="38"/>
        <w:framePr w:wrap="notBeside"/>
        <w:rPr>
          <w:rtl/>
        </w:rPr>
      </w:pPr>
      <w:r w:rsidRPr="00E600D8">
        <w:rPr>
          <w:rFonts w:hint="cs"/>
          <w:rtl/>
        </w:rPr>
        <w:t>-</w:t>
      </w:r>
    </w:p>
    <w:p w14:paraId="65404483" w14:textId="56F967E6" w:rsidR="006E0774" w:rsidRPr="00131640" w:rsidRDefault="006E0774" w:rsidP="006E0774">
      <w:r w:rsidRPr="00224C4C">
        <w:rPr>
          <w:rFonts w:ascii="Fb Fontext" w:hAnsi="Fb Fontext" w:hint="cs"/>
          <w:sz w:val="32"/>
          <w:rtl/>
        </w:rPr>
        <w:t>ה</w:t>
      </w:r>
      <w:r w:rsidRPr="00224C4C">
        <w:rPr>
          <w:rFonts w:ascii="Fb Fontext" w:hAnsi="Fb Fontext"/>
          <w:sz w:val="32"/>
          <w:rtl/>
        </w:rPr>
        <w:t>"</w:t>
      </w:r>
      <w:r w:rsidRPr="00224C4C">
        <w:rPr>
          <w:rFonts w:ascii="Fb Fontext" w:hAnsi="Fb Fontext" w:hint="cs"/>
          <w:sz w:val="32"/>
          <w:rtl/>
        </w:rPr>
        <w:t>מ מחיים אבל לאחר שחיטה לא דמשולחן גבוה זכו</w:t>
      </w:r>
    </w:p>
    <w:p w14:paraId="7AB2B071" w14:textId="5E40ACCE" w:rsidR="00A85AC8" w:rsidRPr="00E600D8" w:rsidRDefault="00E943A8" w:rsidP="00E943A8">
      <w:pPr>
        <w:pStyle w:val="38"/>
        <w:framePr w:wrap="notBeside"/>
        <w:rPr>
          <w:rtl/>
        </w:rPr>
      </w:pPr>
      <w:r w:rsidRPr="00E600D8">
        <w:rPr>
          <w:rFonts w:hint="cs"/>
          <w:rtl/>
        </w:rPr>
        <w:t xml:space="preserve">כן ש''מ </w:t>
      </w:r>
      <w:r w:rsidR="006E0774" w:rsidRPr="00E600D8">
        <w:rPr>
          <w:rtl/>
        </w:rPr>
        <w:t xml:space="preserve"> דתני</w:t>
      </w:r>
      <w:r w:rsidR="00A85AC8" w:rsidRPr="00E600D8">
        <w:rPr>
          <w:rtl/>
        </w:rPr>
        <w:t>:</w:t>
      </w:r>
    </w:p>
    <w:p w14:paraId="6D912F94" w14:textId="2C6D5DC2" w:rsidR="006E0774" w:rsidRPr="00B64F95" w:rsidRDefault="006E0774" w:rsidP="006E0774">
      <w:pPr>
        <w:rPr>
          <w:spacing w:val="2"/>
          <w:rtl/>
        </w:rPr>
      </w:pPr>
      <w:r w:rsidRPr="00B64F95">
        <w:rPr>
          <w:rFonts w:ascii="Fb Fontext" w:hAnsi="Fb Fontext"/>
          <w:spacing w:val="2"/>
          <w:rtl/>
        </w:rPr>
        <w:t>המקדש בחלקו, בין קדשי קדשים ובין קדשים קלים - לא קידש</w:t>
      </w:r>
      <w:r w:rsidR="00E943A8" w:rsidRPr="00B64F95">
        <w:rPr>
          <w:rFonts w:ascii="Fb Fontext" w:hAnsi="Fb Fontext" w:hint="cs"/>
          <w:spacing w:val="2"/>
          <w:rtl/>
        </w:rPr>
        <w:t>.</w:t>
      </w:r>
    </w:p>
    <w:p w14:paraId="5F9D0E7F" w14:textId="12A18D0A" w:rsidR="007309FA" w:rsidRPr="00131640" w:rsidRDefault="007309FA" w:rsidP="007309FA">
      <w:pPr>
        <w:pStyle w:val="affffb"/>
        <w:rPr>
          <w:rtl/>
        </w:rPr>
      </w:pPr>
      <w:r w:rsidRPr="007309FA">
        <w:rPr>
          <w:rFonts w:hint="cs"/>
          <w:rtl/>
        </w:rPr>
        <w:t>***</w:t>
      </w:r>
    </w:p>
    <w:p w14:paraId="5D3DA7BB" w14:textId="2A1175AE" w:rsidR="00A85AC8" w:rsidRPr="00E600D8" w:rsidRDefault="00490F44" w:rsidP="00E943A8">
      <w:pPr>
        <w:pStyle w:val="38"/>
        <w:framePr w:wrap="notBeside"/>
        <w:rPr>
          <w:rtl/>
        </w:rPr>
      </w:pPr>
      <w:r>
        <w:rPr>
          <w:rtl/>
        </w:rPr>
        <w:t>ת"ר</w:t>
      </w:r>
      <w:r w:rsidR="00A85AC8" w:rsidRPr="00E600D8">
        <w:rPr>
          <w:rtl/>
        </w:rPr>
        <w:t>:</w:t>
      </w:r>
    </w:p>
    <w:p w14:paraId="7275D405" w14:textId="626230D2" w:rsidR="006E0774" w:rsidRPr="00131640" w:rsidRDefault="00850285" w:rsidP="00F65F8B">
      <w:pPr>
        <w:pStyle w:val="affffb"/>
        <w:rPr>
          <w:rtl/>
        </w:rPr>
      </w:pPr>
      <w:r w:rsidRPr="00196D6B">
        <w:rPr>
          <w:rStyle w:val="afffff3"/>
          <w:rFonts w:cs="BA TM • Vilna Extra-Bold" w:hint="cs"/>
          <w:b w:val="0"/>
          <w:bCs w:val="0"/>
          <w:rtl/>
        </w:rPr>
        <w:t>ר''י לתלמידיו:</w:t>
      </w:r>
      <w:r>
        <w:rPr>
          <w:rFonts w:hint="cs"/>
          <w:rtl/>
        </w:rPr>
        <w:t xml:space="preserve"> </w:t>
      </w:r>
      <w:r w:rsidR="006E0774" w:rsidRPr="00210DF6">
        <w:rPr>
          <w:rtl/>
        </w:rPr>
        <w:t xml:space="preserve">אחר פטירת </w:t>
      </w:r>
      <w:r w:rsidR="00E943A8">
        <w:rPr>
          <w:rFonts w:hint="cs"/>
          <w:rtl/>
        </w:rPr>
        <w:t>ר''מ</w:t>
      </w:r>
      <w:r w:rsidR="006E0774" w:rsidRPr="00224C4C">
        <w:rPr>
          <w:rtl/>
        </w:rPr>
        <w:t xml:space="preserve"> </w:t>
      </w:r>
      <w:r w:rsidR="006E0774" w:rsidRPr="00224C4C">
        <w:rPr>
          <w:rFonts w:hint="cs"/>
          <w:rtl/>
        </w:rPr>
        <w:t>א</w:t>
      </w:r>
      <w:r w:rsidR="006E0774" w:rsidRPr="00224C4C">
        <w:rPr>
          <w:rtl/>
        </w:rPr>
        <w:t>ל יכנסו תלמידי ר"</w:t>
      </w:r>
      <w:r w:rsidR="006E0774" w:rsidRPr="00224C4C">
        <w:rPr>
          <w:rFonts w:hint="cs"/>
          <w:rtl/>
        </w:rPr>
        <w:t>מ</w:t>
      </w:r>
      <w:r w:rsidR="006E0774" w:rsidRPr="00224C4C">
        <w:rPr>
          <w:rtl/>
        </w:rPr>
        <w:t xml:space="preserve"> לכאן,</w:t>
      </w:r>
    </w:p>
    <w:p w14:paraId="2D53B93B" w14:textId="245CACB5" w:rsidR="006E0774" w:rsidRPr="00131640" w:rsidRDefault="006E0774" w:rsidP="006E0774">
      <w:pPr>
        <w:rPr>
          <w:rtl/>
        </w:rPr>
      </w:pPr>
      <w:r w:rsidRPr="00224C4C">
        <w:rPr>
          <w:rFonts w:ascii="Fb Fontext" w:hAnsi="Fb Fontext"/>
          <w:rtl/>
        </w:rPr>
        <w:t>מפני שק</w:t>
      </w:r>
      <w:r w:rsidRPr="00224C4C">
        <w:rPr>
          <w:rFonts w:ascii="Fb Fontext" w:hAnsi="Fb Fontext" w:hint="cs"/>
          <w:rtl/>
        </w:rPr>
        <w:t>נטרנים</w:t>
      </w:r>
      <w:r w:rsidRPr="00224C4C">
        <w:rPr>
          <w:rFonts w:ascii="Fb Fontext" w:hAnsi="Fb Fontext"/>
          <w:rtl/>
        </w:rPr>
        <w:t xml:space="preserve"> הם, </w:t>
      </w:r>
      <w:r w:rsidR="00767A6B">
        <w:rPr>
          <w:rFonts w:ascii="Fb Fontext" w:hAnsi="Fb Fontext" w:hint="cs"/>
          <w:rtl/>
        </w:rPr>
        <w:t>שבאים לקפחני בהלכות ולא ללמוד תורה.</w:t>
      </w:r>
    </w:p>
    <w:p w14:paraId="05128BAA" w14:textId="77777777" w:rsidR="00A85AC8" w:rsidRPr="00E600D8" w:rsidRDefault="006E0774" w:rsidP="00E943A8">
      <w:pPr>
        <w:pStyle w:val="38"/>
        <w:framePr w:wrap="notBeside"/>
        <w:rPr>
          <w:rtl/>
        </w:rPr>
      </w:pPr>
      <w:r w:rsidRPr="00E600D8">
        <w:rPr>
          <w:rtl/>
        </w:rPr>
        <w:t>דחק סומכוס ונכנס</w:t>
      </w:r>
      <w:r w:rsidR="00A85AC8" w:rsidRPr="00E600D8">
        <w:rPr>
          <w:rtl/>
        </w:rPr>
        <w:t>:</w:t>
      </w:r>
    </w:p>
    <w:p w14:paraId="7FF5D82F" w14:textId="6B7866F4" w:rsidR="006E0774" w:rsidRPr="00B64F95" w:rsidRDefault="00767A6B" w:rsidP="006E0774">
      <w:pPr>
        <w:rPr>
          <w:spacing w:val="0"/>
          <w:rtl/>
        </w:rPr>
      </w:pPr>
      <w:r w:rsidRPr="00B64F95">
        <w:rPr>
          <w:rStyle w:val="afffff3"/>
          <w:rFonts w:hint="cs"/>
          <w:spacing w:val="0"/>
          <w:rtl/>
        </w:rPr>
        <w:t xml:space="preserve">א''ל </w:t>
      </w:r>
      <w:r w:rsidR="006E0774" w:rsidRPr="00B64F95">
        <w:rPr>
          <w:rStyle w:val="afffff3"/>
          <w:spacing w:val="0"/>
          <w:rtl/>
        </w:rPr>
        <w:t>כך שנה לי ר"</w:t>
      </w:r>
      <w:r w:rsidR="006E0774" w:rsidRPr="00B64F95">
        <w:rPr>
          <w:rStyle w:val="afffff3"/>
          <w:rFonts w:hint="cs"/>
          <w:spacing w:val="0"/>
          <w:rtl/>
        </w:rPr>
        <w:t>מ</w:t>
      </w:r>
      <w:r w:rsidR="006E0774" w:rsidRPr="00B64F95">
        <w:rPr>
          <w:rStyle w:val="afffff3"/>
          <w:spacing w:val="0"/>
          <w:rtl/>
        </w:rPr>
        <w:t xml:space="preserve">: </w:t>
      </w:r>
      <w:r w:rsidR="006E0774" w:rsidRPr="00B64F95">
        <w:rPr>
          <w:rFonts w:ascii="Fb Fontext" w:hAnsi="Fb Fontext"/>
          <w:spacing w:val="0"/>
          <w:rtl/>
        </w:rPr>
        <w:t xml:space="preserve">המקדש בחלקו, בין </w:t>
      </w:r>
      <w:r w:rsidR="006E0774" w:rsidRPr="00B64F95">
        <w:rPr>
          <w:rFonts w:ascii="Fb Fontext" w:hAnsi="Fb Fontext" w:hint="cs"/>
          <w:spacing w:val="0"/>
          <w:rtl/>
        </w:rPr>
        <w:t>קו</w:t>
      </w:r>
      <w:r w:rsidR="006E0774" w:rsidRPr="00B64F95">
        <w:rPr>
          <w:rFonts w:ascii="Fb Fontext" w:hAnsi="Fb Fontext"/>
          <w:spacing w:val="0"/>
          <w:rtl/>
        </w:rPr>
        <w:t>"</w:t>
      </w:r>
      <w:r w:rsidR="006E0774" w:rsidRPr="00B64F95">
        <w:rPr>
          <w:rFonts w:ascii="Fb Fontext" w:hAnsi="Fb Fontext" w:hint="cs"/>
          <w:spacing w:val="0"/>
          <w:rtl/>
        </w:rPr>
        <w:t>קד ובין ק</w:t>
      </w:r>
      <w:r w:rsidR="006E0774" w:rsidRPr="00B64F95">
        <w:rPr>
          <w:rFonts w:ascii="Fb Fontext" w:hAnsi="Fb Fontext"/>
          <w:spacing w:val="0"/>
          <w:rtl/>
        </w:rPr>
        <w:t>"</w:t>
      </w:r>
      <w:r w:rsidR="006E0774" w:rsidRPr="00B64F95">
        <w:rPr>
          <w:rFonts w:ascii="Fb Fontext" w:hAnsi="Fb Fontext" w:hint="cs"/>
          <w:spacing w:val="0"/>
          <w:rtl/>
        </w:rPr>
        <w:t xml:space="preserve">קל </w:t>
      </w:r>
      <w:r w:rsidR="006E0774" w:rsidRPr="00B64F95">
        <w:rPr>
          <w:rFonts w:ascii="Fb Fontext" w:hAnsi="Fb Fontext"/>
          <w:spacing w:val="0"/>
          <w:rtl/>
        </w:rPr>
        <w:t>- לא קידש.</w:t>
      </w:r>
    </w:p>
    <w:p w14:paraId="2BE5D6C8" w14:textId="43647895" w:rsidR="00A85AC8" w:rsidRPr="00E600D8" w:rsidRDefault="006E0774" w:rsidP="00767A6B">
      <w:pPr>
        <w:pStyle w:val="38"/>
        <w:framePr w:wrap="notBeside"/>
        <w:rPr>
          <w:rtl/>
        </w:rPr>
      </w:pPr>
      <w:r w:rsidRPr="00E600D8">
        <w:rPr>
          <w:rtl/>
        </w:rPr>
        <w:t>כעס ר</w:t>
      </w:r>
      <w:r w:rsidR="00767A6B" w:rsidRPr="00E600D8">
        <w:rPr>
          <w:rFonts w:hint="cs"/>
          <w:rtl/>
        </w:rPr>
        <w:t>"י</w:t>
      </w:r>
      <w:r w:rsidR="00A85AC8" w:rsidRPr="00E600D8">
        <w:rPr>
          <w:rFonts w:hint="cs"/>
          <w:rtl/>
        </w:rPr>
        <w:t>:</w:t>
      </w:r>
    </w:p>
    <w:p w14:paraId="1573756B" w14:textId="29A14BCE" w:rsidR="006E0774" w:rsidRPr="00131640" w:rsidRDefault="006E0774" w:rsidP="006E0774">
      <w:pPr>
        <w:rPr>
          <w:rtl/>
        </w:rPr>
      </w:pPr>
      <w:r w:rsidRPr="00767A6B">
        <w:rPr>
          <w:rStyle w:val="afffff3"/>
          <w:rtl/>
        </w:rPr>
        <w:t xml:space="preserve">לא כך אמרתי לכם: </w:t>
      </w:r>
      <w:r>
        <w:rPr>
          <w:rFonts w:ascii="Fb Fontext" w:hAnsi="Fb Fontext"/>
          <w:rtl/>
        </w:rPr>
        <w:t xml:space="preserve">אל יכנסו מתלמידי </w:t>
      </w:r>
      <w:r>
        <w:rPr>
          <w:rStyle w:val="afffff3"/>
          <w:rFonts w:ascii="Fb Fontext" w:hAnsi="Fb Fontext"/>
          <w:rtl/>
          <w:rPrChange w:id="9158" w:author="מנוע אמוראים" w:date="2026-10-05T16:42:07Z">
            <w:rPr>
              <w:rFonts w:ascii="Fb Fontext" w:hAnsi="Fb Fontext"/>
              <w:rtl/>
            </w:rPr>
          </w:rPrChange>
        </w:rPr>
        <w:t xml:space="preserve">ר"מ</w:t>
      </w:r>
      <w:r>
        <w:rPr>
          <w:rFonts w:ascii="Fb Fontext" w:hAnsi="Fb Fontext"/>
          <w:rtl/>
        </w:rPr>
        <w:t xml:space="preserve"> לכאן, מפני שקנתרנים הם, ולא ללמוד תורה באים, אלא לקפחני בהלכות הם באים?</w:t>
      </w:r>
    </w:p>
    <w:p w14:paraId="6D91861C" w14:textId="77777777" w:rsidR="009469D7" w:rsidRDefault="006E0774" w:rsidP="00850285">
      <w:pPr>
        <w:spacing w:after="120"/>
        <w:rPr>
          <w:rFonts w:ascii="Fb Fontext" w:hAnsi="Fb Fontext"/>
          <w:rtl/>
        </w:rPr>
      </w:pPr>
      <w:r w:rsidRPr="00224C4C">
        <w:rPr>
          <w:rFonts w:ascii="Fb Fontext" w:hAnsi="Fb Fontext"/>
          <w:rtl/>
        </w:rPr>
        <w:t>וכי אשה בעזרה מנין!</w:t>
      </w:r>
    </w:p>
    <w:p w14:paraId="2408CAF3" w14:textId="46FDB789" w:rsidR="00A85AC8" w:rsidRPr="00E600D8" w:rsidRDefault="006E0774" w:rsidP="00767A6B">
      <w:pPr>
        <w:pStyle w:val="38"/>
        <w:framePr w:wrap="notBeside"/>
        <w:rPr>
          <w:rtl/>
        </w:rPr>
      </w:pPr>
      <w:r w:rsidRPr="00E600D8">
        <w:rPr>
          <w:rtl/>
        </w:rPr>
        <w:t>א</w:t>
      </w:r>
      <w:r w:rsidRPr="00E600D8">
        <w:rPr>
          <w:rFonts w:hint="cs"/>
          <w:rtl/>
        </w:rPr>
        <w:t>'</w:t>
      </w:r>
      <w:r w:rsidRPr="00E600D8">
        <w:rPr>
          <w:rtl/>
        </w:rPr>
        <w:t>ר יוסי</w:t>
      </w:r>
      <w:r w:rsidR="00767A6B" w:rsidRPr="00E600D8">
        <w:rPr>
          <w:rFonts w:hint="cs"/>
          <w:rtl/>
        </w:rPr>
        <w:t>:</w:t>
      </w:r>
      <w:r w:rsidR="003937E2" w:rsidRPr="00E600D8">
        <w:rPr>
          <w:rFonts w:hint="cs"/>
          <w:rtl/>
        </w:rPr>
        <w:t xml:space="preserve"> א</w:t>
      </w:r>
      <w:r w:rsidR="00A85AC8" w:rsidRPr="00E600D8">
        <w:rPr>
          <w:rFonts w:hint="cs"/>
          <w:rtl/>
        </w:rPr>
        <w:t>.</w:t>
      </w:r>
    </w:p>
    <w:p w14:paraId="096C448B" w14:textId="72E3B0F6" w:rsidR="006E0774" w:rsidRPr="00B64F95" w:rsidRDefault="006E0774" w:rsidP="006E0774">
      <w:pPr>
        <w:rPr>
          <w:spacing w:val="-2"/>
          <w:rtl/>
        </w:rPr>
      </w:pPr>
      <w:r w:rsidRPr="00B64F95">
        <w:rPr>
          <w:rFonts w:ascii="Fb Fontext" w:hAnsi="Fb Fontext"/>
          <w:spacing w:val="-2"/>
          <w:rtl/>
        </w:rPr>
        <w:t>יאמרו: מאיר שכב, יהודה כעס, יוסי שתק, דברי תורה מה תהא עליה!</w:t>
      </w:r>
    </w:p>
    <w:p w14:paraId="093C02A2" w14:textId="77777777" w:rsidR="009469D7" w:rsidRDefault="006E0774" w:rsidP="006E0774">
      <w:pPr>
        <w:rPr>
          <w:rFonts w:ascii="Fb Fontext" w:hAnsi="Fb Fontext"/>
          <w:rtl/>
        </w:rPr>
      </w:pPr>
      <w:r w:rsidRPr="00224C4C">
        <w:rPr>
          <w:rFonts w:ascii="Fb Fontext" w:hAnsi="Fb Fontext"/>
          <w:rtl/>
        </w:rPr>
        <w:t>וכי אין אדם עשוי לקבל קידושין לבתו בעזרה?</w:t>
      </w:r>
    </w:p>
    <w:p w14:paraId="198E4497" w14:textId="4F6FA5E4" w:rsidR="006E0774" w:rsidRPr="00131640" w:rsidRDefault="006E0774" w:rsidP="006E0774">
      <w:pPr>
        <w:rPr>
          <w:rtl/>
        </w:rPr>
      </w:pPr>
      <w:r w:rsidRPr="00224C4C">
        <w:rPr>
          <w:rFonts w:ascii="Fb Fontext" w:hAnsi="Fb Fontext"/>
          <w:rtl/>
        </w:rPr>
        <w:t>ואין אשה עשויה לעשות לה שליח לקבל קידושיה בעזרה?</w:t>
      </w:r>
    </w:p>
    <w:p w14:paraId="597C7D5D" w14:textId="4F18C1A5" w:rsidR="00A85AC8" w:rsidRPr="00E600D8" w:rsidRDefault="003937E2" w:rsidP="00767A6B">
      <w:pPr>
        <w:pStyle w:val="38"/>
        <w:framePr w:wrap="notBeside"/>
        <w:rPr>
          <w:rtl/>
        </w:rPr>
      </w:pPr>
      <w:r w:rsidRPr="00E600D8">
        <w:rPr>
          <w:rFonts w:hint="cs"/>
          <w:rtl/>
        </w:rPr>
        <w:t xml:space="preserve">ב. </w:t>
      </w:r>
      <w:r w:rsidR="006E0774" w:rsidRPr="00E600D8">
        <w:rPr>
          <w:rtl/>
        </w:rPr>
        <w:t>ועוד</w:t>
      </w:r>
      <w:r w:rsidR="00A85AC8" w:rsidRPr="00E600D8">
        <w:rPr>
          <w:rFonts w:hint="cs"/>
          <w:rtl/>
        </w:rPr>
        <w:t>:</w:t>
      </w:r>
    </w:p>
    <w:p w14:paraId="0E3109CF" w14:textId="3EDA585B" w:rsidR="006E0774" w:rsidRPr="00131640" w:rsidRDefault="006E0774" w:rsidP="00767A6B">
      <w:pPr>
        <w:rPr>
          <w:rtl/>
        </w:rPr>
      </w:pPr>
      <w:r w:rsidRPr="00224C4C">
        <w:rPr>
          <w:rFonts w:ascii="Fb Fontext" w:hAnsi="Fb Fontext"/>
          <w:sz w:val="32"/>
          <w:rtl/>
        </w:rPr>
        <w:t>דחקה ונכנסה, מאי?</w:t>
      </w:r>
      <w:r w:rsidR="00767A6B">
        <w:rPr>
          <w:rFonts w:ascii="Fb Fontext" w:hAnsi="Fb Fontext" w:hint="cs"/>
          <w:sz w:val="32"/>
          <w:rtl/>
        </w:rPr>
        <w:t xml:space="preserve"> </w:t>
      </w:r>
      <w:r w:rsidR="00767A6B">
        <w:rPr>
          <w:rStyle w:val="afffff3"/>
          <w:rFonts w:hint="cs"/>
          <w:rtl/>
        </w:rPr>
        <w:t xml:space="preserve"> </w:t>
      </w:r>
      <w:r w:rsidR="00767A6B" w:rsidRPr="00767A6B">
        <w:rPr>
          <w:rStyle w:val="afffff3"/>
          <w:rFonts w:hint="cs"/>
          <w:rtl/>
        </w:rPr>
        <w:t>ר''י</w:t>
      </w:r>
      <w:r w:rsidRPr="00767A6B">
        <w:rPr>
          <w:rStyle w:val="afffff3"/>
          <w:rtl/>
        </w:rPr>
        <w:t>:</w:t>
      </w:r>
      <w:r w:rsidRPr="00224C4C">
        <w:rPr>
          <w:rFonts w:ascii="Fb Fontext" w:hAnsi="Fb Fontext"/>
          <w:rtl/>
        </w:rPr>
        <w:t xml:space="preserve"> מקודשת, </w:t>
      </w:r>
      <w:r w:rsidRPr="00767A6B">
        <w:rPr>
          <w:rStyle w:val="afffff3"/>
          <w:rtl/>
        </w:rPr>
        <w:t>ר' יוסי</w:t>
      </w:r>
      <w:r w:rsidR="00767A6B">
        <w:rPr>
          <w:rStyle w:val="afffff3"/>
          <w:rFonts w:hint="cs"/>
          <w:rtl/>
        </w:rPr>
        <w:t>:</w:t>
      </w:r>
      <w:r w:rsidRPr="00767A6B">
        <w:rPr>
          <w:rStyle w:val="afffff3"/>
          <w:rtl/>
        </w:rPr>
        <w:t xml:space="preserve"> </w:t>
      </w:r>
      <w:r w:rsidRPr="00224C4C">
        <w:rPr>
          <w:rFonts w:ascii="Fb Fontext" w:hAnsi="Fb Fontext"/>
          <w:rtl/>
        </w:rPr>
        <w:t>אינה מקודשת.</w:t>
      </w:r>
    </w:p>
    <w:p w14:paraId="4EB7592B" w14:textId="77777777" w:rsidR="00A85AC8" w:rsidRPr="00E600D8" w:rsidRDefault="006E0774" w:rsidP="00767A6B">
      <w:pPr>
        <w:pStyle w:val="38"/>
        <w:framePr w:wrap="notBeside"/>
        <w:jc w:val="center"/>
        <w:rPr>
          <w:rtl/>
        </w:rPr>
      </w:pPr>
      <w:r w:rsidRPr="00E600D8">
        <w:rPr>
          <w:rtl/>
        </w:rPr>
        <w:t>ר</w:t>
      </w:r>
      <w:r w:rsidRPr="00E600D8">
        <w:rPr>
          <w:rFonts w:hint="cs"/>
          <w:rtl/>
        </w:rPr>
        <w:t>י</w:t>
      </w:r>
      <w:r w:rsidRPr="00E600D8">
        <w:rPr>
          <w:rtl/>
        </w:rPr>
        <w:t>"</w:t>
      </w:r>
      <w:r w:rsidRPr="00E600D8">
        <w:rPr>
          <w:rFonts w:hint="cs"/>
          <w:rtl/>
        </w:rPr>
        <w:t>ו</w:t>
      </w:r>
      <w:r w:rsidR="00A85AC8" w:rsidRPr="00E600D8">
        <w:rPr>
          <w:rtl/>
        </w:rPr>
        <w:t>:</w:t>
      </w:r>
    </w:p>
    <w:p w14:paraId="0A51F6CA" w14:textId="67309B01" w:rsidR="006E0774" w:rsidRPr="00B64F95" w:rsidRDefault="006E0774" w:rsidP="006E0774">
      <w:pPr>
        <w:rPr>
          <w:spacing w:val="2"/>
          <w:rtl/>
        </w:rPr>
      </w:pPr>
      <w:r w:rsidRPr="00B64F95">
        <w:rPr>
          <w:rFonts w:ascii="Fb Fontext" w:hAnsi="Fb Fontext"/>
          <w:spacing w:val="2"/>
          <w:rtl/>
        </w:rPr>
        <w:t xml:space="preserve">שניהם מקרא אחד דרשו: </w:t>
      </w:r>
      <w:r w:rsidRPr="00B64F95">
        <w:rPr>
          <w:rStyle w:val="affffa"/>
          <w:spacing w:val="2"/>
          <w:rtl/>
        </w:rPr>
        <w:t>וזה יהיה לך מקדש הקדשים מן האש</w:t>
      </w:r>
    </w:p>
    <w:p w14:paraId="05754A6D" w14:textId="6E263CD1" w:rsidR="006E0774" w:rsidRPr="00131640" w:rsidRDefault="00767A6B" w:rsidP="006E0774">
      <w:pPr>
        <w:rPr>
          <w:rtl/>
        </w:rPr>
      </w:pPr>
      <w:r>
        <w:rPr>
          <w:rStyle w:val="afffff3"/>
          <w:rFonts w:hint="cs"/>
          <w:rtl/>
        </w:rPr>
        <w:t>ל</w:t>
      </w:r>
      <w:r w:rsidR="006E0774" w:rsidRPr="00767A6B">
        <w:rPr>
          <w:rStyle w:val="afffff3"/>
          <w:rFonts w:hint="cs"/>
          <w:rtl/>
        </w:rPr>
        <w:t>ר</w:t>
      </w:r>
      <w:r w:rsidR="006E0774" w:rsidRPr="00767A6B">
        <w:rPr>
          <w:rStyle w:val="afffff3"/>
          <w:rtl/>
        </w:rPr>
        <w:t>"</w:t>
      </w:r>
      <w:r w:rsidR="006E0774" w:rsidRPr="00767A6B">
        <w:rPr>
          <w:rStyle w:val="afffff3"/>
          <w:rFonts w:hint="cs"/>
          <w:rtl/>
        </w:rPr>
        <w:t>י</w:t>
      </w:r>
      <w:r w:rsidR="006E0774" w:rsidRPr="00767A6B">
        <w:rPr>
          <w:rStyle w:val="afffff3"/>
          <w:rtl/>
        </w:rPr>
        <w:t>:</w:t>
      </w:r>
      <w:r w:rsidR="006E0774" w:rsidRPr="00224C4C">
        <w:rPr>
          <w:rStyle w:val="affffa"/>
          <w:rtl/>
        </w:rPr>
        <w:t xml:space="preserve"> </w:t>
      </w:r>
      <w:r w:rsidR="006E0774" w:rsidRPr="00224C4C">
        <w:rPr>
          <w:rStyle w:val="affffa"/>
          <w:rFonts w:hint="cs"/>
          <w:rtl/>
        </w:rPr>
        <w:t>'</w:t>
      </w:r>
      <w:r w:rsidR="006E0774" w:rsidRPr="00224C4C">
        <w:rPr>
          <w:rStyle w:val="affffa"/>
          <w:rtl/>
        </w:rPr>
        <w:t>לך</w:t>
      </w:r>
      <w:r w:rsidR="006E0774" w:rsidRPr="00224C4C">
        <w:rPr>
          <w:rStyle w:val="affffa"/>
          <w:rFonts w:hint="cs"/>
          <w:rtl/>
        </w:rPr>
        <w:t>'</w:t>
      </w:r>
      <w:r w:rsidR="006E0774" w:rsidRPr="00224C4C">
        <w:rPr>
          <w:rStyle w:val="affffa"/>
          <w:rtl/>
        </w:rPr>
        <w:t xml:space="preserve"> </w:t>
      </w:r>
      <w:r w:rsidR="006E0774" w:rsidRPr="00224C4C">
        <w:rPr>
          <w:rFonts w:ascii="Fb Fontext" w:hAnsi="Fb Fontext"/>
          <w:rtl/>
        </w:rPr>
        <w:t xml:space="preserve">ולכל צרכיך, </w:t>
      </w:r>
      <w:r>
        <w:rPr>
          <w:rStyle w:val="afffff3"/>
          <w:rtl/>
        </w:rPr>
        <w:tab/>
      </w:r>
      <w:r>
        <w:rPr>
          <w:rStyle w:val="afffff3"/>
          <w:rtl/>
        </w:rPr>
        <w:tab/>
      </w:r>
      <w:r w:rsidR="006E0774" w:rsidRPr="00767A6B">
        <w:rPr>
          <w:rStyle w:val="afffff3"/>
          <w:rtl/>
        </w:rPr>
        <w:t>ור' יוסי:</w:t>
      </w:r>
      <w:r w:rsidR="006E0774" w:rsidRPr="00224C4C">
        <w:rPr>
          <w:rStyle w:val="affffa"/>
          <w:rtl/>
        </w:rPr>
        <w:t xml:space="preserve"> </w:t>
      </w:r>
      <w:r w:rsidR="006E0774" w:rsidRPr="00224C4C">
        <w:rPr>
          <w:rStyle w:val="affffa"/>
          <w:rFonts w:hint="cs"/>
          <w:rtl/>
        </w:rPr>
        <w:t>'</w:t>
      </w:r>
      <w:r w:rsidR="006E0774" w:rsidRPr="00224C4C">
        <w:rPr>
          <w:rStyle w:val="affffa"/>
          <w:rtl/>
        </w:rPr>
        <w:t>כאש</w:t>
      </w:r>
      <w:r w:rsidR="006E0774" w:rsidRPr="00224C4C">
        <w:rPr>
          <w:rStyle w:val="affffa"/>
          <w:rFonts w:hint="cs"/>
          <w:rtl/>
        </w:rPr>
        <w:t>'</w:t>
      </w:r>
      <w:r w:rsidR="006E0774" w:rsidRPr="00224C4C">
        <w:rPr>
          <w:rStyle w:val="affffa"/>
          <w:rtl/>
        </w:rPr>
        <w:t>,</w:t>
      </w:r>
      <w:r w:rsidR="006E0774" w:rsidRPr="00224C4C">
        <w:rPr>
          <w:rFonts w:ascii="Fb Fontext" w:hAnsi="Fb Fontext"/>
          <w:rtl/>
        </w:rPr>
        <w:t xml:space="preserve"> </w:t>
      </w:r>
      <w:r>
        <w:rPr>
          <w:rFonts w:ascii="Fb Fontext" w:hAnsi="Fb Fontext" w:hint="cs"/>
          <w:rtl/>
        </w:rPr>
        <w:t>ד</w:t>
      </w:r>
      <w:r w:rsidR="006E0774" w:rsidRPr="00224C4C">
        <w:rPr>
          <w:rFonts w:ascii="Fb Fontext" w:hAnsi="Fb Fontext"/>
          <w:rtl/>
        </w:rPr>
        <w:t>לאכילה.</w:t>
      </w:r>
    </w:p>
    <w:p w14:paraId="76EF87F7" w14:textId="6A1FD658" w:rsidR="00A85AC8" w:rsidRPr="00E600D8" w:rsidRDefault="006E0774" w:rsidP="00767A6B">
      <w:pPr>
        <w:pStyle w:val="38"/>
        <w:framePr w:wrap="notBeside"/>
        <w:jc w:val="center"/>
        <w:rPr>
          <w:rtl/>
        </w:rPr>
      </w:pPr>
      <w:r w:rsidRPr="00E600D8">
        <w:rPr>
          <w:rtl/>
        </w:rPr>
        <w:t>ר</w:t>
      </w:r>
      <w:r w:rsidRPr="00E600D8">
        <w:rPr>
          <w:rFonts w:hint="cs"/>
          <w:rtl/>
        </w:rPr>
        <w:t>י</w:t>
      </w:r>
      <w:r w:rsidRPr="00E600D8">
        <w:rPr>
          <w:rtl/>
        </w:rPr>
        <w:t>"</w:t>
      </w:r>
      <w:r w:rsidRPr="00E600D8">
        <w:rPr>
          <w:rFonts w:hint="cs"/>
          <w:rtl/>
        </w:rPr>
        <w:t>ו</w:t>
      </w:r>
      <w:r w:rsidRPr="00E600D8">
        <w:rPr>
          <w:rtl/>
        </w:rPr>
        <w:t xml:space="preserve"> נמנו וגמרו</w:t>
      </w:r>
      <w:r w:rsidR="00A85AC8" w:rsidRPr="00E600D8">
        <w:rPr>
          <w:rtl/>
        </w:rPr>
        <w:t>:</w:t>
      </w:r>
    </w:p>
    <w:p w14:paraId="7FB4DD0F" w14:textId="042412BD" w:rsidR="006E0774" w:rsidRPr="00131640" w:rsidRDefault="006E0774" w:rsidP="00160C17">
      <w:pPr>
        <w:jc w:val="left"/>
        <w:rPr>
          <w:rtl/>
        </w:rPr>
      </w:pPr>
      <w:r w:rsidRPr="00224C4C">
        <w:rPr>
          <w:rFonts w:ascii="Fb Fontext" w:hAnsi="Fb Fontext"/>
          <w:rtl/>
        </w:rPr>
        <w:t>המקדש בחלקו, בין ק</w:t>
      </w:r>
      <w:r w:rsidR="00767A6B">
        <w:rPr>
          <w:rFonts w:ascii="Fb Fontext" w:hAnsi="Fb Fontext" w:hint="cs"/>
          <w:rtl/>
        </w:rPr>
        <w:t>"ק</w:t>
      </w:r>
      <w:r w:rsidRPr="00224C4C">
        <w:rPr>
          <w:rFonts w:ascii="Fb Fontext" w:hAnsi="Fb Fontext"/>
          <w:rtl/>
        </w:rPr>
        <w:t xml:space="preserve"> ובין ק</w:t>
      </w:r>
      <w:r w:rsidR="00767A6B">
        <w:rPr>
          <w:rFonts w:ascii="Fb Fontext" w:hAnsi="Fb Fontext" w:hint="cs"/>
          <w:rtl/>
        </w:rPr>
        <w:t>"ק</w:t>
      </w:r>
      <w:r w:rsidRPr="00224C4C">
        <w:rPr>
          <w:rFonts w:ascii="Fb Fontext" w:hAnsi="Fb Fontext"/>
          <w:rtl/>
        </w:rPr>
        <w:t xml:space="preserve"> - לא קידש.</w:t>
      </w:r>
    </w:p>
    <w:p w14:paraId="549EB848" w14:textId="51FF1ED3" w:rsidR="00A85AC8" w:rsidRPr="00E600D8" w:rsidRDefault="006E0774" w:rsidP="00767A6B">
      <w:pPr>
        <w:pStyle w:val="38"/>
        <w:framePr w:wrap="notBeside"/>
        <w:rPr>
          <w:rtl/>
        </w:rPr>
      </w:pPr>
      <w:r w:rsidRPr="00E600D8">
        <w:rPr>
          <w:rtl/>
        </w:rPr>
        <w:t>ו</w:t>
      </w:r>
      <w:r w:rsidRPr="00E600D8">
        <w:rPr>
          <w:rFonts w:hint="cs"/>
          <w:rtl/>
        </w:rPr>
        <w:t>ל</w:t>
      </w:r>
      <w:r w:rsidRPr="00E600D8">
        <w:rPr>
          <w:rtl/>
        </w:rPr>
        <w:t>רב</w:t>
      </w:r>
      <w:r w:rsidR="00A85AC8" w:rsidRPr="00E600D8">
        <w:rPr>
          <w:rtl/>
        </w:rPr>
        <w:t>:</w:t>
      </w:r>
    </w:p>
    <w:p w14:paraId="589181C2" w14:textId="3938D70C" w:rsidR="006E0774" w:rsidRDefault="006E0774" w:rsidP="00160C17">
      <w:pPr>
        <w:rPr>
          <w:rFonts w:ascii="Fb Fontext" w:hAnsi="Fb Fontext"/>
          <w:rtl/>
        </w:rPr>
      </w:pPr>
      <w:r w:rsidRPr="00224C4C">
        <w:rPr>
          <w:rFonts w:ascii="Fb Fontext" w:hAnsi="Fb Fontext"/>
          <w:rtl/>
        </w:rPr>
        <w:t>עדיין היא מחלוקת.</w:t>
      </w:r>
    </w:p>
    <w:p w14:paraId="6A62BA6F" w14:textId="25DFB9E5" w:rsidR="007309FA" w:rsidRPr="00131640" w:rsidRDefault="007309FA" w:rsidP="007309FA">
      <w:pPr>
        <w:pStyle w:val="affffb"/>
        <w:rPr>
          <w:rtl/>
        </w:rPr>
      </w:pPr>
      <w:r w:rsidRPr="007309FA">
        <w:rPr>
          <w:rtl/>
        </w:rPr>
        <w:t>***</w:t>
      </w:r>
    </w:p>
    <w:p w14:paraId="612BCC50" w14:textId="77777777" w:rsidR="006E0774" w:rsidRPr="00131640" w:rsidRDefault="006E0774" w:rsidP="0010529F">
      <w:pPr>
        <w:pStyle w:val="afff0"/>
        <w:framePr w:wrap="around"/>
        <w:rPr>
          <w:rtl/>
        </w:rPr>
      </w:pPr>
      <w:r w:rsidRPr="00224C4C">
        <w:rPr>
          <w:rFonts w:hint="cs"/>
          <w:rtl/>
        </w:rPr>
        <w:t>נג.</w:t>
      </w:r>
    </w:p>
    <w:p w14:paraId="4BB68661" w14:textId="03D7657D" w:rsidR="007309FA" w:rsidRDefault="00767A6B" w:rsidP="00160C17">
      <w:pPr>
        <w:pStyle w:val="affffb"/>
        <w:rPr>
          <w:rtl/>
        </w:rPr>
      </w:pPr>
      <w:r w:rsidRPr="00196D6B">
        <w:rPr>
          <w:rStyle w:val="afffff3"/>
          <w:rFonts w:cs="BA TM • Vilna Extra-Bold" w:hint="cs"/>
          <w:b w:val="0"/>
          <w:bCs w:val="0"/>
          <w:rtl/>
        </w:rPr>
        <w:t xml:space="preserve">אביי: </w:t>
      </w:r>
      <w:r>
        <w:rPr>
          <w:rFonts w:hint="cs"/>
          <w:rtl/>
        </w:rPr>
        <w:t>מסתבר כ</w:t>
      </w:r>
      <w:r w:rsidR="006E0774" w:rsidRPr="00224C4C">
        <w:rPr>
          <w:rtl/>
        </w:rPr>
        <w:t>ר</w:t>
      </w:r>
      <w:r w:rsidR="006E0774" w:rsidRPr="00224C4C">
        <w:rPr>
          <w:rFonts w:hint="cs"/>
          <w:rtl/>
        </w:rPr>
        <w:t>י</w:t>
      </w:r>
      <w:r w:rsidR="006E0774" w:rsidRPr="00224C4C">
        <w:rPr>
          <w:rtl/>
        </w:rPr>
        <w:t>"</w:t>
      </w:r>
      <w:r w:rsidR="006E0774" w:rsidRPr="00224C4C">
        <w:rPr>
          <w:rFonts w:hint="cs"/>
          <w:rtl/>
        </w:rPr>
        <w:t>ו</w:t>
      </w:r>
      <w:r>
        <w:rPr>
          <w:rFonts w:hint="cs"/>
          <w:rtl/>
        </w:rPr>
        <w:t xml:space="preserve"> דכל מקדש בחלקו לא קידש</w:t>
      </w:r>
    </w:p>
    <w:p w14:paraId="01D6166D" w14:textId="0A1A8C83" w:rsidR="009469D7" w:rsidRDefault="00160C17" w:rsidP="00F65F8B">
      <w:pPr>
        <w:pStyle w:val="affffb"/>
        <w:rPr>
          <w:rtl/>
        </w:rPr>
      </w:pPr>
      <w:r w:rsidRPr="00196D6B">
        <w:rPr>
          <w:rStyle w:val="afffff3"/>
          <w:rFonts w:cs="BA TM • Vilna Extra-Bold" w:hint="cs"/>
          <w:b w:val="0"/>
          <w:bCs w:val="0"/>
          <w:rtl/>
        </w:rPr>
        <w:t>דתניא:</w:t>
      </w:r>
      <w:r>
        <w:rPr>
          <w:rFonts w:hint="cs"/>
          <w:rtl/>
        </w:rPr>
        <w:t xml:space="preserve"> </w:t>
      </w:r>
      <w:r w:rsidR="006E0774" w:rsidRPr="00224C4C">
        <w:rPr>
          <w:rtl/>
        </w:rPr>
        <w:t>מנין שאין חולקים מנחות כנגד זבחים</w:t>
      </w:r>
      <w:r w:rsidR="006E0774" w:rsidRPr="00224C4C">
        <w:rPr>
          <w:rFonts w:hint="cs"/>
          <w:rtl/>
        </w:rPr>
        <w:t>,</w:t>
      </w:r>
    </w:p>
    <w:p w14:paraId="7845F618" w14:textId="2E6F6082" w:rsidR="006E0774" w:rsidRPr="00131640" w:rsidRDefault="006E0774" w:rsidP="00767A6B">
      <w:pPr>
        <w:rPr>
          <w:rtl/>
        </w:rPr>
      </w:pPr>
      <w:r w:rsidRPr="00767A6B">
        <w:rPr>
          <w:rStyle w:val="afffff3"/>
          <w:rtl/>
        </w:rPr>
        <w:t>ת"ל:</w:t>
      </w:r>
      <w:r w:rsidRPr="00224C4C">
        <w:rPr>
          <w:rtl/>
        </w:rPr>
        <w:t xml:space="preserve"> </w:t>
      </w:r>
      <w:r w:rsidRPr="00767A6B">
        <w:rPr>
          <w:rStyle w:val="affffa"/>
          <w:rFonts w:hint="cs"/>
          <w:rtl/>
        </w:rPr>
        <w:t>'</w:t>
      </w:r>
      <w:r w:rsidRPr="00767A6B">
        <w:rPr>
          <w:rStyle w:val="affffa"/>
          <w:rtl/>
        </w:rPr>
        <w:t>וכל מנחה אשר תאפה בתנור</w:t>
      </w:r>
      <w:r w:rsidRPr="00767A6B">
        <w:rPr>
          <w:rStyle w:val="affffa"/>
          <w:rFonts w:hint="cs"/>
          <w:rtl/>
        </w:rPr>
        <w:t xml:space="preserve"> </w:t>
      </w:r>
      <w:r w:rsidRPr="00767A6B">
        <w:rPr>
          <w:rStyle w:val="affffa"/>
          <w:rtl/>
        </w:rPr>
        <w:t>לכל בני אהרן תהיה</w:t>
      </w:r>
      <w:r w:rsidRPr="00767A6B">
        <w:rPr>
          <w:rStyle w:val="affffa"/>
          <w:rFonts w:hint="cs"/>
          <w:rtl/>
        </w:rPr>
        <w:t>'</w:t>
      </w:r>
      <w:r w:rsidRPr="00767A6B">
        <w:rPr>
          <w:rStyle w:val="affffa"/>
          <w:rtl/>
        </w:rPr>
        <w:t>.</w:t>
      </w:r>
    </w:p>
    <w:p w14:paraId="78C8B01F" w14:textId="77777777" w:rsidR="00A85AC8" w:rsidRPr="00E600D8" w:rsidRDefault="003937E2" w:rsidP="00767A6B">
      <w:pPr>
        <w:pStyle w:val="38"/>
        <w:framePr w:wrap="notBeside"/>
        <w:rPr>
          <w:rtl/>
        </w:rPr>
      </w:pPr>
      <w:r w:rsidRPr="00E600D8">
        <w:rPr>
          <w:rFonts w:hint="cs"/>
          <w:rtl/>
        </w:rPr>
        <w:t>אף</w:t>
      </w:r>
      <w:r w:rsidR="00A85AC8" w:rsidRPr="00E600D8">
        <w:rPr>
          <w:rtl/>
        </w:rPr>
        <w:t>:</w:t>
      </w:r>
    </w:p>
    <w:p w14:paraId="2EFEFA4B" w14:textId="1327CBF8" w:rsidR="006E0774" w:rsidRPr="00B64F95" w:rsidRDefault="006E0774" w:rsidP="00767A6B">
      <w:pPr>
        <w:rPr>
          <w:spacing w:val="0"/>
          <w:rtl/>
        </w:rPr>
      </w:pPr>
      <w:r w:rsidRPr="00B64F95">
        <w:rPr>
          <w:rFonts w:ascii="Fb Fontext" w:hAnsi="Fb Fontext"/>
          <w:spacing w:val="0"/>
          <w:sz w:val="32"/>
          <w:rtl/>
        </w:rPr>
        <w:t xml:space="preserve">מנחות כנגד עופות, שקמו תחתיהן בדלות </w:t>
      </w:r>
      <w:r w:rsidR="003937E2" w:rsidRPr="00B64F95">
        <w:rPr>
          <w:rStyle w:val="affffa"/>
          <w:rFonts w:hint="cs"/>
          <w:spacing w:val="0"/>
          <w:rtl/>
        </w:rPr>
        <w:t>ד</w:t>
      </w:r>
      <w:r w:rsidRPr="00B64F95">
        <w:rPr>
          <w:rStyle w:val="affffa"/>
          <w:rFonts w:hint="cs"/>
          <w:spacing w:val="0"/>
          <w:rtl/>
        </w:rPr>
        <w:t>'</w:t>
      </w:r>
      <w:r w:rsidRPr="00B64F95">
        <w:rPr>
          <w:rStyle w:val="affffa"/>
          <w:spacing w:val="0"/>
          <w:rtl/>
        </w:rPr>
        <w:t>וכל נעשה במרחש</w:t>
      </w:r>
      <w:r w:rsidR="003937E2" w:rsidRPr="00B64F95">
        <w:rPr>
          <w:rStyle w:val="affffa"/>
          <w:rFonts w:hint="cs"/>
          <w:spacing w:val="0"/>
          <w:rtl/>
        </w:rPr>
        <w:t>ת'</w:t>
      </w:r>
    </w:p>
    <w:p w14:paraId="2E9CDD18" w14:textId="77777777" w:rsidR="00A85AC8" w:rsidRPr="00E600D8" w:rsidRDefault="003937E2" w:rsidP="00767A6B">
      <w:pPr>
        <w:pStyle w:val="38"/>
        <w:framePr w:wrap="notBeside"/>
        <w:rPr>
          <w:rtl/>
        </w:rPr>
      </w:pPr>
      <w:r w:rsidRPr="00E600D8">
        <w:rPr>
          <w:rFonts w:hint="cs"/>
          <w:rtl/>
        </w:rPr>
        <w:t>ואף</w:t>
      </w:r>
      <w:r w:rsidR="00A85AC8" w:rsidRPr="00E600D8">
        <w:rPr>
          <w:rtl/>
        </w:rPr>
        <w:t>:</w:t>
      </w:r>
    </w:p>
    <w:p w14:paraId="06D4E797" w14:textId="2D90FF3F" w:rsidR="006E0774" w:rsidRPr="00131640" w:rsidRDefault="006E0774" w:rsidP="006E0774">
      <w:pPr>
        <w:rPr>
          <w:rtl/>
        </w:rPr>
      </w:pPr>
      <w:r w:rsidRPr="00224C4C">
        <w:rPr>
          <w:rFonts w:ascii="Fb Fontext" w:hAnsi="Fb Fontext"/>
          <w:rtl/>
        </w:rPr>
        <w:t xml:space="preserve">עופות כנגד זבחים, שהללו והללו מיני דמים </w:t>
      </w:r>
      <w:r w:rsidRPr="00767A6B">
        <w:rPr>
          <w:rStyle w:val="afffff3"/>
          <w:rtl/>
        </w:rPr>
        <w:t>ת"ל:</w:t>
      </w:r>
      <w:r w:rsidRPr="00224C4C">
        <w:rPr>
          <w:rStyle w:val="affffa"/>
          <w:rtl/>
        </w:rPr>
        <w:t xml:space="preserve"> </w:t>
      </w:r>
      <w:r w:rsidRPr="00224C4C">
        <w:rPr>
          <w:rStyle w:val="affffa"/>
          <w:rFonts w:hint="cs"/>
          <w:rtl/>
        </w:rPr>
        <w:t>'</w:t>
      </w:r>
      <w:r w:rsidRPr="00224C4C">
        <w:rPr>
          <w:rStyle w:val="affffa"/>
          <w:rtl/>
        </w:rPr>
        <w:t>על מחבת</w:t>
      </w:r>
      <w:r w:rsidRPr="00224C4C">
        <w:rPr>
          <w:rStyle w:val="affffa"/>
          <w:rFonts w:hint="cs"/>
          <w:rtl/>
        </w:rPr>
        <w:t>'</w:t>
      </w:r>
      <w:r w:rsidRPr="00224C4C">
        <w:rPr>
          <w:rStyle w:val="affffa"/>
          <w:rtl/>
        </w:rPr>
        <w:t>.</w:t>
      </w:r>
    </w:p>
    <w:p w14:paraId="16DD75A3" w14:textId="77777777" w:rsidR="00A85AC8" w:rsidRPr="00E600D8" w:rsidRDefault="003937E2" w:rsidP="00767A6B">
      <w:pPr>
        <w:pStyle w:val="38"/>
        <w:framePr w:wrap="notBeside"/>
        <w:rPr>
          <w:rtl/>
        </w:rPr>
      </w:pPr>
      <w:r w:rsidRPr="00E600D8">
        <w:rPr>
          <w:rFonts w:hint="cs"/>
          <w:rtl/>
        </w:rPr>
        <w:t>ואף</w:t>
      </w:r>
      <w:r w:rsidR="00A85AC8" w:rsidRPr="00E600D8">
        <w:rPr>
          <w:rtl/>
        </w:rPr>
        <w:t>:</w:t>
      </w:r>
    </w:p>
    <w:p w14:paraId="30C54540" w14:textId="2517A339" w:rsidR="006E0774" w:rsidRPr="00B64F95" w:rsidRDefault="006E0774" w:rsidP="00767A6B">
      <w:pPr>
        <w:rPr>
          <w:spacing w:val="-2"/>
          <w:rtl/>
        </w:rPr>
      </w:pPr>
      <w:r w:rsidRPr="00B64F95">
        <w:rPr>
          <w:spacing w:val="-2"/>
          <w:rtl/>
        </w:rPr>
        <w:t>מנחות כנגד מנחות, ש</w:t>
      </w:r>
      <w:r w:rsidR="003937E2" w:rsidRPr="00B64F95">
        <w:rPr>
          <w:rFonts w:hint="cs"/>
          <w:spacing w:val="-2"/>
          <w:rtl/>
        </w:rPr>
        <w:t>שניהם</w:t>
      </w:r>
      <w:r w:rsidRPr="00B64F95">
        <w:rPr>
          <w:spacing w:val="-2"/>
          <w:rtl/>
        </w:rPr>
        <w:t xml:space="preserve"> מעשיהם ביד </w:t>
      </w:r>
      <w:r w:rsidR="003937E2" w:rsidRPr="00B64F95">
        <w:rPr>
          <w:rStyle w:val="affffa"/>
          <w:rFonts w:hint="cs"/>
          <w:spacing w:val="-2"/>
          <w:rtl/>
        </w:rPr>
        <w:t>ד</w:t>
      </w:r>
      <w:r w:rsidRPr="00B64F95">
        <w:rPr>
          <w:rStyle w:val="affffa"/>
          <w:rFonts w:hint="cs"/>
          <w:spacing w:val="-2"/>
          <w:rtl/>
        </w:rPr>
        <w:t>'</w:t>
      </w:r>
      <w:r w:rsidRPr="00B64F95">
        <w:rPr>
          <w:rStyle w:val="affffa"/>
          <w:spacing w:val="-2"/>
          <w:rtl/>
        </w:rPr>
        <w:t>וכל מנחה בלולה בשמן</w:t>
      </w:r>
      <w:r w:rsidRPr="00B64F95">
        <w:rPr>
          <w:rStyle w:val="affffa"/>
          <w:rFonts w:hint="cs"/>
          <w:spacing w:val="-2"/>
          <w:rtl/>
        </w:rPr>
        <w:t>'</w:t>
      </w:r>
    </w:p>
    <w:p w14:paraId="326BEF49" w14:textId="77777777" w:rsidR="00A85AC8" w:rsidRPr="00E600D8" w:rsidRDefault="003937E2" w:rsidP="003937E2">
      <w:pPr>
        <w:pStyle w:val="38"/>
        <w:framePr w:wrap="notBeside"/>
        <w:rPr>
          <w:rtl/>
        </w:rPr>
      </w:pPr>
      <w:r w:rsidRPr="00E600D8">
        <w:rPr>
          <w:rFonts w:hint="cs"/>
          <w:rtl/>
        </w:rPr>
        <w:t>ואף</w:t>
      </w:r>
      <w:r w:rsidR="00A85AC8" w:rsidRPr="00E600D8">
        <w:rPr>
          <w:rtl/>
        </w:rPr>
        <w:t>:</w:t>
      </w:r>
    </w:p>
    <w:p w14:paraId="1AFE8756" w14:textId="29941EBD" w:rsidR="006E0774" w:rsidRPr="00131640" w:rsidRDefault="006E0774" w:rsidP="006E0774">
      <w:pPr>
        <w:rPr>
          <w:rtl/>
        </w:rPr>
      </w:pPr>
      <w:r w:rsidRPr="00224C4C">
        <w:rPr>
          <w:rFonts w:ascii="Fb Fontext" w:hAnsi="Fb Fontext"/>
          <w:rtl/>
        </w:rPr>
        <w:t xml:space="preserve">לא </w:t>
      </w:r>
      <w:r w:rsidR="003937E2">
        <w:rPr>
          <w:rFonts w:ascii="Fb Fontext" w:hAnsi="Fb Fontext" w:hint="cs"/>
          <w:rtl/>
        </w:rPr>
        <w:t>מ</w:t>
      </w:r>
      <w:r w:rsidRPr="00224C4C">
        <w:rPr>
          <w:rFonts w:ascii="Fb Fontext" w:hAnsi="Fb Fontext"/>
          <w:rtl/>
        </w:rPr>
        <w:t xml:space="preserve">חבת כנגד מחבת ומרחשת כנגד מרחשת, שהללו והללו מעשיהם קשים, </w:t>
      </w:r>
      <w:r w:rsidRPr="00210DF6">
        <w:rPr>
          <w:rFonts w:ascii="Fb Fontext" w:hAnsi="Fb Fontext" w:cs="BA TM • Vilna Extra-Bold"/>
          <w:rtl/>
        </w:rPr>
        <w:t>א"</w:t>
      </w:r>
      <w:r w:rsidRPr="00210DF6">
        <w:rPr>
          <w:rFonts w:ascii="Fb Fontext" w:hAnsi="Fb Fontext" w:cs="BA TM • Vilna Extra-Bold" w:hint="cs"/>
          <w:rtl/>
        </w:rPr>
        <w:t>נ</w:t>
      </w:r>
      <w:r w:rsidRPr="00224C4C">
        <w:rPr>
          <w:rFonts w:ascii="Fb Fontext" w:hAnsi="Fb Fontext" w:hint="cs"/>
          <w:rtl/>
        </w:rPr>
        <w:t xml:space="preserve"> רכים</w:t>
      </w:r>
      <w:r w:rsidRPr="00224C4C">
        <w:rPr>
          <w:rFonts w:ascii="Fb Fontext" w:hAnsi="Fb Fontext"/>
          <w:rtl/>
        </w:rPr>
        <w:tab/>
      </w:r>
      <w:r w:rsidRPr="003937E2">
        <w:rPr>
          <w:rStyle w:val="afffff3"/>
          <w:rtl/>
        </w:rPr>
        <w:t>ת"ל:</w:t>
      </w:r>
      <w:r w:rsidRPr="00224C4C">
        <w:rPr>
          <w:rStyle w:val="affffa"/>
          <w:rtl/>
        </w:rPr>
        <w:t xml:space="preserve"> </w:t>
      </w:r>
      <w:r w:rsidRPr="00224C4C">
        <w:rPr>
          <w:rStyle w:val="affffa"/>
          <w:rFonts w:hint="cs"/>
          <w:rtl/>
        </w:rPr>
        <w:t>'</w:t>
      </w:r>
      <w:r w:rsidRPr="00224C4C">
        <w:rPr>
          <w:rStyle w:val="affffa"/>
          <w:rtl/>
        </w:rPr>
        <w:t>וחרבה לכל בני אהרן תהיה</w:t>
      </w:r>
      <w:r w:rsidRPr="00224C4C">
        <w:rPr>
          <w:rStyle w:val="affffa"/>
          <w:rFonts w:hint="cs"/>
          <w:rtl/>
        </w:rPr>
        <w:t>'</w:t>
      </w:r>
      <w:r w:rsidRPr="00224C4C">
        <w:rPr>
          <w:rStyle w:val="affffa"/>
          <w:rtl/>
        </w:rPr>
        <w:t>.</w:t>
      </w:r>
    </w:p>
    <w:p w14:paraId="2AB861A4" w14:textId="77777777" w:rsidR="00A85AC8" w:rsidRPr="00E600D8" w:rsidRDefault="003937E2" w:rsidP="003937E2">
      <w:pPr>
        <w:pStyle w:val="38"/>
        <w:framePr w:wrap="notBeside"/>
        <w:rPr>
          <w:rtl/>
        </w:rPr>
      </w:pPr>
      <w:r w:rsidRPr="00E600D8">
        <w:rPr>
          <w:rFonts w:hint="cs"/>
          <w:rtl/>
        </w:rPr>
        <w:t>ואף</w:t>
      </w:r>
      <w:r w:rsidR="00A85AC8" w:rsidRPr="00E600D8">
        <w:rPr>
          <w:rtl/>
        </w:rPr>
        <w:t>:</w:t>
      </w:r>
    </w:p>
    <w:p w14:paraId="4BF8B5B6" w14:textId="722258DF" w:rsidR="009469D7" w:rsidRDefault="006E0774" w:rsidP="003937E2">
      <w:pPr>
        <w:rPr>
          <w:rFonts w:ascii="Fb Fontext" w:hAnsi="Fb Fontext"/>
          <w:spacing w:val="-2"/>
          <w:rtl/>
        </w:rPr>
      </w:pPr>
      <w:r w:rsidRPr="00224C4C">
        <w:rPr>
          <w:rFonts w:ascii="Fb Fontext" w:hAnsi="Fb Fontext"/>
          <w:rtl/>
        </w:rPr>
        <w:t>לא בקדשים קלים?</w:t>
      </w:r>
      <w:r w:rsidRPr="003937E2">
        <w:rPr>
          <w:rStyle w:val="afffff3"/>
          <w:rtl/>
        </w:rPr>
        <w:t xml:space="preserve"> ת"ל:</w:t>
      </w:r>
      <w:r w:rsidRPr="00224C4C">
        <w:rPr>
          <w:rStyle w:val="affffa"/>
          <w:rtl/>
        </w:rPr>
        <w:t xml:space="preserve"> </w:t>
      </w:r>
      <w:r w:rsidRPr="00224C4C">
        <w:rPr>
          <w:rStyle w:val="affffa"/>
          <w:rFonts w:hint="cs"/>
          <w:rtl/>
        </w:rPr>
        <w:t>'</w:t>
      </w:r>
      <w:r w:rsidRPr="00224C4C">
        <w:rPr>
          <w:rStyle w:val="affffa"/>
          <w:rtl/>
        </w:rPr>
        <w:t>איש כאחיו</w:t>
      </w:r>
      <w:r w:rsidRPr="00224C4C">
        <w:rPr>
          <w:rStyle w:val="affffa"/>
          <w:rFonts w:hint="cs"/>
          <w:rtl/>
        </w:rPr>
        <w:t>'</w:t>
      </w:r>
      <w:r w:rsidRPr="00224C4C">
        <w:rPr>
          <w:rStyle w:val="affffa"/>
          <w:rtl/>
        </w:rPr>
        <w:t>,</w:t>
      </w:r>
      <w:r w:rsidR="003937E2">
        <w:rPr>
          <w:rStyle w:val="afffff3"/>
          <w:rFonts w:hint="cs"/>
          <w:spacing w:val="-2"/>
          <w:rtl/>
        </w:rPr>
        <w:t xml:space="preserve"> </w:t>
      </w:r>
      <w:r w:rsidRPr="003937E2">
        <w:rPr>
          <w:rStyle w:val="afffff3"/>
          <w:spacing w:val="-2"/>
          <w:rtl/>
        </w:rPr>
        <w:t>וסמיך:</w:t>
      </w:r>
      <w:r w:rsidRPr="003937E2">
        <w:rPr>
          <w:rStyle w:val="affffa"/>
          <w:spacing w:val="-2"/>
          <w:rtl/>
        </w:rPr>
        <w:t xml:space="preserve"> </w:t>
      </w:r>
      <w:r w:rsidRPr="003937E2">
        <w:rPr>
          <w:rStyle w:val="affffa"/>
          <w:rFonts w:hint="cs"/>
          <w:spacing w:val="-2"/>
          <w:rtl/>
        </w:rPr>
        <w:t>'</w:t>
      </w:r>
      <w:r w:rsidRPr="003937E2">
        <w:rPr>
          <w:rStyle w:val="affffa"/>
          <w:spacing w:val="-2"/>
          <w:rtl/>
        </w:rPr>
        <w:t>אם על תודה</w:t>
      </w:r>
      <w:r w:rsidRPr="003937E2">
        <w:rPr>
          <w:rStyle w:val="affffa"/>
          <w:rFonts w:hint="cs"/>
          <w:spacing w:val="-2"/>
          <w:rtl/>
        </w:rPr>
        <w:t>'</w:t>
      </w:r>
    </w:p>
    <w:p w14:paraId="669AAC3E" w14:textId="33D6A159" w:rsidR="006E0774" w:rsidRPr="00131640" w:rsidRDefault="006E0774" w:rsidP="006E0774">
      <w:pPr>
        <w:rPr>
          <w:rtl/>
        </w:rPr>
      </w:pPr>
      <w:r w:rsidRPr="00224C4C">
        <w:rPr>
          <w:rFonts w:ascii="Fb Fontext" w:hAnsi="Fb Fontext" w:hint="cs"/>
          <w:rtl/>
        </w:rPr>
        <w:t>'</w:t>
      </w:r>
      <w:r w:rsidRPr="00224C4C">
        <w:rPr>
          <w:rFonts w:ascii="Fb Fontext" w:hAnsi="Fb Fontext"/>
          <w:rtl/>
        </w:rPr>
        <w:t>אי</w:t>
      </w:r>
      <w:r w:rsidRPr="00224C4C">
        <w:rPr>
          <w:rStyle w:val="affffa"/>
          <w:rtl/>
        </w:rPr>
        <w:t>ש</w:t>
      </w:r>
      <w:r w:rsidRPr="00224C4C">
        <w:rPr>
          <w:rStyle w:val="affffa"/>
          <w:rFonts w:hint="cs"/>
          <w:rtl/>
        </w:rPr>
        <w:t>'</w:t>
      </w:r>
      <w:r w:rsidRPr="00224C4C">
        <w:rPr>
          <w:rStyle w:val="affffa"/>
          <w:rtl/>
        </w:rPr>
        <w:t xml:space="preserve"> - איש חולק אפי' </w:t>
      </w:r>
      <w:r w:rsidRPr="00224C4C">
        <w:rPr>
          <w:rFonts w:ascii="Fb Fontext" w:hAnsi="Fb Fontext"/>
          <w:rtl/>
        </w:rPr>
        <w:t>בעל מום, ואין הקטן חולק ואפי' תם.</w:t>
      </w:r>
    </w:p>
    <w:p w14:paraId="56CEA84E" w14:textId="77777777" w:rsidR="006E0774" w:rsidRPr="00131640" w:rsidRDefault="006E0774" w:rsidP="00767A6B">
      <w:pPr>
        <w:spacing w:after="120"/>
        <w:rPr>
          <w:rtl/>
        </w:rPr>
      </w:pPr>
      <w:r w:rsidRPr="00224C4C">
        <w:rPr>
          <w:rFonts w:ascii="Fb Fontext" w:hAnsi="Fb Fontext"/>
          <w:rtl/>
        </w:rPr>
        <w:t xml:space="preserve">סתם ספרא </w:t>
      </w:r>
      <w:r>
        <w:rPr>
          <w:rStyle w:val="afffff3"/>
          <w:rFonts w:ascii="Fb Fontext" w:hAnsi="Fb Fontext" w:hint="cs"/>
          <w:rtl/>
          <w:rPrChange w:id="9159" w:author="מנוע אמוראים" w:date="2026-10-05T16:42:07Z">
            <w:rPr>
              <w:rFonts w:ascii="Fb Fontext" w:hAnsi="Fb Fontext" w:hint="cs"/>
              <w:rtl/>
            </w:rPr>
          </w:rPrChange>
        </w:rPr>
        <w:t xml:space="preserve">ר</w:t>
      </w:r>
      <w:r>
        <w:rPr>
          <w:rStyle w:val="afffff3"/>
          <w:rFonts w:ascii="Fb Fontext" w:hAnsi="Fb Fontext"/>
          <w:rtl/>
          <w:rPrChange w:id="9160" w:author="מנוע אמוראים" w:date="2026-10-05T16:42:07Z">
            <w:rPr>
              <w:rFonts w:ascii="Fb Fontext" w:hAnsi="Fb Fontext"/>
              <w:rtl/>
            </w:rPr>
          </w:rPrChange>
        </w:rPr>
        <w:t xml:space="preserve">"</w:t>
      </w:r>
      <w:r>
        <w:rPr>
          <w:rStyle w:val="afffff3"/>
          <w:rFonts w:ascii="Fb Fontext" w:hAnsi="Fb Fontext" w:hint="cs"/>
          <w:rtl/>
          <w:rPrChange w:id="9161" w:author="מנוע אמוראים" w:date="2026-10-05T16:42:07Z">
            <w:rPr>
              <w:rFonts w:ascii="Fb Fontext" w:hAnsi="Fb Fontext" w:hint="cs"/>
              <w:rtl/>
            </w:rPr>
          </w:rPrChange>
        </w:rPr>
        <w:t xml:space="preserve">י</w:t>
      </w:r>
      <w:r w:rsidRPr="00224C4C">
        <w:rPr>
          <w:rFonts w:ascii="Fb Fontext" w:hAnsi="Fb Fontext"/>
          <w:rtl/>
        </w:rPr>
        <w:t xml:space="preserve">, והוא קאמר דאין בה דין חלוקה כלל, </w:t>
      </w:r>
      <w:r w:rsidRPr="00210DF6">
        <w:rPr>
          <w:rFonts w:ascii="Fb Fontext" w:hAnsi="Fb Fontext" w:cs="BA TM • Vilna Extra-Bold"/>
          <w:rtl/>
        </w:rPr>
        <w:t>ש"מ</w:t>
      </w:r>
      <w:r w:rsidRPr="00224C4C">
        <w:rPr>
          <w:rFonts w:ascii="Fb Fontext" w:hAnsi="Fb Fontext"/>
          <w:rtl/>
        </w:rPr>
        <w:t>.</w:t>
      </w:r>
    </w:p>
    <w:p w14:paraId="569524FF" w14:textId="20C7808D" w:rsidR="00A85AC8" w:rsidRPr="00E600D8" w:rsidRDefault="006E0774" w:rsidP="00767A6B">
      <w:pPr>
        <w:pStyle w:val="38"/>
        <w:framePr w:wrap="notBeside"/>
        <w:rPr>
          <w:rtl/>
        </w:rPr>
      </w:pPr>
      <w:r w:rsidRPr="00E600D8">
        <w:rPr>
          <w:rtl/>
        </w:rPr>
        <w:t>•</w:t>
      </w:r>
      <w:r w:rsidRPr="00E600D8">
        <w:rPr>
          <w:rFonts w:hint="cs"/>
          <w:rtl/>
        </w:rPr>
        <w:t xml:space="preserve"> </w:t>
      </w:r>
      <w:r w:rsidRPr="00E600D8">
        <w:rPr>
          <w:rtl/>
        </w:rPr>
        <w:t>רבא</w:t>
      </w:r>
      <w:r w:rsidR="003937E2" w:rsidRPr="00E600D8">
        <w:rPr>
          <w:rFonts w:hint="cs"/>
          <w:rtl/>
        </w:rPr>
        <w:t xml:space="preserve"> והך</w:t>
      </w:r>
      <w:r w:rsidR="00A85AC8" w:rsidRPr="00E600D8">
        <w:rPr>
          <w:rtl/>
        </w:rPr>
        <w:t>:</w:t>
      </w:r>
    </w:p>
    <w:p w14:paraId="6CA99A6B" w14:textId="2AE96359" w:rsidR="009469D7" w:rsidRDefault="006E0774" w:rsidP="006E0774">
      <w:pPr>
        <w:rPr>
          <w:rtl/>
        </w:rPr>
      </w:pPr>
      <w:r w:rsidRPr="003937E2">
        <w:rPr>
          <w:rFonts w:hint="cs"/>
          <w:rtl/>
        </w:rPr>
        <w:t>ד'</w:t>
      </w:r>
      <w:r w:rsidRPr="003937E2">
        <w:rPr>
          <w:rtl/>
        </w:rPr>
        <w:t>צנועים מושכין ידיהם, והגרגרנים חולקים</w:t>
      </w:r>
      <w:r w:rsidRPr="003937E2">
        <w:rPr>
          <w:rFonts w:hint="cs"/>
          <w:rtl/>
        </w:rPr>
        <w:t>'</w:t>
      </w:r>
    </w:p>
    <w:p w14:paraId="2E2397EC" w14:textId="77777777" w:rsidR="00A85AC8" w:rsidRPr="00E600D8" w:rsidRDefault="006E0774" w:rsidP="003937E2">
      <w:pPr>
        <w:pStyle w:val="38"/>
        <w:framePr w:wrap="notBeside"/>
        <w:rPr>
          <w:rtl/>
        </w:rPr>
      </w:pPr>
      <w:r w:rsidRPr="00E600D8">
        <w:rPr>
          <w:rFonts w:hint="cs"/>
          <w:rtl/>
        </w:rPr>
        <w:t>אין מוכח כרב</w:t>
      </w:r>
      <w:r w:rsidR="00A85AC8" w:rsidRPr="00E600D8">
        <w:rPr>
          <w:rtl/>
        </w:rPr>
        <w:t>:</w:t>
      </w:r>
    </w:p>
    <w:p w14:paraId="511B93BF" w14:textId="07504995" w:rsidR="006E0774" w:rsidRPr="00131640" w:rsidRDefault="006E0774" w:rsidP="006E0774">
      <w:pPr>
        <w:rPr>
          <w:rtl/>
        </w:rPr>
      </w:pPr>
      <w:r w:rsidRPr="00224C4C">
        <w:rPr>
          <w:rFonts w:ascii="Fb Fontext" w:hAnsi="Fb Fontext" w:hint="cs"/>
          <w:rtl/>
        </w:rPr>
        <w:t>ו</w:t>
      </w:r>
      <w:r w:rsidRPr="00224C4C">
        <w:rPr>
          <w:rFonts w:ascii="Fb Fontext" w:hAnsi="Fb Fontext"/>
          <w:rtl/>
        </w:rPr>
        <w:t>חולקים</w:t>
      </w:r>
      <w:r w:rsidRPr="00224C4C">
        <w:rPr>
          <w:rFonts w:ascii="Fb Fontext" w:hAnsi="Fb Fontext" w:hint="cs"/>
          <w:rtl/>
        </w:rPr>
        <w:t xml:space="preserve"> היינו</w:t>
      </w:r>
      <w:r w:rsidRPr="00224C4C">
        <w:rPr>
          <w:rFonts w:ascii="Fb Fontext" w:hAnsi="Fb Fontext"/>
          <w:rtl/>
        </w:rPr>
        <w:t xml:space="preserve"> חוטפים,</w:t>
      </w:r>
    </w:p>
    <w:p w14:paraId="6AAB7EF5" w14:textId="77777777" w:rsidR="00A85AC8" w:rsidRPr="00E600D8" w:rsidRDefault="006E0774" w:rsidP="003937E2">
      <w:pPr>
        <w:pStyle w:val="38"/>
        <w:framePr w:wrap="notBeside"/>
        <w:rPr>
          <w:rtl/>
        </w:rPr>
      </w:pPr>
      <w:r w:rsidRPr="00E600D8">
        <w:rPr>
          <w:rtl/>
        </w:rPr>
        <w:t>כד</w:t>
      </w:r>
      <w:r w:rsidR="003937E2" w:rsidRPr="00E600D8">
        <w:rPr>
          <w:rFonts w:hint="cs"/>
          <w:rtl/>
        </w:rPr>
        <w:t>מעשה</w:t>
      </w:r>
      <w:r w:rsidR="00A85AC8" w:rsidRPr="00E600D8">
        <w:rPr>
          <w:rtl/>
        </w:rPr>
        <w:t>:</w:t>
      </w:r>
    </w:p>
    <w:p w14:paraId="29FFF74E" w14:textId="1C7C613F" w:rsidR="006E0774" w:rsidRPr="00131640" w:rsidRDefault="006E0774" w:rsidP="006E0774">
      <w:pPr>
        <w:rPr>
          <w:rtl/>
        </w:rPr>
      </w:pPr>
      <w:r w:rsidRPr="00224C4C">
        <w:rPr>
          <w:rFonts w:ascii="Fb Fontext" w:hAnsi="Fb Fontext"/>
          <w:sz w:val="32"/>
          <w:rtl/>
        </w:rPr>
        <w:t>שחטף חלקו וחלק חברו, ו</w:t>
      </w:r>
      <w:r w:rsidR="003937E2">
        <w:rPr>
          <w:rFonts w:ascii="Fb Fontext" w:hAnsi="Fb Fontext" w:hint="cs"/>
          <w:sz w:val="32"/>
          <w:rtl/>
        </w:rPr>
        <w:t>קראוהו:</w:t>
      </w:r>
      <w:r w:rsidRPr="00224C4C">
        <w:rPr>
          <w:rFonts w:ascii="Fb Fontext" w:hAnsi="Fb Fontext"/>
          <w:sz w:val="32"/>
          <w:rtl/>
        </w:rPr>
        <w:t xml:space="preserve"> בן חמצן עד יום מותו.</w:t>
      </w:r>
    </w:p>
    <w:p w14:paraId="76B78560" w14:textId="02AB4197" w:rsidR="00A85AC8" w:rsidRPr="00E600D8" w:rsidRDefault="006E0774" w:rsidP="003937E2">
      <w:pPr>
        <w:pStyle w:val="38"/>
        <w:framePr w:wrap="notBeside"/>
        <w:rPr>
          <w:rtl/>
        </w:rPr>
      </w:pPr>
      <w:r w:rsidRPr="00E600D8">
        <w:rPr>
          <w:rFonts w:hint="cs"/>
          <w:rtl/>
        </w:rPr>
        <w:t>רבר</w:t>
      </w:r>
      <w:r w:rsidRPr="00E600D8">
        <w:rPr>
          <w:rtl/>
        </w:rPr>
        <w:t>"</w:t>
      </w:r>
      <w:r w:rsidRPr="00E600D8">
        <w:rPr>
          <w:rFonts w:hint="cs"/>
          <w:rtl/>
        </w:rPr>
        <w:t>ש</w:t>
      </w:r>
      <w:r w:rsidR="00A85AC8" w:rsidRPr="00E600D8">
        <w:rPr>
          <w:rtl/>
        </w:rPr>
        <w:t>:</w:t>
      </w:r>
    </w:p>
    <w:p w14:paraId="5BBF3AE9" w14:textId="01FD8A83" w:rsidR="006E0774" w:rsidRPr="00131640" w:rsidRDefault="006E0774" w:rsidP="006E0774">
      <w:pPr>
        <w:rPr>
          <w:rtl/>
        </w:rPr>
      </w:pPr>
      <w:r w:rsidRPr="00224C4C">
        <w:rPr>
          <w:rStyle w:val="affffa"/>
          <w:rFonts w:hint="cs"/>
          <w:rtl/>
        </w:rPr>
        <w:t>'</w:t>
      </w:r>
      <w:r w:rsidRPr="00224C4C">
        <w:rPr>
          <w:rStyle w:val="affffa"/>
          <w:rtl/>
        </w:rPr>
        <w:t>אלהי פלטני מיד רשע מכף מעול וחומץ</w:t>
      </w:r>
      <w:r w:rsidRPr="00224C4C">
        <w:rPr>
          <w:rStyle w:val="affffa"/>
          <w:rFonts w:hint="cs"/>
          <w:rtl/>
        </w:rPr>
        <w:t>'</w:t>
      </w:r>
      <w:r w:rsidRPr="00224C4C">
        <w:rPr>
          <w:rStyle w:val="affffa"/>
          <w:rtl/>
        </w:rPr>
        <w:t>.</w:t>
      </w:r>
    </w:p>
    <w:p w14:paraId="1018E670" w14:textId="3C4FF640" w:rsidR="00A85AC8" w:rsidRPr="00E600D8" w:rsidRDefault="006E0774" w:rsidP="003937E2">
      <w:pPr>
        <w:pStyle w:val="38"/>
        <w:framePr w:wrap="notBeside"/>
        <w:rPr>
          <w:rtl/>
        </w:rPr>
      </w:pPr>
      <w:r w:rsidRPr="00E600D8">
        <w:rPr>
          <w:rtl/>
        </w:rPr>
        <w:t>רבה מ</w:t>
      </w:r>
      <w:r w:rsidR="00B35B36" w:rsidRPr="00E600D8">
        <w:rPr>
          <w:rtl/>
        </w:rPr>
        <w:t>כאן</w:t>
      </w:r>
      <w:r w:rsidR="00A85AC8" w:rsidRPr="00E600D8">
        <w:rPr>
          <w:rtl/>
        </w:rPr>
        <w:t>:</w:t>
      </w:r>
    </w:p>
    <w:p w14:paraId="5243D2BD" w14:textId="652D2608" w:rsidR="006E0774" w:rsidRPr="00131640" w:rsidRDefault="006E0774" w:rsidP="006E0774">
      <w:pPr>
        <w:pStyle w:val="affff9"/>
        <w:rPr>
          <w:rtl/>
        </w:rPr>
      </w:pPr>
      <w:r w:rsidRPr="00224C4C">
        <w:rPr>
          <w:rFonts w:hint="cs"/>
          <w:rtl/>
        </w:rPr>
        <w:t>'</w:t>
      </w:r>
      <w:r>
        <w:rPr>
          <w:rStyle w:val="affffa"/>
          <w:rtl/>
          <w:rPrChange w:id="9011" w:author="מנוע פסוקים" w:date="2026-10-05T16:38:42Z">
            <w:rPr>
              <w:rtl/>
            </w:rPr>
          </w:rPrChange>
        </w:rPr>
        <w:t xml:space="preserve">למדו היטב דרשו משפט אשרו חמוץ</w:t>
      </w:r>
      <w:r w:rsidRPr="00224C4C">
        <w:rPr>
          <w:rFonts w:hint="cs"/>
          <w:rtl/>
        </w:rPr>
        <w:t>'</w:t>
      </w:r>
      <w:r w:rsidRPr="00224C4C">
        <w:rPr>
          <w:rtl/>
        </w:rPr>
        <w:t>.</w:t>
      </w:r>
    </w:p>
    <w:p w14:paraId="0EF86B30" w14:textId="77777777" w:rsidR="006E0774" w:rsidRPr="00131640" w:rsidRDefault="006E0774" w:rsidP="00841728">
      <w:pPr>
        <w:pStyle w:val="affb"/>
        <w:rPr>
          <w:del w:id="90090" w:author="מנוע עיצוב" w:date="2026-10-08T11:01:28Z"/>
          <w:rtl/>
        </w:rPr>
      </w:pPr>
      <w:del w:id="90089" w:author="מנוע עיצוב" w:date="2026-10-08T11:01:28Z">
        <w:r w:rsidRPr="00224C4C">
          <w:rPr>
            <w:rFonts w:hint="cs"/>
            <w:rtl/>
          </w:rPr>
          <w:delText xml:space="preserve">׹</w:delText>
        </w:r>
      </w:del>
    </w:p>
    <w:p w14:paraId="217ED988" w14:textId="77777777" w:rsidR="00CE3B46" w:rsidRDefault="003937E2" w:rsidP="00CE3B46">
      <w:pPr>
        <w:pStyle w:val="afffd"/>
        <w:rPr>
          <w:rStyle w:val="afffa"/>
          <w:rFonts w:ascii="Fb Fontext" w:hAnsi="Fb Fontext"/>
          <w:bCs w:val="0"/>
          <w:rtl/>
        </w:rPr>
      </w:pPr>
      <w:ins w:id="9808" w:author="מספור קטעי משנה" w:date="2026-10-06T10:04:35Z">
        <w:r>
          <w:rPr>
            <w:rStyle w:val="MisparKeta"/>
          </w:rPr>
          <w:t xml:space="preserve">א. </w:t>
        </w:r>
      </w:ins>
      <w:r>
        <w:rPr>
          <w:rStyle w:val="afffa"/>
          <w:rFonts w:ascii="Fb Fontext" w:hAnsi="Fb Fontext" w:hint="cs"/>
          <w:bCs w:val="0"/>
          <w:rtl/>
        </w:rPr>
        <w:t>מ</w:t>
      </w:r>
      <w:r w:rsidR="006E0774" w:rsidRPr="00210DF6">
        <w:rPr>
          <w:rStyle w:val="afffa"/>
          <w:rFonts w:ascii="Fb Fontext" w:hAnsi="Fb Fontext"/>
          <w:bCs w:val="0"/>
          <w:rtl/>
        </w:rPr>
        <w:t xml:space="preserve">עשר שני, בשוגג  </w:t>
      </w:r>
      <w:r>
        <w:rPr>
          <w:rStyle w:val="afffa"/>
          <w:rFonts w:ascii="Fb Fontext" w:hAnsi="Fb Fontext" w:hint="cs"/>
          <w:bCs w:val="0"/>
          <w:rtl/>
        </w:rPr>
        <w:t>ו</w:t>
      </w:r>
      <w:r w:rsidR="006E0774" w:rsidRPr="00210DF6">
        <w:rPr>
          <w:rStyle w:val="afffa"/>
          <w:rFonts w:ascii="Fb Fontext" w:hAnsi="Fb Fontext"/>
          <w:bCs w:val="0"/>
          <w:rtl/>
        </w:rPr>
        <w:t xml:space="preserve">במזיד </w:t>
      </w:r>
    </w:p>
    <w:p w14:paraId="645DA1E2" w14:textId="2D293910" w:rsidR="006E0774" w:rsidRPr="00131640" w:rsidRDefault="003937E2" w:rsidP="003937E2">
      <w:pPr>
        <w:rPr>
          <w:rtl/>
        </w:rPr>
      </w:pPr>
      <w:r>
        <w:rPr>
          <w:rStyle w:val="afffa"/>
          <w:rFonts w:ascii="Fb Fontext" w:hAnsi="Fb Fontext" w:cs="BA TM • Vilna Extra-Bold"/>
          <w:bCs w:val="0"/>
          <w:rtl/>
        </w:rPr>
        <w:t>–</w:t>
      </w:r>
      <w:r w:rsidR="006E0774" w:rsidRPr="00210DF6">
        <w:rPr>
          <w:rStyle w:val="afffa"/>
          <w:rFonts w:ascii="Fb Fontext" w:hAnsi="Fb Fontext" w:cs="BA TM • Vilna Extra-Bold"/>
          <w:bCs w:val="0"/>
          <w:rtl/>
        </w:rPr>
        <w:t xml:space="preserve"> </w:t>
      </w:r>
      <w:r w:rsidRPr="003937E2">
        <w:rPr>
          <w:rStyle w:val="afffff3"/>
          <w:rFonts w:hint="cs"/>
          <w:rtl/>
        </w:rPr>
        <w:t>ר''מ</w:t>
      </w:r>
      <w:r>
        <w:rPr>
          <w:rStyle w:val="afffff3"/>
          <w:rFonts w:hint="cs"/>
          <w:rtl/>
        </w:rPr>
        <w:t>:</w:t>
      </w:r>
      <w:r>
        <w:rPr>
          <w:rStyle w:val="afffa"/>
          <w:rFonts w:ascii="Fb Fontext" w:hAnsi="Fb Fontext" w:cs="BA TM • Vilna Extra-Bold" w:hint="cs"/>
          <w:bCs w:val="0"/>
          <w:rtl/>
        </w:rPr>
        <w:t xml:space="preserve"> </w:t>
      </w:r>
      <w:r w:rsidR="006E0774" w:rsidRPr="00210DF6">
        <w:rPr>
          <w:rStyle w:val="afffa"/>
          <w:rFonts w:ascii="Fb Fontext" w:hAnsi="Fb Fontext" w:cs="BA TM • Vilna Extra-Bold"/>
          <w:bCs w:val="0"/>
          <w:rtl/>
        </w:rPr>
        <w:t xml:space="preserve">לא קידש, </w:t>
      </w:r>
      <w:r w:rsidRPr="003937E2">
        <w:rPr>
          <w:rStyle w:val="afffff3"/>
          <w:rFonts w:hint="cs"/>
          <w:rtl/>
        </w:rPr>
        <w:t>ר''י</w:t>
      </w:r>
      <w:r w:rsidR="006E0774" w:rsidRPr="003937E2">
        <w:rPr>
          <w:rStyle w:val="afffff3"/>
          <w:rtl/>
        </w:rPr>
        <w:t xml:space="preserve">: </w:t>
      </w:r>
      <w:r w:rsidR="006E0774" w:rsidRPr="003937E2">
        <w:rPr>
          <w:rtl/>
        </w:rPr>
        <w:t>שוגג לא קידש, מזיד - קידש וכו'.</w:t>
      </w:r>
    </w:p>
    <w:p w14:paraId="6E04FB31" w14:textId="3571AADF" w:rsidR="00A85AC8" w:rsidRPr="00E600D8" w:rsidRDefault="006E0774" w:rsidP="003937E2">
      <w:pPr>
        <w:pStyle w:val="38"/>
        <w:framePr w:wrap="notBeside"/>
        <w:rPr>
          <w:rtl/>
        </w:rPr>
      </w:pPr>
      <w:r w:rsidRPr="00E600D8">
        <w:rPr>
          <w:rtl/>
        </w:rPr>
        <w:t>משמיה דגמרא</w:t>
      </w:r>
      <w:r w:rsidR="00A85AC8" w:rsidRPr="00E600D8">
        <w:rPr>
          <w:rtl/>
        </w:rPr>
        <w:t>:</w:t>
      </w:r>
    </w:p>
    <w:p w14:paraId="77183DA1" w14:textId="537C98F6" w:rsidR="006E0774" w:rsidRPr="00131640" w:rsidRDefault="006E0774" w:rsidP="006E0774">
      <w:pPr>
        <w:rPr>
          <w:rtl/>
        </w:rPr>
      </w:pPr>
      <w:r w:rsidRPr="00224C4C">
        <w:rPr>
          <w:rStyle w:val="affffa"/>
          <w:rFonts w:hint="cs"/>
          <w:rtl/>
        </w:rPr>
        <w:t>'</w:t>
      </w:r>
      <w:r w:rsidRPr="00224C4C">
        <w:rPr>
          <w:rStyle w:val="affffa"/>
          <w:rtl/>
        </w:rPr>
        <w:t xml:space="preserve">וכל מעשר הארץ </w:t>
      </w:r>
      <w:r w:rsidR="003937E2">
        <w:rPr>
          <w:rStyle w:val="affffa"/>
          <w:rFonts w:hint="cs"/>
          <w:rtl/>
        </w:rPr>
        <w:t xml:space="preserve">וגו' </w:t>
      </w:r>
      <w:r w:rsidRPr="00224C4C">
        <w:rPr>
          <w:rStyle w:val="affffa"/>
          <w:rtl/>
        </w:rPr>
        <w:t xml:space="preserve">הוא קדש </w:t>
      </w:r>
      <w:r w:rsidRPr="003937E2">
        <w:rPr>
          <w:rStyle w:val="affffa"/>
          <w:b/>
          <w:bCs/>
          <w:rtl/>
        </w:rPr>
        <w:t>לה',</w:t>
      </w:r>
      <w:r w:rsidR="003937E2">
        <w:rPr>
          <w:rStyle w:val="affffa"/>
          <w:rFonts w:hint="cs"/>
          <w:rtl/>
        </w:rPr>
        <w:t>-</w:t>
      </w:r>
      <w:r w:rsidR="003937E2" w:rsidRPr="003937E2">
        <w:rPr>
          <w:rFonts w:hint="cs"/>
          <w:rtl/>
        </w:rPr>
        <w:t xml:space="preserve"> ולא לקדש בו אשה</w:t>
      </w:r>
    </w:p>
    <w:p w14:paraId="63A30690" w14:textId="0016D8EF" w:rsidR="006E0774" w:rsidRPr="00131640" w:rsidRDefault="006E0774" w:rsidP="006E0774">
      <w:pPr>
        <w:rPr>
          <w:rtl/>
        </w:rPr>
      </w:pPr>
      <w:r w:rsidRPr="00224C4C">
        <w:rPr>
          <w:rFonts w:ascii="Fb Fontext" w:hAnsi="Fb Fontext" w:hint="cs"/>
          <w:sz w:val="32"/>
          <w:rtl/>
        </w:rPr>
        <w:t>ותרומת מעשר דמקודשת א</w:t>
      </w:r>
      <w:r w:rsidR="003937E2">
        <w:rPr>
          <w:rFonts w:ascii="Fb Fontext" w:hAnsi="Fb Fontext" w:hint="cs"/>
          <w:sz w:val="32"/>
          <w:rtl/>
        </w:rPr>
        <w:t>ף</w:t>
      </w:r>
      <w:r w:rsidRPr="00224C4C">
        <w:rPr>
          <w:rFonts w:ascii="Fb Fontext" w:hAnsi="Fb Fontext" w:hint="cs"/>
          <w:sz w:val="32"/>
          <w:rtl/>
        </w:rPr>
        <w:t xml:space="preserve"> </w:t>
      </w:r>
      <w:r w:rsidRPr="00224C4C">
        <w:rPr>
          <w:rStyle w:val="affffa"/>
          <w:rFonts w:hint="cs"/>
          <w:rtl/>
        </w:rPr>
        <w:t>ד'</w:t>
      </w:r>
      <w:r w:rsidRPr="00224C4C">
        <w:rPr>
          <w:rStyle w:val="affffa"/>
          <w:rtl/>
        </w:rPr>
        <w:t>כן תרימו גם אתם תרומת ה',</w:t>
      </w:r>
      <w:r w:rsidRPr="00224C4C">
        <w:rPr>
          <w:rFonts w:ascii="Fb Fontext" w:hAnsi="Fb Fontext" w:hint="cs"/>
          <w:sz w:val="32"/>
          <w:rtl/>
        </w:rPr>
        <w:t xml:space="preserve"> </w:t>
      </w:r>
      <w:r w:rsidRPr="00224C4C">
        <w:rPr>
          <w:rFonts w:ascii="Fb Fontext" w:hAnsi="Fb Fontext"/>
          <w:sz w:val="32"/>
          <w:rtl/>
        </w:rPr>
        <w:t>לא כתיב ביה לה'.</w:t>
      </w:r>
    </w:p>
    <w:p w14:paraId="003FA3A6" w14:textId="6F1111DF" w:rsidR="006E0774" w:rsidRPr="00131640" w:rsidRDefault="006E0774" w:rsidP="006E0774">
      <w:pPr>
        <w:rPr>
          <w:rtl/>
        </w:rPr>
      </w:pPr>
      <w:r w:rsidRPr="00224C4C">
        <w:rPr>
          <w:rFonts w:ascii="Fb Fontext" w:hAnsi="Fb Fontext" w:hint="cs"/>
          <w:rtl/>
        </w:rPr>
        <w:t>וחלה דמקודשת א</w:t>
      </w:r>
      <w:r w:rsidR="003937E2">
        <w:rPr>
          <w:rFonts w:ascii="Fb Fontext" w:hAnsi="Fb Fontext" w:hint="cs"/>
          <w:rtl/>
        </w:rPr>
        <w:t>ף</w:t>
      </w:r>
      <w:r w:rsidRPr="00224C4C">
        <w:rPr>
          <w:rStyle w:val="affffa"/>
          <w:rFonts w:hint="cs"/>
          <w:rtl/>
        </w:rPr>
        <w:t xml:space="preserve"> 'דתתנו לה' </w:t>
      </w:r>
      <w:r w:rsidRPr="00224C4C">
        <w:rPr>
          <w:rFonts w:ascii="Fb Fontext" w:hAnsi="Fb Fontext" w:hint="cs"/>
          <w:rtl/>
        </w:rPr>
        <w:t xml:space="preserve">- </w:t>
      </w:r>
      <w:r w:rsidRPr="00224C4C">
        <w:rPr>
          <w:rFonts w:ascii="Fb Fontext" w:hAnsi="Fb Fontext"/>
          <w:rtl/>
        </w:rPr>
        <w:t>דלא כתיב ביה</w:t>
      </w:r>
      <w:r w:rsidRPr="00224C4C">
        <w:rPr>
          <w:rStyle w:val="affffa"/>
          <w:rtl/>
        </w:rPr>
        <w:t xml:space="preserve"> </w:t>
      </w:r>
      <w:r w:rsidRPr="00224C4C">
        <w:rPr>
          <w:rStyle w:val="affffa"/>
          <w:rFonts w:hint="cs"/>
          <w:rtl/>
        </w:rPr>
        <w:t>'</w:t>
      </w:r>
      <w:r w:rsidRPr="00224C4C">
        <w:rPr>
          <w:rStyle w:val="affffa"/>
          <w:rtl/>
        </w:rPr>
        <w:t>קדש</w:t>
      </w:r>
      <w:r w:rsidRPr="00224C4C">
        <w:rPr>
          <w:rStyle w:val="affffa"/>
          <w:rFonts w:hint="cs"/>
          <w:rtl/>
        </w:rPr>
        <w:t>'</w:t>
      </w:r>
      <w:r w:rsidRPr="00224C4C">
        <w:rPr>
          <w:rStyle w:val="affffa"/>
          <w:rtl/>
        </w:rPr>
        <w:t>.</w:t>
      </w:r>
    </w:p>
    <w:p w14:paraId="462A223A" w14:textId="77777777" w:rsidR="009469D7" w:rsidRDefault="006E0774" w:rsidP="006E0774">
      <w:pPr>
        <w:rPr>
          <w:rStyle w:val="affffa"/>
          <w:rtl/>
        </w:rPr>
      </w:pPr>
      <w:r w:rsidRPr="00224C4C">
        <w:rPr>
          <w:rFonts w:ascii="Fb Fontext" w:hAnsi="Fb Fontext"/>
          <w:rtl/>
        </w:rPr>
        <w:t>ו</w:t>
      </w:r>
      <w:r w:rsidRPr="00224C4C">
        <w:rPr>
          <w:rFonts w:ascii="Fb Fontext" w:hAnsi="Fb Fontext" w:hint="cs"/>
          <w:rtl/>
        </w:rPr>
        <w:t>ש</w:t>
      </w:r>
      <w:r w:rsidRPr="00224C4C">
        <w:rPr>
          <w:rFonts w:ascii="Fb Fontext" w:hAnsi="Fb Fontext"/>
          <w:rtl/>
        </w:rPr>
        <w:t xml:space="preserve">ביעית </w:t>
      </w:r>
      <w:r w:rsidRPr="00224C4C">
        <w:rPr>
          <w:rFonts w:ascii="Fb Fontext" w:hAnsi="Fb Fontext" w:hint="cs"/>
          <w:rtl/>
        </w:rPr>
        <w:t>דמקודשת א</w:t>
      </w:r>
      <w:r w:rsidR="003937E2">
        <w:rPr>
          <w:rFonts w:ascii="Fb Fontext" w:hAnsi="Fb Fontext" w:hint="cs"/>
          <w:rtl/>
        </w:rPr>
        <w:t>ף</w:t>
      </w:r>
      <w:r w:rsidRPr="00224C4C">
        <w:rPr>
          <w:rFonts w:ascii="Fb Fontext" w:hAnsi="Fb Fontext" w:hint="cs"/>
          <w:rtl/>
        </w:rPr>
        <w:t xml:space="preserve"> </w:t>
      </w:r>
      <w:r w:rsidRPr="00224C4C">
        <w:rPr>
          <w:rStyle w:val="affffa"/>
          <w:rFonts w:hint="cs"/>
          <w:rtl/>
        </w:rPr>
        <w:t>ד'</w:t>
      </w:r>
      <w:r w:rsidRPr="00224C4C">
        <w:rPr>
          <w:rStyle w:val="affffa"/>
          <w:rtl/>
        </w:rPr>
        <w:t>יובל הוא קדש תהיה לכם</w:t>
      </w:r>
      <w:r w:rsidRPr="00224C4C">
        <w:rPr>
          <w:rStyle w:val="affffa"/>
          <w:rFonts w:hint="cs"/>
          <w:rtl/>
        </w:rPr>
        <w:t>'</w:t>
      </w:r>
    </w:p>
    <w:p w14:paraId="2475C8E9" w14:textId="24C8CB40" w:rsidR="006E0774" w:rsidRPr="00131640" w:rsidRDefault="006E0774" w:rsidP="006E0774">
      <w:pPr>
        <w:rPr>
          <w:rtl/>
        </w:rPr>
      </w:pPr>
      <w:r w:rsidRPr="00224C4C">
        <w:rPr>
          <w:rFonts w:ascii="Fb Fontext" w:hAnsi="Fb Fontext"/>
          <w:rtl/>
        </w:rPr>
        <w:t>דלא כתיב בה לה'.</w:t>
      </w:r>
    </w:p>
    <w:p w14:paraId="4E432F36" w14:textId="77777777" w:rsidR="009469D7" w:rsidRDefault="006E0774" w:rsidP="006E0774">
      <w:pPr>
        <w:rPr>
          <w:rFonts w:ascii="Fb Fontext" w:hAnsi="Fb Fontext"/>
          <w:rtl/>
        </w:rPr>
      </w:pPr>
      <w:r w:rsidRPr="00224C4C">
        <w:rPr>
          <w:rFonts w:ascii="Fb Fontext" w:hAnsi="Fb Fontext"/>
          <w:rtl/>
        </w:rPr>
        <w:t>ו</w:t>
      </w:r>
      <w:r w:rsidRPr="00224C4C">
        <w:rPr>
          <w:rFonts w:ascii="Fb Fontext" w:hAnsi="Fb Fontext" w:hint="cs"/>
          <w:rtl/>
        </w:rPr>
        <w:t>תרומה דמקודשת א</w:t>
      </w:r>
      <w:r w:rsidR="000770E2">
        <w:rPr>
          <w:rFonts w:ascii="Fb Fontext" w:hAnsi="Fb Fontext" w:hint="cs"/>
          <w:rtl/>
        </w:rPr>
        <w:t>ף</w:t>
      </w:r>
      <w:r w:rsidRPr="00224C4C">
        <w:rPr>
          <w:rFonts w:ascii="Fb Fontext" w:hAnsi="Fb Fontext" w:hint="cs"/>
          <w:rtl/>
        </w:rPr>
        <w:t xml:space="preserve"> </w:t>
      </w:r>
      <w:r w:rsidRPr="00224C4C">
        <w:rPr>
          <w:rStyle w:val="affffa"/>
          <w:rFonts w:hint="cs"/>
          <w:rtl/>
        </w:rPr>
        <w:t>ד'</w:t>
      </w:r>
      <w:r w:rsidRPr="00224C4C">
        <w:rPr>
          <w:rStyle w:val="affffa"/>
          <w:rtl/>
        </w:rPr>
        <w:t>קדש ישראל לה' ראשית תבואתו</w:t>
      </w:r>
      <w:r w:rsidRPr="00224C4C">
        <w:rPr>
          <w:rStyle w:val="affffa"/>
          <w:rFonts w:hint="cs"/>
          <w:rtl/>
        </w:rPr>
        <w:t>'</w:t>
      </w:r>
      <w:r w:rsidRPr="00224C4C">
        <w:rPr>
          <w:rStyle w:val="affffa"/>
          <w:rtl/>
        </w:rPr>
        <w:t>,</w:t>
      </w:r>
    </w:p>
    <w:p w14:paraId="55A94F90" w14:textId="7F612E89" w:rsidR="006E0774" w:rsidRPr="00131640" w:rsidRDefault="006E0774" w:rsidP="006E0774">
      <w:pPr>
        <w:rPr>
          <w:rtl/>
        </w:rPr>
      </w:pPr>
      <w:r w:rsidRPr="00224C4C">
        <w:rPr>
          <w:rFonts w:ascii="Fb Fontext" w:hAnsi="Fb Fontext" w:hint="cs"/>
          <w:rtl/>
        </w:rPr>
        <w:t>-</w:t>
      </w:r>
      <w:r w:rsidRPr="00224C4C">
        <w:rPr>
          <w:rFonts w:ascii="Fb Fontext" w:hAnsi="Fb Fontext"/>
          <w:rtl/>
        </w:rPr>
        <w:t>בישראל כתיב.</w:t>
      </w:r>
    </w:p>
    <w:p w14:paraId="68CD5AC9" w14:textId="77777777" w:rsidR="00A85AC8" w:rsidRPr="00E600D8" w:rsidRDefault="006E0774" w:rsidP="003937E2">
      <w:pPr>
        <w:pStyle w:val="38"/>
        <w:framePr w:wrap="notBeside"/>
        <w:rPr>
          <w:rtl/>
        </w:rPr>
      </w:pPr>
      <w:r w:rsidRPr="00E600D8">
        <w:rPr>
          <w:rFonts w:hint="cs"/>
          <w:rtl/>
        </w:rPr>
        <w:t xml:space="preserve"> </w:t>
      </w:r>
      <w:r w:rsidRPr="00E600D8">
        <w:rPr>
          <w:rtl/>
        </w:rPr>
        <w:t>ולאו ממילא</w:t>
      </w:r>
      <w:r w:rsidR="00A85AC8" w:rsidRPr="00E600D8">
        <w:rPr>
          <w:rtl/>
        </w:rPr>
        <w:t>:</w:t>
      </w:r>
    </w:p>
    <w:p w14:paraId="5B5E2306" w14:textId="0B8E2FD3" w:rsidR="006E0774" w:rsidRPr="00131640" w:rsidRDefault="006E0774" w:rsidP="006E0774">
      <w:pPr>
        <w:rPr>
          <w:rtl/>
        </w:rPr>
      </w:pPr>
      <w:r w:rsidRPr="003937E2">
        <w:rPr>
          <w:rStyle w:val="afffff3"/>
          <w:rFonts w:hint="cs"/>
          <w:rtl/>
        </w:rPr>
        <w:t>דתר</w:t>
      </w:r>
      <w:r w:rsidRPr="003937E2">
        <w:rPr>
          <w:rStyle w:val="afffff3"/>
          <w:rtl/>
        </w:rPr>
        <w:t>גמה רבין סבא לפני רב</w:t>
      </w:r>
      <w:r w:rsidR="003937E2">
        <w:rPr>
          <w:rStyle w:val="afffff3"/>
          <w:rFonts w:hint="cs"/>
          <w:rtl/>
        </w:rPr>
        <w:t>:</w:t>
      </w:r>
      <w:r w:rsidRPr="003937E2">
        <w:rPr>
          <w:rStyle w:val="afffff3"/>
          <w:rtl/>
        </w:rPr>
        <w:t xml:space="preserve"> אמר קרא:</w:t>
      </w:r>
      <w:r w:rsidRPr="00224C4C">
        <w:rPr>
          <w:rFonts w:ascii="Fb Fontext" w:hAnsi="Fb Fontext"/>
          <w:rtl/>
        </w:rPr>
        <w:t xml:space="preserve"> </w:t>
      </w:r>
      <w:r w:rsidRPr="003937E2">
        <w:rPr>
          <w:rStyle w:val="affffa"/>
          <w:rtl/>
        </w:rPr>
        <w:t>הוא</w:t>
      </w:r>
      <w:r w:rsidRPr="00224C4C">
        <w:rPr>
          <w:rFonts w:ascii="Fb Fontext" w:hAnsi="Fb Fontext"/>
          <w:rtl/>
        </w:rPr>
        <w:t>, בהוייתו יהא.</w:t>
      </w:r>
    </w:p>
    <w:p w14:paraId="4572839B" w14:textId="77777777" w:rsidR="006E0774" w:rsidRPr="00131640" w:rsidRDefault="006E0774" w:rsidP="00841728">
      <w:pPr>
        <w:pStyle w:val="affb"/>
        <w:rPr>
          <w:del w:id="90092" w:author="מנוע עיצוב" w:date="2026-10-08T11:01:28Z"/>
          <w:rtl/>
        </w:rPr>
      </w:pPr>
      <w:del w:id="90091" w:author="מנוע עיצוב" w:date="2026-10-08T11:01:28Z">
        <w:r w:rsidRPr="00224C4C">
          <w:rPr>
            <w:rFonts w:hint="cs"/>
            <w:rtl/>
          </w:rPr>
          <w:delText xml:space="preserve">׹</w:delText>
        </w:r>
      </w:del>
    </w:p>
    <w:p w14:paraId="552FB6C3" w14:textId="77777777" w:rsidR="006E0774" w:rsidRPr="00131640" w:rsidRDefault="006E0774" w:rsidP="0010529F">
      <w:pPr>
        <w:pStyle w:val="afff0"/>
        <w:framePr w:wrap="around"/>
        <w:rPr>
          <w:rtl/>
        </w:rPr>
      </w:pPr>
      <w:r w:rsidRPr="00224C4C">
        <w:rPr>
          <w:rFonts w:hint="cs"/>
          <w:rtl/>
        </w:rPr>
        <w:t>נג:</w:t>
      </w:r>
    </w:p>
    <w:p w14:paraId="1D9918C4" w14:textId="3F912F17" w:rsidR="006E0774" w:rsidRPr="00B64F95" w:rsidRDefault="006E0774" w:rsidP="00160C17">
      <w:pPr>
        <w:pStyle w:val="affffb"/>
        <w:rPr>
          <w:rtl/>
        </w:rPr>
      </w:pPr>
      <w:r w:rsidRPr="00B64F95">
        <w:rPr>
          <w:rStyle w:val="afffa"/>
          <w:spacing w:val="-2"/>
          <w:rtl/>
        </w:rPr>
        <w:t>בהקדש</w:t>
      </w:r>
      <w:r w:rsidR="000770E2" w:rsidRPr="00196D6B">
        <w:rPr>
          <w:rStyle w:val="afffff3"/>
          <w:rFonts w:cs="BA TM • Vilna Extra-Bold"/>
          <w:b w:val="0"/>
          <w:bCs w:val="0"/>
          <w:spacing w:val="-2"/>
          <w:rtl/>
        </w:rPr>
        <w:tab/>
      </w:r>
      <w:r w:rsidR="000770E2" w:rsidRPr="00196D6B">
        <w:rPr>
          <w:rStyle w:val="afffff3"/>
          <w:rFonts w:cs="BA TM • Vilna Extra-Bold" w:hint="cs"/>
          <w:b w:val="0"/>
          <w:bCs w:val="0"/>
          <w:spacing w:val="-2"/>
          <w:rtl/>
        </w:rPr>
        <w:t>ר''מ:</w:t>
      </w:r>
      <w:r w:rsidR="000770E2" w:rsidRPr="00B64F95">
        <w:rPr>
          <w:rStyle w:val="afffa"/>
          <w:rFonts w:hint="cs"/>
          <w:spacing w:val="-2"/>
          <w:rtl/>
        </w:rPr>
        <w:t xml:space="preserve"> </w:t>
      </w:r>
      <w:r w:rsidRPr="00B64F95">
        <w:rPr>
          <w:rStyle w:val="afffa"/>
          <w:spacing w:val="-2"/>
          <w:rtl/>
        </w:rPr>
        <w:t xml:space="preserve">במזיד קידש </w:t>
      </w:r>
      <w:r w:rsidR="00F011F7" w:rsidRPr="00B64F95">
        <w:rPr>
          <w:rStyle w:val="afffa"/>
          <w:rFonts w:hint="cs"/>
          <w:spacing w:val="-2"/>
          <w:rtl/>
        </w:rPr>
        <w:t xml:space="preserve">ולא </w:t>
      </w:r>
      <w:r w:rsidRPr="00B64F95">
        <w:rPr>
          <w:rStyle w:val="afffa"/>
          <w:spacing w:val="-2"/>
          <w:rtl/>
        </w:rPr>
        <w:t>בשוגג</w:t>
      </w:r>
      <w:r w:rsidR="00F011F7" w:rsidRPr="00196D6B">
        <w:rPr>
          <w:rStyle w:val="afffff3"/>
          <w:rFonts w:cs="BA TM • Vilna Extra-Bold" w:hint="cs"/>
          <w:b w:val="0"/>
          <w:bCs w:val="0"/>
          <w:spacing w:val="-2"/>
          <w:rtl/>
        </w:rPr>
        <w:t xml:space="preserve"> </w:t>
      </w:r>
      <w:r w:rsidRPr="00196D6B">
        <w:rPr>
          <w:rStyle w:val="afffff3"/>
          <w:rFonts w:cs="BA TM • Vilna Extra-Bold"/>
          <w:b w:val="0"/>
          <w:bCs w:val="0"/>
          <w:spacing w:val="-2"/>
          <w:rtl/>
        </w:rPr>
        <w:t>ר"י:</w:t>
      </w:r>
      <w:r w:rsidRPr="00B64F95">
        <w:rPr>
          <w:rStyle w:val="afffa"/>
          <w:spacing w:val="-2"/>
          <w:rtl/>
        </w:rPr>
        <w:t xml:space="preserve"> </w:t>
      </w:r>
      <w:r w:rsidR="000770E2" w:rsidRPr="00B64F95">
        <w:rPr>
          <w:rStyle w:val="afffa"/>
          <w:spacing w:val="-2"/>
          <w:rtl/>
        </w:rPr>
        <w:tab/>
      </w:r>
      <w:r w:rsidRPr="00B64F95">
        <w:rPr>
          <w:rStyle w:val="afffa"/>
          <w:spacing w:val="-2"/>
          <w:rtl/>
        </w:rPr>
        <w:t xml:space="preserve">בשוגג </w:t>
      </w:r>
      <w:r w:rsidR="00F011F7" w:rsidRPr="00B64F95">
        <w:rPr>
          <w:rStyle w:val="afffa"/>
          <w:rFonts w:hint="cs"/>
          <w:spacing w:val="-2"/>
          <w:rtl/>
        </w:rPr>
        <w:t>ק</w:t>
      </w:r>
      <w:r w:rsidRPr="00B64F95">
        <w:rPr>
          <w:rStyle w:val="afffa"/>
          <w:spacing w:val="-2"/>
          <w:rtl/>
        </w:rPr>
        <w:t>ידש,</w:t>
      </w:r>
      <w:r w:rsidR="00F011F7" w:rsidRPr="00B64F95">
        <w:rPr>
          <w:rStyle w:val="afffa"/>
          <w:rFonts w:hint="cs"/>
          <w:spacing w:val="-2"/>
          <w:rtl/>
        </w:rPr>
        <w:t xml:space="preserve"> ולא במזיד</w:t>
      </w:r>
      <w:r w:rsidRPr="00B64F95">
        <w:rPr>
          <w:rStyle w:val="afffa"/>
          <w:spacing w:val="-2"/>
          <w:rtl/>
        </w:rPr>
        <w:t>.</w:t>
      </w:r>
    </w:p>
    <w:p w14:paraId="0DA00CB9" w14:textId="77777777" w:rsidR="00A85AC8" w:rsidRPr="00E600D8" w:rsidRDefault="000770E2" w:rsidP="000770E2">
      <w:pPr>
        <w:pStyle w:val="38"/>
        <w:framePr w:wrap="notBeside"/>
        <w:rPr>
          <w:rtl/>
        </w:rPr>
      </w:pPr>
      <w:r w:rsidRPr="00E600D8">
        <w:rPr>
          <w:rFonts w:hint="cs"/>
          <w:rtl/>
        </w:rPr>
        <w:t>רי''ע</w:t>
      </w:r>
      <w:r w:rsidR="006E0774" w:rsidRPr="00E600D8">
        <w:rPr>
          <w:rtl/>
        </w:rPr>
        <w:t xml:space="preserve">: </w:t>
      </w:r>
      <w:r w:rsidR="00E40C04" w:rsidRPr="00E600D8">
        <w:rPr>
          <w:rFonts w:hint="cs"/>
          <w:rtl/>
        </w:rPr>
        <w:t>ש''מ מרי''ו</w:t>
      </w:r>
      <w:r w:rsidR="00A85AC8" w:rsidRPr="00E600D8">
        <w:rPr>
          <w:rtl/>
        </w:rPr>
        <w:t>:</w:t>
      </w:r>
    </w:p>
    <w:p w14:paraId="0A3FC4FD" w14:textId="7841C143" w:rsidR="00F011F7" w:rsidRPr="00131640" w:rsidRDefault="00F011F7" w:rsidP="00F011F7">
      <w:pPr>
        <w:rPr>
          <w:rtl/>
        </w:rPr>
      </w:pPr>
      <w:r w:rsidRPr="00F011F7">
        <w:rPr>
          <w:rStyle w:val="afffff3"/>
          <w:rFonts w:hint="cs"/>
          <w:rtl/>
        </w:rPr>
        <w:t xml:space="preserve">א. </w:t>
      </w:r>
      <w:r>
        <w:rPr>
          <w:rFonts w:ascii="Fb Fontext" w:hAnsi="Fb Fontext"/>
          <w:sz w:val="32"/>
          <w:rtl/>
        </w:rPr>
        <w:t xml:space="preserve">שגגת מעשר </w:t>
      </w:r>
      <w:r>
        <w:rPr>
          <w:rStyle w:val="afffff3"/>
          <w:rFonts w:ascii="Fb Fontext" w:hAnsi="Fb Fontext"/>
          <w:sz w:val="32"/>
          <w:rtl/>
          <w:rPrChange w:id="9162" w:author="מנוע אמוראים" w:date="2026-10-05T16:42:07Z">
            <w:rPr>
              <w:rFonts w:ascii="Fb Fontext" w:hAnsi="Fb Fontext"/>
              <w:sz w:val="32"/>
              <w:rtl/>
            </w:rPr>
          </w:rPrChange>
        </w:rPr>
        <w:t xml:space="preserve">דר"</w:t>
      </w:r>
      <w:r>
        <w:rPr>
          <w:rStyle w:val="afffff3"/>
          <w:rFonts w:ascii="Fb Fontext" w:hAnsi="Fb Fontext" w:hint="cs"/>
          <w:sz w:val="32"/>
          <w:rtl/>
          <w:rPrChange w:id="9163" w:author="מנוע אמוראים" w:date="2026-10-05T16:42:07Z">
            <w:rPr>
              <w:rFonts w:ascii="Fb Fontext" w:hAnsi="Fb Fontext" w:hint="cs"/>
              <w:sz w:val="32"/>
              <w:rtl/>
            </w:rPr>
          </w:rPrChange>
        </w:rPr>
        <w:t xml:space="preserve">י</w:t>
      </w:r>
      <w:r w:rsidR="006E0774" w:rsidRPr="00224C4C">
        <w:rPr>
          <w:rFonts w:ascii="Fb Fontext" w:hAnsi="Fb Fontext"/>
          <w:sz w:val="32"/>
          <w:rtl/>
        </w:rPr>
        <w:t xml:space="preserve">, </w:t>
      </w:r>
      <w:r w:rsidRPr="00F011F7">
        <w:rPr>
          <w:rStyle w:val="afffff3"/>
          <w:rFonts w:hint="cs"/>
          <w:rtl/>
        </w:rPr>
        <w:t>ב.</w:t>
      </w:r>
      <w:r>
        <w:rPr>
          <w:rFonts w:ascii="Fb Fontext" w:hAnsi="Fb Fontext" w:hint="cs"/>
          <w:sz w:val="32"/>
          <w:rtl/>
        </w:rPr>
        <w:t xml:space="preserve"> </w:t>
      </w:r>
      <w:r>
        <w:rPr>
          <w:rFonts w:ascii="Fb Fontext" w:hAnsi="Fb Fontext"/>
          <w:sz w:val="32"/>
          <w:rtl/>
        </w:rPr>
        <w:t xml:space="preserve">שגגת הקדש </w:t>
      </w:r>
      <w:r>
        <w:rPr>
          <w:rStyle w:val="afffff3"/>
          <w:rFonts w:ascii="Fb Fontext" w:hAnsi="Fb Fontext"/>
          <w:sz w:val="32"/>
          <w:rtl/>
          <w:rPrChange w:id="9164" w:author="מנוע אמוראים" w:date="2026-10-05T16:42:07Z">
            <w:rPr>
              <w:rFonts w:ascii="Fb Fontext" w:hAnsi="Fb Fontext"/>
              <w:sz w:val="32"/>
              <w:rtl/>
            </w:rPr>
          </w:rPrChange>
        </w:rPr>
        <w:t xml:space="preserve">דר"מ</w:t>
      </w:r>
      <w:r>
        <w:rPr>
          <w:rFonts w:ascii="Fb Fontext" w:hAnsi="Fb Fontext"/>
          <w:sz w:val="32"/>
          <w:rtl/>
        </w:rPr>
        <w:t xml:space="preserve"> </w:t>
      </w:r>
      <w:r>
        <w:rPr>
          <w:rFonts w:ascii="Fb Fontext" w:hAnsi="Fb Fontext" w:hint="cs"/>
          <w:sz w:val="32"/>
          <w:rtl/>
        </w:rPr>
        <w:t>א''א להתקדש בהם</w:t>
      </w:r>
    </w:p>
    <w:p w14:paraId="2D3CA648" w14:textId="0119BCED" w:rsidR="00A85AC8" w:rsidRPr="00E600D8" w:rsidRDefault="006E0774" w:rsidP="000770E2">
      <w:pPr>
        <w:pStyle w:val="38"/>
        <w:framePr w:wrap="notBeside"/>
        <w:rPr>
          <w:rtl/>
        </w:rPr>
      </w:pPr>
      <w:r w:rsidRPr="00E600D8">
        <w:rPr>
          <w:rtl/>
        </w:rPr>
        <w:t>א</w:t>
      </w:r>
      <w:r w:rsidR="00A85AC8" w:rsidRPr="00E600D8">
        <w:rPr>
          <w:rFonts w:hint="cs"/>
          <w:rtl/>
        </w:rPr>
        <w:t>.</w:t>
      </w:r>
    </w:p>
    <w:p w14:paraId="653DB8EA" w14:textId="2651DA9E" w:rsidR="006E0774" w:rsidRPr="00B64F95" w:rsidRDefault="006E0774" w:rsidP="006E0774">
      <w:pPr>
        <w:rPr>
          <w:spacing w:val="2"/>
          <w:rtl/>
        </w:rPr>
      </w:pPr>
      <w:r w:rsidRPr="00B64F95">
        <w:rPr>
          <w:rFonts w:ascii="Fb Fontext" w:hAnsi="Fb Fontext"/>
          <w:spacing w:val="2"/>
          <w:rtl/>
        </w:rPr>
        <w:t xml:space="preserve">לפי שאין אשה רוצה, </w:t>
      </w:r>
      <w:r w:rsidR="00E40C04" w:rsidRPr="00B64F95">
        <w:rPr>
          <w:rStyle w:val="afffff3"/>
          <w:rFonts w:hint="cs"/>
          <w:spacing w:val="2"/>
          <w:rtl/>
        </w:rPr>
        <w:t>ב.</w:t>
      </w:r>
      <w:r w:rsidRPr="00B64F95">
        <w:rPr>
          <w:rStyle w:val="afffff3"/>
          <w:spacing w:val="2"/>
          <w:rtl/>
        </w:rPr>
        <w:t xml:space="preserve"> </w:t>
      </w:r>
      <w:r w:rsidRPr="00B64F95">
        <w:rPr>
          <w:rFonts w:ascii="Fb Fontext" w:hAnsi="Fb Fontext"/>
          <w:spacing w:val="2"/>
          <w:rtl/>
        </w:rPr>
        <w:t>לפי שאין שניהם רוצים, ולא ידע</w:t>
      </w:r>
      <w:r w:rsidR="00F011F7" w:rsidRPr="00B64F95">
        <w:rPr>
          <w:rFonts w:ascii="Fb Fontext" w:hAnsi="Fb Fontext" w:hint="cs"/>
          <w:spacing w:val="2"/>
          <w:rtl/>
        </w:rPr>
        <w:t>תי איזה</w:t>
      </w:r>
      <w:r w:rsidRPr="00B64F95">
        <w:rPr>
          <w:rFonts w:ascii="Fb Fontext" w:hAnsi="Fb Fontext"/>
          <w:spacing w:val="2"/>
          <w:rtl/>
        </w:rPr>
        <w:t>.</w:t>
      </w:r>
    </w:p>
    <w:p w14:paraId="6E9A3C24" w14:textId="0F33B21D" w:rsidR="00A85AC8" w:rsidRPr="00E600D8" w:rsidRDefault="006E0774" w:rsidP="000770E2">
      <w:pPr>
        <w:pStyle w:val="38"/>
        <w:framePr w:wrap="notBeside"/>
        <w:rPr>
          <w:rtl/>
        </w:rPr>
      </w:pPr>
      <w:r w:rsidRPr="00E600D8">
        <w:rPr>
          <w:rtl/>
        </w:rPr>
        <w:t>ר</w:t>
      </w:r>
      <w:r w:rsidRPr="00E600D8">
        <w:rPr>
          <w:rFonts w:hint="cs"/>
          <w:rtl/>
        </w:rPr>
        <w:t>י</w:t>
      </w:r>
      <w:r w:rsidRPr="00E600D8">
        <w:rPr>
          <w:rtl/>
        </w:rPr>
        <w:t>"</w:t>
      </w:r>
      <w:r w:rsidRPr="00E600D8">
        <w:rPr>
          <w:rFonts w:hint="cs"/>
          <w:rtl/>
        </w:rPr>
        <w:t>ר</w:t>
      </w:r>
      <w:r w:rsidR="00A85AC8" w:rsidRPr="00E600D8">
        <w:rPr>
          <w:rtl/>
        </w:rPr>
        <w:t>:</w:t>
      </w:r>
    </w:p>
    <w:p w14:paraId="725E6967" w14:textId="6FF03E7D" w:rsidR="009469D7" w:rsidRPr="00B64F95" w:rsidRDefault="006E0774" w:rsidP="006E0774">
      <w:pPr>
        <w:rPr>
          <w:rFonts w:ascii="Fb Fontext" w:hAnsi="Fb Fontext"/>
          <w:spacing w:val="0"/>
          <w:sz w:val="32"/>
          <w:rtl/>
        </w:rPr>
      </w:pPr>
      <w:r w:rsidRPr="00196D6B">
        <w:rPr>
          <w:rFonts w:ascii="Fb Fontext" w:hAnsi="Fb Fontext" w:cs="BA TM • Vilna Extra-Bold"/>
          <w:spacing w:val="0"/>
          <w:sz w:val="32"/>
          <w:rtl/>
        </w:rPr>
        <w:t>מעשר</w:t>
      </w:r>
      <w:r w:rsidRPr="00B64F95">
        <w:rPr>
          <w:rFonts w:ascii="Fb Fontext" w:hAnsi="Fb Fontext"/>
          <w:spacing w:val="0"/>
          <w:sz w:val="32"/>
          <w:rtl/>
        </w:rPr>
        <w:t xml:space="preserve"> </w:t>
      </w:r>
      <w:r w:rsidR="00F011F7" w:rsidRPr="00B64F95">
        <w:rPr>
          <w:rFonts w:ascii="Fb Fontext" w:hAnsi="Fb Fontext" w:hint="cs"/>
          <w:spacing w:val="0"/>
          <w:sz w:val="32"/>
          <w:rtl/>
        </w:rPr>
        <w:t xml:space="preserve">לה </w:t>
      </w:r>
      <w:r w:rsidRPr="00B64F95">
        <w:rPr>
          <w:rFonts w:ascii="Fb Fontext" w:hAnsi="Fb Fontext" w:hint="cs"/>
          <w:spacing w:val="0"/>
          <w:sz w:val="32"/>
          <w:rtl/>
        </w:rPr>
        <w:t xml:space="preserve">לא נוח משום טורח הדרך, </w:t>
      </w:r>
      <w:r w:rsidR="00F011F7" w:rsidRPr="00B64F95">
        <w:rPr>
          <w:rFonts w:ascii="Fb Fontext" w:hAnsi="Fb Fontext" w:hint="cs"/>
          <w:spacing w:val="0"/>
          <w:sz w:val="32"/>
          <w:rtl/>
        </w:rPr>
        <w:t>לו</w:t>
      </w:r>
      <w:r w:rsidRPr="00B64F95">
        <w:rPr>
          <w:rFonts w:ascii="Fb Fontext" w:hAnsi="Fb Fontext" w:hint="cs"/>
          <w:spacing w:val="0"/>
          <w:sz w:val="32"/>
          <w:rtl/>
        </w:rPr>
        <w:t xml:space="preserve"> נוח שתקנה אשתו ממילא</w:t>
      </w:r>
    </w:p>
    <w:p w14:paraId="70D7F6E5" w14:textId="6DC9D0DC" w:rsidR="006E0774" w:rsidRPr="00131640" w:rsidRDefault="006E0774" w:rsidP="006E0774">
      <w:pPr>
        <w:rPr>
          <w:rtl/>
        </w:rPr>
      </w:pPr>
      <w:r w:rsidRPr="00196D6B">
        <w:rPr>
          <w:rFonts w:ascii="Fb Fontext" w:hAnsi="Fb Fontext" w:cs="BA TM • Vilna Extra-Bold"/>
          <w:rtl/>
        </w:rPr>
        <w:t>הקדש</w:t>
      </w:r>
      <w:r w:rsidRPr="00224C4C">
        <w:rPr>
          <w:rFonts w:ascii="Fb Fontext" w:hAnsi="Fb Fontext"/>
          <w:rtl/>
        </w:rPr>
        <w:t xml:space="preserve"> - </w:t>
      </w:r>
      <w:r w:rsidR="00F011F7">
        <w:rPr>
          <w:rFonts w:ascii="Fb Fontext" w:hAnsi="Fb Fontext" w:hint="cs"/>
          <w:rtl/>
        </w:rPr>
        <w:t>שניהם</w:t>
      </w:r>
      <w:r w:rsidRPr="00224C4C">
        <w:rPr>
          <w:rFonts w:ascii="Fb Fontext" w:hAnsi="Fb Fontext"/>
          <w:rtl/>
        </w:rPr>
        <w:t xml:space="preserve"> לא </w:t>
      </w:r>
      <w:r w:rsidR="00F011F7">
        <w:rPr>
          <w:rFonts w:ascii="Fb Fontext" w:hAnsi="Fb Fontext" w:hint="cs"/>
          <w:rtl/>
        </w:rPr>
        <w:t>ניח''ל</w:t>
      </w:r>
      <w:r w:rsidRPr="00224C4C">
        <w:rPr>
          <w:rFonts w:ascii="Fb Fontext" w:hAnsi="Fb Fontext"/>
          <w:rtl/>
        </w:rPr>
        <w:t xml:space="preserve"> דנתחיל הקדש על י</w:t>
      </w:r>
      <w:r w:rsidR="00F011F7">
        <w:rPr>
          <w:rFonts w:ascii="Fb Fontext" w:hAnsi="Fb Fontext" w:hint="cs"/>
          <w:rtl/>
        </w:rPr>
        <w:t>דם</w:t>
      </w:r>
      <w:r w:rsidRPr="00224C4C">
        <w:rPr>
          <w:rFonts w:ascii="Fb Fontext" w:hAnsi="Fb Fontext"/>
          <w:rtl/>
        </w:rPr>
        <w:t>.</w:t>
      </w:r>
    </w:p>
    <w:p w14:paraId="47CBAB3C" w14:textId="600D2280" w:rsidR="00A85AC8" w:rsidRPr="00E600D8" w:rsidRDefault="006E0774" w:rsidP="00F011F7">
      <w:pPr>
        <w:pStyle w:val="38"/>
        <w:framePr w:wrap="notBeside"/>
        <w:rPr>
          <w:rtl/>
        </w:rPr>
      </w:pPr>
      <w:r w:rsidRPr="00E600D8">
        <w:rPr>
          <w:rtl/>
        </w:rPr>
        <w:t>ור' יעקב</w:t>
      </w:r>
      <w:r w:rsidR="00A85AC8" w:rsidRPr="00E600D8">
        <w:rPr>
          <w:rtl/>
        </w:rPr>
        <w:t>:</w:t>
      </w:r>
    </w:p>
    <w:p w14:paraId="2827A49B" w14:textId="5EA70084" w:rsidR="006E0774" w:rsidRPr="00131640" w:rsidRDefault="006E0774" w:rsidP="006E0774">
      <w:pPr>
        <w:rPr>
          <w:rtl/>
        </w:rPr>
      </w:pPr>
      <w:r w:rsidRPr="00224C4C">
        <w:rPr>
          <w:rFonts w:ascii="Fb Fontext" w:hAnsi="Fb Fontext"/>
          <w:rtl/>
        </w:rPr>
        <w:t xml:space="preserve">איפכא </w:t>
      </w:r>
      <w:r w:rsidR="00836BD3">
        <w:rPr>
          <w:rFonts w:ascii="Fb Fontext" w:hAnsi="Fb Fontext"/>
          <w:rtl/>
        </w:rPr>
        <w:t>מסתבר</w:t>
      </w:r>
      <w:r w:rsidRPr="00224C4C">
        <w:rPr>
          <w:rFonts w:ascii="Fb Fontext" w:hAnsi="Fb Fontext"/>
          <w:rtl/>
        </w:rPr>
        <w:t>, מעשר - לא נח לה משום ט</w:t>
      </w:r>
      <w:r w:rsidRPr="00224C4C">
        <w:rPr>
          <w:rFonts w:ascii="Fb Fontext" w:hAnsi="Fb Fontext" w:hint="cs"/>
          <w:rtl/>
        </w:rPr>
        <w:t>ו</w:t>
      </w:r>
      <w:r w:rsidRPr="00224C4C">
        <w:rPr>
          <w:rFonts w:ascii="Fb Fontext" w:hAnsi="Fb Fontext"/>
          <w:rtl/>
        </w:rPr>
        <w:t xml:space="preserve">רח </w:t>
      </w:r>
      <w:r w:rsidRPr="00224C4C">
        <w:rPr>
          <w:rFonts w:ascii="Fb Fontext" w:hAnsi="Fb Fontext" w:hint="cs"/>
          <w:rtl/>
        </w:rPr>
        <w:t>הדרך</w:t>
      </w:r>
      <w:r w:rsidR="00E40C04">
        <w:rPr>
          <w:rFonts w:ascii="Fb Fontext" w:hAnsi="Fb Fontext" w:hint="cs"/>
          <w:rtl/>
        </w:rPr>
        <w:t>,</w:t>
      </w:r>
    </w:p>
    <w:p w14:paraId="13E29A10" w14:textId="3067D1AE" w:rsidR="006E0774" w:rsidRPr="00131640" w:rsidRDefault="006E0774" w:rsidP="00E40C04">
      <w:pPr>
        <w:ind w:left="1017" w:firstLine="113"/>
        <w:rPr>
          <w:rtl/>
        </w:rPr>
      </w:pPr>
      <w:r w:rsidRPr="00224C4C">
        <w:rPr>
          <w:rFonts w:ascii="Fb Fontext" w:hAnsi="Fb Fontext" w:hint="cs"/>
          <w:sz w:val="32"/>
          <w:rtl/>
        </w:rPr>
        <w:t>הוא</w:t>
      </w:r>
      <w:r w:rsidRPr="00224C4C">
        <w:rPr>
          <w:rFonts w:ascii="Fb Fontext" w:hAnsi="Fb Fontext"/>
          <w:sz w:val="32"/>
          <w:rtl/>
        </w:rPr>
        <w:t xml:space="preserve"> לא נח ל</w:t>
      </w:r>
      <w:r w:rsidR="00E40C04">
        <w:rPr>
          <w:rFonts w:ascii="Fb Fontext" w:hAnsi="Fb Fontext" w:hint="cs"/>
          <w:sz w:val="32"/>
          <w:rtl/>
        </w:rPr>
        <w:t>ו</w:t>
      </w:r>
      <w:r w:rsidRPr="00224C4C">
        <w:rPr>
          <w:rFonts w:ascii="Fb Fontext" w:hAnsi="Fb Fontext"/>
          <w:sz w:val="32"/>
          <w:rtl/>
        </w:rPr>
        <w:t xml:space="preserve"> משום אונס</w:t>
      </w:r>
      <w:r w:rsidRPr="00224C4C">
        <w:rPr>
          <w:rFonts w:ascii="Fb Fontext" w:hAnsi="Fb Fontext" w:hint="cs"/>
          <w:sz w:val="32"/>
          <w:rtl/>
        </w:rPr>
        <w:t xml:space="preserve"> הדרך</w:t>
      </w:r>
    </w:p>
    <w:p w14:paraId="7F92DD43" w14:textId="02FE7AEB" w:rsidR="006E0774" w:rsidRPr="00B64F95" w:rsidRDefault="006E0774" w:rsidP="00E40C04">
      <w:pPr>
        <w:jc w:val="left"/>
        <w:rPr>
          <w:spacing w:val="-4"/>
          <w:rtl/>
        </w:rPr>
      </w:pPr>
      <w:r w:rsidRPr="00196D6B">
        <w:rPr>
          <w:rFonts w:ascii="Fb Fontext" w:hAnsi="Fb Fontext" w:cs="BA TM • Vilna Extra-Bold"/>
          <w:spacing w:val="-4"/>
          <w:sz w:val="32"/>
          <w:rtl/>
        </w:rPr>
        <w:t>הקדש</w:t>
      </w:r>
      <w:r w:rsidRPr="00B64F95">
        <w:rPr>
          <w:rFonts w:ascii="Fb Fontext" w:hAnsi="Fb Fontext"/>
          <w:spacing w:val="-4"/>
          <w:sz w:val="32"/>
          <w:rtl/>
        </w:rPr>
        <w:t xml:space="preserve"> לא נח לה דנתחיל הקדש על ידה,</w:t>
      </w:r>
      <w:r w:rsidR="00E40C04" w:rsidRPr="00B64F95">
        <w:rPr>
          <w:rFonts w:ascii="Fb Fontext" w:hAnsi="Fb Fontext" w:hint="cs"/>
          <w:spacing w:val="-4"/>
          <w:rtl/>
        </w:rPr>
        <w:t xml:space="preserve"> </w:t>
      </w:r>
      <w:r w:rsidRPr="00B64F95">
        <w:rPr>
          <w:rFonts w:ascii="Fb Fontext" w:hAnsi="Fb Fontext" w:hint="cs"/>
          <w:spacing w:val="-4"/>
          <w:rtl/>
        </w:rPr>
        <w:t>הוא</w:t>
      </w:r>
      <w:r w:rsidRPr="00B64F95">
        <w:rPr>
          <w:rFonts w:ascii="Fb Fontext" w:hAnsi="Fb Fontext"/>
          <w:spacing w:val="-4"/>
          <w:rtl/>
        </w:rPr>
        <w:t xml:space="preserve"> נ</w:t>
      </w:r>
      <w:r w:rsidR="00E40C04" w:rsidRPr="00B64F95">
        <w:rPr>
          <w:rFonts w:ascii="Fb Fontext" w:hAnsi="Fb Fontext" w:hint="cs"/>
          <w:spacing w:val="-4"/>
          <w:rtl/>
        </w:rPr>
        <w:t xml:space="preserve">ח לו </w:t>
      </w:r>
      <w:r w:rsidRPr="00B64F95">
        <w:rPr>
          <w:rFonts w:ascii="Fb Fontext" w:hAnsi="Fb Fontext"/>
          <w:spacing w:val="-4"/>
          <w:rtl/>
        </w:rPr>
        <w:t>דניקני א</w:t>
      </w:r>
      <w:r w:rsidRPr="00B64F95">
        <w:rPr>
          <w:rFonts w:ascii="Fb Fontext" w:hAnsi="Fb Fontext" w:hint="cs"/>
          <w:spacing w:val="-4"/>
          <w:rtl/>
        </w:rPr>
        <w:t>שה</w:t>
      </w:r>
      <w:r w:rsidRPr="00B64F95">
        <w:rPr>
          <w:rFonts w:ascii="Fb Fontext" w:hAnsi="Fb Fontext"/>
          <w:spacing w:val="-4"/>
          <w:rtl/>
        </w:rPr>
        <w:t xml:space="preserve"> ממי</w:t>
      </w:r>
      <w:r w:rsidR="00E40C04" w:rsidRPr="00B64F95">
        <w:rPr>
          <w:rFonts w:ascii="Fb Fontext" w:hAnsi="Fb Fontext" w:hint="cs"/>
          <w:spacing w:val="-4"/>
          <w:rtl/>
        </w:rPr>
        <w:t>לא</w:t>
      </w:r>
    </w:p>
    <w:p w14:paraId="0FD4C3ED" w14:textId="408EF6FF" w:rsidR="00E40C04" w:rsidRPr="00131640" w:rsidRDefault="00E40C04" w:rsidP="007309FA">
      <w:pPr>
        <w:pStyle w:val="affffb"/>
        <w:rPr>
          <w:rtl/>
        </w:rPr>
      </w:pPr>
      <w:r w:rsidRPr="007309FA">
        <w:rPr>
          <w:rFonts w:hint="cs"/>
          <w:rtl/>
        </w:rPr>
        <w:t>***</w:t>
      </w:r>
    </w:p>
    <w:p w14:paraId="15B8F2DF" w14:textId="35C8C211" w:rsidR="00A85AC8" w:rsidRPr="00E600D8" w:rsidRDefault="006E0774" w:rsidP="00F011F7">
      <w:pPr>
        <w:pStyle w:val="38"/>
        <w:framePr w:wrap="notBeside"/>
        <w:rPr>
          <w:rtl/>
        </w:rPr>
      </w:pPr>
      <w:r w:rsidRPr="00E600D8">
        <w:rPr>
          <w:rtl/>
        </w:rPr>
        <w:t>ר"</w:t>
      </w:r>
      <w:r w:rsidRPr="00E600D8">
        <w:rPr>
          <w:rFonts w:hint="cs"/>
          <w:rtl/>
        </w:rPr>
        <w:t>ח</w:t>
      </w:r>
      <w:r w:rsidR="00A85AC8" w:rsidRPr="00E600D8">
        <w:rPr>
          <w:rtl/>
        </w:rPr>
        <w:t>:</w:t>
      </w:r>
    </w:p>
    <w:p w14:paraId="403F4E4C" w14:textId="516E7630" w:rsidR="006E0774" w:rsidRPr="00131640" w:rsidRDefault="00F011F7" w:rsidP="006E0774">
      <w:pPr>
        <w:rPr>
          <w:rtl/>
        </w:rPr>
      </w:pPr>
      <w:r>
        <w:rPr>
          <w:rFonts w:ascii="Fb Fontext" w:hAnsi="Fb Fontext" w:hint="cs"/>
          <w:sz w:val="32"/>
          <w:rtl/>
        </w:rPr>
        <w:t>אין המעות יוצאות לחולין ד</w:t>
      </w:r>
      <w:r w:rsidR="006E0774" w:rsidRPr="00224C4C">
        <w:rPr>
          <w:rFonts w:ascii="Fb Fontext" w:hAnsi="Fb Fontext" w:hint="cs"/>
          <w:sz w:val="32"/>
          <w:rtl/>
        </w:rPr>
        <w:t>לא מתקדשת איך יצא לחולין?</w:t>
      </w:r>
    </w:p>
    <w:p w14:paraId="06F4E1D8" w14:textId="657EEF56" w:rsidR="00A85AC8" w:rsidRPr="00E600D8" w:rsidRDefault="00F011F7" w:rsidP="00F011F7">
      <w:pPr>
        <w:pStyle w:val="38"/>
        <w:framePr w:wrap="notBeside"/>
        <w:rPr>
          <w:rtl/>
        </w:rPr>
      </w:pPr>
      <w:r w:rsidRPr="00E600D8">
        <w:rPr>
          <w:rFonts w:hint="cs"/>
          <w:rtl/>
        </w:rPr>
        <w:t>ר''ח</w:t>
      </w:r>
      <w:r w:rsidR="00A85AC8" w:rsidRPr="00E600D8">
        <w:rPr>
          <w:rFonts w:hint="cs"/>
          <w:rtl/>
        </w:rPr>
        <w:t>:</w:t>
      </w:r>
    </w:p>
    <w:p w14:paraId="57AB964B" w14:textId="78B65C03" w:rsidR="006E0774" w:rsidRPr="00131640" w:rsidRDefault="006E0774" w:rsidP="00E40C04">
      <w:pPr>
        <w:spacing w:after="120"/>
        <w:rPr>
          <w:rtl/>
        </w:rPr>
      </w:pPr>
      <w:r w:rsidRPr="00224C4C">
        <w:rPr>
          <w:rFonts w:ascii="Fb Fontext" w:hAnsi="Fb Fontext"/>
          <w:rtl/>
        </w:rPr>
        <w:t>אף במכר לא קנה.</w:t>
      </w:r>
    </w:p>
    <w:p w14:paraId="4F9EB2AD" w14:textId="7DFBC2A4" w:rsidR="00A85AC8" w:rsidRPr="00E600D8" w:rsidRDefault="00E40C04" w:rsidP="00F011F7">
      <w:pPr>
        <w:pStyle w:val="38"/>
        <w:framePr w:wrap="notBeside"/>
        <w:rPr>
          <w:rtl/>
        </w:rPr>
      </w:pPr>
      <w:r w:rsidRPr="00E600D8">
        <w:rPr>
          <w:rFonts w:hint="cs"/>
          <w:rtl/>
        </w:rPr>
        <w:t xml:space="preserve">א. </w:t>
      </w:r>
      <w:r w:rsidR="006E0774" w:rsidRPr="00E600D8">
        <w:rPr>
          <w:rtl/>
        </w:rPr>
        <w:t>איתיביה</w:t>
      </w:r>
      <w:r w:rsidR="00A85AC8" w:rsidRPr="00E600D8">
        <w:rPr>
          <w:rtl/>
        </w:rPr>
        <w:t>:</w:t>
      </w:r>
    </w:p>
    <w:p w14:paraId="6CB1AF88" w14:textId="34A240DA" w:rsidR="006E0774" w:rsidRPr="0064241B" w:rsidRDefault="006E0774" w:rsidP="006E0774">
      <w:pPr>
        <w:rPr>
          <w:spacing w:val="0"/>
          <w:rtl/>
        </w:rPr>
      </w:pPr>
      <w:r w:rsidRPr="0064241B">
        <w:rPr>
          <w:rStyle w:val="afffff3"/>
          <w:rFonts w:hint="cs"/>
          <w:spacing w:val="0"/>
          <w:rtl/>
        </w:rPr>
        <w:t>לר</w:t>
      </w:r>
      <w:r w:rsidRPr="0064241B">
        <w:rPr>
          <w:rStyle w:val="afffff3"/>
          <w:spacing w:val="0"/>
          <w:rtl/>
        </w:rPr>
        <w:t>"</w:t>
      </w:r>
      <w:r w:rsidRPr="0064241B">
        <w:rPr>
          <w:rStyle w:val="afffff3"/>
          <w:rFonts w:hint="cs"/>
          <w:spacing w:val="0"/>
          <w:rtl/>
        </w:rPr>
        <w:t xml:space="preserve">מ </w:t>
      </w:r>
      <w:r w:rsidRPr="0064241B">
        <w:rPr>
          <w:rFonts w:ascii="Fb Fontext" w:hAnsi="Fb Fontext"/>
          <w:spacing w:val="0"/>
          <w:rtl/>
        </w:rPr>
        <w:t>חנוני כבע</w:t>
      </w:r>
      <w:r w:rsidR="00F011F7" w:rsidRPr="0064241B">
        <w:rPr>
          <w:rFonts w:ascii="Fb Fontext" w:hAnsi="Fb Fontext" w:hint="cs"/>
          <w:spacing w:val="0"/>
          <w:rtl/>
        </w:rPr>
        <w:t>ה''ב</w:t>
      </w:r>
      <w:r w:rsidRPr="0064241B">
        <w:rPr>
          <w:rFonts w:ascii="Fb Fontext" w:hAnsi="Fb Fontext"/>
          <w:spacing w:val="0"/>
          <w:rtl/>
        </w:rPr>
        <w:t xml:space="preserve"> </w:t>
      </w:r>
      <w:r w:rsidRPr="0064241B">
        <w:rPr>
          <w:rStyle w:val="afffff3"/>
          <w:rFonts w:hint="cs"/>
          <w:spacing w:val="0"/>
          <w:rtl/>
        </w:rPr>
        <w:t>ולר</w:t>
      </w:r>
      <w:r w:rsidRPr="0064241B">
        <w:rPr>
          <w:rStyle w:val="afffff3"/>
          <w:spacing w:val="0"/>
          <w:rtl/>
        </w:rPr>
        <w:t>"</w:t>
      </w:r>
      <w:r w:rsidRPr="0064241B">
        <w:rPr>
          <w:rStyle w:val="afffff3"/>
          <w:rFonts w:hint="cs"/>
          <w:spacing w:val="0"/>
          <w:rtl/>
        </w:rPr>
        <w:t>י</w:t>
      </w:r>
      <w:r w:rsidRPr="0064241B">
        <w:rPr>
          <w:rStyle w:val="afffff3"/>
          <w:spacing w:val="0"/>
          <w:rtl/>
        </w:rPr>
        <w:t>:</w:t>
      </w:r>
      <w:r w:rsidRPr="0064241B">
        <w:rPr>
          <w:rFonts w:ascii="Fb Fontext" w:hAnsi="Fb Fontext"/>
          <w:spacing w:val="0"/>
          <w:rtl/>
        </w:rPr>
        <w:t xml:space="preserve"> חנוני כשולחני.</w:t>
      </w:r>
      <w:r w:rsidRPr="0064241B">
        <w:rPr>
          <w:rFonts w:ascii="Fb Fontext" w:hAnsi="Fb Fontext" w:hint="cs"/>
          <w:spacing w:val="0"/>
          <w:rtl/>
        </w:rPr>
        <w:t xml:space="preserve"> </w:t>
      </w:r>
      <w:r w:rsidRPr="0064241B">
        <w:rPr>
          <w:rStyle w:val="afffff3"/>
          <w:rFonts w:hint="cs"/>
          <w:spacing w:val="0"/>
          <w:rtl/>
        </w:rPr>
        <w:t>ומשמע דלכו</w:t>
      </w:r>
      <w:r w:rsidRPr="0064241B">
        <w:rPr>
          <w:rStyle w:val="afffff3"/>
          <w:spacing w:val="0"/>
          <w:rtl/>
        </w:rPr>
        <w:t>"</w:t>
      </w:r>
      <w:r w:rsidRPr="0064241B">
        <w:rPr>
          <w:rStyle w:val="afffff3"/>
          <w:rFonts w:hint="cs"/>
          <w:spacing w:val="0"/>
          <w:rtl/>
        </w:rPr>
        <w:t>ע</w:t>
      </w:r>
      <w:r w:rsidRPr="0064241B">
        <w:rPr>
          <w:rFonts w:ascii="Fb Fontext" w:hAnsi="Fb Fontext" w:hint="cs"/>
          <w:spacing w:val="0"/>
          <w:rtl/>
        </w:rPr>
        <w:t xml:space="preserve"> אם הוציא מעל</w:t>
      </w:r>
    </w:p>
    <w:p w14:paraId="77A7F102" w14:textId="77777777" w:rsidR="006E0774" w:rsidRPr="00131640" w:rsidRDefault="006E0774" w:rsidP="0010529F">
      <w:pPr>
        <w:pStyle w:val="afff0"/>
        <w:framePr w:wrap="around"/>
        <w:rPr>
          <w:rtl/>
        </w:rPr>
      </w:pPr>
      <w:r w:rsidRPr="00224C4C">
        <w:rPr>
          <w:rFonts w:hint="cs"/>
          <w:rtl/>
        </w:rPr>
        <w:t>נד.</w:t>
      </w:r>
    </w:p>
    <w:p w14:paraId="27EBACA5" w14:textId="133ABB63" w:rsidR="00A85AC8" w:rsidRPr="00E600D8" w:rsidRDefault="006E0774" w:rsidP="00F011F7">
      <w:pPr>
        <w:pStyle w:val="38"/>
        <w:framePr w:wrap="notBeside"/>
        <w:rPr>
          <w:rtl/>
        </w:rPr>
      </w:pPr>
      <w:r w:rsidRPr="00E600D8">
        <w:rPr>
          <w:rtl/>
        </w:rPr>
        <w:t>רב</w:t>
      </w:r>
      <w:r w:rsidR="00A85AC8" w:rsidRPr="00E600D8">
        <w:rPr>
          <w:rtl/>
        </w:rPr>
        <w:t>:</w:t>
      </w:r>
    </w:p>
    <w:p w14:paraId="00D5DCA1" w14:textId="18985B1A" w:rsidR="006E0774" w:rsidRPr="00131640" w:rsidRDefault="006E0774" w:rsidP="006E0774">
      <w:pPr>
        <w:rPr>
          <w:rtl/>
        </w:rPr>
      </w:pPr>
      <w:r>
        <w:rPr>
          <w:rFonts w:ascii="Fb Fontext" w:hAnsi="Fb Fontext"/>
          <w:sz w:val="32"/>
          <w:rtl/>
        </w:rPr>
        <w:t xml:space="preserve">חזרנו על כל צדדים של </w:t>
      </w:r>
      <w:r>
        <w:rPr>
          <w:rStyle w:val="afffff3"/>
          <w:rFonts w:ascii="Fb Fontext" w:hAnsi="Fb Fontext"/>
          <w:sz w:val="32"/>
          <w:rtl/>
          <w:rPrChange w:id="9165" w:author="מנוע אמוראים" w:date="2026-10-05T16:42:07Z">
            <w:rPr>
              <w:rFonts w:ascii="Fb Fontext" w:hAnsi="Fb Fontext"/>
              <w:sz w:val="32"/>
              <w:rtl/>
            </w:rPr>
          </w:rPrChange>
        </w:rPr>
        <w:t xml:space="preserve">ר"מ</w:t>
      </w:r>
      <w:r>
        <w:rPr>
          <w:rFonts w:ascii="Fb Fontext" w:hAnsi="Fb Fontext"/>
          <w:sz w:val="32"/>
          <w:rtl/>
        </w:rPr>
        <w:t xml:space="preserve">, ולא מצינו הקדש בשוגג אין מתחלל, במזיד מתחלל,</w:t>
      </w:r>
    </w:p>
    <w:p w14:paraId="3D5D5A9E" w14:textId="078E96F9" w:rsidR="00A85AC8" w:rsidRPr="00E600D8" w:rsidRDefault="006E0774" w:rsidP="00F011F7">
      <w:pPr>
        <w:pStyle w:val="38"/>
        <w:framePr w:wrap="notBeside"/>
        <w:rPr>
          <w:rtl/>
        </w:rPr>
      </w:pPr>
      <w:r w:rsidRPr="00E600D8">
        <w:rPr>
          <w:rFonts w:hint="cs"/>
          <w:rtl/>
        </w:rPr>
        <w:t>דחי' דלר</w:t>
      </w:r>
      <w:r w:rsidRPr="00E600D8">
        <w:rPr>
          <w:rtl/>
        </w:rPr>
        <w:t>"</w:t>
      </w:r>
      <w:r w:rsidRPr="00E600D8">
        <w:rPr>
          <w:rFonts w:hint="cs"/>
          <w:rtl/>
        </w:rPr>
        <w:t>מ</w:t>
      </w:r>
      <w:r w:rsidR="00A85AC8" w:rsidRPr="00E600D8">
        <w:rPr>
          <w:rFonts w:hint="cs"/>
          <w:rtl/>
        </w:rPr>
        <w:t>:</w:t>
      </w:r>
    </w:p>
    <w:p w14:paraId="7F05816E" w14:textId="00439FFD" w:rsidR="009469D7" w:rsidRDefault="006E0774" w:rsidP="006E0774">
      <w:pPr>
        <w:rPr>
          <w:rFonts w:ascii="Fb Fontext" w:hAnsi="Fb Fontext"/>
          <w:rtl/>
        </w:rPr>
      </w:pPr>
      <w:r w:rsidRPr="00224C4C">
        <w:rPr>
          <w:rFonts w:ascii="Fb Fontext" w:hAnsi="Fb Fontext"/>
          <w:rtl/>
        </w:rPr>
        <w:t xml:space="preserve">אם הוציא </w:t>
      </w:r>
      <w:r w:rsidR="00B35B36">
        <w:rPr>
          <w:rFonts w:ascii="Fb Fontext" w:hAnsi="Fb Fontext"/>
          <w:rtl/>
        </w:rPr>
        <w:t>גם</w:t>
      </w:r>
      <w:r w:rsidRPr="00224C4C">
        <w:rPr>
          <w:rFonts w:ascii="Fb Fontext" w:hAnsi="Fb Fontext"/>
          <w:rtl/>
        </w:rPr>
        <w:t xml:space="preserve"> לא מעל,</w:t>
      </w:r>
    </w:p>
    <w:p w14:paraId="277DCC8E" w14:textId="596E7EDB" w:rsidR="006E0774" w:rsidRPr="00131640" w:rsidRDefault="00F011F7" w:rsidP="00F011F7">
      <w:r>
        <w:rPr>
          <w:rStyle w:val="afffff3"/>
          <w:rFonts w:hint="cs"/>
          <w:rtl/>
        </w:rPr>
        <w:t xml:space="preserve">ולדברי ר''י אמר תודה לי: </w:t>
      </w:r>
      <w:r>
        <w:rPr>
          <w:rFonts w:ascii="Fb Fontext" w:hAnsi="Fb Fontext" w:hint="cs"/>
          <w:rtl/>
        </w:rPr>
        <w:t>ש</w:t>
      </w:r>
      <w:r w:rsidR="006E0774" w:rsidRPr="00224C4C">
        <w:rPr>
          <w:rFonts w:ascii="Fb Fontext" w:hAnsi="Fb Fontext"/>
          <w:rtl/>
        </w:rPr>
        <w:t>חנוני כבע</w:t>
      </w:r>
      <w:r w:rsidR="006E0774" w:rsidRPr="00224C4C">
        <w:rPr>
          <w:rFonts w:ascii="Fb Fontext" w:hAnsi="Fb Fontext" w:hint="cs"/>
          <w:rtl/>
        </w:rPr>
        <w:t>ה</w:t>
      </w:r>
      <w:r w:rsidR="006E0774" w:rsidRPr="00224C4C">
        <w:rPr>
          <w:rFonts w:ascii="Fb Fontext" w:hAnsi="Fb Fontext"/>
          <w:rtl/>
        </w:rPr>
        <w:t>"</w:t>
      </w:r>
      <w:r w:rsidR="006E0774" w:rsidRPr="00224C4C">
        <w:rPr>
          <w:rFonts w:ascii="Fb Fontext" w:hAnsi="Fb Fontext" w:hint="cs"/>
          <w:rtl/>
        </w:rPr>
        <w:t>ב</w:t>
      </w:r>
      <w:r w:rsidR="006E0774" w:rsidRPr="00224C4C">
        <w:rPr>
          <w:rFonts w:ascii="Fb Fontext" w:hAnsi="Fb Fontext"/>
          <w:rtl/>
        </w:rPr>
        <w:t xml:space="preserve">, </w:t>
      </w:r>
      <w:r>
        <w:rPr>
          <w:rStyle w:val="afffff3"/>
          <w:rtl/>
        </w:rPr>
        <w:tab/>
      </w:r>
      <w:r w:rsidR="006E0774" w:rsidRPr="00F011F7">
        <w:rPr>
          <w:rStyle w:val="afffff3"/>
          <w:rtl/>
        </w:rPr>
        <w:t>וא"</w:t>
      </w:r>
      <w:r w:rsidR="006E0774" w:rsidRPr="00F011F7">
        <w:rPr>
          <w:rStyle w:val="afffff3"/>
          <w:rFonts w:hint="cs"/>
          <w:rtl/>
        </w:rPr>
        <w:t>ל</w:t>
      </w:r>
      <w:r w:rsidR="006E0774" w:rsidRPr="00F011F7">
        <w:rPr>
          <w:rStyle w:val="afffff3"/>
          <w:rtl/>
        </w:rPr>
        <w:t>:</w:t>
      </w:r>
      <w:r w:rsidR="006E0774" w:rsidRPr="00224C4C">
        <w:rPr>
          <w:rFonts w:ascii="Fb Fontext" w:hAnsi="Fb Fontext"/>
          <w:rtl/>
        </w:rPr>
        <w:t xml:space="preserve"> לא</w:t>
      </w:r>
      <w:r w:rsidR="006E0774" w:rsidRPr="00224C4C">
        <w:rPr>
          <w:rFonts w:ascii="Fb Fontext" w:hAnsi="Fb Fontext" w:hint="cs"/>
          <w:rtl/>
        </w:rPr>
        <w:t>,</w:t>
      </w:r>
      <w:r w:rsidR="006E0774" w:rsidRPr="00224C4C">
        <w:rPr>
          <w:rFonts w:ascii="Fb Fontext" w:hAnsi="Fb Fontext"/>
          <w:rtl/>
        </w:rPr>
        <w:t xml:space="preserve"> כשולחני</w:t>
      </w:r>
      <w:r>
        <w:rPr>
          <w:rFonts w:ascii="Fb Fontext" w:hAnsi="Fb Fontext" w:hint="cs"/>
          <w:rtl/>
        </w:rPr>
        <w:t>.</w:t>
      </w:r>
    </w:p>
    <w:p w14:paraId="201D22AE" w14:textId="19829C2B" w:rsidR="006E0774" w:rsidRPr="00131640" w:rsidRDefault="006E0774" w:rsidP="00F011F7">
      <w:pPr>
        <w:spacing w:after="120"/>
        <w:rPr>
          <w:rtl/>
        </w:rPr>
      </w:pPr>
      <w:r w:rsidRPr="00196D6B">
        <w:rPr>
          <w:rFonts w:ascii="Fb Fontext" w:hAnsi="Fb Fontext" w:cs="BA TM • Vilna Extra-Bold"/>
          <w:rtl/>
        </w:rPr>
        <w:t>ומשנתינו</w:t>
      </w:r>
      <w:r w:rsidRPr="00224C4C">
        <w:rPr>
          <w:rFonts w:ascii="Fb Fontext" w:hAnsi="Fb Fontext"/>
          <w:rtl/>
        </w:rPr>
        <w:t xml:space="preserve"> בכתנות כהונה שלא בלו, הואיל וניתנו ליהנות בהן, לפי שלא ניתנה תורה למלאכי השרת.</w:t>
      </w:r>
    </w:p>
    <w:p w14:paraId="07A6781F" w14:textId="0637A2BC" w:rsidR="00A85AC8" w:rsidRPr="00E600D8" w:rsidRDefault="00E40C04" w:rsidP="00F011F7">
      <w:pPr>
        <w:pStyle w:val="38"/>
        <w:framePr w:wrap="notBeside"/>
        <w:rPr>
          <w:rtl/>
        </w:rPr>
      </w:pPr>
      <w:r w:rsidRPr="00E600D8">
        <w:rPr>
          <w:rFonts w:hint="cs"/>
          <w:rtl/>
        </w:rPr>
        <w:t xml:space="preserve">ב. </w:t>
      </w:r>
      <w:r w:rsidR="006E0774" w:rsidRPr="00E600D8">
        <w:rPr>
          <w:rtl/>
        </w:rPr>
        <w:t>ת"ש</w:t>
      </w:r>
      <w:r w:rsidR="00A85AC8" w:rsidRPr="00E600D8">
        <w:rPr>
          <w:rtl/>
        </w:rPr>
        <w:t>:</w:t>
      </w:r>
    </w:p>
    <w:p w14:paraId="07025219" w14:textId="161A3D18" w:rsidR="009469D7" w:rsidRDefault="006E0774" w:rsidP="006E0774">
      <w:pPr>
        <w:rPr>
          <w:rFonts w:ascii="Fb Fontext" w:hAnsi="Fb Fontext"/>
          <w:sz w:val="32"/>
          <w:rtl/>
        </w:rPr>
      </w:pPr>
      <w:r w:rsidRPr="00224C4C">
        <w:rPr>
          <w:rFonts w:ascii="Fb Fontext" w:hAnsi="Fb Fontext"/>
          <w:sz w:val="32"/>
          <w:rtl/>
        </w:rPr>
        <w:t xml:space="preserve">כתנות כהונה שבלו </w:t>
      </w:r>
      <w:r w:rsidR="00F011F7" w:rsidRPr="00F011F7">
        <w:rPr>
          <w:rStyle w:val="afffff3"/>
          <w:rFonts w:hint="cs"/>
          <w:rtl/>
        </w:rPr>
        <w:t>לר''מ:</w:t>
      </w:r>
      <w:r w:rsidRPr="00224C4C">
        <w:rPr>
          <w:rFonts w:ascii="Fb Fontext" w:hAnsi="Fb Fontext"/>
          <w:sz w:val="32"/>
          <w:rtl/>
        </w:rPr>
        <w:t xml:space="preserve"> מועלין בהם,</w:t>
      </w:r>
      <w:r w:rsidR="00E40C04">
        <w:rPr>
          <w:rFonts w:ascii="Fb Fontext" w:hAnsi="Fb Fontext" w:hint="cs"/>
          <w:sz w:val="32"/>
          <w:rtl/>
        </w:rPr>
        <w:t xml:space="preserve"> - דווקא בבלו.</w:t>
      </w:r>
    </w:p>
    <w:p w14:paraId="4A21E9FC" w14:textId="5A85A833" w:rsidR="00A85AC8" w:rsidRPr="00E600D8" w:rsidRDefault="00E40C04" w:rsidP="00F011F7">
      <w:pPr>
        <w:pStyle w:val="38"/>
        <w:framePr w:wrap="notBeside"/>
        <w:rPr>
          <w:rtl/>
        </w:rPr>
      </w:pPr>
      <w:r w:rsidRPr="00E600D8">
        <w:rPr>
          <w:rFonts w:hint="cs"/>
          <w:rtl/>
        </w:rPr>
        <w:t xml:space="preserve">ג. </w:t>
      </w:r>
      <w:r w:rsidR="006E0774" w:rsidRPr="00E600D8">
        <w:rPr>
          <w:rtl/>
        </w:rPr>
        <w:t>ת"ש</w:t>
      </w:r>
      <w:r w:rsidR="00A85AC8" w:rsidRPr="00E600D8">
        <w:rPr>
          <w:rtl/>
        </w:rPr>
        <w:t>:</w:t>
      </w:r>
    </w:p>
    <w:p w14:paraId="0DF1DE5C" w14:textId="78D2CD7B" w:rsidR="009469D7" w:rsidRDefault="006E0774" w:rsidP="006E0774">
      <w:pPr>
        <w:rPr>
          <w:rFonts w:ascii="Fb Fontext" w:hAnsi="Fb Fontext"/>
          <w:rtl/>
        </w:rPr>
      </w:pPr>
      <w:r w:rsidRPr="00F011F7">
        <w:rPr>
          <w:rStyle w:val="afffff3"/>
          <w:rFonts w:hint="cs"/>
          <w:rtl/>
        </w:rPr>
        <w:t>ר</w:t>
      </w:r>
      <w:r w:rsidRPr="00F011F7">
        <w:rPr>
          <w:rStyle w:val="afffff3"/>
          <w:rtl/>
        </w:rPr>
        <w:t>"</w:t>
      </w:r>
      <w:r w:rsidRPr="00F011F7">
        <w:rPr>
          <w:rStyle w:val="afffff3"/>
          <w:rFonts w:hint="cs"/>
          <w:rtl/>
        </w:rPr>
        <w:t>י</w:t>
      </w:r>
      <w:r w:rsidRPr="00224C4C">
        <w:rPr>
          <w:rFonts w:ascii="Fb Fontext" w:hAnsi="Fb Fontext" w:hint="cs"/>
          <w:rtl/>
        </w:rPr>
        <w:t xml:space="preserve"> </w:t>
      </w:r>
      <w:r w:rsidR="004308DC">
        <w:rPr>
          <w:rFonts w:ascii="Fb Fontext" w:hAnsi="Fb Fontext" w:hint="cs"/>
          <w:rtl/>
        </w:rPr>
        <w:t xml:space="preserve">מועלין בחדשים ולא </w:t>
      </w:r>
      <w:r w:rsidRPr="00224C4C">
        <w:rPr>
          <w:rFonts w:ascii="Fb Fontext" w:hAnsi="Fb Fontext"/>
          <w:rtl/>
        </w:rPr>
        <w:t>בעתיקים,</w:t>
      </w:r>
    </w:p>
    <w:p w14:paraId="51FDD1A3" w14:textId="6F5AEAE2" w:rsidR="006E0774" w:rsidRPr="00131640" w:rsidRDefault="006E0774" w:rsidP="005135DE">
      <w:pPr>
        <w:spacing w:after="120"/>
        <w:rPr>
          <w:rtl/>
        </w:rPr>
      </w:pPr>
      <w:r w:rsidRPr="00F011F7">
        <w:rPr>
          <w:rStyle w:val="afffff3"/>
          <w:rFonts w:hint="cs"/>
          <w:rtl/>
        </w:rPr>
        <w:t>ר</w:t>
      </w:r>
      <w:r w:rsidRPr="00F011F7">
        <w:rPr>
          <w:rStyle w:val="afffff3"/>
          <w:rtl/>
        </w:rPr>
        <w:t>"</w:t>
      </w:r>
      <w:r w:rsidRPr="00F011F7">
        <w:rPr>
          <w:rStyle w:val="afffff3"/>
          <w:rFonts w:hint="cs"/>
          <w:rtl/>
        </w:rPr>
        <w:t>מ</w:t>
      </w:r>
      <w:r w:rsidRPr="00F011F7">
        <w:rPr>
          <w:rStyle w:val="afffff3"/>
          <w:rtl/>
        </w:rPr>
        <w:t>:</w:t>
      </w:r>
      <w:r w:rsidRPr="00224C4C">
        <w:rPr>
          <w:rFonts w:ascii="Fb Fontext" w:hAnsi="Fb Fontext"/>
          <w:rtl/>
        </w:rPr>
        <w:t xml:space="preserve"> מועלין אף בעתיקים</w:t>
      </w:r>
      <w:r w:rsidRPr="00224C4C">
        <w:rPr>
          <w:rFonts w:ascii="Fb Fontext" w:hAnsi="Fb Fontext" w:hint="cs"/>
          <w:rtl/>
        </w:rPr>
        <w:t xml:space="preserve"> ש</w:t>
      </w:r>
      <w:r w:rsidRPr="00224C4C">
        <w:rPr>
          <w:rFonts w:ascii="Fb Fontext" w:hAnsi="Fb Fontext"/>
          <w:rtl/>
        </w:rPr>
        <w:t>מועלין בשירי הלשכה.</w:t>
      </w:r>
    </w:p>
    <w:p w14:paraId="3D12D28F" w14:textId="77777777" w:rsidR="00A85AC8" w:rsidRPr="00E600D8" w:rsidRDefault="006E0774" w:rsidP="00F011F7">
      <w:pPr>
        <w:pStyle w:val="38"/>
        <w:framePr w:wrap="notBeside"/>
        <w:rPr>
          <w:rtl/>
        </w:rPr>
      </w:pPr>
      <w:r w:rsidRPr="00E600D8">
        <w:rPr>
          <w:rFonts w:hint="cs"/>
          <w:rtl/>
        </w:rPr>
        <w:t>ויקשה</w:t>
      </w:r>
      <w:r w:rsidR="00A85AC8" w:rsidRPr="00E600D8">
        <w:rPr>
          <w:rtl/>
        </w:rPr>
        <w:t>:</w:t>
      </w:r>
    </w:p>
    <w:p w14:paraId="0FFC4C81" w14:textId="44441961" w:rsidR="00874864" w:rsidRDefault="006E0774" w:rsidP="00874864">
      <w:pPr>
        <w:rPr>
          <w:rtl/>
        </w:rPr>
      </w:pPr>
      <w:r w:rsidRPr="00224C4C">
        <w:rPr>
          <w:rFonts w:ascii="Fb Fontext" w:hAnsi="Fb Fontext" w:hint="cs"/>
          <w:rtl/>
        </w:rPr>
        <w:t>דכיון דניתנו ליהנות שהרי לא ניתנה תורה למלאכי השרת</w:t>
      </w:r>
      <w:r w:rsidR="00E40C04">
        <w:rPr>
          <w:rFonts w:ascii="Fb Fontext" w:hAnsi="Fb Fontext" w:hint="cs"/>
          <w:rtl/>
        </w:rPr>
        <w:t>,</w:t>
      </w:r>
      <w:r w:rsidRPr="00224C4C">
        <w:rPr>
          <w:rFonts w:ascii="Fb Fontext" w:hAnsi="Fb Fontext" w:hint="cs"/>
          <w:rtl/>
        </w:rPr>
        <w:t xml:space="preserve"> </w:t>
      </w:r>
      <w:r w:rsidR="00E40C04">
        <w:rPr>
          <w:rFonts w:ascii="Fb Fontext" w:hAnsi="Fb Fontext" w:hint="cs"/>
          <w:rtl/>
        </w:rPr>
        <w:t>ש</w:t>
      </w:r>
      <w:r w:rsidRPr="00224C4C">
        <w:rPr>
          <w:rFonts w:ascii="Fb Fontext" w:hAnsi="Fb Fontext"/>
          <w:rtl/>
        </w:rPr>
        <w:t xml:space="preserve">חומת העיר ומגדלותיה </w:t>
      </w:r>
      <w:r w:rsidR="00E40C04">
        <w:rPr>
          <w:rFonts w:ascii="Fb Fontext" w:hAnsi="Fb Fontext" w:hint="cs"/>
          <w:rtl/>
        </w:rPr>
        <w:t xml:space="preserve">וכל צרכי העיר באים </w:t>
      </w:r>
      <w:r w:rsidRPr="00224C4C">
        <w:rPr>
          <w:rFonts w:ascii="Fb Fontext" w:hAnsi="Fb Fontext"/>
          <w:rtl/>
        </w:rPr>
        <w:t>משירי הלשכה</w:t>
      </w:r>
      <w:r w:rsidR="00E40C04">
        <w:rPr>
          <w:rFonts w:ascii="Fb Fontext" w:hAnsi="Fb Fontext" w:hint="cs"/>
          <w:rtl/>
        </w:rPr>
        <w:t>,</w:t>
      </w:r>
    </w:p>
    <w:p w14:paraId="1C9CDF6E" w14:textId="77777777" w:rsidR="00874864" w:rsidRDefault="00874864" w:rsidP="00874864">
      <w:pPr>
        <w:pStyle w:val="38"/>
        <w:framePr w:wrap="notBeside"/>
        <w:rPr>
          <w:rtl/>
        </w:rPr>
      </w:pPr>
      <w:r>
        <w:rPr>
          <w:rFonts w:hint="cs"/>
          <w:rtl/>
        </w:rPr>
        <w:t xml:space="preserve">- </w:t>
      </w:r>
      <w:r w:rsidR="006E0774" w:rsidRPr="00943179">
        <w:rPr>
          <w:rtl/>
        </w:rPr>
        <w:t xml:space="preserve">לא תימא: </w:t>
      </w:r>
    </w:p>
    <w:p w14:paraId="3400101E" w14:textId="786600EB" w:rsidR="006E0774" w:rsidRPr="00131640" w:rsidRDefault="006E0774" w:rsidP="005135DE">
      <w:pPr>
        <w:spacing w:after="120"/>
        <w:rPr>
          <w:rtl/>
        </w:rPr>
      </w:pPr>
      <w:r>
        <w:rPr>
          <w:rStyle w:val="afffff3"/>
          <w:rtl/>
          <w:rPrChange w:id="9166" w:author="מנוע אמוראים" w:date="2026-10-05T16:42:07Z">
            <w:rPr>
              <w:rtl/>
            </w:rPr>
          </w:rPrChange>
        </w:rPr>
        <w:t xml:space="preserve">ר"מ</w:t>
      </w:r>
      <w:r>
        <w:rPr>
          <w:rtl/>
        </w:rPr>
        <w:t xml:space="preserve">, אלא: ר' יהודה.</w:t>
      </w:r>
    </w:p>
    <w:p w14:paraId="4F850018" w14:textId="13CF3A9C" w:rsidR="00A85AC8" w:rsidRPr="00E600D8" w:rsidRDefault="00E40C04" w:rsidP="00E40C04">
      <w:pPr>
        <w:pStyle w:val="38"/>
        <w:framePr w:wrap="notBeside"/>
        <w:rPr>
          <w:rtl/>
        </w:rPr>
      </w:pPr>
      <w:r w:rsidRPr="00E600D8">
        <w:rPr>
          <w:rFonts w:hint="cs"/>
          <w:rtl/>
        </w:rPr>
        <w:t xml:space="preserve">ד. </w:t>
      </w:r>
      <w:r w:rsidR="006E0774" w:rsidRPr="00E600D8">
        <w:rPr>
          <w:rtl/>
        </w:rPr>
        <w:t>ת"ש</w:t>
      </w:r>
      <w:r w:rsidR="00A85AC8" w:rsidRPr="00E600D8">
        <w:rPr>
          <w:rtl/>
        </w:rPr>
        <w:t>:</w:t>
      </w:r>
    </w:p>
    <w:p w14:paraId="01772465" w14:textId="32037003" w:rsidR="006E0774" w:rsidRPr="00131640" w:rsidRDefault="006E0774" w:rsidP="006E0774">
      <w:pPr>
        <w:rPr>
          <w:rtl/>
        </w:rPr>
      </w:pPr>
      <w:r w:rsidRPr="00224C4C">
        <w:rPr>
          <w:rFonts w:ascii="Fb Fontext" w:hAnsi="Fb Fontext" w:hint="cs"/>
          <w:sz w:val="32"/>
          <w:rtl/>
        </w:rPr>
        <w:t xml:space="preserve">דאבני ירושלים שנשרו מועלין בהם </w:t>
      </w:r>
      <w:r w:rsidR="00E40C04">
        <w:rPr>
          <w:rFonts w:ascii="Fb Fontext" w:hAnsi="Fb Fontext" w:hint="cs"/>
          <w:sz w:val="32"/>
          <w:rtl/>
        </w:rPr>
        <w:t>-</w:t>
      </w:r>
      <w:r>
        <w:rPr>
          <w:rFonts w:ascii="Fb Fontext" w:hAnsi="Fb Fontext" w:hint="cs"/>
          <w:sz w:val="32"/>
          <w:rtl/>
        </w:rPr>
        <w:t xml:space="preserve">היינו לשיטת </w:t>
      </w:r>
      <w:r>
        <w:rPr>
          <w:rStyle w:val="afffff3"/>
          <w:rFonts w:ascii="Fb Fontext" w:hAnsi="Fb Fontext" w:hint="cs"/>
          <w:sz w:val="32"/>
          <w:rtl/>
          <w:rPrChange w:id="9167" w:author="מנוע אמוראים" w:date="2026-10-05T16:42:07Z">
            <w:rPr>
              <w:rFonts w:ascii="Fb Fontext" w:hAnsi="Fb Fontext" w:hint="cs"/>
              <w:sz w:val="32"/>
              <w:rtl/>
            </w:rPr>
          </w:rPrChange>
        </w:rPr>
        <w:t xml:space="preserve">ר</w:t>
      </w:r>
      <w:r>
        <w:rPr>
          <w:rStyle w:val="afffff3"/>
          <w:rFonts w:ascii="Fb Fontext" w:hAnsi="Fb Fontext"/>
          <w:sz w:val="32"/>
          <w:rtl/>
          <w:rPrChange w:id="9168" w:author="מנוע אמוראים" w:date="2026-10-05T16:42:07Z">
            <w:rPr>
              <w:rFonts w:ascii="Fb Fontext" w:hAnsi="Fb Fontext"/>
              <w:sz w:val="32"/>
              <w:rtl/>
            </w:rPr>
          </w:rPrChange>
        </w:rPr>
        <w:t xml:space="preserve">"</w:t>
      </w:r>
      <w:r>
        <w:rPr>
          <w:rStyle w:val="afffff3"/>
          <w:rFonts w:ascii="Fb Fontext" w:hAnsi="Fb Fontext" w:hint="cs"/>
          <w:sz w:val="32"/>
          <w:rtl/>
          <w:rPrChange w:id="9169" w:author="מנוע אמוראים" w:date="2026-10-05T16:42:07Z">
            <w:rPr>
              <w:rFonts w:ascii="Fb Fontext" w:hAnsi="Fb Fontext" w:hint="cs"/>
              <w:sz w:val="32"/>
              <w:rtl/>
            </w:rPr>
          </w:rPrChange>
        </w:rPr>
        <w:t xml:space="preserve">י</w:t>
      </w:r>
      <w:r>
        <w:rPr>
          <w:rFonts w:ascii="Fb Fontext" w:hAnsi="Fb Fontext" w:hint="cs"/>
          <w:sz w:val="32"/>
          <w:rtl/>
        </w:rPr>
        <w:t xml:space="preserve"> </w:t>
      </w:r>
      <w:r>
        <w:rPr>
          <w:rStyle w:val="afffff5"/>
          <w:rFonts w:hint="cs"/>
          <w:rtl/>
        </w:rPr>
        <w:t xml:space="preserve">[ולא </w:t>
      </w:r>
      <w:r>
        <w:rPr>
          <w:rStyle w:val="afffff3"/>
          <w:rFonts w:hint="cs"/>
          <w:rtl/>
          <w:rPrChange w:id="9170" w:author="מנוע אמוראים" w:date="2026-10-05T16:42:07Z">
            <w:rPr>
              <w:rStyle w:val="afffff5"/>
              <w:rFonts w:hint="cs"/>
              <w:rtl/>
            </w:rPr>
          </w:rPrChange>
        </w:rPr>
        <w:t xml:space="preserve">לר</w:t>
      </w:r>
      <w:r>
        <w:rPr>
          <w:rStyle w:val="afffff3"/>
          <w:rtl/>
          <w:rPrChange w:id="9171" w:author="מנוע אמוראים" w:date="2026-10-05T16:42:07Z">
            <w:rPr>
              <w:rStyle w:val="afffff5"/>
              <w:rtl/>
            </w:rPr>
          </w:rPrChange>
        </w:rPr>
        <w:t xml:space="preserve">"</w:t>
      </w:r>
      <w:r>
        <w:rPr>
          <w:rStyle w:val="afffff3"/>
          <w:rFonts w:hint="cs"/>
          <w:rtl/>
          <w:rPrChange w:id="9172" w:author="מנוע אמוראים" w:date="2026-10-05T16:42:07Z">
            <w:rPr>
              <w:rStyle w:val="afffff5"/>
              <w:rFonts w:hint="cs"/>
              <w:rtl/>
            </w:rPr>
          </w:rPrChange>
        </w:rPr>
        <w:t xml:space="preserve">מ</w:t>
      </w:r>
      <w:r>
        <w:rPr>
          <w:rStyle w:val="afffff5"/>
          <w:rFonts w:hint="cs"/>
          <w:rtl/>
        </w:rPr>
        <w:t xml:space="preserve">]</w:t>
      </w:r>
    </w:p>
    <w:p w14:paraId="219EBD69" w14:textId="77777777" w:rsidR="00A85AC8" w:rsidRPr="00E600D8" w:rsidRDefault="00E40C04" w:rsidP="00E40C04">
      <w:pPr>
        <w:pStyle w:val="38"/>
        <w:framePr w:wrap="notBeside"/>
        <w:rPr>
          <w:rtl/>
        </w:rPr>
      </w:pPr>
      <w:r w:rsidRPr="00E600D8">
        <w:rPr>
          <w:rFonts w:hint="cs"/>
          <w:rtl/>
        </w:rPr>
        <w:t xml:space="preserve">ה. </w:t>
      </w:r>
      <w:r w:rsidR="006E0774" w:rsidRPr="00E600D8">
        <w:rPr>
          <w:rFonts w:hint="cs"/>
          <w:rtl/>
        </w:rPr>
        <w:t>והך</w:t>
      </w:r>
      <w:r w:rsidR="00A85AC8" w:rsidRPr="00E600D8">
        <w:rPr>
          <w:rtl/>
        </w:rPr>
        <w:t>:</w:t>
      </w:r>
    </w:p>
    <w:p w14:paraId="52BBF3D5" w14:textId="14ABE5E2" w:rsidR="006E0774" w:rsidRPr="00131640" w:rsidRDefault="006E0774" w:rsidP="006E0774">
      <w:pPr>
        <w:rPr>
          <w:rtl/>
        </w:rPr>
      </w:pPr>
      <w:r>
        <w:rPr>
          <w:rStyle w:val="afffff3"/>
          <w:rFonts w:ascii="Fb Fontext" w:hAnsi="Fb Fontext" w:hint="cs"/>
          <w:rtl/>
          <w:rPrChange w:id="9173" w:author="מנוע אמוראים" w:date="2026-10-05T16:42:07Z">
            <w:rPr>
              <w:rFonts w:ascii="Fb Fontext" w:hAnsi="Fb Fontext" w:hint="cs"/>
              <w:rtl/>
            </w:rPr>
          </w:rPrChange>
        </w:rPr>
        <w:t xml:space="preserve">דלר</w:t>
      </w:r>
      <w:r>
        <w:rPr>
          <w:rStyle w:val="afffff3"/>
          <w:rFonts w:ascii="Fb Fontext" w:hAnsi="Fb Fontext"/>
          <w:rtl/>
          <w:rPrChange w:id="9174" w:author="מנוע אמוראים" w:date="2026-10-05T16:42:07Z">
            <w:rPr>
              <w:rFonts w:ascii="Fb Fontext" w:hAnsi="Fb Fontext"/>
              <w:rtl/>
            </w:rPr>
          </w:rPrChange>
        </w:rPr>
        <w:t xml:space="preserve">"</w:t>
      </w:r>
      <w:r>
        <w:rPr>
          <w:rStyle w:val="afffff3"/>
          <w:rFonts w:ascii="Fb Fontext" w:hAnsi="Fb Fontext" w:hint="cs"/>
          <w:rtl/>
          <w:rPrChange w:id="9175" w:author="מנוע אמוראים" w:date="2026-10-05T16:42:07Z">
            <w:rPr>
              <w:rFonts w:ascii="Fb Fontext" w:hAnsi="Fb Fontext" w:hint="cs"/>
              <w:rtl/>
            </w:rPr>
          </w:rPrChange>
        </w:rPr>
        <w:t xml:space="preserve">י</w:t>
      </w:r>
      <w:r>
        <w:rPr>
          <w:rFonts w:ascii="Fb Fontext" w:hAnsi="Fb Fontext" w:hint="cs"/>
          <w:rtl/>
        </w:rPr>
        <w:t xml:space="preserve"> ירושלים לא מיקדשא </w:t>
      </w:r>
      <w:r w:rsidRPr="00E40C04">
        <w:rPr>
          <w:rFonts w:hint="cs"/>
          <w:rtl/>
        </w:rPr>
        <w:t>ד'</w:t>
      </w:r>
      <w:r w:rsidRPr="00E40C04">
        <w:rPr>
          <w:rtl/>
        </w:rPr>
        <w:t>כאימרא, כדירים, כעצים, כאישים, כהיכל, כמזבח, כירושלים</w:t>
      </w:r>
      <w:r w:rsidRPr="00E40C04">
        <w:rPr>
          <w:rFonts w:hint="cs"/>
          <w:rtl/>
        </w:rPr>
        <w:t>'</w:t>
      </w:r>
      <w:r w:rsidRPr="00E40C04">
        <w:rPr>
          <w:rtl/>
        </w:rPr>
        <w:t>.</w:t>
      </w:r>
    </w:p>
    <w:p w14:paraId="2660A911" w14:textId="2375B3F0" w:rsidR="00A85AC8" w:rsidRPr="00E600D8" w:rsidRDefault="006E0774" w:rsidP="00E40C04">
      <w:pPr>
        <w:pStyle w:val="38"/>
        <w:framePr w:wrap="notBeside"/>
        <w:rPr>
          <w:rtl/>
        </w:rPr>
      </w:pPr>
      <w:r w:rsidRPr="00E600D8">
        <w:rPr>
          <w:rFonts w:hint="cs"/>
          <w:rtl/>
        </w:rPr>
        <w:t>ולר</w:t>
      </w:r>
      <w:r w:rsidRPr="00E600D8">
        <w:rPr>
          <w:rtl/>
        </w:rPr>
        <w:t>"</w:t>
      </w:r>
      <w:r w:rsidRPr="00E600D8">
        <w:rPr>
          <w:rFonts w:hint="cs"/>
          <w:rtl/>
        </w:rPr>
        <w:t>י</w:t>
      </w:r>
      <w:r w:rsidR="00A85AC8" w:rsidRPr="00E600D8">
        <w:rPr>
          <w:rtl/>
        </w:rPr>
        <w:t>:</w:t>
      </w:r>
    </w:p>
    <w:p w14:paraId="25D18EFF" w14:textId="72B50A7F" w:rsidR="006E0774" w:rsidRPr="00131640" w:rsidRDefault="006E0774" w:rsidP="00E40C04">
      <w:pPr>
        <w:spacing w:after="120"/>
        <w:rPr>
          <w:rtl/>
        </w:rPr>
      </w:pPr>
      <w:r w:rsidRPr="00224C4C">
        <w:rPr>
          <w:rFonts w:ascii="Fb Fontext" w:hAnsi="Fb Fontext"/>
          <w:sz w:val="32"/>
          <w:rtl/>
        </w:rPr>
        <w:t>כל האומר ירושלים</w:t>
      </w:r>
      <w:r w:rsidRPr="00224C4C">
        <w:rPr>
          <w:rFonts w:ascii="Fb Fontext" w:hAnsi="Fb Fontext" w:hint="cs"/>
          <w:sz w:val="32"/>
          <w:rtl/>
        </w:rPr>
        <w:t xml:space="preserve"> </w:t>
      </w:r>
      <w:r w:rsidRPr="00224C4C">
        <w:rPr>
          <w:rFonts w:ascii="Fb Fontext" w:hAnsi="Fb Fontext"/>
          <w:sz w:val="32"/>
          <w:rtl/>
        </w:rPr>
        <w:t xml:space="preserve">לא אמר כלום! </w:t>
      </w:r>
      <w:r w:rsidRPr="00E40C04">
        <w:rPr>
          <w:rStyle w:val="afffff5"/>
          <w:rFonts w:hint="cs"/>
          <w:rtl/>
        </w:rPr>
        <w:t>[ואפי' כירושלים]</w:t>
      </w:r>
      <w:r w:rsidRPr="00224C4C">
        <w:rPr>
          <w:rFonts w:ascii="Fb Fontext" w:hAnsi="Fb Fontext"/>
          <w:sz w:val="32"/>
          <w:rtl/>
        </w:rPr>
        <w:t xml:space="preserve"> עד שידור בדבר הקרב בירושלי</w:t>
      </w:r>
      <w:r w:rsidR="00E40C04">
        <w:rPr>
          <w:rFonts w:ascii="Fb Fontext" w:hAnsi="Fb Fontext" w:hint="cs"/>
          <w:sz w:val="32"/>
          <w:rtl/>
        </w:rPr>
        <w:t>ם</w:t>
      </w:r>
      <w:r w:rsidRPr="00224C4C">
        <w:rPr>
          <w:rFonts w:ascii="Fb Fontext" w:hAnsi="Fb Fontext"/>
          <w:sz w:val="32"/>
          <w:rtl/>
        </w:rPr>
        <w:t>'!</w:t>
      </w:r>
      <w:r w:rsidR="00E40C04">
        <w:rPr>
          <w:rFonts w:ascii="Fb Fontext" w:hAnsi="Fb Fontext" w:hint="cs"/>
          <w:rtl/>
        </w:rPr>
        <w:t xml:space="preserve">  - </w:t>
      </w:r>
      <w:r w:rsidRPr="00224C4C">
        <w:rPr>
          <w:rFonts w:ascii="Fb Fontext" w:hAnsi="Fb Fontext"/>
          <w:rtl/>
        </w:rPr>
        <w:t>תרי תנאי נינהו ואליבא דר' יהודה.</w:t>
      </w:r>
    </w:p>
    <w:p w14:paraId="73679CCF" w14:textId="77777777" w:rsidR="006E0774" w:rsidRPr="00131640" w:rsidRDefault="006E0774" w:rsidP="0010529F">
      <w:pPr>
        <w:pStyle w:val="afff0"/>
        <w:framePr w:wrap="around"/>
        <w:rPr>
          <w:rtl/>
        </w:rPr>
      </w:pPr>
      <w:r w:rsidRPr="00224C4C">
        <w:rPr>
          <w:rFonts w:hint="cs"/>
          <w:rtl/>
        </w:rPr>
        <w:t>נד:</w:t>
      </w:r>
    </w:p>
    <w:p w14:paraId="0E12B3DC" w14:textId="77777777" w:rsidR="00A85AC8" w:rsidRPr="00E600D8" w:rsidRDefault="006E0774" w:rsidP="00E40C04">
      <w:pPr>
        <w:pStyle w:val="38"/>
        <w:framePr w:wrap="notBeside"/>
        <w:rPr>
          <w:rtl/>
        </w:rPr>
      </w:pPr>
      <w:r w:rsidRPr="00E600D8">
        <w:rPr>
          <w:rFonts w:hint="cs"/>
          <w:rtl/>
        </w:rPr>
        <w:t>ע</w:t>
      </w:r>
      <w:r w:rsidRPr="00E600D8">
        <w:rPr>
          <w:rtl/>
        </w:rPr>
        <w:t>ולא מבר פדא</w:t>
      </w:r>
      <w:r w:rsidR="00A85AC8" w:rsidRPr="00E600D8">
        <w:rPr>
          <w:rtl/>
        </w:rPr>
        <w:t>:</w:t>
      </w:r>
    </w:p>
    <w:p w14:paraId="7DA8F8D7" w14:textId="395507A2" w:rsidR="006E0774" w:rsidRPr="0064241B" w:rsidRDefault="00E40C04" w:rsidP="00E40C04">
      <w:pPr>
        <w:rPr>
          <w:spacing w:val="2"/>
          <w:rtl/>
        </w:rPr>
      </w:pPr>
      <w:r w:rsidRPr="0064241B">
        <w:rPr>
          <w:rStyle w:val="afffff3"/>
          <w:rFonts w:hint="cs"/>
          <w:spacing w:val="2"/>
          <w:rtl/>
        </w:rPr>
        <w:t>מ</w:t>
      </w:r>
      <w:r w:rsidR="006E0774" w:rsidRPr="0064241B">
        <w:rPr>
          <w:rStyle w:val="afffff3"/>
          <w:spacing w:val="2"/>
          <w:rtl/>
        </w:rPr>
        <w:t>ר"מ:</w:t>
      </w:r>
      <w:r w:rsidR="006E0774" w:rsidRPr="0064241B">
        <w:rPr>
          <w:rFonts w:ascii="Fb Fontext" w:hAnsi="Fb Fontext"/>
          <w:spacing w:val="2"/>
          <w:sz w:val="32"/>
          <w:rtl/>
        </w:rPr>
        <w:t xml:space="preserve"> הקדש, במזיד מתחלל, </w:t>
      </w:r>
      <w:r w:rsidRPr="0064241B">
        <w:rPr>
          <w:rFonts w:ascii="Fb Fontext" w:hAnsi="Fb Fontext" w:hint="cs"/>
          <w:spacing w:val="2"/>
          <w:sz w:val="32"/>
          <w:rtl/>
        </w:rPr>
        <w:t xml:space="preserve">ולא </w:t>
      </w:r>
      <w:r w:rsidR="006E0774" w:rsidRPr="0064241B">
        <w:rPr>
          <w:rFonts w:ascii="Fb Fontext" w:hAnsi="Fb Fontext"/>
          <w:spacing w:val="2"/>
          <w:sz w:val="32"/>
          <w:rtl/>
        </w:rPr>
        <w:t>בשוגג</w:t>
      </w:r>
      <w:r w:rsidRPr="0064241B">
        <w:rPr>
          <w:rFonts w:ascii="Fb Fontext" w:hAnsi="Fb Fontext" w:hint="cs"/>
          <w:spacing w:val="2"/>
          <w:sz w:val="32"/>
          <w:rtl/>
        </w:rPr>
        <w:t>,</w:t>
      </w:r>
      <w:r w:rsidR="006E0774" w:rsidRPr="0064241B">
        <w:rPr>
          <w:rFonts w:ascii="Fb Fontext" w:hAnsi="Fb Fontext"/>
          <w:spacing w:val="2"/>
          <w:sz w:val="32"/>
          <w:rtl/>
        </w:rPr>
        <w:t xml:space="preserve"> </w:t>
      </w:r>
      <w:r w:rsidRPr="0064241B">
        <w:rPr>
          <w:rFonts w:ascii="Fb Fontext" w:hAnsi="Fb Fontext" w:hint="cs"/>
          <w:spacing w:val="2"/>
          <w:sz w:val="32"/>
          <w:rtl/>
        </w:rPr>
        <w:t xml:space="preserve">ומתחלל רק </w:t>
      </w:r>
      <w:r w:rsidR="006E0774" w:rsidRPr="0064241B">
        <w:rPr>
          <w:rFonts w:ascii="Fb Fontext" w:hAnsi="Fb Fontext"/>
          <w:spacing w:val="2"/>
          <w:sz w:val="32"/>
          <w:rtl/>
        </w:rPr>
        <w:t xml:space="preserve">לענין </w:t>
      </w:r>
      <w:r w:rsidR="006E0774" w:rsidRPr="0064241B">
        <w:rPr>
          <w:rFonts w:ascii="Fb Fontext" w:hAnsi="Fb Fontext" w:hint="cs"/>
          <w:spacing w:val="2"/>
          <w:sz w:val="32"/>
          <w:rtl/>
        </w:rPr>
        <w:t>אכילה</w:t>
      </w:r>
      <w:r w:rsidR="006E0774" w:rsidRPr="0064241B">
        <w:rPr>
          <w:rFonts w:ascii="Fb Fontext" w:hAnsi="Fb Fontext"/>
          <w:spacing w:val="2"/>
          <w:sz w:val="32"/>
          <w:rtl/>
        </w:rPr>
        <w:t>.</w:t>
      </w:r>
    </w:p>
    <w:p w14:paraId="59C8242A" w14:textId="7ECBB67C" w:rsidR="00A85AC8" w:rsidRPr="00E600D8" w:rsidRDefault="006E0774" w:rsidP="00E40C04">
      <w:pPr>
        <w:pStyle w:val="38"/>
        <w:framePr w:wrap="notBeside"/>
        <w:rPr>
          <w:rtl/>
        </w:rPr>
      </w:pPr>
      <w:r w:rsidRPr="00E600D8">
        <w:rPr>
          <w:rFonts w:hint="cs"/>
          <w:rtl/>
        </w:rPr>
        <w:t>ר</w:t>
      </w:r>
      <w:r w:rsidRPr="00E600D8">
        <w:rPr>
          <w:rtl/>
        </w:rPr>
        <w:t>"</w:t>
      </w:r>
      <w:r w:rsidRPr="00E600D8">
        <w:rPr>
          <w:rFonts w:hint="cs"/>
          <w:rtl/>
        </w:rPr>
        <w:t>נ מראב</w:t>
      </w:r>
      <w:r w:rsidRPr="00E600D8">
        <w:rPr>
          <w:rtl/>
        </w:rPr>
        <w:t>"</w:t>
      </w:r>
      <w:r w:rsidRPr="00E600D8">
        <w:rPr>
          <w:rFonts w:hint="cs"/>
          <w:rtl/>
        </w:rPr>
        <w:t>א</w:t>
      </w:r>
      <w:r w:rsidR="00A85AC8" w:rsidRPr="00E600D8">
        <w:rPr>
          <w:rtl/>
        </w:rPr>
        <w:t>:</w:t>
      </w:r>
    </w:p>
    <w:p w14:paraId="565F41B2" w14:textId="690E044E" w:rsidR="006E0774" w:rsidRPr="00131640" w:rsidRDefault="006E0774" w:rsidP="006E0774">
      <w:pPr>
        <w:rPr>
          <w:rtl/>
        </w:rPr>
      </w:pPr>
      <w:r>
        <w:rPr>
          <w:rStyle w:val="afffa"/>
          <w:rFonts w:ascii="Fb Fontext" w:hAnsi="Fb Fontext" w:cs="BA TM • Vilna Extra-Bold"/>
          <w:bCs w:val="0"/>
          <w:rtl/>
        </w:rPr>
        <w:t xml:space="preserve">הלכה </w:t>
      </w:r>
      <w:r>
        <w:rPr>
          <w:rStyle w:val="afffff3"/>
          <w:rFonts w:ascii="Fb Fontext" w:hAnsi="Fb Fontext" w:cs="BA TM • Vilna Extra-Bold"/>
          <w:bCs w:val="0"/>
          <w:rtl/>
          <w:rPrChange w:id="9176" w:author="מנוע אמוראים" w:date="2026-10-05T16:42:07Z">
            <w:rPr>
              <w:rStyle w:val="afffa"/>
              <w:rFonts w:ascii="Fb Fontext" w:hAnsi="Fb Fontext" w:cs="BA TM • Vilna Extra-Bold"/>
              <w:bCs w:val="0"/>
              <w:rtl/>
            </w:rPr>
          </w:rPrChange>
        </w:rPr>
        <w:t xml:space="preserve">כר"מ</w:t>
      </w:r>
      <w:r>
        <w:rPr>
          <w:rStyle w:val="afffa"/>
          <w:rFonts w:ascii="Fb Fontext" w:hAnsi="Fb Fontext" w:cs="BA TM • Vilna Extra-Bold"/>
          <w:bCs w:val="0"/>
          <w:rtl/>
        </w:rPr>
        <w:t xml:space="preserve"> במעשר, הואיל וסתם לן תנא כותיה.</w:t>
      </w:r>
    </w:p>
    <w:p w14:paraId="1F683198" w14:textId="77777777" w:rsidR="006E0774" w:rsidRPr="00131640" w:rsidRDefault="006E0774" w:rsidP="00E40C04">
      <w:pPr>
        <w:rPr>
          <w:rtl/>
        </w:rPr>
      </w:pPr>
      <w:r>
        <w:rPr>
          <w:rStyle w:val="afffa"/>
          <w:rFonts w:ascii="Fb Fontext" w:hAnsi="Fb Fontext" w:cs="BA TM • Vilna Extra-Bold"/>
          <w:bCs w:val="0"/>
          <w:rtl/>
        </w:rPr>
        <w:t xml:space="preserve">והלכה </w:t>
      </w:r>
      <w:r>
        <w:rPr>
          <w:rStyle w:val="afffff3"/>
          <w:rFonts w:ascii="Fb Fontext" w:hAnsi="Fb Fontext" w:cs="BA TM • Vilna Extra-Bold"/>
          <w:bCs w:val="0"/>
          <w:rtl/>
          <w:rPrChange w:id="9177" w:author="מנוע אמוראים" w:date="2026-10-05T16:42:07Z">
            <w:rPr>
              <w:rStyle w:val="afffa"/>
              <w:rFonts w:ascii="Fb Fontext" w:hAnsi="Fb Fontext" w:cs="BA TM • Vilna Extra-Bold"/>
              <w:bCs w:val="0"/>
              <w:rtl/>
            </w:rPr>
          </w:rPrChange>
        </w:rPr>
        <w:t xml:space="preserve">כר"</w:t>
      </w:r>
      <w:r>
        <w:rPr>
          <w:rStyle w:val="afffff3"/>
          <w:rFonts w:ascii="Fb Fontext" w:hAnsi="Fb Fontext" w:cs="BA TM • Vilna Extra-Bold" w:hint="cs"/>
          <w:bCs w:val="0"/>
          <w:rtl/>
          <w:rPrChange w:id="9178" w:author="מנוע אמוראים" w:date="2026-10-05T16:42:07Z">
            <w:rPr>
              <w:rStyle w:val="afffa"/>
              <w:rFonts w:ascii="Fb Fontext" w:hAnsi="Fb Fontext" w:cs="BA TM • Vilna Extra-Bold" w:hint="cs"/>
              <w:bCs w:val="0"/>
              <w:rtl/>
            </w:rPr>
          </w:rPrChange>
        </w:rPr>
        <w:t xml:space="preserve">י</w:t>
      </w:r>
      <w:r>
        <w:rPr>
          <w:rStyle w:val="afffa"/>
          <w:rFonts w:ascii="Fb Fontext" w:hAnsi="Fb Fontext" w:cs="BA TM • Vilna Extra-Bold" w:hint="cs"/>
          <w:bCs w:val="0"/>
          <w:rtl/>
        </w:rPr>
        <w:t xml:space="preserve"> </w:t>
      </w:r>
      <w:r w:rsidRPr="00210DF6">
        <w:rPr>
          <w:rStyle w:val="afffa"/>
          <w:rFonts w:ascii="Fb Fontext" w:hAnsi="Fb Fontext" w:cs="BA TM • Vilna Extra-Bold"/>
          <w:bCs w:val="0"/>
          <w:rtl/>
        </w:rPr>
        <w:t>בהקדש, הואיל וסתם לן תנא כותיה</w:t>
      </w:r>
      <w:r w:rsidRPr="00224C4C">
        <w:rPr>
          <w:rFonts w:ascii="Fb Fontext" w:hAnsi="Fb Fontext"/>
          <w:sz w:val="32"/>
          <w:rtl/>
        </w:rPr>
        <w:t>.</w:t>
      </w:r>
    </w:p>
    <w:p w14:paraId="18897485" w14:textId="77777777" w:rsidR="00A85AC8" w:rsidRPr="00E600D8" w:rsidRDefault="006E0774" w:rsidP="00E40C04">
      <w:pPr>
        <w:pStyle w:val="38"/>
        <w:framePr w:wrap="notBeside"/>
        <w:rPr>
          <w:rtl/>
        </w:rPr>
      </w:pPr>
      <w:r w:rsidRPr="00E600D8">
        <w:rPr>
          <w:rtl/>
        </w:rPr>
        <w:t>•</w:t>
      </w:r>
      <w:r w:rsidRPr="00E600D8">
        <w:rPr>
          <w:rFonts w:hint="cs"/>
          <w:rtl/>
        </w:rPr>
        <w:t xml:space="preserve"> </w:t>
      </w:r>
      <w:r w:rsidRPr="00E600D8">
        <w:rPr>
          <w:rtl/>
        </w:rPr>
        <w:t>כר"מ במעשר</w:t>
      </w:r>
      <w:r w:rsidR="00A85AC8" w:rsidRPr="00E600D8">
        <w:rPr>
          <w:rtl/>
        </w:rPr>
        <w:t>:</w:t>
      </w:r>
    </w:p>
    <w:p w14:paraId="7B434538" w14:textId="78E23147" w:rsidR="006E0774" w:rsidRPr="00131640" w:rsidRDefault="006E0774" w:rsidP="006E0774">
      <w:pPr>
        <w:rPr>
          <w:rtl/>
        </w:rPr>
      </w:pPr>
      <w:r w:rsidRPr="00210DF6">
        <w:rPr>
          <w:rStyle w:val="afffa"/>
          <w:rFonts w:ascii="Fb Fontext" w:hAnsi="Fb Fontext" w:cs="BA TM • Vilna Extra-Bold"/>
          <w:bCs w:val="0"/>
          <w:rtl/>
        </w:rPr>
        <w:t>כרם רבעי</w:t>
      </w:r>
      <w:r w:rsidRPr="00224C4C">
        <w:rPr>
          <w:rFonts w:ascii="Fb Fontext" w:hAnsi="Fb Fontext"/>
          <w:sz w:val="32"/>
          <w:rtl/>
        </w:rPr>
        <w:t xml:space="preserve"> - </w:t>
      </w:r>
      <w:r w:rsidRPr="00E40C04">
        <w:rPr>
          <w:rStyle w:val="afffff3"/>
          <w:rtl/>
        </w:rPr>
        <w:t>ב"ש</w:t>
      </w:r>
      <w:r w:rsidR="00E40C04">
        <w:rPr>
          <w:rStyle w:val="afffff3"/>
          <w:rFonts w:hint="cs"/>
          <w:rtl/>
        </w:rPr>
        <w:t>:</w:t>
      </w:r>
      <w:r w:rsidRPr="00224C4C">
        <w:rPr>
          <w:rFonts w:ascii="Fb Fontext" w:hAnsi="Fb Fontext"/>
          <w:sz w:val="32"/>
          <w:rtl/>
        </w:rPr>
        <w:t xml:space="preserve"> אין לו חומש ואין לו ביעור, </w:t>
      </w:r>
      <w:r w:rsidRPr="00224C4C">
        <w:rPr>
          <w:rFonts w:ascii="Fb Fontext" w:hAnsi="Fb Fontext" w:hint="cs"/>
          <w:sz w:val="32"/>
          <w:rtl/>
        </w:rPr>
        <w:t>דלא גמרי ממעשר.</w:t>
      </w:r>
    </w:p>
    <w:p w14:paraId="5EC36D9A" w14:textId="0420699D" w:rsidR="006E0774" w:rsidRPr="0064241B" w:rsidRDefault="006E0774" w:rsidP="00E40C04">
      <w:pPr>
        <w:ind w:left="565" w:firstLine="113"/>
        <w:rPr>
          <w:spacing w:val="2"/>
          <w:rtl/>
        </w:rPr>
      </w:pPr>
      <w:r w:rsidRPr="0064241B">
        <w:rPr>
          <w:rStyle w:val="afffff3"/>
          <w:spacing w:val="2"/>
          <w:rtl/>
        </w:rPr>
        <w:t>וב"ה</w:t>
      </w:r>
      <w:r w:rsidR="00E40C04" w:rsidRPr="0064241B">
        <w:rPr>
          <w:rStyle w:val="afffff3"/>
          <w:rFonts w:hint="cs"/>
          <w:spacing w:val="2"/>
          <w:rtl/>
        </w:rPr>
        <w:t>:</w:t>
      </w:r>
      <w:r w:rsidRPr="0064241B">
        <w:rPr>
          <w:rFonts w:ascii="Fb Fontext" w:hAnsi="Fb Fontext"/>
          <w:spacing w:val="2"/>
          <w:sz w:val="32"/>
          <w:rtl/>
        </w:rPr>
        <w:t xml:space="preserve"> יש לו</w:t>
      </w:r>
      <w:r w:rsidRPr="0064241B">
        <w:rPr>
          <w:rFonts w:ascii="Fb Fontext" w:hAnsi="Fb Fontext" w:hint="cs"/>
          <w:spacing w:val="2"/>
          <w:sz w:val="32"/>
          <w:rtl/>
        </w:rPr>
        <w:t xml:space="preserve"> דגמרי קודש ממעשר דיש לו חומש וביעור</w:t>
      </w:r>
    </w:p>
    <w:p w14:paraId="0A509B51" w14:textId="74239F40" w:rsidR="006E0774" w:rsidRPr="00131640" w:rsidRDefault="006E0774" w:rsidP="00E40C04">
      <w:pPr>
        <w:ind w:left="565" w:firstLine="113"/>
        <w:rPr>
          <w:rtl/>
        </w:rPr>
      </w:pPr>
      <w:r w:rsidRPr="00E40C04">
        <w:rPr>
          <w:rStyle w:val="afffff3"/>
          <w:rtl/>
        </w:rPr>
        <w:t>ב"ש</w:t>
      </w:r>
      <w:r w:rsidR="00E40C04">
        <w:rPr>
          <w:rStyle w:val="afffff3"/>
          <w:rFonts w:hint="cs"/>
          <w:rtl/>
        </w:rPr>
        <w:t>:</w:t>
      </w:r>
      <w:r w:rsidRPr="00224C4C">
        <w:rPr>
          <w:rFonts w:ascii="Fb Fontext" w:hAnsi="Fb Fontext"/>
          <w:rtl/>
        </w:rPr>
        <w:t xml:space="preserve"> יש לו פרט ויש לו עוללות, </w:t>
      </w:r>
      <w:r w:rsidRPr="00E40C04">
        <w:rPr>
          <w:rStyle w:val="afffff3"/>
          <w:rtl/>
        </w:rPr>
        <w:t>ו</w:t>
      </w:r>
      <w:r w:rsidR="00E40C04" w:rsidRPr="00E40C04">
        <w:rPr>
          <w:rStyle w:val="afffff3"/>
          <w:rFonts w:hint="cs"/>
          <w:rtl/>
        </w:rPr>
        <w:t>ל</w:t>
      </w:r>
      <w:r w:rsidRPr="00E40C04">
        <w:rPr>
          <w:rStyle w:val="afffff3"/>
          <w:rtl/>
        </w:rPr>
        <w:t>ב"ה</w:t>
      </w:r>
      <w:r w:rsidR="00E40C04" w:rsidRPr="00E40C04">
        <w:rPr>
          <w:rStyle w:val="afffff3"/>
          <w:rFonts w:hint="cs"/>
          <w:rtl/>
        </w:rPr>
        <w:t>:</w:t>
      </w:r>
      <w:r w:rsidRPr="00224C4C">
        <w:rPr>
          <w:rFonts w:ascii="Fb Fontext" w:hAnsi="Fb Fontext"/>
          <w:rtl/>
        </w:rPr>
        <w:t xml:space="preserve"> כולו לגת.</w:t>
      </w:r>
    </w:p>
    <w:p w14:paraId="51633B41" w14:textId="1F9CA763" w:rsidR="006E0774" w:rsidRPr="0064241B" w:rsidRDefault="006E0774" w:rsidP="006E0774">
      <w:pPr>
        <w:rPr>
          <w:spacing w:val="2"/>
          <w:rtl/>
        </w:rPr>
      </w:pPr>
      <w:r w:rsidRPr="0064241B">
        <w:rPr>
          <w:spacing w:val="2"/>
          <w:rtl/>
        </w:rPr>
        <w:t xml:space="preserve">וב"ה </w:t>
      </w:r>
      <w:r w:rsidRPr="0064241B">
        <w:rPr>
          <w:rFonts w:hint="cs"/>
          <w:spacing w:val="2"/>
          <w:rtl/>
        </w:rPr>
        <w:t>דכמעשר דס</w:t>
      </w:r>
      <w:r w:rsidRPr="0064241B">
        <w:rPr>
          <w:spacing w:val="2"/>
          <w:rtl/>
        </w:rPr>
        <w:t>"</w:t>
      </w:r>
      <w:r>
        <w:rPr>
          <w:rFonts w:hint="cs"/>
          <w:spacing w:val="2"/>
          <w:rtl/>
        </w:rPr>
        <w:t xml:space="preserve">ל </w:t>
      </w:r>
      <w:r>
        <w:rPr>
          <w:rStyle w:val="afffff3"/>
          <w:rFonts w:hint="cs"/>
          <w:spacing w:val="2"/>
          <w:rtl/>
          <w:rPrChange w:id="9179" w:author="מנוע אמוראים" w:date="2026-10-05T16:42:07Z">
            <w:rPr>
              <w:rFonts w:hint="cs"/>
              <w:spacing w:val="2"/>
              <w:rtl/>
            </w:rPr>
          </w:rPrChange>
        </w:rPr>
        <w:t xml:space="preserve">כר</w:t>
      </w:r>
      <w:r>
        <w:rPr>
          <w:rStyle w:val="afffff3"/>
          <w:spacing w:val="2"/>
          <w:rtl/>
          <w:rPrChange w:id="9180" w:author="מנוע אמוראים" w:date="2026-10-05T16:42:07Z">
            <w:rPr>
              <w:spacing w:val="2"/>
              <w:rtl/>
            </w:rPr>
          </w:rPrChange>
        </w:rPr>
        <w:t xml:space="preserve">"</w:t>
      </w:r>
      <w:r>
        <w:rPr>
          <w:rStyle w:val="afffff3"/>
          <w:rFonts w:hint="cs"/>
          <w:spacing w:val="2"/>
          <w:rtl/>
          <w:rPrChange w:id="9181" w:author="מנוע אמוראים" w:date="2026-10-05T16:42:07Z">
            <w:rPr>
              <w:rFonts w:hint="cs"/>
              <w:spacing w:val="2"/>
              <w:rtl/>
            </w:rPr>
          </w:rPrChange>
        </w:rPr>
        <w:t xml:space="preserve">מ</w:t>
      </w:r>
      <w:r w:rsidR="00E40C04" w:rsidRPr="0064241B">
        <w:rPr>
          <w:rFonts w:hint="cs"/>
          <w:spacing w:val="2"/>
          <w:rtl/>
        </w:rPr>
        <w:t>,</w:t>
      </w:r>
      <w:r w:rsidRPr="0064241B">
        <w:rPr>
          <w:rFonts w:ascii="Fb Fontext" w:hAnsi="Fb Fontext" w:hint="cs"/>
          <w:spacing w:val="2"/>
          <w:rtl/>
        </w:rPr>
        <w:t xml:space="preserve"> </w:t>
      </w:r>
      <w:r>
        <w:rPr>
          <w:rStyle w:val="afffff3"/>
          <w:rFonts w:hint="cs"/>
          <w:spacing w:val="2"/>
          <w:rtl/>
          <w:rPrChange w:id="9182" w:author="מנוע אמוראים" w:date="2026-10-05T16:42:07Z">
            <w:rPr>
              <w:rStyle w:val="afffff5"/>
              <w:rFonts w:hint="cs"/>
              <w:spacing w:val="2"/>
              <w:rtl/>
            </w:rPr>
          </w:rPrChange>
        </w:rPr>
        <w:t xml:space="preserve">ד</w:t>
      </w:r>
      <w:r>
        <w:rPr>
          <w:rStyle w:val="afffff3"/>
          <w:rFonts w:hint="cs"/>
          <w:spacing w:val="2"/>
          <w:rtl/>
          <w:rPrChange w:id="9183" w:author="מנוע אמוראים" w:date="2026-10-05T16:42:07Z">
            <w:rPr>
              <w:rStyle w:val="afffff5"/>
              <w:rFonts w:hint="cs"/>
              <w:spacing w:val="2"/>
              <w:rtl/>
            </w:rPr>
          </w:rPrChange>
        </w:rPr>
        <w:t xml:space="preserve">ל</w:t>
      </w:r>
      <w:r>
        <w:rPr>
          <w:rStyle w:val="afffff3"/>
          <w:rFonts w:hint="cs"/>
          <w:spacing w:val="2"/>
          <w:rtl/>
          <w:rPrChange w:id="9184" w:author="מנוע אמוראים" w:date="2026-10-05T16:42:07Z">
            <w:rPr>
              <w:rStyle w:val="afffff5"/>
              <w:rFonts w:hint="cs"/>
              <w:spacing w:val="2"/>
              <w:rtl/>
            </w:rPr>
          </w:rPrChange>
        </w:rPr>
        <w:t xml:space="preserve">ר</w:t>
      </w:r>
      <w:r>
        <w:rPr>
          <w:rStyle w:val="afffff3"/>
          <w:spacing w:val="2"/>
          <w:rtl/>
          <w:rPrChange w:id="9185" w:author="מנוע אמוראים" w:date="2026-10-05T16:42:07Z">
            <w:rPr>
              <w:rStyle w:val="afffff5"/>
              <w:spacing w:val="2"/>
              <w:rtl/>
            </w:rPr>
          </w:rPrChange>
        </w:rPr>
        <w:t xml:space="preserve">"</w:t>
      </w:r>
      <w:r>
        <w:rPr>
          <w:rStyle w:val="afffff3"/>
          <w:rFonts w:hint="cs"/>
          <w:spacing w:val="2"/>
          <w:rtl/>
          <w:rPrChange w:id="9186" w:author="מנוע אמוראים" w:date="2026-10-05T16:42:07Z">
            <w:rPr>
              <w:rStyle w:val="afffff5"/>
              <w:rFonts w:hint="cs"/>
              <w:spacing w:val="2"/>
              <w:rtl/>
            </w:rPr>
          </w:rPrChange>
        </w:rPr>
        <w:t xml:space="preserve">י</w:t>
      </w:r>
      <w:r>
        <w:rPr>
          <w:rStyle w:val="afffff5"/>
          <w:rFonts w:hint="cs"/>
          <w:spacing w:val="2"/>
          <w:rtl/>
        </w:rPr>
        <w:t xml:space="preserve"> אמאי כולו לגת הא מעשר ממון הדיוט הוא</w:t>
      </w:r>
    </w:p>
    <w:p w14:paraId="3A86125F" w14:textId="77777777" w:rsidR="00A85AC8" w:rsidRPr="00E600D8" w:rsidRDefault="006E0774" w:rsidP="00E40C04">
      <w:pPr>
        <w:pStyle w:val="38"/>
        <w:framePr w:wrap="notBeside"/>
        <w:rPr>
          <w:rtl/>
        </w:rPr>
      </w:pPr>
      <w:r w:rsidRPr="00E600D8">
        <w:rPr>
          <w:rFonts w:hint="cs"/>
          <w:rtl/>
        </w:rPr>
        <w:t xml:space="preserve">הלכה </w:t>
      </w:r>
      <w:r w:rsidRPr="00E600D8">
        <w:rPr>
          <w:rtl/>
        </w:rPr>
        <w:t>כר"</w:t>
      </w:r>
      <w:r w:rsidRPr="00E600D8">
        <w:rPr>
          <w:rFonts w:hint="cs"/>
          <w:rtl/>
        </w:rPr>
        <w:t>י בהקדש</w:t>
      </w:r>
      <w:r w:rsidR="00A85AC8" w:rsidRPr="00E600D8">
        <w:rPr>
          <w:rtl/>
        </w:rPr>
        <w:t>:</w:t>
      </w:r>
    </w:p>
    <w:p w14:paraId="66E51BBB" w14:textId="59BEA751" w:rsidR="006E0774" w:rsidRPr="0064241B" w:rsidRDefault="0064241B" w:rsidP="006E0774">
      <w:pPr>
        <w:rPr>
          <w:spacing w:val="0"/>
          <w:rtl/>
        </w:rPr>
      </w:pPr>
      <w:r>
        <w:rPr>
          <w:rFonts w:ascii="Fb Fontext" w:hAnsi="Fb Fontext" w:hint="cs"/>
          <w:spacing w:val="0"/>
          <w:rtl/>
        </w:rPr>
        <w:t>ד</w:t>
      </w:r>
      <w:r w:rsidR="006E0774" w:rsidRPr="0064241B">
        <w:rPr>
          <w:rFonts w:ascii="Fb Fontext" w:hAnsi="Fb Fontext"/>
          <w:spacing w:val="0"/>
          <w:rtl/>
        </w:rPr>
        <w:t xml:space="preserve">שילח ביד פיקח ונזכר </w:t>
      </w:r>
      <w:r w:rsidR="00E40C04" w:rsidRPr="0064241B">
        <w:rPr>
          <w:rFonts w:ascii="Fb Fontext" w:hAnsi="Fb Fontext" w:hint="cs"/>
          <w:spacing w:val="0"/>
          <w:rtl/>
        </w:rPr>
        <w:t>קודם שהגיע ל</w:t>
      </w:r>
      <w:r w:rsidR="006E0774" w:rsidRPr="0064241B">
        <w:rPr>
          <w:rFonts w:ascii="Fb Fontext" w:hAnsi="Fb Fontext"/>
          <w:spacing w:val="0"/>
          <w:rtl/>
        </w:rPr>
        <w:t>חנווני חנווני מעל לכשיוציא</w:t>
      </w:r>
    </w:p>
    <w:p w14:paraId="1D730CF4" w14:textId="77777777" w:rsidR="00A85AC8" w:rsidRPr="00E600D8" w:rsidRDefault="006E0774" w:rsidP="00E40C04">
      <w:pPr>
        <w:pStyle w:val="38"/>
        <w:framePr w:wrap="notBeside"/>
        <w:rPr>
          <w:rtl/>
        </w:rPr>
      </w:pPr>
      <w:r w:rsidRPr="00E600D8">
        <w:rPr>
          <w:rFonts w:hint="cs"/>
          <w:rtl/>
        </w:rPr>
        <w:t xml:space="preserve"> והך</w:t>
      </w:r>
      <w:r w:rsidR="00A85AC8" w:rsidRPr="00E600D8">
        <w:rPr>
          <w:rtl/>
        </w:rPr>
        <w:t>:</w:t>
      </w:r>
    </w:p>
    <w:p w14:paraId="7E65BD15" w14:textId="68E111C1"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הפודה מעשר שני שלו - מוסיף עליו חמישיתו, בין משלו בין שניתן לו במתנה.</w:t>
      </w:r>
    </w:p>
    <w:p w14:paraId="1F70C0F2" w14:textId="77777777" w:rsidR="00A85AC8" w:rsidRPr="00E600D8" w:rsidRDefault="00E40C04" w:rsidP="00E40C04">
      <w:pPr>
        <w:pStyle w:val="38"/>
        <w:framePr w:wrap="notBeside"/>
        <w:rPr>
          <w:rtl/>
        </w:rPr>
      </w:pPr>
      <w:r w:rsidRPr="00E600D8">
        <w:rPr>
          <w:rFonts w:hint="cs"/>
          <w:rtl/>
        </w:rPr>
        <w:t>-</w:t>
      </w:r>
      <w:r w:rsidR="006E0774" w:rsidRPr="00E600D8">
        <w:rPr>
          <w:rFonts w:hint="cs"/>
          <w:rtl/>
        </w:rPr>
        <w:t>לא</w:t>
      </w:r>
      <w:r w:rsidR="00A85AC8" w:rsidRPr="00E600D8">
        <w:rPr>
          <w:rtl/>
        </w:rPr>
        <w:t>:</w:t>
      </w:r>
    </w:p>
    <w:p w14:paraId="2013BAE7" w14:textId="5EC750B9" w:rsidR="006E0774" w:rsidRPr="00131640" w:rsidRDefault="00E40C04" w:rsidP="006E0774">
      <w:pPr>
        <w:rPr>
          <w:rtl/>
        </w:rPr>
      </w:pPr>
      <w:r w:rsidRPr="00E40C04">
        <w:rPr>
          <w:rStyle w:val="afffff3"/>
          <w:rFonts w:hint="cs"/>
          <w:rtl/>
        </w:rPr>
        <w:t>כר''י אלא כר''מ</w:t>
      </w:r>
      <w:r>
        <w:rPr>
          <w:rFonts w:ascii="Fb Fontext" w:hAnsi="Fb Fontext" w:hint="cs"/>
          <w:rtl/>
        </w:rPr>
        <w:t xml:space="preserve"> </w:t>
      </w:r>
      <w:r w:rsidR="006E0774" w:rsidRPr="00224C4C">
        <w:rPr>
          <w:rFonts w:ascii="Fb Fontext" w:hAnsi="Fb Fontext" w:hint="cs"/>
          <w:rtl/>
        </w:rPr>
        <w:t xml:space="preserve">ואפי' דממון גבוה הוא </w:t>
      </w:r>
      <w:r w:rsidR="00B35B36">
        <w:rPr>
          <w:rFonts w:ascii="Fb Fontext" w:hAnsi="Fb Fontext" w:hint="cs"/>
          <w:rtl/>
        </w:rPr>
        <w:t>כאן</w:t>
      </w:r>
      <w:r w:rsidR="006E0774" w:rsidRPr="00224C4C">
        <w:rPr>
          <w:rFonts w:ascii="Fb Fontext" w:hAnsi="Fb Fontext" w:hint="cs"/>
          <w:rtl/>
        </w:rPr>
        <w:t xml:space="preserve"> מיירי </w:t>
      </w:r>
      <w:r w:rsidR="006E0774" w:rsidRPr="00224C4C">
        <w:rPr>
          <w:rFonts w:ascii="Fb Fontext" w:hAnsi="Fb Fontext"/>
          <w:rtl/>
        </w:rPr>
        <w:t xml:space="preserve">דיהיב </w:t>
      </w:r>
      <w:r w:rsidR="006E0774" w:rsidRPr="00224C4C">
        <w:rPr>
          <w:rFonts w:ascii="Fb Fontext" w:hAnsi="Fb Fontext" w:hint="cs"/>
          <w:rtl/>
        </w:rPr>
        <w:t>ב</w:t>
      </w:r>
      <w:r w:rsidR="006E0774" w:rsidRPr="00224C4C">
        <w:rPr>
          <w:rFonts w:ascii="Fb Fontext" w:hAnsi="Fb Fontext"/>
          <w:rtl/>
        </w:rPr>
        <w:t>טיבליה,</w:t>
      </w:r>
    </w:p>
    <w:p w14:paraId="7912EBCC" w14:textId="652B16E8" w:rsidR="00A85AC8" w:rsidRPr="00E600D8" w:rsidRDefault="006E0774" w:rsidP="00E40C04">
      <w:pPr>
        <w:pStyle w:val="38"/>
        <w:framePr w:wrap="notBeside"/>
        <w:rPr>
          <w:rtl/>
        </w:rPr>
      </w:pPr>
      <w:r w:rsidRPr="00E600D8">
        <w:rPr>
          <w:rtl/>
        </w:rPr>
        <w:t>ו</w:t>
      </w:r>
      <w:r w:rsidRPr="00E600D8">
        <w:rPr>
          <w:rFonts w:hint="cs"/>
          <w:rtl/>
        </w:rPr>
        <w:t>ס</w:t>
      </w:r>
      <w:r w:rsidRPr="00E600D8">
        <w:rPr>
          <w:rtl/>
        </w:rPr>
        <w:t>"</w:t>
      </w:r>
      <w:r w:rsidRPr="00E600D8">
        <w:rPr>
          <w:rFonts w:hint="cs"/>
          <w:rtl/>
        </w:rPr>
        <w:t>ל</w:t>
      </w:r>
      <w:r w:rsidR="00A85AC8" w:rsidRPr="00E600D8">
        <w:rPr>
          <w:rtl/>
        </w:rPr>
        <w:t>:</w:t>
      </w:r>
    </w:p>
    <w:p w14:paraId="2FF5F587" w14:textId="0996CBBE" w:rsidR="006E0774" w:rsidRPr="00131640" w:rsidRDefault="00E40C04" w:rsidP="00E40C04">
      <w:pPr>
        <w:rPr>
          <w:rtl/>
        </w:rPr>
      </w:pPr>
      <w:r w:rsidRPr="00E40C04">
        <w:rPr>
          <w:rStyle w:val="afffff3"/>
          <w:rFonts w:hint="cs"/>
          <w:rtl/>
        </w:rPr>
        <w:t>וס''ל:</w:t>
      </w:r>
      <w:r>
        <w:rPr>
          <w:rFonts w:ascii="Fb Fontext" w:hAnsi="Fb Fontext" w:hint="cs"/>
          <w:sz w:val="32"/>
        </w:rPr>
        <w:t xml:space="preserve"> </w:t>
      </w:r>
      <w:r w:rsidR="006E0774" w:rsidRPr="00224C4C">
        <w:rPr>
          <w:rFonts w:ascii="Fb Fontext" w:hAnsi="Fb Fontext"/>
          <w:sz w:val="32"/>
          <w:rtl/>
        </w:rPr>
        <w:t>מתנות שלא הורמו, כמי שלא הורמו דמיין.</w:t>
      </w:r>
    </w:p>
    <w:p w14:paraId="3C974375" w14:textId="77777777" w:rsidR="00A85AC8" w:rsidRPr="00E600D8" w:rsidRDefault="006E0774" w:rsidP="00E40C04">
      <w:pPr>
        <w:pStyle w:val="38"/>
        <w:framePr w:wrap="notBeside"/>
        <w:rPr>
          <w:rtl/>
        </w:rPr>
      </w:pPr>
      <w:r w:rsidRPr="00E600D8">
        <w:rPr>
          <w:rFonts w:hint="cs"/>
          <w:rtl/>
        </w:rPr>
        <w:t>והך</w:t>
      </w:r>
      <w:r w:rsidR="00A85AC8" w:rsidRPr="00E600D8">
        <w:rPr>
          <w:rtl/>
        </w:rPr>
        <w:t>:</w:t>
      </w:r>
    </w:p>
    <w:p w14:paraId="09D90C12" w14:textId="4834BEEC" w:rsidR="006E0774" w:rsidRPr="0051713D" w:rsidRDefault="006E0774" w:rsidP="006E0774">
      <w:pPr>
        <w:rPr>
          <w:spacing w:val="-4"/>
          <w:rtl/>
        </w:rPr>
      </w:pPr>
      <w:r w:rsidRPr="0051713D">
        <w:rPr>
          <w:rFonts w:ascii="Fb Fontext" w:hAnsi="Fb Fontext" w:hint="cs"/>
          <w:spacing w:val="-4"/>
          <w:sz w:val="32"/>
          <w:rtl/>
        </w:rPr>
        <w:t>ד</w:t>
      </w:r>
      <w:r w:rsidRPr="0051713D">
        <w:rPr>
          <w:rFonts w:ascii="Fb Fontext" w:hAnsi="Fb Fontext"/>
          <w:spacing w:val="-4"/>
          <w:sz w:val="32"/>
          <w:rtl/>
        </w:rPr>
        <w:t>הפודה נטע רבעי שלו מוסיף חמישיתו, בין משלו בין שניתן לו במתנה</w:t>
      </w:r>
    </w:p>
    <w:p w14:paraId="40C1F76D" w14:textId="5155DB82" w:rsidR="00A85AC8" w:rsidRPr="00E600D8" w:rsidRDefault="00E600D8" w:rsidP="00E40C04">
      <w:pPr>
        <w:pStyle w:val="38"/>
        <w:framePr w:wrap="notBeside"/>
        <w:rPr>
          <w:rtl/>
        </w:rPr>
      </w:pPr>
      <w:r w:rsidRPr="00E600D8">
        <w:rPr>
          <w:rFonts w:hint="cs"/>
          <w:rtl/>
        </w:rPr>
        <w:t>-</w:t>
      </w:r>
    </w:p>
    <w:p w14:paraId="4DE10976" w14:textId="1C35386A" w:rsidR="009469D7" w:rsidRDefault="00E40C04" w:rsidP="006E0774">
      <w:pPr>
        <w:rPr>
          <w:rFonts w:ascii="Fb Fontext" w:hAnsi="Fb Fontext"/>
          <w:rtl/>
        </w:rPr>
      </w:pPr>
      <w:r w:rsidRPr="00E40C04">
        <w:rPr>
          <w:rStyle w:val="afffff3"/>
          <w:rFonts w:hint="cs"/>
          <w:rtl/>
        </w:rPr>
        <w:t>ל</w:t>
      </w:r>
      <w:r w:rsidR="006E0774" w:rsidRPr="00E40C04">
        <w:rPr>
          <w:rStyle w:val="afffff3"/>
          <w:rFonts w:hint="cs"/>
          <w:rtl/>
        </w:rPr>
        <w:t>עולם כר</w:t>
      </w:r>
      <w:r w:rsidR="006E0774" w:rsidRPr="00E40C04">
        <w:rPr>
          <w:rStyle w:val="afffff3"/>
          <w:rtl/>
        </w:rPr>
        <w:t>"</w:t>
      </w:r>
      <w:r w:rsidR="006E0774" w:rsidRPr="00E40C04">
        <w:rPr>
          <w:rStyle w:val="afffff3"/>
          <w:rFonts w:hint="cs"/>
          <w:rtl/>
        </w:rPr>
        <w:t>מ</w:t>
      </w:r>
      <w:r w:rsidR="006E0774" w:rsidRPr="00224C4C">
        <w:rPr>
          <w:rFonts w:ascii="Fb Fontext" w:hAnsi="Fb Fontext" w:hint="cs"/>
          <w:rtl/>
        </w:rPr>
        <w:t xml:space="preserve"> ומיירי שהביא כשהוא סמדר</w:t>
      </w:r>
      <w:r>
        <w:rPr>
          <w:rFonts w:ascii="Fb Fontext" w:hAnsi="Fb Fontext" w:hint="cs"/>
          <w:rtl/>
        </w:rPr>
        <w:t>,</w:t>
      </w:r>
    </w:p>
    <w:p w14:paraId="66B0C1B7" w14:textId="371F7BE6" w:rsidR="006E0774" w:rsidRPr="00131640" w:rsidRDefault="006E0774" w:rsidP="006E0774">
      <w:pPr>
        <w:rPr>
          <w:rtl/>
        </w:rPr>
      </w:pPr>
      <w:r w:rsidRPr="00E40C04">
        <w:rPr>
          <w:rStyle w:val="afffff3"/>
          <w:rFonts w:hint="cs"/>
          <w:rtl/>
        </w:rPr>
        <w:t xml:space="preserve">ודלא כרבי יוסי </w:t>
      </w:r>
      <w:r w:rsidR="00E40C04">
        <w:rPr>
          <w:rFonts w:ascii="Fb Fontext" w:hAnsi="Fb Fontext" w:hint="cs"/>
          <w:rtl/>
        </w:rPr>
        <w:t>ד</w:t>
      </w:r>
      <w:r w:rsidRPr="00224C4C">
        <w:rPr>
          <w:rFonts w:ascii="Fb Fontext" w:hAnsi="Fb Fontext" w:hint="cs"/>
          <w:rtl/>
        </w:rPr>
        <w:t>סמדר אסור מפני שהוא פרי</w:t>
      </w:r>
    </w:p>
    <w:p w14:paraId="2614DDCC" w14:textId="77777777" w:rsidR="00A85AC8" w:rsidRPr="00E600D8" w:rsidRDefault="006E0774" w:rsidP="000B19E5">
      <w:pPr>
        <w:pStyle w:val="38"/>
        <w:framePr w:wrap="notBeside"/>
        <w:rPr>
          <w:rtl/>
        </w:rPr>
      </w:pPr>
      <w:r w:rsidRPr="00E600D8">
        <w:rPr>
          <w:rtl/>
        </w:rPr>
        <w:t>•</w:t>
      </w:r>
      <w:r w:rsidRPr="00E600D8">
        <w:rPr>
          <w:rFonts w:hint="cs"/>
          <w:rtl/>
        </w:rPr>
        <w:t xml:space="preserve">  והך</w:t>
      </w:r>
      <w:r w:rsidR="00A85AC8" w:rsidRPr="00E600D8">
        <w:rPr>
          <w:rtl/>
        </w:rPr>
        <w:t>:</w:t>
      </w:r>
    </w:p>
    <w:p w14:paraId="260465A5" w14:textId="32273B26" w:rsidR="006E0774" w:rsidRPr="00131640" w:rsidRDefault="006E0774" w:rsidP="006E0774">
      <w:pPr>
        <w:rPr>
          <w:rtl/>
        </w:rPr>
      </w:pPr>
      <w:r w:rsidRPr="00224C4C">
        <w:rPr>
          <w:rFonts w:ascii="Fb Fontext" w:hAnsi="Fb Fontext" w:hint="cs"/>
          <w:rtl/>
        </w:rPr>
        <w:t>ד</w:t>
      </w:r>
      <w:r w:rsidRPr="00224C4C">
        <w:rPr>
          <w:rFonts w:ascii="Fb Fontext" w:hAnsi="Fb Fontext"/>
          <w:rtl/>
        </w:rPr>
        <w:t>משך הימנו מעשר בסלע, ולא הספיק לפדותו עד שעמד בשתים - נותן סלע ומשתכר בסלע, ומעש"</w:t>
      </w:r>
      <w:r w:rsidRPr="00224C4C">
        <w:rPr>
          <w:rFonts w:ascii="Fb Fontext" w:hAnsi="Fb Fontext" w:hint="cs"/>
          <w:rtl/>
        </w:rPr>
        <w:t>ש</w:t>
      </w:r>
      <w:r w:rsidRPr="00224C4C">
        <w:rPr>
          <w:rFonts w:ascii="Fb Fontext" w:hAnsi="Fb Fontext"/>
          <w:rtl/>
        </w:rPr>
        <w:t xml:space="preserve"> שלו.</w:t>
      </w:r>
    </w:p>
    <w:p w14:paraId="4F896D57" w14:textId="64F783B1" w:rsidR="00A85AC8" w:rsidRPr="00E600D8" w:rsidRDefault="00E600D8" w:rsidP="000B19E5">
      <w:pPr>
        <w:pStyle w:val="38"/>
        <w:framePr w:wrap="notBeside"/>
        <w:rPr>
          <w:rtl/>
        </w:rPr>
      </w:pPr>
      <w:r w:rsidRPr="00E600D8">
        <w:rPr>
          <w:rFonts w:hint="cs"/>
          <w:rtl/>
        </w:rPr>
        <w:t>-</w:t>
      </w:r>
    </w:p>
    <w:p w14:paraId="7CE0753C" w14:textId="54A16AC2" w:rsidR="009469D7" w:rsidRPr="0051713D" w:rsidRDefault="006E0774" w:rsidP="006E0774">
      <w:pPr>
        <w:rPr>
          <w:rFonts w:ascii="Fb Fontext" w:hAnsi="Fb Fontext"/>
          <w:spacing w:val="0"/>
          <w:rtl/>
        </w:rPr>
      </w:pPr>
      <w:r>
        <w:rPr>
          <w:rStyle w:val="afffff3"/>
          <w:rFonts w:ascii="Fb Fontext" w:hAnsi="Fb Fontext" w:hint="cs"/>
          <w:spacing w:val="0"/>
          <w:rtl/>
          <w:rPrChange w:id="9187" w:author="מנוע אמוראים" w:date="2026-10-05T16:42:07Z">
            <w:rPr>
              <w:rFonts w:ascii="Fb Fontext" w:hAnsi="Fb Fontext" w:hint="cs"/>
              <w:spacing w:val="0"/>
              <w:rtl/>
            </w:rPr>
          </w:rPrChange>
        </w:rPr>
        <w:t xml:space="preserve">כר</w:t>
      </w:r>
      <w:r>
        <w:rPr>
          <w:rStyle w:val="afffff3"/>
          <w:rFonts w:ascii="Fb Fontext" w:hAnsi="Fb Fontext"/>
          <w:spacing w:val="0"/>
          <w:rtl/>
          <w:rPrChange w:id="9188" w:author="מנוע אמוראים" w:date="2026-10-05T16:42:07Z">
            <w:rPr>
              <w:rFonts w:ascii="Fb Fontext" w:hAnsi="Fb Fontext"/>
              <w:spacing w:val="0"/>
              <w:rtl/>
            </w:rPr>
          </w:rPrChange>
        </w:rPr>
        <w:t xml:space="preserve">"</w:t>
      </w:r>
      <w:r>
        <w:rPr>
          <w:rStyle w:val="afffff3"/>
          <w:rFonts w:ascii="Fb Fontext" w:hAnsi="Fb Fontext" w:hint="cs"/>
          <w:spacing w:val="0"/>
          <w:rtl/>
          <w:rPrChange w:id="9189" w:author="מנוע אמוראים" w:date="2026-10-05T16:42:07Z">
            <w:rPr>
              <w:rFonts w:ascii="Fb Fontext" w:hAnsi="Fb Fontext" w:hint="cs"/>
              <w:spacing w:val="0"/>
              <w:rtl/>
            </w:rPr>
          </w:rPrChange>
        </w:rPr>
        <w:t xml:space="preserve">י</w:t>
      </w:r>
      <w:r>
        <w:rPr>
          <w:rFonts w:ascii="Fb Fontext" w:hAnsi="Fb Fontext" w:hint="cs"/>
          <w:spacing w:val="0"/>
          <w:rtl/>
        </w:rPr>
        <w:t xml:space="preserve"> </w:t>
      </w:r>
      <w:r>
        <w:rPr>
          <w:rStyle w:val="afffff5"/>
          <w:rFonts w:hint="cs"/>
          <w:spacing w:val="0"/>
          <w:rtl/>
        </w:rPr>
        <w:t xml:space="preserve">דאי </w:t>
      </w:r>
      <w:r>
        <w:rPr>
          <w:rStyle w:val="afffff3"/>
          <w:rFonts w:hint="cs"/>
          <w:spacing w:val="0"/>
          <w:rtl/>
          <w:rPrChange w:id="9190" w:author="מנוע אמוראים" w:date="2026-10-05T16:42:07Z">
            <w:rPr>
              <w:rStyle w:val="afffff5"/>
              <w:rFonts w:hint="cs"/>
              <w:spacing w:val="0"/>
              <w:rtl/>
            </w:rPr>
          </w:rPrChange>
        </w:rPr>
        <w:t xml:space="preserve">כר</w:t>
      </w:r>
      <w:r>
        <w:rPr>
          <w:rStyle w:val="afffff3"/>
          <w:spacing w:val="0"/>
          <w:rtl/>
          <w:rPrChange w:id="9191" w:author="מנוע אמוראים" w:date="2026-10-05T16:42:07Z">
            <w:rPr>
              <w:rStyle w:val="afffff5"/>
              <w:spacing w:val="0"/>
              <w:rtl/>
            </w:rPr>
          </w:rPrChange>
        </w:rPr>
        <w:t xml:space="preserve">"</w:t>
      </w:r>
      <w:r>
        <w:rPr>
          <w:rStyle w:val="afffff3"/>
          <w:rFonts w:hint="cs"/>
          <w:spacing w:val="0"/>
          <w:rtl/>
          <w:rPrChange w:id="9192" w:author="מנוע אמוראים" w:date="2026-10-05T16:42:07Z">
            <w:rPr>
              <w:rStyle w:val="afffff5"/>
              <w:rFonts w:hint="cs"/>
              <w:spacing w:val="0"/>
              <w:rtl/>
            </w:rPr>
          </w:rPrChange>
        </w:rPr>
        <w:t xml:space="preserve">מ</w:t>
      </w:r>
      <w:r>
        <w:rPr>
          <w:rStyle w:val="afffff5"/>
          <w:rFonts w:hint="cs"/>
          <w:spacing w:val="0"/>
          <w:rtl/>
        </w:rPr>
        <w:t xml:space="preserve"> הא ונתן את הכסף וקם לו</w:t>
      </w:r>
      <w:r w:rsidR="000B19E5" w:rsidRPr="0051713D">
        <w:rPr>
          <w:rFonts w:ascii="Fb Fontext" w:hAnsi="Fb Fontext" w:hint="cs"/>
          <w:spacing w:val="0"/>
          <w:rtl/>
        </w:rPr>
        <w:t>,</w:t>
      </w:r>
      <w:r w:rsidRPr="0051713D">
        <w:rPr>
          <w:rFonts w:ascii="Fb Fontext" w:hAnsi="Fb Fontext" w:hint="cs"/>
          <w:spacing w:val="0"/>
          <w:rtl/>
        </w:rPr>
        <w:t xml:space="preserve"> ו</w:t>
      </w:r>
      <w:r w:rsidR="00B35B36" w:rsidRPr="0051713D">
        <w:rPr>
          <w:rFonts w:ascii="Fb Fontext" w:hAnsi="Fb Fontext" w:hint="cs"/>
          <w:spacing w:val="0"/>
          <w:rtl/>
        </w:rPr>
        <w:t>כאן</w:t>
      </w:r>
      <w:r w:rsidRPr="0051713D">
        <w:rPr>
          <w:rFonts w:ascii="Fb Fontext" w:hAnsi="Fb Fontext" w:hint="cs"/>
          <w:spacing w:val="0"/>
          <w:rtl/>
        </w:rPr>
        <w:t xml:space="preserve"> חד סתמא ו</w:t>
      </w:r>
      <w:r w:rsidR="00B35B36" w:rsidRPr="0051713D">
        <w:rPr>
          <w:rFonts w:ascii="Fb Fontext" w:hAnsi="Fb Fontext" w:hint="cs"/>
          <w:spacing w:val="0"/>
          <w:rtl/>
        </w:rPr>
        <w:t>כאן</w:t>
      </w:r>
      <w:r w:rsidRPr="0051713D">
        <w:rPr>
          <w:rFonts w:ascii="Fb Fontext" w:hAnsi="Fb Fontext" w:hint="cs"/>
          <w:spacing w:val="0"/>
          <w:rtl/>
        </w:rPr>
        <w:t xml:space="preserve"> תרי סתמא</w:t>
      </w:r>
    </w:p>
    <w:p w14:paraId="0F5F0608" w14:textId="77777777" w:rsidR="00A85AC8" w:rsidRPr="00E600D8" w:rsidRDefault="006E0774" w:rsidP="000B19E5">
      <w:pPr>
        <w:pStyle w:val="38"/>
        <w:framePr w:wrap="notBeside"/>
        <w:rPr>
          <w:rtl/>
        </w:rPr>
      </w:pPr>
      <w:r w:rsidRPr="00E600D8">
        <w:rPr>
          <w:rFonts w:hint="cs"/>
          <w:rtl/>
        </w:rPr>
        <w:t>ואכתי הלכ</w:t>
      </w:r>
      <w:r w:rsidR="000B19E5" w:rsidRPr="00E600D8">
        <w:rPr>
          <w:rFonts w:hint="cs"/>
          <w:rtl/>
        </w:rPr>
        <w:t>ה</w:t>
      </w:r>
      <w:r w:rsidR="00A85AC8" w:rsidRPr="00E600D8">
        <w:rPr>
          <w:rtl/>
        </w:rPr>
        <w:t>:</w:t>
      </w:r>
    </w:p>
    <w:p w14:paraId="11BC2E74" w14:textId="4FEE988C" w:rsidR="006E0774" w:rsidRPr="00131640" w:rsidRDefault="006E0774" w:rsidP="000B19E5">
      <w:pPr>
        <w:spacing w:after="120"/>
        <w:rPr>
          <w:rtl/>
        </w:rPr>
      </w:pPr>
      <w:r>
        <w:rPr>
          <w:rStyle w:val="afffff3"/>
          <w:rFonts w:ascii="Fb Fontext" w:hAnsi="Fb Fontext" w:hint="cs"/>
          <w:rtl/>
          <w:rPrChange w:id="9193" w:author="מנוע אמוראים" w:date="2026-10-05T16:42:07Z">
            <w:rPr>
              <w:rFonts w:ascii="Fb Fontext" w:hAnsi="Fb Fontext" w:hint="cs"/>
              <w:rtl/>
            </w:rPr>
          </w:rPrChange>
        </w:rPr>
        <w:t xml:space="preserve">כר</w:t>
      </w:r>
      <w:r>
        <w:rPr>
          <w:rStyle w:val="afffff3"/>
          <w:rFonts w:ascii="Fb Fontext" w:hAnsi="Fb Fontext"/>
          <w:rtl/>
          <w:rPrChange w:id="9194" w:author="מנוע אמוראים" w:date="2026-10-05T16:42:07Z">
            <w:rPr>
              <w:rFonts w:ascii="Fb Fontext" w:hAnsi="Fb Fontext"/>
              <w:rtl/>
            </w:rPr>
          </w:rPrChange>
        </w:rPr>
        <w:t xml:space="preserve">"</w:t>
      </w:r>
      <w:r>
        <w:rPr>
          <w:rStyle w:val="afffff3"/>
          <w:rFonts w:ascii="Fb Fontext" w:hAnsi="Fb Fontext" w:hint="cs"/>
          <w:rtl/>
          <w:rPrChange w:id="9195" w:author="מנוע אמוראים" w:date="2026-10-05T16:42:07Z">
            <w:rPr>
              <w:rFonts w:ascii="Fb Fontext" w:hAnsi="Fb Fontext" w:hint="cs"/>
              <w:rtl/>
            </w:rPr>
          </w:rPrChange>
        </w:rPr>
        <w:t xml:space="preserve">מ</w:t>
      </w:r>
      <w:r>
        <w:rPr>
          <w:rFonts w:ascii="Fb Fontext" w:hAnsi="Fb Fontext" w:hint="cs"/>
          <w:rtl/>
        </w:rPr>
        <w:t xml:space="preserve"> </w:t>
      </w:r>
      <w:r w:rsidRPr="00224C4C">
        <w:rPr>
          <w:rFonts w:ascii="Fb Fontext" w:hAnsi="Fb Fontext"/>
          <w:rtl/>
        </w:rPr>
        <w:t>הואיל ותנן</w:t>
      </w:r>
      <w:r w:rsidRPr="00224C4C">
        <w:rPr>
          <w:rFonts w:ascii="Fb Fontext" w:hAnsi="Fb Fontext" w:hint="cs"/>
          <w:rtl/>
        </w:rPr>
        <w:t xml:space="preserve"> [סתמא]</w:t>
      </w:r>
      <w:r w:rsidRPr="00224C4C">
        <w:rPr>
          <w:rFonts w:ascii="Fb Fontext" w:hAnsi="Fb Fontext"/>
          <w:rtl/>
        </w:rPr>
        <w:t xml:space="preserve"> בבחירתא כוותיה.</w:t>
      </w:r>
    </w:p>
    <w:p w14:paraId="7B4EE4DD" w14:textId="77777777" w:rsidR="006E0774" w:rsidRPr="00131640" w:rsidRDefault="006E0774" w:rsidP="0010529F">
      <w:pPr>
        <w:pStyle w:val="afff0"/>
        <w:framePr w:wrap="around"/>
        <w:rPr>
          <w:rtl/>
        </w:rPr>
      </w:pPr>
      <w:r w:rsidRPr="00224C4C">
        <w:rPr>
          <w:rFonts w:hint="cs"/>
          <w:rtl/>
        </w:rPr>
        <w:t>נה.</w:t>
      </w:r>
    </w:p>
    <w:p w14:paraId="54FED1FE" w14:textId="28863C3C" w:rsidR="00A85AC8" w:rsidRPr="00E600D8" w:rsidRDefault="00E600D8" w:rsidP="000B19E5">
      <w:pPr>
        <w:pStyle w:val="38"/>
        <w:framePr w:wrap="notBeside"/>
        <w:rPr>
          <w:rtl/>
        </w:rPr>
      </w:pPr>
      <w:r w:rsidRPr="00E600D8">
        <w:rPr>
          <w:rtl/>
        </w:rPr>
        <w:t>•</w:t>
      </w:r>
    </w:p>
    <w:p w14:paraId="1CAEF27D" w14:textId="1AF5710D" w:rsidR="006E0774" w:rsidRPr="00131640" w:rsidRDefault="006E0774" w:rsidP="006E0774">
      <w:pPr>
        <w:rPr>
          <w:rtl/>
        </w:rPr>
      </w:pPr>
      <w:r w:rsidRPr="00224C4C">
        <w:rPr>
          <w:rFonts w:ascii="Fb Fontext" w:hAnsi="Fb Fontext"/>
          <w:sz w:val="32"/>
          <w:rtl/>
        </w:rPr>
        <w:t>בהמה שנמצאת מירושלים למגדל עדר וכמדתה לכל רוח, זכרים - עולות, נקבות - זבחי שלמים.</w:t>
      </w:r>
    </w:p>
    <w:p w14:paraId="6A77E4FD" w14:textId="77777777" w:rsidR="00A85AC8" w:rsidRPr="00E600D8" w:rsidRDefault="006E0774" w:rsidP="000B19E5">
      <w:pPr>
        <w:pStyle w:val="38"/>
        <w:framePr w:wrap="notBeside"/>
        <w:rPr>
          <w:rtl/>
        </w:rPr>
      </w:pPr>
      <w:r w:rsidRPr="00E600D8">
        <w:rPr>
          <w:rFonts w:hint="cs"/>
          <w:rtl/>
        </w:rPr>
        <w:t>מיירי</w:t>
      </w:r>
      <w:r w:rsidR="00A85AC8" w:rsidRPr="00E600D8">
        <w:rPr>
          <w:rtl/>
        </w:rPr>
        <w:t>:</w:t>
      </w:r>
    </w:p>
    <w:p w14:paraId="7E997727" w14:textId="5DB456EF" w:rsidR="006E0774" w:rsidRPr="0051713D" w:rsidRDefault="006E0774" w:rsidP="006E0774">
      <w:pPr>
        <w:rPr>
          <w:spacing w:val="-2"/>
          <w:rtl/>
        </w:rPr>
      </w:pPr>
      <w:r w:rsidRPr="0051713D">
        <w:rPr>
          <w:rFonts w:ascii="Fb Fontext" w:hAnsi="Fb Fontext"/>
          <w:spacing w:val="-2"/>
          <w:rtl/>
        </w:rPr>
        <w:t>בבא לחוב בדמיהן</w:t>
      </w:r>
      <w:r w:rsidR="000B19E5" w:rsidRPr="0051713D">
        <w:rPr>
          <w:rFonts w:ascii="Fb Fontext" w:hAnsi="Fb Fontext" w:hint="cs"/>
          <w:spacing w:val="-2"/>
          <w:rtl/>
        </w:rPr>
        <w:t xml:space="preserve"> ד</w:t>
      </w:r>
      <w:r w:rsidRPr="0051713D">
        <w:rPr>
          <w:rFonts w:ascii="Fb Fontext" w:hAnsi="Fb Fontext"/>
          <w:spacing w:val="-2"/>
          <w:rtl/>
        </w:rPr>
        <w:t xml:space="preserve">חיישינן שמא עולות, </w:t>
      </w:r>
      <w:r w:rsidRPr="0051713D">
        <w:rPr>
          <w:rStyle w:val="afffff3"/>
          <w:spacing w:val="-2"/>
          <w:rtl/>
        </w:rPr>
        <w:t>ו</w:t>
      </w:r>
      <w:r w:rsidRPr="0051713D">
        <w:rPr>
          <w:rStyle w:val="afffff3"/>
          <w:rFonts w:hint="cs"/>
          <w:spacing w:val="-2"/>
          <w:rtl/>
        </w:rPr>
        <w:t>כר</w:t>
      </w:r>
      <w:r w:rsidRPr="0051713D">
        <w:rPr>
          <w:rStyle w:val="afffff3"/>
          <w:spacing w:val="-2"/>
          <w:rtl/>
        </w:rPr>
        <w:t>"</w:t>
      </w:r>
      <w:r w:rsidRPr="0051713D">
        <w:rPr>
          <w:rStyle w:val="afffff3"/>
          <w:rFonts w:hint="cs"/>
          <w:spacing w:val="-2"/>
          <w:rtl/>
        </w:rPr>
        <w:t>מ:</w:t>
      </w:r>
      <w:r w:rsidRPr="0051713D">
        <w:rPr>
          <w:rStyle w:val="afffff3"/>
          <w:spacing w:val="-2"/>
          <w:rtl/>
        </w:rPr>
        <w:t xml:space="preserve"> </w:t>
      </w:r>
      <w:r w:rsidRPr="0051713D">
        <w:rPr>
          <w:rFonts w:ascii="Fb Fontext" w:hAnsi="Fb Fontext"/>
          <w:spacing w:val="-2"/>
          <w:rtl/>
        </w:rPr>
        <w:t>הקדש במזיד מתחלל.</w:t>
      </w:r>
    </w:p>
    <w:p w14:paraId="604C6E68" w14:textId="77777777" w:rsidR="00A85AC8" w:rsidRPr="00E600D8" w:rsidRDefault="006E0774" w:rsidP="000B19E5">
      <w:pPr>
        <w:pStyle w:val="38"/>
        <w:framePr w:wrap="notBeside"/>
        <w:rPr>
          <w:rtl/>
        </w:rPr>
      </w:pPr>
      <w:r w:rsidRPr="00E600D8">
        <w:rPr>
          <w:rFonts w:hint="cs"/>
          <w:rtl/>
        </w:rPr>
        <w:t>והך</w:t>
      </w:r>
      <w:r w:rsidR="00A85AC8" w:rsidRPr="00E600D8">
        <w:rPr>
          <w:rtl/>
        </w:rPr>
        <w:t>:</w:t>
      </w:r>
    </w:p>
    <w:p w14:paraId="4FF6DCDD" w14:textId="32CC3CFC" w:rsidR="009469D7" w:rsidRDefault="006E0774" w:rsidP="006E0774">
      <w:pPr>
        <w:rPr>
          <w:rFonts w:ascii="Fb Fontext" w:hAnsi="Fb Fontext"/>
          <w:rtl/>
        </w:rPr>
      </w:pPr>
      <w:r w:rsidRPr="00224C4C">
        <w:rPr>
          <w:rFonts w:ascii="Fb Fontext" w:hAnsi="Fb Fontext" w:hint="cs"/>
          <w:rtl/>
        </w:rPr>
        <w:t>ד</w:t>
      </w:r>
      <w:r w:rsidRPr="00224C4C">
        <w:rPr>
          <w:rFonts w:ascii="Fb Fontext" w:hAnsi="Fb Fontext"/>
          <w:rtl/>
        </w:rPr>
        <w:t xml:space="preserve">קדושת הגוף </w:t>
      </w:r>
      <w:r w:rsidRPr="00224C4C">
        <w:rPr>
          <w:rFonts w:ascii="Fb Fontext" w:hAnsi="Fb Fontext" w:hint="cs"/>
          <w:rtl/>
        </w:rPr>
        <w:t xml:space="preserve">אין מתחלל </w:t>
      </w:r>
      <w:r w:rsidRPr="000B19E5">
        <w:rPr>
          <w:rStyle w:val="afffff3"/>
          <w:rFonts w:hint="cs"/>
          <w:rtl/>
        </w:rPr>
        <w:t>כר</w:t>
      </w:r>
      <w:r w:rsidRPr="000B19E5">
        <w:rPr>
          <w:rStyle w:val="afffff3"/>
          <w:rtl/>
        </w:rPr>
        <w:t>"</w:t>
      </w:r>
      <w:r w:rsidRPr="000B19E5">
        <w:rPr>
          <w:rStyle w:val="afffff3"/>
          <w:rFonts w:hint="cs"/>
          <w:rtl/>
        </w:rPr>
        <w:t>י</w:t>
      </w:r>
      <w:r w:rsidRPr="00224C4C">
        <w:rPr>
          <w:rFonts w:ascii="Fb Fontext" w:hAnsi="Fb Fontext" w:hint="cs"/>
          <w:rtl/>
        </w:rPr>
        <w:t>,</w:t>
      </w:r>
    </w:p>
    <w:p w14:paraId="607D19E3" w14:textId="4B27C67F" w:rsidR="006E0774" w:rsidRPr="0051713D" w:rsidRDefault="006E0774" w:rsidP="006E0774">
      <w:pPr>
        <w:rPr>
          <w:spacing w:val="0"/>
          <w:rtl/>
        </w:rPr>
      </w:pPr>
      <w:r w:rsidRPr="0051713D">
        <w:rPr>
          <w:rStyle w:val="afffff3"/>
          <w:rFonts w:hint="cs"/>
          <w:spacing w:val="0"/>
          <w:rtl/>
        </w:rPr>
        <w:t>דתנן</w:t>
      </w:r>
      <w:r w:rsidRPr="0051713D">
        <w:rPr>
          <w:rFonts w:ascii="Fb Fontext" w:hAnsi="Fb Fontext" w:hint="cs"/>
          <w:spacing w:val="0"/>
          <w:rtl/>
        </w:rPr>
        <w:t xml:space="preserve"> </w:t>
      </w:r>
      <w:r w:rsidRPr="0051713D">
        <w:rPr>
          <w:rFonts w:ascii="Fb Fontext" w:hAnsi="Fb Fontext"/>
          <w:spacing w:val="0"/>
          <w:rtl/>
        </w:rPr>
        <w:t>אין מועל אחר מועל במוקדשין אלא בבהמה ובכלי שרת בלבד,</w:t>
      </w:r>
    </w:p>
    <w:p w14:paraId="5F158B3E" w14:textId="0F14D4E8" w:rsidR="00A85AC8" w:rsidRPr="00E600D8" w:rsidRDefault="006E0774" w:rsidP="000B19E5">
      <w:pPr>
        <w:pStyle w:val="38"/>
        <w:framePr w:wrap="notBeside"/>
        <w:rPr>
          <w:rtl/>
        </w:rPr>
      </w:pPr>
      <w:r w:rsidRPr="00E600D8">
        <w:rPr>
          <w:rtl/>
        </w:rPr>
        <w:t>כיצד</w:t>
      </w:r>
      <w:r w:rsidR="00A85AC8" w:rsidRPr="00E600D8">
        <w:rPr>
          <w:rtl/>
        </w:rPr>
        <w:t>:</w:t>
      </w:r>
    </w:p>
    <w:p w14:paraId="3A570A15" w14:textId="4792A01E" w:rsidR="006E0774" w:rsidRPr="0051713D" w:rsidRDefault="006E0774" w:rsidP="006E0774">
      <w:pPr>
        <w:rPr>
          <w:spacing w:val="0"/>
          <w:rtl/>
        </w:rPr>
      </w:pPr>
      <w:r w:rsidRPr="0051713D">
        <w:rPr>
          <w:rFonts w:ascii="Fb Fontext" w:hAnsi="Fb Fontext"/>
          <w:spacing w:val="0"/>
          <w:sz w:val="32"/>
          <w:rtl/>
        </w:rPr>
        <w:t>רוכב על גבי בהמה, בא חבירו ורכב, בא חבירו ורכב - כולם מעלו.</w:t>
      </w:r>
    </w:p>
    <w:p w14:paraId="79F4953E" w14:textId="77777777" w:rsidR="000B19E5" w:rsidRPr="0051713D" w:rsidRDefault="006E0774" w:rsidP="006E0774">
      <w:pPr>
        <w:rPr>
          <w:spacing w:val="0"/>
          <w:rtl/>
        </w:rPr>
      </w:pPr>
      <w:r w:rsidRPr="0051713D">
        <w:rPr>
          <w:rFonts w:ascii="Fb Fontext" w:hAnsi="Fb Fontext"/>
          <w:spacing w:val="0"/>
          <w:sz w:val="32"/>
          <w:rtl/>
        </w:rPr>
        <w:t>שותה בכוס של זהב, בא חבירו ושתה, בא חבירו ושתה  כולם מעלו</w:t>
      </w:r>
    </w:p>
    <w:p w14:paraId="77BFB823" w14:textId="1458BBF4" w:rsidR="00A85AC8" w:rsidRPr="00E600D8" w:rsidRDefault="00E600D8" w:rsidP="000B19E5">
      <w:pPr>
        <w:pStyle w:val="38"/>
        <w:framePr w:wrap="notBeside"/>
        <w:rPr>
          <w:rtl/>
        </w:rPr>
      </w:pPr>
      <w:r w:rsidRPr="00E600D8">
        <w:rPr>
          <w:rFonts w:hint="cs"/>
          <w:rtl/>
        </w:rPr>
        <w:t>-</w:t>
      </w:r>
    </w:p>
    <w:p w14:paraId="382AA1B2" w14:textId="0654A161" w:rsidR="006E0774" w:rsidRPr="00131640" w:rsidRDefault="006E0774" w:rsidP="006E0774">
      <w:pPr>
        <w:rPr>
          <w:rtl/>
        </w:rPr>
      </w:pPr>
      <w:r>
        <w:rPr>
          <w:rFonts w:ascii="Fb Fontext" w:hAnsi="Fb Fontext" w:hint="cs"/>
          <w:sz w:val="32"/>
          <w:rtl/>
        </w:rPr>
        <w:t xml:space="preserve">ההיא </w:t>
      </w:r>
      <w:r>
        <w:rPr>
          <w:rStyle w:val="afffff3"/>
          <w:rFonts w:ascii="Fb Fontext" w:hAnsi="Fb Fontext" w:hint="cs"/>
          <w:sz w:val="32"/>
          <w:rtl/>
          <w:rPrChange w:id="9196" w:author="מנוע אמוראים" w:date="2026-10-05T16:42:07Z">
            <w:rPr>
              <w:rFonts w:ascii="Fb Fontext" w:hAnsi="Fb Fontext" w:hint="cs"/>
              <w:sz w:val="32"/>
              <w:rtl/>
            </w:rPr>
          </w:rPrChange>
        </w:rPr>
        <w:t xml:space="preserve">כר</w:t>
      </w:r>
      <w:r>
        <w:rPr>
          <w:rStyle w:val="afffff3"/>
          <w:rFonts w:ascii="Fb Fontext" w:hAnsi="Fb Fontext"/>
          <w:sz w:val="32"/>
          <w:rtl/>
          <w:rPrChange w:id="9197" w:author="מנוע אמוראים" w:date="2026-10-05T16:42:07Z">
            <w:rPr>
              <w:rFonts w:ascii="Fb Fontext" w:hAnsi="Fb Fontext"/>
              <w:sz w:val="32"/>
              <w:rtl/>
            </w:rPr>
          </w:rPrChange>
        </w:rPr>
        <w:t xml:space="preserve">"</w:t>
      </w:r>
      <w:r>
        <w:rPr>
          <w:rStyle w:val="afffff3"/>
          <w:rFonts w:ascii="Fb Fontext" w:hAnsi="Fb Fontext" w:hint="cs"/>
          <w:sz w:val="32"/>
          <w:rtl/>
          <w:rPrChange w:id="9198" w:author="מנוע אמוראים" w:date="2026-10-05T16:42:07Z">
            <w:rPr>
              <w:rFonts w:ascii="Fb Fontext" w:hAnsi="Fb Fontext" w:hint="cs"/>
              <w:sz w:val="32"/>
              <w:rtl/>
            </w:rPr>
          </w:rPrChange>
        </w:rPr>
        <w:t xml:space="preserve">י</w:t>
      </w:r>
    </w:p>
    <w:p w14:paraId="25084D3E" w14:textId="77777777" w:rsidR="00A85AC8" w:rsidRPr="00E600D8" w:rsidRDefault="006E0774" w:rsidP="000B19E5">
      <w:pPr>
        <w:pStyle w:val="38"/>
        <w:framePr w:wrap="notBeside"/>
        <w:rPr>
          <w:rtl/>
        </w:rPr>
      </w:pPr>
      <w:r w:rsidRPr="00E600D8">
        <w:rPr>
          <w:rFonts w:hint="cs"/>
          <w:rtl/>
        </w:rPr>
        <w:t>ואין להוכיח</w:t>
      </w:r>
      <w:r w:rsidR="00A85AC8" w:rsidRPr="00E600D8">
        <w:rPr>
          <w:rtl/>
        </w:rPr>
        <w:t>:</w:t>
      </w:r>
    </w:p>
    <w:p w14:paraId="5689E9E0" w14:textId="56981FC9" w:rsidR="006E0774" w:rsidRPr="00131640" w:rsidRDefault="006E0774" w:rsidP="006E0774">
      <w:pPr>
        <w:rPr>
          <w:rtl/>
        </w:rPr>
      </w:pPr>
      <w:r>
        <w:rPr>
          <w:rStyle w:val="afffff3"/>
          <w:rFonts w:ascii="Fb Fontext" w:hAnsi="Fb Fontext" w:hint="cs"/>
          <w:rtl/>
          <w:rPrChange w:id="9199" w:author="מנוע אמוראים" w:date="2026-10-05T16:42:07Z">
            <w:rPr>
              <w:rFonts w:ascii="Fb Fontext" w:hAnsi="Fb Fontext" w:hint="cs"/>
              <w:rtl/>
            </w:rPr>
          </w:rPrChange>
        </w:rPr>
        <w:t xml:space="preserve">מר</w:t>
      </w:r>
      <w:r>
        <w:rPr>
          <w:rStyle w:val="afffff3"/>
          <w:rFonts w:ascii="Fb Fontext" w:hAnsi="Fb Fontext"/>
          <w:rtl/>
          <w:rPrChange w:id="9200" w:author="מנוע אמוראים" w:date="2026-10-05T16:42:07Z">
            <w:rPr>
              <w:rFonts w:ascii="Fb Fontext" w:hAnsi="Fb Fontext"/>
              <w:rtl/>
            </w:rPr>
          </w:rPrChange>
        </w:rPr>
        <w:t xml:space="preserve">"</w:t>
      </w:r>
      <w:r>
        <w:rPr>
          <w:rStyle w:val="afffff3"/>
          <w:rFonts w:ascii="Fb Fontext" w:hAnsi="Fb Fontext" w:hint="cs"/>
          <w:rtl/>
          <w:rPrChange w:id="9201" w:author="מנוע אמוראים" w:date="2026-10-05T16:42:07Z">
            <w:rPr>
              <w:rFonts w:ascii="Fb Fontext" w:hAnsi="Fb Fontext" w:hint="cs"/>
              <w:rtl/>
            </w:rPr>
          </w:rPrChange>
        </w:rPr>
        <w:t xml:space="preserve">י</w:t>
      </w:r>
      <w:r>
        <w:rPr>
          <w:rFonts w:ascii="Fb Fontext" w:hAnsi="Fb Fontext" w:hint="cs"/>
          <w:rtl/>
        </w:rPr>
        <w:t xml:space="preserve"> </w:t>
      </w:r>
      <w:r>
        <w:rPr>
          <w:rStyle w:val="afffff3"/>
          <w:rFonts w:ascii="Fb Fontext" w:hAnsi="Fb Fontext" w:hint="cs"/>
          <w:rtl/>
          <w:rPrChange w:id="9202" w:author="מנוע אמוראים" w:date="2026-10-05T16:42:07Z">
            <w:rPr>
              <w:rFonts w:ascii="Fb Fontext" w:hAnsi="Fb Fontext" w:hint="cs"/>
              <w:rtl/>
            </w:rPr>
          </w:rPrChange>
        </w:rPr>
        <w:t xml:space="preserve">לר</w:t>
      </w:r>
      <w:r>
        <w:rPr>
          <w:rStyle w:val="afffff3"/>
          <w:rFonts w:ascii="Fb Fontext" w:hAnsi="Fb Fontext"/>
          <w:rtl/>
          <w:rPrChange w:id="9203" w:author="מנוע אמוראים" w:date="2026-10-05T16:42:07Z">
            <w:rPr>
              <w:rFonts w:ascii="Fb Fontext" w:hAnsi="Fb Fontext"/>
              <w:rtl/>
            </w:rPr>
          </w:rPrChange>
        </w:rPr>
        <w:t xml:space="preserve">"</w:t>
      </w:r>
      <w:r>
        <w:rPr>
          <w:rStyle w:val="afffff3"/>
          <w:rFonts w:ascii="Fb Fontext" w:hAnsi="Fb Fontext" w:hint="cs"/>
          <w:rtl/>
          <w:rPrChange w:id="9204" w:author="מנוע אמוראים" w:date="2026-10-05T16:42:07Z">
            <w:rPr>
              <w:rFonts w:ascii="Fb Fontext" w:hAnsi="Fb Fontext" w:hint="cs"/>
              <w:rtl/>
            </w:rPr>
          </w:rPrChange>
        </w:rPr>
        <w:t xml:space="preserve">מ</w:t>
      </w:r>
      <w:r>
        <w:rPr>
          <w:rFonts w:ascii="Fb Fontext" w:hAnsi="Fb Fontext" w:hint="cs"/>
          <w:rtl/>
        </w:rPr>
        <w:t xml:space="preserve"> דהקדש במזיד שמתחלל שקדושת הגוף לא תחלל -דהא מכוין לאפוקי לחולין</w:t>
      </w:r>
    </w:p>
    <w:p w14:paraId="03DE29C5" w14:textId="77777777" w:rsidR="006E0774" w:rsidRPr="00131640" w:rsidRDefault="006E0774" w:rsidP="006E0774">
      <w:pPr>
        <w:rPr>
          <w:rtl/>
        </w:rPr>
      </w:pPr>
      <w:r w:rsidRPr="00224C4C">
        <w:rPr>
          <w:rFonts w:ascii="Fb Fontext" w:hAnsi="Fb Fontext" w:hint="cs"/>
          <w:sz w:val="32"/>
          <w:rtl/>
        </w:rPr>
        <w:t>וקדשים קלים יש ללמוד מק</w:t>
      </w:r>
      <w:r w:rsidRPr="00224C4C">
        <w:rPr>
          <w:rFonts w:ascii="Fb Fontext" w:hAnsi="Fb Fontext"/>
          <w:sz w:val="32"/>
          <w:rtl/>
        </w:rPr>
        <w:t>"</w:t>
      </w:r>
      <w:r w:rsidRPr="00224C4C">
        <w:rPr>
          <w:rFonts w:ascii="Fb Fontext" w:hAnsi="Fb Fontext" w:hint="cs"/>
          <w:sz w:val="32"/>
          <w:rtl/>
        </w:rPr>
        <w:t>ו מקודשי קדשים</w:t>
      </w:r>
    </w:p>
    <w:p w14:paraId="3765DEEA" w14:textId="36C9ED14" w:rsidR="00A85AC8" w:rsidRPr="00E600D8" w:rsidRDefault="006E0774" w:rsidP="000B19E5">
      <w:pPr>
        <w:pStyle w:val="38"/>
        <w:framePr w:wrap="notBeside"/>
        <w:rPr>
          <w:rtl/>
        </w:rPr>
      </w:pPr>
      <w:r w:rsidRPr="00E600D8">
        <w:rPr>
          <w:rtl/>
        </w:rPr>
        <w:t xml:space="preserve">איתמר </w:t>
      </w:r>
      <w:r w:rsidR="00B35B36" w:rsidRPr="00E600D8">
        <w:rPr>
          <w:rtl/>
        </w:rPr>
        <w:t>גם</w:t>
      </w:r>
      <w:r w:rsidR="00A85AC8" w:rsidRPr="00E600D8">
        <w:rPr>
          <w:rtl/>
        </w:rPr>
        <w:t>:</w:t>
      </w:r>
    </w:p>
    <w:p w14:paraId="7CF5138C" w14:textId="2196F5F1" w:rsidR="006E0774" w:rsidRPr="00131640" w:rsidRDefault="006E0774" w:rsidP="000B19E5">
      <w:pPr>
        <w:rPr>
          <w:rtl/>
        </w:rPr>
      </w:pPr>
      <w:r w:rsidRPr="000B19E5">
        <w:rPr>
          <w:rStyle w:val="afffff3"/>
          <w:rFonts w:hint="cs"/>
          <w:rtl/>
        </w:rPr>
        <w:t>רחבר</w:t>
      </w:r>
      <w:r w:rsidRPr="000B19E5">
        <w:rPr>
          <w:rStyle w:val="afffff3"/>
          <w:rtl/>
        </w:rPr>
        <w:t>"</w:t>
      </w:r>
      <w:r w:rsidRPr="000B19E5">
        <w:rPr>
          <w:rStyle w:val="afffff3"/>
          <w:rFonts w:hint="cs"/>
          <w:rtl/>
        </w:rPr>
        <w:t>ע מריב</w:t>
      </w:r>
      <w:r w:rsidRPr="000B19E5">
        <w:rPr>
          <w:rStyle w:val="afffff3"/>
          <w:rtl/>
        </w:rPr>
        <w:t>"</w:t>
      </w:r>
      <w:r w:rsidRPr="000B19E5">
        <w:rPr>
          <w:rStyle w:val="afffff3"/>
          <w:rFonts w:hint="cs"/>
          <w:rtl/>
        </w:rPr>
        <w:t>ח מר</w:t>
      </w:r>
      <w:r w:rsidRPr="000B19E5">
        <w:rPr>
          <w:rStyle w:val="afffff3"/>
          <w:rtl/>
        </w:rPr>
        <w:t>"</w:t>
      </w:r>
      <w:r w:rsidRPr="000B19E5">
        <w:rPr>
          <w:rStyle w:val="afffff3"/>
          <w:rFonts w:hint="cs"/>
          <w:rtl/>
        </w:rPr>
        <w:t>מ</w:t>
      </w:r>
      <w:r w:rsidRPr="00224C4C">
        <w:rPr>
          <w:rFonts w:ascii="Fb Fontext" w:hAnsi="Fb Fontext" w:hint="cs"/>
          <w:rtl/>
        </w:rPr>
        <w:t xml:space="preserve"> </w:t>
      </w:r>
      <w:r w:rsidRPr="00224C4C">
        <w:rPr>
          <w:rFonts w:ascii="Fb Fontext" w:hAnsi="Fb Fontext"/>
          <w:rtl/>
        </w:rPr>
        <w:t xml:space="preserve">הקדש - במזיד מתחלל, בשוגג אין מתחלל, </w:t>
      </w:r>
      <w:r w:rsidRPr="00224C4C">
        <w:rPr>
          <w:rFonts w:ascii="Fb Fontext" w:hAnsi="Fb Fontext" w:hint="cs"/>
          <w:rtl/>
        </w:rPr>
        <w:t>וכ</w:t>
      </w:r>
      <w:r w:rsidRPr="00224C4C">
        <w:rPr>
          <w:rFonts w:ascii="Fb Fontext" w:hAnsi="Fb Fontext"/>
          <w:rtl/>
        </w:rPr>
        <w:t>"</w:t>
      </w:r>
      <w:r w:rsidRPr="00224C4C">
        <w:rPr>
          <w:rFonts w:ascii="Fb Fontext" w:hAnsi="Fb Fontext" w:hint="cs"/>
          <w:rtl/>
        </w:rPr>
        <w:t>ש לקדשים קלים</w:t>
      </w:r>
    </w:p>
    <w:p w14:paraId="32664AE2" w14:textId="77777777" w:rsidR="00A85AC8" w:rsidRPr="00E600D8" w:rsidRDefault="006E0774" w:rsidP="000B19E5">
      <w:pPr>
        <w:pStyle w:val="38"/>
        <w:framePr w:wrap="notBeside"/>
        <w:rPr>
          <w:rtl/>
        </w:rPr>
      </w:pPr>
      <w:r w:rsidRPr="00E600D8">
        <w:rPr>
          <w:rtl/>
        </w:rPr>
        <w:t>תהי בה ר</w:t>
      </w:r>
      <w:r w:rsidRPr="00E600D8">
        <w:rPr>
          <w:rFonts w:hint="cs"/>
          <w:rtl/>
        </w:rPr>
        <w:t>י</w:t>
      </w:r>
      <w:r w:rsidRPr="00E600D8">
        <w:rPr>
          <w:rtl/>
        </w:rPr>
        <w:t>"</w:t>
      </w:r>
      <w:r w:rsidRPr="00E600D8">
        <w:rPr>
          <w:rFonts w:hint="cs"/>
          <w:rtl/>
        </w:rPr>
        <w:t>ו</w:t>
      </w:r>
      <w:r w:rsidR="00A85AC8" w:rsidRPr="00E600D8">
        <w:rPr>
          <w:rtl/>
        </w:rPr>
        <w:t>:</w:t>
      </w:r>
    </w:p>
    <w:p w14:paraId="60FBEFC6" w14:textId="1E4AB09D" w:rsidR="006E0774" w:rsidRPr="00131640" w:rsidRDefault="006E0774" w:rsidP="006E0774">
      <w:pPr>
        <w:rPr>
          <w:rtl/>
        </w:rPr>
      </w:pPr>
      <w:r w:rsidRPr="00224C4C">
        <w:rPr>
          <w:rFonts w:ascii="Fb Fontext" w:hAnsi="Fb Fontext"/>
          <w:sz w:val="32"/>
          <w:rtl/>
        </w:rPr>
        <w:t>וכי אומרים לו לאדם עמוד וחטא בשביל שתזכה?</w:t>
      </w:r>
    </w:p>
    <w:p w14:paraId="6A23280D" w14:textId="34987279" w:rsidR="00A85AC8" w:rsidRPr="00E600D8" w:rsidRDefault="006E0774" w:rsidP="000B19E5">
      <w:pPr>
        <w:pStyle w:val="38"/>
        <w:framePr w:wrap="notBeside"/>
        <w:rPr>
          <w:rtl/>
        </w:rPr>
      </w:pPr>
      <w:r w:rsidRPr="00E600D8">
        <w:rPr>
          <w:rtl/>
        </w:rPr>
        <w:t>- אלא א</w:t>
      </w:r>
      <w:r w:rsidRPr="00E600D8">
        <w:rPr>
          <w:rFonts w:hint="cs"/>
          <w:rtl/>
        </w:rPr>
        <w:t>רי</w:t>
      </w:r>
      <w:r w:rsidRPr="00E600D8">
        <w:rPr>
          <w:rtl/>
        </w:rPr>
        <w:t>"</w:t>
      </w:r>
      <w:r w:rsidRPr="00E600D8">
        <w:rPr>
          <w:rFonts w:hint="cs"/>
          <w:rtl/>
        </w:rPr>
        <w:t>ו</w:t>
      </w:r>
      <w:r w:rsidR="00A85AC8" w:rsidRPr="00E600D8">
        <w:rPr>
          <w:rtl/>
        </w:rPr>
        <w:t>:</w:t>
      </w:r>
    </w:p>
    <w:p w14:paraId="3C2A59F8" w14:textId="6222BFC1" w:rsidR="006E0774" w:rsidRPr="00131640" w:rsidRDefault="006E0774" w:rsidP="00943179">
      <w:r w:rsidRPr="00943179">
        <w:rPr>
          <w:rtl/>
        </w:rPr>
        <w:t>ממתין לה עד שתומם, ומייתי שתי בהמות ומתנה.</w:t>
      </w:r>
    </w:p>
    <w:p w14:paraId="4C7037B1" w14:textId="221E5F02" w:rsidR="007309FA" w:rsidRPr="00131640" w:rsidRDefault="007309FA" w:rsidP="007309FA">
      <w:pPr>
        <w:pStyle w:val="affffb"/>
        <w:rPr>
          <w:rtl/>
        </w:rPr>
      </w:pPr>
      <w:r w:rsidRPr="007309FA">
        <w:rPr>
          <w:rFonts w:hint="cs"/>
          <w:rtl/>
        </w:rPr>
        <w:t>***</w:t>
      </w:r>
    </w:p>
    <w:p w14:paraId="4EFF4ECD" w14:textId="77777777" w:rsidR="006E0774" w:rsidRPr="00131640" w:rsidRDefault="006E0774" w:rsidP="0010529F">
      <w:pPr>
        <w:pStyle w:val="afff0"/>
        <w:framePr w:wrap="around"/>
        <w:rPr>
          <w:rtl/>
        </w:rPr>
      </w:pPr>
      <w:r w:rsidRPr="00224C4C">
        <w:rPr>
          <w:rFonts w:hint="cs"/>
          <w:rtl/>
        </w:rPr>
        <w:t>נה:</w:t>
      </w:r>
    </w:p>
    <w:p w14:paraId="337EE2B1" w14:textId="77777777" w:rsidR="006E0774" w:rsidRPr="00131640" w:rsidRDefault="006E0774" w:rsidP="00F65F8B">
      <w:pPr>
        <w:pStyle w:val="affffb"/>
        <w:rPr>
          <w:rtl/>
        </w:rPr>
      </w:pPr>
      <w:r w:rsidRPr="00224C4C">
        <w:rPr>
          <w:rtl/>
        </w:rPr>
        <w:t>אמר מר: זכרים - עולות.</w:t>
      </w:r>
    </w:p>
    <w:p w14:paraId="25CB8070" w14:textId="5289BBB5" w:rsidR="006E0774" w:rsidRPr="00131640" w:rsidRDefault="006E0774" w:rsidP="006E0774">
      <w:pPr>
        <w:rPr>
          <w:rtl/>
        </w:rPr>
      </w:pPr>
      <w:r w:rsidRPr="00224C4C">
        <w:rPr>
          <w:rFonts w:ascii="Fb Fontext" w:hAnsi="Fb Fontext" w:hint="cs"/>
          <w:sz w:val="32"/>
          <w:rtl/>
        </w:rPr>
        <w:t>ומ</w:t>
      </w:r>
      <w:r w:rsidR="000B19E5">
        <w:rPr>
          <w:rFonts w:ascii="Fb Fontext" w:hAnsi="Fb Fontext" w:hint="cs"/>
          <w:sz w:val="32"/>
          <w:rtl/>
        </w:rPr>
        <w:t>ביא</w:t>
      </w:r>
      <w:r w:rsidRPr="00224C4C">
        <w:rPr>
          <w:rFonts w:ascii="Fb Fontext" w:hAnsi="Fb Fontext" w:hint="cs"/>
          <w:sz w:val="32"/>
          <w:rtl/>
        </w:rPr>
        <w:t xml:space="preserve"> </w:t>
      </w:r>
      <w:r w:rsidR="00B35B36">
        <w:rPr>
          <w:rFonts w:ascii="Fb Fontext" w:hAnsi="Fb Fontext" w:hint="cs"/>
          <w:sz w:val="32"/>
          <w:rtl/>
        </w:rPr>
        <w:t>גם</w:t>
      </w:r>
      <w:r w:rsidRPr="00224C4C">
        <w:rPr>
          <w:rFonts w:ascii="Fb Fontext" w:hAnsi="Fb Fontext" w:hint="cs"/>
          <w:sz w:val="32"/>
          <w:rtl/>
        </w:rPr>
        <w:t xml:space="preserve"> תודה ולחם ד</w:t>
      </w:r>
      <w:r w:rsidR="000B19E5">
        <w:rPr>
          <w:rFonts w:ascii="Fb Fontext" w:hAnsi="Fb Fontext" w:hint="cs"/>
          <w:sz w:val="32"/>
          <w:rtl/>
        </w:rPr>
        <w:t>ש</w:t>
      </w:r>
      <w:r w:rsidRPr="00224C4C">
        <w:rPr>
          <w:rFonts w:ascii="Fb Fontext" w:hAnsi="Fb Fontext" w:hint="cs"/>
          <w:sz w:val="32"/>
          <w:rtl/>
        </w:rPr>
        <w:t>מא תודה היא</w:t>
      </w:r>
    </w:p>
    <w:p w14:paraId="0B0AFDE4" w14:textId="5E276129" w:rsidR="006E0774" w:rsidRPr="00131640" w:rsidRDefault="006E0774" w:rsidP="006E0774">
      <w:pPr>
        <w:rPr>
          <w:rtl/>
        </w:rPr>
      </w:pPr>
      <w:r w:rsidRPr="00224C4C">
        <w:rPr>
          <w:rFonts w:ascii="Fb Fontext" w:hAnsi="Fb Fontext" w:hint="cs"/>
          <w:rtl/>
        </w:rPr>
        <w:t>ולא אשם דאשם</w:t>
      </w:r>
      <w:r w:rsidRPr="00224C4C">
        <w:rPr>
          <w:rFonts w:ascii="Fb Fontext" w:hAnsi="Fb Fontext"/>
          <w:rtl/>
        </w:rPr>
        <w:t xml:space="preserve"> בן שתי שנים, ואישתכח בן שנה.</w:t>
      </w:r>
    </w:p>
    <w:p w14:paraId="1578D17A" w14:textId="77777777" w:rsidR="00A85AC8" w:rsidRPr="00E600D8" w:rsidRDefault="006E0774" w:rsidP="000B19E5">
      <w:pPr>
        <w:pStyle w:val="38"/>
        <w:framePr w:wrap="notBeside"/>
        <w:rPr>
          <w:rtl/>
        </w:rPr>
      </w:pPr>
      <w:r w:rsidRPr="00E600D8">
        <w:rPr>
          <w:rFonts w:hint="cs"/>
          <w:rtl/>
        </w:rPr>
        <w:t>ולא חיישי</w:t>
      </w:r>
      <w:r w:rsidR="00A85AC8" w:rsidRPr="00E600D8">
        <w:rPr>
          <w:rtl/>
        </w:rPr>
        <w:t>:</w:t>
      </w:r>
    </w:p>
    <w:p w14:paraId="3FBAC5F5" w14:textId="6A63E5EE" w:rsidR="006E0774" w:rsidRPr="00131640" w:rsidRDefault="006E0774" w:rsidP="006E0774">
      <w:pPr>
        <w:rPr>
          <w:rtl/>
        </w:rPr>
      </w:pPr>
      <w:r w:rsidRPr="00224C4C">
        <w:rPr>
          <w:rFonts w:ascii="Fb Fontext" w:hAnsi="Fb Fontext" w:hint="cs"/>
          <w:rtl/>
        </w:rPr>
        <w:t>ד</w:t>
      </w:r>
      <w:r w:rsidRPr="00224C4C">
        <w:rPr>
          <w:rFonts w:ascii="Fb Fontext" w:hAnsi="Fb Fontext"/>
          <w:rtl/>
        </w:rPr>
        <w:t>אשם מצורע הוא, אשם נזיר הוא</w:t>
      </w:r>
      <w:r w:rsidRPr="00224C4C">
        <w:rPr>
          <w:rFonts w:ascii="Fb Fontext" w:hAnsi="Fb Fontext" w:hint="cs"/>
          <w:rtl/>
        </w:rPr>
        <w:t>-</w:t>
      </w:r>
      <w:r w:rsidRPr="00224C4C">
        <w:rPr>
          <w:rFonts w:ascii="Fb Fontext" w:hAnsi="Fb Fontext"/>
          <w:rtl/>
        </w:rPr>
        <w:t xml:space="preserve"> </w:t>
      </w:r>
      <w:r w:rsidRPr="00224C4C">
        <w:rPr>
          <w:rFonts w:ascii="Fb Fontext" w:hAnsi="Fb Fontext" w:hint="cs"/>
          <w:rtl/>
        </w:rPr>
        <w:t>ד</w:t>
      </w:r>
      <w:r w:rsidRPr="00224C4C">
        <w:rPr>
          <w:rFonts w:ascii="Fb Fontext" w:hAnsi="Fb Fontext"/>
          <w:rtl/>
        </w:rPr>
        <w:t>לא שכיחי.</w:t>
      </w:r>
    </w:p>
    <w:p w14:paraId="7D2EA04D" w14:textId="77777777" w:rsidR="00A85AC8" w:rsidRPr="00E600D8" w:rsidRDefault="006E0774" w:rsidP="000B19E5">
      <w:pPr>
        <w:pStyle w:val="38"/>
        <w:framePr w:wrap="notBeside"/>
        <w:rPr>
          <w:rtl/>
        </w:rPr>
      </w:pPr>
      <w:r w:rsidRPr="00E600D8">
        <w:rPr>
          <w:rFonts w:hint="cs"/>
          <w:rtl/>
        </w:rPr>
        <w:t>ולא חיישי</w:t>
      </w:r>
      <w:r w:rsidR="00A85AC8" w:rsidRPr="00E600D8">
        <w:rPr>
          <w:rtl/>
        </w:rPr>
        <w:t>:</w:t>
      </w:r>
    </w:p>
    <w:p w14:paraId="7B490F55" w14:textId="71B9BA57" w:rsidR="006E0774" w:rsidRPr="00131640" w:rsidRDefault="006E0774" w:rsidP="006E0774">
      <w:pPr>
        <w:rPr>
          <w:rtl/>
        </w:rPr>
      </w:pPr>
      <w:r w:rsidRPr="00224C4C">
        <w:rPr>
          <w:rFonts w:ascii="Fb Fontext" w:hAnsi="Fb Fontext" w:hint="cs"/>
          <w:rtl/>
        </w:rPr>
        <w:t>ד</w:t>
      </w:r>
      <w:r w:rsidRPr="00224C4C">
        <w:rPr>
          <w:rFonts w:ascii="Fb Fontext" w:hAnsi="Fb Fontext"/>
          <w:rtl/>
        </w:rPr>
        <w:t>פסח הוא</w:t>
      </w:r>
      <w:r w:rsidRPr="00224C4C">
        <w:rPr>
          <w:rFonts w:ascii="Fb Fontext" w:hAnsi="Fb Fontext" w:hint="cs"/>
          <w:rtl/>
        </w:rPr>
        <w:t>-</w:t>
      </w:r>
      <w:r w:rsidRPr="00224C4C">
        <w:rPr>
          <w:rFonts w:ascii="Fb Fontext" w:hAnsi="Fb Fontext"/>
          <w:rtl/>
        </w:rPr>
        <w:t xml:space="preserve"> </w:t>
      </w:r>
      <w:r w:rsidRPr="00224C4C">
        <w:rPr>
          <w:rFonts w:ascii="Fb Fontext" w:hAnsi="Fb Fontext" w:hint="cs"/>
          <w:rtl/>
        </w:rPr>
        <w:t>ד</w:t>
      </w:r>
      <w:r w:rsidRPr="00224C4C">
        <w:rPr>
          <w:rFonts w:ascii="Fb Fontext" w:hAnsi="Fb Fontext"/>
          <w:rtl/>
        </w:rPr>
        <w:t>פסח בזמנו זהירי ביה, ושלא בזמנו שלמים הוא.</w:t>
      </w:r>
    </w:p>
    <w:p w14:paraId="5CB70B6D" w14:textId="77777777" w:rsidR="00A85AC8" w:rsidRPr="00E600D8" w:rsidRDefault="006E0774" w:rsidP="000B19E5">
      <w:pPr>
        <w:pStyle w:val="38"/>
        <w:framePr w:wrap="notBeside"/>
        <w:rPr>
          <w:rtl/>
        </w:rPr>
      </w:pPr>
      <w:r w:rsidRPr="00E600D8">
        <w:rPr>
          <w:rFonts w:hint="cs"/>
          <w:rtl/>
        </w:rPr>
        <w:t>ולא חישי</w:t>
      </w:r>
      <w:r w:rsidR="00A85AC8" w:rsidRPr="00E600D8">
        <w:rPr>
          <w:rtl/>
        </w:rPr>
        <w:t>:</w:t>
      </w:r>
    </w:p>
    <w:p w14:paraId="3CDE2D16" w14:textId="05991493" w:rsidR="006E0774" w:rsidRPr="0051713D" w:rsidRDefault="000B19E5" w:rsidP="006E0774">
      <w:pPr>
        <w:rPr>
          <w:spacing w:val="0"/>
          <w:rtl/>
        </w:rPr>
      </w:pPr>
      <w:r w:rsidRPr="0051713D">
        <w:rPr>
          <w:rFonts w:ascii="Fb Fontext" w:hAnsi="Fb Fontext" w:hint="cs"/>
          <w:spacing w:val="0"/>
          <w:rtl/>
        </w:rPr>
        <w:t>ד</w:t>
      </w:r>
      <w:r w:rsidR="006E0774" w:rsidRPr="0051713D">
        <w:rPr>
          <w:rFonts w:ascii="Fb Fontext" w:hAnsi="Fb Fontext"/>
          <w:spacing w:val="0"/>
          <w:rtl/>
        </w:rPr>
        <w:t xml:space="preserve">בכור ומעשר </w:t>
      </w:r>
      <w:r w:rsidRPr="0051713D">
        <w:rPr>
          <w:rFonts w:ascii="Fb Fontext" w:hAnsi="Fb Fontext" w:hint="cs"/>
          <w:spacing w:val="0"/>
          <w:rtl/>
        </w:rPr>
        <w:t>הן</w:t>
      </w:r>
      <w:r w:rsidR="006E0774" w:rsidRPr="0051713D">
        <w:rPr>
          <w:rFonts w:ascii="Fb Fontext" w:hAnsi="Fb Fontext" w:hint="cs"/>
          <w:spacing w:val="0"/>
          <w:rtl/>
        </w:rPr>
        <w:t xml:space="preserve"> דכל הנפק</w:t>
      </w:r>
      <w:r w:rsidR="006E0774" w:rsidRPr="0051713D">
        <w:rPr>
          <w:rFonts w:ascii="Fb Fontext" w:hAnsi="Fb Fontext"/>
          <w:spacing w:val="0"/>
          <w:rtl/>
        </w:rPr>
        <w:t>"</w:t>
      </w:r>
      <w:r w:rsidR="006E0774" w:rsidRPr="0051713D">
        <w:rPr>
          <w:rFonts w:ascii="Fb Fontext" w:hAnsi="Fb Fontext" w:hint="cs"/>
          <w:spacing w:val="0"/>
          <w:rtl/>
        </w:rPr>
        <w:t>מ ל</w:t>
      </w:r>
      <w:r w:rsidRPr="0051713D">
        <w:rPr>
          <w:rFonts w:ascii="Fb Fontext" w:hAnsi="Fb Fontext" w:hint="cs"/>
          <w:spacing w:val="0"/>
          <w:rtl/>
        </w:rPr>
        <w:t>אוכלן</w:t>
      </w:r>
      <w:r w:rsidR="006E0774" w:rsidRPr="0051713D">
        <w:rPr>
          <w:rFonts w:ascii="Fb Fontext" w:hAnsi="Fb Fontext"/>
          <w:spacing w:val="0"/>
          <w:rtl/>
        </w:rPr>
        <w:t xml:space="preserve"> במומן,</w:t>
      </w:r>
      <w:r w:rsidR="006E0774" w:rsidRPr="0051713D">
        <w:rPr>
          <w:rFonts w:ascii="Fb Fontext" w:hAnsi="Fb Fontext" w:hint="cs"/>
          <w:spacing w:val="0"/>
          <w:rtl/>
        </w:rPr>
        <w:t xml:space="preserve"> וה</w:t>
      </w:r>
      <w:r w:rsidR="006E0774" w:rsidRPr="0051713D">
        <w:rPr>
          <w:rFonts w:ascii="Fb Fontext" w:hAnsi="Fb Fontext"/>
          <w:spacing w:val="0"/>
          <w:rtl/>
        </w:rPr>
        <w:t>"</w:t>
      </w:r>
      <w:r w:rsidR="006E0774" w:rsidRPr="0051713D">
        <w:rPr>
          <w:rFonts w:ascii="Fb Fontext" w:hAnsi="Fb Fontext" w:hint="cs"/>
          <w:spacing w:val="0"/>
          <w:rtl/>
        </w:rPr>
        <w:t xml:space="preserve">נ </w:t>
      </w:r>
      <w:r w:rsidR="006E0774" w:rsidRPr="0051713D">
        <w:rPr>
          <w:rFonts w:ascii="Fb Fontext" w:hAnsi="Fb Fontext"/>
          <w:spacing w:val="0"/>
          <w:rtl/>
        </w:rPr>
        <w:t>במומן מתאכלי.</w:t>
      </w:r>
    </w:p>
    <w:p w14:paraId="60CFC849" w14:textId="2DDA043E" w:rsidR="007309FA" w:rsidRPr="00131640" w:rsidRDefault="007309FA" w:rsidP="007309FA">
      <w:pPr>
        <w:pStyle w:val="affffb"/>
        <w:rPr>
          <w:rtl/>
        </w:rPr>
      </w:pPr>
      <w:r w:rsidRPr="007309FA">
        <w:rPr>
          <w:rFonts w:hint="cs"/>
          <w:rtl/>
        </w:rPr>
        <w:t>***</w:t>
      </w:r>
    </w:p>
    <w:p w14:paraId="3775229B" w14:textId="77777777" w:rsidR="006E0774" w:rsidRPr="00131640" w:rsidRDefault="006E0774" w:rsidP="00F65F8B">
      <w:pPr>
        <w:pStyle w:val="affffb"/>
        <w:rPr>
          <w:rtl/>
        </w:rPr>
      </w:pPr>
      <w:r w:rsidRPr="00224C4C">
        <w:rPr>
          <w:rtl/>
        </w:rPr>
        <w:t>אמר מר: נקבות - זבחי שלמים.</w:t>
      </w:r>
    </w:p>
    <w:p w14:paraId="23BD75CB" w14:textId="57A6AA5D" w:rsidR="006E0774" w:rsidRPr="00131640" w:rsidRDefault="000B19E5" w:rsidP="006E0774">
      <w:pPr>
        <w:rPr>
          <w:rtl/>
        </w:rPr>
      </w:pPr>
      <w:r>
        <w:rPr>
          <w:rFonts w:ascii="Fb Fontext" w:hAnsi="Fb Fontext" w:hint="cs"/>
          <w:sz w:val="32"/>
          <w:rtl/>
        </w:rPr>
        <w:t>ומביא</w:t>
      </w:r>
      <w:r w:rsidR="006E0774" w:rsidRPr="00224C4C">
        <w:rPr>
          <w:rFonts w:ascii="Fb Fontext" w:hAnsi="Fb Fontext" w:hint="cs"/>
          <w:sz w:val="32"/>
          <w:rtl/>
        </w:rPr>
        <w:t xml:space="preserve"> </w:t>
      </w:r>
      <w:r w:rsidR="00B35B36">
        <w:rPr>
          <w:rFonts w:ascii="Fb Fontext" w:hAnsi="Fb Fontext" w:hint="cs"/>
          <w:sz w:val="32"/>
          <w:rtl/>
        </w:rPr>
        <w:t>גם</w:t>
      </w:r>
      <w:r w:rsidR="006E0774" w:rsidRPr="00224C4C">
        <w:rPr>
          <w:rFonts w:ascii="Fb Fontext" w:hAnsi="Fb Fontext" w:hint="cs"/>
          <w:sz w:val="32"/>
          <w:rtl/>
        </w:rPr>
        <w:t xml:space="preserve"> תודה ולחם ד</w:t>
      </w:r>
      <w:r>
        <w:rPr>
          <w:rFonts w:ascii="Fb Fontext" w:hAnsi="Fb Fontext" w:hint="cs"/>
          <w:sz w:val="32"/>
          <w:rtl/>
        </w:rPr>
        <w:t>ש</w:t>
      </w:r>
      <w:r w:rsidR="006E0774" w:rsidRPr="00224C4C">
        <w:rPr>
          <w:rFonts w:ascii="Fb Fontext" w:hAnsi="Fb Fontext" w:hint="cs"/>
          <w:sz w:val="32"/>
          <w:rtl/>
        </w:rPr>
        <w:t>מא תודה היא</w:t>
      </w:r>
    </w:p>
    <w:p w14:paraId="7600A0D3" w14:textId="77777777" w:rsidR="00A85AC8" w:rsidRPr="00E600D8" w:rsidRDefault="006E0774" w:rsidP="000B19E5">
      <w:pPr>
        <w:pStyle w:val="38"/>
        <w:framePr w:wrap="notBeside"/>
        <w:rPr>
          <w:rtl/>
        </w:rPr>
      </w:pPr>
      <w:r w:rsidRPr="00E600D8">
        <w:rPr>
          <w:rFonts w:hint="cs"/>
          <w:rtl/>
        </w:rPr>
        <w:t>ולא חיישי'</w:t>
      </w:r>
      <w:r w:rsidR="00A85AC8" w:rsidRPr="00E600D8">
        <w:rPr>
          <w:rtl/>
        </w:rPr>
        <w:t>:</w:t>
      </w:r>
    </w:p>
    <w:p w14:paraId="365CAC49" w14:textId="24C00806" w:rsidR="006E0774" w:rsidRPr="00131640" w:rsidRDefault="006E0774" w:rsidP="006E0774">
      <w:pPr>
        <w:rPr>
          <w:rtl/>
        </w:rPr>
      </w:pPr>
      <w:r w:rsidRPr="00224C4C">
        <w:rPr>
          <w:rFonts w:ascii="Fb Fontext" w:hAnsi="Fb Fontext"/>
          <w:rtl/>
        </w:rPr>
        <w:t>חטאת היא חטאת בת שנתה, ואישתכח בת שתי שנים.</w:t>
      </w:r>
    </w:p>
    <w:p w14:paraId="124CD942" w14:textId="77777777" w:rsidR="009469D7" w:rsidRDefault="006E0774" w:rsidP="000B19E5">
      <w:pPr>
        <w:rPr>
          <w:rFonts w:ascii="Fb Fontext" w:hAnsi="Fb Fontext"/>
          <w:rtl/>
        </w:rPr>
      </w:pPr>
      <w:r w:rsidRPr="00224C4C">
        <w:rPr>
          <w:rFonts w:ascii="Fb Fontext" w:hAnsi="Fb Fontext" w:hint="cs"/>
          <w:sz w:val="32"/>
          <w:rtl/>
        </w:rPr>
        <w:t>ו</w:t>
      </w:r>
      <w:r w:rsidRPr="00224C4C">
        <w:rPr>
          <w:rFonts w:ascii="Fb Fontext" w:hAnsi="Fb Fontext"/>
          <w:sz w:val="32"/>
          <w:rtl/>
        </w:rPr>
        <w:t>חטאת שעברה שנתה</w:t>
      </w:r>
      <w:r w:rsidRPr="00224C4C">
        <w:rPr>
          <w:rFonts w:ascii="Fb Fontext" w:hAnsi="Fb Fontext" w:hint="cs"/>
          <w:sz w:val="32"/>
          <w:rtl/>
        </w:rPr>
        <w:t xml:space="preserve"> </w:t>
      </w:r>
      <w:r w:rsidRPr="00224C4C">
        <w:rPr>
          <w:rFonts w:ascii="Fb Fontext" w:hAnsi="Fb Fontext"/>
          <w:sz w:val="32"/>
          <w:rtl/>
        </w:rPr>
        <w:t>לא שכיח.</w:t>
      </w:r>
      <w:r w:rsidR="000B19E5">
        <w:rPr>
          <w:rFonts w:ascii="Fb Fontext" w:hAnsi="Fb Fontext" w:hint="cs"/>
          <w:rtl/>
        </w:rPr>
        <w:t xml:space="preserve"> </w:t>
      </w:r>
      <w:r w:rsidRPr="00224C4C">
        <w:rPr>
          <w:rFonts w:ascii="Fb Fontext" w:hAnsi="Fb Fontext" w:hint="cs"/>
          <w:rtl/>
        </w:rPr>
        <w:t xml:space="preserve">ואי </w:t>
      </w:r>
      <w:r w:rsidRPr="00224C4C">
        <w:rPr>
          <w:rFonts w:ascii="Fb Fontext" w:hAnsi="Fb Fontext"/>
          <w:rtl/>
        </w:rPr>
        <w:t>אשתכח בת שנתה,</w:t>
      </w:r>
    </w:p>
    <w:p w14:paraId="15D38E24" w14:textId="753C4CC3" w:rsidR="00A85AC8" w:rsidRPr="00E600D8" w:rsidRDefault="006E0774" w:rsidP="000B19E5">
      <w:pPr>
        <w:pStyle w:val="38"/>
        <w:framePr w:wrap="notBeside"/>
        <w:rPr>
          <w:rtl/>
        </w:rPr>
      </w:pPr>
      <w:r w:rsidRPr="00E600D8">
        <w:rPr>
          <w:rFonts w:hint="cs"/>
          <w:rtl/>
        </w:rPr>
        <w:t>תניא מחב</w:t>
      </w:r>
      <w:r w:rsidRPr="00E600D8">
        <w:rPr>
          <w:rtl/>
        </w:rPr>
        <w:t>"</w:t>
      </w:r>
      <w:r w:rsidRPr="00E600D8">
        <w:rPr>
          <w:rFonts w:hint="cs"/>
          <w:rtl/>
        </w:rPr>
        <w:t>ח</w:t>
      </w:r>
      <w:r w:rsidR="00A85AC8" w:rsidRPr="00E600D8">
        <w:rPr>
          <w:rtl/>
        </w:rPr>
        <w:t>:</w:t>
      </w:r>
    </w:p>
    <w:p w14:paraId="68A80706" w14:textId="22FB17FA" w:rsidR="006E0774" w:rsidRDefault="006E0774" w:rsidP="000B19E5">
      <w:pPr>
        <w:spacing w:after="120"/>
        <w:rPr>
          <w:rtl/>
        </w:rPr>
      </w:pPr>
      <w:r w:rsidRPr="00224C4C">
        <w:rPr>
          <w:rFonts w:ascii="Fb Fontext" w:hAnsi="Fb Fontext"/>
          <w:rtl/>
        </w:rPr>
        <w:t xml:space="preserve">עז בת שנתה </w:t>
      </w:r>
      <w:r w:rsidRPr="00224C4C">
        <w:rPr>
          <w:rFonts w:ascii="Fb Fontext" w:hAnsi="Fb Fontext" w:hint="cs"/>
          <w:rtl/>
        </w:rPr>
        <w:t>כ</w:t>
      </w:r>
      <w:r w:rsidRPr="00224C4C">
        <w:rPr>
          <w:rFonts w:ascii="Fb Fontext" w:hAnsi="Fb Fontext"/>
          <w:rtl/>
        </w:rPr>
        <w:t>חטאת.</w:t>
      </w:r>
      <w:r w:rsidRPr="00224C4C">
        <w:rPr>
          <w:rFonts w:ascii="Fb Fontext" w:hAnsi="Fb Fontext" w:hint="cs"/>
          <w:rtl/>
        </w:rPr>
        <w:t>-</w:t>
      </w:r>
      <w:r w:rsidRPr="00224C4C">
        <w:rPr>
          <w:rFonts w:ascii="Fb Fontext" w:hAnsi="Fb Fontext"/>
          <w:rtl/>
        </w:rPr>
        <w:t xml:space="preserve"> </w:t>
      </w:r>
      <w:r w:rsidRPr="00224C4C">
        <w:rPr>
          <w:rFonts w:ascii="Fb Fontext" w:hAnsi="Fb Fontext" w:hint="cs"/>
          <w:rtl/>
        </w:rPr>
        <w:t>ד</w:t>
      </w:r>
      <w:r w:rsidRPr="00224C4C">
        <w:rPr>
          <w:rFonts w:ascii="Fb Fontext" w:hAnsi="Fb Fontext"/>
          <w:rtl/>
        </w:rPr>
        <w:t>כונסה לכיפה והיא מתה מאליה.</w:t>
      </w:r>
    </w:p>
    <w:p w14:paraId="7DCAB4CE" w14:textId="346627BC" w:rsidR="007309FA" w:rsidRPr="00131640" w:rsidRDefault="007309FA" w:rsidP="007309FA">
      <w:pPr>
        <w:pStyle w:val="affffb"/>
        <w:rPr>
          <w:rtl/>
        </w:rPr>
      </w:pPr>
      <w:r w:rsidRPr="007309FA">
        <w:rPr>
          <w:rtl/>
        </w:rPr>
        <w:t>***</w:t>
      </w:r>
    </w:p>
    <w:p w14:paraId="1122555D" w14:textId="77777777" w:rsidR="006E0774" w:rsidRPr="00131640" w:rsidRDefault="006E0774" w:rsidP="0010529F">
      <w:pPr>
        <w:pStyle w:val="afff0"/>
        <w:framePr w:wrap="around"/>
        <w:rPr>
          <w:rtl/>
        </w:rPr>
      </w:pPr>
      <w:r w:rsidRPr="00224C4C">
        <w:rPr>
          <w:rFonts w:hint="cs"/>
          <w:rtl/>
        </w:rPr>
        <w:t>נו.</w:t>
      </w:r>
    </w:p>
    <w:p w14:paraId="0A4BDB29" w14:textId="7E72053A" w:rsidR="00A85AC8" w:rsidRPr="00E600D8" w:rsidRDefault="006E0774" w:rsidP="000B19E5">
      <w:pPr>
        <w:pStyle w:val="38"/>
        <w:framePr w:wrap="notBeside"/>
        <w:jc w:val="center"/>
        <w:rPr>
          <w:rtl/>
        </w:rPr>
      </w:pPr>
      <w:r w:rsidRPr="00E600D8">
        <w:rPr>
          <w:rtl/>
        </w:rPr>
        <w:t>ת"ר</w:t>
      </w:r>
      <w:r w:rsidR="00A85AC8" w:rsidRPr="00E600D8">
        <w:rPr>
          <w:rtl/>
        </w:rPr>
        <w:t>:</w:t>
      </w:r>
    </w:p>
    <w:p w14:paraId="4A9D8EB6" w14:textId="4B7D9412" w:rsidR="009469D7" w:rsidRDefault="005135DE" w:rsidP="00F65F8B">
      <w:pPr>
        <w:pStyle w:val="affffb"/>
        <w:rPr>
          <w:rtl/>
        </w:rPr>
      </w:pPr>
      <w:r w:rsidRPr="00196D6B">
        <w:rPr>
          <w:rStyle w:val="afffff3"/>
          <w:rFonts w:cs="BA TM • Vilna Extra-Bold" w:hint="cs"/>
          <w:b w:val="0"/>
          <w:bCs w:val="0"/>
          <w:rtl/>
        </w:rPr>
        <w:t>ת''ר:</w:t>
      </w:r>
      <w:r>
        <w:rPr>
          <w:rFonts w:hint="cs"/>
          <w:rtl/>
        </w:rPr>
        <w:t xml:space="preserve"> </w:t>
      </w:r>
      <w:r w:rsidR="006E0774" w:rsidRPr="00210DF6">
        <w:rPr>
          <w:rtl/>
        </w:rPr>
        <w:t>אין לוקחים בהמה במעות מעשר שני</w:t>
      </w:r>
      <w:r w:rsidR="006E0774" w:rsidRPr="00224C4C">
        <w:rPr>
          <w:rtl/>
        </w:rPr>
        <w:t>, ואם לקח,</w:t>
      </w:r>
    </w:p>
    <w:p w14:paraId="6D317EA4" w14:textId="1E660369" w:rsidR="006E0774" w:rsidRPr="00131640" w:rsidRDefault="006E0774" w:rsidP="006E0774">
      <w:pPr>
        <w:rPr>
          <w:rtl/>
        </w:rPr>
      </w:pPr>
      <w:r w:rsidRPr="00224C4C">
        <w:rPr>
          <w:rFonts w:ascii="Fb Fontext" w:hAnsi="Fb Fontext"/>
          <w:sz w:val="32"/>
          <w:rtl/>
        </w:rPr>
        <w:t>בשוגג - יחזרו דמים למקומם, במזיד - תעלה ותאכל במקום.</w:t>
      </w:r>
    </w:p>
    <w:p w14:paraId="35C688AE" w14:textId="5B2AA11A" w:rsidR="00A85AC8" w:rsidRPr="00E600D8" w:rsidRDefault="006E0774" w:rsidP="000B19E5">
      <w:pPr>
        <w:pStyle w:val="38"/>
        <w:framePr w:wrap="notBeside"/>
        <w:rPr>
          <w:rtl/>
        </w:rPr>
      </w:pPr>
      <w:r w:rsidRPr="00E600D8">
        <w:rPr>
          <w:rtl/>
        </w:rPr>
        <w:t>ר"</w:t>
      </w:r>
      <w:r w:rsidRPr="00E600D8">
        <w:rPr>
          <w:rFonts w:hint="cs"/>
          <w:rtl/>
        </w:rPr>
        <w:t>י</w:t>
      </w:r>
      <w:r w:rsidR="00A85AC8" w:rsidRPr="00E600D8">
        <w:rPr>
          <w:rtl/>
        </w:rPr>
        <w:t>:</w:t>
      </w:r>
    </w:p>
    <w:p w14:paraId="1ED439B7" w14:textId="38D3F0B8" w:rsidR="006E0774" w:rsidRPr="00131640" w:rsidRDefault="006E0774" w:rsidP="006E0774">
      <w:pPr>
        <w:rPr>
          <w:rtl/>
        </w:rPr>
      </w:pPr>
      <w:r w:rsidRPr="00224C4C">
        <w:rPr>
          <w:rFonts w:ascii="Fb Fontext" w:hAnsi="Fb Fontext"/>
          <w:sz w:val="32"/>
          <w:rtl/>
        </w:rPr>
        <w:t>ב</w:t>
      </w:r>
      <w:r w:rsidRPr="00224C4C">
        <w:rPr>
          <w:rFonts w:ascii="Fb Fontext" w:hAnsi="Fb Fontext" w:hint="cs"/>
          <w:sz w:val="32"/>
          <w:rtl/>
        </w:rPr>
        <w:t>ד</w:t>
      </w:r>
      <w:r w:rsidRPr="00224C4C">
        <w:rPr>
          <w:rFonts w:ascii="Fb Fontext" w:hAnsi="Fb Fontext"/>
          <w:sz w:val="32"/>
          <w:rtl/>
        </w:rPr>
        <w:t>"</w:t>
      </w:r>
      <w:r w:rsidRPr="00224C4C">
        <w:rPr>
          <w:rFonts w:ascii="Fb Fontext" w:hAnsi="Fb Fontext" w:hint="cs"/>
          <w:sz w:val="32"/>
          <w:rtl/>
        </w:rPr>
        <w:t>א</w:t>
      </w:r>
      <w:r w:rsidRPr="00224C4C">
        <w:rPr>
          <w:rFonts w:ascii="Fb Fontext" w:hAnsi="Fb Fontext"/>
          <w:sz w:val="32"/>
          <w:rtl/>
        </w:rPr>
        <w:t xml:space="preserve"> - במתכוין ולקח תחילה לשם שלמים,</w:t>
      </w:r>
    </w:p>
    <w:p w14:paraId="53183B7E" w14:textId="77777777" w:rsidR="005135DE" w:rsidRDefault="006E0774" w:rsidP="006E0774">
      <w:pPr>
        <w:rPr>
          <w:rFonts w:ascii="Fb Fontext" w:hAnsi="Fb Fontext"/>
          <w:rtl/>
        </w:rPr>
      </w:pPr>
      <w:r w:rsidRPr="00224C4C">
        <w:rPr>
          <w:rFonts w:ascii="Fb Fontext" w:hAnsi="Fb Fontext"/>
          <w:rtl/>
        </w:rPr>
        <w:t xml:space="preserve">אבל במתכוין להוציא מעות מעשר שני לחולין, </w:t>
      </w:r>
    </w:p>
    <w:p w14:paraId="4EB6D6C1" w14:textId="7F9A0755" w:rsidR="006E0774" w:rsidRPr="00131640" w:rsidRDefault="006E0774" w:rsidP="006E0774">
      <w:pPr>
        <w:rPr>
          <w:rtl/>
        </w:rPr>
      </w:pPr>
      <w:r w:rsidRPr="00224C4C">
        <w:rPr>
          <w:rFonts w:ascii="Fb Fontext" w:hAnsi="Fb Fontext"/>
          <w:rtl/>
        </w:rPr>
        <w:t>בין שוגג בין מזיד - יחזרו דמים למקומם.</w:t>
      </w:r>
    </w:p>
    <w:p w14:paraId="5C24031F" w14:textId="1C3AE765" w:rsidR="00A85AC8" w:rsidRPr="00E600D8" w:rsidRDefault="006E0774" w:rsidP="000B19E5">
      <w:pPr>
        <w:pStyle w:val="38"/>
        <w:framePr w:wrap="notBeside"/>
        <w:rPr>
          <w:rtl/>
        </w:rPr>
      </w:pPr>
      <w:r w:rsidRPr="00E600D8">
        <w:rPr>
          <w:rFonts w:hint="cs"/>
          <w:rtl/>
        </w:rPr>
        <w:t>והך דלר</w:t>
      </w:r>
      <w:r w:rsidRPr="00E600D8">
        <w:rPr>
          <w:rtl/>
        </w:rPr>
        <w:t>"</w:t>
      </w:r>
      <w:r w:rsidRPr="00E600D8">
        <w:rPr>
          <w:rFonts w:hint="cs"/>
          <w:rtl/>
        </w:rPr>
        <w:t>י</w:t>
      </w:r>
      <w:r w:rsidR="00A85AC8" w:rsidRPr="00E600D8">
        <w:rPr>
          <w:rtl/>
        </w:rPr>
        <w:t>:</w:t>
      </w:r>
    </w:p>
    <w:p w14:paraId="57598992" w14:textId="751C5CE0" w:rsidR="006E0774" w:rsidRPr="00131640" w:rsidRDefault="006E0774" w:rsidP="006E0774">
      <w:pPr>
        <w:rPr>
          <w:rtl/>
        </w:rPr>
      </w:pPr>
      <w:r w:rsidRPr="00224C4C">
        <w:rPr>
          <w:rFonts w:ascii="Fb Fontext" w:hAnsi="Fb Fontext"/>
          <w:rtl/>
        </w:rPr>
        <w:t>במזיד קידש</w:t>
      </w:r>
      <w:r>
        <w:rPr>
          <w:rFonts w:ascii="Fb Fontext" w:hAnsi="Fb Fontext" w:hint="cs"/>
          <w:rtl/>
        </w:rPr>
        <w:t xml:space="preserve"> </w:t>
      </w:r>
      <w:r>
        <w:rPr>
          <w:rStyle w:val="afffff3"/>
          <w:rFonts w:ascii="Fb Fontext" w:hAnsi="Fb Fontext" w:hint="cs"/>
          <w:rtl/>
          <w:rPrChange w:id="9205" w:author="מנוע אמוראים" w:date="2026-10-05T16:42:07Z">
            <w:rPr>
              <w:rFonts w:ascii="Fb Fontext" w:hAnsi="Fb Fontext" w:hint="cs"/>
              <w:rtl/>
            </w:rPr>
          </w:rPrChange>
        </w:rPr>
        <w:t xml:space="preserve">אר</w:t>
      </w:r>
      <w:r>
        <w:rPr>
          <w:rStyle w:val="afffff3"/>
          <w:rFonts w:ascii="Fb Fontext" w:hAnsi="Fb Fontext"/>
          <w:rtl/>
          <w:rPrChange w:id="9206" w:author="מנוע אמוראים" w:date="2026-10-05T16:42:07Z">
            <w:rPr>
              <w:rFonts w:ascii="Fb Fontext" w:hAnsi="Fb Fontext"/>
              <w:rtl/>
            </w:rPr>
          </w:rPrChange>
        </w:rPr>
        <w:t xml:space="preserve">"</w:t>
      </w:r>
      <w:r>
        <w:rPr>
          <w:rStyle w:val="afffff3"/>
          <w:rFonts w:ascii="Fb Fontext" w:hAnsi="Fb Fontext" w:hint="cs"/>
          <w:rtl/>
          <w:rPrChange w:id="9207" w:author="מנוע אמוראים" w:date="2026-10-05T16:42:07Z">
            <w:rPr>
              <w:rFonts w:ascii="Fb Fontext" w:hAnsi="Fb Fontext" w:hint="cs"/>
              <w:rtl/>
            </w:rPr>
          </w:rPrChange>
        </w:rPr>
        <w:t xml:space="preserve">א</w:t>
      </w:r>
      <w:r>
        <w:rPr>
          <w:rFonts w:ascii="Fb Fontext" w:hAnsi="Fb Fontext" w:hint="cs"/>
          <w:rtl/>
        </w:rPr>
        <w:t xml:space="preserve"> דווקא </w:t>
      </w:r>
      <w:r w:rsidR="00B35B36">
        <w:rPr>
          <w:rFonts w:ascii="Fb Fontext" w:hAnsi="Fb Fontext" w:hint="cs"/>
          <w:rtl/>
        </w:rPr>
        <w:t>שם</w:t>
      </w:r>
      <w:r w:rsidRPr="00224C4C">
        <w:rPr>
          <w:rFonts w:ascii="Fb Fontext" w:hAnsi="Fb Fontext" w:hint="cs"/>
          <w:rtl/>
        </w:rPr>
        <w:t xml:space="preserve"> זה קנס אבל במתני' מיירי באשה חברה ואין לקונסה דיוד</w:t>
      </w:r>
      <w:r w:rsidRPr="00224C4C">
        <w:rPr>
          <w:rFonts w:ascii="Fb Fontext" w:hAnsi="Fb Fontext"/>
          <w:rtl/>
        </w:rPr>
        <w:t>עת שאין מעות מעשר שני מתחללין על ידה, ועולה ואוכלתו בירושלים.</w:t>
      </w:r>
    </w:p>
    <w:p w14:paraId="1F077209" w14:textId="77777777" w:rsidR="00A85AC8" w:rsidRPr="00E600D8" w:rsidRDefault="006E0774" w:rsidP="000B19E5">
      <w:pPr>
        <w:pStyle w:val="38"/>
        <w:framePr w:wrap="notBeside"/>
        <w:rPr>
          <w:rtl/>
        </w:rPr>
      </w:pPr>
      <w:r w:rsidRPr="00E600D8">
        <w:rPr>
          <w:rFonts w:hint="cs"/>
          <w:rtl/>
        </w:rPr>
        <w:t>והך</w:t>
      </w:r>
      <w:r w:rsidR="00A85AC8" w:rsidRPr="00E600D8">
        <w:rPr>
          <w:rtl/>
        </w:rPr>
        <w:t>:</w:t>
      </w:r>
    </w:p>
    <w:p w14:paraId="20FF8F9E" w14:textId="144E6864" w:rsidR="006E0774" w:rsidRPr="00131640" w:rsidRDefault="006E0774" w:rsidP="006E0774">
      <w:pPr>
        <w:rPr>
          <w:rtl/>
        </w:rPr>
      </w:pPr>
      <w:r w:rsidRPr="00224C4C">
        <w:rPr>
          <w:rFonts w:ascii="Fb Fontext" w:hAnsi="Fb Fontext" w:hint="cs"/>
          <w:rtl/>
        </w:rPr>
        <w:t>ד</w:t>
      </w:r>
      <w:r w:rsidRPr="00224C4C">
        <w:rPr>
          <w:rFonts w:ascii="Fb Fontext" w:hAnsi="Fb Fontext"/>
          <w:rtl/>
        </w:rPr>
        <w:t>בהמה טמאה, עבדים וקרקעות, דאדם יודע שאין מעות מעשר שני מתחללין עליהן,</w:t>
      </w:r>
    </w:p>
    <w:p w14:paraId="2900388B" w14:textId="1A1F6DDC" w:rsidR="00A85AC8" w:rsidRPr="00E600D8" w:rsidRDefault="006E0774" w:rsidP="000B19E5">
      <w:pPr>
        <w:pStyle w:val="38"/>
        <w:framePr w:wrap="notBeside"/>
        <w:rPr>
          <w:rtl/>
        </w:rPr>
      </w:pPr>
      <w:r w:rsidRPr="00E600D8">
        <w:rPr>
          <w:rtl/>
        </w:rPr>
        <w:t>ותנן</w:t>
      </w:r>
      <w:r w:rsidR="00A85AC8" w:rsidRPr="00E600D8">
        <w:rPr>
          <w:rtl/>
        </w:rPr>
        <w:t>:</w:t>
      </w:r>
    </w:p>
    <w:p w14:paraId="237AEE93" w14:textId="2FC16303" w:rsidR="006E0774" w:rsidRPr="00131640" w:rsidRDefault="006E0774" w:rsidP="000B19E5">
      <w:pPr>
        <w:spacing w:after="120"/>
        <w:rPr>
          <w:rtl/>
        </w:rPr>
      </w:pPr>
      <w:r w:rsidRPr="00224C4C">
        <w:rPr>
          <w:rFonts w:ascii="Fb Fontext" w:hAnsi="Fb Fontext"/>
          <w:rtl/>
        </w:rPr>
        <w:t>אין לוקחים בהמה טמאה עבדים וקרקעו' במעות מעשר שני אפי' בירושלים, ואם לקח יאכל כנגדן</w:t>
      </w:r>
      <w:r w:rsidR="000B19E5">
        <w:rPr>
          <w:rFonts w:ascii="Fb Fontext" w:hAnsi="Fb Fontext" w:hint="cs"/>
          <w:rtl/>
        </w:rPr>
        <w:t xml:space="preserve"> - </w:t>
      </w:r>
      <w:r w:rsidR="00B35B36">
        <w:rPr>
          <w:rFonts w:ascii="Fb Fontext" w:hAnsi="Fb Fontext" w:hint="cs"/>
          <w:rtl/>
        </w:rPr>
        <w:t>שם</w:t>
      </w:r>
      <w:r w:rsidRPr="00224C4C">
        <w:rPr>
          <w:rFonts w:ascii="Fb Fontext" w:hAnsi="Fb Fontext" w:hint="cs"/>
          <w:rtl/>
        </w:rPr>
        <w:t xml:space="preserve"> לאו באשה חבירה</w:t>
      </w:r>
    </w:p>
    <w:p w14:paraId="3E1F4D93" w14:textId="77777777" w:rsidR="006E0774" w:rsidRPr="00131640" w:rsidRDefault="006E0774" w:rsidP="0010529F">
      <w:pPr>
        <w:pStyle w:val="afff0"/>
        <w:framePr w:wrap="around"/>
        <w:rPr>
          <w:rtl/>
        </w:rPr>
      </w:pPr>
      <w:r w:rsidRPr="00224C4C">
        <w:rPr>
          <w:rFonts w:hint="cs"/>
          <w:rtl/>
        </w:rPr>
        <w:t>נו.</w:t>
      </w:r>
    </w:p>
    <w:p w14:paraId="0A20A5EB" w14:textId="4BC4C885" w:rsidR="00A85AC8" w:rsidRPr="00E600D8" w:rsidRDefault="006E0774" w:rsidP="000B19E5">
      <w:pPr>
        <w:pStyle w:val="38"/>
        <w:framePr w:wrap="notBeside"/>
        <w:rPr>
          <w:rtl/>
        </w:rPr>
      </w:pPr>
      <w:r w:rsidRPr="00E600D8">
        <w:rPr>
          <w:rtl/>
        </w:rPr>
        <w:t>אמר מר</w:t>
      </w:r>
      <w:r w:rsidR="00A85AC8" w:rsidRPr="00E600D8">
        <w:rPr>
          <w:rtl/>
        </w:rPr>
        <w:t>:</w:t>
      </w:r>
    </w:p>
    <w:p w14:paraId="51EFE7E1" w14:textId="081AE06F" w:rsidR="006E0774" w:rsidRPr="00131640" w:rsidRDefault="006E0774" w:rsidP="000B19E5">
      <w:pPr>
        <w:rPr>
          <w:rtl/>
        </w:rPr>
      </w:pPr>
      <w:r w:rsidRPr="00224C4C">
        <w:rPr>
          <w:rFonts w:ascii="Fb Fontext" w:hAnsi="Fb Fontext"/>
          <w:rtl/>
        </w:rPr>
        <w:t>אם לקח יאכל כנגדן.</w:t>
      </w:r>
      <w:r w:rsidRPr="00224C4C">
        <w:rPr>
          <w:rFonts w:ascii="Fb Fontext" w:hAnsi="Fb Fontext" w:hint="cs"/>
          <w:rtl/>
        </w:rPr>
        <w:t xml:space="preserve"> ולא יחזרו דמיו למקומן דמיירי בשברח</w:t>
      </w:r>
    </w:p>
    <w:p w14:paraId="7B9F76A8" w14:textId="03F534F1" w:rsidR="006E0774" w:rsidRPr="00FE0F8D" w:rsidRDefault="006E0774" w:rsidP="00FE0F8D">
      <w:pPr>
        <w:rPr>
          <w:spacing w:val="0"/>
          <w:rtl/>
        </w:rPr>
      </w:pPr>
      <w:r w:rsidRPr="00FE0F8D">
        <w:rPr>
          <w:rFonts w:ascii="Fb Fontext" w:hAnsi="Fb Fontext" w:hint="cs"/>
          <w:spacing w:val="0"/>
          <w:sz w:val="32"/>
          <w:rtl/>
        </w:rPr>
        <w:t xml:space="preserve">ואי </w:t>
      </w:r>
      <w:r w:rsidRPr="00FE0F8D">
        <w:rPr>
          <w:rFonts w:ascii="Fb Fontext" w:hAnsi="Fb Fontext"/>
          <w:spacing w:val="0"/>
          <w:sz w:val="32"/>
          <w:rtl/>
        </w:rPr>
        <w:t>לא ברח קנסי</w:t>
      </w:r>
      <w:r w:rsidR="000B19E5" w:rsidRPr="00FE0F8D">
        <w:rPr>
          <w:rFonts w:ascii="Fb Fontext" w:hAnsi="Fb Fontext" w:hint="cs"/>
          <w:spacing w:val="0"/>
          <w:sz w:val="32"/>
          <w:rtl/>
        </w:rPr>
        <w:t>'</w:t>
      </w:r>
      <w:r w:rsidRPr="00FE0F8D">
        <w:rPr>
          <w:rFonts w:ascii="Fb Fontext" w:hAnsi="Fb Fontext"/>
          <w:spacing w:val="0"/>
          <w:sz w:val="32"/>
          <w:rtl/>
        </w:rPr>
        <w:t xml:space="preserve"> למוכר, </w:t>
      </w:r>
      <w:r w:rsidRPr="00FE0F8D">
        <w:rPr>
          <w:rFonts w:ascii="Fb Fontext" w:hAnsi="Fb Fontext" w:hint="cs"/>
          <w:spacing w:val="0"/>
          <w:sz w:val="32"/>
          <w:rtl/>
        </w:rPr>
        <w:t>ולא ללוקח</w:t>
      </w:r>
      <w:r w:rsidR="00FE0F8D" w:rsidRPr="00FE0F8D">
        <w:rPr>
          <w:rFonts w:ascii="Fb Fontext" w:hAnsi="Fb Fontext" w:hint="cs"/>
          <w:spacing w:val="0"/>
          <w:sz w:val="32"/>
          <w:rtl/>
        </w:rPr>
        <w:t xml:space="preserve"> ש</w:t>
      </w:r>
      <w:r w:rsidRPr="00FE0F8D">
        <w:rPr>
          <w:rFonts w:ascii="Fb Fontext" w:hAnsi="Fb Fontext"/>
          <w:spacing w:val="0"/>
          <w:sz w:val="32"/>
          <w:rtl/>
        </w:rPr>
        <w:t>לא עכבר גנב</w:t>
      </w:r>
      <w:r w:rsidR="00FE0F8D" w:rsidRPr="00FE0F8D">
        <w:rPr>
          <w:rFonts w:ascii="Fb Fontext" w:hAnsi="Fb Fontext" w:hint="cs"/>
          <w:spacing w:val="0"/>
          <w:sz w:val="32"/>
          <w:rtl/>
        </w:rPr>
        <w:t>,</w:t>
      </w:r>
      <w:r w:rsidRPr="00FE0F8D">
        <w:rPr>
          <w:rFonts w:ascii="Fb Fontext" w:hAnsi="Fb Fontext"/>
          <w:spacing w:val="0"/>
          <w:sz w:val="32"/>
          <w:rtl/>
        </w:rPr>
        <w:t xml:space="preserve"> אלא חור גנב.</w:t>
      </w:r>
    </w:p>
    <w:p w14:paraId="2F97F5A8" w14:textId="3AB395B5" w:rsidR="006E0774" w:rsidRPr="00FE0F8D" w:rsidRDefault="006E0774" w:rsidP="00FE0F8D">
      <w:pPr>
        <w:rPr>
          <w:spacing w:val="2"/>
          <w:rtl/>
        </w:rPr>
      </w:pPr>
      <w:r w:rsidRPr="00FE0F8D">
        <w:rPr>
          <w:rFonts w:ascii="Fb Fontext" w:hAnsi="Fb Fontext"/>
          <w:spacing w:val="2"/>
          <w:sz w:val="32"/>
          <w:rtl/>
        </w:rPr>
        <w:t xml:space="preserve">ואי לא עכבר, </w:t>
      </w:r>
      <w:r w:rsidR="00FE0F8D" w:rsidRPr="00FE0F8D">
        <w:rPr>
          <w:rFonts w:ascii="Fb Fontext" w:hAnsi="Fb Fontext" w:hint="cs"/>
          <w:spacing w:val="2"/>
          <w:sz w:val="32"/>
          <w:rtl/>
        </w:rPr>
        <w:t xml:space="preserve">מה אשם החור - </w:t>
      </w:r>
      <w:r w:rsidR="00836BD3" w:rsidRPr="00FE0F8D">
        <w:rPr>
          <w:rFonts w:ascii="Fb Fontext" w:hAnsi="Fb Fontext"/>
          <w:spacing w:val="2"/>
          <w:sz w:val="32"/>
          <w:rtl/>
        </w:rPr>
        <w:t>מסתבר</w:t>
      </w:r>
      <w:r w:rsidR="00FE0F8D" w:rsidRPr="00FE0F8D">
        <w:rPr>
          <w:rFonts w:ascii="Fb Fontext" w:hAnsi="Fb Fontext" w:hint="cs"/>
          <w:spacing w:val="2"/>
          <w:sz w:val="32"/>
          <w:rtl/>
        </w:rPr>
        <w:t xml:space="preserve"> קנסי' במקום שיש איסור </w:t>
      </w:r>
    </w:p>
    <w:p w14:paraId="73B7F3C9" w14:textId="77777777" w:rsidR="006E0774" w:rsidRPr="00131640" w:rsidRDefault="006E0774" w:rsidP="00841728">
      <w:pPr>
        <w:pStyle w:val="affb"/>
        <w:rPr>
          <w:rtl/>
        </w:rPr>
      </w:pPr>
      <w:r w:rsidRPr="00224C4C">
        <w:rPr>
          <w:rFonts w:hint="cs"/>
          <w:rtl/>
        </w:rPr>
        <w:t>׹</w:t>
      </w:r>
    </w:p>
    <w:p w14:paraId="73106A57" w14:textId="77777777" w:rsidR="006E0774" w:rsidRPr="00131640" w:rsidRDefault="006E0774" w:rsidP="009D66E0">
      <w:pPr>
        <w:pStyle w:val="afffff8"/>
        <w:framePr w:wrap="around"/>
        <w:rPr>
          <w:rtl/>
        </w:rPr>
      </w:pPr>
      <w:del w:id="20124" w:author="קלוד" w:date="2026-10-06T10:09:14Z">
        <w:r>
          <w:rPr>
            <w:rStyle w:val="afffa"/>
            <w:rFonts w:ascii="Fb Fontext" w:hAnsi="Fb Fontext"/>
            <w:rtl/>
          </w:rPr>
          <w:delText xml:space="preserve">מתני'.</w:delText>
        </w:r>
      </w:del>
      <w:ins w:id="20125" w:author="קלוד" w:date="2026-10-06T10:09:14Z">
        <w:r>
          <w:rPr>
            <w:rStyle w:val="afffa"/>
            <w:rFonts w:ascii="Fb Fontext" w:hAnsi="Fb Fontext"/>
            <w:rtl/>
          </w:rPr>
          <w:t xml:space="preserve">משנה ט</w:t>
        </w:r>
      </w:ins>
    </w:p>
    <w:p w14:paraId="57CC836A" w14:textId="77777777" w:rsidR="006E0774" w:rsidRPr="00131640" w:rsidRDefault="006E0774" w:rsidP="00954D80">
      <w:pPr>
        <w:pStyle w:val="afff5"/>
        <w:spacing w:before="120"/>
        <w:rPr>
          <w:rtl/>
        </w:rPr>
        <w:pPrChange w:id="90022" w:author="קלוד" w:date="2026-10-08T12:08:16Z">
          <w:pPr>
            <w:pStyle w:val="afff5"/>
          </w:pPr>
        </w:pPrChange>
      </w:pPr>
      <w:r w:rsidRPr="00224C4C">
        <w:rPr>
          <w:rStyle w:val="afffa"/>
          <w:rFonts w:ascii="Fb Fontext" w:hAnsi="Fb Fontext"/>
          <w:b/>
          <w:rtl/>
        </w:rPr>
        <w:t>המקדש בערלה, בכלאי הכרם, בשור הנסקל, ובעגלה ערופה, בצפורי מצורע, ובשער נזיר, ופטר חמור, ובשר בחלב, וחולין שנשחטו בעזרה - אינה מקודשת.</w:t>
      </w:r>
    </w:p>
    <w:p w14:paraId="5BDA646E" w14:textId="77777777" w:rsidR="006E0774" w:rsidRPr="00131640" w:rsidRDefault="006E0774" w:rsidP="00954D80">
      <w:pPr>
        <w:pStyle w:val="afff5"/>
        <w:rPr>
          <w:rtl/>
        </w:rPr>
      </w:pPr>
      <w:r w:rsidRPr="00224C4C">
        <w:rPr>
          <w:rStyle w:val="afffa"/>
          <w:rFonts w:ascii="Fb Fontext" w:hAnsi="Fb Fontext"/>
          <w:b/>
          <w:rtl/>
        </w:rPr>
        <w:t>מכרן, וקידש בדמיהן - מקודשת</w:t>
      </w:r>
      <w:r w:rsidRPr="00224C4C">
        <w:rPr>
          <w:rtl/>
          <w:rPrChange w:id="40005" w:author="Claude" w:date="2026-10-06T13:34:54Z">
            <w:rPr>
              <w:sz w:val="32"/>
              <w:rtl/>
            </w:rPr>
          </w:rPrChange>
        </w:rPr>
        <w:t>.</w:t>
      </w:r>
    </w:p>
    <w:p w14:paraId="644BB184" w14:textId="77777777" w:rsidR="006E0774" w:rsidRPr="00131640" w:rsidRDefault="006E0774" w:rsidP="00841728">
      <w:pPr>
        <w:pStyle w:val="affb"/>
        <w:rPr>
          <w:rtl/>
        </w:rPr>
      </w:pPr>
      <w:r w:rsidRPr="00224C4C">
        <w:rPr>
          <w:rFonts w:hint="cs"/>
          <w:rtl/>
        </w:rPr>
        <w:t>׹</w:t>
      </w:r>
    </w:p>
    <w:p w14:paraId="4E840BA6" w14:textId="77777777" w:rsidR="009469D7" w:rsidRDefault="006E0774" w:rsidP="006E0774">
      <w:pPr>
        <w:rPr>
          <w:rStyle w:val="affffa"/>
          <w:rtl/>
        </w:rPr>
      </w:pPr>
      <w:r w:rsidRPr="00210DF6">
        <w:rPr>
          <w:rStyle w:val="afffa"/>
          <w:rFonts w:ascii="Fb Fontext" w:hAnsi="Fb Fontext" w:cs="BA TM • Vilna Extra-Bold"/>
          <w:bCs w:val="0"/>
          <w:rtl/>
        </w:rPr>
        <w:t>בערלה</w:t>
      </w:r>
      <w:r w:rsidRPr="00224C4C">
        <w:rPr>
          <w:rFonts w:ascii="Fb Fontext" w:hAnsi="Fb Fontext"/>
          <w:sz w:val="32"/>
          <w:rtl/>
        </w:rPr>
        <w:t xml:space="preserve"> –</w:t>
      </w:r>
      <w:r w:rsidRPr="00224C4C">
        <w:rPr>
          <w:rStyle w:val="affffa"/>
          <w:rtl/>
        </w:rPr>
        <w:t xml:space="preserve"> </w:t>
      </w:r>
      <w:r w:rsidRPr="00224C4C">
        <w:rPr>
          <w:rStyle w:val="affffa"/>
          <w:rFonts w:hint="cs"/>
          <w:rtl/>
        </w:rPr>
        <w:t>'</w:t>
      </w:r>
      <w:r w:rsidRPr="00224C4C">
        <w:rPr>
          <w:rStyle w:val="affffa"/>
          <w:rtl/>
        </w:rPr>
        <w:t>ערלים לא יאכל</w:t>
      </w:r>
      <w:r w:rsidRPr="00224C4C">
        <w:rPr>
          <w:rStyle w:val="affffa"/>
          <w:rFonts w:hint="cs"/>
          <w:rtl/>
        </w:rPr>
        <w:t>'</w:t>
      </w:r>
    </w:p>
    <w:p w14:paraId="46E601D3" w14:textId="7056D707" w:rsidR="006E0774" w:rsidRPr="00131640" w:rsidRDefault="006E0774" w:rsidP="006E0774">
      <w:pPr>
        <w:rPr>
          <w:rtl/>
        </w:rPr>
      </w:pPr>
      <w:r w:rsidRPr="00224C4C">
        <w:rPr>
          <w:rStyle w:val="affffa"/>
          <w:rFonts w:hint="cs"/>
          <w:rtl/>
        </w:rPr>
        <w:t xml:space="preserve">'וערלתם את ערלתו' </w:t>
      </w:r>
      <w:r w:rsidRPr="00224C4C">
        <w:rPr>
          <w:rFonts w:ascii="Fb Fontext" w:hAnsi="Fb Fontext" w:hint="cs"/>
          <w:sz w:val="32"/>
          <w:rtl/>
        </w:rPr>
        <w:t>לרבות הנאה וצביעה והדלקת הנר ממנו</w:t>
      </w:r>
    </w:p>
    <w:p w14:paraId="00E0D293" w14:textId="77777777" w:rsidR="006E0774" w:rsidRPr="00131640" w:rsidRDefault="006E0774" w:rsidP="00841728">
      <w:pPr>
        <w:pStyle w:val="affb"/>
        <w:rPr>
          <w:rtl/>
        </w:rPr>
      </w:pPr>
      <w:r w:rsidRPr="00224C4C">
        <w:rPr>
          <w:rFonts w:hint="cs"/>
          <w:rtl/>
        </w:rPr>
        <w:t>׹</w:t>
      </w:r>
    </w:p>
    <w:p w14:paraId="4BFAF97D" w14:textId="5C5E795E" w:rsidR="006E0774" w:rsidRPr="00131640" w:rsidRDefault="006E0774" w:rsidP="006E0774">
      <w:pPr>
        <w:rPr>
          <w:rtl/>
        </w:rPr>
      </w:pPr>
      <w:r w:rsidRPr="00210DF6">
        <w:rPr>
          <w:rStyle w:val="afffa"/>
          <w:rFonts w:ascii="Fb Fontext" w:hAnsi="Fb Fontext" w:cs="BA TM • Vilna Extra-Bold"/>
          <w:bCs w:val="0"/>
          <w:rtl/>
        </w:rPr>
        <w:t>בכלאי הכרם.</w:t>
      </w:r>
      <w:r w:rsidRPr="00210DF6">
        <w:rPr>
          <w:rStyle w:val="afffa"/>
          <w:rFonts w:ascii="Fb Fontext" w:hAnsi="Fb Fontext" w:cs="BA TM • Vilna Extra-Bold" w:hint="cs"/>
          <w:bCs w:val="0"/>
          <w:rtl/>
        </w:rPr>
        <w:t xml:space="preserve"> </w:t>
      </w:r>
      <w:r w:rsidRPr="001C0226">
        <w:rPr>
          <w:rStyle w:val="afffff3"/>
          <w:rFonts w:hint="cs"/>
          <w:rtl/>
        </w:rPr>
        <w:t>ח</w:t>
      </w:r>
      <w:r w:rsidRPr="001C0226">
        <w:rPr>
          <w:rStyle w:val="afffff3"/>
          <w:rtl/>
        </w:rPr>
        <w:t>זקיה</w:t>
      </w:r>
      <w:r w:rsidRPr="001C0226">
        <w:rPr>
          <w:rStyle w:val="afffff3"/>
          <w:rFonts w:hint="cs"/>
          <w:rtl/>
        </w:rPr>
        <w:t>:</w:t>
      </w:r>
      <w:r w:rsidRPr="00224C4C">
        <w:rPr>
          <w:rStyle w:val="affffa"/>
          <w:rtl/>
        </w:rPr>
        <w:t xml:space="preserve"> </w:t>
      </w:r>
      <w:r w:rsidRPr="00224C4C">
        <w:rPr>
          <w:rStyle w:val="affffa"/>
          <w:rFonts w:hint="cs"/>
          <w:rtl/>
        </w:rPr>
        <w:t>'</w:t>
      </w:r>
      <w:r w:rsidRPr="00224C4C">
        <w:rPr>
          <w:rStyle w:val="affffa"/>
          <w:rtl/>
        </w:rPr>
        <w:t>פן תקדש</w:t>
      </w:r>
      <w:r w:rsidRPr="00224C4C">
        <w:rPr>
          <w:rStyle w:val="affffa"/>
          <w:rFonts w:hint="cs"/>
          <w:rtl/>
        </w:rPr>
        <w:t>'</w:t>
      </w:r>
      <w:r w:rsidR="001C0226">
        <w:rPr>
          <w:rStyle w:val="affffa"/>
          <w:rFonts w:hint="cs"/>
          <w:rtl/>
        </w:rPr>
        <w:t>-</w:t>
      </w:r>
      <w:r w:rsidRPr="00224C4C">
        <w:rPr>
          <w:rFonts w:ascii="Fb Fontext" w:hAnsi="Fb Fontext"/>
          <w:sz w:val="32"/>
          <w:rtl/>
        </w:rPr>
        <w:t xml:space="preserve"> פן תוקד אש.</w:t>
      </w:r>
    </w:p>
    <w:p w14:paraId="691BDBD5" w14:textId="77777777" w:rsidR="00A85AC8" w:rsidRPr="00E600D8" w:rsidRDefault="006E0774" w:rsidP="001C0226">
      <w:pPr>
        <w:pStyle w:val="38"/>
        <w:framePr w:wrap="notBeside"/>
        <w:rPr>
          <w:rtl/>
        </w:rPr>
      </w:pPr>
      <w:r w:rsidRPr="00E600D8">
        <w:rPr>
          <w:rFonts w:hint="cs"/>
          <w:rtl/>
        </w:rPr>
        <w:t>ולא</w:t>
      </w:r>
      <w:r w:rsidR="00A85AC8" w:rsidRPr="00E600D8">
        <w:rPr>
          <w:rtl/>
        </w:rPr>
        <w:t>:</w:t>
      </w:r>
    </w:p>
    <w:p w14:paraId="76421111" w14:textId="4DB44DB8" w:rsidR="006E0774" w:rsidRPr="0051713D" w:rsidRDefault="006E0774" w:rsidP="001C0226">
      <w:pPr>
        <w:rPr>
          <w:spacing w:val="-2"/>
          <w:rtl/>
        </w:rPr>
      </w:pPr>
      <w:r w:rsidRPr="0051713D">
        <w:rPr>
          <w:rStyle w:val="affffa"/>
          <w:rFonts w:hint="cs"/>
          <w:spacing w:val="-2"/>
          <w:rtl/>
        </w:rPr>
        <w:t>'</w:t>
      </w:r>
      <w:r w:rsidRPr="0051713D">
        <w:rPr>
          <w:rStyle w:val="affffa"/>
          <w:spacing w:val="-2"/>
          <w:rtl/>
        </w:rPr>
        <w:t>פן יהיה קדש</w:t>
      </w:r>
      <w:r w:rsidRPr="0051713D">
        <w:rPr>
          <w:rStyle w:val="affffa"/>
          <w:rFonts w:hint="cs"/>
          <w:spacing w:val="-2"/>
          <w:rtl/>
        </w:rPr>
        <w:t>'</w:t>
      </w:r>
      <w:r w:rsidRPr="0051713D">
        <w:rPr>
          <w:rFonts w:ascii="Fb Fontext" w:hAnsi="Fb Fontext" w:hint="cs"/>
          <w:spacing w:val="-2"/>
          <w:sz w:val="32"/>
          <w:rtl/>
        </w:rPr>
        <w:t xml:space="preserve"> דאי מה קדש תופס דמיו ויוצא לחולין אף כלאי הכרם.</w:t>
      </w:r>
    </w:p>
    <w:p w14:paraId="5F95AA9E" w14:textId="77777777" w:rsidR="006E0774" w:rsidRPr="00131640" w:rsidRDefault="006E0774" w:rsidP="00841728">
      <w:pPr>
        <w:pStyle w:val="affb"/>
        <w:rPr>
          <w:del w:id="90094" w:author="מנוע עיצוב" w:date="2026-10-08T11:01:28Z"/>
          <w:rtl/>
        </w:rPr>
      </w:pPr>
      <w:del w:id="90093" w:author="מנוע עיצוב" w:date="2026-10-08T11:01:28Z">
        <w:r w:rsidRPr="00224C4C">
          <w:rPr>
            <w:rFonts w:hint="cs"/>
            <w:rtl/>
          </w:rPr>
          <w:delText xml:space="preserve">׹</w:delText>
        </w:r>
      </w:del>
    </w:p>
    <w:p w14:paraId="0BBF498A" w14:textId="77777777" w:rsidR="006E0774" w:rsidRPr="00131640" w:rsidRDefault="006E0774" w:rsidP="002A094E">
      <w:pPr>
        <w:pStyle w:val="afffd"/>
        <w:rPr>
          <w:rtl/>
        </w:rPr>
      </w:pPr>
      <w:ins w:id="9810" w:author="מספור קטעי משנה" w:date="2026-10-06T10:04:35Z">
        <w:r>
          <w:rPr>
            <w:rStyle w:val="MisparKeta"/>
          </w:rPr>
          <w:t xml:space="preserve">ד. </w:t>
        </w:r>
      </w:ins>
      <w:r w:rsidRPr="00224C4C">
        <w:rPr>
          <w:rStyle w:val="afffa"/>
          <w:rFonts w:ascii="Fb Fontext" w:hAnsi="Fb Fontext"/>
          <w:b/>
          <w:spacing w:val="4"/>
          <w:rtl/>
        </w:rPr>
        <w:t>שור הנסקל.</w:t>
      </w:r>
    </w:p>
    <w:p w14:paraId="4474FA51" w14:textId="79FF53CE" w:rsidR="006E0774" w:rsidRPr="00131640" w:rsidRDefault="006E0774" w:rsidP="006E0774">
      <w:pPr>
        <w:rPr>
          <w:rtl/>
        </w:rPr>
      </w:pPr>
      <w:r w:rsidRPr="00224C4C">
        <w:rPr>
          <w:rStyle w:val="affffa"/>
          <w:rFonts w:hint="cs"/>
          <w:rtl/>
        </w:rPr>
        <w:t>'</w:t>
      </w:r>
      <w:r w:rsidRPr="00224C4C">
        <w:rPr>
          <w:rStyle w:val="affffa"/>
          <w:rtl/>
        </w:rPr>
        <w:t>לא יאכל את בשרו</w:t>
      </w:r>
      <w:r w:rsidRPr="00224C4C">
        <w:rPr>
          <w:rStyle w:val="affffa"/>
          <w:rFonts w:hint="cs"/>
          <w:rtl/>
        </w:rPr>
        <w:t xml:space="preserve">' </w:t>
      </w:r>
      <w:r w:rsidRPr="00224C4C">
        <w:rPr>
          <w:rFonts w:ascii="Fb Fontext" w:hAnsi="Fb Fontext" w:hint="cs"/>
          <w:rtl/>
        </w:rPr>
        <w:t>-</w:t>
      </w:r>
      <w:r w:rsidRPr="00224C4C">
        <w:rPr>
          <w:rFonts w:ascii="Fb Fontext" w:hAnsi="Fb Fontext"/>
          <w:rtl/>
        </w:rPr>
        <w:t xml:space="preserve"> שאם שחטו אחר שנגמ</w:t>
      </w:r>
      <w:r w:rsidR="001C0226">
        <w:rPr>
          <w:rFonts w:ascii="Fb Fontext" w:hAnsi="Fb Fontext" w:hint="cs"/>
          <w:rtl/>
        </w:rPr>
        <w:t>"ד</w:t>
      </w:r>
      <w:r w:rsidRPr="00224C4C">
        <w:rPr>
          <w:rFonts w:ascii="Fb Fontext" w:hAnsi="Fb Fontext"/>
          <w:rtl/>
        </w:rPr>
        <w:t xml:space="preserve"> אסור באכילה.</w:t>
      </w:r>
    </w:p>
    <w:p w14:paraId="56B3BE54" w14:textId="37E8AF66" w:rsidR="006E0774" w:rsidRPr="00131640" w:rsidRDefault="006E0774" w:rsidP="006E0774">
      <w:pPr>
        <w:rPr>
          <w:rtl/>
        </w:rPr>
      </w:pPr>
      <w:r w:rsidRPr="00224C4C">
        <w:rPr>
          <w:rStyle w:val="affffa"/>
          <w:rFonts w:hint="cs"/>
          <w:rtl/>
        </w:rPr>
        <w:t xml:space="preserve">'ובעל השור נקי' </w:t>
      </w:r>
      <w:r w:rsidR="001C0226">
        <w:rPr>
          <w:rFonts w:ascii="Fb Fontext" w:hAnsi="Fb Fontext" w:hint="cs"/>
          <w:rtl/>
        </w:rPr>
        <w:t>-</w:t>
      </w:r>
      <w:r w:rsidRPr="00224C4C">
        <w:rPr>
          <w:rFonts w:ascii="Fb Fontext" w:hAnsi="Fb Fontext" w:hint="cs"/>
          <w:rtl/>
        </w:rPr>
        <w:t>שאסור בהנאה</w:t>
      </w:r>
      <w:r w:rsidRPr="00224C4C">
        <w:rPr>
          <w:rFonts w:ascii="Fb Fontext" w:hAnsi="Fb Fontext"/>
          <w:rtl/>
        </w:rPr>
        <w:t>.</w:t>
      </w:r>
      <w:r w:rsidRPr="00224C4C">
        <w:rPr>
          <w:rFonts w:ascii="Fb Fontext" w:hAnsi="Fb Fontext" w:hint="cs"/>
          <w:rtl/>
        </w:rPr>
        <w:t xml:space="preserve">- כאדם שאומר לחבירו </w:t>
      </w:r>
      <w:r w:rsidRPr="00224C4C">
        <w:rPr>
          <w:rFonts w:ascii="Fb Fontext" w:hAnsi="Fb Fontext"/>
          <w:rtl/>
        </w:rPr>
        <w:t>יצא פלוני נקי מנכסיו ואין לו בהם הנאה של כלום.</w:t>
      </w:r>
    </w:p>
    <w:p w14:paraId="405BA515" w14:textId="77777777" w:rsidR="00A85AC8" w:rsidRPr="00E600D8" w:rsidRDefault="006E0774" w:rsidP="001C0226">
      <w:pPr>
        <w:pStyle w:val="38"/>
        <w:framePr w:wrap="notBeside"/>
        <w:rPr>
          <w:rtl/>
        </w:rPr>
      </w:pPr>
      <w:r w:rsidRPr="00E600D8">
        <w:rPr>
          <w:rFonts w:hint="cs"/>
          <w:rtl/>
        </w:rPr>
        <w:t>ובהכרח</w:t>
      </w:r>
      <w:r w:rsidR="00A85AC8" w:rsidRPr="00E600D8">
        <w:rPr>
          <w:rtl/>
        </w:rPr>
        <w:t>:</w:t>
      </w:r>
    </w:p>
    <w:p w14:paraId="4899929A" w14:textId="593E2699" w:rsidR="006E0774" w:rsidRPr="00131640" w:rsidRDefault="006E0774" w:rsidP="006E0774">
      <w:pPr>
        <w:rPr>
          <w:rtl/>
        </w:rPr>
      </w:pPr>
      <w:r w:rsidRPr="00224C4C">
        <w:rPr>
          <w:rStyle w:val="affffa"/>
          <w:rFonts w:hint="cs"/>
          <w:rtl/>
        </w:rPr>
        <w:t xml:space="preserve">ד'לא יאכל את בשרו' </w:t>
      </w:r>
      <w:r w:rsidRPr="00224C4C">
        <w:rPr>
          <w:rFonts w:ascii="Fb Fontext" w:hAnsi="Fb Fontext" w:hint="cs"/>
          <w:rtl/>
        </w:rPr>
        <w:t xml:space="preserve">לאחר שנגמר דינו </w:t>
      </w:r>
      <w:r w:rsidRPr="00224C4C">
        <w:rPr>
          <w:rFonts w:ascii="Fb Fontext" w:hAnsi="Fb Fontext"/>
          <w:rtl/>
        </w:rPr>
        <w:t>–</w:t>
      </w:r>
    </w:p>
    <w:p w14:paraId="710793FD" w14:textId="4FDD4B53" w:rsidR="00A85AC8" w:rsidRPr="00E600D8" w:rsidRDefault="006E0774" w:rsidP="001C0226">
      <w:pPr>
        <w:pStyle w:val="38"/>
        <w:framePr w:wrap="notBeside"/>
        <w:rPr>
          <w:rtl/>
        </w:rPr>
      </w:pPr>
      <w:r w:rsidRPr="00E600D8">
        <w:rPr>
          <w:rFonts w:hint="cs"/>
          <w:rtl/>
        </w:rPr>
        <w:t>ואפי' דר</w:t>
      </w:r>
      <w:r w:rsidR="001C0226" w:rsidRPr="00E600D8">
        <w:rPr>
          <w:rFonts w:hint="cs"/>
          <w:rtl/>
        </w:rPr>
        <w:t>"א</w:t>
      </w:r>
      <w:r w:rsidR="00A85AC8" w:rsidRPr="00E600D8">
        <w:rPr>
          <w:rFonts w:hint="cs"/>
          <w:rtl/>
        </w:rPr>
        <w:t>:</w:t>
      </w:r>
    </w:p>
    <w:p w14:paraId="469A01F9" w14:textId="0E050117" w:rsidR="006E0774" w:rsidRPr="00131640" w:rsidRDefault="006E0774" w:rsidP="001C0226">
      <w:pPr>
        <w:rPr>
          <w:rtl/>
        </w:rPr>
      </w:pPr>
      <w:r w:rsidRPr="00224C4C">
        <w:rPr>
          <w:rFonts w:ascii="Fb Fontext" w:hAnsi="Fb Fontext" w:hint="cs"/>
          <w:sz w:val="32"/>
          <w:rtl/>
        </w:rPr>
        <w:t>ס</w:t>
      </w:r>
      <w:r w:rsidRPr="00224C4C">
        <w:rPr>
          <w:rFonts w:ascii="Fb Fontext" w:hAnsi="Fb Fontext"/>
          <w:sz w:val="32"/>
          <w:rtl/>
        </w:rPr>
        <w:t>"</w:t>
      </w:r>
      <w:r w:rsidRPr="00224C4C">
        <w:rPr>
          <w:rFonts w:ascii="Fb Fontext" w:hAnsi="Fb Fontext" w:hint="cs"/>
          <w:sz w:val="32"/>
          <w:rtl/>
        </w:rPr>
        <w:t xml:space="preserve">ל </w:t>
      </w:r>
      <w:r w:rsidRPr="00224C4C">
        <w:rPr>
          <w:rFonts w:ascii="Fb Fontext" w:hAnsi="Fb Fontext"/>
          <w:sz w:val="32"/>
          <w:rtl/>
        </w:rPr>
        <w:t>כל מקום שנא</w:t>
      </w:r>
      <w:r w:rsidR="001C0226">
        <w:rPr>
          <w:rFonts w:ascii="Fb Fontext" w:hAnsi="Fb Fontext" w:hint="cs"/>
          <w:sz w:val="32"/>
          <w:rtl/>
        </w:rPr>
        <w:t>'</w:t>
      </w:r>
      <w:r w:rsidRPr="00224C4C">
        <w:rPr>
          <w:rStyle w:val="affffa"/>
          <w:rtl/>
        </w:rPr>
        <w:t xml:space="preserve"> </w:t>
      </w:r>
      <w:r w:rsidRPr="00224C4C">
        <w:rPr>
          <w:rStyle w:val="affffa"/>
          <w:rFonts w:hint="cs"/>
          <w:rtl/>
        </w:rPr>
        <w:t>'</w:t>
      </w:r>
      <w:r w:rsidRPr="00224C4C">
        <w:rPr>
          <w:rStyle w:val="affffa"/>
          <w:rtl/>
        </w:rPr>
        <w:t>לא יאכל לא תאכל ולא תאכלו</w:t>
      </w:r>
      <w:r w:rsidRPr="00224C4C">
        <w:rPr>
          <w:rStyle w:val="affffa"/>
          <w:rFonts w:hint="cs"/>
          <w:rtl/>
        </w:rPr>
        <w:t>'</w:t>
      </w:r>
      <w:r w:rsidRPr="00224C4C">
        <w:rPr>
          <w:rStyle w:val="affffa"/>
          <w:rtl/>
        </w:rPr>
        <w:t xml:space="preserve"> </w:t>
      </w:r>
      <w:r w:rsidRPr="00224C4C">
        <w:rPr>
          <w:rFonts w:ascii="Fb Fontext" w:hAnsi="Fb Fontext"/>
          <w:sz w:val="32"/>
          <w:rtl/>
        </w:rPr>
        <w:t>- אחד איסור אכילה ואחד איסור הנאה, עד שיפרט לך הכתוב כדרך שפרט לך בנבילה</w:t>
      </w:r>
    </w:p>
    <w:p w14:paraId="0660E2FD" w14:textId="77777777" w:rsidR="00A85AC8" w:rsidRPr="00E600D8" w:rsidRDefault="006E0774" w:rsidP="001C0226">
      <w:pPr>
        <w:pStyle w:val="38"/>
        <w:framePr w:wrap="notBeside"/>
        <w:rPr>
          <w:rtl/>
        </w:rPr>
      </w:pPr>
      <w:r w:rsidRPr="00E600D8">
        <w:rPr>
          <w:rtl/>
        </w:rPr>
        <w:t xml:space="preserve">- </w:t>
      </w:r>
      <w:r w:rsidRPr="00E600D8">
        <w:rPr>
          <w:rFonts w:hint="cs"/>
          <w:rtl/>
        </w:rPr>
        <w:t>דה</w:t>
      </w:r>
      <w:r w:rsidRPr="00E600D8">
        <w:rPr>
          <w:rtl/>
        </w:rPr>
        <w:t>"</w:t>
      </w:r>
      <w:r w:rsidRPr="00E600D8">
        <w:rPr>
          <w:rFonts w:hint="cs"/>
          <w:rtl/>
        </w:rPr>
        <w:t>מ</w:t>
      </w:r>
      <w:r w:rsidR="00A85AC8" w:rsidRPr="00E600D8">
        <w:rPr>
          <w:rtl/>
        </w:rPr>
        <w:t>:</w:t>
      </w:r>
    </w:p>
    <w:p w14:paraId="1D4A9A1B" w14:textId="2E5ED011" w:rsidR="006E0774" w:rsidRPr="00131640" w:rsidRDefault="001C0226" w:rsidP="00943179">
      <w:pPr>
        <w:rPr>
          <w:rtl/>
        </w:rPr>
      </w:pPr>
      <w:r>
        <w:rPr>
          <w:rFonts w:hint="cs"/>
          <w:rtl/>
        </w:rPr>
        <w:t>כ</w:t>
      </w:r>
      <w:r w:rsidR="006E0774" w:rsidRPr="00943179">
        <w:rPr>
          <w:rFonts w:hint="cs"/>
          <w:rtl/>
        </w:rPr>
        <w:t>שאיסור אכילה מ</w:t>
      </w:r>
      <w:r>
        <w:rPr>
          <w:rFonts w:hint="cs"/>
          <w:rtl/>
        </w:rPr>
        <w:t>'</w:t>
      </w:r>
      <w:r w:rsidR="006E0774" w:rsidRPr="00943179">
        <w:rPr>
          <w:rFonts w:hint="cs"/>
          <w:rtl/>
        </w:rPr>
        <w:t>לא יאכל</w:t>
      </w:r>
      <w:r>
        <w:rPr>
          <w:rFonts w:hint="cs"/>
          <w:rtl/>
        </w:rPr>
        <w:t>'</w:t>
      </w:r>
      <w:r w:rsidR="006E0774" w:rsidRPr="00943179">
        <w:rPr>
          <w:rFonts w:hint="cs"/>
          <w:rtl/>
        </w:rPr>
        <w:t xml:space="preserve"> </w:t>
      </w:r>
      <w:r w:rsidR="00B35B36" w:rsidRPr="00943179">
        <w:rPr>
          <w:rFonts w:hint="cs"/>
          <w:rtl/>
        </w:rPr>
        <w:t>כאן</w:t>
      </w:r>
      <w:r w:rsidR="006E0774" w:rsidRPr="00943179">
        <w:rPr>
          <w:rFonts w:hint="cs"/>
          <w:rtl/>
        </w:rPr>
        <w:t xml:space="preserve"> נפיק מס</w:t>
      </w:r>
      <w:r>
        <w:rPr>
          <w:rFonts w:hint="cs"/>
          <w:rtl/>
        </w:rPr>
        <w:t>ק</w:t>
      </w:r>
      <w:r w:rsidR="006E0774" w:rsidRPr="00943179">
        <w:rPr>
          <w:rFonts w:hint="cs"/>
          <w:rtl/>
        </w:rPr>
        <w:t>ול יסקל</w:t>
      </w:r>
    </w:p>
    <w:p w14:paraId="6763143D" w14:textId="77777777" w:rsidR="00A85AC8" w:rsidRPr="00E600D8" w:rsidRDefault="006E0774" w:rsidP="001C0226">
      <w:pPr>
        <w:pStyle w:val="38"/>
        <w:framePr w:wrap="notBeside"/>
        <w:rPr>
          <w:rtl/>
        </w:rPr>
      </w:pPr>
      <w:r w:rsidRPr="00E600D8">
        <w:rPr>
          <w:rFonts w:hint="cs"/>
          <w:rtl/>
        </w:rPr>
        <w:t>ובהכרח</w:t>
      </w:r>
      <w:r w:rsidR="00A85AC8" w:rsidRPr="00E600D8">
        <w:rPr>
          <w:rtl/>
        </w:rPr>
        <w:t>:</w:t>
      </w:r>
    </w:p>
    <w:p w14:paraId="5206BFD2" w14:textId="65D9962C" w:rsidR="006E0774" w:rsidRPr="00131640" w:rsidRDefault="006E0774" w:rsidP="006E0774">
      <w:pPr>
        <w:rPr>
          <w:rtl/>
        </w:rPr>
      </w:pPr>
      <w:r w:rsidRPr="00224C4C">
        <w:rPr>
          <w:rFonts w:ascii="Fb Fontext" w:hAnsi="Fb Fontext" w:hint="cs"/>
          <w:rtl/>
        </w:rPr>
        <w:t>ד</w:t>
      </w:r>
      <w:r w:rsidR="001C0226">
        <w:rPr>
          <w:rFonts w:ascii="Fb Fontext" w:hAnsi="Fb Fontext" w:hint="cs"/>
          <w:rtl/>
        </w:rPr>
        <w:t>'</w:t>
      </w:r>
      <w:r w:rsidRPr="00224C4C">
        <w:rPr>
          <w:rFonts w:ascii="Fb Fontext" w:hAnsi="Fb Fontext" w:hint="cs"/>
          <w:rtl/>
        </w:rPr>
        <w:t>את בשרו</w:t>
      </w:r>
      <w:r w:rsidR="001C0226">
        <w:rPr>
          <w:rFonts w:ascii="Fb Fontext" w:hAnsi="Fb Fontext" w:hint="cs"/>
          <w:rtl/>
        </w:rPr>
        <w:t>'</w:t>
      </w:r>
      <w:r w:rsidRPr="00224C4C">
        <w:rPr>
          <w:rFonts w:ascii="Fb Fontext" w:hAnsi="Fb Fontext" w:hint="cs"/>
          <w:rtl/>
        </w:rPr>
        <w:t xml:space="preserve"> היינו א</w:t>
      </w:r>
      <w:r w:rsidR="001C0226">
        <w:rPr>
          <w:rFonts w:ascii="Fb Fontext" w:hAnsi="Fb Fontext" w:hint="cs"/>
          <w:rtl/>
        </w:rPr>
        <w:t>ף</w:t>
      </w:r>
      <w:r w:rsidRPr="00224C4C">
        <w:rPr>
          <w:rFonts w:ascii="Fb Fontext" w:hAnsi="Fb Fontext"/>
          <w:rtl/>
        </w:rPr>
        <w:t xml:space="preserve"> דשחטיה כעין בשר </w:t>
      </w:r>
      <w:r w:rsidRPr="001C0226">
        <w:rPr>
          <w:rStyle w:val="afffff5"/>
          <w:rFonts w:hint="cs"/>
          <w:rtl/>
        </w:rPr>
        <w:t>[אחר שנגמר דינו]</w:t>
      </w:r>
      <w:r w:rsidRPr="001C0226">
        <w:rPr>
          <w:rStyle w:val="afffff5"/>
          <w:rtl/>
        </w:rPr>
        <w:t>-</w:t>
      </w:r>
      <w:r w:rsidRPr="00224C4C">
        <w:rPr>
          <w:rFonts w:ascii="Fb Fontext" w:hAnsi="Fb Fontext"/>
          <w:rtl/>
        </w:rPr>
        <w:t xml:space="preserve"> אסור</w:t>
      </w:r>
    </w:p>
    <w:p w14:paraId="17D0DC72" w14:textId="5A45F438" w:rsidR="00A85AC8" w:rsidRPr="00E600D8" w:rsidRDefault="00E600D8" w:rsidP="001C0226">
      <w:pPr>
        <w:pStyle w:val="38"/>
        <w:framePr w:wrap="notBeside"/>
        <w:rPr>
          <w:rtl/>
        </w:rPr>
      </w:pPr>
      <w:r w:rsidRPr="00E600D8">
        <w:rPr>
          <w:rtl/>
        </w:rPr>
        <w:t>•</w:t>
      </w:r>
    </w:p>
    <w:p w14:paraId="67F9B61A" w14:textId="78420543" w:rsidR="006E0774" w:rsidRPr="00131640" w:rsidRDefault="006E0774" w:rsidP="00077955">
      <w:pPr>
        <w:spacing w:after="120"/>
        <w:rPr>
          <w:rtl/>
        </w:rPr>
      </w:pPr>
      <w:r w:rsidRPr="00224C4C">
        <w:rPr>
          <w:rFonts w:ascii="Fb Fontext" w:hAnsi="Fb Fontext" w:hint="cs"/>
          <w:sz w:val="32"/>
          <w:rtl/>
        </w:rPr>
        <w:t xml:space="preserve">ואין לחלק בין צור </w:t>
      </w:r>
      <w:r w:rsidRPr="001C0226">
        <w:rPr>
          <w:rStyle w:val="afffff5"/>
          <w:rFonts w:hint="cs"/>
          <w:rtl/>
        </w:rPr>
        <w:t>[דמחזי כסקילה יותר]</w:t>
      </w:r>
      <w:r w:rsidRPr="00224C4C">
        <w:rPr>
          <w:rFonts w:ascii="Fb Fontext" w:hAnsi="Fb Fontext" w:hint="cs"/>
          <w:sz w:val="32"/>
          <w:rtl/>
        </w:rPr>
        <w:t xml:space="preserve"> לסכין דלא כתיב סכין בתורה ועוד דבכל שוחטין</w:t>
      </w:r>
    </w:p>
    <w:p w14:paraId="2BE2E0D0" w14:textId="2F76C40D" w:rsidR="00A85AC8" w:rsidRPr="00E600D8" w:rsidRDefault="00E600D8" w:rsidP="001C0226">
      <w:pPr>
        <w:pStyle w:val="38"/>
        <w:framePr w:wrap="notBeside"/>
        <w:rPr>
          <w:rtl/>
        </w:rPr>
      </w:pPr>
      <w:r w:rsidRPr="00E600D8">
        <w:rPr>
          <w:rtl/>
        </w:rPr>
        <w:t>•</w:t>
      </w:r>
    </w:p>
    <w:p w14:paraId="71CBE2FA" w14:textId="063149A5" w:rsidR="006E0774" w:rsidRPr="00131640" w:rsidRDefault="006E0774" w:rsidP="006E0774">
      <w:pPr>
        <w:rPr>
          <w:rtl/>
        </w:rPr>
      </w:pPr>
      <w:r w:rsidRPr="00224C4C">
        <w:rPr>
          <w:rStyle w:val="affffa"/>
          <w:rFonts w:hint="cs"/>
          <w:rtl/>
        </w:rPr>
        <w:t xml:space="preserve">'ובעל השור נקי' </w:t>
      </w:r>
      <w:r w:rsidRPr="00224C4C">
        <w:rPr>
          <w:rFonts w:ascii="Fb Fontext" w:hAnsi="Fb Fontext" w:hint="cs"/>
          <w:rtl/>
        </w:rPr>
        <w:t>להנאת עורו דס</w:t>
      </w:r>
      <w:r w:rsidRPr="00224C4C">
        <w:rPr>
          <w:rFonts w:ascii="Fb Fontext" w:hAnsi="Fb Fontext"/>
          <w:rtl/>
        </w:rPr>
        <w:t>"</w:t>
      </w:r>
      <w:r w:rsidRPr="00224C4C">
        <w:rPr>
          <w:rFonts w:ascii="Fb Fontext" w:hAnsi="Fb Fontext" w:hint="cs"/>
          <w:rtl/>
        </w:rPr>
        <w:t>ד בשרו אסור עורו מותר קמ</w:t>
      </w:r>
      <w:r w:rsidRPr="00224C4C">
        <w:rPr>
          <w:rFonts w:ascii="Fb Fontext" w:hAnsi="Fb Fontext"/>
          <w:rtl/>
        </w:rPr>
        <w:t>"</w:t>
      </w:r>
      <w:r w:rsidRPr="00224C4C">
        <w:rPr>
          <w:rFonts w:ascii="Fb Fontext" w:hAnsi="Fb Fontext" w:hint="cs"/>
          <w:rtl/>
        </w:rPr>
        <w:t>ל</w:t>
      </w:r>
    </w:p>
    <w:p w14:paraId="19888251" w14:textId="77777777" w:rsidR="00077955" w:rsidRPr="00077955" w:rsidRDefault="00077955" w:rsidP="00077955">
      <w:pPr>
        <w:pStyle w:val="38"/>
        <w:framePr w:wrap="notBeside"/>
        <w:rPr>
          <w:rtl/>
        </w:rPr>
      </w:pPr>
      <w:r w:rsidRPr="00077955">
        <w:rPr>
          <w:rFonts w:hint="cs"/>
          <w:rtl/>
        </w:rPr>
        <w:t xml:space="preserve">ולתנאי דמפק''ל </w:t>
      </w:r>
    </w:p>
    <w:p w14:paraId="27DC68B0" w14:textId="6E499FE8" w:rsidR="00077955" w:rsidRDefault="006E0774" w:rsidP="006E0774">
      <w:pPr>
        <w:rPr>
          <w:rFonts w:ascii="Fb Fontext" w:hAnsi="Fb Fontext"/>
          <w:rtl/>
        </w:rPr>
      </w:pPr>
      <w:r w:rsidRPr="00224C4C">
        <w:rPr>
          <w:rStyle w:val="affffa"/>
          <w:rFonts w:hint="cs"/>
          <w:rtl/>
        </w:rPr>
        <w:t>'</w:t>
      </w:r>
      <w:r w:rsidRPr="00224C4C">
        <w:rPr>
          <w:rStyle w:val="affffa"/>
          <w:rtl/>
        </w:rPr>
        <w:t>בעל השור נקי</w:t>
      </w:r>
      <w:r w:rsidRPr="00224C4C">
        <w:rPr>
          <w:rStyle w:val="affffa"/>
          <w:rFonts w:hint="cs"/>
          <w:rtl/>
        </w:rPr>
        <w:t>'</w:t>
      </w:r>
      <w:r w:rsidRPr="00224C4C">
        <w:rPr>
          <w:rStyle w:val="affffa"/>
          <w:rtl/>
        </w:rPr>
        <w:t xml:space="preserve"> </w:t>
      </w:r>
      <w:r w:rsidRPr="00224C4C">
        <w:rPr>
          <w:rFonts w:ascii="Fb Fontext" w:hAnsi="Fb Fontext"/>
          <w:rtl/>
        </w:rPr>
        <w:t>לחצי כופר ולדמי ולדות,</w:t>
      </w:r>
    </w:p>
    <w:p w14:paraId="35CF815D" w14:textId="7E645CE3" w:rsidR="006E0774" w:rsidRPr="00131640" w:rsidRDefault="006E0774" w:rsidP="006E0774">
      <w:pPr>
        <w:rPr>
          <w:rtl/>
        </w:rPr>
      </w:pPr>
      <w:r w:rsidRPr="00224C4C">
        <w:rPr>
          <w:rFonts w:ascii="Fb Fontext" w:hAnsi="Fb Fontext"/>
          <w:rtl/>
        </w:rPr>
        <w:t xml:space="preserve"> </w:t>
      </w:r>
      <w:r w:rsidR="00077955">
        <w:rPr>
          <w:rFonts w:ascii="Fb Fontext" w:hAnsi="Fb Fontext"/>
          <w:rtl/>
        </w:rPr>
        <w:tab/>
      </w:r>
      <w:r w:rsidR="00077955">
        <w:rPr>
          <w:rFonts w:ascii="Fb Fontext" w:hAnsi="Fb Fontext"/>
          <w:rtl/>
        </w:rPr>
        <w:tab/>
      </w:r>
      <w:r w:rsidR="00077955">
        <w:rPr>
          <w:rFonts w:ascii="Fb Fontext" w:hAnsi="Fb Fontext"/>
          <w:rtl/>
        </w:rPr>
        <w:tab/>
      </w:r>
      <w:r w:rsidR="00077955">
        <w:rPr>
          <w:rFonts w:ascii="Fb Fontext" w:hAnsi="Fb Fontext"/>
          <w:rtl/>
        </w:rPr>
        <w:tab/>
      </w:r>
      <w:r w:rsidR="00077955">
        <w:rPr>
          <w:rFonts w:ascii="Fb Fontext" w:hAnsi="Fb Fontext"/>
          <w:rtl/>
        </w:rPr>
        <w:tab/>
      </w:r>
      <w:r w:rsidR="00077955">
        <w:rPr>
          <w:rFonts w:ascii="Fb Fontext" w:hAnsi="Fb Fontext"/>
          <w:rtl/>
        </w:rPr>
        <w:tab/>
      </w:r>
      <w:r w:rsidR="00077955">
        <w:rPr>
          <w:rFonts w:ascii="Fb Fontext" w:hAnsi="Fb Fontext"/>
          <w:rtl/>
        </w:rPr>
        <w:tab/>
      </w:r>
      <w:r w:rsidR="00077955">
        <w:rPr>
          <w:rFonts w:ascii="Fb Fontext" w:hAnsi="Fb Fontext"/>
          <w:rtl/>
        </w:rPr>
        <w:tab/>
      </w:r>
      <w:r w:rsidRPr="00224C4C">
        <w:rPr>
          <w:rFonts w:ascii="Fb Fontext" w:hAnsi="Fb Fontext"/>
          <w:rtl/>
        </w:rPr>
        <w:t xml:space="preserve">הנאת עורו </w:t>
      </w:r>
      <w:r w:rsidRPr="00224C4C">
        <w:rPr>
          <w:rStyle w:val="affffa"/>
          <w:rtl/>
        </w:rPr>
        <w:t>מ</w:t>
      </w:r>
      <w:r w:rsidRPr="00224C4C">
        <w:rPr>
          <w:rStyle w:val="affffa"/>
          <w:rFonts w:hint="cs"/>
          <w:rtl/>
        </w:rPr>
        <w:t>'</w:t>
      </w:r>
      <w:r w:rsidRPr="00224C4C">
        <w:rPr>
          <w:rStyle w:val="affffa"/>
          <w:rtl/>
        </w:rPr>
        <w:t>את בשרו</w:t>
      </w:r>
      <w:r w:rsidRPr="00224C4C">
        <w:rPr>
          <w:rStyle w:val="affffa"/>
          <w:rFonts w:hint="cs"/>
          <w:rtl/>
        </w:rPr>
        <w:t>'</w:t>
      </w:r>
      <w:r w:rsidRPr="00224C4C">
        <w:rPr>
          <w:rStyle w:val="affffa"/>
          <w:rtl/>
        </w:rPr>
        <w:t xml:space="preserve"> </w:t>
      </w:r>
      <w:r w:rsidRPr="00224C4C">
        <w:rPr>
          <w:rFonts w:ascii="Fb Fontext" w:hAnsi="Fb Fontext"/>
          <w:rtl/>
        </w:rPr>
        <w:t>- הטפל לבשרו.</w:t>
      </w:r>
    </w:p>
    <w:p w14:paraId="633B8F3A" w14:textId="7E19F9EC" w:rsidR="00A85AC8" w:rsidRPr="00E600D8" w:rsidRDefault="006E0774" w:rsidP="001C0226">
      <w:pPr>
        <w:pStyle w:val="38"/>
        <w:framePr w:wrap="notBeside"/>
        <w:rPr>
          <w:rtl/>
        </w:rPr>
      </w:pPr>
      <w:r w:rsidRPr="00E600D8">
        <w:rPr>
          <w:rtl/>
        </w:rPr>
        <w:t>ואידך</w:t>
      </w:r>
      <w:r w:rsidR="00A85AC8" w:rsidRPr="00E600D8">
        <w:rPr>
          <w:rtl/>
        </w:rPr>
        <w:t>:</w:t>
      </w:r>
    </w:p>
    <w:p w14:paraId="74A2A007" w14:textId="6D795840" w:rsidR="006E0774" w:rsidRPr="00131640" w:rsidRDefault="001C0226" w:rsidP="006E0774">
      <w:pPr>
        <w:rPr>
          <w:rtl/>
        </w:rPr>
      </w:pPr>
      <w:r>
        <w:rPr>
          <w:rFonts w:ascii="Fb Fontext" w:hAnsi="Fb Fontext" w:hint="cs"/>
          <w:sz w:val="32"/>
          <w:rtl/>
        </w:rPr>
        <w:t>'</w:t>
      </w:r>
      <w:r w:rsidR="006E0774" w:rsidRPr="00224C4C">
        <w:rPr>
          <w:rFonts w:ascii="Fb Fontext" w:hAnsi="Fb Fontext"/>
          <w:sz w:val="32"/>
          <w:rtl/>
        </w:rPr>
        <w:t>את</w:t>
      </w:r>
      <w:r>
        <w:rPr>
          <w:rFonts w:ascii="Fb Fontext" w:hAnsi="Fb Fontext" w:hint="cs"/>
          <w:sz w:val="32"/>
          <w:rtl/>
        </w:rPr>
        <w:t>'</w:t>
      </w:r>
      <w:r w:rsidR="006E0774" w:rsidRPr="00224C4C">
        <w:rPr>
          <w:rFonts w:ascii="Fb Fontext" w:hAnsi="Fb Fontext"/>
          <w:sz w:val="32"/>
          <w:rtl/>
        </w:rPr>
        <w:t xml:space="preserve"> לא דריש</w:t>
      </w:r>
      <w:r w:rsidR="006E0774" w:rsidRPr="00224C4C">
        <w:rPr>
          <w:rFonts w:ascii="Fb Fontext" w:hAnsi="Fb Fontext" w:hint="cs"/>
          <w:sz w:val="32"/>
          <w:rtl/>
        </w:rPr>
        <w:t xml:space="preserve"> </w:t>
      </w:r>
      <w:r w:rsidR="006E0774" w:rsidRPr="001C0226">
        <w:rPr>
          <w:rStyle w:val="afffff3"/>
          <w:rFonts w:hint="cs"/>
          <w:rtl/>
        </w:rPr>
        <w:t>כ</w:t>
      </w:r>
      <w:r w:rsidR="006E0774" w:rsidRPr="001C0226">
        <w:rPr>
          <w:rStyle w:val="afffff3"/>
          <w:rtl/>
        </w:rPr>
        <w:t>דתניא</w:t>
      </w:r>
      <w:r w:rsidR="006E0774" w:rsidRPr="00224C4C">
        <w:rPr>
          <w:rFonts w:ascii="Fb Fontext" w:hAnsi="Fb Fontext"/>
          <w:sz w:val="32"/>
          <w:rtl/>
        </w:rPr>
        <w:t xml:space="preserve">: שמעון העמסוני, </w:t>
      </w:r>
      <w:r w:rsidR="006E0774" w:rsidRPr="001C0226">
        <w:rPr>
          <w:rStyle w:val="afffff3"/>
          <w:rtl/>
        </w:rPr>
        <w:t>וא</w:t>
      </w:r>
      <w:r>
        <w:rPr>
          <w:rStyle w:val="afffff3"/>
          <w:rFonts w:hint="cs"/>
          <w:rtl/>
        </w:rPr>
        <w:t>"ל</w:t>
      </w:r>
      <w:r w:rsidR="006E0774" w:rsidRPr="001C0226">
        <w:rPr>
          <w:rStyle w:val="afffff3"/>
          <w:rtl/>
        </w:rPr>
        <w:t xml:space="preserve"> </w:t>
      </w:r>
      <w:r w:rsidR="006E0774" w:rsidRPr="00224C4C">
        <w:rPr>
          <w:rFonts w:ascii="Fb Fontext" w:hAnsi="Fb Fontext"/>
          <w:sz w:val="32"/>
          <w:rtl/>
        </w:rPr>
        <w:t>נחמיה העמסוני</w:t>
      </w:r>
    </w:p>
    <w:p w14:paraId="1DE2252E" w14:textId="6D613073" w:rsidR="006E0774" w:rsidRPr="002F7586" w:rsidRDefault="002F7586" w:rsidP="006E0774">
      <w:pPr>
        <w:rPr>
          <w:rtl/>
        </w:rPr>
      </w:pPr>
      <w:r w:rsidRPr="002F7586">
        <w:rPr>
          <w:rFonts w:ascii="Fb Fontext" w:hAnsi="Fb Fontext" w:hint="cs"/>
          <w:sz w:val="32"/>
          <w:rtl/>
        </w:rPr>
        <w:t>ד</w:t>
      </w:r>
      <w:r w:rsidR="006E0774" w:rsidRPr="002F7586">
        <w:rPr>
          <w:rFonts w:ascii="Fb Fontext" w:hAnsi="Fb Fontext"/>
          <w:sz w:val="32"/>
          <w:rtl/>
        </w:rPr>
        <w:t>רש כל אתין שבתורה, כשהגיע ל</w:t>
      </w:r>
      <w:r w:rsidR="006E0774" w:rsidRPr="002F7586">
        <w:rPr>
          <w:rFonts w:ascii="Fb Fontext" w:hAnsi="Fb Fontext" w:hint="cs"/>
          <w:sz w:val="32"/>
          <w:rtl/>
        </w:rPr>
        <w:t>'</w:t>
      </w:r>
      <w:r w:rsidR="006E0774" w:rsidRPr="002F7586">
        <w:rPr>
          <w:rStyle w:val="affffa"/>
          <w:rtl/>
        </w:rPr>
        <w:t>את ה' אלהיך</w:t>
      </w:r>
      <w:r w:rsidR="006E0774" w:rsidRPr="002F7586">
        <w:rPr>
          <w:rStyle w:val="affffa"/>
          <w:rFonts w:hint="cs"/>
          <w:rtl/>
        </w:rPr>
        <w:t>'</w:t>
      </w:r>
      <w:r w:rsidR="006E0774" w:rsidRPr="002F7586">
        <w:rPr>
          <w:rFonts w:ascii="Fb Fontext" w:hAnsi="Fb Fontext"/>
          <w:sz w:val="32"/>
          <w:rtl/>
        </w:rPr>
        <w:t xml:space="preserve"> תירא פירש.</w:t>
      </w:r>
    </w:p>
    <w:p w14:paraId="07B91A46" w14:textId="77777777" w:rsidR="006E0774" w:rsidRPr="00131640" w:rsidRDefault="006E0774" w:rsidP="006E0774">
      <w:pPr>
        <w:rPr>
          <w:rtl/>
        </w:rPr>
      </w:pPr>
      <w:r w:rsidRPr="001C0226">
        <w:rPr>
          <w:rStyle w:val="afffff3"/>
          <w:rtl/>
        </w:rPr>
        <w:t>אמרו לו תלמידיו:</w:t>
      </w:r>
      <w:r w:rsidRPr="00224C4C">
        <w:rPr>
          <w:rFonts w:ascii="Fb Fontext" w:hAnsi="Fb Fontext"/>
          <w:sz w:val="32"/>
          <w:rtl/>
        </w:rPr>
        <w:t xml:space="preserve"> רבי, כל אתין שדרשת מה תהא עליהם?</w:t>
      </w:r>
    </w:p>
    <w:p w14:paraId="6331AA9F" w14:textId="7C5BF444" w:rsidR="006E0774" w:rsidRPr="00131640" w:rsidRDefault="001C0226" w:rsidP="006E0774">
      <w:pPr>
        <w:rPr>
          <w:rtl/>
        </w:rPr>
      </w:pPr>
      <w:r w:rsidRPr="001C0226">
        <w:rPr>
          <w:rStyle w:val="afffff3"/>
          <w:rFonts w:hint="cs"/>
          <w:rtl/>
        </w:rPr>
        <w:t>א''ל</w:t>
      </w:r>
      <w:r w:rsidR="006E0774" w:rsidRPr="001C0226">
        <w:rPr>
          <w:rStyle w:val="afffff3"/>
          <w:rtl/>
        </w:rPr>
        <w:t xml:space="preserve">: </w:t>
      </w:r>
      <w:r w:rsidR="006E0774" w:rsidRPr="00224C4C">
        <w:rPr>
          <w:rFonts w:ascii="Fb Fontext" w:hAnsi="Fb Fontext"/>
          <w:sz w:val="32"/>
          <w:rtl/>
        </w:rPr>
        <w:t>כשם שקבלתי שכר על הדרישה, כך קבלתי על הפרישה.</w:t>
      </w:r>
    </w:p>
    <w:p w14:paraId="036B82A3" w14:textId="77777777" w:rsidR="006E0774" w:rsidRPr="00131640" w:rsidRDefault="006E0774" w:rsidP="006E0774">
      <w:pPr>
        <w:rPr>
          <w:rtl/>
        </w:rPr>
      </w:pPr>
      <w:r w:rsidRPr="001C0226">
        <w:rPr>
          <w:rStyle w:val="afffff3"/>
          <w:rtl/>
        </w:rPr>
        <w:t>עד שבא ר"</w:t>
      </w:r>
      <w:r w:rsidRPr="001C0226">
        <w:rPr>
          <w:rStyle w:val="afffff3"/>
          <w:rFonts w:hint="cs"/>
          <w:rtl/>
        </w:rPr>
        <w:t>ע</w:t>
      </w:r>
      <w:r w:rsidRPr="001C0226">
        <w:rPr>
          <w:rStyle w:val="afffff3"/>
          <w:rtl/>
        </w:rPr>
        <w:t xml:space="preserve"> ולימד:</w:t>
      </w:r>
      <w:r w:rsidRPr="00224C4C">
        <w:rPr>
          <w:rFonts w:ascii="Fb Fontext" w:hAnsi="Fb Fontext"/>
          <w:sz w:val="32"/>
          <w:rtl/>
        </w:rPr>
        <w:t xml:space="preserve"> </w:t>
      </w:r>
      <w:r w:rsidRPr="00224C4C">
        <w:rPr>
          <w:rStyle w:val="affffa"/>
          <w:rtl/>
        </w:rPr>
        <w:t>את ה' אלהיך תירא</w:t>
      </w:r>
      <w:r w:rsidRPr="00224C4C">
        <w:rPr>
          <w:rFonts w:ascii="Fb Fontext" w:hAnsi="Fb Fontext"/>
          <w:sz w:val="32"/>
          <w:rtl/>
        </w:rPr>
        <w:t xml:space="preserve"> - לרבות תלמידי חכמים.</w:t>
      </w:r>
    </w:p>
    <w:p w14:paraId="4E7F57C5" w14:textId="77777777" w:rsidR="006E0774" w:rsidRPr="00131640" w:rsidRDefault="006E0774" w:rsidP="00841728">
      <w:pPr>
        <w:pStyle w:val="affb"/>
        <w:rPr>
          <w:rtl/>
        </w:rPr>
      </w:pPr>
      <w:r w:rsidRPr="00224C4C">
        <w:rPr>
          <w:rFonts w:hint="cs"/>
          <w:rtl/>
        </w:rPr>
        <w:t>׹</w:t>
      </w:r>
    </w:p>
    <w:p w14:paraId="0656EF05" w14:textId="77777777" w:rsidR="006E0774" w:rsidRPr="00131640" w:rsidRDefault="006E0774" w:rsidP="006E0774">
      <w:pPr>
        <w:rPr>
          <w:rtl/>
        </w:rPr>
      </w:pPr>
      <w:r w:rsidRPr="00224C4C">
        <w:rPr>
          <w:rStyle w:val="afffe"/>
          <w:spacing w:val="4"/>
          <w:rtl/>
        </w:rPr>
        <w:t>בעגלה ערופה</w:t>
      </w:r>
      <w:r w:rsidRPr="00224C4C">
        <w:rPr>
          <w:rFonts w:ascii="Fb Fontext" w:hAnsi="Fb Fontext"/>
          <w:sz w:val="32"/>
          <w:rtl/>
        </w:rPr>
        <w:t>.</w:t>
      </w:r>
      <w:r w:rsidRPr="00224C4C">
        <w:rPr>
          <w:rFonts w:ascii="Fb Fontext" w:hAnsi="Fb Fontext" w:hint="cs"/>
          <w:sz w:val="32"/>
          <w:rtl/>
        </w:rPr>
        <w:t xml:space="preserve"> </w:t>
      </w:r>
      <w:r w:rsidRPr="001C0226">
        <w:rPr>
          <w:rStyle w:val="afffff3"/>
          <w:rFonts w:hint="cs"/>
          <w:rtl/>
        </w:rPr>
        <w:t>מדר</w:t>
      </w:r>
      <w:r w:rsidRPr="001C0226">
        <w:rPr>
          <w:rStyle w:val="afffff3"/>
          <w:rtl/>
        </w:rPr>
        <w:t>"</w:t>
      </w:r>
      <w:r w:rsidRPr="001C0226">
        <w:rPr>
          <w:rStyle w:val="afffff3"/>
          <w:rFonts w:hint="cs"/>
          <w:rtl/>
        </w:rPr>
        <w:t>ינ</w:t>
      </w:r>
      <w:r w:rsidRPr="001C0226">
        <w:rPr>
          <w:rStyle w:val="afffff3"/>
          <w:rtl/>
        </w:rPr>
        <w:t>:</w:t>
      </w:r>
      <w:r w:rsidRPr="00224C4C">
        <w:rPr>
          <w:rStyle w:val="affffa"/>
          <w:rtl/>
        </w:rPr>
        <w:t xml:space="preserve"> </w:t>
      </w:r>
      <w:r w:rsidRPr="00224C4C">
        <w:rPr>
          <w:rStyle w:val="affffa"/>
          <w:rFonts w:hint="cs"/>
          <w:rtl/>
        </w:rPr>
        <w:t>'</w:t>
      </w:r>
      <w:r w:rsidRPr="00224C4C">
        <w:rPr>
          <w:rStyle w:val="affffa"/>
          <w:rtl/>
        </w:rPr>
        <w:t>כפרה</w:t>
      </w:r>
      <w:r w:rsidRPr="00224C4C">
        <w:rPr>
          <w:rStyle w:val="affffa"/>
          <w:rFonts w:hint="cs"/>
          <w:rtl/>
        </w:rPr>
        <w:t>'</w:t>
      </w:r>
      <w:r w:rsidRPr="00224C4C">
        <w:rPr>
          <w:rStyle w:val="affffa"/>
          <w:rtl/>
        </w:rPr>
        <w:t xml:space="preserve"> </w:t>
      </w:r>
      <w:r w:rsidRPr="00224C4C">
        <w:rPr>
          <w:rFonts w:ascii="Fb Fontext" w:hAnsi="Fb Fontext"/>
          <w:sz w:val="32"/>
          <w:rtl/>
        </w:rPr>
        <w:t>כתיב בה כקדשים.</w:t>
      </w:r>
    </w:p>
    <w:p w14:paraId="501C4D1C" w14:textId="77777777" w:rsidR="006E0774" w:rsidRPr="00131640" w:rsidRDefault="006E0774" w:rsidP="00841728">
      <w:pPr>
        <w:pStyle w:val="affb"/>
        <w:rPr>
          <w:del w:id="90096" w:author="מנוע עיצוב" w:date="2026-10-08T11:01:28Z"/>
          <w:rtl/>
        </w:rPr>
      </w:pPr>
      <w:del w:id="90095" w:author="מנוע עיצוב" w:date="2026-10-08T11:01:28Z">
        <w:r w:rsidRPr="00224C4C">
          <w:rPr>
            <w:rFonts w:hint="cs"/>
            <w:rtl/>
          </w:rPr>
          <w:delText xml:space="preserve">׹</w:delText>
        </w:r>
      </w:del>
    </w:p>
    <w:p w14:paraId="68C71126" w14:textId="77777777" w:rsidR="006E0774" w:rsidRPr="00131640" w:rsidRDefault="006E0774" w:rsidP="002A094E">
      <w:pPr>
        <w:pStyle w:val="afffd"/>
        <w:rPr>
          <w:rtl/>
        </w:rPr>
      </w:pPr>
      <w:ins w:id="9811" w:author="מספור קטעי משנה" w:date="2026-10-06T10:04:35Z">
        <w:r>
          <w:rPr>
            <w:rStyle w:val="MisparKeta"/>
          </w:rPr>
          <w:t xml:space="preserve">א. </w:t>
        </w:r>
      </w:ins>
      <w:r w:rsidRPr="00224C4C">
        <w:rPr>
          <w:rStyle w:val="afffa"/>
          <w:rFonts w:ascii="Fb Fontext" w:hAnsi="Fb Fontext"/>
          <w:b/>
          <w:spacing w:val="4"/>
          <w:rtl/>
        </w:rPr>
        <w:t>ציפורי</w:t>
      </w:r>
      <w:r w:rsidRPr="00224C4C">
        <w:rPr>
          <w:rStyle w:val="afffa"/>
          <w:rFonts w:ascii="Fb Fontext" w:hAnsi="Fb Fontext"/>
          <w:spacing w:val="4"/>
          <w:rtl/>
        </w:rPr>
        <w:t xml:space="preserve"> </w:t>
      </w:r>
      <w:r w:rsidRPr="00224C4C">
        <w:rPr>
          <w:rStyle w:val="afffa"/>
          <w:rFonts w:ascii="Fb Fontext" w:hAnsi="Fb Fontext"/>
          <w:b/>
          <w:spacing w:val="4"/>
          <w:rtl/>
        </w:rPr>
        <w:t>מצורע</w:t>
      </w:r>
      <w:r w:rsidRPr="00224C4C">
        <w:rPr>
          <w:rtl/>
        </w:rPr>
        <w:t>.</w:t>
      </w:r>
    </w:p>
    <w:p w14:paraId="0F4F520A" w14:textId="3FA4BAF2" w:rsidR="00A85AC8" w:rsidRPr="00E600D8" w:rsidRDefault="006E0774" w:rsidP="001C0226">
      <w:pPr>
        <w:pStyle w:val="38"/>
        <w:framePr w:wrap="notBeside"/>
        <w:rPr>
          <w:rtl/>
        </w:rPr>
      </w:pPr>
      <w:r w:rsidRPr="00E600D8">
        <w:rPr>
          <w:rFonts w:hint="cs"/>
          <w:rtl/>
        </w:rPr>
        <w:t>תדבר</w:t>
      </w:r>
      <w:r w:rsidRPr="00E600D8">
        <w:rPr>
          <w:rtl/>
        </w:rPr>
        <w:t>"</w:t>
      </w:r>
      <w:r w:rsidRPr="00E600D8">
        <w:rPr>
          <w:rFonts w:hint="cs"/>
          <w:rtl/>
        </w:rPr>
        <w:t>י</w:t>
      </w:r>
      <w:r w:rsidR="00A85AC8" w:rsidRPr="00E600D8">
        <w:rPr>
          <w:rtl/>
        </w:rPr>
        <w:t>:</w:t>
      </w:r>
    </w:p>
    <w:p w14:paraId="37E9C0D0" w14:textId="7120B868" w:rsidR="006E0774" w:rsidRDefault="006E0774" w:rsidP="006E0774">
      <w:pPr>
        <w:rPr>
          <w:rtl/>
        </w:rPr>
      </w:pPr>
      <w:r w:rsidRPr="007924A0">
        <w:rPr>
          <w:rtl/>
        </w:rPr>
        <w:t>מכשיר כ</w:t>
      </w:r>
      <w:r w:rsidR="007924A0">
        <w:rPr>
          <w:rFonts w:hint="cs"/>
          <w:rtl/>
        </w:rPr>
        <w:t>מכ</w:t>
      </w:r>
      <w:r w:rsidRPr="007924A0">
        <w:rPr>
          <w:rtl/>
        </w:rPr>
        <w:t>פר</w:t>
      </w:r>
      <w:r w:rsidRPr="00224C4C">
        <w:rPr>
          <w:rStyle w:val="affffa"/>
          <w:rtl/>
        </w:rPr>
        <w:t xml:space="preserve"> </w:t>
      </w:r>
      <w:r w:rsidRPr="00224C4C">
        <w:rPr>
          <w:rFonts w:ascii="Fb Fontext" w:hAnsi="Fb Fontext"/>
          <w:rtl/>
        </w:rPr>
        <w:t>האמור בפנים</w:t>
      </w:r>
      <w:r w:rsidR="007924A0">
        <w:rPr>
          <w:rFonts w:ascii="Fb Fontext" w:hAnsi="Fb Fontext" w:hint="cs"/>
          <w:rtl/>
        </w:rPr>
        <w:t>,</w:t>
      </w:r>
      <w:r w:rsidRPr="00224C4C">
        <w:rPr>
          <w:rFonts w:ascii="Fb Fontext" w:hAnsi="Fb Fontext"/>
          <w:rtl/>
        </w:rPr>
        <w:t xml:space="preserve"> אף מכשיר ומכפר האמור בחוץ</w:t>
      </w:r>
    </w:p>
    <w:p w14:paraId="3FF42E69" w14:textId="69996C04" w:rsidR="007309FA" w:rsidRPr="00131640" w:rsidRDefault="007309FA" w:rsidP="007309FA">
      <w:pPr>
        <w:pStyle w:val="affffb"/>
        <w:rPr>
          <w:rtl/>
        </w:rPr>
      </w:pPr>
      <w:r w:rsidRPr="007309FA">
        <w:rPr>
          <w:rtl/>
        </w:rPr>
        <w:t>***</w:t>
      </w:r>
    </w:p>
    <w:p w14:paraId="513210F1" w14:textId="1F456FD3" w:rsidR="00A85AC8" w:rsidRPr="00E600D8" w:rsidRDefault="006E0774" w:rsidP="001C0226">
      <w:pPr>
        <w:pStyle w:val="38"/>
        <w:framePr w:wrap="notBeside"/>
        <w:rPr>
          <w:rtl/>
        </w:rPr>
      </w:pPr>
      <w:r w:rsidRPr="00E600D8">
        <w:rPr>
          <w:rtl/>
        </w:rPr>
        <w:t>איתמר</w:t>
      </w:r>
      <w:r w:rsidR="00A85AC8" w:rsidRPr="00E600D8">
        <w:rPr>
          <w:rtl/>
        </w:rPr>
        <w:t>:</w:t>
      </w:r>
    </w:p>
    <w:p w14:paraId="1D96B585" w14:textId="35B739D3" w:rsidR="006E0774" w:rsidRPr="00131640" w:rsidRDefault="006E0774" w:rsidP="00F65F8B">
      <w:pPr>
        <w:pStyle w:val="affffb"/>
        <w:rPr>
          <w:rtl/>
        </w:rPr>
      </w:pPr>
      <w:r w:rsidRPr="00224C4C">
        <w:rPr>
          <w:rtl/>
        </w:rPr>
        <w:t xml:space="preserve">ציפורי מצורע </w:t>
      </w:r>
      <w:r w:rsidR="007924A0">
        <w:rPr>
          <w:rFonts w:hint="cs"/>
          <w:rtl/>
        </w:rPr>
        <w:t xml:space="preserve">ממתי </w:t>
      </w:r>
      <w:r w:rsidRPr="00224C4C">
        <w:rPr>
          <w:rtl/>
        </w:rPr>
        <w:t>אסורים</w:t>
      </w:r>
    </w:p>
    <w:p w14:paraId="7BF89CF9" w14:textId="343B41B5" w:rsidR="00A85AC8" w:rsidRPr="00E600D8" w:rsidRDefault="006E0774" w:rsidP="001C0226">
      <w:pPr>
        <w:pStyle w:val="38"/>
        <w:framePr w:wrap="notBeside"/>
        <w:rPr>
          <w:rtl/>
        </w:rPr>
      </w:pPr>
      <w:r w:rsidRPr="00E600D8">
        <w:rPr>
          <w:rFonts w:hint="cs"/>
          <w:rtl/>
        </w:rPr>
        <w:t>רי</w:t>
      </w:r>
      <w:r w:rsidRPr="00E600D8">
        <w:rPr>
          <w:rtl/>
        </w:rPr>
        <w:t>"</w:t>
      </w:r>
      <w:r w:rsidRPr="00E600D8">
        <w:rPr>
          <w:rFonts w:hint="cs"/>
          <w:rtl/>
        </w:rPr>
        <w:t>ו</w:t>
      </w:r>
      <w:r w:rsidR="00A85AC8" w:rsidRPr="00E600D8">
        <w:rPr>
          <w:rFonts w:hint="cs"/>
          <w:rtl/>
        </w:rPr>
        <w:t>:</w:t>
      </w:r>
    </w:p>
    <w:p w14:paraId="39BE6D82" w14:textId="1DF931CF" w:rsidR="006E0774" w:rsidRPr="00131640" w:rsidRDefault="006E0774" w:rsidP="006E0774">
      <w:pPr>
        <w:rPr>
          <w:rtl/>
        </w:rPr>
      </w:pPr>
      <w:r w:rsidRPr="00224C4C">
        <w:rPr>
          <w:rFonts w:ascii="Fb Fontext" w:hAnsi="Fb Fontext"/>
          <w:rtl/>
        </w:rPr>
        <w:t>משעת שחיטה, שחיטה הוא דאסרה לה.</w:t>
      </w:r>
    </w:p>
    <w:p w14:paraId="13CE1996" w14:textId="2633AD23" w:rsidR="00A85AC8" w:rsidRPr="00E600D8" w:rsidRDefault="006E0774" w:rsidP="001C0226">
      <w:pPr>
        <w:pStyle w:val="38"/>
        <w:framePr w:wrap="notBeside"/>
        <w:rPr>
          <w:rtl/>
        </w:rPr>
      </w:pPr>
      <w:r w:rsidRPr="00E600D8">
        <w:rPr>
          <w:rtl/>
        </w:rPr>
        <w:t>ר"ל</w:t>
      </w:r>
      <w:r w:rsidR="00A85AC8" w:rsidRPr="00E600D8">
        <w:rPr>
          <w:rFonts w:hint="cs"/>
          <w:rtl/>
        </w:rPr>
        <w:t>:</w:t>
      </w:r>
    </w:p>
    <w:p w14:paraId="597BE4EC" w14:textId="35C64EE9" w:rsidR="006E0774" w:rsidRDefault="006E0774" w:rsidP="006E0774">
      <w:pPr>
        <w:rPr>
          <w:rtl/>
        </w:rPr>
      </w:pPr>
      <w:r w:rsidRPr="00224C4C">
        <w:rPr>
          <w:rFonts w:ascii="Fb Fontext" w:hAnsi="Fb Fontext"/>
          <w:rtl/>
        </w:rPr>
        <w:t xml:space="preserve">משעת לקיחה, מעגלה ערופה נפקא, </w:t>
      </w:r>
      <w:r w:rsidR="007924A0">
        <w:rPr>
          <w:rFonts w:ascii="Fb Fontext" w:hAnsi="Fb Fontext" w:hint="cs"/>
          <w:rtl/>
        </w:rPr>
        <w:t>ד</w:t>
      </w:r>
      <w:r w:rsidRPr="00224C4C">
        <w:rPr>
          <w:rFonts w:ascii="Fb Fontext" w:hAnsi="Fb Fontext"/>
          <w:rtl/>
        </w:rPr>
        <w:t>מחיים.</w:t>
      </w:r>
    </w:p>
    <w:p w14:paraId="73624BA0" w14:textId="2E096EB8" w:rsidR="007309FA" w:rsidRPr="00131640" w:rsidRDefault="007309FA" w:rsidP="007309FA">
      <w:pPr>
        <w:pStyle w:val="affffb"/>
        <w:rPr>
          <w:rtl/>
        </w:rPr>
      </w:pPr>
      <w:r w:rsidRPr="007309FA">
        <w:rPr>
          <w:rtl/>
        </w:rPr>
        <w:t>***</w:t>
      </w:r>
    </w:p>
    <w:p w14:paraId="5DA1ADB9" w14:textId="77777777" w:rsidR="009469D7" w:rsidRDefault="006E0774" w:rsidP="00F65F8B">
      <w:pPr>
        <w:pStyle w:val="affffb"/>
        <w:rPr>
          <w:rtl/>
        </w:rPr>
      </w:pPr>
      <w:r w:rsidRPr="00224C4C">
        <w:rPr>
          <w:rtl/>
        </w:rPr>
        <w:t>ועגלה ערופה גופה מאימתי?</w:t>
      </w:r>
    </w:p>
    <w:p w14:paraId="1635B982" w14:textId="557D09B1" w:rsidR="00A85AC8" w:rsidRPr="00E600D8" w:rsidRDefault="006E0774" w:rsidP="007924A0">
      <w:pPr>
        <w:pStyle w:val="38"/>
        <w:framePr w:wrap="notBeside"/>
        <w:rPr>
          <w:rtl/>
        </w:rPr>
      </w:pPr>
      <w:r w:rsidRPr="00E600D8">
        <w:rPr>
          <w:rtl/>
        </w:rPr>
        <w:t>א"ר ינאי</w:t>
      </w:r>
      <w:r w:rsidR="00A85AC8" w:rsidRPr="00E600D8">
        <w:rPr>
          <w:rtl/>
        </w:rPr>
        <w:t>:</w:t>
      </w:r>
    </w:p>
    <w:p w14:paraId="577BC8B5" w14:textId="77777777" w:rsidR="008C0619" w:rsidRDefault="007924A0" w:rsidP="007924A0">
      <w:pPr>
        <w:rPr>
          <w:rStyle w:val="afffff3"/>
          <w:rtl/>
        </w:rPr>
      </w:pPr>
      <w:r>
        <w:rPr>
          <w:rFonts w:ascii="Fb Fontext" w:hAnsi="Fb Fontext" w:hint="cs"/>
          <w:sz w:val="32"/>
          <w:rtl/>
        </w:rPr>
        <w:t>ג</w:t>
      </w:r>
      <w:r w:rsidR="006E0774" w:rsidRPr="00224C4C">
        <w:rPr>
          <w:rFonts w:ascii="Fb Fontext" w:hAnsi="Fb Fontext"/>
          <w:sz w:val="32"/>
          <w:rtl/>
        </w:rPr>
        <w:t>בול שמעתי בה ושכחתי.</w:t>
      </w:r>
      <w:r>
        <w:rPr>
          <w:rStyle w:val="afffff3"/>
          <w:rFonts w:hint="cs"/>
          <w:rtl/>
        </w:rPr>
        <w:t xml:space="preserve"> </w:t>
      </w:r>
    </w:p>
    <w:p w14:paraId="58971B65" w14:textId="5D069A8F" w:rsidR="008C0619" w:rsidRDefault="007924A0" w:rsidP="008C0619">
      <w:pPr>
        <w:pStyle w:val="38"/>
        <w:framePr w:wrap="notBeside"/>
        <w:rPr>
          <w:rFonts w:ascii="Fb Fontext" w:hAnsi="Fb Fontext"/>
          <w:sz w:val="32"/>
          <w:rtl/>
        </w:rPr>
      </w:pPr>
      <w:r>
        <w:rPr>
          <w:rStyle w:val="afffff3"/>
          <w:rFonts w:hint="cs"/>
          <w:rtl/>
        </w:rPr>
        <w:t>סברו</w:t>
      </w:r>
      <w:r w:rsidR="006E0774" w:rsidRPr="007924A0">
        <w:rPr>
          <w:rStyle w:val="afffff3"/>
          <w:rtl/>
        </w:rPr>
        <w:t xml:space="preserve"> חברי</w:t>
      </w:r>
      <w:r>
        <w:rPr>
          <w:rStyle w:val="afffff3"/>
          <w:rFonts w:hint="cs"/>
          <w:rtl/>
        </w:rPr>
        <w:t>ם</w:t>
      </w:r>
      <w:r w:rsidR="006E0774" w:rsidRPr="007924A0">
        <w:rPr>
          <w:rStyle w:val="afffff3"/>
          <w:rtl/>
        </w:rPr>
        <w:t>:</w:t>
      </w:r>
      <w:r w:rsidR="006E0774" w:rsidRPr="00224C4C">
        <w:rPr>
          <w:rFonts w:ascii="Fb Fontext" w:hAnsi="Fb Fontext"/>
          <w:sz w:val="32"/>
          <w:rtl/>
        </w:rPr>
        <w:t xml:space="preserve"> </w:t>
      </w:r>
    </w:p>
    <w:p w14:paraId="7D058E8F" w14:textId="1E204F83" w:rsidR="006E0774" w:rsidRPr="00131640" w:rsidRDefault="006E0774" w:rsidP="007924A0">
      <w:pPr>
        <w:rPr>
          <w:rtl/>
        </w:rPr>
      </w:pPr>
      <w:r w:rsidRPr="00224C4C">
        <w:rPr>
          <w:rFonts w:ascii="Fb Fontext" w:hAnsi="Fb Fontext"/>
          <w:sz w:val="32"/>
          <w:rtl/>
        </w:rPr>
        <w:t xml:space="preserve">ירידתה לנחל איתן </w:t>
      </w:r>
      <w:r w:rsidR="007924A0">
        <w:rPr>
          <w:rFonts w:ascii="Fb Fontext" w:hAnsi="Fb Fontext" w:hint="cs"/>
          <w:sz w:val="32"/>
          <w:rtl/>
        </w:rPr>
        <w:t>היא א</w:t>
      </w:r>
      <w:r w:rsidRPr="00224C4C">
        <w:rPr>
          <w:rFonts w:ascii="Fb Fontext" w:hAnsi="Fb Fontext"/>
          <w:sz w:val="32"/>
          <w:rtl/>
        </w:rPr>
        <w:t>וסרתה.</w:t>
      </w:r>
    </w:p>
    <w:p w14:paraId="5DC346D5" w14:textId="77777777" w:rsidR="00A85AC8" w:rsidRPr="00E600D8" w:rsidRDefault="006E0774" w:rsidP="001C0226">
      <w:pPr>
        <w:pStyle w:val="38"/>
        <w:framePr w:wrap="notBeside"/>
        <w:rPr>
          <w:rtl/>
        </w:rPr>
      </w:pPr>
      <w:r w:rsidRPr="00E600D8">
        <w:rPr>
          <w:rFonts w:hint="cs"/>
          <w:rtl/>
        </w:rPr>
        <w:t>וא</w:t>
      </w:r>
      <w:r w:rsidRPr="00E600D8">
        <w:rPr>
          <w:rtl/>
        </w:rPr>
        <w:t>"</w:t>
      </w:r>
      <w:r w:rsidRPr="00E600D8">
        <w:rPr>
          <w:rFonts w:hint="cs"/>
          <w:rtl/>
        </w:rPr>
        <w:t>ל</w:t>
      </w:r>
      <w:r w:rsidR="00A85AC8" w:rsidRPr="00E600D8">
        <w:rPr>
          <w:rtl/>
        </w:rPr>
        <w:t>:</w:t>
      </w:r>
    </w:p>
    <w:p w14:paraId="593AF132" w14:textId="4E8AD6B0" w:rsidR="006E0774" w:rsidRPr="00131640" w:rsidRDefault="006E0774" w:rsidP="001C0226">
      <w:pPr>
        <w:spacing w:after="120"/>
        <w:rPr>
          <w:rtl/>
        </w:rPr>
      </w:pPr>
      <w:r w:rsidRPr="00224C4C">
        <w:rPr>
          <w:rFonts w:ascii="Fb Fontext" w:hAnsi="Fb Fontext" w:hint="cs"/>
          <w:rtl/>
        </w:rPr>
        <w:t xml:space="preserve">דווקא עגלה ערופה דמשעת לקיחתה לא נאסרה </w:t>
      </w:r>
      <w:r w:rsidR="007924A0">
        <w:rPr>
          <w:rFonts w:ascii="Fb Fontext" w:hAnsi="Fb Fontext" w:hint="cs"/>
          <w:rtl/>
        </w:rPr>
        <w:t>ד</w:t>
      </w:r>
      <w:r w:rsidRPr="00224C4C">
        <w:rPr>
          <w:rFonts w:ascii="Fb Fontext" w:hAnsi="Fb Fontext" w:hint="cs"/>
          <w:rtl/>
        </w:rPr>
        <w:t>יש לה גבול אחר</w:t>
      </w:r>
      <w:r w:rsidR="007924A0">
        <w:rPr>
          <w:rFonts w:ascii="Fb Fontext" w:hAnsi="Fb Fontext" w:hint="cs"/>
          <w:rtl/>
        </w:rPr>
        <w:t xml:space="preserve"> משא''כ צפור</w:t>
      </w:r>
      <w:r w:rsidR="008C1EA7">
        <w:rPr>
          <w:rFonts w:hint="cs"/>
          <w:rtl/>
        </w:rPr>
        <w:t>.</w:t>
      </w:r>
    </w:p>
    <w:p w14:paraId="6880F2DD" w14:textId="78DE0BD0" w:rsidR="00A85AC8" w:rsidRPr="00E600D8" w:rsidRDefault="007924A0" w:rsidP="001C0226">
      <w:pPr>
        <w:pStyle w:val="38"/>
        <w:framePr w:wrap="notBeside"/>
        <w:rPr>
          <w:rtl/>
        </w:rPr>
      </w:pPr>
      <w:r w:rsidRPr="00E600D8">
        <w:rPr>
          <w:rFonts w:hint="cs"/>
          <w:rtl/>
        </w:rPr>
        <w:t>א. הקשה</w:t>
      </w:r>
      <w:r w:rsidR="006E0774" w:rsidRPr="00E600D8">
        <w:rPr>
          <w:rtl/>
        </w:rPr>
        <w:t xml:space="preserve"> ר</w:t>
      </w:r>
      <w:r w:rsidR="006E0774" w:rsidRPr="00E600D8">
        <w:rPr>
          <w:rFonts w:hint="cs"/>
          <w:rtl/>
        </w:rPr>
        <w:t>י</w:t>
      </w:r>
      <w:r w:rsidR="006E0774" w:rsidRPr="00E600D8">
        <w:rPr>
          <w:rtl/>
        </w:rPr>
        <w:t>"</w:t>
      </w:r>
      <w:r w:rsidR="006E0774" w:rsidRPr="00E600D8">
        <w:rPr>
          <w:rFonts w:hint="cs"/>
          <w:rtl/>
        </w:rPr>
        <w:t>ו לר</w:t>
      </w:r>
      <w:r w:rsidR="006E0774" w:rsidRPr="00E600D8">
        <w:rPr>
          <w:rtl/>
        </w:rPr>
        <w:t>"</w:t>
      </w:r>
      <w:r w:rsidR="006E0774" w:rsidRPr="00E600D8">
        <w:rPr>
          <w:rFonts w:hint="cs"/>
          <w:rtl/>
        </w:rPr>
        <w:t>ל</w:t>
      </w:r>
      <w:r w:rsidR="00A85AC8" w:rsidRPr="00E600D8">
        <w:rPr>
          <w:rtl/>
        </w:rPr>
        <w:t>:</w:t>
      </w:r>
    </w:p>
    <w:p w14:paraId="4543EA19" w14:textId="3E694B77" w:rsidR="006E0774" w:rsidRPr="00131640" w:rsidRDefault="006E0774" w:rsidP="006E0774">
      <w:pPr>
        <w:rPr>
          <w:rtl/>
        </w:rPr>
      </w:pPr>
      <w:r w:rsidRPr="00224C4C">
        <w:rPr>
          <w:rStyle w:val="affffa"/>
          <w:rFonts w:hint="cs"/>
          <w:rtl/>
        </w:rPr>
        <w:t>'</w:t>
      </w:r>
      <w:r w:rsidRPr="00224C4C">
        <w:rPr>
          <w:rStyle w:val="affffa"/>
          <w:rtl/>
        </w:rPr>
        <w:t>כל צפור טהורה תאכלו</w:t>
      </w:r>
      <w:r w:rsidRPr="00224C4C">
        <w:rPr>
          <w:rStyle w:val="affffa"/>
          <w:rFonts w:hint="cs"/>
          <w:rtl/>
        </w:rPr>
        <w:t>'</w:t>
      </w:r>
      <w:r w:rsidRPr="00224C4C">
        <w:rPr>
          <w:rStyle w:val="affffa"/>
          <w:rtl/>
        </w:rPr>
        <w:t xml:space="preserve"> </w:t>
      </w:r>
      <w:r w:rsidRPr="00224C4C">
        <w:rPr>
          <w:rFonts w:ascii="Fb Fontext" w:hAnsi="Fb Fontext"/>
          <w:sz w:val="32"/>
          <w:rtl/>
        </w:rPr>
        <w:t>- לרבות המשולחת</w:t>
      </w:r>
    </w:p>
    <w:p w14:paraId="5978A03D" w14:textId="7EF6394A" w:rsidR="006E0774" w:rsidRPr="00131640" w:rsidRDefault="006E0774" w:rsidP="001C0226">
      <w:pPr>
        <w:rPr>
          <w:rtl/>
        </w:rPr>
      </w:pPr>
      <w:r w:rsidRPr="00224C4C">
        <w:rPr>
          <w:rStyle w:val="affffa"/>
          <w:rFonts w:hint="cs"/>
          <w:rtl/>
        </w:rPr>
        <w:t>'</w:t>
      </w:r>
      <w:r w:rsidRPr="00224C4C">
        <w:rPr>
          <w:rStyle w:val="affffa"/>
          <w:rtl/>
        </w:rPr>
        <w:t>וזה אשר לא תאכלו מהם</w:t>
      </w:r>
      <w:r w:rsidRPr="00224C4C">
        <w:rPr>
          <w:rStyle w:val="affffa"/>
          <w:rFonts w:hint="cs"/>
          <w:rtl/>
        </w:rPr>
        <w:t>'</w:t>
      </w:r>
      <w:r w:rsidRPr="00224C4C">
        <w:rPr>
          <w:rStyle w:val="affffa"/>
          <w:rtl/>
        </w:rPr>
        <w:t xml:space="preserve"> </w:t>
      </w:r>
      <w:r w:rsidRPr="00224C4C">
        <w:rPr>
          <w:rFonts w:ascii="Fb Fontext" w:hAnsi="Fb Fontext"/>
          <w:sz w:val="32"/>
          <w:rtl/>
        </w:rPr>
        <w:t>- לרבות השחוטה.</w:t>
      </w:r>
    </w:p>
    <w:p w14:paraId="03A8383A" w14:textId="604F193F" w:rsidR="006E0774" w:rsidRPr="00131640" w:rsidRDefault="006E0774" w:rsidP="001C0226">
      <w:pPr>
        <w:rPr>
          <w:rtl/>
        </w:rPr>
      </w:pPr>
      <w:r w:rsidRPr="00224C4C">
        <w:rPr>
          <w:rFonts w:ascii="Fb Fontext" w:hAnsi="Fb Fontext"/>
          <w:sz w:val="32"/>
          <w:rtl/>
        </w:rPr>
        <w:t>ואי  מחיים אסורה, לאחר שחיטה מיבעיא?</w:t>
      </w:r>
    </w:p>
    <w:p w14:paraId="74D5C102" w14:textId="4E8383A7" w:rsidR="00A85AC8" w:rsidRPr="00E600D8" w:rsidRDefault="00E600D8" w:rsidP="007924A0">
      <w:pPr>
        <w:pStyle w:val="38"/>
        <w:framePr w:wrap="notBeside"/>
        <w:rPr>
          <w:rtl/>
        </w:rPr>
      </w:pPr>
      <w:r w:rsidRPr="00E600D8">
        <w:rPr>
          <w:rFonts w:hint="cs"/>
          <w:rtl/>
        </w:rPr>
        <w:t>-</w:t>
      </w:r>
    </w:p>
    <w:p w14:paraId="6781CA68" w14:textId="7E99FEED" w:rsidR="006E0774" w:rsidRPr="00131640" w:rsidRDefault="006E0774" w:rsidP="001C0226">
      <w:pPr>
        <w:spacing w:after="120"/>
        <w:rPr>
          <w:rtl/>
        </w:rPr>
      </w:pPr>
      <w:r w:rsidRPr="00224C4C">
        <w:rPr>
          <w:rFonts w:ascii="Fb Fontext" w:hAnsi="Fb Fontext"/>
          <w:rtl/>
        </w:rPr>
        <w:t>מה"</w:t>
      </w:r>
      <w:r w:rsidRPr="00224C4C">
        <w:rPr>
          <w:rFonts w:ascii="Fb Fontext" w:hAnsi="Fb Fontext" w:hint="cs"/>
          <w:rtl/>
        </w:rPr>
        <w:t>ד</w:t>
      </w:r>
      <w:r w:rsidRPr="00224C4C">
        <w:rPr>
          <w:rFonts w:ascii="Fb Fontext" w:hAnsi="Fb Fontext"/>
          <w:rtl/>
        </w:rPr>
        <w:t xml:space="preserve"> </w:t>
      </w:r>
      <w:r w:rsidRPr="00224C4C">
        <w:rPr>
          <w:rFonts w:ascii="Fb Fontext" w:hAnsi="Fb Fontext" w:hint="cs"/>
          <w:rtl/>
        </w:rPr>
        <w:t>כ</w:t>
      </w:r>
      <w:r w:rsidRPr="00224C4C">
        <w:rPr>
          <w:rFonts w:ascii="Fb Fontext" w:hAnsi="Fb Fontext"/>
          <w:rtl/>
        </w:rPr>
        <w:t>קדשים, דמחיים אסירי ושחיטה מכשרה להו, קמ"ל.</w:t>
      </w:r>
    </w:p>
    <w:p w14:paraId="6B0DDB0C" w14:textId="10D1412E" w:rsidR="00A85AC8" w:rsidRPr="00E600D8" w:rsidRDefault="007924A0" w:rsidP="001C0226">
      <w:pPr>
        <w:pStyle w:val="38"/>
        <w:framePr w:wrap="notBeside"/>
        <w:rPr>
          <w:rtl/>
        </w:rPr>
      </w:pPr>
      <w:r w:rsidRPr="00E600D8">
        <w:rPr>
          <w:rFonts w:hint="cs"/>
          <w:rtl/>
        </w:rPr>
        <w:t>ב. הקשה</w:t>
      </w:r>
      <w:r w:rsidR="00A85AC8" w:rsidRPr="00E600D8">
        <w:rPr>
          <w:rtl/>
        </w:rPr>
        <w:t>:</w:t>
      </w:r>
    </w:p>
    <w:p w14:paraId="793EE09A" w14:textId="532FC7B9" w:rsidR="006E0774" w:rsidRPr="002F7586" w:rsidRDefault="006E0774" w:rsidP="006E0774">
      <w:pPr>
        <w:rPr>
          <w:spacing w:val="2"/>
          <w:rtl/>
        </w:rPr>
      </w:pPr>
      <w:r w:rsidRPr="002F7586">
        <w:rPr>
          <w:rFonts w:ascii="Fb Fontext" w:hAnsi="Fb Fontext"/>
          <w:spacing w:val="2"/>
          <w:sz w:val="32"/>
          <w:rtl/>
        </w:rPr>
        <w:t>שחטה ונמצאת טריפה יקח זוג לשניה, והראשונה מותרת בהנאה.</w:t>
      </w:r>
    </w:p>
    <w:p w14:paraId="7C3B7891" w14:textId="3E09C769" w:rsidR="006E0774" w:rsidRPr="00131640" w:rsidRDefault="006E0774" w:rsidP="001C0226">
      <w:pPr>
        <w:rPr>
          <w:rtl/>
        </w:rPr>
      </w:pPr>
      <w:r w:rsidRPr="00224C4C">
        <w:rPr>
          <w:rFonts w:ascii="Fb Fontext" w:hAnsi="Fb Fontext"/>
          <w:sz w:val="32"/>
          <w:rtl/>
        </w:rPr>
        <w:t>ואי מחיים אסורה, הראשונה אמאי מותרת בהנאה?</w:t>
      </w:r>
    </w:p>
    <w:p w14:paraId="55E89784" w14:textId="09FA04E4" w:rsidR="00A85AC8" w:rsidRPr="00E600D8" w:rsidRDefault="006E0774" w:rsidP="001C0226">
      <w:pPr>
        <w:pStyle w:val="38"/>
        <w:framePr w:wrap="notBeside"/>
        <w:rPr>
          <w:rtl/>
        </w:rPr>
      </w:pPr>
      <w:r w:rsidRPr="00E600D8">
        <w:rPr>
          <w:rtl/>
        </w:rPr>
        <w:t>א"ל</w:t>
      </w:r>
      <w:r w:rsidR="00A85AC8" w:rsidRPr="00E600D8">
        <w:rPr>
          <w:rtl/>
        </w:rPr>
        <w:t>:</w:t>
      </w:r>
    </w:p>
    <w:p w14:paraId="108D4000" w14:textId="52E92977" w:rsidR="006E0774" w:rsidRPr="002F7586" w:rsidRDefault="006E0774" w:rsidP="001C0226">
      <w:pPr>
        <w:spacing w:after="120"/>
        <w:rPr>
          <w:spacing w:val="0"/>
          <w:rtl/>
        </w:rPr>
      </w:pPr>
      <w:r w:rsidRPr="002F7586">
        <w:rPr>
          <w:rFonts w:ascii="Fb Fontext" w:hAnsi="Fb Fontext"/>
          <w:spacing w:val="0"/>
          <w:rtl/>
        </w:rPr>
        <w:t>ה</w:t>
      </w:r>
      <w:r w:rsidRPr="002F7586">
        <w:rPr>
          <w:rFonts w:ascii="Fb Fontext" w:hAnsi="Fb Fontext" w:hint="cs"/>
          <w:spacing w:val="0"/>
          <w:rtl/>
        </w:rPr>
        <w:t>ב</w:t>
      </w:r>
      <w:r w:rsidRPr="002F7586">
        <w:rPr>
          <w:rFonts w:ascii="Fb Fontext" w:hAnsi="Fb Fontext"/>
          <w:spacing w:val="0"/>
          <w:rtl/>
        </w:rPr>
        <w:t>"</w:t>
      </w:r>
      <w:r w:rsidRPr="002F7586">
        <w:rPr>
          <w:rFonts w:ascii="Fb Fontext" w:hAnsi="Fb Fontext" w:hint="cs"/>
          <w:spacing w:val="0"/>
          <w:rtl/>
        </w:rPr>
        <w:t>ע</w:t>
      </w:r>
      <w:r w:rsidRPr="002F7586">
        <w:rPr>
          <w:rFonts w:ascii="Fb Fontext" w:hAnsi="Fb Fontext"/>
          <w:spacing w:val="0"/>
          <w:rtl/>
        </w:rPr>
        <w:t xml:space="preserve"> כגון שנמצאת טריפה בבני מעיה, דלא חל עלה קדושה כלל.</w:t>
      </w:r>
    </w:p>
    <w:p w14:paraId="42EF225E" w14:textId="5437E452" w:rsidR="00A85AC8" w:rsidRPr="00E600D8" w:rsidRDefault="007924A0" w:rsidP="001C0226">
      <w:pPr>
        <w:pStyle w:val="38"/>
        <w:framePr w:wrap="notBeside"/>
        <w:rPr>
          <w:rtl/>
        </w:rPr>
      </w:pPr>
      <w:r w:rsidRPr="00E600D8">
        <w:rPr>
          <w:rFonts w:hint="cs"/>
          <w:rtl/>
        </w:rPr>
        <w:t>ג. הקשה</w:t>
      </w:r>
      <w:r w:rsidR="00A85AC8" w:rsidRPr="00E600D8">
        <w:rPr>
          <w:rtl/>
        </w:rPr>
        <w:t>:</w:t>
      </w:r>
    </w:p>
    <w:p w14:paraId="15DCF414" w14:textId="31F29948" w:rsidR="006E0774" w:rsidRPr="00131640" w:rsidRDefault="006E0774" w:rsidP="006E0774">
      <w:pPr>
        <w:rPr>
          <w:rtl/>
        </w:rPr>
      </w:pPr>
      <w:r w:rsidRPr="00224C4C">
        <w:rPr>
          <w:rFonts w:ascii="Fb Fontext" w:hAnsi="Fb Fontext"/>
          <w:sz w:val="32"/>
          <w:rtl/>
        </w:rPr>
        <w:t>שחטה שלא באזוב ושלא בעץ ארז ושלא בשני תולעת,</w:t>
      </w:r>
    </w:p>
    <w:p w14:paraId="3B353E64" w14:textId="2EBCE101" w:rsidR="00A85AC8" w:rsidRPr="00E600D8" w:rsidRDefault="006E0774" w:rsidP="001C0226">
      <w:pPr>
        <w:pStyle w:val="38"/>
        <w:framePr w:wrap="notBeside"/>
        <w:rPr>
          <w:rtl/>
        </w:rPr>
      </w:pPr>
      <w:r w:rsidRPr="00E600D8">
        <w:rPr>
          <w:rtl/>
        </w:rPr>
        <w:t>ר' יעקב</w:t>
      </w:r>
      <w:r w:rsidR="00A85AC8" w:rsidRPr="00E600D8">
        <w:rPr>
          <w:rtl/>
        </w:rPr>
        <w:t>:</w:t>
      </w:r>
    </w:p>
    <w:p w14:paraId="588C5FF5" w14:textId="1386F36C" w:rsidR="006E0774" w:rsidRPr="00131640" w:rsidRDefault="006E0774" w:rsidP="006E0774">
      <w:pPr>
        <w:rPr>
          <w:rtl/>
        </w:rPr>
      </w:pPr>
      <w:r w:rsidRPr="00224C4C">
        <w:rPr>
          <w:rFonts w:ascii="Fb Fontext" w:hAnsi="Fb Fontext"/>
          <w:rtl/>
        </w:rPr>
        <w:t xml:space="preserve">הואיל והוקצה למצותה אסורה, </w:t>
      </w:r>
      <w:r w:rsidRPr="001C0226">
        <w:rPr>
          <w:rStyle w:val="afffff3"/>
          <w:rFonts w:hint="cs"/>
          <w:rtl/>
        </w:rPr>
        <w:t>ול</w:t>
      </w:r>
      <w:r w:rsidRPr="001C0226">
        <w:rPr>
          <w:rStyle w:val="afffff3"/>
          <w:rtl/>
        </w:rPr>
        <w:t>ר"</w:t>
      </w:r>
      <w:r w:rsidRPr="001C0226">
        <w:rPr>
          <w:rStyle w:val="afffff3"/>
          <w:rFonts w:hint="cs"/>
          <w:rtl/>
        </w:rPr>
        <w:t>ש:</w:t>
      </w:r>
      <w:r w:rsidRPr="001C0226">
        <w:rPr>
          <w:rStyle w:val="afffff3"/>
          <w:rtl/>
        </w:rPr>
        <w:t xml:space="preserve"> </w:t>
      </w:r>
      <w:r w:rsidRPr="00224C4C">
        <w:rPr>
          <w:rFonts w:ascii="Fb Fontext" w:hAnsi="Fb Fontext"/>
          <w:rtl/>
        </w:rPr>
        <w:t>הואיל ונשחטה שלא כמצותה - מותרת.</w:t>
      </w:r>
    </w:p>
    <w:p w14:paraId="21ABC821" w14:textId="77777777" w:rsidR="00A85AC8" w:rsidRPr="00E600D8" w:rsidRDefault="006E0774" w:rsidP="001C0226">
      <w:pPr>
        <w:pStyle w:val="38"/>
        <w:framePr w:wrap="notBeside"/>
        <w:rPr>
          <w:rtl/>
        </w:rPr>
      </w:pPr>
      <w:r w:rsidRPr="00E600D8">
        <w:rPr>
          <w:rFonts w:hint="cs"/>
          <w:rtl/>
        </w:rPr>
        <w:t>והיינו ד</w:t>
      </w:r>
      <w:r w:rsidR="00026A29" w:rsidRPr="00E600D8">
        <w:rPr>
          <w:rFonts w:hint="cs"/>
          <w:rtl/>
        </w:rPr>
        <w:t>חלקו</w:t>
      </w:r>
      <w:r w:rsidR="00A85AC8" w:rsidRPr="00E600D8">
        <w:rPr>
          <w:rtl/>
        </w:rPr>
        <w:t>:</w:t>
      </w:r>
    </w:p>
    <w:p w14:paraId="1C4A18CA" w14:textId="7E15B41D" w:rsidR="006E0774" w:rsidRPr="002F20B5" w:rsidRDefault="001C0226" w:rsidP="006E0774">
      <w:pPr>
        <w:rPr>
          <w:spacing w:val="2"/>
          <w:rtl/>
        </w:rPr>
      </w:pPr>
      <w:r w:rsidRPr="002F20B5">
        <w:rPr>
          <w:rFonts w:ascii="Fb Fontext" w:hAnsi="Fb Fontext" w:hint="cs"/>
          <w:spacing w:val="2"/>
          <w:rtl/>
        </w:rPr>
        <w:t>א</w:t>
      </w:r>
      <w:r w:rsidR="006E0774" w:rsidRPr="002F20B5">
        <w:rPr>
          <w:rFonts w:ascii="Fb Fontext" w:hAnsi="Fb Fontext" w:hint="cs"/>
          <w:spacing w:val="2"/>
          <w:rtl/>
        </w:rPr>
        <w:t xml:space="preserve">י שחיטה ראויה שמה שחיטה או לא </w:t>
      </w:r>
      <w:r w:rsidR="006E0774" w:rsidRPr="002F20B5">
        <w:rPr>
          <w:rStyle w:val="afffff3"/>
          <w:rFonts w:hint="cs"/>
          <w:spacing w:val="2"/>
          <w:rtl/>
        </w:rPr>
        <w:t>אבל לכו</w:t>
      </w:r>
      <w:r w:rsidR="006E0774" w:rsidRPr="002F20B5">
        <w:rPr>
          <w:rStyle w:val="afffff3"/>
          <w:spacing w:val="2"/>
          <w:rtl/>
        </w:rPr>
        <w:t>"</w:t>
      </w:r>
      <w:r w:rsidR="006E0774" w:rsidRPr="002F20B5">
        <w:rPr>
          <w:rStyle w:val="afffff3"/>
          <w:rFonts w:hint="cs"/>
          <w:spacing w:val="2"/>
          <w:rtl/>
        </w:rPr>
        <w:t xml:space="preserve">ע </w:t>
      </w:r>
      <w:r w:rsidR="006E0774" w:rsidRPr="002F20B5">
        <w:rPr>
          <w:rFonts w:ascii="Fb Fontext" w:hAnsi="Fb Fontext" w:hint="cs"/>
          <w:spacing w:val="2"/>
          <w:rtl/>
        </w:rPr>
        <w:t xml:space="preserve">מחיים לא </w:t>
      </w:r>
      <w:r w:rsidR="007924A0" w:rsidRPr="002F20B5">
        <w:rPr>
          <w:rFonts w:ascii="Fb Fontext" w:hAnsi="Fb Fontext" w:hint="cs"/>
          <w:spacing w:val="2"/>
          <w:rtl/>
        </w:rPr>
        <w:t>נאסרת</w:t>
      </w:r>
    </w:p>
    <w:p w14:paraId="5765A04A" w14:textId="5F964CCE" w:rsidR="00A85AC8" w:rsidRPr="00E600D8" w:rsidRDefault="006E0774" w:rsidP="007924A0">
      <w:pPr>
        <w:pStyle w:val="38"/>
        <w:framePr w:wrap="notBeside"/>
        <w:rPr>
          <w:rtl/>
        </w:rPr>
      </w:pPr>
      <w:r w:rsidRPr="00E600D8">
        <w:rPr>
          <w:rFonts w:hint="cs"/>
          <w:rtl/>
        </w:rPr>
        <w:t>תנאי היא דתדר</w:t>
      </w:r>
      <w:r w:rsidRPr="00E600D8">
        <w:rPr>
          <w:rtl/>
        </w:rPr>
        <w:t>"</w:t>
      </w:r>
      <w:r w:rsidRPr="00E600D8">
        <w:rPr>
          <w:rFonts w:hint="cs"/>
          <w:rtl/>
        </w:rPr>
        <w:t>י</w:t>
      </w:r>
      <w:r w:rsidR="00A85AC8" w:rsidRPr="00E600D8">
        <w:rPr>
          <w:rtl/>
        </w:rPr>
        <w:t>:</w:t>
      </w:r>
    </w:p>
    <w:p w14:paraId="61A5CE9A" w14:textId="79589C00" w:rsidR="006E0774" w:rsidRPr="00131640" w:rsidRDefault="006E0774" w:rsidP="007924A0">
      <w:pPr>
        <w:spacing w:after="120"/>
        <w:rPr>
          <w:rtl/>
        </w:rPr>
      </w:pPr>
      <w:r w:rsidRPr="00224C4C">
        <w:rPr>
          <w:rFonts w:ascii="Fb Fontext" w:hAnsi="Fb Fontext"/>
          <w:rtl/>
        </w:rPr>
        <w:t>מה מכשיר ומכפר האמור בפנים עשה בו מכשיר כמכפר, אף מכשיר ומכפר האמור בחוץ</w:t>
      </w:r>
      <w:r w:rsidRPr="00224C4C">
        <w:rPr>
          <w:rFonts w:ascii="Fb Fontext" w:hAnsi="Fb Fontext" w:hint="cs"/>
          <w:rtl/>
        </w:rPr>
        <w:t>.</w:t>
      </w:r>
    </w:p>
    <w:p w14:paraId="453ECD39" w14:textId="2E7C0243" w:rsidR="00A85AC8" w:rsidRPr="00E600D8" w:rsidRDefault="006E0774" w:rsidP="007924A0">
      <w:pPr>
        <w:pStyle w:val="38"/>
        <w:framePr w:wrap="notBeside"/>
        <w:rPr>
          <w:rtl/>
        </w:rPr>
      </w:pPr>
      <w:r w:rsidRPr="00E600D8">
        <w:rPr>
          <w:rtl/>
        </w:rPr>
        <w:t>גופא</w:t>
      </w:r>
      <w:r w:rsidR="00A85AC8" w:rsidRPr="00E600D8">
        <w:rPr>
          <w:rtl/>
        </w:rPr>
        <w:t>:</w:t>
      </w:r>
    </w:p>
    <w:p w14:paraId="30F3E641" w14:textId="4C286886" w:rsidR="006E0774" w:rsidRPr="00131640" w:rsidRDefault="006E0774" w:rsidP="006E0774">
      <w:pPr>
        <w:rPr>
          <w:rtl/>
        </w:rPr>
      </w:pPr>
      <w:r w:rsidRPr="00224C4C">
        <w:rPr>
          <w:rStyle w:val="affffa"/>
          <w:rFonts w:hint="cs"/>
          <w:rtl/>
        </w:rPr>
        <w:t>'</w:t>
      </w:r>
      <w:r w:rsidRPr="00224C4C">
        <w:rPr>
          <w:rStyle w:val="affffa"/>
          <w:rtl/>
        </w:rPr>
        <w:t>כל צפור</w:t>
      </w:r>
      <w:r w:rsidRPr="00224C4C">
        <w:rPr>
          <w:rStyle w:val="affffa"/>
          <w:rFonts w:hint="cs"/>
          <w:rtl/>
        </w:rPr>
        <w:t>'</w:t>
      </w:r>
      <w:r w:rsidRPr="00224C4C">
        <w:rPr>
          <w:rStyle w:val="affffa"/>
          <w:rtl/>
        </w:rPr>
        <w:t xml:space="preserve"> </w:t>
      </w:r>
      <w:r w:rsidRPr="00224C4C">
        <w:rPr>
          <w:rFonts w:ascii="Fb Fontext" w:hAnsi="Fb Fontext"/>
          <w:rtl/>
        </w:rPr>
        <w:t>לרבות המשולחת,</w:t>
      </w:r>
      <w:r w:rsidRPr="00224C4C">
        <w:rPr>
          <w:rStyle w:val="affffa"/>
          <w:rtl/>
        </w:rPr>
        <w:t xml:space="preserve"> </w:t>
      </w:r>
      <w:r w:rsidRPr="00224C4C">
        <w:rPr>
          <w:rStyle w:val="affffa"/>
          <w:rFonts w:hint="cs"/>
          <w:rtl/>
        </w:rPr>
        <w:t>'</w:t>
      </w:r>
      <w:r w:rsidRPr="00224C4C">
        <w:rPr>
          <w:rStyle w:val="affffa"/>
          <w:rtl/>
        </w:rPr>
        <w:t>לא תאכלו מהם</w:t>
      </w:r>
      <w:r w:rsidRPr="00224C4C">
        <w:rPr>
          <w:rStyle w:val="affffa"/>
          <w:rFonts w:hint="cs"/>
          <w:rtl/>
        </w:rPr>
        <w:t>'</w:t>
      </w:r>
      <w:r w:rsidRPr="00224C4C">
        <w:rPr>
          <w:rStyle w:val="affffa"/>
          <w:rtl/>
        </w:rPr>
        <w:t xml:space="preserve"> </w:t>
      </w:r>
      <w:r w:rsidRPr="00224C4C">
        <w:rPr>
          <w:rFonts w:ascii="Fb Fontext" w:hAnsi="Fb Fontext"/>
          <w:rtl/>
        </w:rPr>
        <w:t>לרבות השחוטה.</w:t>
      </w:r>
    </w:p>
    <w:p w14:paraId="4775BD16" w14:textId="61C6AB62" w:rsidR="00A85AC8" w:rsidRPr="00E600D8" w:rsidRDefault="006E0774" w:rsidP="007924A0">
      <w:pPr>
        <w:pStyle w:val="38"/>
        <w:framePr w:wrap="notBeside"/>
        <w:rPr>
          <w:rtl/>
        </w:rPr>
      </w:pPr>
      <w:r w:rsidRPr="00E600D8">
        <w:rPr>
          <w:rFonts w:hint="cs"/>
          <w:rtl/>
        </w:rPr>
        <w:t>ולא להיפך כדרשב</w:t>
      </w:r>
      <w:r w:rsidRPr="00E600D8">
        <w:rPr>
          <w:rtl/>
        </w:rPr>
        <w:t>"</w:t>
      </w:r>
      <w:r w:rsidRPr="00E600D8">
        <w:rPr>
          <w:rFonts w:hint="cs"/>
          <w:rtl/>
        </w:rPr>
        <w:t>י</w:t>
      </w:r>
      <w:r w:rsidR="00A85AC8" w:rsidRPr="00E600D8">
        <w:rPr>
          <w:rtl/>
        </w:rPr>
        <w:t>:</w:t>
      </w:r>
    </w:p>
    <w:p w14:paraId="17D50C34" w14:textId="41F0A1A3" w:rsidR="006E0774" w:rsidRPr="00131640" w:rsidRDefault="006E0774" w:rsidP="006E0774">
      <w:pPr>
        <w:rPr>
          <w:rtl/>
        </w:rPr>
      </w:pPr>
      <w:r w:rsidRPr="00224C4C">
        <w:rPr>
          <w:rFonts w:ascii="Fb Fontext" w:hAnsi="Fb Fontext" w:hint="cs"/>
          <w:rtl/>
        </w:rPr>
        <w:t>ד</w:t>
      </w:r>
      <w:r w:rsidRPr="00224C4C">
        <w:rPr>
          <w:rFonts w:ascii="Fb Fontext" w:hAnsi="Fb Fontext"/>
          <w:rtl/>
        </w:rPr>
        <w:t xml:space="preserve">לא מצינו </w:t>
      </w:r>
      <w:r w:rsidRPr="00210DF6">
        <w:rPr>
          <w:rStyle w:val="afffa"/>
          <w:rFonts w:ascii="Fb Fontext" w:hAnsi="Fb Fontext" w:cs="BA TM • Vilna Extra-Bold" w:hint="cs"/>
          <w:bCs w:val="0"/>
          <w:rtl/>
        </w:rPr>
        <w:t>רוב</w:t>
      </w:r>
      <w:r w:rsidRPr="00224C4C">
        <w:rPr>
          <w:rFonts w:ascii="Fb Fontext" w:hAnsi="Fb Fontext" w:hint="cs"/>
          <w:rtl/>
        </w:rPr>
        <w:t xml:space="preserve"> ב</w:t>
      </w:r>
      <w:r w:rsidRPr="00224C4C">
        <w:rPr>
          <w:rFonts w:ascii="Fb Fontext" w:hAnsi="Fb Fontext"/>
          <w:rtl/>
        </w:rPr>
        <w:t>בעלי חיים שאסורים.</w:t>
      </w:r>
      <w:r w:rsidRPr="00224C4C">
        <w:rPr>
          <w:rFonts w:ascii="Fb Fontext" w:hAnsi="Fb Fontext" w:hint="cs"/>
          <w:rtl/>
        </w:rPr>
        <w:t xml:space="preserve"> דהא</w:t>
      </w:r>
      <w:r w:rsidRPr="00224C4C">
        <w:rPr>
          <w:rFonts w:ascii="Fb Fontext" w:hAnsi="Fb Fontext"/>
          <w:rtl/>
        </w:rPr>
        <w:t xml:space="preserve"> רובע ונרבע בעדים, דבע"</w:t>
      </w:r>
      <w:r w:rsidRPr="00224C4C">
        <w:rPr>
          <w:rFonts w:ascii="Fb Fontext" w:hAnsi="Fb Fontext" w:hint="cs"/>
          <w:rtl/>
        </w:rPr>
        <w:t>ח</w:t>
      </w:r>
      <w:r w:rsidRPr="00224C4C">
        <w:rPr>
          <w:rFonts w:ascii="Fb Fontext" w:hAnsi="Fb Fontext"/>
          <w:rtl/>
        </w:rPr>
        <w:t xml:space="preserve"> ואסירי</w:t>
      </w:r>
      <w:r w:rsidR="007924A0">
        <w:rPr>
          <w:rFonts w:ascii="Fb Fontext" w:hAnsi="Fb Fontext" w:hint="cs"/>
          <w:rtl/>
        </w:rPr>
        <w:t>,</w:t>
      </w:r>
    </w:p>
    <w:p w14:paraId="49ACC2D0" w14:textId="1344EAFB" w:rsidR="00A85AC8" w:rsidRPr="00E600D8" w:rsidRDefault="006E0774" w:rsidP="007924A0">
      <w:pPr>
        <w:pStyle w:val="38"/>
        <w:framePr w:wrap="notBeside"/>
        <w:rPr>
          <w:rtl/>
        </w:rPr>
      </w:pPr>
      <w:r w:rsidRPr="00E600D8">
        <w:rPr>
          <w:rFonts w:hint="cs"/>
          <w:rtl/>
        </w:rPr>
        <w:t>ב. ד</w:t>
      </w:r>
      <w:r w:rsidR="007924A0" w:rsidRPr="00E600D8">
        <w:rPr>
          <w:rFonts w:hint="cs"/>
          <w:rtl/>
        </w:rPr>
        <w:t>רי''ש</w:t>
      </w:r>
      <w:r w:rsidR="00A85AC8" w:rsidRPr="00E600D8">
        <w:rPr>
          <w:rtl/>
        </w:rPr>
        <w:t>:</w:t>
      </w:r>
    </w:p>
    <w:p w14:paraId="6341F065" w14:textId="4975DD04" w:rsidR="006E0774" w:rsidRPr="00131640" w:rsidRDefault="006E0774" w:rsidP="006E0774">
      <w:pPr>
        <w:rPr>
          <w:rtl/>
        </w:rPr>
      </w:pPr>
      <w:r w:rsidRPr="007924A0">
        <w:rPr>
          <w:rStyle w:val="affffa"/>
          <w:rtl/>
        </w:rPr>
        <w:t>ושלח</w:t>
      </w:r>
      <w:r w:rsidRPr="007924A0">
        <w:rPr>
          <w:rStyle w:val="affffa"/>
          <w:rFonts w:hint="cs"/>
          <w:rtl/>
        </w:rPr>
        <w:t xml:space="preserve"> </w:t>
      </w:r>
      <w:r w:rsidRPr="007924A0">
        <w:rPr>
          <w:rStyle w:val="affffa"/>
          <w:rtl/>
        </w:rPr>
        <w:t>על פני השדה</w:t>
      </w:r>
      <w:r w:rsidRPr="007924A0">
        <w:rPr>
          <w:rStyle w:val="affffa"/>
          <w:rFonts w:hint="cs"/>
          <w:rtl/>
        </w:rPr>
        <w:t>'</w:t>
      </w:r>
      <w:r w:rsidRPr="00224C4C">
        <w:rPr>
          <w:rFonts w:ascii="Fb Fontext" w:hAnsi="Fb Fontext"/>
          <w:sz w:val="32"/>
          <w:rtl/>
        </w:rPr>
        <w:t xml:space="preserve">, כשדה, </w:t>
      </w:r>
      <w:r w:rsidR="007924A0">
        <w:rPr>
          <w:rFonts w:ascii="Fb Fontext" w:hAnsi="Fb Fontext" w:hint="cs"/>
          <w:sz w:val="32"/>
          <w:rtl/>
        </w:rPr>
        <w:t>ד</w:t>
      </w:r>
      <w:r w:rsidRPr="00224C4C">
        <w:rPr>
          <w:rFonts w:ascii="Fb Fontext" w:hAnsi="Fb Fontext"/>
          <w:sz w:val="32"/>
          <w:rtl/>
        </w:rPr>
        <w:t>מותרת.</w:t>
      </w:r>
    </w:p>
    <w:p w14:paraId="3DA56608" w14:textId="77777777" w:rsidR="00A85AC8" w:rsidRPr="00E600D8" w:rsidRDefault="006E0774" w:rsidP="007924A0">
      <w:pPr>
        <w:pStyle w:val="38"/>
        <w:framePr w:wrap="notBeside"/>
        <w:rPr>
          <w:rtl/>
        </w:rPr>
      </w:pPr>
      <w:r w:rsidRPr="00E600D8">
        <w:rPr>
          <w:rFonts w:hint="cs"/>
          <w:rtl/>
        </w:rPr>
        <w:t>והך</w:t>
      </w:r>
      <w:r w:rsidR="00A85AC8" w:rsidRPr="00E600D8">
        <w:rPr>
          <w:rtl/>
        </w:rPr>
        <w:t>:</w:t>
      </w:r>
    </w:p>
    <w:p w14:paraId="73B033CC" w14:textId="0E67C2B6" w:rsidR="006E0774" w:rsidRPr="00131640" w:rsidRDefault="007924A0" w:rsidP="006E0774">
      <w:pPr>
        <w:rPr>
          <w:rtl/>
        </w:rPr>
      </w:pPr>
      <w:r>
        <w:rPr>
          <w:rFonts w:ascii="Fb Fontext" w:hAnsi="Fb Fontext" w:hint="cs"/>
          <w:rtl/>
        </w:rPr>
        <w:t>ד</w:t>
      </w:r>
      <w:r w:rsidR="006E0774" w:rsidRPr="00224C4C">
        <w:rPr>
          <w:rStyle w:val="affffa"/>
          <w:rFonts w:hint="cs"/>
          <w:rtl/>
        </w:rPr>
        <w:t>'</w:t>
      </w:r>
      <w:r w:rsidR="006E0774" w:rsidRPr="00224C4C">
        <w:rPr>
          <w:rStyle w:val="affffa"/>
          <w:rtl/>
        </w:rPr>
        <w:t>שדה</w:t>
      </w:r>
      <w:r w:rsidR="006E0774" w:rsidRPr="00224C4C">
        <w:rPr>
          <w:rStyle w:val="affffa"/>
          <w:rFonts w:hint="cs"/>
          <w:rtl/>
        </w:rPr>
        <w:t>'</w:t>
      </w:r>
      <w:r w:rsidR="006E0774" w:rsidRPr="00224C4C">
        <w:rPr>
          <w:rStyle w:val="affffa"/>
          <w:rtl/>
        </w:rPr>
        <w:t xml:space="preserve"> </w:t>
      </w:r>
      <w:r w:rsidR="006E0774" w:rsidRPr="00224C4C">
        <w:rPr>
          <w:rFonts w:ascii="Fb Fontext" w:hAnsi="Fb Fontext"/>
          <w:rtl/>
        </w:rPr>
        <w:t>- שלא יעמוד ביפו ויזרקנה לים, בגבת ויזרקנה למדבר,</w:t>
      </w:r>
    </w:p>
    <w:p w14:paraId="49C00289" w14:textId="77777777" w:rsidR="006E0774" w:rsidRPr="00131640" w:rsidRDefault="006E0774" w:rsidP="007924A0">
      <w:pPr>
        <w:rPr>
          <w:rtl/>
        </w:rPr>
      </w:pPr>
      <w:r w:rsidRPr="00224C4C">
        <w:rPr>
          <w:rFonts w:ascii="Fb Fontext" w:hAnsi="Fb Fontext"/>
          <w:sz w:val="32"/>
          <w:rtl/>
        </w:rPr>
        <w:t>ושלא יעמוד חוץ לעיר ויזרקנה בתוך העיר</w:t>
      </w:r>
      <w:r w:rsidRPr="00224C4C">
        <w:rPr>
          <w:rFonts w:ascii="Fb Fontext" w:hAnsi="Fb Fontext" w:hint="cs"/>
          <w:sz w:val="32"/>
          <w:rtl/>
        </w:rPr>
        <w:t xml:space="preserve"> </w:t>
      </w:r>
      <w:r w:rsidRPr="00224C4C">
        <w:rPr>
          <w:rFonts w:ascii="Fb Fontext" w:hAnsi="Fb Fontext"/>
          <w:sz w:val="32"/>
          <w:rtl/>
        </w:rPr>
        <w:t>אלא כל שעומד בעיר ויזרקנה חוץ לחומה</w:t>
      </w:r>
      <w:r w:rsidRPr="00224C4C">
        <w:rPr>
          <w:rFonts w:ascii="Fb Fontext" w:hAnsi="Fb Fontext"/>
          <w:rtl/>
        </w:rPr>
        <w:t>!</w:t>
      </w:r>
    </w:p>
    <w:p w14:paraId="55319001" w14:textId="13AAEA6A" w:rsidR="00A85AC8" w:rsidRPr="00E600D8" w:rsidRDefault="00E600D8" w:rsidP="007924A0">
      <w:pPr>
        <w:pStyle w:val="38"/>
        <w:framePr w:wrap="notBeside"/>
        <w:rPr>
          <w:rtl/>
        </w:rPr>
      </w:pPr>
      <w:r w:rsidRPr="00E600D8">
        <w:rPr>
          <w:rFonts w:hint="cs"/>
          <w:rtl/>
        </w:rPr>
        <w:t>-</w:t>
      </w:r>
    </w:p>
    <w:p w14:paraId="662E0B1F" w14:textId="5E0A88DE" w:rsidR="006E0774" w:rsidRPr="00131640" w:rsidRDefault="006E0774" w:rsidP="006E0774">
      <w:pPr>
        <w:rPr>
          <w:rtl/>
        </w:rPr>
      </w:pPr>
      <w:r w:rsidRPr="00224C4C">
        <w:rPr>
          <w:rFonts w:ascii="Fb Fontext" w:hAnsi="Fb Fontext"/>
          <w:sz w:val="32"/>
          <w:rtl/>
        </w:rPr>
        <w:t xml:space="preserve"> </w:t>
      </w:r>
      <w:r w:rsidR="007924A0">
        <w:rPr>
          <w:rFonts w:ascii="Fb Fontext" w:hAnsi="Fb Fontext" w:hint="cs"/>
          <w:sz w:val="32"/>
          <w:rtl/>
        </w:rPr>
        <w:t>ילפי מ</w:t>
      </w:r>
      <w:r w:rsidR="007924A0">
        <w:rPr>
          <w:rStyle w:val="affffa"/>
          <w:rFonts w:hint="cs"/>
          <w:b/>
          <w:bCs/>
          <w:rtl/>
        </w:rPr>
        <w:t>'</w:t>
      </w:r>
      <w:r w:rsidRPr="007924A0">
        <w:rPr>
          <w:rStyle w:val="affffa"/>
          <w:b/>
          <w:bCs/>
          <w:rtl/>
        </w:rPr>
        <w:t>ה</w:t>
      </w:r>
      <w:r w:rsidR="007924A0">
        <w:rPr>
          <w:rStyle w:val="affffa"/>
          <w:rFonts w:hint="cs"/>
          <w:b/>
          <w:bCs/>
          <w:rtl/>
        </w:rPr>
        <w:t>'</w:t>
      </w:r>
      <w:r w:rsidRPr="007924A0">
        <w:rPr>
          <w:rStyle w:val="affffa"/>
          <w:rtl/>
        </w:rPr>
        <w:t>שדה</w:t>
      </w:r>
      <w:r w:rsidRPr="00224C4C">
        <w:rPr>
          <w:rFonts w:ascii="Fb Fontext" w:hAnsi="Fb Fontext"/>
          <w:sz w:val="32"/>
          <w:rtl/>
        </w:rPr>
        <w:t xml:space="preserve">? </w:t>
      </w:r>
      <w:r w:rsidRPr="00210DF6">
        <w:rPr>
          <w:rFonts w:ascii="Fb Fontext" w:hAnsi="Fb Fontext" w:cs="BA TM • Vilna Extra-Bold"/>
          <w:sz w:val="32"/>
          <w:rtl/>
        </w:rPr>
        <w:t>ש"מ</w:t>
      </w:r>
      <w:r w:rsidRPr="00224C4C">
        <w:rPr>
          <w:rFonts w:ascii="Fb Fontext" w:hAnsi="Fb Fontext"/>
          <w:sz w:val="32"/>
          <w:rtl/>
        </w:rPr>
        <w:t xml:space="preserve"> תרתי.</w:t>
      </w:r>
    </w:p>
    <w:p w14:paraId="2ACA3D9D" w14:textId="0DC8DC72" w:rsidR="00A85AC8" w:rsidRPr="00E600D8" w:rsidRDefault="006E0774" w:rsidP="007924A0">
      <w:pPr>
        <w:pStyle w:val="38"/>
        <w:framePr w:wrap="notBeside"/>
        <w:rPr>
          <w:rtl/>
        </w:rPr>
      </w:pPr>
      <w:r w:rsidRPr="00E600D8">
        <w:rPr>
          <w:rFonts w:hint="cs"/>
          <w:rtl/>
        </w:rPr>
        <w:t>ג.</w:t>
      </w:r>
      <w:r w:rsidR="007924A0" w:rsidRPr="00E600D8">
        <w:rPr>
          <w:rFonts w:hint="cs"/>
          <w:rtl/>
        </w:rPr>
        <w:t xml:space="preserve"> רבא</w:t>
      </w:r>
      <w:r w:rsidR="00A85AC8" w:rsidRPr="00E600D8">
        <w:rPr>
          <w:rFonts w:hint="cs"/>
          <w:rtl/>
        </w:rPr>
        <w:t>:</w:t>
      </w:r>
    </w:p>
    <w:p w14:paraId="0F6D9DCC" w14:textId="09194DCC" w:rsidR="006E0774" w:rsidRPr="00131640" w:rsidRDefault="006E0774" w:rsidP="006E0774">
      <w:pPr>
        <w:rPr>
          <w:rtl/>
        </w:rPr>
      </w:pPr>
      <w:r w:rsidRPr="00224C4C">
        <w:rPr>
          <w:rFonts w:ascii="Fb Fontext" w:hAnsi="Fb Fontext"/>
          <w:rtl/>
        </w:rPr>
        <w:t>לא אמרה תורה שלח לתקלה.</w:t>
      </w:r>
    </w:p>
    <w:p w14:paraId="7B4B6669" w14:textId="77777777" w:rsidR="006E0774" w:rsidRPr="00131640" w:rsidRDefault="006E0774" w:rsidP="00841728">
      <w:pPr>
        <w:pStyle w:val="affb"/>
        <w:rPr>
          <w:rtl/>
        </w:rPr>
      </w:pPr>
      <w:r w:rsidRPr="00224C4C">
        <w:rPr>
          <w:rFonts w:hint="cs"/>
          <w:rtl/>
        </w:rPr>
        <w:t>׹</w:t>
      </w:r>
    </w:p>
    <w:p w14:paraId="16A4B90B" w14:textId="77777777" w:rsidR="006E0774" w:rsidRPr="002F20B5" w:rsidRDefault="006E0774" w:rsidP="006E0774">
      <w:pPr>
        <w:rPr>
          <w:spacing w:val="0"/>
          <w:rtl/>
        </w:rPr>
      </w:pPr>
      <w:r w:rsidRPr="002F20B5">
        <w:rPr>
          <w:rStyle w:val="afffa"/>
          <w:rFonts w:ascii="Fb Fontext" w:hAnsi="Fb Fontext" w:cs="BA TM • Vilna Extra-Bold"/>
          <w:bCs w:val="0"/>
          <w:spacing w:val="0"/>
          <w:rtl/>
        </w:rPr>
        <w:t>בשער נזיר.</w:t>
      </w:r>
      <w:r w:rsidRPr="002F20B5">
        <w:rPr>
          <w:rFonts w:ascii="Fb Fontext" w:hAnsi="Fb Fontext" w:hint="cs"/>
          <w:spacing w:val="0"/>
          <w:sz w:val="32"/>
          <w:rtl/>
        </w:rPr>
        <w:t xml:space="preserve"> </w:t>
      </w:r>
      <w:r w:rsidRPr="002F20B5">
        <w:rPr>
          <w:rStyle w:val="affffa"/>
          <w:rFonts w:hint="cs"/>
          <w:spacing w:val="0"/>
          <w:rtl/>
        </w:rPr>
        <w:t>ד'</w:t>
      </w:r>
      <w:r w:rsidRPr="002F20B5">
        <w:rPr>
          <w:rStyle w:val="affffa"/>
          <w:spacing w:val="0"/>
          <w:rtl/>
        </w:rPr>
        <w:t>קדש יהיה גדל פרע שער ראשו</w:t>
      </w:r>
      <w:r w:rsidRPr="002F20B5">
        <w:rPr>
          <w:rStyle w:val="affffa"/>
          <w:rFonts w:hint="cs"/>
          <w:spacing w:val="0"/>
          <w:rtl/>
        </w:rPr>
        <w:t>'</w:t>
      </w:r>
      <w:r w:rsidRPr="002F20B5">
        <w:rPr>
          <w:rStyle w:val="affffa"/>
          <w:spacing w:val="0"/>
          <w:rtl/>
        </w:rPr>
        <w:t>,</w:t>
      </w:r>
      <w:r w:rsidRPr="002F20B5">
        <w:rPr>
          <w:rFonts w:ascii="Fb Fontext" w:hAnsi="Fb Fontext"/>
          <w:spacing w:val="0"/>
          <w:sz w:val="32"/>
          <w:rtl/>
        </w:rPr>
        <w:t xml:space="preserve"> גידולו יהיה קדוש.</w:t>
      </w:r>
    </w:p>
    <w:p w14:paraId="4634D15D" w14:textId="77777777" w:rsidR="00A85AC8" w:rsidRPr="00E600D8" w:rsidRDefault="006E0774" w:rsidP="007924A0">
      <w:pPr>
        <w:pStyle w:val="38"/>
        <w:framePr w:wrap="notBeside"/>
        <w:rPr>
          <w:rtl/>
        </w:rPr>
      </w:pPr>
      <w:r w:rsidRPr="00E600D8">
        <w:rPr>
          <w:rFonts w:hint="cs"/>
          <w:rtl/>
        </w:rPr>
        <w:t>ולא אמרי'</w:t>
      </w:r>
      <w:r w:rsidR="00A85AC8" w:rsidRPr="00E600D8">
        <w:rPr>
          <w:rtl/>
        </w:rPr>
        <w:t>:</w:t>
      </w:r>
    </w:p>
    <w:p w14:paraId="485B87E1" w14:textId="1FC791E5" w:rsidR="006E0774" w:rsidRPr="002F20B5" w:rsidRDefault="006E0774" w:rsidP="007924A0">
      <w:pPr>
        <w:rPr>
          <w:spacing w:val="0"/>
          <w:rtl/>
        </w:rPr>
      </w:pPr>
      <w:r w:rsidRPr="002F20B5">
        <w:rPr>
          <w:rFonts w:ascii="Fb Fontext" w:hAnsi="Fb Fontext" w:hint="cs"/>
          <w:spacing w:val="0"/>
          <w:sz w:val="32"/>
          <w:rtl/>
        </w:rPr>
        <w:t>דאף שער נזיר תופסת דמיו ויוצא לחולין דלא קרי' קודש אלא קד</w:t>
      </w:r>
      <w:r w:rsidRPr="002F20B5">
        <w:rPr>
          <w:rStyle w:val="afffa"/>
          <w:rFonts w:ascii="Fb Fontext" w:hAnsi="Fb Fontext" w:cs="BA TM • Vilna Extra-Bold" w:hint="cs"/>
          <w:bCs w:val="0"/>
          <w:spacing w:val="0"/>
          <w:rtl/>
        </w:rPr>
        <w:t>ו</w:t>
      </w:r>
      <w:r w:rsidRPr="002F20B5">
        <w:rPr>
          <w:rFonts w:ascii="Fb Fontext" w:hAnsi="Fb Fontext" w:hint="cs"/>
          <w:spacing w:val="0"/>
          <w:sz w:val="32"/>
          <w:rtl/>
        </w:rPr>
        <w:t>ש</w:t>
      </w:r>
    </w:p>
    <w:p w14:paraId="7A789502" w14:textId="77777777" w:rsidR="006E0774" w:rsidRPr="00131640" w:rsidRDefault="006E0774" w:rsidP="00841728">
      <w:pPr>
        <w:pStyle w:val="affb"/>
        <w:rPr>
          <w:rtl/>
        </w:rPr>
      </w:pPr>
      <w:r w:rsidRPr="00224C4C">
        <w:rPr>
          <w:rFonts w:hint="cs"/>
          <w:rtl/>
        </w:rPr>
        <w:t>׹</w:t>
      </w:r>
    </w:p>
    <w:p w14:paraId="621FF177" w14:textId="77777777" w:rsidR="009469D7" w:rsidRDefault="006E0774" w:rsidP="006E0774">
      <w:pPr>
        <w:rPr>
          <w:rFonts w:ascii="Fb Fontext" w:hAnsi="Fb Fontext"/>
          <w:sz w:val="32"/>
          <w:rtl/>
        </w:rPr>
      </w:pPr>
      <w:r w:rsidRPr="00210DF6">
        <w:rPr>
          <w:rStyle w:val="afffa"/>
          <w:rFonts w:ascii="Fb Fontext" w:hAnsi="Fb Fontext" w:cs="BA TM • Vilna Extra-Bold"/>
          <w:bCs w:val="0"/>
          <w:rtl/>
        </w:rPr>
        <w:t>בפטר חמור.</w:t>
      </w:r>
      <w:r w:rsidRPr="00210DF6">
        <w:rPr>
          <w:rStyle w:val="afffa"/>
          <w:rFonts w:ascii="Fb Fontext" w:hAnsi="Fb Fontext" w:cs="BA TM • Vilna Extra-Bold" w:hint="cs"/>
          <w:bCs w:val="0"/>
          <w:rtl/>
        </w:rPr>
        <w:t xml:space="preserve"> </w:t>
      </w:r>
      <w:r w:rsidRPr="00224C4C">
        <w:rPr>
          <w:rFonts w:ascii="Fb Fontext" w:hAnsi="Fb Fontext" w:hint="cs"/>
          <w:sz w:val="32"/>
          <w:rtl/>
        </w:rPr>
        <w:t>- מתני' א</w:t>
      </w:r>
      <w:r w:rsidR="007924A0">
        <w:rPr>
          <w:rFonts w:ascii="Fb Fontext" w:hAnsi="Fb Fontext" w:hint="cs"/>
          <w:sz w:val="32"/>
          <w:rtl/>
        </w:rPr>
        <w:t>ף</w:t>
      </w:r>
      <w:r>
        <w:rPr>
          <w:rFonts w:ascii="Fb Fontext" w:hAnsi="Fb Fontext" w:hint="cs"/>
          <w:sz w:val="32"/>
          <w:rtl/>
        </w:rPr>
        <w:t xml:space="preserve"> </w:t>
      </w:r>
      <w:r>
        <w:rPr>
          <w:rStyle w:val="afffff3"/>
          <w:rFonts w:ascii="Fb Fontext" w:hAnsi="Fb Fontext" w:hint="cs"/>
          <w:sz w:val="32"/>
          <w:rtl/>
          <w:rPrChange w:id="9208" w:author="מנוע אמוראים" w:date="2026-10-05T16:42:07Z">
            <w:rPr>
              <w:rFonts w:ascii="Fb Fontext" w:hAnsi="Fb Fontext" w:hint="cs"/>
              <w:sz w:val="32"/>
              <w:rtl/>
            </w:rPr>
          </w:rPrChange>
        </w:rPr>
        <w:t xml:space="preserve">כר</w:t>
      </w:r>
      <w:r>
        <w:rPr>
          <w:rStyle w:val="afffff3"/>
          <w:rFonts w:ascii="Fb Fontext" w:hAnsi="Fb Fontext"/>
          <w:sz w:val="32"/>
          <w:rtl/>
          <w:rPrChange w:id="9209" w:author="מנוע אמוראים" w:date="2026-10-05T16:42:07Z">
            <w:rPr>
              <w:rFonts w:ascii="Fb Fontext" w:hAnsi="Fb Fontext"/>
              <w:sz w:val="32"/>
              <w:rtl/>
            </w:rPr>
          </w:rPrChange>
        </w:rPr>
        <w:t xml:space="preserve">"</w:t>
      </w:r>
      <w:r>
        <w:rPr>
          <w:rStyle w:val="afffff3"/>
          <w:rFonts w:ascii="Fb Fontext" w:hAnsi="Fb Fontext" w:hint="cs"/>
          <w:sz w:val="32"/>
          <w:rtl/>
          <w:rPrChange w:id="9210" w:author="מנוע אמוראים" w:date="2026-10-05T16:42:07Z">
            <w:rPr>
              <w:rFonts w:ascii="Fb Fontext" w:hAnsi="Fb Fontext" w:hint="cs"/>
              <w:sz w:val="32"/>
              <w:rtl/>
            </w:rPr>
          </w:rPrChange>
        </w:rPr>
        <w:t xml:space="preserve">ש</w:t>
      </w:r>
      <w:r>
        <w:rPr>
          <w:rFonts w:ascii="Fb Fontext" w:hAnsi="Fb Fontext" w:hint="cs"/>
          <w:sz w:val="32"/>
          <w:rtl/>
        </w:rPr>
        <w:t xml:space="preserve"> דפטר חמור מותר בהנאה</w:t>
      </w:r>
    </w:p>
    <w:p w14:paraId="2B790577" w14:textId="77777777" w:rsidR="00A85AC8" w:rsidRPr="00E600D8" w:rsidRDefault="006E0774" w:rsidP="007924A0">
      <w:pPr>
        <w:pStyle w:val="38"/>
        <w:framePr w:wrap="notBeside"/>
        <w:rPr>
          <w:rtl/>
        </w:rPr>
      </w:pPr>
      <w:r w:rsidRPr="00E600D8">
        <w:rPr>
          <w:rFonts w:hint="cs"/>
          <w:rtl/>
        </w:rPr>
        <w:t>ו</w:t>
      </w:r>
      <w:r w:rsidR="00B35B36" w:rsidRPr="00E600D8">
        <w:rPr>
          <w:rFonts w:hint="cs"/>
          <w:rtl/>
        </w:rPr>
        <w:t>כאן</w:t>
      </w:r>
      <w:r w:rsidR="00A85AC8" w:rsidRPr="00E600D8">
        <w:rPr>
          <w:rtl/>
        </w:rPr>
        <w:t>:</w:t>
      </w:r>
    </w:p>
    <w:p w14:paraId="78025422" w14:textId="77777777" w:rsidR="00105743" w:rsidRDefault="006E0774" w:rsidP="00E15C7B">
      <w:pPr>
        <w:rPr>
          <w:rFonts w:ascii="Fb Fontext" w:hAnsi="Fb Fontext"/>
          <w:sz w:val="32"/>
          <w:rtl/>
        </w:rPr>
      </w:pPr>
      <w:r w:rsidRPr="00224C4C">
        <w:rPr>
          <w:rFonts w:ascii="Fb Fontext" w:hAnsi="Fb Fontext" w:hint="cs"/>
          <w:sz w:val="32"/>
          <w:rtl/>
        </w:rPr>
        <w:t>אחר עריפה ו</w:t>
      </w:r>
      <w:r w:rsidR="007924A0">
        <w:rPr>
          <w:rFonts w:ascii="Fb Fontext" w:hAnsi="Fb Fontext" w:hint="cs"/>
          <w:sz w:val="32"/>
          <w:rtl/>
        </w:rPr>
        <w:t>לכו''ע.</w:t>
      </w:r>
    </w:p>
    <w:p w14:paraId="25BF25F5" w14:textId="21092CA4" w:rsidR="006E0774" w:rsidRPr="00131640" w:rsidRDefault="006E0774" w:rsidP="006E0774">
      <w:pPr>
        <w:rPr>
          <w:rtl/>
        </w:rPr>
      </w:pPr>
      <w:r w:rsidRPr="00210DF6">
        <w:rPr>
          <w:rStyle w:val="afffa"/>
          <w:rFonts w:ascii="Fb Fontext" w:hAnsi="Fb Fontext" w:cs="BA TM • Vilna Extra-Bold"/>
          <w:bCs w:val="0"/>
          <w:rtl/>
        </w:rPr>
        <w:t>בשר בחלב.</w:t>
      </w:r>
    </w:p>
    <w:p w14:paraId="4CAA54D1" w14:textId="24CDFE1A" w:rsidR="00A85AC8" w:rsidRPr="00E600D8" w:rsidRDefault="006E0774" w:rsidP="007924A0">
      <w:pPr>
        <w:pStyle w:val="38"/>
        <w:framePr w:wrap="notBeside"/>
        <w:rPr>
          <w:rtl/>
        </w:rPr>
      </w:pPr>
      <w:r w:rsidRPr="00E600D8">
        <w:rPr>
          <w:rFonts w:hint="cs"/>
          <w:rtl/>
        </w:rPr>
        <w:t>דתדר</w:t>
      </w:r>
      <w:r w:rsidRPr="00E600D8">
        <w:rPr>
          <w:rtl/>
        </w:rPr>
        <w:t>"</w:t>
      </w:r>
      <w:r w:rsidRPr="00E600D8">
        <w:rPr>
          <w:rFonts w:hint="cs"/>
          <w:rtl/>
        </w:rPr>
        <w:t>י</w:t>
      </w:r>
      <w:r w:rsidR="00A85AC8" w:rsidRPr="00E600D8">
        <w:rPr>
          <w:rtl/>
        </w:rPr>
        <w:t>:</w:t>
      </w:r>
    </w:p>
    <w:p w14:paraId="1DD6C452" w14:textId="21C9901C" w:rsidR="007924A0" w:rsidRPr="002F20B5" w:rsidRDefault="006E0774" w:rsidP="006E0774">
      <w:pPr>
        <w:rPr>
          <w:spacing w:val="0"/>
          <w:rtl/>
        </w:rPr>
      </w:pPr>
      <w:r w:rsidRPr="002F20B5">
        <w:rPr>
          <w:rStyle w:val="affffa"/>
          <w:rFonts w:hint="cs"/>
          <w:spacing w:val="0"/>
          <w:rtl/>
        </w:rPr>
        <w:t>'</w:t>
      </w:r>
      <w:r w:rsidRPr="002F20B5">
        <w:rPr>
          <w:rStyle w:val="affffa"/>
          <w:spacing w:val="0"/>
          <w:rtl/>
        </w:rPr>
        <w:t>לא תבשל גדי בחלב אמו</w:t>
      </w:r>
      <w:r w:rsidRPr="002F20B5">
        <w:rPr>
          <w:rStyle w:val="affffa"/>
          <w:rFonts w:hint="cs"/>
          <w:spacing w:val="0"/>
          <w:rtl/>
        </w:rPr>
        <w:t>'</w:t>
      </w:r>
      <w:r w:rsidRPr="002F20B5">
        <w:rPr>
          <w:rStyle w:val="affffa"/>
          <w:spacing w:val="0"/>
          <w:rtl/>
        </w:rPr>
        <w:t xml:space="preserve"> </w:t>
      </w:r>
      <w:r w:rsidRPr="002F20B5">
        <w:rPr>
          <w:rFonts w:ascii="Fb Fontext" w:hAnsi="Fb Fontext"/>
          <w:spacing w:val="0"/>
          <w:rtl/>
        </w:rPr>
        <w:t>ג</w:t>
      </w:r>
      <w:r w:rsidR="007924A0" w:rsidRPr="002F20B5">
        <w:rPr>
          <w:rFonts w:ascii="Fb Fontext" w:hAnsi="Fb Fontext" w:hint="cs"/>
          <w:spacing w:val="0"/>
          <w:rtl/>
        </w:rPr>
        <w:t>' פעמים לאיסור אכילה הנאה ובישול</w:t>
      </w:r>
    </w:p>
    <w:p w14:paraId="6816B9EA" w14:textId="07B22506" w:rsidR="007309FA" w:rsidRPr="00131640" w:rsidRDefault="007309FA" w:rsidP="007309FA">
      <w:pPr>
        <w:pStyle w:val="affffb"/>
        <w:rPr>
          <w:rtl/>
        </w:rPr>
      </w:pPr>
      <w:r w:rsidRPr="007309FA">
        <w:rPr>
          <w:rtl/>
        </w:rPr>
        <w:t>***</w:t>
      </w:r>
    </w:p>
    <w:p w14:paraId="33D3EE90" w14:textId="00D921DF" w:rsidR="006E0774" w:rsidRPr="00131640" w:rsidRDefault="006E0774" w:rsidP="00F65F8B">
      <w:pPr>
        <w:pStyle w:val="affffb"/>
        <w:rPr>
          <w:rtl/>
        </w:rPr>
      </w:pPr>
      <w:r w:rsidRPr="00224C4C">
        <w:rPr>
          <w:rtl/>
        </w:rPr>
        <w:t xml:space="preserve">מתניתין דלא </w:t>
      </w:r>
      <w:r w:rsidR="007924A0">
        <w:rPr>
          <w:rFonts w:hint="cs"/>
          <w:rtl/>
        </w:rPr>
        <w:t>כרשב''י</w:t>
      </w:r>
    </w:p>
    <w:p w14:paraId="0FFDDEBA" w14:textId="656B39FD" w:rsidR="00A85AC8" w:rsidRPr="00E600D8" w:rsidRDefault="006E0774" w:rsidP="007924A0">
      <w:pPr>
        <w:pStyle w:val="38"/>
        <w:framePr w:wrap="notBeside"/>
        <w:rPr>
          <w:rtl/>
        </w:rPr>
      </w:pPr>
      <w:r w:rsidRPr="00E600D8">
        <w:rPr>
          <w:rFonts w:hint="cs"/>
          <w:rtl/>
        </w:rPr>
        <w:t>דרשב</w:t>
      </w:r>
      <w:r w:rsidRPr="00E600D8">
        <w:rPr>
          <w:rtl/>
        </w:rPr>
        <w:t>"</w:t>
      </w:r>
      <w:r w:rsidRPr="00E600D8">
        <w:rPr>
          <w:rFonts w:hint="cs"/>
          <w:rtl/>
        </w:rPr>
        <w:t>י</w:t>
      </w:r>
      <w:r w:rsidR="00A85AC8" w:rsidRPr="00E600D8">
        <w:rPr>
          <w:rFonts w:hint="cs"/>
          <w:rtl/>
        </w:rPr>
        <w:t>:</w:t>
      </w:r>
    </w:p>
    <w:p w14:paraId="6473EAAB" w14:textId="2B3E4C32" w:rsidR="006E0774" w:rsidRPr="00131640" w:rsidRDefault="006E0774" w:rsidP="006E0774">
      <w:pPr>
        <w:rPr>
          <w:rtl/>
        </w:rPr>
      </w:pPr>
      <w:r w:rsidRPr="00224C4C">
        <w:rPr>
          <w:rFonts w:ascii="Fb Fontext" w:hAnsi="Fb Fontext"/>
          <w:rtl/>
        </w:rPr>
        <w:t xml:space="preserve">בשר בחלב אסור באכילה </w:t>
      </w:r>
      <w:r w:rsidRPr="00210DF6">
        <w:rPr>
          <w:rStyle w:val="afffa"/>
          <w:rFonts w:ascii="Fb Fontext" w:hAnsi="Fb Fontext" w:cs="BA TM • Vilna Extra-Bold"/>
          <w:bCs w:val="0"/>
          <w:rtl/>
        </w:rPr>
        <w:t>ומותר בהנאה</w:t>
      </w:r>
      <w:r w:rsidRPr="00224C4C">
        <w:rPr>
          <w:rFonts w:ascii="Fb Fontext" w:hAnsi="Fb Fontext"/>
          <w:rtl/>
        </w:rPr>
        <w:t>,</w:t>
      </w:r>
      <w:r w:rsidRPr="00224C4C">
        <w:rPr>
          <w:rStyle w:val="affffa"/>
          <w:rtl/>
        </w:rPr>
        <w:t xml:space="preserve"> </w:t>
      </w:r>
      <w:r w:rsidRPr="00224C4C">
        <w:rPr>
          <w:rStyle w:val="affffa"/>
          <w:rFonts w:hint="cs"/>
          <w:rtl/>
        </w:rPr>
        <w:t>'</w:t>
      </w:r>
      <w:r w:rsidRPr="00224C4C">
        <w:rPr>
          <w:rStyle w:val="affffa"/>
          <w:rtl/>
        </w:rPr>
        <w:t xml:space="preserve">כי עם קדוש אתה לה' </w:t>
      </w:r>
      <w:r w:rsidRPr="00224C4C">
        <w:rPr>
          <w:rFonts w:ascii="Fb Fontext" w:hAnsi="Fb Fontext"/>
          <w:rtl/>
        </w:rPr>
        <w:t xml:space="preserve">אלהיך </w:t>
      </w:r>
      <w:r w:rsidRPr="00224C4C">
        <w:rPr>
          <w:rStyle w:val="affffa"/>
          <w:rtl/>
        </w:rPr>
        <w:t>לא תבשל גדי בחלב אמו</w:t>
      </w:r>
      <w:r w:rsidRPr="00224C4C">
        <w:rPr>
          <w:rStyle w:val="affffa"/>
          <w:rFonts w:hint="cs"/>
          <w:rtl/>
        </w:rPr>
        <w:t>'</w:t>
      </w:r>
      <w:r w:rsidRPr="00224C4C">
        <w:rPr>
          <w:rStyle w:val="affffa"/>
          <w:rtl/>
        </w:rPr>
        <w:t>,</w:t>
      </w:r>
    </w:p>
    <w:p w14:paraId="1A05FDB9" w14:textId="580D6132" w:rsidR="00A85AC8" w:rsidRPr="00E600D8" w:rsidRDefault="006E0774" w:rsidP="007924A0">
      <w:pPr>
        <w:pStyle w:val="38"/>
        <w:framePr w:wrap="notBeside"/>
        <w:rPr>
          <w:rtl/>
        </w:rPr>
      </w:pPr>
      <w:r w:rsidRPr="00E600D8">
        <w:rPr>
          <w:rtl/>
        </w:rPr>
        <w:t>ולהלן אומר</w:t>
      </w:r>
      <w:r w:rsidR="00A85AC8" w:rsidRPr="00E600D8">
        <w:rPr>
          <w:rtl/>
        </w:rPr>
        <w:t>:</w:t>
      </w:r>
    </w:p>
    <w:p w14:paraId="4DFE9297" w14:textId="4712BED7" w:rsidR="006E0774" w:rsidRPr="002F20B5" w:rsidRDefault="006E0774" w:rsidP="006E0774">
      <w:pPr>
        <w:rPr>
          <w:spacing w:val="-2"/>
          <w:rtl/>
        </w:rPr>
      </w:pPr>
      <w:r w:rsidRPr="002F20B5">
        <w:rPr>
          <w:rStyle w:val="affffa"/>
          <w:spacing w:val="-2"/>
          <w:rtl/>
        </w:rPr>
        <w:t>ואנשי קודש תהיון לי</w:t>
      </w:r>
      <w:r w:rsidRPr="002F20B5">
        <w:rPr>
          <w:rStyle w:val="affffa"/>
          <w:rFonts w:hint="cs"/>
          <w:spacing w:val="-2"/>
          <w:rtl/>
        </w:rPr>
        <w:t>'</w:t>
      </w:r>
      <w:r w:rsidRPr="002F20B5">
        <w:rPr>
          <w:rStyle w:val="affffa"/>
          <w:spacing w:val="-2"/>
          <w:rtl/>
        </w:rPr>
        <w:t>,</w:t>
      </w:r>
      <w:r w:rsidRPr="002F20B5">
        <w:rPr>
          <w:rFonts w:ascii="Fb Fontext" w:hAnsi="Fb Fontext"/>
          <w:spacing w:val="-2"/>
          <w:sz w:val="32"/>
          <w:rtl/>
        </w:rPr>
        <w:t xml:space="preserve"> מה להלן אף כאן אסור באכילה ומותר בהנאה.</w:t>
      </w:r>
    </w:p>
    <w:p w14:paraId="3A4A76FC" w14:textId="77777777" w:rsidR="006E0774" w:rsidRPr="00131640" w:rsidRDefault="006E0774" w:rsidP="00841728">
      <w:pPr>
        <w:pStyle w:val="affb"/>
        <w:rPr>
          <w:del w:id="90098" w:author="מנוע עיצוב" w:date="2026-10-08T11:01:28Z"/>
          <w:rtl/>
        </w:rPr>
      </w:pPr>
      <w:del w:id="90097" w:author="מנוע עיצוב" w:date="2026-10-08T11:01:28Z">
        <w:r w:rsidRPr="00224C4C">
          <w:rPr>
            <w:rFonts w:hint="cs"/>
            <w:rtl/>
          </w:rPr>
          <w:delText xml:space="preserve">׹</w:delText>
        </w:r>
      </w:del>
    </w:p>
    <w:p w14:paraId="159C9454" w14:textId="2AAB433B" w:rsidR="007309FA" w:rsidRPr="009917E0" w:rsidRDefault="006E0774" w:rsidP="009917E0">
      <w:pPr>
        <w:pStyle w:val="afffd"/>
        <w:ind w:end="0"/>
        <w:rPr>
          <w:rFonts w:ascii="Fb Fontext" w:hAnsi="Fb Fontext"/>
          <w:bCs/>
          <w:spacing w:val="4"/>
          <w:rtl/>
        </w:rPr>
      </w:pPr>
      <w:r w:rsidRPr="00224C4C">
        <w:rPr>
          <w:rStyle w:val="afffa"/>
          <w:rFonts w:ascii="Fb Fontext" w:hAnsi="Fb Fontext"/>
          <w:b/>
          <w:spacing w:val="4"/>
          <w:rtl/>
        </w:rPr>
        <w:t>וחולין</w:t>
      </w:r>
      <w:r w:rsidRPr="00224C4C">
        <w:rPr>
          <w:rStyle w:val="afffa"/>
          <w:rFonts w:ascii="Fb Fontext" w:hAnsi="Fb Fontext"/>
          <w:spacing w:val="4"/>
          <w:rtl/>
        </w:rPr>
        <w:t xml:space="preserve"> </w:t>
      </w:r>
      <w:r w:rsidRPr="00224C4C">
        <w:rPr>
          <w:rStyle w:val="afffa"/>
          <w:rFonts w:ascii="Fb Fontext" w:hAnsi="Fb Fontext"/>
          <w:b/>
          <w:spacing w:val="4"/>
          <w:rtl/>
        </w:rPr>
        <w:t>שנשחטו</w:t>
      </w:r>
      <w:r w:rsidRPr="00224C4C">
        <w:rPr>
          <w:rStyle w:val="afffa"/>
          <w:rFonts w:ascii="Fb Fontext" w:hAnsi="Fb Fontext"/>
          <w:spacing w:val="4"/>
          <w:rtl/>
        </w:rPr>
        <w:t xml:space="preserve"> </w:t>
      </w:r>
      <w:r w:rsidRPr="00224C4C">
        <w:rPr>
          <w:rStyle w:val="afffa"/>
          <w:rFonts w:ascii="Fb Fontext" w:hAnsi="Fb Fontext"/>
          <w:b/>
          <w:spacing w:val="4"/>
          <w:rtl/>
        </w:rPr>
        <w:t>בעזרה</w:t>
      </w:r>
      <w:r w:rsidRPr="00224C4C">
        <w:rPr>
          <w:rStyle w:val="afffa"/>
          <w:rFonts w:ascii="Fb Fontext" w:hAnsi="Fb Fontext"/>
          <w:spacing w:val="4"/>
          <w:rtl/>
        </w:rPr>
        <w:t>.</w:t>
      </w:r>
    </w:p>
    <w:p w14:paraId="2EEF0258" w14:textId="599C0DA7" w:rsidR="00A85AC8" w:rsidRPr="00E600D8" w:rsidRDefault="006E0774" w:rsidP="007924A0">
      <w:pPr>
        <w:pStyle w:val="38"/>
        <w:framePr w:wrap="notBeside"/>
        <w:rPr>
          <w:rtl/>
        </w:rPr>
      </w:pPr>
      <w:r w:rsidRPr="00E600D8">
        <w:rPr>
          <w:rFonts w:hint="cs"/>
          <w:rtl/>
        </w:rPr>
        <w:t>רי</w:t>
      </w:r>
      <w:r w:rsidRPr="00E600D8">
        <w:rPr>
          <w:rtl/>
        </w:rPr>
        <w:t>"</w:t>
      </w:r>
      <w:r w:rsidRPr="00E600D8">
        <w:rPr>
          <w:rFonts w:hint="cs"/>
          <w:rtl/>
        </w:rPr>
        <w:t>ו מר</w:t>
      </w:r>
      <w:r w:rsidRPr="00E600D8">
        <w:rPr>
          <w:rtl/>
        </w:rPr>
        <w:t>"</w:t>
      </w:r>
      <w:r w:rsidRPr="00E600D8">
        <w:rPr>
          <w:rFonts w:hint="cs"/>
          <w:rtl/>
        </w:rPr>
        <w:t>מ</w:t>
      </w:r>
      <w:r w:rsidR="00A85AC8" w:rsidRPr="00E600D8">
        <w:rPr>
          <w:rtl/>
        </w:rPr>
        <w:t>:</w:t>
      </w:r>
    </w:p>
    <w:p w14:paraId="44C674A4" w14:textId="6C2DAA66" w:rsidR="006E0774" w:rsidRPr="00131640" w:rsidRDefault="006E0774" w:rsidP="006E0774">
      <w:pPr>
        <w:rPr>
          <w:rtl/>
        </w:rPr>
      </w:pPr>
      <w:r w:rsidRPr="00224C4C">
        <w:rPr>
          <w:rFonts w:ascii="Fb Fontext" w:hAnsi="Fb Fontext"/>
          <w:sz w:val="32"/>
          <w:rtl/>
        </w:rPr>
        <w:t>שחוט לי בשלי ושלך בשלך, מה שלי בשלך אסור, אף שלך בשלי אסור.</w:t>
      </w:r>
    </w:p>
    <w:p w14:paraId="437FF0AC" w14:textId="77777777" w:rsidR="00A85AC8" w:rsidRPr="00E600D8" w:rsidRDefault="006E0774" w:rsidP="007924A0">
      <w:pPr>
        <w:pStyle w:val="38"/>
        <w:framePr w:wrap="notBeside"/>
        <w:rPr>
          <w:rtl/>
        </w:rPr>
      </w:pPr>
      <w:r w:rsidRPr="00E600D8">
        <w:rPr>
          <w:rFonts w:hint="cs"/>
          <w:rtl/>
        </w:rPr>
        <w:t>ודחי'</w:t>
      </w:r>
      <w:r w:rsidR="00A85AC8" w:rsidRPr="00E600D8">
        <w:rPr>
          <w:rtl/>
        </w:rPr>
        <w:t>:</w:t>
      </w:r>
    </w:p>
    <w:p w14:paraId="0C758DF9" w14:textId="5890BBC2" w:rsidR="006E0774" w:rsidRPr="00131640" w:rsidRDefault="006E0774" w:rsidP="006E0774">
      <w:pPr>
        <w:rPr>
          <w:rtl/>
        </w:rPr>
      </w:pPr>
      <w:r w:rsidRPr="00224C4C">
        <w:rPr>
          <w:rFonts w:ascii="Fb Fontext" w:hAnsi="Fb Fontext" w:hint="cs"/>
          <w:sz w:val="32"/>
          <w:rtl/>
        </w:rPr>
        <w:t>ד</w:t>
      </w:r>
      <w:r w:rsidR="007924A0">
        <w:rPr>
          <w:rFonts w:ascii="Fb Fontext" w:hAnsi="Fb Fontext" w:hint="cs"/>
          <w:sz w:val="32"/>
          <w:rtl/>
        </w:rPr>
        <w:t>א''ה</w:t>
      </w:r>
      <w:r w:rsidRPr="00224C4C">
        <w:rPr>
          <w:rFonts w:ascii="Fb Fontext" w:hAnsi="Fb Fontext" w:hint="cs"/>
          <w:sz w:val="32"/>
          <w:rtl/>
        </w:rPr>
        <w:t xml:space="preserve"> ד</w:t>
      </w:r>
      <w:r w:rsidRPr="00224C4C">
        <w:rPr>
          <w:rFonts w:ascii="Fb Fontext" w:hAnsi="Fb Fontext"/>
          <w:sz w:val="32"/>
          <w:rtl/>
        </w:rPr>
        <w:t>אי מה שלי בשלך ענוש כרת, אף שלך בשלי ענוש כרת</w:t>
      </w:r>
    </w:p>
    <w:p w14:paraId="38A3B6FE" w14:textId="77777777" w:rsidR="00A85AC8" w:rsidRPr="00E600D8" w:rsidRDefault="006E0774" w:rsidP="007924A0">
      <w:pPr>
        <w:pStyle w:val="38"/>
        <w:framePr w:wrap="notBeside"/>
        <w:rPr>
          <w:rtl/>
        </w:rPr>
      </w:pPr>
      <w:r w:rsidRPr="00E600D8">
        <w:rPr>
          <w:rFonts w:hint="cs"/>
          <w:rtl/>
        </w:rPr>
        <w:t>ואין לומר</w:t>
      </w:r>
      <w:r w:rsidR="00A85AC8" w:rsidRPr="00E600D8">
        <w:rPr>
          <w:rtl/>
        </w:rPr>
        <w:t>:</w:t>
      </w:r>
    </w:p>
    <w:p w14:paraId="058991A4" w14:textId="46BC15F8" w:rsidR="009469D7" w:rsidRDefault="006E0774" w:rsidP="007924A0">
      <w:pPr>
        <w:rPr>
          <w:rFonts w:ascii="Fb Fontext" w:hAnsi="Fb Fontext"/>
          <w:sz w:val="32"/>
          <w:rtl/>
        </w:rPr>
      </w:pPr>
      <w:r w:rsidRPr="00224C4C">
        <w:rPr>
          <w:rFonts w:ascii="Fb Fontext" w:hAnsi="Fb Fontext" w:hint="cs"/>
          <w:sz w:val="32"/>
          <w:rtl/>
        </w:rPr>
        <w:t xml:space="preserve">שנתמעט </w:t>
      </w:r>
      <w:r w:rsidRPr="00224C4C">
        <w:rPr>
          <w:rStyle w:val="affffa"/>
          <w:rFonts w:hint="cs"/>
          <w:rtl/>
        </w:rPr>
        <w:t>מ'</w:t>
      </w:r>
      <w:r w:rsidRPr="00224C4C">
        <w:rPr>
          <w:rStyle w:val="affffa"/>
          <w:rtl/>
        </w:rPr>
        <w:t xml:space="preserve">ואל פתח </w:t>
      </w:r>
      <w:r w:rsidRPr="00224C4C">
        <w:rPr>
          <w:rStyle w:val="affffa"/>
          <w:rFonts w:hint="cs"/>
          <w:rtl/>
        </w:rPr>
        <w:t>וגו'</w:t>
      </w:r>
      <w:r w:rsidRPr="00224C4C">
        <w:rPr>
          <w:rStyle w:val="affffa"/>
          <w:rtl/>
        </w:rPr>
        <w:t xml:space="preserve"> להקריב קרבן לה'</w:t>
      </w:r>
      <w:r w:rsidRPr="00224C4C">
        <w:rPr>
          <w:rStyle w:val="affffa"/>
          <w:rFonts w:hint="cs"/>
          <w:rtl/>
        </w:rPr>
        <w:t xml:space="preserve"> </w:t>
      </w:r>
      <w:r w:rsidRPr="00224C4C">
        <w:rPr>
          <w:rStyle w:val="affffa"/>
          <w:rtl/>
        </w:rPr>
        <w:t>ונכרת</w:t>
      </w:r>
      <w:r w:rsidRPr="00224C4C">
        <w:rPr>
          <w:rStyle w:val="affffa"/>
          <w:rFonts w:hint="cs"/>
          <w:rtl/>
        </w:rPr>
        <w:t>'</w:t>
      </w:r>
      <w:r w:rsidRPr="00224C4C">
        <w:rPr>
          <w:rStyle w:val="affffa"/>
          <w:rtl/>
        </w:rPr>
        <w:t>,</w:t>
      </w:r>
      <w:r w:rsidRPr="00224C4C">
        <w:rPr>
          <w:rFonts w:ascii="Fb Fontext" w:hAnsi="Fb Fontext" w:hint="cs"/>
          <w:sz w:val="32"/>
          <w:rtl/>
        </w:rPr>
        <w:t xml:space="preserve"> דדווקא </w:t>
      </w:r>
      <w:r w:rsidRPr="00224C4C">
        <w:rPr>
          <w:rFonts w:ascii="Fb Fontext" w:hAnsi="Fb Fontext"/>
          <w:sz w:val="32"/>
          <w:rtl/>
        </w:rPr>
        <w:t xml:space="preserve">על קרבן - ענוש כרת, </w:t>
      </w:r>
      <w:r w:rsidRPr="00224C4C">
        <w:rPr>
          <w:rFonts w:ascii="Fb Fontext" w:hAnsi="Fb Fontext" w:hint="cs"/>
          <w:sz w:val="32"/>
          <w:rtl/>
        </w:rPr>
        <w:t xml:space="preserve">ולא </w:t>
      </w:r>
      <w:r w:rsidRPr="00224C4C">
        <w:rPr>
          <w:rFonts w:ascii="Fb Fontext" w:hAnsi="Fb Fontext"/>
          <w:sz w:val="32"/>
          <w:rtl/>
        </w:rPr>
        <w:t>על חולין שנשחטו בעזרה</w:t>
      </w:r>
      <w:r w:rsidRPr="00224C4C">
        <w:rPr>
          <w:rFonts w:ascii="Fb Fontext" w:hAnsi="Fb Fontext" w:hint="cs"/>
          <w:sz w:val="32"/>
          <w:rtl/>
        </w:rPr>
        <w:t>,</w:t>
      </w:r>
    </w:p>
    <w:p w14:paraId="79887A00" w14:textId="5E557E76" w:rsidR="00A85AC8" w:rsidRPr="00E600D8" w:rsidRDefault="006E0774" w:rsidP="007924A0">
      <w:pPr>
        <w:pStyle w:val="38"/>
        <w:framePr w:wrap="notBeside"/>
        <w:rPr>
          <w:rtl/>
        </w:rPr>
      </w:pPr>
      <w:r w:rsidRPr="00E600D8">
        <w:rPr>
          <w:rFonts w:hint="cs"/>
          <w:rtl/>
        </w:rPr>
        <w:t>ד</w:t>
      </w:r>
      <w:r w:rsidR="00B35B36" w:rsidRPr="00E600D8">
        <w:rPr>
          <w:rtl/>
        </w:rPr>
        <w:t>יש</w:t>
      </w:r>
      <w:r w:rsidRPr="00E600D8">
        <w:rPr>
          <w:rtl/>
        </w:rPr>
        <w:t xml:space="preserve"> למיפרך</w:t>
      </w:r>
      <w:r w:rsidR="00A85AC8" w:rsidRPr="00E600D8">
        <w:rPr>
          <w:rtl/>
        </w:rPr>
        <w:t>:</w:t>
      </w:r>
    </w:p>
    <w:p w14:paraId="14D44D7F" w14:textId="341089F0" w:rsidR="006E0774" w:rsidRPr="00131640" w:rsidRDefault="006E0774" w:rsidP="007924A0">
      <w:pPr>
        <w:rPr>
          <w:rtl/>
        </w:rPr>
      </w:pPr>
      <w:r w:rsidRPr="00224C4C">
        <w:rPr>
          <w:rFonts w:ascii="Fb Fontext" w:hAnsi="Fb Fontext"/>
          <w:sz w:val="32"/>
          <w:rtl/>
        </w:rPr>
        <w:t>מה לשלי בשלך שכן ענוש כרת!</w:t>
      </w:r>
    </w:p>
    <w:p w14:paraId="0A98F769" w14:textId="31C5A2B3" w:rsidR="00A85AC8" w:rsidRPr="00E600D8" w:rsidRDefault="006E0774" w:rsidP="007924A0">
      <w:pPr>
        <w:pStyle w:val="38"/>
        <w:framePr w:wrap="notBeside"/>
        <w:rPr>
          <w:rtl/>
        </w:rPr>
      </w:pPr>
      <w:r w:rsidRPr="00E600D8">
        <w:rPr>
          <w:rtl/>
        </w:rPr>
        <w:t>אלא אביי</w:t>
      </w:r>
      <w:r w:rsidR="00A85AC8" w:rsidRPr="00E600D8">
        <w:rPr>
          <w:rFonts w:hint="cs"/>
          <w:rtl/>
        </w:rPr>
        <w:t>:</w:t>
      </w:r>
    </w:p>
    <w:p w14:paraId="0BF4BE10" w14:textId="155575E8" w:rsidR="009469D7" w:rsidRDefault="006E0774" w:rsidP="006E0774">
      <w:pPr>
        <w:pStyle w:val="affff9"/>
        <w:rPr>
          <w:sz w:val="32"/>
          <w:rtl/>
        </w:rPr>
      </w:pPr>
      <w:r w:rsidRPr="00224C4C">
        <w:rPr>
          <w:sz w:val="32"/>
          <w:rtl/>
        </w:rPr>
        <w:t>מ</w:t>
      </w:r>
      <w:r w:rsidRPr="00224C4C">
        <w:rPr>
          <w:rFonts w:hint="cs"/>
          <w:sz w:val="32"/>
          <w:rtl/>
        </w:rPr>
        <w:t>'</w:t>
      </w:r>
      <w:r w:rsidRPr="00224C4C">
        <w:rPr>
          <w:sz w:val="32"/>
          <w:rtl/>
        </w:rPr>
        <w:t>ושחטו</w:t>
      </w:r>
      <w:r w:rsidRPr="00224C4C">
        <w:rPr>
          <w:rFonts w:hint="cs"/>
          <w:sz w:val="32"/>
          <w:rtl/>
        </w:rPr>
        <w:t>'</w:t>
      </w:r>
      <w:r w:rsidRPr="00224C4C">
        <w:rPr>
          <w:sz w:val="32"/>
          <w:rtl/>
        </w:rPr>
        <w:t xml:space="preserve">, </w:t>
      </w:r>
      <w:r w:rsidRPr="00224C4C">
        <w:rPr>
          <w:rFonts w:hint="cs"/>
          <w:sz w:val="32"/>
          <w:rtl/>
        </w:rPr>
        <w:t>'</w:t>
      </w:r>
      <w:r w:rsidRPr="00224C4C">
        <w:rPr>
          <w:sz w:val="32"/>
          <w:rtl/>
        </w:rPr>
        <w:t>ושחט אותו</w:t>
      </w:r>
      <w:r w:rsidRPr="00224C4C">
        <w:rPr>
          <w:rFonts w:hint="cs"/>
          <w:sz w:val="32"/>
          <w:rtl/>
        </w:rPr>
        <w:t>'</w:t>
      </w:r>
      <w:r w:rsidRPr="00224C4C">
        <w:rPr>
          <w:rStyle w:val="affffa"/>
          <w:rtl/>
        </w:rPr>
        <w:t xml:space="preserve"> </w:t>
      </w:r>
      <w:r w:rsidRPr="00224C4C">
        <w:rPr>
          <w:rStyle w:val="affffa"/>
          <w:rFonts w:hint="cs"/>
          <w:rtl/>
        </w:rPr>
        <w:t>'</w:t>
      </w:r>
      <w:r w:rsidRPr="00224C4C">
        <w:rPr>
          <w:rStyle w:val="affffa"/>
          <w:rtl/>
        </w:rPr>
        <w:t>ושחט אותו</w:t>
      </w:r>
      <w:r w:rsidRPr="00224C4C">
        <w:rPr>
          <w:rStyle w:val="affffa"/>
          <w:rFonts w:hint="cs"/>
          <w:rtl/>
        </w:rPr>
        <w:t>'</w:t>
      </w:r>
      <w:r w:rsidRPr="00224C4C">
        <w:rPr>
          <w:rStyle w:val="affffa"/>
          <w:rtl/>
        </w:rPr>
        <w:t>,</w:t>
      </w:r>
      <w:r w:rsidRPr="00224C4C">
        <w:rPr>
          <w:sz w:val="32"/>
          <w:rtl/>
        </w:rPr>
        <w:t xml:space="preserve"> </w:t>
      </w:r>
      <w:r w:rsidRPr="00224C4C">
        <w:rPr>
          <w:rFonts w:hint="cs"/>
          <w:sz w:val="32"/>
          <w:rtl/>
        </w:rPr>
        <w:t>- שלא תאמר</w:t>
      </w:r>
      <w:r w:rsidRPr="00224C4C">
        <w:rPr>
          <w:rStyle w:val="affffa"/>
          <w:rFonts w:hint="cs"/>
          <w:rtl/>
        </w:rPr>
        <w:t xml:space="preserve"> '</w:t>
      </w:r>
      <w:r w:rsidRPr="00224C4C">
        <w:rPr>
          <w:rStyle w:val="affffa"/>
          <w:rtl/>
        </w:rPr>
        <w:t>כי ירחק ממך המקום וזבחת</w:t>
      </w:r>
      <w:r w:rsidRPr="00224C4C">
        <w:rPr>
          <w:rStyle w:val="affffa"/>
          <w:rFonts w:hint="cs"/>
          <w:rtl/>
        </w:rPr>
        <w:t>'</w:t>
      </w:r>
      <w:r w:rsidRPr="00224C4C">
        <w:rPr>
          <w:rStyle w:val="affffa"/>
          <w:rtl/>
        </w:rPr>
        <w:t>,</w:t>
      </w:r>
    </w:p>
    <w:p w14:paraId="685D9E62" w14:textId="77777777" w:rsidR="009469D7" w:rsidRDefault="006E0774" w:rsidP="006E0774">
      <w:pPr>
        <w:rPr>
          <w:rtl/>
        </w:rPr>
      </w:pPr>
      <w:r w:rsidRPr="00224C4C">
        <w:rPr>
          <w:rtl/>
        </w:rPr>
        <w:t xml:space="preserve">ברחוק מקום אתה זובח, </w:t>
      </w:r>
      <w:r w:rsidR="007924A0">
        <w:rPr>
          <w:rFonts w:hint="cs"/>
          <w:rtl/>
        </w:rPr>
        <w:t>ולא</w:t>
      </w:r>
      <w:r w:rsidRPr="00224C4C">
        <w:rPr>
          <w:rtl/>
        </w:rPr>
        <w:t xml:space="preserve"> במקום קרוב,</w:t>
      </w:r>
    </w:p>
    <w:p w14:paraId="053E4E71" w14:textId="6B808F5E" w:rsidR="00A85AC8" w:rsidRPr="00E600D8" w:rsidRDefault="00E600D8" w:rsidP="007924A0">
      <w:pPr>
        <w:pStyle w:val="38"/>
        <w:framePr w:wrap="notBeside"/>
        <w:rPr>
          <w:rtl/>
        </w:rPr>
      </w:pPr>
      <w:r w:rsidRPr="00E600D8">
        <w:rPr>
          <w:rFonts w:hint="cs"/>
          <w:rtl/>
        </w:rPr>
        <w:t>-</w:t>
      </w:r>
    </w:p>
    <w:p w14:paraId="358F415D" w14:textId="720A03BD" w:rsidR="006E0774" w:rsidRPr="00131640" w:rsidRDefault="007924A0" w:rsidP="006E0774">
      <w:pPr>
        <w:rPr>
          <w:rtl/>
        </w:rPr>
      </w:pPr>
      <w:r>
        <w:rPr>
          <w:rFonts w:hint="cs"/>
          <w:rtl/>
        </w:rPr>
        <w:t>פ</w:t>
      </w:r>
      <w:r w:rsidR="006E0774" w:rsidRPr="00224C4C">
        <w:rPr>
          <w:rtl/>
        </w:rPr>
        <w:t>רט לחולין שלא ישחטו בעזרה.</w:t>
      </w:r>
    </w:p>
    <w:p w14:paraId="53CB6114" w14:textId="77777777" w:rsidR="006E0774" w:rsidRPr="00131640" w:rsidRDefault="006E0774" w:rsidP="006E0774">
      <w:pPr>
        <w:rPr>
          <w:rtl/>
        </w:rPr>
      </w:pPr>
      <w:r w:rsidRPr="00224C4C">
        <w:rPr>
          <w:rFonts w:ascii="Fb Fontext" w:hAnsi="Fb Fontext" w:hint="cs"/>
          <w:rtl/>
        </w:rPr>
        <w:t>ו</w:t>
      </w:r>
      <w:r w:rsidRPr="00224C4C">
        <w:rPr>
          <w:rFonts w:ascii="Fb Fontext" w:hAnsi="Fb Fontext"/>
          <w:rtl/>
        </w:rPr>
        <w:t xml:space="preserve">מרבה אני </w:t>
      </w:r>
      <w:r w:rsidRPr="00224C4C">
        <w:rPr>
          <w:rFonts w:ascii="Fb Fontext" w:hAnsi="Fb Fontext" w:hint="cs"/>
          <w:rtl/>
        </w:rPr>
        <w:t xml:space="preserve">אף </w:t>
      </w:r>
      <w:r w:rsidRPr="00224C4C">
        <w:rPr>
          <w:rFonts w:ascii="Fb Fontext" w:hAnsi="Fb Fontext"/>
          <w:rtl/>
        </w:rPr>
        <w:t>את בעלי מומים, שכן מין המכשיר.</w:t>
      </w:r>
    </w:p>
    <w:p w14:paraId="3C58235E" w14:textId="77777777" w:rsidR="006E0774" w:rsidRPr="00131640" w:rsidRDefault="006E0774" w:rsidP="006E0774">
      <w:pPr>
        <w:rPr>
          <w:rtl/>
        </w:rPr>
      </w:pPr>
      <w:r w:rsidRPr="00224C4C">
        <w:rPr>
          <w:rFonts w:ascii="Fb Fontext" w:hAnsi="Fb Fontext" w:hint="cs"/>
          <w:rtl/>
        </w:rPr>
        <w:t>ו</w:t>
      </w:r>
      <w:r w:rsidRPr="00224C4C">
        <w:rPr>
          <w:rFonts w:ascii="Fb Fontext" w:hAnsi="Fb Fontext"/>
          <w:rtl/>
        </w:rPr>
        <w:t>מרבה אני את החיה, שהיא בשחיטה כבהמה.</w:t>
      </w:r>
    </w:p>
    <w:p w14:paraId="1C51A498" w14:textId="77777777" w:rsidR="006E0774" w:rsidRPr="00131640" w:rsidRDefault="006E0774" w:rsidP="006E0774">
      <w:pPr>
        <w:rPr>
          <w:rtl/>
        </w:rPr>
      </w:pPr>
      <w:r w:rsidRPr="00224C4C">
        <w:rPr>
          <w:rFonts w:ascii="Fb Fontext" w:hAnsi="Fb Fontext" w:hint="cs"/>
          <w:rtl/>
        </w:rPr>
        <w:t xml:space="preserve">ומרבה </w:t>
      </w:r>
      <w:r w:rsidRPr="00224C4C">
        <w:rPr>
          <w:rFonts w:ascii="Fb Fontext" w:hAnsi="Fb Fontext"/>
          <w:rtl/>
        </w:rPr>
        <w:t xml:space="preserve">העופות </w:t>
      </w:r>
      <w:r w:rsidRPr="00224C4C">
        <w:rPr>
          <w:rFonts w:ascii="Fb Fontext" w:hAnsi="Fb Fontext" w:hint="cs"/>
          <w:rtl/>
        </w:rPr>
        <w:t>ד'</w:t>
      </w:r>
      <w:r w:rsidRPr="00224C4C">
        <w:rPr>
          <w:rFonts w:ascii="Fb Fontext" w:hAnsi="Fb Fontext"/>
          <w:rtl/>
        </w:rPr>
        <w:t>ושחטו ושחט אותו ושחט אותו'</w:t>
      </w:r>
      <w:r w:rsidRPr="00224C4C">
        <w:rPr>
          <w:rFonts w:ascii="Fb Fontext" w:hAnsi="Fb Fontext" w:hint="cs"/>
          <w:rtl/>
        </w:rPr>
        <w:t>,</w:t>
      </w:r>
    </w:p>
    <w:p w14:paraId="4DB0059E" w14:textId="77777777" w:rsidR="00236390" w:rsidRDefault="006E0774" w:rsidP="00236390">
      <w:pPr>
        <w:ind w:left="226"/>
        <w:rPr>
          <w:rFonts w:ascii="Fb Fontext" w:hAnsi="Fb Fontext"/>
          <w:rtl/>
        </w:rPr>
      </w:pPr>
      <w:r w:rsidRPr="00224C4C">
        <w:rPr>
          <w:rStyle w:val="affffa"/>
          <w:rFonts w:hint="cs"/>
          <w:rtl/>
        </w:rPr>
        <w:t>'</w:t>
      </w:r>
      <w:r w:rsidRPr="00224C4C">
        <w:rPr>
          <w:rStyle w:val="affffa"/>
          <w:rtl/>
        </w:rPr>
        <w:t>כי ירחק ממך המקום</w:t>
      </w:r>
      <w:r w:rsidRPr="00224C4C">
        <w:rPr>
          <w:rStyle w:val="affffa"/>
          <w:rFonts w:hint="cs"/>
          <w:rtl/>
        </w:rPr>
        <w:t xml:space="preserve"> </w:t>
      </w:r>
      <w:r w:rsidRPr="00224C4C">
        <w:rPr>
          <w:rStyle w:val="affffa"/>
          <w:rtl/>
        </w:rPr>
        <w:t>וזבחת</w:t>
      </w:r>
      <w:r w:rsidRPr="00224C4C">
        <w:rPr>
          <w:rStyle w:val="affffa"/>
          <w:rFonts w:hint="cs"/>
          <w:rtl/>
        </w:rPr>
        <w:t xml:space="preserve"> </w:t>
      </w:r>
      <w:r w:rsidRPr="00224C4C">
        <w:rPr>
          <w:rStyle w:val="affffa"/>
          <w:rtl/>
        </w:rPr>
        <w:t>ואכלת</w:t>
      </w:r>
      <w:r w:rsidRPr="00224C4C">
        <w:rPr>
          <w:rStyle w:val="affffa"/>
          <w:rFonts w:hint="cs"/>
          <w:rtl/>
        </w:rPr>
        <w:t>'</w:t>
      </w:r>
      <w:r w:rsidRPr="00224C4C">
        <w:rPr>
          <w:rStyle w:val="affffa"/>
          <w:rtl/>
        </w:rPr>
        <w:t>,</w:t>
      </w:r>
      <w:r w:rsidRPr="00224C4C">
        <w:rPr>
          <w:rFonts w:ascii="Fb Fontext" w:hAnsi="Fb Fontext"/>
          <w:rtl/>
        </w:rPr>
        <w:t xml:space="preserve"> </w:t>
      </w:r>
    </w:p>
    <w:p w14:paraId="03240DB9" w14:textId="10F2CD05" w:rsidR="006E0774" w:rsidRPr="00131640" w:rsidRDefault="006E0774" w:rsidP="00236390">
      <w:pPr>
        <w:ind w:left="226"/>
        <w:rPr>
          <w:rtl/>
        </w:rPr>
      </w:pPr>
      <w:r w:rsidRPr="00224C4C">
        <w:rPr>
          <w:rFonts w:ascii="Fb Fontext" w:hAnsi="Fb Fontext"/>
          <w:rtl/>
        </w:rPr>
        <w:t>מה שאתה זובח ברחוק מקום אתה אוכל,</w:t>
      </w:r>
    </w:p>
    <w:p w14:paraId="192F3605" w14:textId="0C845C63" w:rsidR="006E0774" w:rsidRPr="00131640" w:rsidRDefault="00236390" w:rsidP="00236390">
      <w:pPr>
        <w:ind w:left="226"/>
        <w:rPr>
          <w:rtl/>
        </w:rPr>
      </w:pPr>
      <w:r>
        <w:rPr>
          <w:rFonts w:ascii="Fb Fontext" w:hAnsi="Fb Fontext" w:hint="cs"/>
          <w:rtl/>
        </w:rPr>
        <w:t>ולא</w:t>
      </w:r>
      <w:r w:rsidR="006E0774" w:rsidRPr="00224C4C">
        <w:rPr>
          <w:rFonts w:ascii="Fb Fontext" w:hAnsi="Fb Fontext"/>
          <w:rtl/>
        </w:rPr>
        <w:t xml:space="preserve"> מה שאתה זובח במקום קרוב, פרט לחולין שנשחטו בעזרה.</w:t>
      </w:r>
    </w:p>
    <w:p w14:paraId="4338200E" w14:textId="77777777" w:rsidR="006E0774" w:rsidRPr="00131640" w:rsidRDefault="006E0774" w:rsidP="0010529F">
      <w:pPr>
        <w:pStyle w:val="afff0"/>
        <w:framePr w:wrap="around"/>
        <w:rPr>
          <w:rtl/>
        </w:rPr>
      </w:pPr>
      <w:r w:rsidRPr="00224C4C">
        <w:rPr>
          <w:rFonts w:hint="cs"/>
          <w:rtl/>
        </w:rPr>
        <w:t>נח.</w:t>
      </w:r>
    </w:p>
    <w:p w14:paraId="5B329971" w14:textId="77777777" w:rsidR="006E0774" w:rsidRPr="00131640" w:rsidRDefault="006E0774" w:rsidP="006E0774">
      <w:pPr>
        <w:rPr>
          <w:rtl/>
        </w:rPr>
      </w:pPr>
      <w:r w:rsidRPr="00224C4C">
        <w:rPr>
          <w:rFonts w:ascii="Fb Fontext" w:hAnsi="Fb Fontext" w:hint="cs"/>
          <w:sz w:val="32"/>
          <w:rtl/>
        </w:rPr>
        <w:t>ו</w:t>
      </w:r>
      <w:r w:rsidRPr="00224C4C">
        <w:rPr>
          <w:rFonts w:ascii="Fb Fontext" w:hAnsi="Fb Fontext"/>
          <w:sz w:val="32"/>
          <w:rtl/>
        </w:rPr>
        <w:t>מרבה אני בעלי מומין, שכן מין המכשיר.</w:t>
      </w:r>
    </w:p>
    <w:p w14:paraId="3F357485" w14:textId="77777777" w:rsidR="006E0774" w:rsidRPr="00131640" w:rsidRDefault="006E0774" w:rsidP="006E0774">
      <w:pPr>
        <w:rPr>
          <w:rtl/>
        </w:rPr>
      </w:pPr>
      <w:r w:rsidRPr="00224C4C">
        <w:rPr>
          <w:rFonts w:ascii="Fb Fontext" w:hAnsi="Fb Fontext" w:hint="cs"/>
          <w:rtl/>
        </w:rPr>
        <w:t>ו</w:t>
      </w:r>
      <w:r w:rsidRPr="00224C4C">
        <w:rPr>
          <w:rFonts w:ascii="Fb Fontext" w:hAnsi="Fb Fontext"/>
          <w:rtl/>
        </w:rPr>
        <w:t>מרבה אני את החיה, שהיא בשחיטה כבהמה.</w:t>
      </w:r>
    </w:p>
    <w:p w14:paraId="00C3DE73" w14:textId="77777777" w:rsidR="006E0774" w:rsidRPr="00131640" w:rsidRDefault="006E0774" w:rsidP="006E0774">
      <w:pPr>
        <w:rPr>
          <w:rtl/>
        </w:rPr>
      </w:pPr>
      <w:r w:rsidRPr="00224C4C">
        <w:rPr>
          <w:rFonts w:ascii="Fb Fontext" w:hAnsi="Fb Fontext" w:hint="cs"/>
          <w:rtl/>
        </w:rPr>
        <w:t>ומרבה אני את</w:t>
      </w:r>
      <w:r w:rsidRPr="00224C4C">
        <w:rPr>
          <w:rFonts w:ascii="Fb Fontext" w:hAnsi="Fb Fontext"/>
          <w:rtl/>
        </w:rPr>
        <w:t xml:space="preserve"> העופות? ת"ל:</w:t>
      </w:r>
      <w:r w:rsidRPr="00224C4C">
        <w:rPr>
          <w:rStyle w:val="affffa"/>
          <w:rtl/>
        </w:rPr>
        <w:t xml:space="preserve"> </w:t>
      </w:r>
      <w:r w:rsidRPr="00224C4C">
        <w:rPr>
          <w:rStyle w:val="affffa"/>
          <w:rFonts w:hint="cs"/>
          <w:rtl/>
        </w:rPr>
        <w:t>'</w:t>
      </w:r>
      <w:r w:rsidRPr="00224C4C">
        <w:rPr>
          <w:rStyle w:val="affffa"/>
          <w:rtl/>
        </w:rPr>
        <w:t>ושחטו ושחט אותו ושחט אותו</w:t>
      </w:r>
      <w:r w:rsidRPr="00224C4C">
        <w:rPr>
          <w:rStyle w:val="affffa"/>
          <w:rFonts w:hint="cs"/>
          <w:rtl/>
        </w:rPr>
        <w:t>'</w:t>
      </w:r>
      <w:r w:rsidRPr="00224C4C">
        <w:rPr>
          <w:rStyle w:val="affffa"/>
          <w:rtl/>
        </w:rPr>
        <w:t>.</w:t>
      </w:r>
    </w:p>
    <w:p w14:paraId="753983DE" w14:textId="4DCE0602" w:rsidR="006E0774" w:rsidRPr="00131640" w:rsidRDefault="006E0774" w:rsidP="007924A0">
      <w:pPr>
        <w:spacing w:after="120"/>
        <w:rPr>
          <w:rtl/>
        </w:rPr>
      </w:pPr>
      <w:r w:rsidRPr="00224C4C">
        <w:rPr>
          <w:rStyle w:val="affffa"/>
          <w:rFonts w:hint="cs"/>
          <w:rtl/>
        </w:rPr>
        <w:t>'</w:t>
      </w:r>
      <w:r w:rsidRPr="00224C4C">
        <w:rPr>
          <w:rStyle w:val="affffa"/>
          <w:rtl/>
        </w:rPr>
        <w:t xml:space="preserve">לכלב תשליכון </w:t>
      </w:r>
      <w:r w:rsidRPr="007924A0">
        <w:rPr>
          <w:rStyle w:val="affffa"/>
          <w:b/>
          <w:bCs/>
          <w:rtl/>
        </w:rPr>
        <w:t>אותו</w:t>
      </w:r>
      <w:r w:rsidRPr="007924A0">
        <w:rPr>
          <w:rStyle w:val="affffa"/>
          <w:rFonts w:hint="cs"/>
          <w:b/>
          <w:bCs/>
          <w:rtl/>
        </w:rPr>
        <w:t>'</w:t>
      </w:r>
      <w:r w:rsidRPr="00224C4C">
        <w:rPr>
          <w:rStyle w:val="affffa"/>
          <w:rtl/>
        </w:rPr>
        <w:t>,</w:t>
      </w:r>
      <w:r w:rsidRPr="00224C4C">
        <w:rPr>
          <w:rFonts w:ascii="Fb Fontext" w:hAnsi="Fb Fontext"/>
          <w:rtl/>
        </w:rPr>
        <w:t xml:space="preserve"> </w:t>
      </w:r>
      <w:r w:rsidR="007924A0">
        <w:rPr>
          <w:rFonts w:ascii="Fb Fontext" w:hAnsi="Fb Fontext" w:hint="cs"/>
          <w:rtl/>
        </w:rPr>
        <w:t xml:space="preserve">ולא </w:t>
      </w:r>
      <w:r w:rsidRPr="00224C4C">
        <w:rPr>
          <w:rFonts w:ascii="Fb Fontext" w:hAnsi="Fb Fontext"/>
          <w:rtl/>
        </w:rPr>
        <w:t xml:space="preserve"> חולין שנשחטו בעזרה.</w:t>
      </w:r>
    </w:p>
    <w:p w14:paraId="3A84CE4A" w14:textId="77777777" w:rsidR="006E0774" w:rsidRPr="00131640" w:rsidRDefault="006E0774" w:rsidP="007924A0">
      <w:pPr>
        <w:pStyle w:val="afffff4"/>
        <w:jc w:val="center"/>
        <w:rPr>
          <w:rtl/>
        </w:rPr>
      </w:pPr>
      <w:r w:rsidRPr="00224C4C">
        <w:rPr>
          <w:rtl/>
        </w:rPr>
        <w:t>•</w:t>
      </w:r>
      <w:r w:rsidRPr="00224C4C">
        <w:rPr>
          <w:rFonts w:hint="cs"/>
          <w:rtl/>
        </w:rPr>
        <w:t xml:space="preserve"> </w:t>
      </w:r>
      <w:r>
        <w:rPr>
          <w:rtl/>
        </w:rPr>
        <w:t xml:space="preserve">מצאו מר יהודה </w:t>
      </w:r>
      <w:r>
        <w:rPr>
          <w:rStyle w:val="afffff3"/>
          <w:rtl/>
          <w:rPrChange w:id="9211" w:author="מנוע אמוראים" w:date="2026-10-05T16:42:07Z">
            <w:rPr>
              <w:rtl/>
            </w:rPr>
          </w:rPrChange>
        </w:rPr>
        <w:t xml:space="preserve">לר"</w:t>
      </w:r>
      <w:r>
        <w:rPr>
          <w:rStyle w:val="afffff3"/>
          <w:rFonts w:hint="cs"/>
          <w:rtl/>
          <w:rPrChange w:id="9212" w:author="מנוע אמוראים" w:date="2026-10-05T16:42:07Z">
            <w:rPr>
              <w:rFonts w:hint="cs"/>
              <w:rtl/>
            </w:rPr>
          </w:rPrChange>
        </w:rPr>
        <w:t xml:space="preserve">י</w:t>
      </w:r>
      <w:r>
        <w:rPr>
          <w:rFonts w:hint="cs"/>
          <w:rtl/>
        </w:rPr>
        <w:t xml:space="preserve"> </w:t>
      </w:r>
      <w:r>
        <w:rPr>
          <w:rStyle w:val="afffff3"/>
          <w:rFonts w:hint="cs"/>
          <w:rtl/>
          <w:rPrChange w:id="9213" w:author="מנוע אמוראים" w:date="2026-10-05T16:42:07Z">
            <w:rPr>
              <w:rFonts w:hint="cs"/>
              <w:rtl/>
            </w:rPr>
          </w:rPrChange>
        </w:rPr>
        <w:t xml:space="preserve">ולר</w:t>
      </w:r>
      <w:r>
        <w:rPr>
          <w:rStyle w:val="afffff3"/>
          <w:rtl/>
          <w:rPrChange w:id="9214" w:author="מנוע אמוראים" w:date="2026-10-05T16:42:07Z">
            <w:rPr>
              <w:rtl/>
            </w:rPr>
          </w:rPrChange>
        </w:rPr>
        <w:t xml:space="preserve">"</w:t>
      </w:r>
      <w:r>
        <w:rPr>
          <w:rStyle w:val="afffff3"/>
          <w:rFonts w:hint="cs"/>
          <w:rtl/>
          <w:rPrChange w:id="9215" w:author="מנוע אמוראים" w:date="2026-10-05T16:42:07Z">
            <w:rPr>
              <w:rFonts w:hint="cs"/>
              <w:rtl/>
            </w:rPr>
          </w:rPrChange>
        </w:rPr>
        <w:t xml:space="preserve">ש</w:t>
      </w:r>
      <w:r>
        <w:rPr>
          <w:rFonts w:hint="cs"/>
          <w:rtl/>
        </w:rPr>
        <w:t xml:space="preserve"> </w:t>
      </w:r>
      <w:r>
        <w:rPr>
          <w:rStyle w:val="afffff3"/>
          <w:rFonts w:hint="cs"/>
          <w:rtl/>
          <w:rPrChange w:id="9216" w:author="מנוע אמוראים" w:date="2026-10-05T16:42:07Z">
            <w:rPr>
              <w:rFonts w:hint="cs"/>
              <w:rtl/>
            </w:rPr>
          </w:rPrChange>
        </w:rPr>
        <w:t xml:space="preserve">בדרבב</w:t>
      </w:r>
      <w:r>
        <w:rPr>
          <w:rStyle w:val="afffff3"/>
          <w:rtl/>
          <w:rPrChange w:id="9217" w:author="מנוע אמוראים" w:date="2026-10-05T16:42:07Z">
            <w:rPr>
              <w:rtl/>
            </w:rPr>
          </w:rPrChange>
        </w:rPr>
        <w:t xml:space="preserve">"</w:t>
      </w:r>
      <w:r>
        <w:rPr>
          <w:rStyle w:val="afffff3"/>
          <w:rFonts w:hint="cs"/>
          <w:rtl/>
          <w:rPrChange w:id="9218" w:author="מנוע אמוראים" w:date="2026-10-05T16:42:07Z">
            <w:rPr>
              <w:rFonts w:hint="cs"/>
              <w:rtl/>
            </w:rPr>
          </w:rPrChange>
        </w:rPr>
        <w:t xml:space="preserve">ח</w:t>
      </w:r>
      <w:r>
        <w:rPr>
          <w:rFonts w:hint="cs"/>
          <w:rtl/>
        </w:rPr>
        <w:t xml:space="preserve"> דקיימא </w:t>
      </w:r>
      <w:r w:rsidRPr="00224C4C">
        <w:rPr>
          <w:rtl/>
        </w:rPr>
        <w:t>אפיתחא דבי רבה,</w:t>
      </w:r>
    </w:p>
    <w:p w14:paraId="70590E45" w14:textId="77777777" w:rsidR="00A85AC8" w:rsidRPr="00E600D8" w:rsidRDefault="006E0774" w:rsidP="007924A0">
      <w:pPr>
        <w:pStyle w:val="38"/>
        <w:framePr w:wrap="notBeside"/>
        <w:rPr>
          <w:rtl/>
        </w:rPr>
      </w:pPr>
      <w:r w:rsidRPr="00E600D8">
        <w:rPr>
          <w:rFonts w:hint="cs"/>
          <w:rtl/>
        </w:rPr>
        <w:t>וא</w:t>
      </w:r>
      <w:r w:rsidRPr="00E600D8">
        <w:rPr>
          <w:rtl/>
        </w:rPr>
        <w:t>"</w:t>
      </w:r>
      <w:r w:rsidRPr="00E600D8">
        <w:rPr>
          <w:rFonts w:hint="cs"/>
          <w:rtl/>
        </w:rPr>
        <w:t>ל</w:t>
      </w:r>
      <w:r w:rsidR="00A85AC8" w:rsidRPr="00E600D8">
        <w:rPr>
          <w:rtl/>
        </w:rPr>
        <w:t>:</w:t>
      </w:r>
    </w:p>
    <w:p w14:paraId="13EACED1" w14:textId="076CB499" w:rsidR="006E0774" w:rsidRPr="00131640" w:rsidRDefault="006E0774" w:rsidP="006E0774">
      <w:pPr>
        <w:rPr>
          <w:rtl/>
        </w:rPr>
      </w:pPr>
      <w:r w:rsidRPr="00224C4C">
        <w:rPr>
          <w:rFonts w:ascii="Fb Fontext" w:hAnsi="Fb Fontext" w:hint="cs"/>
          <w:rtl/>
        </w:rPr>
        <w:t>ד</w:t>
      </w:r>
      <w:r w:rsidRPr="00224C4C">
        <w:rPr>
          <w:rFonts w:ascii="Fb Fontext" w:hAnsi="Fb Fontext"/>
          <w:rtl/>
        </w:rPr>
        <w:t xml:space="preserve">המקדש בפטר חמור, בבשר בחלב, ובחולין שנשחטו בעזרה </w:t>
      </w:r>
      <w:r w:rsidRPr="007924A0">
        <w:rPr>
          <w:rStyle w:val="afffff3"/>
          <w:rFonts w:hint="cs"/>
          <w:rtl/>
        </w:rPr>
        <w:t>לר</w:t>
      </w:r>
      <w:r w:rsidRPr="007924A0">
        <w:rPr>
          <w:rStyle w:val="afffff3"/>
          <w:rtl/>
        </w:rPr>
        <w:t>"</w:t>
      </w:r>
      <w:r w:rsidRPr="007924A0">
        <w:rPr>
          <w:rStyle w:val="afffff3"/>
          <w:rFonts w:hint="cs"/>
          <w:rtl/>
        </w:rPr>
        <w:t>ש</w:t>
      </w:r>
      <w:r w:rsidRPr="007924A0">
        <w:rPr>
          <w:rStyle w:val="afffff3"/>
          <w:rtl/>
        </w:rPr>
        <w:t>:</w:t>
      </w:r>
      <w:r w:rsidRPr="00224C4C">
        <w:rPr>
          <w:rFonts w:ascii="Fb Fontext" w:hAnsi="Fb Fontext"/>
          <w:rtl/>
        </w:rPr>
        <w:t xml:space="preserve"> מקודשת, </w:t>
      </w:r>
      <w:r w:rsidRPr="007924A0">
        <w:rPr>
          <w:rStyle w:val="afffff3"/>
          <w:rtl/>
        </w:rPr>
        <w:t>וחכ"א:</w:t>
      </w:r>
      <w:r w:rsidRPr="00224C4C">
        <w:rPr>
          <w:rFonts w:ascii="Fb Fontext" w:hAnsi="Fb Fontext"/>
          <w:rtl/>
        </w:rPr>
        <w:t xml:space="preserve"> אינה מקודשת.</w:t>
      </w:r>
    </w:p>
    <w:p w14:paraId="58F85D38" w14:textId="049FE01F" w:rsidR="00A85AC8" w:rsidRPr="00E600D8" w:rsidRDefault="006E0774" w:rsidP="007924A0">
      <w:pPr>
        <w:pStyle w:val="38"/>
        <w:framePr w:wrap="notBeside"/>
        <w:rPr>
          <w:rtl/>
        </w:rPr>
      </w:pPr>
      <w:r w:rsidRPr="00E600D8">
        <w:rPr>
          <w:rtl/>
        </w:rPr>
        <w:t>אלמא</w:t>
      </w:r>
      <w:r w:rsidR="00A85AC8" w:rsidRPr="00E600D8">
        <w:rPr>
          <w:rtl/>
        </w:rPr>
        <w:t>:</w:t>
      </w:r>
    </w:p>
    <w:p w14:paraId="320CEAEA" w14:textId="08E875B5" w:rsidR="006E0774" w:rsidRPr="00131640" w:rsidRDefault="006E0774" w:rsidP="006E0774">
      <w:pPr>
        <w:rPr>
          <w:rtl/>
        </w:rPr>
      </w:pPr>
      <w:r w:rsidRPr="00224C4C">
        <w:rPr>
          <w:rFonts w:ascii="Fb Fontext" w:hAnsi="Fb Fontext"/>
          <w:sz w:val="32"/>
          <w:rtl/>
        </w:rPr>
        <w:t xml:space="preserve">חולין שנשחטו בעזרה </w:t>
      </w:r>
      <w:r>
        <w:rPr>
          <w:rStyle w:val="afffff3"/>
          <w:rFonts w:ascii="Fb Fontext" w:hAnsi="Fb Fontext" w:hint="cs"/>
          <w:sz w:val="32"/>
          <w:rtl/>
          <w:rPrChange w:id="9219" w:author="מנוע אמוראים" w:date="2026-10-05T16:42:07Z">
            <w:rPr>
              <w:rFonts w:ascii="Fb Fontext" w:hAnsi="Fb Fontext" w:hint="cs"/>
              <w:sz w:val="32"/>
              <w:rtl/>
            </w:rPr>
          </w:rPrChange>
        </w:rPr>
        <w:t xml:space="preserve">לר</w:t>
      </w:r>
      <w:r>
        <w:rPr>
          <w:rStyle w:val="afffff3"/>
          <w:rFonts w:ascii="Fb Fontext" w:hAnsi="Fb Fontext"/>
          <w:sz w:val="32"/>
          <w:rtl/>
          <w:rPrChange w:id="9220" w:author="מנוע אמוראים" w:date="2026-10-05T16:42:07Z">
            <w:rPr>
              <w:rFonts w:ascii="Fb Fontext" w:hAnsi="Fb Fontext"/>
              <w:sz w:val="32"/>
              <w:rtl/>
            </w:rPr>
          </w:rPrChange>
        </w:rPr>
        <w:t xml:space="preserve">"</w:t>
      </w:r>
      <w:r>
        <w:rPr>
          <w:rStyle w:val="afffff3"/>
          <w:rFonts w:ascii="Fb Fontext" w:hAnsi="Fb Fontext" w:hint="cs"/>
          <w:sz w:val="32"/>
          <w:rtl/>
          <w:rPrChange w:id="9221" w:author="מנוע אמוראים" w:date="2026-10-05T16:42:07Z">
            <w:rPr>
              <w:rFonts w:ascii="Fb Fontext" w:hAnsi="Fb Fontext" w:hint="cs"/>
              <w:sz w:val="32"/>
              <w:rtl/>
            </w:rPr>
          </w:rPrChange>
        </w:rPr>
        <w:t xml:space="preserve">ש</w:t>
      </w:r>
      <w:r w:rsidRPr="00224C4C">
        <w:rPr>
          <w:rFonts w:ascii="Fb Fontext" w:hAnsi="Fb Fontext"/>
          <w:sz w:val="32"/>
          <w:rtl/>
        </w:rPr>
        <w:t xml:space="preserve"> לאו דאורייתא.</w:t>
      </w:r>
    </w:p>
    <w:p w14:paraId="7539C424" w14:textId="33E926B9" w:rsidR="00A85AC8" w:rsidRPr="00E600D8" w:rsidRDefault="006E0774" w:rsidP="007924A0">
      <w:pPr>
        <w:pStyle w:val="38"/>
        <w:framePr w:wrap="notBeside"/>
        <w:rPr>
          <w:rtl/>
        </w:rPr>
      </w:pPr>
      <w:r w:rsidRPr="00E600D8">
        <w:rPr>
          <w:rtl/>
        </w:rPr>
        <w:t>ורמינהו</w:t>
      </w:r>
      <w:r w:rsidR="007924A0" w:rsidRPr="00E600D8">
        <w:rPr>
          <w:rFonts w:hint="cs"/>
          <w:rtl/>
        </w:rPr>
        <w:t xml:space="preserve"> דר''ש</w:t>
      </w:r>
      <w:r w:rsidR="00A85AC8" w:rsidRPr="00E600D8">
        <w:rPr>
          <w:rFonts w:hint="cs"/>
          <w:rtl/>
        </w:rPr>
        <w:t>:</w:t>
      </w:r>
    </w:p>
    <w:p w14:paraId="349CD552" w14:textId="513B9115" w:rsidR="006E0774" w:rsidRPr="00131640" w:rsidRDefault="006E0774" w:rsidP="006E0774">
      <w:pPr>
        <w:rPr>
          <w:rtl/>
        </w:rPr>
      </w:pPr>
      <w:r w:rsidRPr="007924A0">
        <w:rPr>
          <w:rFonts w:ascii="Fb Fontext" w:hAnsi="Fb Fontext"/>
          <w:spacing w:val="2"/>
          <w:rtl/>
        </w:rPr>
        <w:t>חולין שנשחטו בעזרה ישרפו, וכן חיה שנשחטה בעזרה! איש</w:t>
      </w:r>
      <w:r w:rsidRPr="007924A0">
        <w:rPr>
          <w:rFonts w:ascii="Fb Fontext" w:hAnsi="Fb Fontext" w:cs="BA TM • Vilna Extra-Bold"/>
          <w:spacing w:val="2"/>
          <w:rtl/>
        </w:rPr>
        <w:t>תיקו</w:t>
      </w:r>
      <w:r w:rsidRPr="007924A0">
        <w:rPr>
          <w:rFonts w:ascii="Fb Fontext" w:hAnsi="Fb Fontext"/>
          <w:spacing w:val="2"/>
          <w:rtl/>
        </w:rPr>
        <w:t>.</w:t>
      </w:r>
    </w:p>
    <w:p w14:paraId="1EE5110E" w14:textId="3936F800" w:rsidR="00A85AC8" w:rsidRPr="00E600D8" w:rsidRDefault="007924A0" w:rsidP="007924A0">
      <w:pPr>
        <w:pStyle w:val="38"/>
        <w:framePr w:wrap="notBeside"/>
        <w:rPr>
          <w:rtl/>
        </w:rPr>
      </w:pPr>
      <w:r w:rsidRPr="00E600D8">
        <w:rPr>
          <w:rFonts w:hint="cs"/>
          <w:rtl/>
        </w:rPr>
        <w:t>רבה</w:t>
      </w:r>
      <w:r w:rsidR="00A85AC8" w:rsidRPr="00E600D8">
        <w:rPr>
          <w:rFonts w:hint="cs"/>
          <w:rtl/>
        </w:rPr>
        <w:t>:</w:t>
      </w:r>
    </w:p>
    <w:p w14:paraId="7FB07B1C" w14:textId="082C19C3" w:rsidR="006E0774" w:rsidRPr="00131640" w:rsidRDefault="006E0774" w:rsidP="006E0774">
      <w:pPr>
        <w:rPr>
          <w:rtl/>
        </w:rPr>
      </w:pPr>
      <w:r w:rsidRPr="00224C4C">
        <w:rPr>
          <w:rFonts w:ascii="Fb Fontext" w:hAnsi="Fb Fontext"/>
          <w:sz w:val="32"/>
          <w:rtl/>
        </w:rPr>
        <w:t>פלגא אוקמינכי, הב"ע - כגון שנשחטה ונמצאת טריפה,</w:t>
      </w:r>
    </w:p>
    <w:p w14:paraId="5762A451" w14:textId="77777777" w:rsidR="00A85AC8" w:rsidRPr="00E600D8" w:rsidRDefault="006E0774" w:rsidP="00B66696">
      <w:pPr>
        <w:pStyle w:val="38"/>
        <w:framePr w:wrap="notBeside"/>
        <w:rPr>
          <w:rtl/>
        </w:rPr>
      </w:pPr>
      <w:r w:rsidRPr="00E600D8">
        <w:rPr>
          <w:rtl/>
        </w:rPr>
        <w:t>ור"ש לטעמ</w:t>
      </w:r>
      <w:r w:rsidR="007924A0" w:rsidRPr="00E600D8">
        <w:rPr>
          <w:rFonts w:hint="cs"/>
          <w:rtl/>
        </w:rPr>
        <w:t>ו</w:t>
      </w:r>
      <w:r w:rsidR="00A85AC8" w:rsidRPr="00E600D8">
        <w:rPr>
          <w:rtl/>
        </w:rPr>
        <w:t>:</w:t>
      </w:r>
    </w:p>
    <w:p w14:paraId="4B1F1287" w14:textId="700A54C3" w:rsidR="009469D7" w:rsidRDefault="007924A0" w:rsidP="006E0774">
      <w:pPr>
        <w:rPr>
          <w:rFonts w:ascii="Fb Fontext" w:hAnsi="Fb Fontext"/>
          <w:rtl/>
        </w:rPr>
      </w:pPr>
      <w:r>
        <w:rPr>
          <w:rFonts w:ascii="Fb Fontext" w:hAnsi="Fb Fontext" w:hint="cs"/>
          <w:rtl/>
        </w:rPr>
        <w:t>ד</w:t>
      </w:r>
      <w:r w:rsidR="006E0774" w:rsidRPr="00224C4C">
        <w:rPr>
          <w:rFonts w:ascii="Fb Fontext" w:hAnsi="Fb Fontext"/>
          <w:rtl/>
        </w:rPr>
        <w:t xml:space="preserve">השוחט הטריפה, </w:t>
      </w:r>
      <w:r w:rsidR="00B66696">
        <w:rPr>
          <w:rFonts w:ascii="Fb Fontext" w:hAnsi="Fb Fontext" w:hint="cs"/>
          <w:rtl/>
        </w:rPr>
        <w:t>או ש</w:t>
      </w:r>
      <w:r w:rsidR="006E0774" w:rsidRPr="00224C4C">
        <w:rPr>
          <w:rFonts w:ascii="Fb Fontext" w:hAnsi="Fb Fontext"/>
          <w:rtl/>
        </w:rPr>
        <w:t>נמצאת טריפה זה וזה חולין בעזרה</w:t>
      </w:r>
    </w:p>
    <w:p w14:paraId="4D88043F" w14:textId="1F278B7E" w:rsidR="006E0774" w:rsidRPr="00131640" w:rsidRDefault="006E0774" w:rsidP="00B66696">
      <w:pPr>
        <w:rPr>
          <w:rtl/>
        </w:rPr>
      </w:pPr>
      <w:r w:rsidRPr="00B66696">
        <w:rPr>
          <w:rStyle w:val="afffff3"/>
          <w:rtl/>
        </w:rPr>
        <w:t>ר"ש</w:t>
      </w:r>
      <w:r w:rsidRPr="00224C4C">
        <w:rPr>
          <w:rFonts w:ascii="Fb Fontext" w:hAnsi="Fb Fontext"/>
          <w:sz w:val="32"/>
          <w:rtl/>
        </w:rPr>
        <w:t xml:space="preserve"> מתיר בהנאה, </w:t>
      </w:r>
      <w:r w:rsidRPr="00B66696">
        <w:rPr>
          <w:rStyle w:val="afffff3"/>
          <w:rtl/>
        </w:rPr>
        <w:t>וחכמים</w:t>
      </w:r>
      <w:r w:rsidRPr="00224C4C">
        <w:rPr>
          <w:rFonts w:ascii="Fb Fontext" w:hAnsi="Fb Fontext"/>
          <w:sz w:val="32"/>
          <w:rtl/>
        </w:rPr>
        <w:t xml:space="preserve"> אוסרים.</w:t>
      </w:r>
    </w:p>
    <w:p w14:paraId="7617B0DC" w14:textId="77777777" w:rsidR="006E0774" w:rsidRPr="00131640" w:rsidRDefault="006E0774" w:rsidP="00841728">
      <w:pPr>
        <w:pStyle w:val="affb"/>
        <w:rPr>
          <w:del w:id="90100" w:author="מנוע עיצוב" w:date="2026-10-08T11:01:28Z"/>
          <w:rtl/>
        </w:rPr>
      </w:pPr>
      <w:del w:id="90099" w:author="מנוע עיצוב" w:date="2026-10-08T11:01:28Z">
        <w:r w:rsidRPr="00224C4C">
          <w:rPr>
            <w:rFonts w:hint="cs"/>
            <w:rtl/>
          </w:rPr>
          <w:delText xml:space="preserve">׹</w:delText>
        </w:r>
      </w:del>
    </w:p>
    <w:p w14:paraId="05E8EF2C" w14:textId="77777777" w:rsidR="006E0774" w:rsidRPr="00131640" w:rsidRDefault="006E0774" w:rsidP="002A094E">
      <w:pPr>
        <w:pStyle w:val="afffd"/>
        <w:rPr>
          <w:rtl/>
        </w:rPr>
      </w:pPr>
      <w:ins w:id="9855" w:author="מספור קטעי משנה" w:date="2026-10-06T06:45:32Z">
        <w:r>
          <w:rPr>
            <w:rStyle w:val="MisparKeta"/>
          </w:rPr>
          <w:t xml:space="preserve">א. </w:t>
        </w:r>
      </w:ins>
      <w:r w:rsidRPr="00224C4C">
        <w:rPr>
          <w:rStyle w:val="afffa"/>
          <w:rFonts w:ascii="Fb Fontext" w:hAnsi="Fb Fontext"/>
          <w:b/>
          <w:spacing w:val="4"/>
          <w:rtl/>
        </w:rPr>
        <w:t>מכרן</w:t>
      </w:r>
      <w:r w:rsidRPr="00224C4C">
        <w:rPr>
          <w:rStyle w:val="afffa"/>
          <w:rFonts w:ascii="Fb Fontext" w:hAnsi="Fb Fontext"/>
          <w:spacing w:val="4"/>
          <w:rtl/>
        </w:rPr>
        <w:t xml:space="preserve"> </w:t>
      </w:r>
      <w:r w:rsidRPr="00224C4C">
        <w:rPr>
          <w:rStyle w:val="afffa"/>
          <w:rFonts w:ascii="Fb Fontext" w:hAnsi="Fb Fontext"/>
          <w:b/>
          <w:spacing w:val="4"/>
          <w:rtl/>
        </w:rPr>
        <w:t>וקידש</w:t>
      </w:r>
      <w:r w:rsidRPr="00224C4C">
        <w:rPr>
          <w:rStyle w:val="afffa"/>
          <w:rFonts w:ascii="Fb Fontext" w:hAnsi="Fb Fontext"/>
          <w:spacing w:val="4"/>
          <w:rtl/>
        </w:rPr>
        <w:t xml:space="preserve"> </w:t>
      </w:r>
      <w:r w:rsidRPr="00224C4C">
        <w:rPr>
          <w:rStyle w:val="afffa"/>
          <w:rFonts w:ascii="Fb Fontext" w:hAnsi="Fb Fontext"/>
          <w:b/>
          <w:spacing w:val="4"/>
          <w:rtl/>
        </w:rPr>
        <w:t>בדמיהן</w:t>
      </w:r>
      <w:r w:rsidRPr="00224C4C">
        <w:rPr>
          <w:rStyle w:val="afffa"/>
          <w:rFonts w:ascii="Fb Fontext" w:hAnsi="Fb Fontext"/>
          <w:spacing w:val="4"/>
          <w:rtl/>
        </w:rPr>
        <w:t xml:space="preserve"> - </w:t>
      </w:r>
      <w:r w:rsidRPr="00224C4C">
        <w:rPr>
          <w:rStyle w:val="afffa"/>
          <w:rFonts w:ascii="Fb Fontext" w:hAnsi="Fb Fontext"/>
          <w:b/>
          <w:spacing w:val="4"/>
          <w:rtl/>
        </w:rPr>
        <w:t>מקודשת</w:t>
      </w:r>
      <w:r w:rsidRPr="00224C4C">
        <w:rPr>
          <w:rtl/>
        </w:rPr>
        <w:t>.</w:t>
      </w:r>
    </w:p>
    <w:p w14:paraId="3AD02F98" w14:textId="60483A4B" w:rsidR="006E0774" w:rsidRPr="00131640" w:rsidRDefault="006E0774" w:rsidP="00B66696">
      <w:pPr>
        <w:rPr>
          <w:rtl/>
        </w:rPr>
      </w:pPr>
      <w:r w:rsidRPr="00224C4C">
        <w:rPr>
          <w:rFonts w:ascii="Fb Fontext" w:hAnsi="Fb Fontext"/>
          <w:rtl/>
        </w:rPr>
        <w:t>מדגלי רחמנא בע</w:t>
      </w:r>
      <w:r w:rsidRPr="00224C4C">
        <w:rPr>
          <w:rFonts w:ascii="Fb Fontext" w:hAnsi="Fb Fontext" w:hint="cs"/>
          <w:rtl/>
        </w:rPr>
        <w:t>כו</w:t>
      </w:r>
      <w:r w:rsidRPr="00224C4C">
        <w:rPr>
          <w:rFonts w:ascii="Fb Fontext" w:hAnsi="Fb Fontext"/>
          <w:rtl/>
        </w:rPr>
        <w:t>"</w:t>
      </w:r>
      <w:r w:rsidRPr="00224C4C">
        <w:rPr>
          <w:rFonts w:ascii="Fb Fontext" w:hAnsi="Fb Fontext" w:hint="cs"/>
          <w:rtl/>
        </w:rPr>
        <w:t>ם</w:t>
      </w:r>
      <w:r w:rsidRPr="00224C4C">
        <w:rPr>
          <w:rStyle w:val="affffa"/>
          <w:rFonts w:hint="cs"/>
          <w:rtl/>
        </w:rPr>
        <w:t xml:space="preserve"> '</w:t>
      </w:r>
      <w:r w:rsidRPr="00224C4C">
        <w:rPr>
          <w:rStyle w:val="affffa"/>
          <w:rtl/>
        </w:rPr>
        <w:t>והיית חרם כמוהו</w:t>
      </w:r>
      <w:r w:rsidRPr="00224C4C">
        <w:rPr>
          <w:rStyle w:val="affffa"/>
          <w:rFonts w:hint="cs"/>
          <w:rtl/>
        </w:rPr>
        <w:t>'</w:t>
      </w:r>
      <w:r w:rsidRPr="00224C4C">
        <w:rPr>
          <w:rStyle w:val="affffa"/>
          <w:rtl/>
        </w:rPr>
        <w:t>,</w:t>
      </w:r>
      <w:r w:rsidRPr="00224C4C">
        <w:rPr>
          <w:rFonts w:ascii="Fb Fontext" w:hAnsi="Fb Fontext"/>
          <w:rtl/>
        </w:rPr>
        <w:t xml:space="preserve"> כל שאתה מהייה הימנה הרי הוא כמוהו,</w:t>
      </w:r>
      <w:r w:rsidR="00B66696">
        <w:rPr>
          <w:rFonts w:ascii="Fb Fontext" w:hAnsi="Fb Fontext" w:hint="cs"/>
          <w:sz w:val="32"/>
          <w:rtl/>
        </w:rPr>
        <w:t xml:space="preserve"> </w:t>
      </w:r>
      <w:r w:rsidRPr="00224C4C">
        <w:rPr>
          <w:rFonts w:ascii="Fb Fontext" w:hAnsi="Fb Fontext"/>
          <w:sz w:val="32"/>
          <w:rtl/>
        </w:rPr>
        <w:t>מכלל דכל איסורים שבתורה שרו.</w:t>
      </w:r>
    </w:p>
    <w:p w14:paraId="58D6C230" w14:textId="77777777" w:rsidR="00A85AC8" w:rsidRPr="00E600D8" w:rsidRDefault="006E0774" w:rsidP="00B66696">
      <w:pPr>
        <w:pStyle w:val="38"/>
        <w:framePr w:wrap="notBeside"/>
        <w:rPr>
          <w:rtl/>
        </w:rPr>
      </w:pPr>
      <w:r w:rsidRPr="00E600D8">
        <w:rPr>
          <w:rFonts w:hint="cs"/>
          <w:rtl/>
        </w:rPr>
        <w:t>ולא ילפי' מינה</w:t>
      </w:r>
      <w:r w:rsidR="00A85AC8" w:rsidRPr="00E600D8">
        <w:rPr>
          <w:rtl/>
        </w:rPr>
        <w:t>:</w:t>
      </w:r>
    </w:p>
    <w:p w14:paraId="5FBEA12D" w14:textId="30C38BCB" w:rsidR="006E0774" w:rsidRPr="00131640" w:rsidRDefault="00B66696" w:rsidP="006E0774">
      <w:pPr>
        <w:rPr>
          <w:rtl/>
        </w:rPr>
      </w:pPr>
      <w:r>
        <w:rPr>
          <w:rFonts w:ascii="Fb Fontext" w:hAnsi="Fb Fontext" w:hint="cs"/>
          <w:sz w:val="32"/>
          <w:rtl/>
        </w:rPr>
        <w:t>ד</w:t>
      </w:r>
      <w:r w:rsidR="006E0774" w:rsidRPr="00224C4C">
        <w:rPr>
          <w:rFonts w:ascii="Fb Fontext" w:hAnsi="Fb Fontext" w:hint="cs"/>
          <w:sz w:val="32"/>
          <w:rtl/>
        </w:rPr>
        <w:t>עכו</w:t>
      </w:r>
      <w:r w:rsidR="006E0774" w:rsidRPr="00224C4C">
        <w:rPr>
          <w:rFonts w:ascii="Fb Fontext" w:hAnsi="Fb Fontext"/>
          <w:sz w:val="32"/>
          <w:rtl/>
        </w:rPr>
        <w:t>"</w:t>
      </w:r>
      <w:r w:rsidR="006E0774" w:rsidRPr="00224C4C">
        <w:rPr>
          <w:rFonts w:ascii="Fb Fontext" w:hAnsi="Fb Fontext" w:hint="cs"/>
          <w:sz w:val="32"/>
          <w:rtl/>
        </w:rPr>
        <w:t xml:space="preserve">ם </w:t>
      </w:r>
      <w:r w:rsidR="006E0774" w:rsidRPr="00224C4C">
        <w:rPr>
          <w:rFonts w:ascii="Fb Fontext" w:hAnsi="Fb Fontext"/>
          <w:sz w:val="32"/>
          <w:rtl/>
        </w:rPr>
        <w:t xml:space="preserve">ושביעית שני כתובים הבאים כאחד </w:t>
      </w:r>
      <w:r w:rsidR="006E0774" w:rsidRPr="00224C4C">
        <w:rPr>
          <w:rFonts w:ascii="Fb Fontext" w:hAnsi="Fb Fontext" w:hint="cs"/>
          <w:sz w:val="32"/>
          <w:rtl/>
        </w:rPr>
        <w:t>ו</w:t>
      </w:r>
      <w:r w:rsidR="006E0774" w:rsidRPr="00224C4C">
        <w:rPr>
          <w:rFonts w:ascii="Fb Fontext" w:hAnsi="Fb Fontext"/>
          <w:sz w:val="32"/>
          <w:rtl/>
        </w:rPr>
        <w:t>אין מלמדין.</w:t>
      </w:r>
    </w:p>
    <w:p w14:paraId="2F3A15B6" w14:textId="1DFEE140" w:rsidR="006E0774" w:rsidRPr="00131640" w:rsidRDefault="006E0774" w:rsidP="006E0774">
      <w:pPr>
        <w:rPr>
          <w:rtl/>
        </w:rPr>
      </w:pPr>
      <w:r w:rsidRPr="00210DF6">
        <w:rPr>
          <w:rStyle w:val="afffa"/>
          <w:rFonts w:ascii="Fb Fontext" w:hAnsi="Fb Fontext" w:cs="BA TM • Vilna Extra-Bold"/>
          <w:bCs w:val="0"/>
          <w:rtl/>
        </w:rPr>
        <w:t>ע</w:t>
      </w:r>
      <w:r w:rsidR="00B66696">
        <w:rPr>
          <w:rStyle w:val="afffa"/>
          <w:rFonts w:ascii="Fb Fontext" w:hAnsi="Fb Fontext" w:cs="BA TM • Vilna Extra-Bold" w:hint="cs"/>
          <w:bCs w:val="0"/>
          <w:rtl/>
        </w:rPr>
        <w:t>''ז</w:t>
      </w:r>
      <w:r w:rsidRPr="00224C4C">
        <w:rPr>
          <w:rFonts w:ascii="Fb Fontext" w:hAnsi="Fb Fontext"/>
          <w:rtl/>
        </w:rPr>
        <w:t xml:space="preserve"> - הא דאמרן.</w:t>
      </w:r>
    </w:p>
    <w:p w14:paraId="25F98C7D" w14:textId="202999A9" w:rsidR="00B66696" w:rsidRPr="00131640" w:rsidRDefault="006E0774" w:rsidP="00422F80">
      <w:pPr>
        <w:rPr>
          <w:rtl/>
        </w:rPr>
      </w:pPr>
      <w:r w:rsidRPr="00210DF6">
        <w:rPr>
          <w:rStyle w:val="afffa"/>
          <w:rFonts w:ascii="Fb Fontext" w:hAnsi="Fb Fontext" w:cs="BA TM • Vilna Extra-Bold"/>
          <w:bCs w:val="0"/>
          <w:rtl/>
        </w:rPr>
        <w:t>שביעית</w:t>
      </w:r>
      <w:r w:rsidRPr="00224C4C">
        <w:rPr>
          <w:rStyle w:val="affffa"/>
          <w:rtl/>
        </w:rPr>
        <w:t xml:space="preserve"> </w:t>
      </w:r>
      <w:r w:rsidRPr="00224C4C">
        <w:rPr>
          <w:rStyle w:val="affffa"/>
          <w:rFonts w:hint="cs"/>
          <w:rtl/>
        </w:rPr>
        <w:t>'ד</w:t>
      </w:r>
      <w:r w:rsidRPr="00224C4C">
        <w:rPr>
          <w:rStyle w:val="affffa"/>
          <w:rtl/>
        </w:rPr>
        <w:t>יובל היא קודש תהיה לכם</w:t>
      </w:r>
      <w:r w:rsidRPr="00224C4C">
        <w:rPr>
          <w:rStyle w:val="affffa"/>
          <w:rFonts w:hint="cs"/>
          <w:rtl/>
        </w:rPr>
        <w:t>'</w:t>
      </w:r>
      <w:r w:rsidRPr="00224C4C">
        <w:rPr>
          <w:rStyle w:val="affffa"/>
          <w:rtl/>
        </w:rPr>
        <w:t xml:space="preserve"> </w:t>
      </w:r>
      <w:r w:rsidRPr="00224C4C">
        <w:rPr>
          <w:rFonts w:ascii="Fb Fontext" w:hAnsi="Fb Fontext"/>
          <w:rtl/>
        </w:rPr>
        <w:t>מה קודש תופס את דמיו</w:t>
      </w:r>
      <w:r w:rsidRPr="00224C4C">
        <w:rPr>
          <w:rFonts w:ascii="Fb Fontext" w:hAnsi="Fb Fontext" w:hint="cs"/>
          <w:rtl/>
        </w:rPr>
        <w:t xml:space="preserve"> ויוצאה לחולין</w:t>
      </w:r>
      <w:r w:rsidRPr="00224C4C">
        <w:rPr>
          <w:rFonts w:ascii="Fb Fontext" w:hAnsi="Fb Fontext"/>
          <w:rtl/>
        </w:rPr>
        <w:t>, אף שביעית תופסת דמיה.</w:t>
      </w:r>
    </w:p>
    <w:p w14:paraId="2A683B5A" w14:textId="77777777" w:rsidR="00A85AC8" w:rsidRPr="00E600D8" w:rsidRDefault="006E0774" w:rsidP="00B66696">
      <w:pPr>
        <w:pStyle w:val="38"/>
        <w:framePr w:wrap="notBeside"/>
        <w:rPr>
          <w:rtl/>
        </w:rPr>
      </w:pPr>
      <w:r w:rsidRPr="00E600D8">
        <w:rPr>
          <w:rtl/>
        </w:rPr>
        <w:t>כיצד?</w:t>
      </w:r>
      <w:r w:rsidR="00A85AC8" w:rsidRPr="00E600D8">
        <w:rPr>
          <w:rtl/>
        </w:rPr>
        <w:t>:</w:t>
      </w:r>
    </w:p>
    <w:p w14:paraId="708356F4" w14:textId="020C3C0C" w:rsidR="006E0774" w:rsidRPr="00131640" w:rsidRDefault="006E0774" w:rsidP="006E0774">
      <w:pPr>
        <w:rPr>
          <w:rtl/>
        </w:rPr>
      </w:pPr>
      <w:r w:rsidRPr="00224C4C">
        <w:rPr>
          <w:rFonts w:ascii="Fb Fontext" w:hAnsi="Fb Fontext"/>
          <w:sz w:val="32"/>
          <w:rtl/>
        </w:rPr>
        <w:t>לקח בפירות שביעית בשר - אלו ואלו מתבערים בשביעית,</w:t>
      </w:r>
    </w:p>
    <w:p w14:paraId="11BF00CA" w14:textId="77777777" w:rsidR="009469D7" w:rsidRDefault="006E0774" w:rsidP="006E0774">
      <w:pPr>
        <w:rPr>
          <w:rFonts w:ascii="Fb Fontext" w:hAnsi="Fb Fontext"/>
          <w:rtl/>
        </w:rPr>
      </w:pPr>
      <w:r w:rsidRPr="00224C4C">
        <w:rPr>
          <w:rFonts w:ascii="Fb Fontext" w:hAnsi="Fb Fontext"/>
          <w:rtl/>
        </w:rPr>
        <w:t>בבשר דגים - יצא בשר נכנסו דגים, בדגים יין - יצאו דגים נכנס יין, ביין שמן - יצא יין נכנס שמן,</w:t>
      </w:r>
    </w:p>
    <w:p w14:paraId="79ABCE77" w14:textId="76FAE20D" w:rsidR="006E0774" w:rsidRPr="00131640" w:rsidRDefault="006E0774" w:rsidP="006E0774">
      <w:pPr>
        <w:rPr>
          <w:rtl/>
        </w:rPr>
      </w:pPr>
      <w:r w:rsidRPr="00224C4C">
        <w:rPr>
          <w:rFonts w:ascii="Fb Fontext" w:hAnsi="Fb Fontext"/>
          <w:rtl/>
        </w:rPr>
        <w:t>הא כיצד? אחרון אחרון נתפס בשביעית, ופירי עצמו אסור.</w:t>
      </w:r>
    </w:p>
    <w:p w14:paraId="37F539AA" w14:textId="77777777" w:rsidR="00A85AC8" w:rsidRPr="00E600D8" w:rsidRDefault="006E0774" w:rsidP="00B66696">
      <w:pPr>
        <w:pStyle w:val="38"/>
        <w:framePr w:wrap="notBeside"/>
        <w:rPr>
          <w:rtl/>
        </w:rPr>
      </w:pPr>
      <w:r w:rsidRPr="00E600D8">
        <w:rPr>
          <w:rFonts w:hint="cs"/>
          <w:rtl/>
        </w:rPr>
        <w:t>ולמ</w:t>
      </w:r>
      <w:r w:rsidRPr="00E600D8">
        <w:rPr>
          <w:rtl/>
        </w:rPr>
        <w:t>"</w:t>
      </w:r>
      <w:r w:rsidRPr="00E600D8">
        <w:rPr>
          <w:rFonts w:hint="cs"/>
          <w:rtl/>
        </w:rPr>
        <w:t>ד מלמדין</w:t>
      </w:r>
      <w:r w:rsidR="00A85AC8" w:rsidRPr="00E600D8">
        <w:rPr>
          <w:rtl/>
        </w:rPr>
        <w:t>:</w:t>
      </w:r>
    </w:p>
    <w:p w14:paraId="4F1CA6F0" w14:textId="5CB57277" w:rsidR="006E0774" w:rsidRPr="00131640" w:rsidRDefault="006E0774" w:rsidP="006E0774">
      <w:pPr>
        <w:rPr>
          <w:rtl/>
        </w:rPr>
      </w:pPr>
      <w:r w:rsidRPr="00224C4C">
        <w:rPr>
          <w:rFonts w:ascii="Fb Fontext" w:hAnsi="Fb Fontext"/>
          <w:sz w:val="32"/>
          <w:rtl/>
        </w:rPr>
        <w:t xml:space="preserve">מיעוטי כתיבי, </w:t>
      </w:r>
      <w:r w:rsidRPr="00224C4C">
        <w:rPr>
          <w:rStyle w:val="affffa"/>
          <w:rFonts w:hint="cs"/>
          <w:rtl/>
        </w:rPr>
        <w:t>'</w:t>
      </w:r>
      <w:r w:rsidRPr="00224C4C">
        <w:rPr>
          <w:rStyle w:val="affffa"/>
          <w:rtl/>
        </w:rPr>
        <w:t>כי חרם הוא</w:t>
      </w:r>
      <w:r w:rsidRPr="00224C4C">
        <w:rPr>
          <w:rStyle w:val="affffa"/>
          <w:rFonts w:hint="cs"/>
          <w:rtl/>
        </w:rPr>
        <w:t>'</w:t>
      </w:r>
      <w:r w:rsidRPr="00224C4C">
        <w:rPr>
          <w:rStyle w:val="affffa"/>
          <w:rtl/>
        </w:rPr>
        <w:t>,</w:t>
      </w:r>
      <w:r w:rsidRPr="00224C4C">
        <w:rPr>
          <w:rFonts w:ascii="Fb Fontext" w:hAnsi="Fb Fontext"/>
          <w:sz w:val="32"/>
          <w:rtl/>
        </w:rPr>
        <w:t xml:space="preserve"> </w:t>
      </w:r>
      <w:r w:rsidRPr="00B66696">
        <w:rPr>
          <w:rStyle w:val="afffff3"/>
          <w:rtl/>
        </w:rPr>
        <w:t>ו</w:t>
      </w:r>
      <w:r w:rsidR="00B35B36" w:rsidRPr="00B66696">
        <w:rPr>
          <w:rStyle w:val="afffff3"/>
          <w:rtl/>
        </w:rPr>
        <w:t>שם</w:t>
      </w:r>
      <w:r w:rsidRPr="00B66696">
        <w:rPr>
          <w:rStyle w:val="afffff3"/>
          <w:rtl/>
        </w:rPr>
        <w:t>:</w:t>
      </w:r>
      <w:r w:rsidRPr="00224C4C">
        <w:rPr>
          <w:rStyle w:val="affffa"/>
          <w:rtl/>
        </w:rPr>
        <w:t xml:space="preserve"> </w:t>
      </w:r>
      <w:r w:rsidRPr="00224C4C">
        <w:rPr>
          <w:rStyle w:val="affffa"/>
          <w:rFonts w:hint="cs"/>
          <w:rtl/>
        </w:rPr>
        <w:t>'</w:t>
      </w:r>
      <w:r w:rsidRPr="00224C4C">
        <w:rPr>
          <w:rStyle w:val="affffa"/>
          <w:rtl/>
        </w:rPr>
        <w:t xml:space="preserve">יובל </w:t>
      </w:r>
      <w:r w:rsidRPr="00B66696">
        <w:rPr>
          <w:rStyle w:val="affffa"/>
          <w:b/>
          <w:bCs/>
          <w:rtl/>
        </w:rPr>
        <w:t>היא</w:t>
      </w:r>
      <w:r w:rsidRPr="00B66696">
        <w:rPr>
          <w:rStyle w:val="affffa"/>
          <w:rFonts w:hint="cs"/>
          <w:b/>
          <w:bCs/>
          <w:rtl/>
        </w:rPr>
        <w:t>'</w:t>
      </w:r>
      <w:r w:rsidRPr="00224C4C">
        <w:rPr>
          <w:rStyle w:val="affffa"/>
          <w:rtl/>
        </w:rPr>
        <w:t>,</w:t>
      </w:r>
      <w:r w:rsidRPr="00224C4C">
        <w:rPr>
          <w:rFonts w:ascii="Fb Fontext" w:hAnsi="Fb Fontext"/>
          <w:sz w:val="32"/>
          <w:rtl/>
        </w:rPr>
        <w:t xml:space="preserve"> </w:t>
      </w:r>
      <w:r w:rsidR="00B66696">
        <w:rPr>
          <w:rFonts w:ascii="Fb Fontext" w:hAnsi="Fb Fontext" w:hint="cs"/>
          <w:sz w:val="32"/>
          <w:rtl/>
        </w:rPr>
        <w:t>ולא דבר אחר.</w:t>
      </w:r>
    </w:p>
    <w:p w14:paraId="193D1AD5" w14:textId="77777777" w:rsidR="006E0774" w:rsidRPr="00131640" w:rsidRDefault="006E0774" w:rsidP="00841728">
      <w:pPr>
        <w:pStyle w:val="affb"/>
        <w:rPr>
          <w:rtl/>
        </w:rPr>
      </w:pPr>
      <w:r w:rsidRPr="00224C4C">
        <w:rPr>
          <w:rFonts w:hint="cs"/>
          <w:rtl/>
        </w:rPr>
        <w:t>׹</w:t>
      </w:r>
    </w:p>
    <w:p w14:paraId="583B2875" w14:textId="77777777" w:rsidR="006E0774" w:rsidRPr="00131640" w:rsidRDefault="006E0774" w:rsidP="009D66E0">
      <w:pPr>
        <w:pStyle w:val="afffff8"/>
        <w:framePr w:wrap="around"/>
        <w:rPr>
          <w:rtl/>
        </w:rPr>
      </w:pPr>
      <w:del w:id="20126" w:author="קלוד" w:date="2026-10-06T10:09:14Z">
        <w:r>
          <w:rPr>
            <w:rtl/>
          </w:rPr>
          <w:delText xml:space="preserve">מתני'.</w:delText>
        </w:r>
      </w:del>
      <w:ins w:id="20127" w:author="קלוד" w:date="2026-10-06T10:09:14Z">
        <w:r>
          <w:rPr>
            <w:rtl/>
          </w:rPr>
          <w:t xml:space="preserve">משנה י</w:t>
        </w:r>
      </w:ins>
    </w:p>
    <w:p w14:paraId="708BEA7D" w14:textId="77777777" w:rsidR="006E0774" w:rsidRPr="00131640" w:rsidRDefault="006E0774" w:rsidP="00954D80">
      <w:pPr>
        <w:pStyle w:val="afff5"/>
        <w:spacing w:before="120"/>
        <w:rPr>
          <w:rtl/>
        </w:rPr>
        <w:pPrChange w:id="90023" w:author="קלוד" w:date="2026-10-08T12:08:16Z">
          <w:pPr>
            <w:pStyle w:val="afff5"/>
          </w:pPr>
        </w:pPrChange>
      </w:pPr>
      <w:r w:rsidRPr="00224C4C">
        <w:rPr>
          <w:rtl/>
        </w:rPr>
        <w:t>המקדש בתרומות, ובמעשרות, ובמתנות, ובמי חטאת, ובאפר חטאת הרי זו מקודשת, ואפילו ישראל.</w:t>
      </w:r>
    </w:p>
    <w:p w14:paraId="6DF6E779" w14:textId="6DFEFA8A" w:rsidR="007309FA" w:rsidRPr="00131640" w:rsidRDefault="007309FA" w:rsidP="007309FA">
      <w:pPr>
        <w:pStyle w:val="affffb"/>
        <w:rPr>
          <w:rtl/>
        </w:rPr>
      </w:pPr>
      <w:r w:rsidRPr="007309FA">
        <w:rPr>
          <w:rFonts w:hint="cs"/>
          <w:rtl/>
        </w:rPr>
        <w:t>***</w:t>
      </w:r>
    </w:p>
    <w:p w14:paraId="0B11F9E9" w14:textId="6099536A" w:rsidR="00A85AC8" w:rsidRPr="00E600D8" w:rsidRDefault="006E0774" w:rsidP="00B66696">
      <w:pPr>
        <w:pStyle w:val="38"/>
        <w:framePr w:wrap="notBeside"/>
        <w:rPr>
          <w:rtl/>
        </w:rPr>
      </w:pPr>
      <w:r w:rsidRPr="00E600D8">
        <w:rPr>
          <w:rtl/>
        </w:rPr>
        <w:t>עולא</w:t>
      </w:r>
      <w:r w:rsidR="00A85AC8" w:rsidRPr="00E600D8">
        <w:rPr>
          <w:rtl/>
        </w:rPr>
        <w:t>:</w:t>
      </w:r>
    </w:p>
    <w:p w14:paraId="6BE757BF" w14:textId="060F1129" w:rsidR="006E0774" w:rsidRPr="00131640" w:rsidRDefault="006E0774" w:rsidP="00F65F8B">
      <w:pPr>
        <w:pStyle w:val="affffb"/>
        <w:rPr>
          <w:rtl/>
        </w:rPr>
      </w:pPr>
      <w:r w:rsidRPr="00224C4C">
        <w:rPr>
          <w:rtl/>
        </w:rPr>
        <w:t>טובת הנאה אינה ממון.</w:t>
      </w:r>
    </w:p>
    <w:p w14:paraId="377332CD" w14:textId="313B1213" w:rsidR="00A85AC8" w:rsidRPr="00E600D8" w:rsidRDefault="006E0774" w:rsidP="00B66696">
      <w:pPr>
        <w:pStyle w:val="38"/>
        <w:framePr w:wrap="notBeside"/>
        <w:rPr>
          <w:rtl/>
        </w:rPr>
      </w:pPr>
      <w:r w:rsidRPr="00E600D8">
        <w:rPr>
          <w:rFonts w:hint="cs"/>
          <w:rtl/>
        </w:rPr>
        <w:t>והקשה ר</w:t>
      </w:r>
      <w:r w:rsidRPr="00E600D8">
        <w:rPr>
          <w:rtl/>
        </w:rPr>
        <w:t>"</w:t>
      </w:r>
      <w:r w:rsidRPr="00E600D8">
        <w:rPr>
          <w:rFonts w:hint="cs"/>
          <w:rtl/>
        </w:rPr>
        <w:t>א</w:t>
      </w:r>
      <w:r w:rsidR="00A85AC8" w:rsidRPr="00E600D8">
        <w:rPr>
          <w:rtl/>
        </w:rPr>
        <w:t>:</w:t>
      </w:r>
    </w:p>
    <w:p w14:paraId="251E2FBA" w14:textId="0A6A9F70" w:rsidR="006E0774" w:rsidRPr="00131640" w:rsidRDefault="006E0774" w:rsidP="006E0774">
      <w:pPr>
        <w:rPr>
          <w:rtl/>
        </w:rPr>
      </w:pPr>
      <w:r w:rsidRPr="00224C4C">
        <w:rPr>
          <w:rFonts w:ascii="Fb Fontext" w:hAnsi="Fb Fontext"/>
          <w:rtl/>
        </w:rPr>
        <w:t>המקדש בתרומות, ובמעשרות, ובמתנות, במי חטאת, ובאפר פרה ה</w:t>
      </w:r>
      <w:r w:rsidRPr="00224C4C">
        <w:rPr>
          <w:rFonts w:ascii="Fb Fontext" w:hAnsi="Fb Fontext" w:hint="cs"/>
          <w:rtl/>
        </w:rPr>
        <w:t>ר</w:t>
      </w:r>
      <w:r w:rsidRPr="00224C4C">
        <w:rPr>
          <w:rFonts w:ascii="Fb Fontext" w:hAnsi="Fb Fontext"/>
          <w:rtl/>
        </w:rPr>
        <w:t>"</w:t>
      </w:r>
      <w:r w:rsidRPr="00224C4C">
        <w:rPr>
          <w:rFonts w:ascii="Fb Fontext" w:hAnsi="Fb Fontext" w:hint="cs"/>
          <w:rtl/>
        </w:rPr>
        <w:t>ז</w:t>
      </w:r>
      <w:r w:rsidRPr="00224C4C">
        <w:rPr>
          <w:rFonts w:ascii="Fb Fontext" w:hAnsi="Fb Fontext"/>
          <w:rtl/>
        </w:rPr>
        <w:t xml:space="preserve"> מקודשת, ואפילו </w:t>
      </w:r>
      <w:r w:rsidRPr="00224C4C">
        <w:rPr>
          <w:rFonts w:ascii="Fb Fontext" w:hAnsi="Fb Fontext" w:hint="cs"/>
          <w:rtl/>
        </w:rPr>
        <w:t>ישראל.</w:t>
      </w:r>
    </w:p>
    <w:p w14:paraId="6869F61A" w14:textId="71A4485B" w:rsidR="00A85AC8" w:rsidRPr="00E600D8" w:rsidRDefault="006E0774" w:rsidP="00B66696">
      <w:pPr>
        <w:pStyle w:val="38"/>
        <w:framePr w:wrap="notBeside"/>
        <w:rPr>
          <w:rtl/>
        </w:rPr>
      </w:pPr>
      <w:r w:rsidRPr="00E600D8">
        <w:rPr>
          <w:rtl/>
        </w:rPr>
        <w:t>א"ל</w:t>
      </w:r>
      <w:r w:rsidR="00A85AC8" w:rsidRPr="00E600D8">
        <w:rPr>
          <w:rtl/>
        </w:rPr>
        <w:t>:</w:t>
      </w:r>
    </w:p>
    <w:p w14:paraId="7F9ECE06" w14:textId="5C3495F6" w:rsidR="006E0774" w:rsidRDefault="00B35B36" w:rsidP="00B66696">
      <w:pPr>
        <w:rPr>
          <w:rFonts w:ascii="Fb Fontext" w:hAnsi="Fb Fontext"/>
          <w:rtl/>
        </w:rPr>
      </w:pPr>
      <w:r>
        <w:rPr>
          <w:rFonts w:ascii="Fb Fontext" w:hAnsi="Fb Fontext"/>
          <w:rtl/>
        </w:rPr>
        <w:t>כאן</w:t>
      </w:r>
      <w:r w:rsidR="006E0774" w:rsidRPr="00224C4C">
        <w:rPr>
          <w:rFonts w:ascii="Fb Fontext" w:hAnsi="Fb Fontext"/>
          <w:rtl/>
        </w:rPr>
        <w:t xml:space="preserve">, בישראל שנפלו לו טבלים מבית אבי אמו כהן, </w:t>
      </w:r>
      <w:r w:rsidR="006E0774" w:rsidRPr="00A25B48">
        <w:rPr>
          <w:rStyle w:val="afffff3"/>
          <w:rtl/>
        </w:rPr>
        <w:t>ו</w:t>
      </w:r>
      <w:r w:rsidR="006E0774" w:rsidRPr="00A25B48">
        <w:rPr>
          <w:rStyle w:val="afffff3"/>
          <w:rFonts w:hint="cs"/>
          <w:rtl/>
        </w:rPr>
        <w:t>ס</w:t>
      </w:r>
      <w:r w:rsidR="006E0774" w:rsidRPr="00A25B48">
        <w:rPr>
          <w:rStyle w:val="afffff3"/>
          <w:rtl/>
        </w:rPr>
        <w:t>"</w:t>
      </w:r>
      <w:r w:rsidR="006E0774" w:rsidRPr="00A25B48">
        <w:rPr>
          <w:rStyle w:val="afffff3"/>
          <w:rFonts w:hint="cs"/>
          <w:rtl/>
        </w:rPr>
        <w:t>ל</w:t>
      </w:r>
      <w:r w:rsidR="006E0774" w:rsidRPr="00A25B48">
        <w:rPr>
          <w:rStyle w:val="afffff3"/>
          <w:rtl/>
        </w:rPr>
        <w:t>:</w:t>
      </w:r>
      <w:r w:rsidR="006E0774" w:rsidRPr="00224C4C">
        <w:rPr>
          <w:rFonts w:ascii="Fb Fontext" w:hAnsi="Fb Fontext"/>
          <w:rtl/>
        </w:rPr>
        <w:t xml:space="preserve"> מתנות שלא הורמו כמי שהורמו.</w:t>
      </w:r>
      <w:r w:rsidR="00B66696">
        <w:rPr>
          <w:rFonts w:ascii="Fb Fontext" w:hAnsi="Fb Fontext" w:hint="cs"/>
          <w:rtl/>
        </w:rPr>
        <w:t xml:space="preserve"> </w:t>
      </w:r>
      <w:r w:rsidR="006E0774" w:rsidRPr="00224C4C">
        <w:rPr>
          <w:rFonts w:ascii="Fb Fontext" w:hAnsi="Fb Fontext" w:hint="cs"/>
          <w:rtl/>
        </w:rPr>
        <w:t>וא</w:t>
      </w:r>
      <w:r w:rsidR="006E0774" w:rsidRPr="00224C4C">
        <w:rPr>
          <w:rFonts w:ascii="Fb Fontext" w:hAnsi="Fb Fontext"/>
          <w:rtl/>
        </w:rPr>
        <w:t>"</w:t>
      </w:r>
      <w:r w:rsidR="006E0774" w:rsidRPr="00224C4C">
        <w:rPr>
          <w:rFonts w:ascii="Fb Fontext" w:hAnsi="Fb Fontext" w:hint="cs"/>
          <w:rtl/>
        </w:rPr>
        <w:t>כ ממון גמור הוא שירש</w:t>
      </w:r>
    </w:p>
    <w:p w14:paraId="72109C54" w14:textId="6C08E672" w:rsidR="007309FA" w:rsidRPr="00131640" w:rsidRDefault="007309FA" w:rsidP="007309FA">
      <w:pPr>
        <w:pStyle w:val="affffb"/>
        <w:rPr>
          <w:rtl/>
        </w:rPr>
      </w:pPr>
      <w:r w:rsidRPr="007309FA">
        <w:rPr>
          <w:rtl/>
        </w:rPr>
        <w:t>***</w:t>
      </w:r>
    </w:p>
    <w:p w14:paraId="0A52BEEF" w14:textId="77777777" w:rsidR="006E0774" w:rsidRPr="00131640" w:rsidRDefault="006E0774" w:rsidP="00F65F8B">
      <w:pPr>
        <w:pStyle w:val="affffb"/>
        <w:rPr>
          <w:rtl/>
        </w:rPr>
      </w:pPr>
      <w:r w:rsidRPr="00196D6B">
        <w:rPr>
          <w:rStyle w:val="afffff3"/>
          <w:rFonts w:cs="BA TM • Vilna Extra-Bold"/>
          <w:b w:val="0"/>
          <w:bCs w:val="0"/>
          <w:rtl/>
        </w:rPr>
        <w:t xml:space="preserve">בעא </w:t>
      </w:r>
      <w:r w:rsidRPr="00196D6B">
        <w:rPr>
          <w:rStyle w:val="afffff3"/>
          <w:rFonts w:cs="BA TM • Vilna Extra-Bold" w:hint="cs"/>
          <w:b w:val="0"/>
          <w:bCs w:val="0"/>
          <w:rtl/>
        </w:rPr>
        <w:t>רחב</w:t>
      </w:r>
      <w:r w:rsidRPr="00196D6B">
        <w:rPr>
          <w:rStyle w:val="afffff3"/>
          <w:rFonts w:cs="BA TM • Vilna Extra-Bold"/>
          <w:b w:val="0"/>
          <w:bCs w:val="0"/>
          <w:rtl/>
        </w:rPr>
        <w:t>"</w:t>
      </w:r>
      <w:r w:rsidRPr="00196D6B">
        <w:rPr>
          <w:rStyle w:val="afffff3"/>
          <w:rFonts w:cs="BA TM • Vilna Extra-Bold" w:hint="cs"/>
          <w:b w:val="0"/>
          <w:bCs w:val="0"/>
          <w:rtl/>
        </w:rPr>
        <w:t>א מר</w:t>
      </w:r>
      <w:r w:rsidRPr="00196D6B">
        <w:rPr>
          <w:rStyle w:val="afffff3"/>
          <w:rFonts w:cs="BA TM • Vilna Extra-Bold"/>
          <w:b w:val="0"/>
          <w:bCs w:val="0"/>
          <w:rtl/>
        </w:rPr>
        <w:t>"</w:t>
      </w:r>
      <w:r w:rsidRPr="00196D6B">
        <w:rPr>
          <w:rStyle w:val="afffff3"/>
          <w:rFonts w:cs="BA TM • Vilna Extra-Bold" w:hint="cs"/>
          <w:b w:val="0"/>
          <w:bCs w:val="0"/>
          <w:rtl/>
        </w:rPr>
        <w:t>ה</w:t>
      </w:r>
      <w:r w:rsidRPr="00196D6B">
        <w:rPr>
          <w:rStyle w:val="afffff3"/>
          <w:rFonts w:cs="BA TM • Vilna Extra-Bold"/>
          <w:b w:val="0"/>
          <w:bCs w:val="0"/>
          <w:rtl/>
        </w:rPr>
        <w:t>:</w:t>
      </w:r>
      <w:r w:rsidRPr="00224C4C">
        <w:rPr>
          <w:rtl/>
        </w:rPr>
        <w:t xml:space="preserve"> טובת הנאה, ממון או אינה ממון?</w:t>
      </w:r>
    </w:p>
    <w:p w14:paraId="628AD132" w14:textId="1EB98D87" w:rsidR="00A85AC8" w:rsidRPr="00E600D8" w:rsidRDefault="006E0774" w:rsidP="00B66696">
      <w:pPr>
        <w:pStyle w:val="38"/>
        <w:framePr w:wrap="notBeside"/>
        <w:rPr>
          <w:rtl/>
        </w:rPr>
      </w:pPr>
      <w:r w:rsidRPr="00E600D8">
        <w:rPr>
          <w:rFonts w:hint="cs"/>
          <w:rtl/>
        </w:rPr>
        <w:t>א</w:t>
      </w:r>
      <w:r w:rsidRPr="00E600D8">
        <w:rPr>
          <w:rtl/>
        </w:rPr>
        <w:t>"</w:t>
      </w:r>
      <w:r w:rsidRPr="00E600D8">
        <w:rPr>
          <w:rFonts w:hint="cs"/>
          <w:rtl/>
        </w:rPr>
        <w:t>ל</w:t>
      </w:r>
      <w:r w:rsidRPr="00E600D8">
        <w:rPr>
          <w:rtl/>
        </w:rPr>
        <w:t xml:space="preserve"> תניתוה</w:t>
      </w:r>
      <w:r w:rsidR="00A85AC8" w:rsidRPr="00E600D8">
        <w:rPr>
          <w:rtl/>
        </w:rPr>
        <w:t>:</w:t>
      </w:r>
    </w:p>
    <w:p w14:paraId="237388F4" w14:textId="64C7DD8A" w:rsidR="006E0774" w:rsidRPr="00131640" w:rsidRDefault="006E0774" w:rsidP="006E0774">
      <w:pPr>
        <w:rPr>
          <w:rtl/>
        </w:rPr>
      </w:pPr>
      <w:r w:rsidRPr="00224C4C">
        <w:rPr>
          <w:rFonts w:ascii="Fb Fontext" w:hAnsi="Fb Fontext"/>
          <w:rtl/>
        </w:rPr>
        <w:t>המקדש בתרומות, ובמעשרות, ובמתנות, במי חטאת, ובאפר פרה הר"</w:t>
      </w:r>
      <w:r w:rsidRPr="00224C4C">
        <w:rPr>
          <w:rFonts w:ascii="Fb Fontext" w:hAnsi="Fb Fontext" w:hint="cs"/>
          <w:rtl/>
        </w:rPr>
        <w:t>ז</w:t>
      </w:r>
      <w:r w:rsidRPr="00224C4C">
        <w:rPr>
          <w:rFonts w:ascii="Fb Fontext" w:hAnsi="Fb Fontext"/>
          <w:rtl/>
        </w:rPr>
        <w:t xml:space="preserve"> מקודשת, ואפי</w:t>
      </w:r>
      <w:r w:rsidRPr="00224C4C">
        <w:rPr>
          <w:rFonts w:ascii="Fb Fontext" w:hAnsi="Fb Fontext" w:hint="cs"/>
          <w:rtl/>
        </w:rPr>
        <w:t>'</w:t>
      </w:r>
      <w:r w:rsidRPr="00224C4C">
        <w:rPr>
          <w:rFonts w:ascii="Fb Fontext" w:hAnsi="Fb Fontext"/>
          <w:rtl/>
        </w:rPr>
        <w:t xml:space="preserve"> ישראל</w:t>
      </w:r>
      <w:r w:rsidR="00B66696">
        <w:rPr>
          <w:rFonts w:ascii="Fb Fontext" w:hAnsi="Fb Fontext" w:hint="cs"/>
          <w:rtl/>
        </w:rPr>
        <w:t>,</w:t>
      </w:r>
    </w:p>
    <w:p w14:paraId="753FB617" w14:textId="2992C6B9" w:rsidR="00A85AC8" w:rsidRPr="00E600D8" w:rsidRDefault="006E0774" w:rsidP="00B66696">
      <w:pPr>
        <w:pStyle w:val="38"/>
        <w:framePr w:wrap="notBeside"/>
        <w:rPr>
          <w:rtl/>
        </w:rPr>
      </w:pPr>
      <w:r w:rsidRPr="00E600D8">
        <w:rPr>
          <w:rtl/>
        </w:rPr>
        <w:t>א"ל</w:t>
      </w:r>
      <w:r w:rsidR="00A85AC8" w:rsidRPr="00E600D8">
        <w:rPr>
          <w:rtl/>
        </w:rPr>
        <w:t>:</w:t>
      </w:r>
    </w:p>
    <w:p w14:paraId="2259BFF9" w14:textId="2945C913" w:rsidR="006E0774" w:rsidRPr="00131640" w:rsidRDefault="006E0774" w:rsidP="006E0774">
      <w:pPr>
        <w:rPr>
          <w:rtl/>
        </w:rPr>
      </w:pPr>
      <w:r w:rsidRPr="00224C4C">
        <w:rPr>
          <w:rFonts w:ascii="Fb Fontext" w:hAnsi="Fb Fontext"/>
          <w:sz w:val="32"/>
          <w:rtl/>
        </w:rPr>
        <w:t xml:space="preserve">ולא </w:t>
      </w:r>
      <w:r w:rsidR="00106E83">
        <w:rPr>
          <w:rFonts w:ascii="Fb Fontext" w:hAnsi="Fb Fontext" w:hint="cs"/>
          <w:sz w:val="32"/>
          <w:rtl/>
        </w:rPr>
        <w:t>העמדנו</w:t>
      </w:r>
      <w:r w:rsidRPr="00224C4C">
        <w:rPr>
          <w:rFonts w:ascii="Fb Fontext" w:hAnsi="Fb Fontext"/>
          <w:sz w:val="32"/>
          <w:rtl/>
        </w:rPr>
        <w:t xml:space="preserve"> בישראל שנפלו לו טבלים מבית אבי אמו כהן?</w:t>
      </w:r>
    </w:p>
    <w:p w14:paraId="113440B3" w14:textId="35D63FE4" w:rsidR="00A85AC8" w:rsidRPr="00E600D8" w:rsidRDefault="006E0774" w:rsidP="00B66696">
      <w:pPr>
        <w:pStyle w:val="38"/>
        <w:framePr w:wrap="notBeside"/>
        <w:rPr>
          <w:rtl/>
        </w:rPr>
      </w:pPr>
      <w:r w:rsidRPr="00E600D8">
        <w:rPr>
          <w:rtl/>
        </w:rPr>
        <w:t>א"ל</w:t>
      </w:r>
      <w:r w:rsidR="00A85AC8" w:rsidRPr="00E600D8">
        <w:rPr>
          <w:rtl/>
        </w:rPr>
        <w:t>:</w:t>
      </w:r>
    </w:p>
    <w:p w14:paraId="68268A4C" w14:textId="79035DD9" w:rsidR="006E0774" w:rsidRPr="00131640" w:rsidRDefault="006E0774" w:rsidP="006E0774">
      <w:pPr>
        <w:rPr>
          <w:rtl/>
        </w:rPr>
      </w:pPr>
      <w:r w:rsidRPr="00210DF6">
        <w:rPr>
          <w:rStyle w:val="afffa"/>
          <w:rFonts w:ascii="Fb Fontext" w:hAnsi="Fb Fontext" w:cs="BA TM • Vilna Extra-Bold"/>
          <w:bCs w:val="0"/>
          <w:rtl/>
        </w:rPr>
        <w:t>הוצאה</w:t>
      </w:r>
      <w:r w:rsidRPr="00224C4C">
        <w:rPr>
          <w:rFonts w:ascii="Fb Fontext" w:hAnsi="Fb Fontext"/>
          <w:rtl/>
        </w:rPr>
        <w:t xml:space="preserve"> את</w:t>
      </w:r>
      <w:r w:rsidRPr="00224C4C">
        <w:rPr>
          <w:rFonts w:ascii="Fb Fontext" w:hAnsi="Fb Fontext" w:hint="cs"/>
          <w:rtl/>
        </w:rPr>
        <w:t xml:space="preserve">! </w:t>
      </w:r>
      <w:r w:rsidRPr="00AB2CD9">
        <w:rPr>
          <w:rStyle w:val="afffff5"/>
          <w:rFonts w:hint="cs"/>
          <w:rtl/>
        </w:rPr>
        <w:t>[משמועה זו או לשון הוצא ודפנא],</w:t>
      </w:r>
      <w:r w:rsidRPr="00224C4C">
        <w:rPr>
          <w:rFonts w:ascii="Fb Fontext" w:hAnsi="Fb Fontext"/>
          <w:rtl/>
        </w:rPr>
        <w:t xml:space="preserve"> איכסיף.</w:t>
      </w:r>
    </w:p>
    <w:p w14:paraId="3C843391" w14:textId="77777777" w:rsidR="00A85AC8" w:rsidRPr="00E600D8" w:rsidRDefault="006E0774" w:rsidP="00B66696">
      <w:pPr>
        <w:pStyle w:val="38"/>
        <w:framePr w:wrap="notBeside"/>
        <w:rPr>
          <w:rtl/>
        </w:rPr>
      </w:pPr>
      <w:r w:rsidRPr="00E600D8">
        <w:rPr>
          <w:rtl/>
        </w:rPr>
        <w:t>הוא סבר</w:t>
      </w:r>
      <w:r w:rsidR="00A85AC8" w:rsidRPr="00E600D8">
        <w:rPr>
          <w:rtl/>
        </w:rPr>
        <w:t>:</w:t>
      </w:r>
    </w:p>
    <w:p w14:paraId="29947375" w14:textId="69CB6F92" w:rsidR="006E0774" w:rsidRPr="00131640" w:rsidRDefault="006E0774" w:rsidP="00B66696">
      <w:pPr>
        <w:spacing w:after="120"/>
        <w:rPr>
          <w:rtl/>
        </w:rPr>
      </w:pPr>
      <w:r w:rsidRPr="00224C4C">
        <w:rPr>
          <w:rFonts w:ascii="Fb Fontext" w:hAnsi="Fb Fontext"/>
          <w:rtl/>
        </w:rPr>
        <w:t xml:space="preserve">משמעתא אמר, </w:t>
      </w:r>
      <w:r w:rsidRPr="00B66696">
        <w:rPr>
          <w:rStyle w:val="afffff3"/>
          <w:rFonts w:hint="cs"/>
          <w:rtl/>
        </w:rPr>
        <w:t>ו</w:t>
      </w:r>
      <w:r w:rsidRPr="00B66696">
        <w:rPr>
          <w:rStyle w:val="afffff3"/>
          <w:rtl/>
        </w:rPr>
        <w:t>א"ל</w:t>
      </w:r>
      <w:r w:rsidR="00B66696">
        <w:rPr>
          <w:rStyle w:val="afffff3"/>
          <w:rFonts w:hint="cs"/>
          <w:rtl/>
        </w:rPr>
        <w:t xml:space="preserve"> כך אמרתי</w:t>
      </w:r>
      <w:r w:rsidRPr="00B66696">
        <w:rPr>
          <w:rStyle w:val="afffff3"/>
          <w:rtl/>
        </w:rPr>
        <w:t>:</w:t>
      </w:r>
      <w:r w:rsidRPr="00224C4C">
        <w:rPr>
          <w:rFonts w:ascii="Fb Fontext" w:hAnsi="Fb Fontext"/>
          <w:rtl/>
        </w:rPr>
        <w:t xml:space="preserve"> רב אסי </w:t>
      </w:r>
      <w:r w:rsidRPr="00210DF6">
        <w:rPr>
          <w:rStyle w:val="afffa"/>
          <w:rFonts w:ascii="Fb Fontext" w:hAnsi="Fb Fontext" w:cs="BA TM • Vilna Extra-Bold"/>
          <w:bCs w:val="0"/>
          <w:rtl/>
        </w:rPr>
        <w:t>דהוצל</w:t>
      </w:r>
      <w:r w:rsidRPr="00224C4C">
        <w:rPr>
          <w:rFonts w:ascii="Fb Fontext" w:hAnsi="Fb Fontext"/>
          <w:rtl/>
        </w:rPr>
        <w:t xml:space="preserve"> קאי כותיך.</w:t>
      </w:r>
    </w:p>
    <w:p w14:paraId="746054FE" w14:textId="6648B6EA" w:rsidR="00A85AC8" w:rsidRPr="00E600D8" w:rsidRDefault="006E0774" w:rsidP="00B66696">
      <w:pPr>
        <w:pStyle w:val="38"/>
        <w:framePr w:wrap="notBeside"/>
        <w:rPr>
          <w:rtl/>
        </w:rPr>
      </w:pPr>
      <w:r w:rsidRPr="00E600D8">
        <w:rPr>
          <w:rtl/>
        </w:rPr>
        <w:t>נימא כתנאי</w:t>
      </w:r>
      <w:r w:rsidR="00A85AC8" w:rsidRPr="00E600D8">
        <w:rPr>
          <w:rtl/>
        </w:rPr>
        <w:t>:</w:t>
      </w:r>
    </w:p>
    <w:p w14:paraId="1DF9699E" w14:textId="26FDDEFD" w:rsidR="009469D7" w:rsidRDefault="006E0774" w:rsidP="00F65F8B">
      <w:pPr>
        <w:pStyle w:val="affffb"/>
        <w:rPr>
          <w:rtl/>
        </w:rPr>
      </w:pPr>
      <w:r w:rsidRPr="00224C4C">
        <w:rPr>
          <w:rtl/>
        </w:rPr>
        <w:t>הגונב טבלו של חבירו</w:t>
      </w:r>
    </w:p>
    <w:p w14:paraId="3F1E0DEB" w14:textId="2174EEC9" w:rsidR="006E0774" w:rsidRPr="00131640" w:rsidRDefault="006E0774" w:rsidP="006E0774">
      <w:pPr>
        <w:rPr>
          <w:rtl/>
        </w:rPr>
      </w:pPr>
      <w:r w:rsidRPr="00B66696">
        <w:rPr>
          <w:rStyle w:val="afffff3"/>
          <w:rFonts w:hint="cs"/>
          <w:rtl/>
        </w:rPr>
        <w:t>לרבי:</w:t>
      </w:r>
      <w:r w:rsidRPr="00224C4C">
        <w:rPr>
          <w:rFonts w:ascii="Fb Fontext" w:hAnsi="Fb Fontext" w:hint="cs"/>
          <w:sz w:val="32"/>
          <w:rtl/>
        </w:rPr>
        <w:t xml:space="preserve"> </w:t>
      </w:r>
      <w:r w:rsidRPr="00224C4C">
        <w:rPr>
          <w:rFonts w:ascii="Fb Fontext" w:hAnsi="Fb Fontext"/>
          <w:sz w:val="32"/>
          <w:rtl/>
        </w:rPr>
        <w:t xml:space="preserve">משלם דמי טבלו </w:t>
      </w:r>
      <w:r w:rsidRPr="00B66696">
        <w:rPr>
          <w:rStyle w:val="afffff3"/>
          <w:rFonts w:hint="cs"/>
          <w:rtl/>
        </w:rPr>
        <w:t>ריבר'י</w:t>
      </w:r>
      <w:r w:rsidRPr="00B66696">
        <w:rPr>
          <w:rStyle w:val="afffff3"/>
          <w:rtl/>
        </w:rPr>
        <w:t>:</w:t>
      </w:r>
      <w:r w:rsidRPr="00224C4C">
        <w:rPr>
          <w:rFonts w:ascii="Fb Fontext" w:hAnsi="Fb Fontext"/>
          <w:sz w:val="32"/>
          <w:rtl/>
        </w:rPr>
        <w:t xml:space="preserve"> משלם </w:t>
      </w:r>
      <w:r w:rsidR="00B66696">
        <w:rPr>
          <w:rFonts w:ascii="Fb Fontext" w:hAnsi="Fb Fontext" w:hint="cs"/>
          <w:sz w:val="32"/>
          <w:rtl/>
        </w:rPr>
        <w:t xml:space="preserve">רק </w:t>
      </w:r>
      <w:r w:rsidRPr="00224C4C">
        <w:rPr>
          <w:rFonts w:ascii="Fb Fontext" w:hAnsi="Fb Fontext"/>
          <w:sz w:val="32"/>
          <w:rtl/>
        </w:rPr>
        <w:t>דמי חולין שבו.</w:t>
      </w:r>
    </w:p>
    <w:p w14:paraId="47D44520" w14:textId="77777777" w:rsidR="00A85AC8" w:rsidRPr="00E600D8" w:rsidRDefault="006E0774" w:rsidP="00B66696">
      <w:pPr>
        <w:pStyle w:val="38"/>
        <w:framePr w:wrap="notBeside"/>
        <w:rPr>
          <w:rtl/>
        </w:rPr>
      </w:pPr>
      <w:r w:rsidRPr="00E600D8">
        <w:rPr>
          <w:rFonts w:hint="cs"/>
          <w:rtl/>
        </w:rPr>
        <w:t>ודחי</w:t>
      </w:r>
      <w:r w:rsidR="00B66696" w:rsidRPr="00E600D8">
        <w:rPr>
          <w:rFonts w:hint="cs"/>
          <w:rtl/>
        </w:rPr>
        <w:t xml:space="preserve"> דחלקו</w:t>
      </w:r>
      <w:r w:rsidR="00A85AC8" w:rsidRPr="00E600D8">
        <w:rPr>
          <w:rtl/>
        </w:rPr>
        <w:t>:</w:t>
      </w:r>
    </w:p>
    <w:p w14:paraId="110596FD" w14:textId="065D640F" w:rsidR="006E0774" w:rsidRPr="00131640" w:rsidRDefault="006E0774" w:rsidP="006E0774">
      <w:pPr>
        <w:rPr>
          <w:rtl/>
        </w:rPr>
      </w:pPr>
      <w:r w:rsidRPr="00224C4C">
        <w:rPr>
          <w:rFonts w:ascii="Fb Fontext" w:hAnsi="Fb Fontext"/>
          <w:rtl/>
        </w:rPr>
        <w:t>בטבלים שנפלו לו מבית אבי אמו כהן, ובמתנות שלא הורמו כמי שהורמו דמיין</w:t>
      </w:r>
      <w:r w:rsidR="00A25B48">
        <w:rPr>
          <w:rFonts w:ascii="Fb Fontext" w:hAnsi="Fb Fontext" w:hint="cs"/>
          <w:rtl/>
        </w:rPr>
        <w:t xml:space="preserve"> </w:t>
      </w:r>
      <w:r w:rsidR="00B66696" w:rsidRPr="00A25B48">
        <w:rPr>
          <w:rStyle w:val="afffff5"/>
          <w:rFonts w:hint="cs"/>
          <w:rtl/>
        </w:rPr>
        <w:t>[ולכו''ע אינה ממון]</w:t>
      </w:r>
      <w:r w:rsidRPr="00A25B48">
        <w:rPr>
          <w:rStyle w:val="afffff5"/>
          <w:rFonts w:hint="cs"/>
          <w:rtl/>
        </w:rPr>
        <w:t>,</w:t>
      </w:r>
    </w:p>
    <w:p w14:paraId="1A376055" w14:textId="63BA10FB" w:rsidR="00A85AC8" w:rsidRPr="00E600D8" w:rsidRDefault="006E0774" w:rsidP="00B66696">
      <w:pPr>
        <w:pStyle w:val="38"/>
        <w:framePr w:wrap="notBeside"/>
        <w:rPr>
          <w:rtl/>
        </w:rPr>
      </w:pPr>
      <w:r w:rsidRPr="00E600D8">
        <w:rPr>
          <w:rFonts w:hint="cs"/>
          <w:rtl/>
        </w:rPr>
        <w:t>ב.</w:t>
      </w:r>
      <w:r w:rsidR="00B66696" w:rsidRPr="00E600D8">
        <w:rPr>
          <w:rFonts w:hint="cs"/>
          <w:rtl/>
        </w:rPr>
        <w:t xml:space="preserve"> חלקו בשמואל</w:t>
      </w:r>
      <w:r w:rsidR="00A85AC8" w:rsidRPr="00E600D8">
        <w:rPr>
          <w:rFonts w:hint="cs"/>
          <w:rtl/>
        </w:rPr>
        <w:t>:</w:t>
      </w:r>
    </w:p>
    <w:p w14:paraId="1E7E202F" w14:textId="56EB415D" w:rsidR="006E0774" w:rsidRPr="002F20B5" w:rsidRDefault="006E0774" w:rsidP="006E0774">
      <w:pPr>
        <w:rPr>
          <w:spacing w:val="0"/>
          <w:rtl/>
        </w:rPr>
      </w:pPr>
      <w:r w:rsidRPr="002F20B5">
        <w:rPr>
          <w:rFonts w:ascii="Fb Fontext" w:hAnsi="Fb Fontext" w:hint="cs"/>
          <w:spacing w:val="0"/>
          <w:rtl/>
        </w:rPr>
        <w:t>אי חיטה אחת פוטרת הכרי</w:t>
      </w:r>
      <w:r w:rsidR="00D13972" w:rsidRPr="002F20B5">
        <w:rPr>
          <w:rFonts w:ascii="Fb Fontext" w:hAnsi="Fb Fontext" w:hint="cs"/>
          <w:spacing w:val="0"/>
          <w:rtl/>
        </w:rPr>
        <w:t xml:space="preserve"> </w:t>
      </w:r>
      <w:r w:rsidR="00B66696" w:rsidRPr="002F20B5">
        <w:rPr>
          <w:rStyle w:val="afffff5"/>
          <w:rFonts w:hint="cs"/>
          <w:spacing w:val="0"/>
          <w:rtl/>
        </w:rPr>
        <w:t xml:space="preserve">[ולכו''ע </w:t>
      </w:r>
      <w:r w:rsidR="00B66696" w:rsidRPr="002F20B5">
        <w:rPr>
          <w:rStyle w:val="afffff5"/>
          <w:spacing w:val="0"/>
          <w:rtl/>
        </w:rPr>
        <w:t>כמי שהורמו, וטובת הנאה אינה ממון</w:t>
      </w:r>
      <w:r w:rsidR="00B66696" w:rsidRPr="002F20B5">
        <w:rPr>
          <w:rStyle w:val="afffff5"/>
          <w:rFonts w:hint="cs"/>
          <w:spacing w:val="0"/>
          <w:rtl/>
        </w:rPr>
        <w:t>]</w:t>
      </w:r>
    </w:p>
    <w:p w14:paraId="4912CC54" w14:textId="15F63737" w:rsidR="00A85AC8" w:rsidRPr="00E600D8" w:rsidRDefault="006E0774" w:rsidP="00B66696">
      <w:pPr>
        <w:pStyle w:val="38"/>
        <w:framePr w:wrap="notBeside"/>
        <w:rPr>
          <w:rtl/>
        </w:rPr>
      </w:pPr>
      <w:r w:rsidRPr="00E600D8">
        <w:rPr>
          <w:rFonts w:hint="cs"/>
          <w:rtl/>
        </w:rPr>
        <w:t>ג.</w:t>
      </w:r>
      <w:r w:rsidR="00B66696" w:rsidRPr="00E600D8">
        <w:rPr>
          <w:rFonts w:hint="cs"/>
          <w:rtl/>
        </w:rPr>
        <w:t xml:space="preserve"> </w:t>
      </w:r>
      <w:r w:rsidR="005F7D9D" w:rsidRPr="00E600D8">
        <w:rPr>
          <w:rFonts w:hint="cs"/>
          <w:rtl/>
        </w:rPr>
        <w:t>חלקו בטעם דרבי</w:t>
      </w:r>
      <w:r w:rsidR="00A85AC8" w:rsidRPr="00E600D8">
        <w:rPr>
          <w:rFonts w:hint="cs"/>
          <w:rtl/>
        </w:rPr>
        <w:t>:</w:t>
      </w:r>
    </w:p>
    <w:p w14:paraId="67A56E5C" w14:textId="2244EBB2" w:rsidR="006E0774" w:rsidRPr="00131640" w:rsidRDefault="00B66696" w:rsidP="006E0774">
      <w:pPr>
        <w:rPr>
          <w:rtl/>
        </w:rPr>
      </w:pPr>
      <w:r>
        <w:rPr>
          <w:rFonts w:ascii="Fb Fontext" w:hAnsi="Fb Fontext" w:hint="cs"/>
          <w:rtl/>
        </w:rPr>
        <w:t>ש</w:t>
      </w:r>
      <w:r w:rsidR="006E0774" w:rsidRPr="00224C4C">
        <w:rPr>
          <w:rFonts w:ascii="Fb Fontext" w:hAnsi="Fb Fontext" w:hint="cs"/>
          <w:rtl/>
        </w:rPr>
        <w:t>קנסוהו רבנן לגנב</w:t>
      </w:r>
      <w:r>
        <w:rPr>
          <w:rFonts w:ascii="Fb Fontext" w:hAnsi="Fb Fontext" w:hint="cs"/>
          <w:rtl/>
        </w:rPr>
        <w:t>.</w:t>
      </w:r>
      <w:r w:rsidR="005F7D9D">
        <w:rPr>
          <w:rFonts w:ascii="Fb Fontext" w:hAnsi="Fb Fontext" w:hint="cs"/>
          <w:rtl/>
        </w:rPr>
        <w:t xml:space="preserve"> </w:t>
      </w:r>
      <w:r w:rsidR="005F7D9D" w:rsidRPr="005F7D9D">
        <w:rPr>
          <w:rStyle w:val="afffff5"/>
          <w:rFonts w:hint="cs"/>
          <w:rtl/>
        </w:rPr>
        <w:t>ולכו''ע לא כשמואל</w:t>
      </w:r>
    </w:p>
    <w:p w14:paraId="38A0C7E7" w14:textId="77777777" w:rsidR="00A85AC8" w:rsidRPr="00E600D8" w:rsidRDefault="006E0774" w:rsidP="00B66696">
      <w:pPr>
        <w:pStyle w:val="38"/>
        <w:framePr w:wrap="notBeside"/>
        <w:rPr>
          <w:rtl/>
        </w:rPr>
      </w:pPr>
      <w:r w:rsidRPr="00E600D8">
        <w:rPr>
          <w:rFonts w:hint="cs"/>
          <w:rtl/>
        </w:rPr>
        <w:t xml:space="preserve">ד. </w:t>
      </w:r>
      <w:r w:rsidR="00B66696" w:rsidRPr="00E600D8">
        <w:rPr>
          <w:rFonts w:hint="cs"/>
          <w:rtl/>
        </w:rPr>
        <w:t xml:space="preserve"> </w:t>
      </w:r>
      <w:r w:rsidR="005F7D9D" w:rsidRPr="00E600D8">
        <w:rPr>
          <w:rFonts w:hint="cs"/>
          <w:rtl/>
        </w:rPr>
        <w:t>חלקו בטעם ריב''י</w:t>
      </w:r>
      <w:r w:rsidR="00A85AC8" w:rsidRPr="00E600D8">
        <w:rPr>
          <w:rtl/>
        </w:rPr>
        <w:t>:</w:t>
      </w:r>
    </w:p>
    <w:p w14:paraId="50879D9B" w14:textId="68023B10" w:rsidR="006E0774" w:rsidRPr="00131640" w:rsidRDefault="006E0774" w:rsidP="006E0774">
      <w:pPr>
        <w:rPr>
          <w:rtl/>
        </w:rPr>
      </w:pPr>
      <w:r w:rsidRPr="00224C4C">
        <w:rPr>
          <w:rFonts w:ascii="Fb Fontext" w:hAnsi="Fb Fontext"/>
          <w:rtl/>
        </w:rPr>
        <w:t>דקנסוהו רבנן לבע</w:t>
      </w:r>
      <w:r w:rsidRPr="00224C4C">
        <w:rPr>
          <w:rFonts w:ascii="Fb Fontext" w:hAnsi="Fb Fontext" w:hint="cs"/>
          <w:rtl/>
        </w:rPr>
        <w:t>ה</w:t>
      </w:r>
      <w:r w:rsidRPr="00224C4C">
        <w:rPr>
          <w:rFonts w:ascii="Fb Fontext" w:hAnsi="Fb Fontext"/>
          <w:rtl/>
        </w:rPr>
        <w:t>"</w:t>
      </w:r>
      <w:r w:rsidRPr="00224C4C">
        <w:rPr>
          <w:rFonts w:ascii="Fb Fontext" w:hAnsi="Fb Fontext" w:hint="cs"/>
          <w:rtl/>
        </w:rPr>
        <w:t>ב שלא היה לו להשהות טבלו</w:t>
      </w:r>
    </w:p>
    <w:p w14:paraId="7DB62982" w14:textId="77777777" w:rsidR="006E0774" w:rsidRPr="00131640" w:rsidRDefault="006E0774" w:rsidP="00841728">
      <w:pPr>
        <w:pStyle w:val="affffb"/>
        <w:rPr>
          <w:rtl/>
        </w:rPr>
        <w:pPrChange w:id="90015" w:author="קלוד" w:date="2026-10-08T12:07:40Z">
          <w:pPr>
            <w:pStyle w:val="affb"/>
          </w:pPr>
        </w:pPrChange>
      </w:pPr>
      <w:del w:id="90013" w:author="קלוד" w:date="2026-10-08T12:07:40Z">
        <w:r w:rsidRPr="00224C4C">
          <w:rPr>
            <w:rFonts w:hint="cs"/>
            <w:rtl/>
          </w:rPr>
          <w:delText xml:space="preserve">׹</w:delText>
        </w:r>
      </w:del>
      <w:ins w:id="90014" w:author="קלוד" w:date="2026-10-08T12:07:40Z">
        <w:r>
          <w:rPr>
            <w:color w:val="7B3F00"/>
          </w:rPr>
          <w:t xml:space="preserve">קידוש בתרומה</w:t>
        </w:r>
      </w:ins>
    </w:p>
    <w:p w14:paraId="0BE39965" w14:textId="77777777" w:rsidR="00A85AC8" w:rsidRPr="00E600D8" w:rsidRDefault="006E0774" w:rsidP="0065167E">
      <w:pPr>
        <w:pStyle w:val="38"/>
        <w:framePr w:wrap="notBeside"/>
        <w:rPr>
          <w:rtl/>
        </w:rPr>
      </w:pPr>
      <w:r w:rsidRPr="00E600D8">
        <w:rPr>
          <w:rtl/>
        </w:rPr>
        <w:t>תנן</w:t>
      </w:r>
      <w:r w:rsidR="00A85AC8" w:rsidRPr="00E600D8">
        <w:rPr>
          <w:rtl/>
        </w:rPr>
        <w:t>:</w:t>
      </w:r>
    </w:p>
    <w:p w14:paraId="50635723" w14:textId="18DDB132" w:rsidR="006E0774" w:rsidRPr="00131640" w:rsidRDefault="006E0774" w:rsidP="006E0774">
      <w:pPr>
        <w:rPr>
          <w:rtl/>
        </w:rPr>
      </w:pPr>
      <w:r w:rsidRPr="00224C4C">
        <w:rPr>
          <w:rFonts w:ascii="Fb Fontext" w:hAnsi="Fb Fontext"/>
          <w:rtl/>
        </w:rPr>
        <w:t>המקדש בתרומות ובמעשרות ובמתנות במי חטאת, ובאפר פרה הר"</w:t>
      </w:r>
      <w:r w:rsidRPr="00224C4C">
        <w:rPr>
          <w:rFonts w:ascii="Fb Fontext" w:hAnsi="Fb Fontext" w:hint="cs"/>
          <w:rtl/>
        </w:rPr>
        <w:t>ז</w:t>
      </w:r>
      <w:r w:rsidRPr="00224C4C">
        <w:rPr>
          <w:rFonts w:ascii="Fb Fontext" w:hAnsi="Fb Fontext"/>
          <w:rtl/>
        </w:rPr>
        <w:t xml:space="preserve"> </w:t>
      </w:r>
      <w:r w:rsidRPr="00196D6B">
        <w:rPr>
          <w:rFonts w:ascii="Fb Fontext" w:hAnsi="Fb Fontext" w:cs="BA TM • Vilna Extra-Bold"/>
          <w:rtl/>
        </w:rPr>
        <w:t>מקודשת</w:t>
      </w:r>
      <w:r w:rsidRPr="00224C4C">
        <w:rPr>
          <w:rFonts w:ascii="Fb Fontext" w:hAnsi="Fb Fontext"/>
          <w:rtl/>
        </w:rPr>
        <w:t xml:space="preserve">, ואע"פ </w:t>
      </w:r>
      <w:r w:rsidRPr="00224C4C">
        <w:rPr>
          <w:rFonts w:ascii="Fb Fontext" w:hAnsi="Fb Fontext" w:hint="cs"/>
          <w:rtl/>
        </w:rPr>
        <w:t xml:space="preserve">שהוא </w:t>
      </w:r>
      <w:r w:rsidRPr="00224C4C">
        <w:rPr>
          <w:rFonts w:ascii="Fb Fontext" w:hAnsi="Fb Fontext"/>
          <w:rtl/>
        </w:rPr>
        <w:t>ישראל.</w:t>
      </w:r>
    </w:p>
    <w:p w14:paraId="21CF0552" w14:textId="77777777" w:rsidR="00A85AC8" w:rsidRPr="00E600D8" w:rsidRDefault="006E0774" w:rsidP="00B66696">
      <w:pPr>
        <w:pStyle w:val="38"/>
        <w:framePr w:wrap="notBeside"/>
        <w:rPr>
          <w:rtl/>
        </w:rPr>
      </w:pPr>
      <w:r w:rsidRPr="00E600D8">
        <w:rPr>
          <w:rFonts w:hint="cs"/>
          <w:rtl/>
        </w:rPr>
        <w:t>והך</w:t>
      </w:r>
      <w:r w:rsidR="00A85AC8" w:rsidRPr="00E600D8">
        <w:rPr>
          <w:rtl/>
        </w:rPr>
        <w:t>:</w:t>
      </w:r>
    </w:p>
    <w:p w14:paraId="29EBD06F" w14:textId="7726AD30" w:rsidR="009469D7" w:rsidRDefault="006E0774" w:rsidP="006E0774">
      <w:pPr>
        <w:rPr>
          <w:rFonts w:ascii="Fb Fontext" w:hAnsi="Fb Fontext"/>
          <w:sz w:val="32"/>
          <w:rtl/>
        </w:rPr>
      </w:pPr>
      <w:r w:rsidRPr="00224C4C">
        <w:rPr>
          <w:rFonts w:ascii="Fb Fontext" w:hAnsi="Fb Fontext" w:hint="cs"/>
          <w:sz w:val="32"/>
          <w:rtl/>
        </w:rPr>
        <w:t>ד</w:t>
      </w:r>
      <w:r w:rsidRPr="00224C4C">
        <w:rPr>
          <w:rFonts w:ascii="Fb Fontext" w:hAnsi="Fb Fontext"/>
          <w:sz w:val="32"/>
          <w:rtl/>
        </w:rPr>
        <w:t>הנוטל שכר לדון דיניו בטלים, להעיד עדותו בטלה,</w:t>
      </w:r>
    </w:p>
    <w:p w14:paraId="0E12BDBF" w14:textId="2798BF33" w:rsidR="006E0774" w:rsidRPr="00131640" w:rsidRDefault="006E0774" w:rsidP="006E0774">
      <w:pPr>
        <w:rPr>
          <w:rtl/>
        </w:rPr>
      </w:pPr>
      <w:r w:rsidRPr="00224C4C">
        <w:rPr>
          <w:rFonts w:ascii="Fb Fontext" w:hAnsi="Fb Fontext"/>
          <w:sz w:val="32"/>
          <w:rtl/>
        </w:rPr>
        <w:t>להזות ולקדש מימיו מי מערה ואפרו אפר מקלה!</w:t>
      </w:r>
      <w:r w:rsidR="00FA24F6">
        <w:rPr>
          <w:rFonts w:ascii="Fb Fontext" w:hAnsi="Fb Fontext" w:hint="cs"/>
          <w:sz w:val="32"/>
          <w:rtl/>
        </w:rPr>
        <w:t xml:space="preserve"> </w:t>
      </w:r>
      <w:r w:rsidR="00FA24F6" w:rsidRPr="00FA24F6">
        <w:rPr>
          <w:rStyle w:val="afffff5"/>
          <w:rFonts w:hint="cs"/>
          <w:rtl/>
        </w:rPr>
        <w:t>א''כ במה מקדשה</w:t>
      </w:r>
    </w:p>
    <w:p w14:paraId="37883F64" w14:textId="1D4380F8" w:rsidR="00A85AC8" w:rsidRPr="00E600D8" w:rsidRDefault="006E0774" w:rsidP="00B66696">
      <w:pPr>
        <w:pStyle w:val="38"/>
        <w:framePr w:wrap="notBeside"/>
        <w:rPr>
          <w:rtl/>
        </w:rPr>
      </w:pPr>
      <w:r w:rsidRPr="00E600D8">
        <w:rPr>
          <w:rtl/>
        </w:rPr>
        <w:t xml:space="preserve">- </w:t>
      </w:r>
      <w:r w:rsidR="00B66696" w:rsidRPr="00E600D8">
        <w:rPr>
          <w:rFonts w:hint="cs"/>
          <w:rtl/>
        </w:rPr>
        <w:t xml:space="preserve">דחי' </w:t>
      </w:r>
      <w:r w:rsidRPr="00E600D8">
        <w:rPr>
          <w:rtl/>
        </w:rPr>
        <w:t>אביי</w:t>
      </w:r>
      <w:r w:rsidR="00A85AC8" w:rsidRPr="00E600D8">
        <w:rPr>
          <w:rFonts w:hint="cs"/>
          <w:rtl/>
        </w:rPr>
        <w:t>:</w:t>
      </w:r>
    </w:p>
    <w:p w14:paraId="0B35F23C" w14:textId="4A8A5268" w:rsidR="009469D7" w:rsidRDefault="00FA24F6" w:rsidP="006E0774">
      <w:pPr>
        <w:rPr>
          <w:rtl/>
        </w:rPr>
      </w:pPr>
      <w:r>
        <w:rPr>
          <w:rFonts w:hint="cs"/>
          <w:rtl/>
        </w:rPr>
        <w:t>באפר פרה</w:t>
      </w:r>
      <w:r w:rsidR="006E0774" w:rsidRPr="00224C4C">
        <w:rPr>
          <w:rtl/>
        </w:rPr>
        <w:t xml:space="preserve"> בשכר הבאה ומילוי</w:t>
      </w:r>
      <w:r w:rsidR="006E0774" w:rsidRPr="00224C4C">
        <w:rPr>
          <w:rFonts w:hint="cs"/>
          <w:rtl/>
        </w:rPr>
        <w:t xml:space="preserve"> שיכול ליקח מעות בטירחא</w:t>
      </w:r>
      <w:r w:rsidR="006E0774" w:rsidRPr="00224C4C">
        <w:rPr>
          <w:rtl/>
        </w:rPr>
        <w:t>,</w:t>
      </w:r>
    </w:p>
    <w:p w14:paraId="00060EAC" w14:textId="0DFF0380" w:rsidR="006E0774" w:rsidRPr="00131640" w:rsidRDefault="00FA24F6" w:rsidP="006E0774">
      <w:pPr>
        <w:rPr>
          <w:rtl/>
        </w:rPr>
      </w:pPr>
      <w:r>
        <w:rPr>
          <w:rFonts w:hint="cs"/>
          <w:rtl/>
        </w:rPr>
        <w:t>בנוטל שכר להזות ולקדש -</w:t>
      </w:r>
      <w:r w:rsidR="006E0774" w:rsidRPr="00224C4C">
        <w:rPr>
          <w:rtl/>
        </w:rPr>
        <w:t xml:space="preserve"> בשכר הזאה וקידוש.</w:t>
      </w:r>
    </w:p>
    <w:p w14:paraId="2F7B2562" w14:textId="50163DAE" w:rsidR="00A85AC8" w:rsidRPr="00E600D8" w:rsidRDefault="006E0774" w:rsidP="00B66696">
      <w:pPr>
        <w:pStyle w:val="38"/>
        <w:framePr w:wrap="notBeside"/>
        <w:rPr>
          <w:rtl/>
        </w:rPr>
      </w:pPr>
      <w:r w:rsidRPr="00E600D8">
        <w:rPr>
          <w:rtl/>
        </w:rPr>
        <w:t xml:space="preserve">דיקא </w:t>
      </w:r>
      <w:r w:rsidR="00B35B36" w:rsidRPr="00E600D8">
        <w:rPr>
          <w:rtl/>
        </w:rPr>
        <w:t>גם</w:t>
      </w:r>
      <w:r w:rsidR="00A85AC8" w:rsidRPr="00E600D8">
        <w:rPr>
          <w:rtl/>
        </w:rPr>
        <w:t>:</w:t>
      </w:r>
    </w:p>
    <w:p w14:paraId="036D9E80" w14:textId="48DBB352" w:rsidR="006E0774" w:rsidRPr="00131640" w:rsidRDefault="006E0774" w:rsidP="006E0774">
      <w:pPr>
        <w:rPr>
          <w:rtl/>
        </w:rPr>
      </w:pPr>
      <w:r w:rsidRPr="00B66696">
        <w:rPr>
          <w:rStyle w:val="afffff3"/>
          <w:rtl/>
        </w:rPr>
        <w:t xml:space="preserve">דתני </w:t>
      </w:r>
      <w:r w:rsidR="00B35B36" w:rsidRPr="00B66696">
        <w:rPr>
          <w:rStyle w:val="afffff3"/>
          <w:rtl/>
        </w:rPr>
        <w:t>כאן</w:t>
      </w:r>
      <w:r w:rsidRPr="00224C4C">
        <w:rPr>
          <w:rFonts w:ascii="Fb Fontext" w:hAnsi="Fb Fontext"/>
          <w:sz w:val="32"/>
          <w:rtl/>
        </w:rPr>
        <w:t xml:space="preserve"> במי חטאת ובאפר פרה, </w:t>
      </w:r>
      <w:r w:rsidRPr="00B66696">
        <w:rPr>
          <w:rStyle w:val="afffff3"/>
          <w:rtl/>
        </w:rPr>
        <w:t xml:space="preserve">ותני </w:t>
      </w:r>
      <w:r w:rsidR="00B35B36" w:rsidRPr="00B66696">
        <w:rPr>
          <w:rStyle w:val="afffff3"/>
          <w:rtl/>
        </w:rPr>
        <w:t>שם</w:t>
      </w:r>
      <w:r w:rsidRPr="00224C4C">
        <w:rPr>
          <w:rFonts w:ascii="Fb Fontext" w:hAnsi="Fb Fontext"/>
          <w:sz w:val="32"/>
          <w:rtl/>
        </w:rPr>
        <w:t xml:space="preserve"> </w:t>
      </w:r>
      <w:r w:rsidRPr="00210DF6">
        <w:rPr>
          <w:rStyle w:val="afffa"/>
          <w:rFonts w:ascii="Fb Fontext" w:hAnsi="Fb Fontext" w:cs="BA TM • Vilna Extra-Bold"/>
          <w:bCs w:val="0"/>
          <w:rtl/>
        </w:rPr>
        <w:t>להזות ולקדש</w:t>
      </w:r>
      <w:r w:rsidRPr="00224C4C">
        <w:rPr>
          <w:rFonts w:ascii="Fb Fontext" w:hAnsi="Fb Fontext"/>
          <w:sz w:val="32"/>
          <w:rtl/>
        </w:rPr>
        <w:t xml:space="preserve">, </w:t>
      </w:r>
      <w:r w:rsidRPr="00210DF6">
        <w:rPr>
          <w:rFonts w:ascii="Fb Fontext" w:hAnsi="Fb Fontext" w:cs="BA TM • Vilna Extra-Bold"/>
          <w:sz w:val="32"/>
          <w:rtl/>
        </w:rPr>
        <w:t>ש"מ</w:t>
      </w:r>
      <w:r w:rsidRPr="00224C4C">
        <w:rPr>
          <w:rFonts w:ascii="Fb Fontext" w:hAnsi="Fb Fontext"/>
          <w:sz w:val="32"/>
          <w:rtl/>
        </w:rPr>
        <w:t>.</w:t>
      </w:r>
    </w:p>
    <w:p w14:paraId="1F6648F4" w14:textId="77777777" w:rsidR="006E0774" w:rsidRPr="00131640" w:rsidRDefault="006E0774" w:rsidP="00841728">
      <w:pPr>
        <w:pStyle w:val="affb"/>
        <w:rPr>
          <w:del w:id="90102" w:author="מנוע עיצוב" w:date="2026-10-08T11:01:28Z"/>
          <w:rtl/>
        </w:rPr>
      </w:pPr>
      <w:del w:id="90101" w:author="מנוע עיצוב" w:date="2026-10-08T11:01:28Z">
        <w:r w:rsidRPr="00224C4C">
          <w:rPr>
            <w:rFonts w:hint="cs"/>
            <w:rtl/>
          </w:rPr>
          <w:delText xml:space="preserve">׹</w:delText>
        </w:r>
      </w:del>
    </w:p>
    <w:p w14:paraId="32097F78" w14:textId="77777777" w:rsidR="006E0774" w:rsidRDefault="006E0774" w:rsidP="006E0774">
      <w:pPr>
        <w:pStyle w:val="Hadran"/>
        <w:rPr>
          <w:rtl/>
        </w:rPr>
        <w:pPrChange w:id="91178" w:author="Claude" w:date="2026-10-08T08:35:35Z">
          <w:pPr>
            <w:pStyle w:val="afffb"/>
            <w:rPr>
              <w:rtl/>
            </w:rPr>
          </w:pPr>
        </w:pPrChange>
      </w:pPr>
      <w:r w:rsidRPr="00224C4C">
        <w:rPr>
          <w:rStyle w:val="afffa"/>
          <w:rFonts w:cs="BA חניכי הישיבות"/>
          <w:rtl/>
        </w:rPr>
        <w:t>הדרן עלך האיש מקדש.</w:t>
      </w:r>
    </w:p>
    <w:p w14:paraId="4B5502F4" w14:textId="0E683A9E" w:rsidR="007309FA" w:rsidRPr="00131640" w:rsidRDefault="007309FA" w:rsidP="007309FA">
      <w:pPr>
        <w:pStyle w:val="affffb"/>
        <w:rPr>
          <w:rtl/>
        </w:rPr>
      </w:pPr>
      <w:r w:rsidRPr="007309FA">
        <w:rPr>
          <w:rtl/>
        </w:rPr>
        <w:t>***</w:t>
      </w:r>
    </w:p>
    <w:p w14:paraId="316BE328" w14:textId="77777777" w:rsidR="006E0774" w:rsidRPr="00131640" w:rsidRDefault="006E0774" w:rsidP="006E0774">
      <w:pPr>
        <w:pStyle w:val="afff2"/>
        <w:framePr w:wrap="around"/>
        <w:spacing w:line="276" w:lineRule="auto"/>
        <w:rPr>
          <w:del w:id="41039" w:author="Claude" w:date="2026-10-07T09:25:17Z"/>
          <w:rtl/>
        </w:rPr>
      </w:pPr>
      <w:del w:id="41038" w:author="Claude" w:date="2026-10-07T09:25:17Z">
        <w:r w:rsidRPr="00224C4C">
          <w:rPr>
            <w:rFonts w:ascii="Fb Fontext" w:hAnsi="Fb Fontext" w:hint="cs"/>
            <w:rtl/>
          </w:rPr>
          <w:delText xml:space="preserve">פרק שלישי</w:delText>
        </w:r>
      </w:del>
    </w:p>
    <w:p w14:paraId="12F630BA" w14:textId="77777777" w:rsidR="006E0774" w:rsidRPr="00131640" w:rsidRDefault="006E0774" w:rsidP="006E0774">
      <w:pPr>
        <w:pStyle w:val="afff3"/>
        <w:framePr w:wrap="around"/>
        <w:spacing w:line="276" w:lineRule="auto"/>
        <w:rPr>
          <w:del w:id="41041" w:author="Claude" w:date="2026-10-07T09:25:17Z"/>
          <w:rtl/>
        </w:rPr>
      </w:pPr>
      <w:del w:id="41040" w:author="Claude" w:date="2026-10-07T09:25:17Z">
        <w:r w:rsidRPr="00224C4C">
          <w:rPr>
            <w:rFonts w:hint="cs"/>
            <w:rtl/>
          </w:rPr>
          <w:delText xml:space="preserve">האומר</w:delText>
        </w:r>
      </w:del>
    </w:p>
    <w:p w14:paraId="09B81615" w14:textId="77777777" w:rsidR="006E0774" w:rsidRPr="00131640" w:rsidRDefault="006E0774" w:rsidP="006E0774">
      <w:pPr>
        <w:pStyle w:val="afff4"/>
        <w:framePr w:wrap="around"/>
        <w:spacing w:after="0" w:line="276" w:lineRule="auto"/>
        <w:rPr>
          <w:rtl/>
        </w:rPr>
      </w:pPr>
      <w:r w:rsidRPr="00224C4C">
        <w:rPr>
          <w:rFonts w:hint="cs"/>
          <w:rtl/>
        </w:rPr>
        <w:t>(נח:- סט.)</w:t>
      </w:r>
    </w:p>
    <w:p>
      <w:pPr>
        <w:pStyle w:val="PetichatPerek"/>
        <w:rPr>
          <w:ins w:id="41037" w:author="Claude" w:date="2026-10-07T09:25:17Z"/>
        </w:rPr>
      </w:pPr>
      <w:ins w:id="41036" w:author="Claude" w:date="2026-10-07T09:25:17Z">
        <w:r>
          <w:rPr>
            <w:rFonts w:ascii="Fb Fontext" w:hAnsi="Fb Fontext" w:hint="cs"/>
            <w:rtl/>
          </w:rPr>
          <w:t xml:space="preserve">פרק שלישי</w:t>
        </w:r>
        <w:r>
          <w:rPr>
            <w:rFonts w:ascii="Fb Fontext" w:hAnsi="Fb Fontext" w:hint="cs"/>
            <w:rtl/>
          </w:rPr>
          <w:t xml:space="preserve"> - </w:t>
        </w:r>
        <w:r>
          <w:rPr>
            <w:rFonts w:hint="cs"/>
            <w:rtl/>
          </w:rPr>
          <w:t xml:space="preserve">האומר</w:t>
        </w:r>
      </w:ins>
    </w:p>
    <w:p w14:paraId="7633D42E" w14:textId="77777777" w:rsidR="006E0774" w:rsidRPr="00131640" w:rsidRDefault="006E0774" w:rsidP="009D66E0">
      <w:pPr>
        <w:pStyle w:val="afffff8"/>
        <w:framePr w:wrap="around"/>
        <w:rPr>
          <w:rtl/>
        </w:rPr>
      </w:pPr>
      <w:del w:id="20128" w:author="קלוד" w:date="2026-10-06T10:09:14Z">
        <w:r>
          <w:rPr>
            <w:rtl/>
          </w:rPr>
          <w:delText xml:space="preserve">מתני'</w:delText>
        </w:r>
      </w:del>
      <w:ins w:id="20129" w:author="קלוד" w:date="2026-10-06T10:09:14Z">
        <w:r>
          <w:rPr>
            <w:rtl/>
          </w:rPr>
          <w:t xml:space="preserve">משנה א</w:t>
        </w:r>
      </w:ins>
    </w:p>
    <w:p w14:paraId="3D5FDD86" w14:textId="77777777" w:rsidR="006E0774" w:rsidRPr="00131640" w:rsidRDefault="006E0774" w:rsidP="00152B04">
      <w:pPr>
        <w:pStyle w:val="afff5"/>
        <w:spacing w:after="120" w:before="120"/>
        <w:rPr>
          <w:rtl/>
        </w:rPr>
        <w:pPrChange w:id="90024" w:author="קלוד" w:date="2026-10-08T12:08:16Z">
          <w:pPr>
            <w:pStyle w:val="afff5"/>
            <w:spacing w:after="120"/>
          </w:pPr>
        </w:pPrChange>
      </w:pPr>
      <w:r w:rsidRPr="00224C4C">
        <w:rPr>
          <w:rtl/>
        </w:rPr>
        <w:t>האומר לחבירו צא וקדש לי אשה פלונית, והלך וקדשה לעצמו - מקודשת לשני.</w:t>
      </w:r>
    </w:p>
    <w:p w14:paraId="4C9CD020" w14:textId="77777777" w:rsidR="009469D7" w:rsidRDefault="006E0774" w:rsidP="00954D80">
      <w:pPr>
        <w:pStyle w:val="afff5"/>
        <w:rPr>
          <w:rtl/>
        </w:rPr>
      </w:pPr>
      <w:r w:rsidRPr="00224C4C">
        <w:rPr>
          <w:rtl/>
        </w:rPr>
        <w:t>וכן האומר לאשה הרי את מקודשת לי לאחר שלשים יום,</w:t>
      </w:r>
    </w:p>
    <w:p w14:paraId="7F0AA358" w14:textId="77777777" w:rsidR="009469D7" w:rsidRDefault="006E0774" w:rsidP="00954D80">
      <w:pPr>
        <w:pStyle w:val="afff5"/>
        <w:rPr>
          <w:rtl/>
        </w:rPr>
      </w:pPr>
      <w:r w:rsidRPr="00224C4C">
        <w:rPr>
          <w:rtl/>
        </w:rPr>
        <w:t>ובא אחר וקידשה בתוך שלשים יום מקודשת לשני,</w:t>
      </w:r>
    </w:p>
    <w:p w14:paraId="21C23E6A" w14:textId="40C9212D" w:rsidR="006E0774" w:rsidRPr="00131640" w:rsidRDefault="006E0774" w:rsidP="009A0D77">
      <w:pPr>
        <w:pStyle w:val="afff5"/>
        <w:spacing w:after="120"/>
        <w:rPr>
          <w:rtl/>
        </w:rPr>
      </w:pPr>
      <w:r w:rsidRPr="00224C4C">
        <w:rPr>
          <w:rtl/>
        </w:rPr>
        <w:t>בת ישראל לכהן תאכל בתרומה.</w:t>
      </w:r>
    </w:p>
    <w:p w14:paraId="2B03D585" w14:textId="77777777" w:rsidR="009469D7" w:rsidRDefault="006E0774" w:rsidP="00954D80">
      <w:pPr>
        <w:pStyle w:val="afff5"/>
        <w:rPr>
          <w:rtl/>
        </w:rPr>
      </w:pPr>
      <w:r w:rsidRPr="009A0D77">
        <w:rPr>
          <w:b/>
          <w:bCs/>
          <w:rtl/>
        </w:rPr>
        <w:t xml:space="preserve">מעכשיו </w:t>
      </w:r>
      <w:r w:rsidRPr="00224C4C">
        <w:rPr>
          <w:rtl/>
        </w:rPr>
        <w:t>ולאחר שלשים יום, ובא אחר וקידשה בתוך שלשים יום מקודשת ואינה מקודשת,</w:t>
      </w:r>
    </w:p>
    <w:p w14:paraId="33E12F17" w14:textId="3BD9BBBB" w:rsidR="006E0774" w:rsidRPr="00131640" w:rsidRDefault="006E0774" w:rsidP="00954D80">
      <w:pPr>
        <w:pStyle w:val="afff5"/>
        <w:rPr>
          <w:rtl/>
        </w:rPr>
      </w:pPr>
      <w:r w:rsidRPr="00224C4C">
        <w:rPr>
          <w:rtl/>
        </w:rPr>
        <w:t>בת ישראל לכהן או בת כהן לישראל לא תאכל בתרומה.</w:t>
      </w:r>
    </w:p>
    <w:p w14:paraId="60D8633D" w14:textId="77777777" w:rsidR="006E0774" w:rsidRPr="00131640" w:rsidRDefault="006E0774" w:rsidP="00841728">
      <w:pPr>
        <w:pStyle w:val="affb"/>
        <w:rPr>
          <w:del w:id="90104" w:author="מנוע עיצוב" w:date="2026-10-08T11:01:28Z"/>
          <w:rtl/>
        </w:rPr>
      </w:pPr>
      <w:del w:id="90103" w:author="מנוע עיצוב" w:date="2026-10-08T11:01:28Z">
        <w:r w:rsidRPr="00224C4C">
          <w:rPr>
            <w:rFonts w:hint="cs"/>
            <w:rtl/>
          </w:rPr>
          <w:delText xml:space="preserve">׹</w:delText>
        </w:r>
      </w:del>
    </w:p>
    <w:p w14:paraId="68640BDA" w14:textId="77777777" w:rsidR="006E0774" w:rsidRPr="00131640" w:rsidRDefault="006E0774" w:rsidP="0010529F">
      <w:pPr>
        <w:pStyle w:val="afff0"/>
        <w:framePr w:wrap="around"/>
        <w:rPr>
          <w:rtl/>
        </w:rPr>
      </w:pPr>
      <w:r w:rsidRPr="00224C4C">
        <w:rPr>
          <w:rFonts w:hint="cs"/>
          <w:rtl/>
        </w:rPr>
        <w:t>נט.</w:t>
      </w:r>
    </w:p>
    <w:p w14:paraId="61278B3A" w14:textId="77777777" w:rsidR="006E0774" w:rsidRPr="00131640" w:rsidRDefault="006E0774" w:rsidP="002A094E">
      <w:pPr>
        <w:pStyle w:val="afffd"/>
        <w:rPr>
          <w:rtl/>
        </w:rPr>
      </w:pPr>
      <w:ins w:id="9857" w:author="מספור קטעי משנה" w:date="2026-10-06T06:45:32Z">
        <w:r>
          <w:rPr>
            <w:rStyle w:val="MisparKeta"/>
          </w:rPr>
          <w:t xml:space="preserve">א. </w:t>
        </w:r>
      </w:ins>
      <w:r w:rsidRPr="00224C4C">
        <w:rPr>
          <w:rStyle w:val="afffa"/>
          <w:rFonts w:ascii="Fb Fontext" w:hAnsi="Fb Fontext"/>
          <w:b/>
          <w:spacing w:val="4"/>
          <w:rtl/>
        </w:rPr>
        <w:t>האומר</w:t>
      </w:r>
      <w:r w:rsidRPr="00224C4C">
        <w:rPr>
          <w:rStyle w:val="afffa"/>
          <w:rFonts w:ascii="Fb Fontext" w:hAnsi="Fb Fontext"/>
          <w:spacing w:val="4"/>
          <w:rtl/>
        </w:rPr>
        <w:t xml:space="preserve"> </w:t>
      </w:r>
      <w:r w:rsidRPr="00224C4C">
        <w:rPr>
          <w:rStyle w:val="afffa"/>
          <w:rFonts w:ascii="Fb Fontext" w:hAnsi="Fb Fontext"/>
          <w:b/>
          <w:spacing w:val="4"/>
          <w:rtl/>
        </w:rPr>
        <w:t>לחבירו</w:t>
      </w:r>
      <w:r w:rsidRPr="00224C4C">
        <w:rPr>
          <w:rStyle w:val="afffa"/>
          <w:rFonts w:ascii="Fb Fontext" w:hAnsi="Fb Fontext"/>
          <w:spacing w:val="4"/>
          <w:rtl/>
        </w:rPr>
        <w:t xml:space="preserve"> </w:t>
      </w:r>
      <w:r w:rsidRPr="00224C4C">
        <w:rPr>
          <w:rStyle w:val="afffa"/>
          <w:rFonts w:ascii="Fb Fontext" w:hAnsi="Fb Fontext"/>
          <w:b/>
          <w:spacing w:val="4"/>
          <w:rtl/>
        </w:rPr>
        <w:t>צא</w:t>
      </w:r>
      <w:r w:rsidRPr="00224C4C">
        <w:rPr>
          <w:rStyle w:val="afffa"/>
          <w:rFonts w:ascii="Fb Fontext" w:hAnsi="Fb Fontext"/>
          <w:spacing w:val="4"/>
          <w:rtl/>
        </w:rPr>
        <w:t xml:space="preserve"> </w:t>
      </w:r>
      <w:r w:rsidRPr="00224C4C">
        <w:rPr>
          <w:rStyle w:val="afffa"/>
          <w:rFonts w:ascii="Fb Fontext" w:hAnsi="Fb Fontext"/>
          <w:b/>
          <w:spacing w:val="4"/>
          <w:rtl/>
        </w:rPr>
        <w:t>וקדש</w:t>
      </w:r>
      <w:r w:rsidRPr="00224C4C">
        <w:rPr>
          <w:rtl/>
        </w:rPr>
        <w:t>.</w:t>
      </w:r>
    </w:p>
    <w:p w14:paraId="5EADFF4F" w14:textId="25844085" w:rsidR="00A85AC8" w:rsidRPr="00E600D8" w:rsidRDefault="00581E61" w:rsidP="00152B04">
      <w:pPr>
        <w:pStyle w:val="38"/>
        <w:framePr w:wrap="notBeside"/>
        <w:rPr>
          <w:rtl/>
        </w:rPr>
      </w:pPr>
      <w:r w:rsidRPr="00E600D8">
        <w:rPr>
          <w:rtl/>
        </w:rPr>
        <w:t>◄</w:t>
      </w:r>
      <w:r w:rsidR="00EA25AB">
        <w:rPr>
          <w:rFonts w:hint="cs"/>
          <w:rtl/>
        </w:rPr>
        <w:t xml:space="preserve"> </w:t>
      </w:r>
      <w:r w:rsidR="00EA25AB">
        <w:rPr>
          <w:rtl/>
        </w:rPr>
        <w:tab/>
      </w:r>
      <w:r w:rsidR="00EA25AB">
        <w:rPr>
          <w:rtl/>
        </w:rPr>
        <w:tab/>
      </w:r>
      <w:r w:rsidR="00EA25AB">
        <w:rPr>
          <w:rtl/>
        </w:rPr>
        <w:tab/>
      </w:r>
      <w:r w:rsidR="00EA25AB">
        <w:rPr>
          <w:rtl/>
        </w:rPr>
        <w:tab/>
      </w:r>
      <w:r w:rsidR="006E0774" w:rsidRPr="00E600D8">
        <w:rPr>
          <w:rtl/>
        </w:rPr>
        <w:t>תנא</w:t>
      </w:r>
      <w:r w:rsidR="00A85AC8" w:rsidRPr="00E600D8">
        <w:rPr>
          <w:rtl/>
        </w:rPr>
        <w:t>:</w:t>
      </w:r>
    </w:p>
    <w:p w14:paraId="1F65A8E8" w14:textId="44B7EA8D" w:rsidR="009469D7" w:rsidRDefault="006E0774" w:rsidP="006E0774">
      <w:pPr>
        <w:rPr>
          <w:rFonts w:ascii="Fb Fontext" w:hAnsi="Fb Fontext"/>
          <w:rtl/>
        </w:rPr>
      </w:pPr>
      <w:r w:rsidRPr="00224C4C">
        <w:rPr>
          <w:rFonts w:ascii="Fb Fontext" w:hAnsi="Fb Fontext"/>
          <w:rtl/>
        </w:rPr>
        <w:t>מה שעשה עשוי, אלא שנהג בו מנהג רמאות.</w:t>
      </w:r>
    </w:p>
    <w:p w14:paraId="54749271" w14:textId="0A9208BB" w:rsidR="006E0774" w:rsidRPr="00131640" w:rsidRDefault="006E0774" w:rsidP="00E5230C">
      <w:pPr>
        <w:rPr>
          <w:rtl/>
        </w:rPr>
      </w:pPr>
      <w:r w:rsidRPr="00152B04">
        <w:rPr>
          <w:rStyle w:val="afffff3"/>
          <w:rFonts w:hint="cs"/>
          <w:rtl/>
        </w:rPr>
        <w:t>ואף תנא דידן</w:t>
      </w:r>
      <w:r w:rsidRPr="00224C4C">
        <w:rPr>
          <w:rFonts w:ascii="Fb Fontext" w:hAnsi="Fb Fontext" w:hint="cs"/>
          <w:rtl/>
        </w:rPr>
        <w:t xml:space="preserve"> </w:t>
      </w:r>
      <w:r w:rsidR="00152B04">
        <w:rPr>
          <w:rFonts w:ascii="Fb Fontext" w:hAnsi="Fb Fontext" w:hint="cs"/>
          <w:rtl/>
        </w:rPr>
        <w:t>'</w:t>
      </w:r>
      <w:r w:rsidRPr="00224C4C">
        <w:rPr>
          <w:rFonts w:ascii="Fb Fontext" w:hAnsi="Fb Fontext" w:hint="cs"/>
          <w:rtl/>
        </w:rPr>
        <w:t>הלך וקדשה</w:t>
      </w:r>
      <w:r w:rsidR="00152B04">
        <w:rPr>
          <w:rFonts w:ascii="Fb Fontext" w:hAnsi="Fb Fontext" w:hint="cs"/>
          <w:rtl/>
        </w:rPr>
        <w:t>'</w:t>
      </w:r>
      <w:r w:rsidRPr="00224C4C">
        <w:rPr>
          <w:rFonts w:ascii="Fb Fontext" w:hAnsi="Fb Fontext" w:hint="cs"/>
          <w:rtl/>
        </w:rPr>
        <w:t xml:space="preserve"> היינו הלך ברמאות</w:t>
      </w:r>
    </w:p>
    <w:p w14:paraId="5E0A95D4" w14:textId="77777777" w:rsidR="00A85AC8" w:rsidRPr="00E600D8" w:rsidRDefault="00B35B36" w:rsidP="00E5230C">
      <w:pPr>
        <w:pStyle w:val="38"/>
        <w:framePr w:wrap="notBeside"/>
        <w:rPr>
          <w:rtl/>
        </w:rPr>
      </w:pPr>
      <w:r w:rsidRPr="00E600D8">
        <w:rPr>
          <w:rtl/>
        </w:rPr>
        <w:t>כאן</w:t>
      </w:r>
      <w:r w:rsidR="006E0774" w:rsidRPr="00E600D8">
        <w:rPr>
          <w:rtl/>
        </w:rPr>
        <w:t xml:space="preserve"> </w:t>
      </w:r>
      <w:r w:rsidR="00E5230C" w:rsidRPr="00E600D8">
        <w:rPr>
          <w:rFonts w:hint="cs"/>
          <w:rtl/>
        </w:rPr>
        <w:t>חידוש</w:t>
      </w:r>
      <w:r w:rsidR="006E0774" w:rsidRPr="00E600D8">
        <w:rPr>
          <w:rtl/>
        </w:rPr>
        <w:t xml:space="preserve"> קמ"ל</w:t>
      </w:r>
      <w:r w:rsidR="00A85AC8" w:rsidRPr="00E600D8">
        <w:rPr>
          <w:rtl/>
        </w:rPr>
        <w:t>:</w:t>
      </w:r>
    </w:p>
    <w:p w14:paraId="1722EB3F" w14:textId="546912FF" w:rsidR="006E0774" w:rsidRPr="00131640" w:rsidRDefault="006E0774" w:rsidP="006E0774">
      <w:pPr>
        <w:rPr>
          <w:rtl/>
        </w:rPr>
      </w:pPr>
      <w:r w:rsidRPr="00224C4C">
        <w:rPr>
          <w:rFonts w:ascii="Fb Fontext" w:hAnsi="Fb Fontext" w:hint="cs"/>
          <w:rtl/>
        </w:rPr>
        <w:t>דא</w:t>
      </w:r>
      <w:r w:rsidR="00E5230C">
        <w:rPr>
          <w:rFonts w:ascii="Fb Fontext" w:hAnsi="Fb Fontext" w:hint="cs"/>
          <w:rtl/>
        </w:rPr>
        <w:t>ף</w:t>
      </w:r>
      <w:r w:rsidRPr="00224C4C">
        <w:rPr>
          <w:rFonts w:ascii="Fb Fontext" w:hAnsi="Fb Fontext" w:hint="cs"/>
          <w:rtl/>
        </w:rPr>
        <w:t xml:space="preserve"> </w:t>
      </w:r>
      <w:r w:rsidRPr="00196D6B">
        <w:rPr>
          <w:rFonts w:ascii="Fb Fontext" w:hAnsi="Fb Fontext" w:cs="BA TM • Vilna Extra-Bold" w:hint="cs"/>
          <w:rtl/>
        </w:rPr>
        <w:t>חבירו</w:t>
      </w:r>
      <w:r w:rsidRPr="00224C4C">
        <w:rPr>
          <w:rFonts w:ascii="Fb Fontext" w:hAnsi="Fb Fontext" w:hint="cs"/>
          <w:rtl/>
        </w:rPr>
        <w:t xml:space="preserve"> דלא סמכא דעתיה כשלוחו מ</w:t>
      </w:r>
      <w:r w:rsidRPr="00224C4C">
        <w:rPr>
          <w:rFonts w:ascii="Fb Fontext" w:hAnsi="Fb Fontext"/>
          <w:rtl/>
        </w:rPr>
        <w:t>"</w:t>
      </w:r>
      <w:r w:rsidRPr="00224C4C">
        <w:rPr>
          <w:rFonts w:ascii="Fb Fontext" w:hAnsi="Fb Fontext" w:hint="cs"/>
          <w:rtl/>
        </w:rPr>
        <w:t>מ רמאי הוא</w:t>
      </w:r>
    </w:p>
    <w:p w14:paraId="0C6F5993" w14:textId="77777777" w:rsidR="00A85AC8" w:rsidRPr="00E600D8" w:rsidRDefault="00B35B36" w:rsidP="00E5230C">
      <w:pPr>
        <w:pStyle w:val="38"/>
        <w:framePr w:wrap="notBeside"/>
        <w:rPr>
          <w:rtl/>
        </w:rPr>
      </w:pPr>
      <w:r w:rsidRPr="00E600D8">
        <w:rPr>
          <w:rtl/>
        </w:rPr>
        <w:t>שם</w:t>
      </w:r>
      <w:r w:rsidR="006E0774" w:rsidRPr="00E600D8">
        <w:rPr>
          <w:rtl/>
        </w:rPr>
        <w:t xml:space="preserve"> </w:t>
      </w:r>
      <w:r w:rsidR="00E5230C" w:rsidRPr="00E600D8">
        <w:rPr>
          <w:rFonts w:hint="cs"/>
          <w:rtl/>
        </w:rPr>
        <w:t>חידוש</w:t>
      </w:r>
      <w:r w:rsidR="006E0774" w:rsidRPr="00E600D8">
        <w:rPr>
          <w:rtl/>
        </w:rPr>
        <w:t xml:space="preserve"> קמ"ל</w:t>
      </w:r>
      <w:r w:rsidR="00A85AC8" w:rsidRPr="00E600D8">
        <w:rPr>
          <w:rtl/>
        </w:rPr>
        <w:t>:</w:t>
      </w:r>
    </w:p>
    <w:p w14:paraId="31A77C78" w14:textId="3324236A" w:rsidR="006E0774" w:rsidRPr="00131640" w:rsidRDefault="006E0774" w:rsidP="006E0774">
      <w:pPr>
        <w:rPr>
          <w:rtl/>
        </w:rPr>
      </w:pPr>
      <w:r w:rsidRPr="00224C4C">
        <w:rPr>
          <w:rFonts w:ascii="Fb Fontext" w:hAnsi="Fb Fontext"/>
          <w:rtl/>
        </w:rPr>
        <w:t>ד</w:t>
      </w:r>
      <w:r w:rsidRPr="00224C4C">
        <w:rPr>
          <w:rFonts w:ascii="Fb Fontext" w:hAnsi="Fb Fontext" w:hint="cs"/>
          <w:rtl/>
        </w:rPr>
        <w:t>א</w:t>
      </w:r>
      <w:r w:rsidR="00E5230C">
        <w:rPr>
          <w:rFonts w:ascii="Fb Fontext" w:hAnsi="Fb Fontext" w:hint="cs"/>
          <w:rtl/>
        </w:rPr>
        <w:t>ף</w:t>
      </w:r>
      <w:r w:rsidRPr="00224C4C">
        <w:rPr>
          <w:rFonts w:ascii="Fb Fontext" w:hAnsi="Fb Fontext" w:hint="cs"/>
          <w:rtl/>
        </w:rPr>
        <w:t xml:space="preserve"> </w:t>
      </w:r>
      <w:r w:rsidRPr="00196D6B">
        <w:rPr>
          <w:rFonts w:ascii="Fb Fontext" w:hAnsi="Fb Fontext" w:cs="BA TM • Vilna Extra-Bold" w:hint="cs"/>
          <w:rtl/>
        </w:rPr>
        <w:t>דשלוחו</w:t>
      </w:r>
      <w:r w:rsidRPr="00224C4C">
        <w:rPr>
          <w:rFonts w:ascii="Fb Fontext" w:hAnsi="Fb Fontext" w:hint="cs"/>
          <w:rtl/>
        </w:rPr>
        <w:t xml:space="preserve"> </w:t>
      </w:r>
      <w:r w:rsidR="00E5230C">
        <w:rPr>
          <w:rFonts w:ascii="Fb Fontext" w:hAnsi="Fb Fontext" w:hint="cs"/>
          <w:rtl/>
        </w:rPr>
        <w:t>ש</w:t>
      </w:r>
      <w:r w:rsidRPr="00224C4C">
        <w:rPr>
          <w:rFonts w:ascii="Fb Fontext" w:hAnsi="Fb Fontext" w:hint="cs"/>
          <w:rtl/>
        </w:rPr>
        <w:t>טרח להגיע לא אמרי' דרק מראה מקום הוא לו</w:t>
      </w:r>
    </w:p>
    <w:p w14:paraId="2638E26D" w14:textId="77777777" w:rsidR="00A85AC8" w:rsidRPr="00E600D8" w:rsidRDefault="006E0774" w:rsidP="00900463">
      <w:pPr>
        <w:pStyle w:val="38"/>
        <w:framePr w:wrap="notBeside"/>
        <w:rPr>
          <w:rtl/>
        </w:rPr>
      </w:pPr>
      <w:r w:rsidRPr="00E600D8">
        <w:rPr>
          <w:rtl/>
        </w:rPr>
        <w:t>רבין חסידא</w:t>
      </w:r>
      <w:r w:rsidR="00A85AC8" w:rsidRPr="00E600D8">
        <w:rPr>
          <w:rtl/>
        </w:rPr>
        <w:t>:</w:t>
      </w:r>
    </w:p>
    <w:p w14:paraId="015EE45C" w14:textId="76473E95" w:rsidR="006E0774" w:rsidRPr="00131640" w:rsidRDefault="006E0774" w:rsidP="006E0774">
      <w:pPr>
        <w:rPr>
          <w:rtl/>
        </w:rPr>
      </w:pPr>
      <w:r w:rsidRPr="00224C4C">
        <w:rPr>
          <w:rFonts w:ascii="Fb Fontext" w:hAnsi="Fb Fontext" w:hint="cs"/>
          <w:sz w:val="32"/>
          <w:rtl/>
        </w:rPr>
        <w:t xml:space="preserve">הלך לקדש אשה לבנו </w:t>
      </w:r>
      <w:r w:rsidR="0095111A">
        <w:rPr>
          <w:rFonts w:ascii="Fb Fontext" w:hAnsi="Fb Fontext" w:hint="cs"/>
          <w:sz w:val="32"/>
          <w:rtl/>
        </w:rPr>
        <w:t xml:space="preserve">ולא הביאוה לו, לכך </w:t>
      </w:r>
      <w:r w:rsidRPr="00224C4C">
        <w:rPr>
          <w:rFonts w:ascii="Fb Fontext" w:hAnsi="Fb Fontext" w:hint="cs"/>
          <w:sz w:val="32"/>
          <w:rtl/>
        </w:rPr>
        <w:t>קדשה לעצמו,</w:t>
      </w:r>
    </w:p>
    <w:p w14:paraId="306B4BF4" w14:textId="7DCAD52A" w:rsidR="006E0774" w:rsidRPr="00131640" w:rsidRDefault="006E0774" w:rsidP="00E208B6">
      <w:pPr>
        <w:spacing w:after="120"/>
        <w:rPr>
          <w:rtl/>
        </w:rPr>
      </w:pPr>
      <w:r w:rsidRPr="00224C4C">
        <w:rPr>
          <w:rFonts w:ascii="Fb Fontext" w:hAnsi="Fb Fontext" w:hint="cs"/>
          <w:rtl/>
        </w:rPr>
        <w:t xml:space="preserve">ועשה כן </w:t>
      </w:r>
      <w:r w:rsidR="0095111A">
        <w:rPr>
          <w:rFonts w:ascii="Fb Fontext" w:hAnsi="Fb Fontext" w:hint="cs"/>
          <w:rtl/>
        </w:rPr>
        <w:t>שחשש</w:t>
      </w:r>
      <w:r w:rsidRPr="00224C4C">
        <w:rPr>
          <w:rFonts w:ascii="Fb Fontext" w:hAnsi="Fb Fontext" w:hint="cs"/>
          <w:rtl/>
        </w:rPr>
        <w:t xml:space="preserve"> שיבוא אחר ויקדשה.</w:t>
      </w:r>
    </w:p>
    <w:p w14:paraId="70E3ACE3" w14:textId="49D5A5FA" w:rsidR="00A85AC8" w:rsidRPr="00E600D8" w:rsidRDefault="006E0774" w:rsidP="00F24A64">
      <w:pPr>
        <w:pStyle w:val="38"/>
        <w:framePr w:wrap="notBeside"/>
        <w:rPr>
          <w:rtl/>
        </w:rPr>
      </w:pPr>
      <w:r w:rsidRPr="00E600D8">
        <w:rPr>
          <w:rtl/>
        </w:rPr>
        <w:t>ר</w:t>
      </w:r>
      <w:r w:rsidRPr="00E600D8">
        <w:rPr>
          <w:rFonts w:hint="cs"/>
          <w:rtl/>
        </w:rPr>
        <w:t>ב</w:t>
      </w:r>
      <w:r w:rsidRPr="00E600D8">
        <w:rPr>
          <w:rtl/>
        </w:rPr>
        <w:t>"</w:t>
      </w:r>
      <w:r w:rsidRPr="00E600D8">
        <w:rPr>
          <w:rFonts w:hint="cs"/>
          <w:rtl/>
        </w:rPr>
        <w:t>ח</w:t>
      </w:r>
      <w:r w:rsidR="00F24A64" w:rsidRPr="00E600D8">
        <w:rPr>
          <w:rFonts w:hint="cs"/>
          <w:rtl/>
        </w:rPr>
        <w:t xml:space="preserve"> הביא לרב</w:t>
      </w:r>
      <w:r w:rsidR="00A85AC8" w:rsidRPr="00E600D8">
        <w:rPr>
          <w:rFonts w:hint="cs"/>
          <w:rtl/>
        </w:rPr>
        <w:t>:</w:t>
      </w:r>
    </w:p>
    <w:p w14:paraId="1F4DA1C4" w14:textId="13C408E8" w:rsidR="006E0774" w:rsidRPr="00131640" w:rsidRDefault="009A3876" w:rsidP="006E0774">
      <w:pPr>
        <w:rPr>
          <w:rtl/>
        </w:rPr>
      </w:pPr>
      <w:r>
        <w:rPr>
          <w:rFonts w:ascii="Fb Fontext" w:hAnsi="Fb Fontext" w:hint="cs"/>
          <w:sz w:val="32"/>
          <w:rtl/>
        </w:rPr>
        <w:t xml:space="preserve">מעות </w:t>
      </w:r>
      <w:r w:rsidR="006E0774" w:rsidRPr="00224C4C">
        <w:rPr>
          <w:rFonts w:ascii="Fb Fontext" w:hAnsi="Fb Fontext" w:hint="cs"/>
          <w:sz w:val="32"/>
          <w:rtl/>
        </w:rPr>
        <w:t>וביקש שיקנה עבורו הקרקע</w:t>
      </w:r>
      <w:r>
        <w:rPr>
          <w:rFonts w:ascii="Fb Fontext" w:hAnsi="Fb Fontext" w:hint="cs"/>
          <w:sz w:val="32"/>
          <w:rtl/>
        </w:rPr>
        <w:t>,</w:t>
      </w:r>
      <w:r w:rsidR="006E0774" w:rsidRPr="00224C4C">
        <w:rPr>
          <w:rFonts w:ascii="Fb Fontext" w:hAnsi="Fb Fontext" w:hint="cs"/>
          <w:sz w:val="32"/>
          <w:rtl/>
        </w:rPr>
        <w:t xml:space="preserve"> והלך וקנה לעצמו</w:t>
      </w:r>
    </w:p>
    <w:p w14:paraId="00439E2F" w14:textId="4BF02FF8" w:rsidR="006E0774" w:rsidRPr="00131640" w:rsidRDefault="002D37CF" w:rsidP="002D37CF">
      <w:pPr>
        <w:rPr>
          <w:rtl/>
        </w:rPr>
      </w:pPr>
      <w:r>
        <w:rPr>
          <w:rFonts w:ascii="Fb Fontext" w:hAnsi="Fb Fontext" w:hint="cs"/>
          <w:rtl/>
        </w:rPr>
        <w:t>ואי''ז</w:t>
      </w:r>
      <w:r w:rsidR="006E0774" w:rsidRPr="00224C4C">
        <w:rPr>
          <w:rFonts w:ascii="Fb Fontext" w:hAnsi="Fb Fontext" w:hint="cs"/>
          <w:rtl/>
        </w:rPr>
        <w:t xml:space="preserve"> מנהג רמאות </w:t>
      </w:r>
      <w:r w:rsidR="00CB40D0">
        <w:rPr>
          <w:rFonts w:ascii="Fb Fontext" w:hAnsi="Fb Fontext" w:hint="cs"/>
          <w:rtl/>
        </w:rPr>
        <w:t>שזה היה</w:t>
      </w:r>
      <w:r w:rsidR="006E0774" w:rsidRPr="00224C4C">
        <w:rPr>
          <w:rFonts w:ascii="Fb Fontext" w:hAnsi="Fb Fontext" w:hint="cs"/>
          <w:rtl/>
        </w:rPr>
        <w:t xml:space="preserve"> באגא</w:t>
      </w:r>
      <w:r>
        <w:rPr>
          <w:rFonts w:ascii="Fb Fontext" w:hAnsi="Fb Fontext" w:hint="cs"/>
          <w:rtl/>
        </w:rPr>
        <w:t xml:space="preserve"> אלימי</w:t>
      </w:r>
      <w:r w:rsidR="00F24A64">
        <w:rPr>
          <w:rFonts w:ascii="Fb Fontext" w:hAnsi="Fb Fontext" w:hint="cs"/>
          <w:rtl/>
        </w:rPr>
        <w:t>,</w:t>
      </w:r>
      <w:r>
        <w:rPr>
          <w:rFonts w:ascii="Fb Fontext" w:hAnsi="Fb Fontext" w:hint="cs"/>
          <w:rtl/>
        </w:rPr>
        <w:t xml:space="preserve"> ורק לרב נהגו כבוד </w:t>
      </w:r>
      <w:r w:rsidRPr="002D37CF">
        <w:rPr>
          <w:rStyle w:val="afffff5"/>
          <w:rFonts w:hint="cs"/>
          <w:rtl/>
        </w:rPr>
        <w:t>ולא לרבב</w:t>
      </w:r>
    </w:p>
    <w:p w14:paraId="3D180EDC" w14:textId="07B75D67" w:rsidR="006E0774" w:rsidRPr="00131640" w:rsidRDefault="006E0774" w:rsidP="00E208B6">
      <w:pPr>
        <w:spacing w:after="120"/>
        <w:rPr>
          <w:rtl/>
        </w:rPr>
      </w:pPr>
      <w:r w:rsidRPr="00224C4C">
        <w:rPr>
          <w:rFonts w:ascii="Fb Fontext" w:hAnsi="Fb Fontext" w:hint="cs"/>
          <w:rtl/>
        </w:rPr>
        <w:t xml:space="preserve">ולא הודיעו </w:t>
      </w:r>
      <w:r w:rsidR="009A3876">
        <w:rPr>
          <w:rFonts w:ascii="Fb Fontext" w:hAnsi="Fb Fontext" w:hint="cs"/>
          <w:rtl/>
        </w:rPr>
        <w:t xml:space="preserve">- </w:t>
      </w:r>
      <w:r w:rsidRPr="00224C4C">
        <w:rPr>
          <w:rFonts w:ascii="Fb Fontext" w:hAnsi="Fb Fontext" w:hint="cs"/>
          <w:rtl/>
        </w:rPr>
        <w:t>דס</w:t>
      </w:r>
      <w:r w:rsidRPr="00224C4C">
        <w:rPr>
          <w:rFonts w:ascii="Fb Fontext" w:hAnsi="Fb Fontext"/>
          <w:rtl/>
        </w:rPr>
        <w:t>"</w:t>
      </w:r>
      <w:r w:rsidRPr="00224C4C">
        <w:rPr>
          <w:rFonts w:ascii="Fb Fontext" w:hAnsi="Fb Fontext" w:hint="cs"/>
          <w:rtl/>
        </w:rPr>
        <w:t>ל דאדהכי והכי יבוא אחר ויקנה</w:t>
      </w:r>
    </w:p>
    <w:p w14:paraId="0E7BEC6B" w14:textId="5851F19B" w:rsidR="00A968A5" w:rsidRPr="00196D6B" w:rsidRDefault="00A968A5" w:rsidP="00A968A5">
      <w:pPr>
        <w:pStyle w:val="affffb"/>
        <w:rPr>
          <w:rStyle w:val="afffff3"/>
          <w:rFonts w:cs="BA TM • Vilna Extra-Bold"/>
          <w:b w:val="0"/>
          <w:bCs w:val="0"/>
          <w:rtl/>
        </w:rPr>
      </w:pPr>
      <w:r w:rsidRPr="00196D6B">
        <w:rPr>
          <w:rStyle w:val="afffff3"/>
          <w:rFonts w:cs="BA TM • Vilna Extra-Bold" w:hint="cs"/>
          <w:b w:val="0"/>
          <w:bCs w:val="0"/>
          <w:rtl/>
        </w:rPr>
        <w:t>מעשה</w:t>
      </w:r>
      <w:r>
        <w:rPr>
          <w:rFonts w:hint="cs"/>
          <w:rtl/>
        </w:rPr>
        <w:t xml:space="preserve"> שר''ג </w:t>
      </w:r>
      <w:r w:rsidR="006E0774" w:rsidRPr="00224C4C">
        <w:rPr>
          <w:rFonts w:hint="cs"/>
          <w:rtl/>
        </w:rPr>
        <w:t>היפך בקרקע</w:t>
      </w:r>
      <w:r w:rsidR="00501982">
        <w:rPr>
          <w:rFonts w:hint="cs"/>
          <w:rtl/>
        </w:rPr>
        <w:t>,</w:t>
      </w:r>
      <w:r w:rsidR="006E0774" w:rsidRPr="00224C4C">
        <w:rPr>
          <w:rFonts w:hint="cs"/>
          <w:rtl/>
        </w:rPr>
        <w:t xml:space="preserve"> </w:t>
      </w:r>
      <w:r>
        <w:rPr>
          <w:rFonts w:hint="cs"/>
          <w:rtl/>
        </w:rPr>
        <w:t xml:space="preserve">ור''א </w:t>
      </w:r>
      <w:r w:rsidR="00501982">
        <w:rPr>
          <w:rFonts w:hint="cs"/>
          <w:rtl/>
        </w:rPr>
        <w:t xml:space="preserve">קנאה </w:t>
      </w:r>
    </w:p>
    <w:p w14:paraId="57E74D51" w14:textId="15022617" w:rsidR="009469D7" w:rsidRDefault="006E0774" w:rsidP="00B65132">
      <w:pPr>
        <w:rPr>
          <w:rFonts w:ascii="Fb Fontext" w:hAnsi="Fb Fontext"/>
          <w:sz w:val="32"/>
          <w:rtl/>
        </w:rPr>
      </w:pPr>
      <w:r w:rsidRPr="00B65132">
        <w:rPr>
          <w:rStyle w:val="afffff3"/>
          <w:rFonts w:hint="cs"/>
          <w:rtl/>
        </w:rPr>
        <w:t>התאונן ר</w:t>
      </w:r>
      <w:r w:rsidRPr="00B65132">
        <w:rPr>
          <w:rStyle w:val="afffff3"/>
          <w:rtl/>
        </w:rPr>
        <w:t>"</w:t>
      </w:r>
      <w:r w:rsidRPr="00B65132">
        <w:rPr>
          <w:rStyle w:val="afffff3"/>
          <w:rFonts w:hint="cs"/>
          <w:rtl/>
        </w:rPr>
        <w:t xml:space="preserve">ג </w:t>
      </w:r>
      <w:r w:rsidR="00501982">
        <w:rPr>
          <w:rStyle w:val="afffff3"/>
          <w:rFonts w:hint="cs"/>
          <w:rtl/>
        </w:rPr>
        <w:t>ל</w:t>
      </w:r>
      <w:r w:rsidRPr="00B65132">
        <w:rPr>
          <w:rStyle w:val="afffff3"/>
          <w:rFonts w:hint="cs"/>
          <w:rtl/>
        </w:rPr>
        <w:t>ר</w:t>
      </w:r>
      <w:r w:rsidRPr="00B65132">
        <w:rPr>
          <w:rStyle w:val="afffff3"/>
          <w:rtl/>
        </w:rPr>
        <w:t>"</w:t>
      </w:r>
      <w:r w:rsidRPr="00B65132">
        <w:rPr>
          <w:rStyle w:val="afffff3"/>
          <w:rFonts w:hint="cs"/>
          <w:rtl/>
        </w:rPr>
        <w:t>ז שהתאונן לרי</w:t>
      </w:r>
      <w:r w:rsidRPr="00B65132">
        <w:rPr>
          <w:rStyle w:val="afffff3"/>
          <w:rtl/>
        </w:rPr>
        <w:t>"</w:t>
      </w:r>
      <w:r w:rsidRPr="00B65132">
        <w:rPr>
          <w:rStyle w:val="afffff3"/>
          <w:rFonts w:hint="cs"/>
          <w:rtl/>
        </w:rPr>
        <w:t>צ נפחא א</w:t>
      </w:r>
      <w:r w:rsidRPr="00B65132">
        <w:rPr>
          <w:rStyle w:val="afffff3"/>
          <w:rtl/>
        </w:rPr>
        <w:t>"</w:t>
      </w:r>
      <w:r w:rsidRPr="00B65132">
        <w:rPr>
          <w:rStyle w:val="afffff3"/>
          <w:rFonts w:hint="cs"/>
          <w:rtl/>
        </w:rPr>
        <w:t>ל</w:t>
      </w:r>
      <w:r w:rsidR="00B65132">
        <w:rPr>
          <w:rStyle w:val="afffff3"/>
          <w:rFonts w:hint="cs"/>
          <w:rtl/>
        </w:rPr>
        <w:t>:</w:t>
      </w:r>
      <w:r w:rsidRPr="00224C4C">
        <w:rPr>
          <w:rFonts w:ascii="Fb Fontext" w:hAnsi="Fb Fontext" w:hint="cs"/>
          <w:rtl/>
        </w:rPr>
        <w:t xml:space="preserve"> המתן עד שאעלה לרגל</w:t>
      </w:r>
      <w:r w:rsidR="00B65132">
        <w:rPr>
          <w:rFonts w:ascii="Fb Fontext" w:hAnsi="Fb Fontext" w:hint="cs"/>
          <w:rtl/>
        </w:rPr>
        <w:t>,</w:t>
      </w:r>
    </w:p>
    <w:p w14:paraId="7A6185A0" w14:textId="77777777" w:rsidR="00A85AC8" w:rsidRPr="00E600D8" w:rsidRDefault="006E0774" w:rsidP="00552191">
      <w:pPr>
        <w:pStyle w:val="38"/>
        <w:framePr w:wrap="notBeside"/>
        <w:rPr>
          <w:rtl/>
        </w:rPr>
      </w:pPr>
      <w:r w:rsidRPr="00E600D8">
        <w:rPr>
          <w:rFonts w:hint="cs"/>
          <w:rtl/>
        </w:rPr>
        <w:t>כשעלה שאלו</w:t>
      </w:r>
      <w:r w:rsidR="00A85AC8" w:rsidRPr="00E600D8">
        <w:rPr>
          <w:rtl/>
        </w:rPr>
        <w:t>:</w:t>
      </w:r>
    </w:p>
    <w:p w14:paraId="7257A794" w14:textId="2E9A8EB5" w:rsidR="006E0774" w:rsidRPr="00131640" w:rsidRDefault="006E0774" w:rsidP="00B65132">
      <w:pPr>
        <w:rPr>
          <w:rtl/>
        </w:rPr>
      </w:pPr>
      <w:r w:rsidRPr="00552191">
        <w:rPr>
          <w:rFonts w:ascii="Fb Fontext" w:hAnsi="Fb Fontext" w:hint="cs"/>
          <w:spacing w:val="0"/>
          <w:sz w:val="32"/>
          <w:rtl/>
        </w:rPr>
        <w:t>ע</w:t>
      </w:r>
      <w:r w:rsidRPr="00552191">
        <w:rPr>
          <w:rFonts w:ascii="Fb Fontext" w:hAnsi="Fb Fontext"/>
          <w:spacing w:val="0"/>
          <w:sz w:val="32"/>
          <w:rtl/>
        </w:rPr>
        <w:t xml:space="preserve">ני מהפך בחררה ובא אחר ונטלה הימנו, מאי? </w:t>
      </w:r>
      <w:r w:rsidR="00501982" w:rsidRPr="00552191">
        <w:rPr>
          <w:rFonts w:ascii="BA  Leukmey Girsa Regular" w:hAnsi="BA  Leukmey Girsa Regular" w:cs="BA  Leukmey Girsa Regular"/>
          <w:spacing w:val="0"/>
          <w:rtl/>
        </w:rPr>
        <w:t>◄</w:t>
      </w:r>
      <w:r w:rsidR="00501982" w:rsidRPr="00552191">
        <w:rPr>
          <w:rStyle w:val="afffff3"/>
          <w:rFonts w:hint="cs"/>
          <w:spacing w:val="0"/>
          <w:rtl/>
        </w:rPr>
        <w:t xml:space="preserve"> </w:t>
      </w:r>
      <w:r w:rsidR="00B65132" w:rsidRPr="00552191">
        <w:rPr>
          <w:rStyle w:val="afffff3"/>
          <w:rFonts w:hint="cs"/>
          <w:spacing w:val="0"/>
          <w:rtl/>
        </w:rPr>
        <w:t>א''ל</w:t>
      </w:r>
      <w:r w:rsidRPr="00552191">
        <w:rPr>
          <w:rStyle w:val="afffff3"/>
          <w:spacing w:val="0"/>
          <w:rtl/>
        </w:rPr>
        <w:t>:</w:t>
      </w:r>
      <w:r w:rsidRPr="00552191">
        <w:rPr>
          <w:rFonts w:ascii="Fb Fontext" w:hAnsi="Fb Fontext"/>
          <w:spacing w:val="0"/>
          <w:sz w:val="32"/>
          <w:rtl/>
        </w:rPr>
        <w:t xml:space="preserve"> נקרא רשע.</w:t>
      </w:r>
    </w:p>
    <w:p w14:paraId="4677379B" w14:textId="77777777" w:rsidR="00A85AC8" w:rsidRPr="00E600D8" w:rsidRDefault="006E0774" w:rsidP="00552191">
      <w:pPr>
        <w:pStyle w:val="38"/>
        <w:framePr w:wrap="notBeside"/>
        <w:rPr>
          <w:rtl/>
        </w:rPr>
      </w:pPr>
      <w:r w:rsidRPr="00E600D8">
        <w:rPr>
          <w:rtl/>
        </w:rPr>
        <w:t>ו</w:t>
      </w:r>
      <w:r w:rsidRPr="00E600D8">
        <w:rPr>
          <w:rFonts w:hint="cs"/>
          <w:rtl/>
        </w:rPr>
        <w:t>שאלו</w:t>
      </w:r>
      <w:r w:rsidR="00A85AC8" w:rsidRPr="00E600D8">
        <w:rPr>
          <w:rtl/>
        </w:rPr>
        <w:t>:</w:t>
      </w:r>
    </w:p>
    <w:p w14:paraId="790859B0" w14:textId="35E8FE79" w:rsidR="009469D7" w:rsidRDefault="006E0774" w:rsidP="006E0774">
      <w:pPr>
        <w:rPr>
          <w:rFonts w:ascii="Fb Fontext" w:hAnsi="Fb Fontext"/>
          <w:rtl/>
        </w:rPr>
      </w:pPr>
      <w:r w:rsidRPr="00224C4C">
        <w:rPr>
          <w:rFonts w:ascii="Fb Fontext" w:hAnsi="Fb Fontext" w:hint="cs"/>
          <w:rtl/>
        </w:rPr>
        <w:t xml:space="preserve">מדוע הוא נהג כן </w:t>
      </w:r>
      <w:r w:rsidRPr="00B65132">
        <w:rPr>
          <w:rStyle w:val="afffff3"/>
          <w:rFonts w:hint="cs"/>
          <w:rtl/>
        </w:rPr>
        <w:t>א</w:t>
      </w:r>
      <w:r w:rsidRPr="00B65132">
        <w:rPr>
          <w:rStyle w:val="afffff3"/>
          <w:rtl/>
        </w:rPr>
        <w:t>"</w:t>
      </w:r>
      <w:r w:rsidRPr="00B65132">
        <w:rPr>
          <w:rStyle w:val="afffff3"/>
          <w:rFonts w:hint="cs"/>
          <w:rtl/>
        </w:rPr>
        <w:t xml:space="preserve">ל </w:t>
      </w:r>
      <w:r w:rsidRPr="00224C4C">
        <w:rPr>
          <w:rFonts w:ascii="Fb Fontext" w:hAnsi="Fb Fontext" w:hint="cs"/>
          <w:rtl/>
        </w:rPr>
        <w:t xml:space="preserve">שלא ידע, </w:t>
      </w:r>
      <w:r w:rsidRPr="00B65132">
        <w:rPr>
          <w:rStyle w:val="afffff3"/>
          <w:rFonts w:hint="cs"/>
          <w:rtl/>
        </w:rPr>
        <w:t>וא</w:t>
      </w:r>
      <w:r w:rsidRPr="00B65132">
        <w:rPr>
          <w:rStyle w:val="afffff3"/>
          <w:rtl/>
        </w:rPr>
        <w:t>"</w:t>
      </w:r>
      <w:r w:rsidRPr="00B65132">
        <w:rPr>
          <w:rStyle w:val="afffff3"/>
          <w:rFonts w:hint="cs"/>
          <w:rtl/>
        </w:rPr>
        <w:t>ל</w:t>
      </w:r>
      <w:r w:rsidRPr="00224C4C">
        <w:rPr>
          <w:rFonts w:ascii="Fb Fontext" w:hAnsi="Fb Fontext" w:hint="cs"/>
          <w:rtl/>
        </w:rPr>
        <w:t xml:space="preserve"> דא</w:t>
      </w:r>
      <w:r w:rsidRPr="00224C4C">
        <w:rPr>
          <w:rFonts w:ascii="Fb Fontext" w:hAnsi="Fb Fontext"/>
          <w:rtl/>
        </w:rPr>
        <w:t>"</w:t>
      </w:r>
      <w:r w:rsidRPr="00224C4C">
        <w:rPr>
          <w:rFonts w:ascii="Fb Fontext" w:hAnsi="Fb Fontext" w:hint="cs"/>
          <w:rtl/>
        </w:rPr>
        <w:t>כ שיתנה עכשיו,</w:t>
      </w:r>
    </w:p>
    <w:p w14:paraId="5D37B00F" w14:textId="43F67564" w:rsidR="00A85AC8" w:rsidRPr="00E600D8" w:rsidRDefault="006E0774" w:rsidP="00552191">
      <w:pPr>
        <w:pStyle w:val="38"/>
        <w:framePr w:wrap="notBeside"/>
        <w:rPr>
          <w:rtl/>
        </w:rPr>
      </w:pPr>
      <w:r w:rsidRPr="00E600D8">
        <w:rPr>
          <w:rFonts w:hint="cs"/>
          <w:rtl/>
        </w:rPr>
        <w:t>וענהו</w:t>
      </w:r>
      <w:r w:rsidR="00A85AC8" w:rsidRPr="00E600D8">
        <w:rPr>
          <w:rFonts w:hint="cs"/>
          <w:rtl/>
        </w:rPr>
        <w:t>:</w:t>
      </w:r>
    </w:p>
    <w:p w14:paraId="27C4DEE4" w14:textId="6C824902" w:rsidR="006E0774" w:rsidRPr="00131640" w:rsidRDefault="006E0774" w:rsidP="006E0774">
      <w:pPr>
        <w:rPr>
          <w:rtl/>
        </w:rPr>
      </w:pPr>
      <w:r w:rsidRPr="00224C4C">
        <w:rPr>
          <w:rFonts w:ascii="Fb Fontext" w:hAnsi="Fb Fontext" w:hint="cs"/>
          <w:rtl/>
        </w:rPr>
        <w:t xml:space="preserve">שאינו רוצה למכור </w:t>
      </w:r>
      <w:r w:rsidR="00552191">
        <w:rPr>
          <w:rFonts w:ascii="Fb Fontext" w:hAnsi="Fb Fontext" w:hint="cs"/>
          <w:rtl/>
        </w:rPr>
        <w:t>-</w:t>
      </w:r>
      <w:r w:rsidRPr="00224C4C">
        <w:rPr>
          <w:rFonts w:ascii="Fb Fontext" w:hAnsi="Fb Fontext" w:hint="cs"/>
          <w:rtl/>
        </w:rPr>
        <w:t>שקרקע ראשונה היא, אבל יתנה במתנה,</w:t>
      </w:r>
    </w:p>
    <w:p w14:paraId="046D816C" w14:textId="347D3FC6" w:rsidR="00A85AC8" w:rsidRPr="00E600D8" w:rsidRDefault="00483219" w:rsidP="00B65132">
      <w:pPr>
        <w:pStyle w:val="38"/>
        <w:framePr w:wrap="notBeside"/>
        <w:rPr>
          <w:rtl/>
        </w:rPr>
      </w:pPr>
      <w:r w:rsidRPr="00E600D8">
        <w:rPr>
          <w:rtl/>
        </w:rPr>
        <w:t>◄</w:t>
      </w:r>
      <w:r w:rsidR="00BC21AF" w:rsidRPr="00E600D8">
        <w:rPr>
          <w:rFonts w:hint="cs"/>
          <w:rtl/>
        </w:rPr>
        <w:t xml:space="preserve">  </w:t>
      </w:r>
      <w:r w:rsidR="006E0774" w:rsidRPr="00E600D8">
        <w:rPr>
          <w:rFonts w:hint="cs"/>
          <w:rtl/>
        </w:rPr>
        <w:t>ר</w:t>
      </w:r>
      <w:r w:rsidR="006E0774" w:rsidRPr="00E600D8">
        <w:rPr>
          <w:rtl/>
        </w:rPr>
        <w:t>"</w:t>
      </w:r>
      <w:r w:rsidR="006E0774" w:rsidRPr="00E600D8">
        <w:rPr>
          <w:rFonts w:hint="cs"/>
          <w:rtl/>
        </w:rPr>
        <w:t>ג</w:t>
      </w:r>
      <w:r w:rsidR="00A85AC8" w:rsidRPr="00E600D8">
        <w:rPr>
          <w:rFonts w:hint="cs"/>
          <w:rtl/>
        </w:rPr>
        <w:t>:</w:t>
      </w:r>
    </w:p>
    <w:p w14:paraId="1D3DE742" w14:textId="0EF9137E" w:rsidR="009469D7" w:rsidRDefault="006E0774" w:rsidP="006E0774">
      <w:pPr>
        <w:rPr>
          <w:rFonts w:ascii="Fb Fontext" w:hAnsi="Fb Fontext"/>
          <w:rtl/>
        </w:rPr>
      </w:pPr>
      <w:r w:rsidRPr="00224C4C">
        <w:rPr>
          <w:rFonts w:ascii="Fb Fontext" w:hAnsi="Fb Fontext" w:hint="cs"/>
          <w:rtl/>
        </w:rPr>
        <w:t xml:space="preserve">לא ירד לה </w:t>
      </w:r>
      <w:r w:rsidRPr="00224C4C">
        <w:rPr>
          <w:rStyle w:val="affffa"/>
          <w:rFonts w:hint="cs"/>
          <w:rtl/>
        </w:rPr>
        <w:t>ד'ושונא מתנות יחיה',</w:t>
      </w:r>
    </w:p>
    <w:p w14:paraId="3C144B27" w14:textId="77777777" w:rsidR="00A85AC8" w:rsidRPr="00E600D8" w:rsidRDefault="00BC21AF" w:rsidP="00B65132">
      <w:pPr>
        <w:pStyle w:val="38"/>
        <w:framePr w:wrap="notBeside"/>
        <w:rPr>
          <w:rtl/>
        </w:rPr>
      </w:pPr>
      <w:r w:rsidRPr="00E600D8">
        <w:rPr>
          <w:rtl/>
        </w:rPr>
        <w:t>◄</w:t>
      </w:r>
      <w:r w:rsidRPr="00E600D8">
        <w:rPr>
          <w:rFonts w:hint="cs"/>
          <w:rtl/>
        </w:rPr>
        <w:t xml:space="preserve"> </w:t>
      </w:r>
      <w:r w:rsidR="006E0774" w:rsidRPr="00E600D8">
        <w:rPr>
          <w:rFonts w:hint="cs"/>
          <w:rtl/>
        </w:rPr>
        <w:t>ור</w:t>
      </w:r>
      <w:r w:rsidR="006E0774" w:rsidRPr="00E600D8">
        <w:rPr>
          <w:rtl/>
        </w:rPr>
        <w:t>"</w:t>
      </w:r>
      <w:r w:rsidR="006E0774" w:rsidRPr="00E600D8">
        <w:rPr>
          <w:rFonts w:hint="cs"/>
          <w:rtl/>
        </w:rPr>
        <w:t>א</w:t>
      </w:r>
      <w:r w:rsidR="00A85AC8" w:rsidRPr="00E600D8">
        <w:rPr>
          <w:rtl/>
        </w:rPr>
        <w:t>:</w:t>
      </w:r>
    </w:p>
    <w:p w14:paraId="46A789B3" w14:textId="41B446FE" w:rsidR="006E0774" w:rsidRPr="00131640" w:rsidRDefault="006E0774" w:rsidP="006E0774">
      <w:pPr>
        <w:rPr>
          <w:rtl/>
        </w:rPr>
      </w:pPr>
      <w:r w:rsidRPr="00224C4C">
        <w:rPr>
          <w:rFonts w:ascii="Fb Fontext" w:hAnsi="Fb Fontext" w:hint="cs"/>
          <w:rtl/>
        </w:rPr>
        <w:t xml:space="preserve">לא ירד לה משום </w:t>
      </w:r>
      <w:r w:rsidR="00B65132">
        <w:rPr>
          <w:rFonts w:ascii="Fb Fontext" w:hAnsi="Fb Fontext" w:hint="cs"/>
          <w:rtl/>
        </w:rPr>
        <w:t>שהיפך</w:t>
      </w:r>
      <w:r>
        <w:rPr>
          <w:rFonts w:ascii="Fb Fontext" w:hAnsi="Fb Fontext" w:hint="cs"/>
          <w:rtl/>
        </w:rPr>
        <w:t xml:space="preserve"> בה </w:t>
      </w:r>
      <w:r>
        <w:rPr>
          <w:rStyle w:val="afffff3"/>
          <w:rFonts w:ascii="Fb Fontext" w:hAnsi="Fb Fontext" w:hint="cs"/>
          <w:rtl/>
          <w:rPrChange w:id="9222" w:author="מנוע אמוראים" w:date="2026-10-05T16:42:07Z">
            <w:rPr>
              <w:rFonts w:ascii="Fb Fontext" w:hAnsi="Fb Fontext" w:hint="cs"/>
              <w:rtl/>
            </w:rPr>
          </w:rPrChange>
        </w:rPr>
        <w:t xml:space="preserve">ר</w:t>
      </w:r>
      <w:r>
        <w:rPr>
          <w:rStyle w:val="afffff3"/>
          <w:rFonts w:ascii="Fb Fontext" w:hAnsi="Fb Fontext"/>
          <w:rtl/>
          <w:rPrChange w:id="9223" w:author="מנוע אמוראים" w:date="2026-10-05T16:42:07Z">
            <w:rPr>
              <w:rFonts w:ascii="Fb Fontext" w:hAnsi="Fb Fontext"/>
              <w:rtl/>
            </w:rPr>
          </w:rPrChange>
        </w:rPr>
        <w:t xml:space="preserve">"</w:t>
      </w:r>
      <w:r>
        <w:rPr>
          <w:rStyle w:val="afffff3"/>
          <w:rFonts w:ascii="Fb Fontext" w:hAnsi="Fb Fontext" w:hint="cs"/>
          <w:rtl/>
          <w:rPrChange w:id="9224" w:author="מנוע אמוראים" w:date="2026-10-05T16:42:07Z">
            <w:rPr>
              <w:rFonts w:ascii="Fb Fontext" w:hAnsi="Fb Fontext" w:hint="cs"/>
              <w:rtl/>
            </w:rPr>
          </w:rPrChange>
        </w:rPr>
        <w:t xml:space="preserve">ג</w:t>
      </w:r>
      <w:r>
        <w:rPr>
          <w:rFonts w:ascii="Fb Fontext" w:hAnsi="Fb Fontext" w:hint="cs"/>
          <w:rtl/>
        </w:rPr>
        <w:t xml:space="preserve">, ונקראה </w:t>
      </w:r>
      <w:r w:rsidRPr="00196D6B">
        <w:rPr>
          <w:rFonts w:ascii="Fb Fontext" w:hAnsi="Fb Fontext" w:cs="BA TM • Vilna Extra-Bold" w:hint="cs"/>
          <w:rtl/>
        </w:rPr>
        <w:t>קרקע דרבנן</w:t>
      </w:r>
    </w:p>
    <w:p w14:paraId="245A6CB3" w14:textId="77777777" w:rsidR="006E0774" w:rsidRPr="00131640" w:rsidRDefault="006E0774" w:rsidP="00841728">
      <w:pPr>
        <w:pStyle w:val="affb"/>
        <w:rPr>
          <w:del w:id="90106" w:author="מנוע עיצוב" w:date="2026-10-08T11:01:28Z"/>
          <w:rtl/>
        </w:rPr>
      </w:pPr>
      <w:del w:id="90105" w:author="מנוע עיצוב" w:date="2026-10-08T11:01:28Z">
        <w:r w:rsidRPr="00224C4C">
          <w:rPr>
            <w:rFonts w:hint="cs"/>
            <w:rtl/>
          </w:rPr>
          <w:delText xml:space="preserve">׹</w:delText>
        </w:r>
      </w:del>
    </w:p>
    <w:p w14:paraId="3C08CC3F" w14:textId="572C53BA" w:rsidR="006E0774" w:rsidRDefault="006E0774" w:rsidP="002A094E">
      <w:pPr>
        <w:pStyle w:val="afffd"/>
        <w:rPr>
          <w:rtl/>
        </w:rPr>
      </w:pPr>
      <w:ins w:id="9858" w:author="מספור קטעי משנה" w:date="2026-10-06T06:45:32Z">
        <w:r>
          <w:rPr>
            <w:rStyle w:val="MisparKeta"/>
          </w:rPr>
          <w:t xml:space="preserve">ב. </w:t>
        </w:r>
      </w:ins>
      <w:r w:rsidRPr="00224C4C">
        <w:rPr>
          <w:rStyle w:val="afffa"/>
          <w:rFonts w:ascii="Fb Fontext" w:hAnsi="Fb Fontext"/>
          <w:b/>
          <w:spacing w:val="4"/>
          <w:rtl/>
        </w:rPr>
        <w:t xml:space="preserve">וכן האומר לאשה התקדשי לי </w:t>
      </w:r>
      <w:r w:rsidR="00BC21AF">
        <w:rPr>
          <w:rStyle w:val="afffa"/>
          <w:rFonts w:ascii="Fb Fontext" w:hAnsi="Fb Fontext" w:hint="cs"/>
          <w:b/>
          <w:spacing w:val="4"/>
          <w:rtl/>
        </w:rPr>
        <w:t>לאחר ל' י</w:t>
      </w:r>
      <w:r w:rsidR="00B30D52">
        <w:rPr>
          <w:rStyle w:val="afffa"/>
          <w:rFonts w:ascii="Fb Fontext" w:hAnsi="Fb Fontext" w:hint="cs"/>
          <w:b/>
          <w:spacing w:val="4"/>
          <w:rtl/>
        </w:rPr>
        <w:t xml:space="preserve">ום </w:t>
      </w:r>
      <w:r w:rsidRPr="00224C4C">
        <w:rPr>
          <w:rStyle w:val="afffa"/>
          <w:rFonts w:ascii="Fb Fontext" w:hAnsi="Fb Fontext"/>
          <w:b/>
          <w:spacing w:val="4"/>
          <w:rtl/>
        </w:rPr>
        <w:t>כו'</w:t>
      </w:r>
      <w:r w:rsidRPr="00224C4C">
        <w:rPr>
          <w:rtl/>
        </w:rPr>
        <w:t>.</w:t>
      </w:r>
    </w:p>
    <w:p w14:paraId="38904FB9" w14:textId="77777777" w:rsidR="006E0774" w:rsidRPr="00131640" w:rsidRDefault="006E0774" w:rsidP="009A3876">
      <w:pPr>
        <w:pStyle w:val="affffb"/>
        <w:rPr>
          <w:rtl/>
        </w:rPr>
      </w:pPr>
      <w:r w:rsidRPr="00210DF6">
        <w:rPr>
          <w:rStyle w:val="afffa"/>
          <w:rtl/>
        </w:rPr>
        <w:t>לא בא אחר וקידשה בתוך שלשים</w:t>
      </w:r>
      <w:r w:rsidRPr="00224C4C">
        <w:rPr>
          <w:rtl/>
        </w:rPr>
        <w:t>,</w:t>
      </w:r>
    </w:p>
    <w:p w14:paraId="2BD25E8A" w14:textId="761D774A" w:rsidR="00A85AC8" w:rsidRPr="00E600D8" w:rsidRDefault="0050400C" w:rsidP="00B30D52">
      <w:pPr>
        <w:pStyle w:val="38"/>
        <w:framePr w:wrap="notBeside"/>
        <w:rPr>
          <w:rtl/>
        </w:rPr>
      </w:pPr>
      <w:r w:rsidRPr="00E600D8">
        <w:rPr>
          <w:rtl/>
        </w:rPr>
        <w:t>◄</w:t>
      </w:r>
      <w:r w:rsidRPr="00E600D8">
        <w:rPr>
          <w:rFonts w:hint="cs"/>
          <w:rtl/>
        </w:rPr>
        <w:t xml:space="preserve"> </w:t>
      </w:r>
      <w:r w:rsidR="006E0774" w:rsidRPr="00E600D8">
        <w:rPr>
          <w:rtl/>
        </w:rPr>
        <w:t>רב ושמואל</w:t>
      </w:r>
      <w:r w:rsidR="00A85AC8" w:rsidRPr="00E600D8">
        <w:rPr>
          <w:rtl/>
        </w:rPr>
        <w:t>:</w:t>
      </w:r>
    </w:p>
    <w:p w14:paraId="42E29E13" w14:textId="28BE6917" w:rsidR="009469D7" w:rsidRDefault="006E0774" w:rsidP="00B30D52">
      <w:pPr>
        <w:rPr>
          <w:rFonts w:ascii="Fb Fontext" w:hAnsi="Fb Fontext"/>
          <w:sz w:val="32"/>
          <w:rtl/>
        </w:rPr>
      </w:pPr>
      <w:r w:rsidRPr="00224C4C">
        <w:rPr>
          <w:rFonts w:ascii="Fb Fontext" w:hAnsi="Fb Fontext"/>
          <w:rtl/>
        </w:rPr>
        <w:t>מקודשת, ו</w:t>
      </w:r>
      <w:r w:rsidR="00B30D52">
        <w:rPr>
          <w:rFonts w:ascii="Fb Fontext" w:hAnsi="Fb Fontext" w:hint="cs"/>
          <w:rtl/>
        </w:rPr>
        <w:t>אף</w:t>
      </w:r>
      <w:r w:rsidRPr="00224C4C">
        <w:rPr>
          <w:rFonts w:ascii="Fb Fontext" w:hAnsi="Fb Fontext"/>
          <w:rtl/>
        </w:rPr>
        <w:t xml:space="preserve"> שנתאכלו המעות.</w:t>
      </w:r>
    </w:p>
    <w:p w14:paraId="0F7C5BA4" w14:textId="77777777" w:rsidR="00A85AC8" w:rsidRPr="00E600D8" w:rsidRDefault="006E0774" w:rsidP="002818C8">
      <w:pPr>
        <w:pStyle w:val="38"/>
        <w:framePr w:wrap="notBeside"/>
        <w:rPr>
          <w:rtl/>
        </w:rPr>
      </w:pPr>
      <w:r w:rsidRPr="00E600D8">
        <w:rPr>
          <w:rFonts w:hint="cs"/>
          <w:rtl/>
        </w:rPr>
        <w:t>לא דמו</w:t>
      </w:r>
      <w:r w:rsidR="00A85AC8" w:rsidRPr="00E600D8">
        <w:rPr>
          <w:rtl/>
        </w:rPr>
        <w:t>:</w:t>
      </w:r>
    </w:p>
    <w:p w14:paraId="63618A7A" w14:textId="08B47F17" w:rsidR="006E0774" w:rsidRPr="00131640" w:rsidRDefault="002818C8" w:rsidP="00B30D52">
      <w:pPr>
        <w:rPr>
          <w:rtl/>
        </w:rPr>
      </w:pPr>
      <w:r>
        <w:rPr>
          <w:rFonts w:ascii="Fb Fontext" w:hAnsi="Fb Fontext" w:hint="cs"/>
          <w:sz w:val="32"/>
          <w:rtl/>
        </w:rPr>
        <w:t>הכסף ל</w:t>
      </w:r>
      <w:r w:rsidR="006E0774" w:rsidRPr="00224C4C">
        <w:rPr>
          <w:rFonts w:ascii="Fb Fontext" w:hAnsi="Fb Fontext" w:hint="cs"/>
          <w:sz w:val="32"/>
          <w:rtl/>
        </w:rPr>
        <w:t>פקדון דברשות הבעלים מתאכלי</w:t>
      </w:r>
      <w:r>
        <w:rPr>
          <w:rFonts w:ascii="Fb Fontext" w:hAnsi="Fb Fontext" w:hint="cs"/>
          <w:sz w:val="32"/>
          <w:rtl/>
        </w:rPr>
        <w:t>,</w:t>
      </w:r>
      <w:r w:rsidR="006E0774" w:rsidRPr="00224C4C">
        <w:rPr>
          <w:rFonts w:ascii="Fb Fontext" w:hAnsi="Fb Fontext" w:hint="cs"/>
          <w:sz w:val="32"/>
          <w:rtl/>
        </w:rPr>
        <w:t xml:space="preserve"> וזה ברשותה נאכל</w:t>
      </w:r>
    </w:p>
    <w:p w14:paraId="42ECA136" w14:textId="77777777" w:rsidR="00A85AC8" w:rsidRPr="00E600D8" w:rsidRDefault="006E0774" w:rsidP="002818C8">
      <w:pPr>
        <w:pStyle w:val="38"/>
        <w:framePr w:wrap="notBeside"/>
        <w:rPr>
          <w:rtl/>
        </w:rPr>
      </w:pPr>
      <w:r w:rsidRPr="00E600D8">
        <w:rPr>
          <w:rFonts w:hint="cs"/>
          <w:rtl/>
        </w:rPr>
        <w:t>ולא דמו</w:t>
      </w:r>
      <w:r w:rsidR="00A85AC8" w:rsidRPr="00E600D8">
        <w:rPr>
          <w:rtl/>
        </w:rPr>
        <w:t>:</w:t>
      </w:r>
    </w:p>
    <w:p w14:paraId="300A5EFC" w14:textId="7BE2B2A7" w:rsidR="006E0774" w:rsidRDefault="006E0774" w:rsidP="006E0774">
      <w:pPr>
        <w:rPr>
          <w:rFonts w:ascii="Fb Fontext" w:hAnsi="Fb Fontext"/>
          <w:rtl/>
        </w:rPr>
      </w:pPr>
      <w:r w:rsidRPr="00224C4C">
        <w:rPr>
          <w:rFonts w:ascii="Fb Fontext" w:hAnsi="Fb Fontext"/>
          <w:rtl/>
        </w:rPr>
        <w:t xml:space="preserve">למלוה </w:t>
      </w:r>
      <w:r w:rsidR="002818C8">
        <w:rPr>
          <w:rFonts w:ascii="Fb Fontext" w:hAnsi="Fb Fontext" w:hint="cs"/>
          <w:rtl/>
        </w:rPr>
        <w:t>ד</w:t>
      </w:r>
      <w:r w:rsidRPr="00224C4C">
        <w:rPr>
          <w:rFonts w:ascii="Fb Fontext" w:hAnsi="Fb Fontext"/>
          <w:rtl/>
        </w:rPr>
        <w:t>להוצאה ניתנה, הני בתורת קידושין יהבינהו ניהלה.</w:t>
      </w:r>
    </w:p>
    <w:p w14:paraId="4CB73FD4" w14:textId="53C6198F" w:rsidR="007309FA" w:rsidRPr="00131640" w:rsidRDefault="007309FA" w:rsidP="007309FA">
      <w:pPr>
        <w:pStyle w:val="affffb"/>
        <w:rPr>
          <w:rtl/>
        </w:rPr>
      </w:pPr>
      <w:r w:rsidRPr="007309FA">
        <w:rPr>
          <w:rtl/>
        </w:rPr>
        <w:t>***</w:t>
      </w:r>
    </w:p>
    <w:p w14:paraId="18EABC45" w14:textId="77777777" w:rsidR="006E0774" w:rsidRPr="00131640" w:rsidRDefault="006E0774" w:rsidP="00F65F8B">
      <w:pPr>
        <w:pStyle w:val="affffb"/>
        <w:rPr>
          <w:rtl/>
        </w:rPr>
      </w:pPr>
      <w:r w:rsidRPr="00210DF6">
        <w:rPr>
          <w:rStyle w:val="afffa"/>
          <w:rtl/>
        </w:rPr>
        <w:t>לא בא אחר וקידשה, וחזרה בה,</w:t>
      </w:r>
    </w:p>
    <w:p w14:paraId="0F633A0C" w14:textId="4D09E9CF" w:rsidR="00A85AC8" w:rsidRPr="00E600D8" w:rsidRDefault="0050400C" w:rsidP="00DD0AA0">
      <w:pPr>
        <w:pStyle w:val="38"/>
        <w:framePr w:wrap="notBeside"/>
        <w:rPr>
          <w:rtl/>
        </w:rPr>
      </w:pPr>
      <w:r w:rsidRPr="00E600D8">
        <w:rPr>
          <w:rtl/>
        </w:rPr>
        <w:t>◄</w:t>
      </w:r>
      <w:r w:rsidRPr="00E600D8">
        <w:rPr>
          <w:rFonts w:hint="cs"/>
          <w:rtl/>
        </w:rPr>
        <w:t xml:space="preserve"> </w:t>
      </w:r>
      <w:r w:rsidR="006E0774" w:rsidRPr="00E600D8">
        <w:rPr>
          <w:rFonts w:hint="cs"/>
          <w:rtl/>
        </w:rPr>
        <w:t>לרי</w:t>
      </w:r>
      <w:r w:rsidR="006E0774" w:rsidRPr="00E600D8">
        <w:rPr>
          <w:rtl/>
        </w:rPr>
        <w:t>"</w:t>
      </w:r>
      <w:r w:rsidR="006E0774" w:rsidRPr="00E600D8">
        <w:rPr>
          <w:rFonts w:hint="cs"/>
          <w:rtl/>
        </w:rPr>
        <w:t>ו</w:t>
      </w:r>
      <w:r w:rsidR="00A85AC8" w:rsidRPr="00E600D8">
        <w:rPr>
          <w:rtl/>
        </w:rPr>
        <w:t>:</w:t>
      </w:r>
    </w:p>
    <w:p w14:paraId="00456AED" w14:textId="7607415B" w:rsidR="006E0774" w:rsidRPr="00131640" w:rsidRDefault="006E0774" w:rsidP="00DD0AA0">
      <w:pPr>
        <w:rPr>
          <w:rtl/>
        </w:rPr>
      </w:pPr>
      <w:r w:rsidRPr="00224C4C">
        <w:rPr>
          <w:rFonts w:ascii="Fb Fontext" w:hAnsi="Fb Fontext"/>
          <w:sz w:val="32"/>
          <w:rtl/>
        </w:rPr>
        <w:t>חוזרת, אתי דיבור ומבטל דיבור.</w:t>
      </w:r>
    </w:p>
    <w:p w14:paraId="6AF6A682" w14:textId="21416CAE" w:rsidR="00A85AC8" w:rsidRPr="00E600D8" w:rsidRDefault="006E0774" w:rsidP="00DD0AA0">
      <w:pPr>
        <w:pStyle w:val="38"/>
        <w:framePr w:wrap="notBeside"/>
        <w:rPr>
          <w:rtl/>
        </w:rPr>
      </w:pPr>
      <w:r w:rsidRPr="00E600D8">
        <w:rPr>
          <w:rFonts w:hint="cs"/>
          <w:rtl/>
        </w:rPr>
        <w:t>ולר</w:t>
      </w:r>
      <w:r w:rsidRPr="00E600D8">
        <w:rPr>
          <w:rtl/>
        </w:rPr>
        <w:t>"</w:t>
      </w:r>
      <w:r w:rsidRPr="00E600D8">
        <w:rPr>
          <w:rFonts w:hint="cs"/>
          <w:rtl/>
        </w:rPr>
        <w:t>ל</w:t>
      </w:r>
      <w:r w:rsidR="00A85AC8" w:rsidRPr="00E600D8">
        <w:rPr>
          <w:rtl/>
        </w:rPr>
        <w:t>:</w:t>
      </w:r>
    </w:p>
    <w:p w14:paraId="0223C0FF" w14:textId="36CCD43B" w:rsidR="006E0774" w:rsidRPr="00131640" w:rsidRDefault="006E0774" w:rsidP="00DD0AA0">
      <w:pPr>
        <w:rPr>
          <w:rtl/>
        </w:rPr>
      </w:pPr>
      <w:r w:rsidRPr="00224C4C">
        <w:rPr>
          <w:rFonts w:ascii="Fb Fontext" w:hAnsi="Fb Fontext"/>
          <w:sz w:val="32"/>
          <w:rtl/>
        </w:rPr>
        <w:t xml:space="preserve">אינה חוזרת, </w:t>
      </w:r>
      <w:r w:rsidRPr="00224C4C">
        <w:rPr>
          <w:rFonts w:ascii="Fb Fontext" w:hAnsi="Fb Fontext" w:hint="cs"/>
          <w:sz w:val="32"/>
          <w:rtl/>
        </w:rPr>
        <w:t>ד</w:t>
      </w:r>
      <w:r w:rsidRPr="00224C4C">
        <w:rPr>
          <w:rFonts w:ascii="Fb Fontext" w:hAnsi="Fb Fontext"/>
          <w:sz w:val="32"/>
          <w:rtl/>
        </w:rPr>
        <w:t>לא אתי דיבור ומבטל דיבור.</w:t>
      </w:r>
    </w:p>
    <w:p w14:paraId="66EE250B" w14:textId="77777777" w:rsidR="00A85AC8" w:rsidRPr="00E600D8" w:rsidRDefault="003B4F30" w:rsidP="00DD0AA0">
      <w:pPr>
        <w:pStyle w:val="38"/>
        <w:framePr w:wrap="notBeside"/>
        <w:rPr>
          <w:rtl/>
        </w:rPr>
      </w:pPr>
      <w:r w:rsidRPr="00E600D8">
        <w:rPr>
          <w:rFonts w:hint="cs"/>
          <w:rtl/>
        </w:rPr>
        <w:t xml:space="preserve">א. </w:t>
      </w:r>
      <w:r w:rsidR="006E0774" w:rsidRPr="00E600D8">
        <w:rPr>
          <w:rFonts w:hint="cs"/>
          <w:rtl/>
        </w:rPr>
        <w:t>הקשה רי</w:t>
      </w:r>
      <w:r w:rsidR="006E0774" w:rsidRPr="00E600D8">
        <w:rPr>
          <w:rtl/>
        </w:rPr>
        <w:t>"</w:t>
      </w:r>
      <w:r w:rsidR="006E0774" w:rsidRPr="00E600D8">
        <w:rPr>
          <w:rFonts w:hint="cs"/>
          <w:rtl/>
        </w:rPr>
        <w:t>ו לר</w:t>
      </w:r>
      <w:r w:rsidR="006E0774" w:rsidRPr="00E600D8">
        <w:rPr>
          <w:rtl/>
        </w:rPr>
        <w:t>"</w:t>
      </w:r>
      <w:r w:rsidR="006E0774" w:rsidRPr="00E600D8">
        <w:rPr>
          <w:rFonts w:hint="cs"/>
          <w:rtl/>
        </w:rPr>
        <w:t>ל</w:t>
      </w:r>
      <w:r w:rsidR="00A85AC8" w:rsidRPr="00E600D8">
        <w:rPr>
          <w:rtl/>
        </w:rPr>
        <w:t>:</w:t>
      </w:r>
    </w:p>
    <w:p w14:paraId="30AFA146" w14:textId="43F5B1A3" w:rsidR="006E0774" w:rsidRPr="0091590A" w:rsidRDefault="006E0774" w:rsidP="006E0774">
      <w:pPr>
        <w:rPr>
          <w:spacing w:val="2"/>
          <w:rtl/>
        </w:rPr>
      </w:pPr>
      <w:r w:rsidRPr="0091590A">
        <w:rPr>
          <w:rFonts w:ascii="Fb Fontext" w:hAnsi="Fb Fontext" w:hint="cs"/>
          <w:spacing w:val="2"/>
          <w:rtl/>
        </w:rPr>
        <w:t>ד</w:t>
      </w:r>
      <w:r w:rsidRPr="0091590A">
        <w:rPr>
          <w:rFonts w:ascii="Fb Fontext" w:hAnsi="Fb Fontext"/>
          <w:spacing w:val="2"/>
          <w:rtl/>
        </w:rPr>
        <w:t>ביטל, אם עד שלא תרם ביטל אין תרומתו תרומה</w:t>
      </w:r>
      <w:r w:rsidRPr="0091590A">
        <w:rPr>
          <w:rFonts w:ascii="Fb Fontext" w:hAnsi="Fb Fontext" w:hint="cs"/>
          <w:spacing w:val="2"/>
          <w:rtl/>
        </w:rPr>
        <w:t xml:space="preserve"> </w:t>
      </w:r>
      <w:r w:rsidR="00A849BA" w:rsidRPr="0091590A">
        <w:rPr>
          <w:rStyle w:val="afffff5"/>
          <w:rFonts w:hint="cs"/>
          <w:spacing w:val="2"/>
          <w:rtl/>
        </w:rPr>
        <w:t>אף</w:t>
      </w:r>
      <w:r w:rsidRPr="0091590A">
        <w:rPr>
          <w:rStyle w:val="afffff5"/>
          <w:rFonts w:hint="cs"/>
          <w:spacing w:val="2"/>
          <w:rtl/>
        </w:rPr>
        <w:t xml:space="preserve"> </w:t>
      </w:r>
      <w:r w:rsidR="00A849BA" w:rsidRPr="0091590A">
        <w:rPr>
          <w:rStyle w:val="afffff5"/>
          <w:rFonts w:hint="cs"/>
          <w:spacing w:val="2"/>
          <w:rtl/>
        </w:rPr>
        <w:t>ש</w:t>
      </w:r>
      <w:r w:rsidRPr="0091590A">
        <w:rPr>
          <w:rStyle w:val="afffff5"/>
          <w:rFonts w:hint="cs"/>
          <w:spacing w:val="2"/>
          <w:rtl/>
        </w:rPr>
        <w:t>דיבור הוא</w:t>
      </w:r>
      <w:r w:rsidRPr="0091590A">
        <w:rPr>
          <w:rStyle w:val="afffff5"/>
          <w:spacing w:val="2"/>
          <w:rtl/>
        </w:rPr>
        <w:t>.</w:t>
      </w:r>
    </w:p>
    <w:p w14:paraId="1713BF6F" w14:textId="77777777" w:rsidR="00A85AC8" w:rsidRPr="00E600D8" w:rsidRDefault="006E0774" w:rsidP="00A849BA">
      <w:pPr>
        <w:pStyle w:val="38"/>
        <w:framePr w:wrap="notBeside"/>
        <w:rPr>
          <w:rtl/>
        </w:rPr>
      </w:pPr>
      <w:r w:rsidRPr="00E600D8">
        <w:rPr>
          <w:rtl/>
        </w:rPr>
        <w:t xml:space="preserve">- </w:t>
      </w:r>
      <w:r w:rsidRPr="00E600D8">
        <w:rPr>
          <w:rFonts w:hint="cs"/>
          <w:rtl/>
        </w:rPr>
        <w:t>ותריץ ר</w:t>
      </w:r>
      <w:r w:rsidRPr="00E600D8">
        <w:rPr>
          <w:rtl/>
        </w:rPr>
        <w:t>"</w:t>
      </w:r>
      <w:r w:rsidRPr="00E600D8">
        <w:rPr>
          <w:rFonts w:hint="cs"/>
          <w:rtl/>
        </w:rPr>
        <w:t>ל</w:t>
      </w:r>
      <w:r w:rsidR="00A85AC8" w:rsidRPr="00E600D8">
        <w:rPr>
          <w:rtl/>
        </w:rPr>
        <w:t>:</w:t>
      </w:r>
    </w:p>
    <w:p w14:paraId="5CCAC9D7" w14:textId="2073D735" w:rsidR="006E0774" w:rsidRPr="0091590A" w:rsidRDefault="006E0774" w:rsidP="00FA1B10">
      <w:pPr>
        <w:spacing w:after="120"/>
        <w:rPr>
          <w:spacing w:val="2"/>
          <w:rtl/>
        </w:rPr>
      </w:pPr>
      <w:r w:rsidRPr="0091590A">
        <w:rPr>
          <w:rFonts w:hint="cs"/>
          <w:spacing w:val="2"/>
          <w:rtl/>
        </w:rPr>
        <w:t>דשאני נתינת מעות לאשה דכמעשה הוא ואין דיבור מבטל מעשה</w:t>
      </w:r>
    </w:p>
    <w:p w14:paraId="2BF795C4" w14:textId="77777777" w:rsidR="00A85AC8" w:rsidRPr="00E600D8" w:rsidRDefault="0050400C" w:rsidP="00A849BA">
      <w:pPr>
        <w:pStyle w:val="38"/>
        <w:framePr w:wrap="notBeside"/>
        <w:rPr>
          <w:rtl/>
        </w:rPr>
      </w:pPr>
      <w:r w:rsidRPr="00E600D8">
        <w:rPr>
          <w:rtl/>
        </w:rPr>
        <w:t>◄</w:t>
      </w:r>
      <w:r w:rsidRPr="00E600D8">
        <w:rPr>
          <w:rFonts w:hint="cs"/>
          <w:rtl/>
        </w:rPr>
        <w:t xml:space="preserve"> </w:t>
      </w:r>
      <w:r w:rsidR="003B4F30" w:rsidRPr="00E600D8">
        <w:rPr>
          <w:rFonts w:hint="cs"/>
          <w:rtl/>
        </w:rPr>
        <w:t xml:space="preserve">ב. </w:t>
      </w:r>
      <w:r w:rsidR="006E0774" w:rsidRPr="00E600D8">
        <w:rPr>
          <w:rFonts w:hint="cs"/>
          <w:rtl/>
        </w:rPr>
        <w:t>והך</w:t>
      </w:r>
      <w:r w:rsidR="00A85AC8" w:rsidRPr="00E600D8">
        <w:rPr>
          <w:rtl/>
        </w:rPr>
        <w:t>:</w:t>
      </w:r>
    </w:p>
    <w:p w14:paraId="6AAE2BBC" w14:textId="7549D183" w:rsidR="006E0774" w:rsidRPr="00131640" w:rsidRDefault="006E0774" w:rsidP="006E0774">
      <w:pPr>
        <w:rPr>
          <w:rtl/>
        </w:rPr>
      </w:pPr>
      <w:r w:rsidRPr="00224C4C">
        <w:rPr>
          <w:rFonts w:ascii="Fb Fontext" w:hAnsi="Fb Fontext" w:hint="cs"/>
          <w:rtl/>
        </w:rPr>
        <w:t xml:space="preserve">דהשולח </w:t>
      </w:r>
      <w:r w:rsidRPr="00224C4C">
        <w:rPr>
          <w:rFonts w:ascii="Fb Fontext" w:hAnsi="Fb Fontext"/>
          <w:rtl/>
        </w:rPr>
        <w:t>גט לאשתו, והגיע בשליח או ששלח אחריו שליח, ואמר לו גט שנתתי לך בטל הוא –</w:t>
      </w:r>
      <w:r w:rsidRPr="00224C4C">
        <w:rPr>
          <w:rFonts w:ascii="Fb Fontext" w:hAnsi="Fb Fontext" w:hint="cs"/>
          <w:rtl/>
        </w:rPr>
        <w:t>הר</w:t>
      </w:r>
      <w:r w:rsidRPr="00224C4C">
        <w:rPr>
          <w:rFonts w:ascii="Fb Fontext" w:hAnsi="Fb Fontext"/>
          <w:rtl/>
        </w:rPr>
        <w:t>"</w:t>
      </w:r>
      <w:r w:rsidRPr="00224C4C">
        <w:rPr>
          <w:rFonts w:ascii="Fb Fontext" w:hAnsi="Fb Fontext" w:hint="cs"/>
          <w:rtl/>
        </w:rPr>
        <w:t>ז</w:t>
      </w:r>
      <w:r w:rsidRPr="00224C4C">
        <w:rPr>
          <w:rFonts w:ascii="Fb Fontext" w:hAnsi="Fb Fontext"/>
          <w:rtl/>
        </w:rPr>
        <w:t xml:space="preserve"> בטל.</w:t>
      </w:r>
    </w:p>
    <w:p w14:paraId="47024B32" w14:textId="77777777" w:rsidR="00A85AC8" w:rsidRPr="00E600D8" w:rsidRDefault="00A849BA" w:rsidP="00A849BA">
      <w:pPr>
        <w:pStyle w:val="38"/>
        <w:framePr w:wrap="notBeside"/>
        <w:rPr>
          <w:rtl/>
        </w:rPr>
      </w:pPr>
      <w:r w:rsidRPr="00E600D8">
        <w:rPr>
          <w:rFonts w:hint="cs"/>
          <w:rtl/>
        </w:rPr>
        <w:t xml:space="preserve">- </w:t>
      </w:r>
      <w:r w:rsidR="00785492" w:rsidRPr="00E600D8">
        <w:rPr>
          <w:rFonts w:hint="cs"/>
          <w:rtl/>
        </w:rPr>
        <w:t>ענה רי''ו</w:t>
      </w:r>
      <w:r w:rsidR="00A85AC8" w:rsidRPr="00E600D8">
        <w:rPr>
          <w:rtl/>
        </w:rPr>
        <w:t>:</w:t>
      </w:r>
    </w:p>
    <w:p w14:paraId="36D0BFBC" w14:textId="2E5326BF" w:rsidR="006E0774" w:rsidRPr="00131640" w:rsidRDefault="006E0774" w:rsidP="006E0774">
      <w:pPr>
        <w:rPr>
          <w:rtl/>
        </w:rPr>
      </w:pPr>
      <w:r w:rsidRPr="00224C4C">
        <w:rPr>
          <w:rFonts w:ascii="Fb Fontext" w:hAnsi="Fb Fontext" w:hint="cs"/>
          <w:rtl/>
        </w:rPr>
        <w:t xml:space="preserve">כל </w:t>
      </w:r>
      <w:r w:rsidR="00785492">
        <w:rPr>
          <w:rFonts w:ascii="Fb Fontext" w:hAnsi="Fb Fontext" w:hint="cs"/>
          <w:rtl/>
        </w:rPr>
        <w:t>ש</w:t>
      </w:r>
      <w:r w:rsidRPr="00224C4C">
        <w:rPr>
          <w:rFonts w:ascii="Fb Fontext" w:hAnsi="Fb Fontext" w:hint="cs"/>
          <w:rtl/>
        </w:rPr>
        <w:t>הגט לא הגיע לידה</w:t>
      </w:r>
      <w:r w:rsidR="00A849BA">
        <w:rPr>
          <w:rFonts w:ascii="Fb Fontext" w:hAnsi="Fb Fontext" w:hint="cs"/>
          <w:rtl/>
        </w:rPr>
        <w:t>,</w:t>
      </w:r>
      <w:r w:rsidRPr="00224C4C">
        <w:rPr>
          <w:rFonts w:ascii="Fb Fontext" w:hAnsi="Fb Fontext" w:hint="cs"/>
          <w:rtl/>
        </w:rPr>
        <w:t xml:space="preserve"> דיבור הוא</w:t>
      </w:r>
      <w:r w:rsidR="00A849BA">
        <w:rPr>
          <w:rFonts w:ascii="Fb Fontext" w:hAnsi="Fb Fontext" w:hint="cs"/>
          <w:rtl/>
        </w:rPr>
        <w:t>,</w:t>
      </w:r>
      <w:r w:rsidRPr="00224C4C">
        <w:rPr>
          <w:rFonts w:ascii="Fb Fontext" w:hAnsi="Fb Fontext" w:hint="cs"/>
          <w:rtl/>
        </w:rPr>
        <w:t xml:space="preserve"> ויכול לבטל דיבור</w:t>
      </w:r>
      <w:r w:rsidR="00785492">
        <w:rPr>
          <w:rFonts w:ascii="Fb Fontext" w:hAnsi="Fb Fontext" w:hint="cs"/>
          <w:rtl/>
        </w:rPr>
        <w:t>.</w:t>
      </w:r>
    </w:p>
    <w:p w14:paraId="0158737B" w14:textId="77777777" w:rsidR="006E0774" w:rsidRPr="00131640" w:rsidRDefault="006E0774" w:rsidP="0010529F">
      <w:pPr>
        <w:pStyle w:val="afff0"/>
        <w:framePr w:wrap="around"/>
        <w:rPr>
          <w:rtl/>
        </w:rPr>
      </w:pPr>
      <w:r w:rsidRPr="00224C4C">
        <w:rPr>
          <w:rFonts w:hint="cs"/>
          <w:rtl/>
        </w:rPr>
        <w:t>נט:</w:t>
      </w:r>
    </w:p>
    <w:p w14:paraId="5765619B" w14:textId="375EC43D" w:rsidR="00A85AC8" w:rsidRPr="00E600D8" w:rsidRDefault="00C35EC4" w:rsidP="00A849BA">
      <w:pPr>
        <w:pStyle w:val="38"/>
        <w:framePr w:wrap="notBeside"/>
        <w:rPr>
          <w:rtl/>
        </w:rPr>
      </w:pPr>
      <w:r w:rsidRPr="00E600D8">
        <w:rPr>
          <w:rFonts w:hint="cs"/>
          <w:rtl/>
        </w:rPr>
        <w:t xml:space="preserve">ג. </w:t>
      </w:r>
      <w:r w:rsidR="006E0774" w:rsidRPr="00E600D8">
        <w:rPr>
          <w:rFonts w:hint="cs"/>
          <w:rtl/>
        </w:rPr>
        <w:t>הקשה ר</w:t>
      </w:r>
      <w:r w:rsidR="006E0774" w:rsidRPr="00E600D8">
        <w:rPr>
          <w:rtl/>
        </w:rPr>
        <w:t>"</w:t>
      </w:r>
      <w:r w:rsidR="006E0774" w:rsidRPr="00E600D8">
        <w:rPr>
          <w:rFonts w:hint="cs"/>
          <w:rtl/>
        </w:rPr>
        <w:t>ל לרי</w:t>
      </w:r>
      <w:r w:rsidR="006E0774" w:rsidRPr="00E600D8">
        <w:rPr>
          <w:rtl/>
        </w:rPr>
        <w:t>"</w:t>
      </w:r>
      <w:r w:rsidR="006E0774" w:rsidRPr="00E600D8">
        <w:rPr>
          <w:rFonts w:hint="cs"/>
          <w:rtl/>
        </w:rPr>
        <w:t>ו</w:t>
      </w:r>
      <w:r w:rsidR="00A85AC8" w:rsidRPr="00E600D8">
        <w:rPr>
          <w:rtl/>
        </w:rPr>
        <w:t>:</w:t>
      </w:r>
    </w:p>
    <w:p w14:paraId="0AFC3F22" w14:textId="1C788A7B" w:rsidR="009469D7" w:rsidRDefault="006E0774" w:rsidP="00C35EC4">
      <w:pPr>
        <w:rPr>
          <w:rFonts w:ascii="Fb Fontext" w:hAnsi="Fb Fontext"/>
          <w:sz w:val="32"/>
          <w:rtl/>
        </w:rPr>
      </w:pPr>
      <w:r w:rsidRPr="00224C4C">
        <w:rPr>
          <w:rFonts w:ascii="Fb Fontext" w:hAnsi="Fb Fontext" w:hint="cs"/>
          <w:sz w:val="32"/>
          <w:rtl/>
        </w:rPr>
        <w:t>מד</w:t>
      </w:r>
      <w:r w:rsidRPr="00224C4C">
        <w:rPr>
          <w:rFonts w:ascii="Fb Fontext" w:hAnsi="Fb Fontext"/>
          <w:sz w:val="32"/>
          <w:rtl/>
        </w:rPr>
        <w:t>כל הכלים יורדין לידי טומאתן במחשבה</w:t>
      </w:r>
      <w:r w:rsidR="00C35EC4">
        <w:rPr>
          <w:rFonts w:ascii="Fb Fontext" w:hAnsi="Fb Fontext" w:hint="cs"/>
          <w:sz w:val="32"/>
          <w:rtl/>
        </w:rPr>
        <w:t>,</w:t>
      </w:r>
    </w:p>
    <w:p w14:paraId="3BF00544" w14:textId="511E1AF0" w:rsidR="006E0774" w:rsidRPr="00131640" w:rsidRDefault="00955C68" w:rsidP="00955C68">
      <w:pPr>
        <w:ind w:left="565" w:firstLine="113"/>
        <w:rPr>
          <w:rtl/>
        </w:rPr>
      </w:pPr>
      <w:r>
        <w:rPr>
          <w:rFonts w:ascii="Fb Fontext" w:hAnsi="Fb Fontext" w:hint="cs"/>
          <w:sz w:val="32"/>
          <w:rtl/>
        </w:rPr>
        <w:t xml:space="preserve"> </w:t>
      </w:r>
      <w:r w:rsidR="00C35EC4">
        <w:rPr>
          <w:rFonts w:ascii="Fb Fontext" w:hAnsi="Fb Fontext" w:hint="cs"/>
          <w:sz w:val="32"/>
          <w:rtl/>
        </w:rPr>
        <w:t>ו</w:t>
      </w:r>
      <w:r w:rsidR="006E0774" w:rsidRPr="00224C4C">
        <w:rPr>
          <w:rFonts w:ascii="Fb Fontext" w:hAnsi="Fb Fontext"/>
          <w:sz w:val="32"/>
          <w:rtl/>
        </w:rPr>
        <w:t xml:space="preserve">עולים מידי טומאתן </w:t>
      </w:r>
      <w:r w:rsidR="00C35EC4">
        <w:rPr>
          <w:rFonts w:ascii="Fb Fontext" w:hAnsi="Fb Fontext" w:hint="cs"/>
          <w:sz w:val="32"/>
          <w:rtl/>
        </w:rPr>
        <w:t xml:space="preserve">רק </w:t>
      </w:r>
      <w:r w:rsidR="006E0774" w:rsidRPr="00224C4C">
        <w:rPr>
          <w:rFonts w:ascii="Fb Fontext" w:hAnsi="Fb Fontext"/>
          <w:sz w:val="32"/>
          <w:rtl/>
        </w:rPr>
        <w:t>בשינוי מעשה.</w:t>
      </w:r>
    </w:p>
    <w:p w14:paraId="56F8132F" w14:textId="77777777" w:rsidR="00A85AC8" w:rsidRPr="00E600D8" w:rsidRDefault="00C35EC4" w:rsidP="00C35EC4">
      <w:pPr>
        <w:pStyle w:val="38"/>
        <w:framePr w:wrap="notBeside"/>
        <w:rPr>
          <w:rtl/>
        </w:rPr>
      </w:pPr>
      <w:r w:rsidRPr="00E600D8">
        <w:rPr>
          <w:rFonts w:hint="cs"/>
          <w:rtl/>
        </w:rPr>
        <w:t xml:space="preserve">- </w:t>
      </w:r>
      <w:r w:rsidR="008E09A0" w:rsidRPr="00E600D8">
        <w:rPr>
          <w:rFonts w:hint="cs"/>
          <w:rtl/>
        </w:rPr>
        <w:t>וענהו ר</w:t>
      </w:r>
      <w:r w:rsidR="006C7E11" w:rsidRPr="00E600D8">
        <w:rPr>
          <w:rFonts w:hint="cs"/>
          <w:rtl/>
        </w:rPr>
        <w:t>י''ו</w:t>
      </w:r>
      <w:r w:rsidR="00A85AC8" w:rsidRPr="00E600D8">
        <w:rPr>
          <w:rtl/>
        </w:rPr>
        <w:t>:</w:t>
      </w:r>
    </w:p>
    <w:p w14:paraId="4AF31939" w14:textId="5259B816" w:rsidR="009469D7" w:rsidRDefault="006E0774" w:rsidP="006E0774">
      <w:pPr>
        <w:rPr>
          <w:rFonts w:ascii="Fb Fontext" w:hAnsi="Fb Fontext"/>
          <w:sz w:val="32"/>
          <w:rtl/>
        </w:rPr>
      </w:pPr>
      <w:r w:rsidRPr="00224C4C">
        <w:rPr>
          <w:rFonts w:ascii="Fb Fontext" w:hAnsi="Fb Fontext"/>
          <w:sz w:val="32"/>
          <w:rtl/>
        </w:rPr>
        <w:t>מעשה מוציא מיד מעשה ומיד מחשבה,</w:t>
      </w:r>
    </w:p>
    <w:p w14:paraId="5E1B1E68" w14:textId="08BCB832" w:rsidR="006E0774" w:rsidRPr="00131640" w:rsidRDefault="006E0774" w:rsidP="00C35EC4">
      <w:pPr>
        <w:rPr>
          <w:rtl/>
        </w:rPr>
      </w:pPr>
      <w:r w:rsidRPr="00224C4C">
        <w:rPr>
          <w:rFonts w:ascii="Fb Fontext" w:hAnsi="Fb Fontext"/>
          <w:sz w:val="32"/>
          <w:rtl/>
        </w:rPr>
        <w:t xml:space="preserve">מחשבה </w:t>
      </w:r>
      <w:r w:rsidR="00C35EC4">
        <w:rPr>
          <w:rFonts w:ascii="Fb Fontext" w:hAnsi="Fb Fontext" w:hint="cs"/>
          <w:sz w:val="32"/>
          <w:rtl/>
        </w:rPr>
        <w:t>לא</w:t>
      </w:r>
      <w:r w:rsidRPr="00224C4C">
        <w:rPr>
          <w:rFonts w:ascii="Fb Fontext" w:hAnsi="Fb Fontext"/>
          <w:sz w:val="32"/>
          <w:rtl/>
        </w:rPr>
        <w:t xml:space="preserve"> מוציאה </w:t>
      </w:r>
      <w:r w:rsidR="00C35EC4">
        <w:rPr>
          <w:rFonts w:ascii="Fb Fontext" w:hAnsi="Fb Fontext" w:hint="cs"/>
          <w:sz w:val="32"/>
          <w:rtl/>
        </w:rPr>
        <w:t>ממעשה</w:t>
      </w:r>
      <w:r w:rsidR="00955C68">
        <w:rPr>
          <w:rFonts w:ascii="Fb Fontext" w:hAnsi="Fb Fontext" w:hint="cs"/>
          <w:sz w:val="32"/>
          <w:rtl/>
        </w:rPr>
        <w:t>,</w:t>
      </w:r>
      <w:r w:rsidR="00C35EC4">
        <w:rPr>
          <w:rFonts w:ascii="Fb Fontext" w:hAnsi="Fb Fontext" w:hint="cs"/>
          <w:sz w:val="32"/>
          <w:rtl/>
        </w:rPr>
        <w:t xml:space="preserve"> </w:t>
      </w:r>
      <w:r w:rsidRPr="00224C4C">
        <w:rPr>
          <w:rFonts w:ascii="Fb Fontext" w:hAnsi="Fb Fontext"/>
          <w:sz w:val="32"/>
          <w:rtl/>
        </w:rPr>
        <w:t>דלא אתי דיבור ומבטל מעשה,</w:t>
      </w:r>
    </w:p>
    <w:p w14:paraId="516A58C5" w14:textId="73ECAD0B" w:rsidR="006E0774" w:rsidRPr="0091590A" w:rsidRDefault="00C35EC4" w:rsidP="00903767">
      <w:pPr>
        <w:rPr>
          <w:spacing w:val="0"/>
          <w:rtl/>
        </w:rPr>
      </w:pPr>
      <w:r w:rsidRPr="0091590A">
        <w:rPr>
          <w:rFonts w:hint="cs"/>
          <w:spacing w:val="0"/>
          <w:rtl/>
        </w:rPr>
        <w:t xml:space="preserve">ולא מוציאה </w:t>
      </w:r>
      <w:r w:rsidR="006E0774" w:rsidRPr="0091590A">
        <w:rPr>
          <w:rFonts w:hint="cs"/>
          <w:spacing w:val="0"/>
          <w:rtl/>
        </w:rPr>
        <w:t xml:space="preserve">מידי מחשבה דשאני </w:t>
      </w:r>
      <w:r w:rsidR="006E0774" w:rsidRPr="0091590A">
        <w:rPr>
          <w:spacing w:val="0"/>
          <w:rtl/>
        </w:rPr>
        <w:t>מחשבה דטומאה, דכמעשה דמי.</w:t>
      </w:r>
    </w:p>
    <w:p w14:paraId="661B00C1" w14:textId="6113A498" w:rsidR="00A85AC8" w:rsidRPr="00E600D8" w:rsidRDefault="006E0774" w:rsidP="00C35EC4">
      <w:pPr>
        <w:pStyle w:val="38"/>
        <w:framePr w:wrap="notBeside"/>
        <w:rPr>
          <w:rtl/>
        </w:rPr>
      </w:pPr>
      <w:r w:rsidRPr="00E600D8">
        <w:rPr>
          <w:rtl/>
        </w:rPr>
        <w:t>וכר"</w:t>
      </w:r>
      <w:r w:rsidRPr="00E600D8">
        <w:rPr>
          <w:rFonts w:hint="cs"/>
          <w:rtl/>
        </w:rPr>
        <w:t>פ</w:t>
      </w:r>
      <w:r w:rsidR="00A85AC8" w:rsidRPr="00E600D8">
        <w:rPr>
          <w:rtl/>
        </w:rPr>
        <w:t>:</w:t>
      </w:r>
    </w:p>
    <w:p w14:paraId="77DC5800" w14:textId="25D7E28D" w:rsidR="006E0774" w:rsidRDefault="006E0774" w:rsidP="009A3876">
      <w:pPr>
        <w:jc w:val="left"/>
        <w:rPr>
          <w:rtl/>
        </w:rPr>
      </w:pPr>
      <w:r w:rsidRPr="00224C4C">
        <w:rPr>
          <w:rStyle w:val="affffa"/>
          <w:rFonts w:hint="cs"/>
          <w:rtl/>
        </w:rPr>
        <w:t>ד'</w:t>
      </w:r>
      <w:r w:rsidRPr="00224C4C">
        <w:rPr>
          <w:rStyle w:val="affffa"/>
          <w:rtl/>
        </w:rPr>
        <w:t xml:space="preserve">כי יתן </w:t>
      </w:r>
      <w:r w:rsidRPr="006C7E11">
        <w:rPr>
          <w:rtl/>
        </w:rPr>
        <w:t>וקרינן כי יותן</w:t>
      </w:r>
      <w:r w:rsidRPr="006C7E11">
        <w:rPr>
          <w:rFonts w:hint="cs"/>
          <w:rtl/>
        </w:rPr>
        <w:t>'</w:t>
      </w:r>
      <w:r w:rsidRPr="006C7E11">
        <w:rPr>
          <w:rtl/>
        </w:rPr>
        <w:t>,</w:t>
      </w:r>
      <w:r w:rsidRPr="00224C4C">
        <w:rPr>
          <w:rFonts w:ascii="Fb Fontext" w:hAnsi="Fb Fontext"/>
          <w:rtl/>
        </w:rPr>
        <w:t xml:space="preserve"> דומיא דכי יתן, </w:t>
      </w:r>
      <w:r w:rsidRPr="00224C4C">
        <w:rPr>
          <w:rFonts w:ascii="Fb Fontext" w:hAnsi="Fb Fontext" w:hint="cs"/>
          <w:rtl/>
        </w:rPr>
        <w:t>- ד</w:t>
      </w:r>
      <w:r w:rsidRPr="00224C4C">
        <w:rPr>
          <w:rFonts w:ascii="Fb Fontext" w:hAnsi="Fb Fontext"/>
          <w:rtl/>
        </w:rPr>
        <w:t>ניחא ליה.</w:t>
      </w:r>
    </w:p>
    <w:p w14:paraId="5BB6190A" w14:textId="281C0217" w:rsidR="007309FA" w:rsidRPr="00131640" w:rsidRDefault="007309FA" w:rsidP="009A3876">
      <w:pPr>
        <w:pStyle w:val="affffb"/>
        <w:rPr>
          <w:rtl/>
        </w:rPr>
      </w:pPr>
      <w:r w:rsidRPr="007309FA">
        <w:rPr>
          <w:rtl/>
        </w:rPr>
        <w:t>***</w:t>
      </w:r>
    </w:p>
    <w:p w14:paraId="157D7C0D" w14:textId="6180CCC9" w:rsidR="00992B8B" w:rsidRPr="00131640" w:rsidRDefault="00992B8B" w:rsidP="00F65F8B">
      <w:pPr>
        <w:pStyle w:val="affffb"/>
        <w:rPr>
          <w:rtl/>
        </w:rPr>
      </w:pPr>
      <w:r>
        <w:rPr>
          <w:rFonts w:hint="cs"/>
          <w:rtl/>
        </w:rPr>
        <w:t>ר''ז מתני להא שמעתתא אהך</w:t>
      </w:r>
    </w:p>
    <w:p w14:paraId="6AEB2D6B" w14:textId="77777777" w:rsidR="009469D7" w:rsidRDefault="006E0774" w:rsidP="006E0774">
      <w:pPr>
        <w:rPr>
          <w:rFonts w:ascii="Fb Fontext" w:hAnsi="Fb Fontext"/>
          <w:spacing w:val="2"/>
          <w:sz w:val="32"/>
          <w:rtl/>
        </w:rPr>
      </w:pPr>
      <w:r w:rsidRPr="000428DF">
        <w:rPr>
          <w:rFonts w:ascii="Fb Fontext" w:hAnsi="Fb Fontext"/>
          <w:spacing w:val="2"/>
          <w:sz w:val="32"/>
          <w:rtl/>
        </w:rPr>
        <w:t>וכן היא שנתנה רשות לשלוחה לקדשה, והלכה וקדשה את עצמה,</w:t>
      </w:r>
    </w:p>
    <w:p w14:paraId="3A366E47" w14:textId="77777777" w:rsidR="009469D7" w:rsidRDefault="006E0774" w:rsidP="006E0774">
      <w:pPr>
        <w:rPr>
          <w:rFonts w:ascii="Fb Fontext" w:hAnsi="Fb Fontext"/>
          <w:sz w:val="32"/>
          <w:rtl/>
        </w:rPr>
      </w:pPr>
      <w:r w:rsidRPr="00224C4C">
        <w:rPr>
          <w:rFonts w:ascii="Fb Fontext" w:hAnsi="Fb Fontext"/>
          <w:sz w:val="32"/>
          <w:rtl/>
        </w:rPr>
        <w:t>אם שלה קדמו - קידושיה קידושין,</w:t>
      </w:r>
    </w:p>
    <w:p w14:paraId="4F2844CE" w14:textId="4625FBB7" w:rsidR="006E0774" w:rsidRPr="00131640" w:rsidRDefault="006E0774" w:rsidP="006E0774">
      <w:pPr>
        <w:rPr>
          <w:rtl/>
        </w:rPr>
      </w:pPr>
      <w:r w:rsidRPr="00224C4C">
        <w:rPr>
          <w:rFonts w:ascii="Fb Fontext" w:hAnsi="Fb Fontext"/>
          <w:sz w:val="32"/>
          <w:rtl/>
        </w:rPr>
        <w:t>ואם של שלוחה קדמו - אין קידושיה קידושין.</w:t>
      </w:r>
    </w:p>
    <w:p w14:paraId="618714F4" w14:textId="303FD353" w:rsidR="00903767" w:rsidRDefault="00903767" w:rsidP="00F65F8B">
      <w:pPr>
        <w:pStyle w:val="affffb"/>
        <w:rPr>
          <w:rtl/>
        </w:rPr>
      </w:pPr>
      <w:r>
        <w:rPr>
          <w:rFonts w:hint="cs"/>
          <w:rtl/>
        </w:rPr>
        <w:t>***</w:t>
      </w:r>
    </w:p>
    <w:p w14:paraId="242EFFF6" w14:textId="7BFE3012" w:rsidR="009469D7" w:rsidRDefault="006E0774" w:rsidP="00F65F8B">
      <w:pPr>
        <w:pStyle w:val="affffb"/>
        <w:rPr>
          <w:rtl/>
        </w:rPr>
      </w:pPr>
      <w:r w:rsidRPr="00224C4C">
        <w:rPr>
          <w:rtl/>
        </w:rPr>
        <w:t>לא קדשה את עצמה, וחזרה בה,</w:t>
      </w:r>
    </w:p>
    <w:p w14:paraId="07A5F3C4" w14:textId="57B3979C" w:rsidR="00A85AC8" w:rsidRPr="00E600D8" w:rsidRDefault="00E25112" w:rsidP="00780E81">
      <w:pPr>
        <w:pStyle w:val="38"/>
        <w:framePr w:wrap="notBeside"/>
        <w:rPr>
          <w:rtl/>
        </w:rPr>
      </w:pPr>
      <w:r w:rsidRPr="00E600D8">
        <w:rPr>
          <w:rtl/>
        </w:rPr>
        <w:t>◄</w:t>
      </w:r>
      <w:r w:rsidRPr="00E600D8">
        <w:rPr>
          <w:rFonts w:hint="cs"/>
          <w:rtl/>
        </w:rPr>
        <w:t xml:space="preserve"> </w:t>
      </w:r>
      <w:r w:rsidRPr="00E600D8">
        <w:rPr>
          <w:rtl/>
        </w:rPr>
        <w:tab/>
      </w:r>
      <w:r w:rsidRPr="00E600D8">
        <w:rPr>
          <w:rtl/>
        </w:rPr>
        <w:tab/>
      </w:r>
      <w:r w:rsidRPr="00E600D8">
        <w:rPr>
          <w:rtl/>
        </w:rPr>
        <w:tab/>
      </w:r>
      <w:r w:rsidRPr="00E600D8">
        <w:rPr>
          <w:rtl/>
        </w:rPr>
        <w:tab/>
      </w:r>
      <w:r w:rsidRPr="00E600D8">
        <w:rPr>
          <w:rtl/>
        </w:rPr>
        <w:tab/>
      </w:r>
      <w:r w:rsidR="006E0774" w:rsidRPr="00E600D8">
        <w:rPr>
          <w:rFonts w:hint="cs"/>
          <w:rtl/>
        </w:rPr>
        <w:t>לרי</w:t>
      </w:r>
      <w:r w:rsidR="006E0774" w:rsidRPr="00E600D8">
        <w:rPr>
          <w:rtl/>
        </w:rPr>
        <w:t>"</w:t>
      </w:r>
      <w:r w:rsidR="006E0774" w:rsidRPr="00E600D8">
        <w:rPr>
          <w:rFonts w:hint="cs"/>
          <w:rtl/>
        </w:rPr>
        <w:t>ו</w:t>
      </w:r>
      <w:r w:rsidR="00A85AC8" w:rsidRPr="00E600D8">
        <w:rPr>
          <w:rFonts w:hint="cs"/>
          <w:rtl/>
        </w:rPr>
        <w:t>:</w:t>
      </w:r>
    </w:p>
    <w:p w14:paraId="56E471FE" w14:textId="1B903DF7" w:rsidR="006E0774" w:rsidRPr="00131640" w:rsidRDefault="006E0774" w:rsidP="006E0774">
      <w:pPr>
        <w:rPr>
          <w:rtl/>
        </w:rPr>
      </w:pPr>
      <w:r w:rsidRPr="00224C4C">
        <w:rPr>
          <w:rFonts w:ascii="Fb Fontext" w:hAnsi="Fb Fontext"/>
          <w:rtl/>
        </w:rPr>
        <w:t xml:space="preserve">חוזרת, </w:t>
      </w:r>
      <w:r w:rsidR="00D67763">
        <w:rPr>
          <w:rFonts w:ascii="Fb Fontext" w:hAnsi="Fb Fontext" w:hint="cs"/>
          <w:rtl/>
        </w:rPr>
        <w:t>ד</w:t>
      </w:r>
      <w:r w:rsidRPr="00224C4C">
        <w:rPr>
          <w:rFonts w:ascii="Fb Fontext" w:hAnsi="Fb Fontext"/>
          <w:rtl/>
        </w:rPr>
        <w:t>דיבור מבטל דיבור.</w:t>
      </w:r>
    </w:p>
    <w:p w14:paraId="77114046" w14:textId="73313675" w:rsidR="00A85AC8" w:rsidRPr="00E600D8" w:rsidRDefault="006E0774" w:rsidP="000428DF">
      <w:pPr>
        <w:pStyle w:val="38"/>
        <w:framePr w:wrap="notBeside"/>
        <w:rPr>
          <w:rtl/>
        </w:rPr>
      </w:pPr>
      <w:r w:rsidRPr="00E600D8">
        <w:rPr>
          <w:rFonts w:hint="cs"/>
          <w:rtl/>
        </w:rPr>
        <w:t>ולר</w:t>
      </w:r>
      <w:r w:rsidRPr="00E600D8">
        <w:rPr>
          <w:rtl/>
        </w:rPr>
        <w:t>"</w:t>
      </w:r>
      <w:r w:rsidRPr="00E600D8">
        <w:rPr>
          <w:rFonts w:hint="cs"/>
          <w:rtl/>
        </w:rPr>
        <w:t>ל</w:t>
      </w:r>
      <w:r w:rsidR="00A85AC8" w:rsidRPr="00E600D8">
        <w:rPr>
          <w:rFonts w:hint="cs"/>
          <w:rtl/>
        </w:rPr>
        <w:t>:</w:t>
      </w:r>
    </w:p>
    <w:p w14:paraId="1C75620F" w14:textId="3810C98F" w:rsidR="000428DF" w:rsidRPr="00131640" w:rsidRDefault="006E0774" w:rsidP="00D67763">
      <w:pPr>
        <w:spacing w:after="120"/>
        <w:rPr>
          <w:rtl/>
        </w:rPr>
      </w:pPr>
      <w:r w:rsidRPr="00224C4C">
        <w:rPr>
          <w:rFonts w:ascii="Fb Fontext" w:hAnsi="Fb Fontext"/>
          <w:sz w:val="32"/>
          <w:rtl/>
        </w:rPr>
        <w:t xml:space="preserve">אינה חוזרת, </w:t>
      </w:r>
      <w:r w:rsidR="00D67763">
        <w:rPr>
          <w:rFonts w:ascii="Fb Fontext" w:hAnsi="Fb Fontext" w:hint="cs"/>
          <w:sz w:val="32"/>
          <w:rtl/>
        </w:rPr>
        <w:t>ד</w:t>
      </w:r>
      <w:r w:rsidRPr="00224C4C">
        <w:rPr>
          <w:rFonts w:ascii="Fb Fontext" w:hAnsi="Fb Fontext"/>
          <w:sz w:val="32"/>
          <w:rtl/>
        </w:rPr>
        <w:t xml:space="preserve">דיבור </w:t>
      </w:r>
      <w:r w:rsidR="00D67763">
        <w:rPr>
          <w:rFonts w:ascii="Fb Fontext" w:hAnsi="Fb Fontext" w:hint="cs"/>
          <w:sz w:val="32"/>
          <w:rtl/>
        </w:rPr>
        <w:t xml:space="preserve">לא </w:t>
      </w:r>
      <w:r w:rsidRPr="00224C4C">
        <w:rPr>
          <w:rFonts w:ascii="Fb Fontext" w:hAnsi="Fb Fontext"/>
          <w:sz w:val="32"/>
          <w:rtl/>
        </w:rPr>
        <w:t>מבטל דיבור.</w:t>
      </w:r>
    </w:p>
    <w:p w14:paraId="54F610C0" w14:textId="0CDFABB7" w:rsidR="00A85AC8" w:rsidRPr="00E600D8" w:rsidRDefault="00AC1162" w:rsidP="000428DF">
      <w:pPr>
        <w:pStyle w:val="38"/>
        <w:framePr w:wrap="notBeside"/>
        <w:rPr>
          <w:rtl/>
        </w:rPr>
      </w:pPr>
      <w:r w:rsidRPr="00E600D8">
        <w:rPr>
          <w:rFonts w:hint="cs"/>
          <w:rtl/>
        </w:rPr>
        <w:t xml:space="preserve">א. </w:t>
      </w:r>
      <w:r w:rsidR="006E0774" w:rsidRPr="00E600D8">
        <w:rPr>
          <w:rFonts w:hint="cs"/>
          <w:rtl/>
        </w:rPr>
        <w:t>הקשה רי</w:t>
      </w:r>
      <w:r w:rsidR="006E0774" w:rsidRPr="00E600D8">
        <w:rPr>
          <w:rtl/>
        </w:rPr>
        <w:t>"</w:t>
      </w:r>
      <w:r w:rsidR="006E0774" w:rsidRPr="00E600D8">
        <w:rPr>
          <w:rFonts w:hint="cs"/>
          <w:rtl/>
        </w:rPr>
        <w:t xml:space="preserve">ו </w:t>
      </w:r>
      <w:r w:rsidR="006E0774" w:rsidRPr="00E600D8">
        <w:rPr>
          <w:rtl/>
        </w:rPr>
        <w:t>לר"ל</w:t>
      </w:r>
      <w:r w:rsidR="00A85AC8" w:rsidRPr="00E600D8">
        <w:rPr>
          <w:rtl/>
        </w:rPr>
        <w:t>:</w:t>
      </w:r>
    </w:p>
    <w:p w14:paraId="3F03F7F1" w14:textId="493A19A1" w:rsidR="006E0774" w:rsidRPr="00131640" w:rsidRDefault="006E0774" w:rsidP="006E0774">
      <w:pPr>
        <w:rPr>
          <w:rtl/>
        </w:rPr>
      </w:pPr>
      <w:r w:rsidRPr="00224C4C">
        <w:rPr>
          <w:rFonts w:ascii="Fb Fontext" w:hAnsi="Fb Fontext"/>
          <w:sz w:val="32"/>
          <w:rtl/>
        </w:rPr>
        <w:t>ביטל, אם עד שלא תרם ביטל - אין תרומתו תרומה!</w:t>
      </w:r>
    </w:p>
    <w:p w14:paraId="6FD19A5C" w14:textId="4057A1DF" w:rsidR="00A85AC8" w:rsidRPr="00E600D8" w:rsidRDefault="006E0774" w:rsidP="000428DF">
      <w:pPr>
        <w:pStyle w:val="38"/>
        <w:framePr w:wrap="notBeside"/>
        <w:rPr>
          <w:rtl/>
        </w:rPr>
      </w:pPr>
      <w:r w:rsidRPr="00E600D8">
        <w:rPr>
          <w:rtl/>
        </w:rPr>
        <w:t>רבא</w:t>
      </w:r>
      <w:r w:rsidR="00A85AC8" w:rsidRPr="00E600D8">
        <w:rPr>
          <w:rtl/>
        </w:rPr>
        <w:t>:</w:t>
      </w:r>
    </w:p>
    <w:p w14:paraId="164BC161" w14:textId="0BDB1C19" w:rsidR="006E0774" w:rsidRPr="00131640" w:rsidRDefault="006E0774" w:rsidP="00D67763">
      <w:pPr>
        <w:spacing w:after="120"/>
        <w:rPr>
          <w:rtl/>
        </w:rPr>
      </w:pPr>
      <w:r w:rsidRPr="00943179">
        <w:rPr>
          <w:rtl/>
        </w:rPr>
        <w:t>ה</w:t>
      </w:r>
      <w:r w:rsidRPr="00943179">
        <w:rPr>
          <w:rFonts w:hint="cs"/>
          <w:rtl/>
        </w:rPr>
        <w:t>ב</w:t>
      </w:r>
      <w:r w:rsidRPr="00943179">
        <w:rPr>
          <w:rtl/>
        </w:rPr>
        <w:t>"</w:t>
      </w:r>
      <w:r w:rsidRPr="00943179">
        <w:rPr>
          <w:rFonts w:hint="cs"/>
          <w:rtl/>
        </w:rPr>
        <w:t>ע</w:t>
      </w:r>
      <w:r w:rsidRPr="00943179">
        <w:rPr>
          <w:rtl/>
        </w:rPr>
        <w:t xml:space="preserve"> - שקדם בעל הבית ותרם את כריו, דהו</w:t>
      </w:r>
      <w:r w:rsidRPr="00943179">
        <w:rPr>
          <w:rFonts w:hint="cs"/>
          <w:rtl/>
        </w:rPr>
        <w:t>"ל</w:t>
      </w:r>
      <w:r w:rsidRPr="00943179">
        <w:rPr>
          <w:rtl/>
        </w:rPr>
        <w:t xml:space="preserve"> מעשה.</w:t>
      </w:r>
    </w:p>
    <w:p w14:paraId="2C000190" w14:textId="30C9C255" w:rsidR="00A85AC8" w:rsidRPr="00E600D8" w:rsidRDefault="00AC1162" w:rsidP="000428DF">
      <w:pPr>
        <w:pStyle w:val="38"/>
        <w:framePr w:wrap="notBeside"/>
        <w:rPr>
          <w:rtl/>
        </w:rPr>
      </w:pPr>
      <w:r w:rsidRPr="00E600D8">
        <w:rPr>
          <w:rFonts w:hint="cs"/>
          <w:rtl/>
        </w:rPr>
        <w:t>ב.</w:t>
      </w:r>
      <w:r w:rsidR="004B0BC5" w:rsidRPr="00E600D8">
        <w:rPr>
          <w:rtl/>
        </w:rPr>
        <w:tab/>
      </w:r>
      <w:r w:rsidR="004B0BC5" w:rsidRPr="00E600D8">
        <w:rPr>
          <w:rtl/>
        </w:rPr>
        <w:tab/>
      </w:r>
      <w:r w:rsidRPr="00E600D8">
        <w:rPr>
          <w:rFonts w:hint="cs"/>
          <w:rtl/>
        </w:rPr>
        <w:t xml:space="preserve"> </w:t>
      </w:r>
      <w:r w:rsidR="006E0774" w:rsidRPr="00E600D8">
        <w:rPr>
          <w:rtl/>
        </w:rPr>
        <w:t xml:space="preserve">איתיביה </w:t>
      </w:r>
      <w:r w:rsidR="006E0774" w:rsidRPr="00E600D8">
        <w:rPr>
          <w:rFonts w:hint="cs"/>
          <w:rtl/>
        </w:rPr>
        <w:t>ר</w:t>
      </w:r>
      <w:r w:rsidR="006E0774" w:rsidRPr="00E600D8">
        <w:rPr>
          <w:rtl/>
        </w:rPr>
        <w:t>"</w:t>
      </w:r>
      <w:r w:rsidR="006E0774" w:rsidRPr="00E600D8">
        <w:rPr>
          <w:rFonts w:hint="cs"/>
          <w:rtl/>
        </w:rPr>
        <w:t>ל</w:t>
      </w:r>
      <w:r w:rsidR="00A85AC8" w:rsidRPr="00E600D8">
        <w:rPr>
          <w:rtl/>
        </w:rPr>
        <w:t>:</w:t>
      </w:r>
    </w:p>
    <w:p w14:paraId="62DCF172" w14:textId="745640C7" w:rsidR="009469D7" w:rsidRDefault="006E0774" w:rsidP="006E0774">
      <w:pPr>
        <w:rPr>
          <w:rFonts w:ascii="Fb Fontext" w:hAnsi="Fb Fontext"/>
          <w:rtl/>
        </w:rPr>
      </w:pPr>
      <w:r w:rsidRPr="00224C4C">
        <w:rPr>
          <w:rFonts w:ascii="Fb Fontext" w:hAnsi="Fb Fontext"/>
          <w:rtl/>
        </w:rPr>
        <w:t>כל הכלים יורדים לידי טומאתן במחשבה,</w:t>
      </w:r>
    </w:p>
    <w:p w14:paraId="73465E22" w14:textId="248A25E8" w:rsidR="006E0774" w:rsidRPr="00131640" w:rsidRDefault="006E0774" w:rsidP="000428DF">
      <w:pPr>
        <w:ind w:left="452" w:firstLine="113"/>
        <w:rPr>
          <w:rtl/>
        </w:rPr>
      </w:pPr>
      <w:r w:rsidRPr="00224C4C">
        <w:rPr>
          <w:rFonts w:ascii="Fb Fontext" w:hAnsi="Fb Fontext"/>
          <w:rtl/>
        </w:rPr>
        <w:t xml:space="preserve">ועולין מטומאתן </w:t>
      </w:r>
      <w:r w:rsidR="000428DF">
        <w:rPr>
          <w:rFonts w:ascii="Fb Fontext" w:hAnsi="Fb Fontext" w:hint="cs"/>
          <w:rtl/>
        </w:rPr>
        <w:t xml:space="preserve">רק </w:t>
      </w:r>
      <w:r w:rsidRPr="00224C4C">
        <w:rPr>
          <w:rFonts w:ascii="Fb Fontext" w:hAnsi="Fb Fontext"/>
          <w:rtl/>
        </w:rPr>
        <w:t>בשינוי מעשה.</w:t>
      </w:r>
    </w:p>
    <w:p w14:paraId="3482B031" w14:textId="77777777" w:rsidR="00A85AC8" w:rsidRPr="00E600D8" w:rsidRDefault="00992B8B" w:rsidP="00992B8B">
      <w:pPr>
        <w:pStyle w:val="38"/>
        <w:framePr w:wrap="notBeside"/>
        <w:rPr>
          <w:rtl/>
        </w:rPr>
      </w:pPr>
      <w:r w:rsidRPr="00E600D8">
        <w:rPr>
          <w:rFonts w:hint="cs"/>
          <w:rtl/>
        </w:rPr>
        <w:t>וענהו רי''ו</w:t>
      </w:r>
      <w:r w:rsidR="00A85AC8" w:rsidRPr="00E600D8">
        <w:rPr>
          <w:rtl/>
        </w:rPr>
        <w:t>:</w:t>
      </w:r>
    </w:p>
    <w:p w14:paraId="6D962B85" w14:textId="78356C25" w:rsidR="006E0774" w:rsidRPr="00131640" w:rsidRDefault="006E0774" w:rsidP="00AC1162">
      <w:pPr>
        <w:rPr>
          <w:rtl/>
        </w:rPr>
      </w:pPr>
      <w:r w:rsidRPr="00224C4C">
        <w:rPr>
          <w:rFonts w:ascii="Fb Fontext" w:hAnsi="Fb Fontext"/>
          <w:sz w:val="32"/>
          <w:rtl/>
        </w:rPr>
        <w:t>מעשה מוציא מיד מעשה ומיד מחשבה,</w:t>
      </w:r>
    </w:p>
    <w:p w14:paraId="3510802F" w14:textId="09F1F90C" w:rsidR="006E0774" w:rsidRPr="00131640" w:rsidRDefault="00AC1162" w:rsidP="000428DF">
      <w:pPr>
        <w:rPr>
          <w:rtl/>
        </w:rPr>
      </w:pPr>
      <w:r>
        <w:rPr>
          <w:rFonts w:ascii="Fb Fontext" w:hAnsi="Fb Fontext" w:hint="cs"/>
          <w:sz w:val="32"/>
          <w:rtl/>
        </w:rPr>
        <w:t xml:space="preserve">מחשבה </w:t>
      </w:r>
      <w:r w:rsidR="006E0774" w:rsidRPr="00224C4C">
        <w:rPr>
          <w:rFonts w:ascii="Fb Fontext" w:hAnsi="Fb Fontext"/>
          <w:sz w:val="32"/>
          <w:rtl/>
        </w:rPr>
        <w:t>מיד מעשה לא מ</w:t>
      </w:r>
      <w:r w:rsidR="006E0774" w:rsidRPr="00224C4C">
        <w:rPr>
          <w:rFonts w:ascii="Fb Fontext" w:hAnsi="Fb Fontext" w:hint="cs"/>
          <w:sz w:val="32"/>
          <w:rtl/>
        </w:rPr>
        <w:t>וציאה</w:t>
      </w:r>
      <w:r w:rsidR="006E0774" w:rsidRPr="00224C4C">
        <w:rPr>
          <w:rFonts w:ascii="Fb Fontext" w:hAnsi="Fb Fontext"/>
          <w:sz w:val="32"/>
          <w:rtl/>
        </w:rPr>
        <w:t xml:space="preserve">, </w:t>
      </w:r>
      <w:r w:rsidR="00C64483">
        <w:rPr>
          <w:rFonts w:ascii="Fb Fontext" w:hAnsi="Fb Fontext" w:hint="cs"/>
          <w:sz w:val="32"/>
          <w:rtl/>
        </w:rPr>
        <w:t>ש</w:t>
      </w:r>
      <w:r w:rsidR="006E0774" w:rsidRPr="00224C4C">
        <w:rPr>
          <w:rFonts w:ascii="Fb Fontext" w:hAnsi="Fb Fontext"/>
          <w:sz w:val="32"/>
          <w:rtl/>
        </w:rPr>
        <w:t xml:space="preserve">דיבור </w:t>
      </w:r>
      <w:r w:rsidR="00C64483">
        <w:rPr>
          <w:rFonts w:ascii="Fb Fontext" w:hAnsi="Fb Fontext" w:hint="cs"/>
          <w:sz w:val="32"/>
          <w:rtl/>
        </w:rPr>
        <w:t xml:space="preserve">לא </w:t>
      </w:r>
      <w:r w:rsidR="006E0774" w:rsidRPr="00224C4C">
        <w:rPr>
          <w:rFonts w:ascii="Fb Fontext" w:hAnsi="Fb Fontext"/>
          <w:sz w:val="32"/>
          <w:rtl/>
        </w:rPr>
        <w:t>מבטל מעשה,</w:t>
      </w:r>
    </w:p>
    <w:p w14:paraId="72E6F6FA" w14:textId="77777777" w:rsidR="009469D7" w:rsidRDefault="006E0774" w:rsidP="006E0774">
      <w:pPr>
        <w:rPr>
          <w:rFonts w:ascii="Fb Fontext" w:hAnsi="Fb Fontext"/>
          <w:rtl/>
        </w:rPr>
      </w:pPr>
      <w:r w:rsidRPr="00224C4C">
        <w:rPr>
          <w:rFonts w:ascii="Fb Fontext" w:hAnsi="Fb Fontext"/>
          <w:rtl/>
        </w:rPr>
        <w:t xml:space="preserve">ממחשבה </w:t>
      </w:r>
      <w:r w:rsidRPr="00224C4C">
        <w:rPr>
          <w:rFonts w:ascii="Fb Fontext" w:hAnsi="Fb Fontext" w:hint="cs"/>
          <w:rtl/>
        </w:rPr>
        <w:t>לא מוציא ד</w:t>
      </w:r>
      <w:r w:rsidRPr="00224C4C">
        <w:rPr>
          <w:rFonts w:ascii="Fb Fontext" w:hAnsi="Fb Fontext"/>
          <w:rtl/>
        </w:rPr>
        <w:t>שאני מחשבה דטומאה, דכמעשה דמי.</w:t>
      </w:r>
    </w:p>
    <w:p w14:paraId="487DFD64" w14:textId="77777777" w:rsidR="00A85AC8" w:rsidRPr="00E600D8" w:rsidRDefault="006E0774" w:rsidP="00AC1162">
      <w:pPr>
        <w:pStyle w:val="38"/>
        <w:framePr w:wrap="notBeside"/>
        <w:rPr>
          <w:rtl/>
        </w:rPr>
      </w:pPr>
      <w:r w:rsidRPr="00E600D8">
        <w:rPr>
          <w:rFonts w:hint="cs"/>
          <w:rtl/>
        </w:rPr>
        <w:t>וכר</w:t>
      </w:r>
      <w:r w:rsidRPr="00E600D8">
        <w:rPr>
          <w:rtl/>
        </w:rPr>
        <w:t>"</w:t>
      </w:r>
      <w:r w:rsidRPr="00E600D8">
        <w:rPr>
          <w:rFonts w:hint="cs"/>
          <w:rtl/>
        </w:rPr>
        <w:t>פ</w:t>
      </w:r>
      <w:r w:rsidR="00A85AC8" w:rsidRPr="00E600D8">
        <w:rPr>
          <w:rtl/>
        </w:rPr>
        <w:t>:</w:t>
      </w:r>
    </w:p>
    <w:p w14:paraId="55125015" w14:textId="25F1CE24" w:rsidR="006E0774" w:rsidRPr="00131640" w:rsidRDefault="006E0774" w:rsidP="00C64483">
      <w:pPr>
        <w:spacing w:after="120"/>
        <w:rPr>
          <w:rtl/>
        </w:rPr>
      </w:pPr>
      <w:r w:rsidRPr="00224C4C">
        <w:rPr>
          <w:rFonts w:ascii="Fb Fontext" w:hAnsi="Fb Fontext" w:hint="cs"/>
          <w:rtl/>
        </w:rPr>
        <w:t>דדומיא ד</w:t>
      </w:r>
      <w:r w:rsidR="00AC1162">
        <w:rPr>
          <w:rFonts w:ascii="Fb Fontext" w:hAnsi="Fb Fontext" w:hint="cs"/>
          <w:rtl/>
        </w:rPr>
        <w:t>'</w:t>
      </w:r>
      <w:r w:rsidRPr="00AC1162">
        <w:rPr>
          <w:rStyle w:val="affffa"/>
          <w:rFonts w:hint="cs"/>
          <w:rtl/>
        </w:rPr>
        <w:t>יתן</w:t>
      </w:r>
      <w:r w:rsidR="00AC1162" w:rsidRPr="00AC1162">
        <w:rPr>
          <w:rStyle w:val="affffa"/>
          <w:rFonts w:hint="cs"/>
          <w:rtl/>
        </w:rPr>
        <w:t>'</w:t>
      </w:r>
      <w:r w:rsidRPr="00224C4C">
        <w:rPr>
          <w:rFonts w:ascii="Fb Fontext" w:hAnsi="Fb Fontext" w:hint="cs"/>
          <w:rtl/>
        </w:rPr>
        <w:t xml:space="preserve"> דנח</w:t>
      </w:r>
      <w:r w:rsidRPr="00224C4C">
        <w:rPr>
          <w:rFonts w:ascii="Fb Fontext" w:hAnsi="Fb Fontext"/>
          <w:rtl/>
        </w:rPr>
        <w:t>"</w:t>
      </w:r>
      <w:r w:rsidRPr="00224C4C">
        <w:rPr>
          <w:rFonts w:ascii="Fb Fontext" w:hAnsi="Fb Fontext" w:hint="cs"/>
          <w:rtl/>
        </w:rPr>
        <w:t>ל</w:t>
      </w:r>
    </w:p>
    <w:p w14:paraId="0345C5B1" w14:textId="3D1F59C3" w:rsidR="00A85AC8" w:rsidRPr="00E600D8" w:rsidRDefault="00C64483" w:rsidP="00AC1162">
      <w:pPr>
        <w:pStyle w:val="38"/>
        <w:framePr w:wrap="notBeside"/>
        <w:rPr>
          <w:rtl/>
        </w:rPr>
      </w:pPr>
      <w:r w:rsidRPr="00E600D8">
        <w:rPr>
          <w:rFonts w:hint="cs"/>
          <w:rtl/>
        </w:rPr>
        <w:t>ג. הקשה</w:t>
      </w:r>
      <w:r w:rsidR="006E0774" w:rsidRPr="00E600D8">
        <w:rPr>
          <w:rtl/>
        </w:rPr>
        <w:t xml:space="preserve"> ר</w:t>
      </w:r>
      <w:r w:rsidR="006E0774" w:rsidRPr="00E600D8">
        <w:rPr>
          <w:rFonts w:hint="cs"/>
          <w:rtl/>
        </w:rPr>
        <w:t>י</w:t>
      </w:r>
      <w:r w:rsidR="006E0774" w:rsidRPr="00E600D8">
        <w:rPr>
          <w:rtl/>
        </w:rPr>
        <w:t>"</w:t>
      </w:r>
      <w:r w:rsidR="006E0774" w:rsidRPr="00E600D8">
        <w:rPr>
          <w:rFonts w:hint="cs"/>
          <w:rtl/>
        </w:rPr>
        <w:t>ו</w:t>
      </w:r>
      <w:r w:rsidR="006E0774" w:rsidRPr="00E600D8">
        <w:rPr>
          <w:rtl/>
        </w:rPr>
        <w:t xml:space="preserve"> לר"ל</w:t>
      </w:r>
      <w:r w:rsidR="00A85AC8" w:rsidRPr="00E600D8">
        <w:rPr>
          <w:rtl/>
        </w:rPr>
        <w:t>:</w:t>
      </w:r>
    </w:p>
    <w:p w14:paraId="3A971AA2" w14:textId="7711DC85" w:rsidR="006E0774" w:rsidRPr="00131640" w:rsidRDefault="006E0774" w:rsidP="006E0774">
      <w:pPr>
        <w:rPr>
          <w:rtl/>
        </w:rPr>
      </w:pPr>
      <w:r w:rsidRPr="00224C4C">
        <w:rPr>
          <w:rFonts w:ascii="Fb Fontext" w:hAnsi="Fb Fontext"/>
          <w:sz w:val="32"/>
          <w:rtl/>
        </w:rPr>
        <w:t>השולח גט לאשתו, והגיע בשליח או ששלח אחריו שליח, ואמר לו גט שנתתי לך בטל הוא</w:t>
      </w:r>
      <w:r w:rsidRPr="00224C4C">
        <w:rPr>
          <w:rFonts w:ascii="Fb Fontext" w:hAnsi="Fb Fontext" w:hint="cs"/>
          <w:sz w:val="32"/>
          <w:rtl/>
        </w:rPr>
        <w:t xml:space="preserve"> </w:t>
      </w:r>
      <w:r w:rsidRPr="00224C4C">
        <w:rPr>
          <w:rFonts w:ascii="Fb Fontext" w:hAnsi="Fb Fontext"/>
          <w:sz w:val="32"/>
          <w:rtl/>
        </w:rPr>
        <w:t>הר"</w:t>
      </w:r>
      <w:r w:rsidRPr="00224C4C">
        <w:rPr>
          <w:rFonts w:ascii="Fb Fontext" w:hAnsi="Fb Fontext" w:hint="cs"/>
          <w:sz w:val="32"/>
          <w:rtl/>
        </w:rPr>
        <w:t>ז</w:t>
      </w:r>
      <w:r w:rsidRPr="00224C4C">
        <w:rPr>
          <w:rFonts w:ascii="Fb Fontext" w:hAnsi="Fb Fontext"/>
          <w:sz w:val="32"/>
          <w:rtl/>
        </w:rPr>
        <w:t xml:space="preserve"> בטל, </w:t>
      </w:r>
      <w:r>
        <w:rPr>
          <w:rStyle w:val="afffa"/>
          <w:rFonts w:ascii="Fb Fontext" w:hAnsi="Fb Fontext" w:cs="BA TM • Vilna Extra-Bold"/>
          <w:bCs w:val="0"/>
          <w:rtl/>
        </w:rPr>
        <w:t xml:space="preserve">תיובתא </w:t>
      </w:r>
      <w:r>
        <w:rPr>
          <w:rStyle w:val="afffff3"/>
          <w:rFonts w:ascii="Fb Fontext" w:hAnsi="Fb Fontext" w:cs="BA TM • Vilna Extra-Bold"/>
          <w:bCs w:val="0"/>
          <w:rtl/>
          <w:rPrChange w:id="9225" w:author="מנוע אמוראים" w:date="2026-10-05T16:42:07Z">
            <w:rPr>
              <w:rStyle w:val="afffa"/>
              <w:rFonts w:ascii="Fb Fontext" w:hAnsi="Fb Fontext" w:cs="BA TM • Vilna Extra-Bold"/>
              <w:bCs w:val="0"/>
              <w:rtl/>
            </w:rPr>
          </w:rPrChange>
        </w:rPr>
        <w:t xml:space="preserve">דר"ל</w:t>
      </w:r>
      <w:r>
        <w:rPr>
          <w:rStyle w:val="afffa"/>
          <w:rFonts w:ascii="Fb Fontext" w:hAnsi="Fb Fontext" w:cs="BA TM • Vilna Extra-Bold"/>
          <w:bCs w:val="0"/>
          <w:rtl/>
        </w:rPr>
        <w:t xml:space="preserve">! תיובתא</w:t>
      </w:r>
      <w:r w:rsidRPr="00224C4C">
        <w:rPr>
          <w:rFonts w:ascii="Fb Fontext" w:hAnsi="Fb Fontext"/>
          <w:sz w:val="32"/>
          <w:rtl/>
        </w:rPr>
        <w:t>.</w:t>
      </w:r>
    </w:p>
    <w:p w14:paraId="467C2033" w14:textId="77777777" w:rsidR="00A85AC8" w:rsidRPr="00E600D8" w:rsidRDefault="00C64483" w:rsidP="00C64483">
      <w:pPr>
        <w:pStyle w:val="38"/>
        <w:framePr w:wrap="notBeside"/>
        <w:rPr>
          <w:rtl/>
        </w:rPr>
      </w:pPr>
      <w:r w:rsidRPr="00E600D8">
        <w:rPr>
          <w:rtl/>
        </w:rPr>
        <w:t>◄</w:t>
      </w:r>
      <w:del w:id="41015" w:author="Claude" w:date="2026-10-07T09:25:17Z">
        <w:r>
          <w:rPr>
            <w:rtl/>
          </w:rPr>
          <w:delText xml:space="preserve">	</w:delText>
        </w:r>
      </w:del>
      <w:del w:id="41016" w:author="Claude" w:date="2026-10-07T09:25:17Z">
        <w:r>
          <w:rPr>
            <w:rtl/>
          </w:rPr>
          <w:delText xml:space="preserve">	</w:delText>
        </w:r>
      </w:del>
      <w:del w:id="41017" w:author="Claude" w:date="2026-10-07T09:25:17Z">
        <w:r>
          <w:rPr>
            <w:rtl/>
          </w:rPr>
          <w:delText xml:space="preserve">	</w:delText>
        </w:r>
      </w:del>
      <w:del w:id="41018" w:author="Claude" w:date="2026-10-07T09:25:17Z">
        <w:r>
          <w:rPr>
            <w:rtl/>
          </w:rPr>
          <w:delText xml:space="preserve">	</w:delText>
        </w:r>
      </w:del>
      <w:del w:id="41019" w:author="Claude" w:date="2026-10-07T09:25:17Z">
        <w:r>
          <w:rPr>
            <w:rtl/>
          </w:rPr>
          <w:delText xml:space="preserve">	</w:delText>
        </w:r>
      </w:del>
      <w:del w:id="41020" w:author="Claude" w:date="2026-10-07T09:25:17Z">
        <w:r>
          <w:rPr>
            <w:rtl/>
          </w:rPr>
          <w:delText xml:space="preserve">	</w:delText>
        </w:r>
      </w:del>
      <w:del w:id="41021" w:author="Claude" w:date="2026-10-07T09:25:17Z">
        <w:r>
          <w:rPr>
            <w:rtl/>
          </w:rPr>
          <w:delText xml:space="preserve">	</w:delText>
        </w:r>
      </w:del>
      <w:r w:rsidR="00A85AC8" w:rsidRPr="00E600D8">
        <w:rPr>
          <w:rtl/>
        </w:rPr>
        <w:t>:</w:t>
      </w:r>
    </w:p>
    <w:p w14:paraId="51E58CFF" w14:textId="2A48D0B9" w:rsidR="006E0774" w:rsidRPr="00131640" w:rsidRDefault="006E0774" w:rsidP="006E0774">
      <w:pPr>
        <w:rPr>
          <w:rtl/>
        </w:rPr>
      </w:pPr>
      <w:r w:rsidRPr="00210DF6">
        <w:rPr>
          <w:rStyle w:val="afffa"/>
          <w:rFonts w:ascii="Fb Fontext" w:hAnsi="Fb Fontext" w:cs="BA TM • Vilna Extra-Bold"/>
          <w:bCs w:val="0"/>
          <w:rtl/>
        </w:rPr>
        <w:t>והילכתא כ</w:t>
      </w:r>
      <w:r w:rsidR="00C64483">
        <w:rPr>
          <w:rStyle w:val="afffa"/>
          <w:rFonts w:ascii="Fb Fontext" w:hAnsi="Fb Fontext" w:cs="BA TM • Vilna Extra-Bold" w:hint="cs"/>
          <w:bCs w:val="0"/>
          <w:rtl/>
        </w:rPr>
        <w:t xml:space="preserve">רבי יוחנן </w:t>
      </w:r>
      <w:r w:rsidRPr="00224C4C">
        <w:rPr>
          <w:rFonts w:ascii="Fb Fontext" w:hAnsi="Fb Fontext"/>
          <w:rtl/>
        </w:rPr>
        <w:t>ואפילו בקמייתא,</w:t>
      </w:r>
      <w:r w:rsidR="000A3393">
        <w:rPr>
          <w:rStyle w:val="afffff5"/>
          <w:rFonts w:hint="cs"/>
          <w:rtl/>
        </w:rPr>
        <w:t xml:space="preserve"> </w:t>
      </w:r>
      <w:r w:rsidR="000A3393" w:rsidRPr="000A3393">
        <w:rPr>
          <w:rStyle w:val="afffff5"/>
          <w:rFonts w:hint="cs"/>
          <w:rtl/>
        </w:rPr>
        <w:t>[במקדש לאחר ל' וחזרה בה</w:t>
      </w:r>
      <w:r w:rsidR="000A3393">
        <w:rPr>
          <w:rStyle w:val="afffff5"/>
          <w:rFonts w:hint="cs"/>
          <w:rtl/>
        </w:rPr>
        <w:t>]</w:t>
      </w:r>
    </w:p>
    <w:p w14:paraId="2966C779" w14:textId="410014CC" w:rsidR="00A85AC8" w:rsidRPr="00E600D8" w:rsidRDefault="006E0774" w:rsidP="007E5E7C">
      <w:pPr>
        <w:pStyle w:val="38"/>
        <w:framePr w:wrap="notBeside"/>
        <w:rPr>
          <w:rtl/>
        </w:rPr>
      </w:pPr>
      <w:r w:rsidRPr="00E600D8">
        <w:rPr>
          <w:rtl/>
        </w:rPr>
        <w:t>וא</w:t>
      </w:r>
      <w:r w:rsidR="007E5E7C" w:rsidRPr="00E600D8">
        <w:rPr>
          <w:rFonts w:hint="cs"/>
          <w:rtl/>
        </w:rPr>
        <w:t>ף</w:t>
      </w:r>
      <w:r w:rsidRPr="00E600D8">
        <w:rPr>
          <w:rtl/>
        </w:rPr>
        <w:t xml:space="preserve"> ד</w:t>
      </w:r>
      <w:r w:rsidR="00B35B36" w:rsidRPr="00E600D8">
        <w:rPr>
          <w:rtl/>
        </w:rPr>
        <w:t>י</w:t>
      </w:r>
      <w:r w:rsidR="007E5E7C" w:rsidRPr="00E600D8">
        <w:rPr>
          <w:rFonts w:hint="cs"/>
          <w:rtl/>
        </w:rPr>
        <w:t>"ל</w:t>
      </w:r>
      <w:r w:rsidR="00A85AC8" w:rsidRPr="00E600D8">
        <w:rPr>
          <w:rtl/>
        </w:rPr>
        <w:t>:</w:t>
      </w:r>
    </w:p>
    <w:p w14:paraId="6E5EEBCD" w14:textId="278B6322" w:rsidR="006E0774" w:rsidRPr="0091590A" w:rsidRDefault="006E0774" w:rsidP="006E0774">
      <w:pPr>
        <w:rPr>
          <w:spacing w:val="0"/>
          <w:rtl/>
        </w:rPr>
      </w:pPr>
      <w:r w:rsidRPr="0091590A">
        <w:rPr>
          <w:rFonts w:ascii="Fb Fontext" w:hAnsi="Fb Fontext"/>
          <w:spacing w:val="0"/>
          <w:rtl/>
        </w:rPr>
        <w:t>שאני נתינת מעות לאשה דכמעשה דמי, אפ"</w:t>
      </w:r>
      <w:r w:rsidRPr="0091590A">
        <w:rPr>
          <w:rFonts w:ascii="Fb Fontext" w:hAnsi="Fb Fontext" w:hint="cs"/>
          <w:spacing w:val="0"/>
          <w:rtl/>
        </w:rPr>
        <w:t>ה</w:t>
      </w:r>
      <w:r w:rsidRPr="0091590A">
        <w:rPr>
          <w:rFonts w:ascii="Fb Fontext" w:hAnsi="Fb Fontext"/>
          <w:spacing w:val="0"/>
          <w:rtl/>
        </w:rPr>
        <w:t xml:space="preserve"> דיבור מבטל דיבור.</w:t>
      </w:r>
    </w:p>
    <w:p w14:paraId="06866AED" w14:textId="02ED040D" w:rsidR="007309FA" w:rsidRPr="00131640" w:rsidRDefault="007309FA" w:rsidP="007309FA">
      <w:pPr>
        <w:pStyle w:val="affffb"/>
        <w:rPr>
          <w:rtl/>
        </w:rPr>
      </w:pPr>
      <w:r w:rsidRPr="007309FA">
        <w:rPr>
          <w:rtl/>
        </w:rPr>
        <w:t>***</w:t>
      </w:r>
    </w:p>
    <w:p w14:paraId="23538D55" w14:textId="77777777" w:rsidR="009469D7" w:rsidRDefault="006E0774" w:rsidP="00F65F8B">
      <w:pPr>
        <w:pStyle w:val="affffb"/>
        <w:rPr>
          <w:rtl/>
        </w:rPr>
      </w:pPr>
      <w:r w:rsidRPr="00224C4C">
        <w:rPr>
          <w:rFonts w:hint="cs"/>
          <w:rtl/>
        </w:rPr>
        <w:t xml:space="preserve">ולא </w:t>
      </w:r>
      <w:r w:rsidRPr="00224C4C">
        <w:rPr>
          <w:rtl/>
        </w:rPr>
        <w:t>קשיא הילכתא אהילכתא</w:t>
      </w:r>
    </w:p>
    <w:p w14:paraId="4A88F728" w14:textId="6C1CAE31" w:rsidR="006E0774" w:rsidRPr="00131640" w:rsidRDefault="006E0774" w:rsidP="006E0774">
      <w:pPr>
        <w:rPr>
          <w:rtl/>
        </w:rPr>
      </w:pPr>
      <w:r>
        <w:rPr>
          <w:rFonts w:ascii="Fb Fontext" w:hAnsi="Fb Fontext" w:hint="cs"/>
          <w:sz w:val="32"/>
          <w:rtl/>
        </w:rPr>
        <w:t xml:space="preserve">דמחד הילכתא </w:t>
      </w:r>
      <w:r>
        <w:rPr>
          <w:rStyle w:val="afffff3"/>
          <w:rFonts w:ascii="Fb Fontext" w:hAnsi="Fb Fontext" w:hint="cs"/>
          <w:sz w:val="32"/>
          <w:rtl/>
          <w:rPrChange w:id="9226" w:author="מנוע אמוראים" w:date="2026-10-05T16:42:07Z">
            <w:rPr>
              <w:rFonts w:ascii="Fb Fontext" w:hAnsi="Fb Fontext" w:hint="cs"/>
              <w:sz w:val="32"/>
              <w:rtl/>
            </w:rPr>
          </w:rPrChange>
        </w:rPr>
        <w:t xml:space="preserve">כרי</w:t>
      </w:r>
      <w:r>
        <w:rPr>
          <w:rStyle w:val="afffff3"/>
          <w:rFonts w:ascii="Fb Fontext" w:hAnsi="Fb Fontext"/>
          <w:sz w:val="32"/>
          <w:rtl/>
          <w:rPrChange w:id="9227" w:author="מנוע אמוראים" w:date="2026-10-05T16:42:07Z">
            <w:rPr>
              <w:rFonts w:ascii="Fb Fontext" w:hAnsi="Fb Fontext"/>
              <w:sz w:val="32"/>
              <w:rtl/>
            </w:rPr>
          </w:rPrChange>
        </w:rPr>
        <w:t xml:space="preserve">"</w:t>
      </w:r>
      <w:r>
        <w:rPr>
          <w:rStyle w:val="afffff3"/>
          <w:rFonts w:ascii="Fb Fontext" w:hAnsi="Fb Fontext" w:hint="cs"/>
          <w:sz w:val="32"/>
          <w:rtl/>
          <w:rPrChange w:id="9228" w:author="מנוע אמוראים" w:date="2026-10-05T16:42:07Z">
            <w:rPr>
              <w:rFonts w:ascii="Fb Fontext" w:hAnsi="Fb Fontext" w:hint="cs"/>
              <w:sz w:val="32"/>
              <w:rtl/>
            </w:rPr>
          </w:rPrChange>
        </w:rPr>
        <w:t xml:space="preserve">ו</w:t>
      </w:r>
      <w:r w:rsidR="00CA30EC">
        <w:rPr>
          <w:rFonts w:ascii="Fb Fontext" w:hAnsi="Fb Fontext" w:hint="cs"/>
          <w:sz w:val="32"/>
          <w:rtl/>
        </w:rPr>
        <w:t>,</w:t>
      </w:r>
      <w:r w:rsidRPr="00224C4C">
        <w:rPr>
          <w:rFonts w:ascii="Fb Fontext" w:hAnsi="Fb Fontext" w:hint="cs"/>
          <w:sz w:val="32"/>
          <w:rtl/>
        </w:rPr>
        <w:t xml:space="preserve"> ומאידך </w:t>
      </w:r>
      <w:r w:rsidRPr="00210DF6">
        <w:rPr>
          <w:rFonts w:ascii="Fb Fontext" w:hAnsi="Fb Fontext" w:cs="BA TM • Vilna Extra-Bold" w:hint="cs"/>
          <w:sz w:val="32"/>
          <w:rtl/>
        </w:rPr>
        <w:t>הל</w:t>
      </w:r>
      <w:r w:rsidR="00CA30EC">
        <w:rPr>
          <w:rFonts w:ascii="Fb Fontext" w:hAnsi="Fb Fontext" w:cs="BA TM • Vilna Extra-Bold" w:hint="cs"/>
          <w:sz w:val="32"/>
          <w:rtl/>
        </w:rPr>
        <w:t>כה</w:t>
      </w:r>
      <w:r>
        <w:rPr>
          <w:rFonts w:ascii="Fb Fontext" w:hAnsi="Fb Fontext" w:hint="cs"/>
          <w:sz w:val="32"/>
          <w:rtl/>
        </w:rPr>
        <w:t xml:space="preserve"> </w:t>
      </w:r>
      <w:r>
        <w:rPr>
          <w:rStyle w:val="afffff3"/>
          <w:rFonts w:ascii="Fb Fontext" w:hAnsi="Fb Fontext" w:hint="cs"/>
          <w:sz w:val="32"/>
          <w:rtl/>
          <w:rPrChange w:id="9229" w:author="מנוע אמוראים" w:date="2026-10-05T16:42:07Z">
            <w:rPr>
              <w:rFonts w:ascii="Fb Fontext" w:hAnsi="Fb Fontext" w:hint="cs"/>
              <w:sz w:val="32"/>
              <w:rtl/>
            </w:rPr>
          </w:rPrChange>
        </w:rPr>
        <w:t xml:space="preserve">כר</w:t>
      </w:r>
      <w:r>
        <w:rPr>
          <w:rStyle w:val="afffff3"/>
          <w:rFonts w:ascii="Fb Fontext" w:hAnsi="Fb Fontext"/>
          <w:sz w:val="32"/>
          <w:rtl/>
          <w:rPrChange w:id="9230" w:author="מנוע אמוראים" w:date="2026-10-05T16:42:07Z">
            <w:rPr>
              <w:rFonts w:ascii="Fb Fontext" w:hAnsi="Fb Fontext"/>
              <w:sz w:val="32"/>
              <w:rtl/>
            </w:rPr>
          </w:rPrChange>
        </w:rPr>
        <w:t xml:space="preserve">"</w:t>
      </w:r>
      <w:r>
        <w:rPr>
          <w:rStyle w:val="afffff3"/>
          <w:rFonts w:ascii="Fb Fontext" w:hAnsi="Fb Fontext" w:hint="cs"/>
          <w:sz w:val="32"/>
          <w:rtl/>
          <w:rPrChange w:id="9231" w:author="מנוע אמוראים" w:date="2026-10-05T16:42:07Z">
            <w:rPr>
              <w:rFonts w:ascii="Fb Fontext" w:hAnsi="Fb Fontext" w:hint="cs"/>
              <w:sz w:val="32"/>
              <w:rtl/>
            </w:rPr>
          </w:rPrChange>
        </w:rPr>
        <w:t xml:space="preserve">נ</w:t>
      </w:r>
      <w:r>
        <w:rPr>
          <w:rFonts w:ascii="Fb Fontext" w:hAnsi="Fb Fontext" w:hint="cs"/>
          <w:sz w:val="32"/>
          <w:rtl/>
        </w:rPr>
        <w:t xml:space="preserve"> דחוזר ומגרש בו</w:t>
      </w:r>
    </w:p>
    <w:p w14:paraId="0510D2A8" w14:textId="7A03A719" w:rsidR="00A85AC8" w:rsidRPr="00E600D8" w:rsidRDefault="00E25112" w:rsidP="00CA30EC">
      <w:pPr>
        <w:pStyle w:val="38"/>
        <w:framePr w:wrap="notBeside"/>
        <w:rPr>
          <w:rtl/>
        </w:rPr>
      </w:pPr>
      <w:r w:rsidRPr="00E600D8">
        <w:rPr>
          <w:rtl/>
        </w:rPr>
        <w:t>◄</w:t>
      </w:r>
      <w:r w:rsidR="004B0BC5" w:rsidRPr="00E600D8">
        <w:rPr>
          <w:rtl/>
        </w:rPr>
        <w:tab/>
      </w:r>
      <w:r w:rsidR="004B0BC5" w:rsidRPr="00E600D8">
        <w:rPr>
          <w:rtl/>
        </w:rPr>
        <w:tab/>
      </w:r>
      <w:r w:rsidR="004B0BC5" w:rsidRPr="00E600D8">
        <w:rPr>
          <w:rtl/>
        </w:rPr>
        <w:tab/>
      </w:r>
      <w:r w:rsidR="004B0BC5" w:rsidRPr="00E600D8">
        <w:rPr>
          <w:rtl/>
        </w:rPr>
        <w:tab/>
      </w:r>
      <w:r w:rsidR="004B0BC5" w:rsidRPr="00E600D8">
        <w:rPr>
          <w:rtl/>
        </w:rPr>
        <w:tab/>
      </w:r>
      <w:r w:rsidR="004B0BC5" w:rsidRPr="00E600D8">
        <w:rPr>
          <w:rtl/>
        </w:rPr>
        <w:tab/>
      </w:r>
      <w:r w:rsidRPr="00E600D8">
        <w:rPr>
          <w:rFonts w:hint="cs"/>
          <w:rtl/>
        </w:rPr>
        <w:t xml:space="preserve"> </w:t>
      </w:r>
      <w:r w:rsidR="00E600D8" w:rsidRPr="00E600D8">
        <w:rPr>
          <w:rFonts w:hint="cs"/>
          <w:rtl/>
        </w:rPr>
        <w:t>-</w:t>
      </w:r>
    </w:p>
    <w:p w14:paraId="037E91BA" w14:textId="3E9C1650" w:rsidR="006E0774" w:rsidRPr="00131640" w:rsidRDefault="006E0774" w:rsidP="006E0774">
      <w:pPr>
        <w:rPr>
          <w:rtl/>
        </w:rPr>
      </w:pPr>
      <w:r w:rsidRPr="00224C4C">
        <w:rPr>
          <w:rFonts w:ascii="Fb Fontext" w:hAnsi="Fb Fontext" w:hint="cs"/>
          <w:rtl/>
        </w:rPr>
        <w:t>ד</w:t>
      </w:r>
      <w:r w:rsidRPr="00224C4C">
        <w:rPr>
          <w:rFonts w:ascii="Fb Fontext" w:hAnsi="Fb Fontext"/>
          <w:rtl/>
        </w:rPr>
        <w:t>נהי דבטל</w:t>
      </w:r>
      <w:r w:rsidR="00CA30EC">
        <w:rPr>
          <w:rFonts w:ascii="Fb Fontext" w:hAnsi="Fb Fontext" w:hint="cs"/>
          <w:rtl/>
        </w:rPr>
        <w:t>ו</w:t>
      </w:r>
      <w:r w:rsidRPr="00224C4C">
        <w:rPr>
          <w:rFonts w:ascii="Fb Fontext" w:hAnsi="Fb Fontext"/>
          <w:rtl/>
        </w:rPr>
        <w:t xml:space="preserve"> מתורת שליח, מתורת גט לא בטל</w:t>
      </w:r>
      <w:r w:rsidR="00CA30EC">
        <w:rPr>
          <w:rFonts w:ascii="Fb Fontext" w:hAnsi="Fb Fontext" w:hint="cs"/>
          <w:rtl/>
        </w:rPr>
        <w:t>ו</w:t>
      </w:r>
      <w:r w:rsidRPr="00224C4C">
        <w:rPr>
          <w:rFonts w:ascii="Fb Fontext" w:hAnsi="Fb Fontext"/>
          <w:rtl/>
        </w:rPr>
        <w:t>.</w:t>
      </w:r>
    </w:p>
    <w:p w14:paraId="29A93808" w14:textId="77777777" w:rsidR="006E0774" w:rsidRPr="00131640" w:rsidRDefault="006E0774" w:rsidP="00841728">
      <w:pPr>
        <w:pStyle w:val="affb"/>
        <w:rPr>
          <w:del w:id="90108" w:author="מנוע עיצוב" w:date="2026-10-08T11:01:28Z"/>
          <w:rtl/>
        </w:rPr>
      </w:pPr>
      <w:del w:id="90107" w:author="מנוע עיצוב" w:date="2026-10-08T11:01:28Z">
        <w:r w:rsidRPr="00224C4C">
          <w:rPr>
            <w:rFonts w:hint="cs"/>
            <w:rtl/>
          </w:rPr>
          <w:delText xml:space="preserve">׹</w:delText>
        </w:r>
      </w:del>
    </w:p>
    <w:p w14:paraId="5BD74BDE" w14:textId="28273499" w:rsidR="006E0774" w:rsidRPr="00131640" w:rsidRDefault="00AA13F8" w:rsidP="002A094E">
      <w:pPr>
        <w:pStyle w:val="afffd"/>
        <w:rPr>
          <w:rtl/>
        </w:rPr>
      </w:pPr>
      <w:ins w:id="9859" w:author="מספור קטעי משנה" w:date="2026-10-06T06:45:32Z">
        <w:r>
          <w:rPr>
            <w:rStyle w:val="MisparKeta"/>
          </w:rPr>
          <w:t xml:space="preserve">ב. </w:t>
        </w:r>
      </w:ins>
      <w:r>
        <w:rPr>
          <w:rStyle w:val="afffa"/>
          <w:rFonts w:ascii="Fb Fontext" w:hAnsi="Fb Fontext" w:hint="cs"/>
          <w:b/>
          <w:spacing w:val="4"/>
          <w:rtl/>
        </w:rPr>
        <w:t xml:space="preserve">ובא אחר וקידשה בתוך ל' יום </w:t>
      </w:r>
      <w:r w:rsidR="006E0774" w:rsidRPr="00224C4C">
        <w:rPr>
          <w:rStyle w:val="afffa"/>
          <w:rFonts w:ascii="Fb Fontext" w:hAnsi="Fb Fontext"/>
          <w:b/>
          <w:spacing w:val="4"/>
          <w:rtl/>
        </w:rPr>
        <w:t>מקודשת</w:t>
      </w:r>
      <w:r w:rsidR="006E0774" w:rsidRPr="00224C4C">
        <w:rPr>
          <w:rStyle w:val="afffa"/>
          <w:rFonts w:ascii="Fb Fontext" w:hAnsi="Fb Fontext"/>
          <w:spacing w:val="4"/>
          <w:rtl/>
        </w:rPr>
        <w:t xml:space="preserve"> </w:t>
      </w:r>
      <w:r w:rsidR="006E0774" w:rsidRPr="00224C4C">
        <w:rPr>
          <w:rStyle w:val="afffa"/>
          <w:rFonts w:ascii="Fb Fontext" w:hAnsi="Fb Fontext"/>
          <w:b/>
          <w:spacing w:val="4"/>
          <w:rtl/>
        </w:rPr>
        <w:t>לשני</w:t>
      </w:r>
      <w:r w:rsidR="006E0774" w:rsidRPr="00224C4C">
        <w:rPr>
          <w:rStyle w:val="afffa"/>
          <w:rFonts w:ascii="Fb Fontext" w:hAnsi="Fb Fontext"/>
          <w:spacing w:val="4"/>
          <w:rtl/>
        </w:rPr>
        <w:t>.</w:t>
      </w:r>
    </w:p>
    <w:p w14:paraId="7A44B316" w14:textId="70144A4A" w:rsidR="00A85AC8" w:rsidRPr="00E600D8" w:rsidRDefault="00CA369E" w:rsidP="00AA13F8">
      <w:pPr>
        <w:pStyle w:val="38"/>
        <w:framePr w:wrap="notBeside"/>
        <w:rPr>
          <w:rtl/>
        </w:rPr>
      </w:pPr>
      <w:r w:rsidRPr="00E600D8">
        <w:rPr>
          <w:rtl/>
        </w:rPr>
        <w:t>◄</w:t>
      </w:r>
      <w:r w:rsidRPr="00E600D8">
        <w:rPr>
          <w:rFonts w:hint="cs"/>
          <w:rtl/>
        </w:rPr>
        <w:t xml:space="preserve"> </w:t>
      </w:r>
      <w:r w:rsidRPr="00E600D8">
        <w:rPr>
          <w:rtl/>
        </w:rPr>
        <w:tab/>
      </w:r>
      <w:r w:rsidRPr="00E600D8">
        <w:rPr>
          <w:rtl/>
        </w:rPr>
        <w:tab/>
      </w:r>
      <w:r w:rsidRPr="00E600D8">
        <w:rPr>
          <w:rtl/>
        </w:rPr>
        <w:tab/>
      </w:r>
      <w:r w:rsidRPr="00E600D8">
        <w:rPr>
          <w:rtl/>
        </w:rPr>
        <w:tab/>
      </w:r>
      <w:r w:rsidRPr="00E600D8">
        <w:rPr>
          <w:rtl/>
        </w:rPr>
        <w:tab/>
      </w:r>
      <w:r w:rsidR="006E0774" w:rsidRPr="00E600D8">
        <w:rPr>
          <w:rtl/>
        </w:rPr>
        <w:t>רב</w:t>
      </w:r>
      <w:r w:rsidR="00A85AC8" w:rsidRPr="00E600D8">
        <w:rPr>
          <w:rtl/>
        </w:rPr>
        <w:t>:</w:t>
      </w:r>
    </w:p>
    <w:p w14:paraId="4E17C7E2" w14:textId="0149761C" w:rsidR="009469D7" w:rsidRDefault="006E0774" w:rsidP="00EE0F7D">
      <w:pPr>
        <w:rPr>
          <w:rFonts w:ascii="Fb Fontext" w:hAnsi="Fb Fontext"/>
          <w:sz w:val="32"/>
          <w:rtl/>
        </w:rPr>
      </w:pPr>
      <w:r w:rsidRPr="00224C4C">
        <w:rPr>
          <w:rFonts w:ascii="Fb Fontext" w:hAnsi="Fb Fontext"/>
          <w:sz w:val="32"/>
          <w:rtl/>
        </w:rPr>
        <w:t>מקודשת לשני לעולם.</w:t>
      </w:r>
      <w:r w:rsidR="00EE0F7D">
        <w:rPr>
          <w:rFonts w:ascii="Fb Fontext" w:hAnsi="Fb Fontext" w:cs="Guttman Vilna" w:hint="cs"/>
          <w:b/>
          <w:bCs/>
          <w:sz w:val="32"/>
          <w:rtl/>
        </w:rPr>
        <w:t xml:space="preserve"> </w:t>
      </w:r>
      <w:r w:rsidRPr="00EE0F7D">
        <w:rPr>
          <w:rStyle w:val="afffff3"/>
          <w:rtl/>
        </w:rPr>
        <w:t>ו</w:t>
      </w:r>
      <w:r w:rsidR="00EE0F7D" w:rsidRPr="00EE0F7D">
        <w:rPr>
          <w:rStyle w:val="afffff3"/>
          <w:rFonts w:hint="cs"/>
          <w:rtl/>
        </w:rPr>
        <w:t>ל</w:t>
      </w:r>
      <w:r w:rsidRPr="00EE0F7D">
        <w:rPr>
          <w:rStyle w:val="afffff3"/>
          <w:rtl/>
        </w:rPr>
        <w:t>שמואל:</w:t>
      </w:r>
      <w:r w:rsidR="00EE0F7D">
        <w:rPr>
          <w:rStyle w:val="afffff3"/>
          <w:rFonts w:hint="cs"/>
          <w:rtl/>
        </w:rPr>
        <w:t xml:space="preserve"> </w:t>
      </w:r>
      <w:r w:rsidR="00EE0F7D">
        <w:rPr>
          <w:rFonts w:ascii="Fb Fontext" w:hAnsi="Fb Fontext" w:hint="cs"/>
          <w:sz w:val="32"/>
          <w:rtl/>
        </w:rPr>
        <w:t xml:space="preserve"> </w:t>
      </w:r>
      <w:r w:rsidRPr="00224C4C">
        <w:rPr>
          <w:rFonts w:ascii="Fb Fontext" w:hAnsi="Fb Fontext"/>
          <w:sz w:val="32"/>
          <w:rtl/>
        </w:rPr>
        <w:t>מקודשת לשני עד ל' יום,</w:t>
      </w:r>
    </w:p>
    <w:p w14:paraId="00B803BB" w14:textId="77777777" w:rsidR="00A85AC8" w:rsidRPr="00E600D8" w:rsidRDefault="00EE0F7D" w:rsidP="00EE0F7D">
      <w:pPr>
        <w:pStyle w:val="38"/>
        <w:framePr w:wrap="notBeside"/>
        <w:rPr>
          <w:rtl/>
        </w:rPr>
      </w:pPr>
      <w:r w:rsidRPr="00E600D8">
        <w:rPr>
          <w:rFonts w:hint="cs"/>
          <w:rtl/>
        </w:rPr>
        <w:t>והטעם לשמואל</w:t>
      </w:r>
      <w:r w:rsidR="00A85AC8" w:rsidRPr="00E600D8">
        <w:rPr>
          <w:rtl/>
        </w:rPr>
        <w:t>:</w:t>
      </w:r>
    </w:p>
    <w:p w14:paraId="59835623" w14:textId="250D0CFD" w:rsidR="006E0774" w:rsidRPr="00131640" w:rsidRDefault="006E0774" w:rsidP="00EE0F7D">
      <w:pPr>
        <w:rPr>
          <w:rtl/>
        </w:rPr>
      </w:pPr>
      <w:r w:rsidRPr="00224C4C">
        <w:rPr>
          <w:rFonts w:ascii="Fb Fontext" w:hAnsi="Fb Fontext"/>
          <w:sz w:val="32"/>
          <w:rtl/>
        </w:rPr>
        <w:t>לאחר ל' יום פקעי קידושי שני וגמרי קידושי ראשון.</w:t>
      </w:r>
    </w:p>
    <w:p w14:paraId="762B1297" w14:textId="77777777" w:rsidR="00A85AC8" w:rsidRPr="00E600D8" w:rsidRDefault="006E0774" w:rsidP="00AA13F8">
      <w:pPr>
        <w:pStyle w:val="38"/>
        <w:framePr w:wrap="notBeside"/>
        <w:rPr>
          <w:rtl/>
        </w:rPr>
      </w:pPr>
      <w:r w:rsidRPr="00E600D8">
        <w:rPr>
          <w:rFonts w:hint="cs"/>
          <w:rtl/>
        </w:rPr>
        <w:t>והקשה ר</w:t>
      </w:r>
      <w:r w:rsidRPr="00E600D8">
        <w:rPr>
          <w:rtl/>
        </w:rPr>
        <w:t>"</w:t>
      </w:r>
      <w:r w:rsidRPr="00E600D8">
        <w:rPr>
          <w:rFonts w:hint="cs"/>
          <w:rtl/>
        </w:rPr>
        <w:t>ח</w:t>
      </w:r>
      <w:r w:rsidR="00A85AC8" w:rsidRPr="00E600D8">
        <w:rPr>
          <w:rtl/>
        </w:rPr>
        <w:t>:</w:t>
      </w:r>
    </w:p>
    <w:p w14:paraId="1E8C6817" w14:textId="0C56BA05" w:rsidR="006E0774" w:rsidRPr="00131640" w:rsidRDefault="006E0774" w:rsidP="006E0774">
      <w:pPr>
        <w:rPr>
          <w:rtl/>
        </w:rPr>
      </w:pPr>
      <w:r w:rsidRPr="00224C4C">
        <w:rPr>
          <w:rFonts w:ascii="Fb Fontext" w:hAnsi="Fb Fontext" w:hint="cs"/>
          <w:sz w:val="32"/>
          <w:rtl/>
        </w:rPr>
        <w:t>דקידושי שני במה פוקעים</w:t>
      </w:r>
      <w:r w:rsidR="006E5369">
        <w:rPr>
          <w:rFonts w:ascii="Fb Fontext" w:hAnsi="Fb Fontext" w:hint="cs"/>
          <w:sz w:val="32"/>
          <w:rtl/>
        </w:rPr>
        <w:t>?</w:t>
      </w:r>
    </w:p>
    <w:p w14:paraId="0F2036BF" w14:textId="77777777" w:rsidR="00A85AC8" w:rsidRPr="00E600D8" w:rsidRDefault="006E0774" w:rsidP="00AA13F8">
      <w:pPr>
        <w:pStyle w:val="38"/>
        <w:framePr w:wrap="notBeside"/>
        <w:rPr>
          <w:rtl/>
        </w:rPr>
      </w:pPr>
      <w:r w:rsidRPr="00E600D8">
        <w:rPr>
          <w:rFonts w:hint="cs"/>
          <w:rtl/>
        </w:rPr>
        <w:t>א</w:t>
      </w:r>
      <w:r w:rsidRPr="00E600D8">
        <w:rPr>
          <w:rtl/>
        </w:rPr>
        <w:t>"</w:t>
      </w:r>
      <w:r w:rsidRPr="00E600D8">
        <w:rPr>
          <w:rFonts w:hint="cs"/>
          <w:rtl/>
        </w:rPr>
        <w:t>ל רב יוסף</w:t>
      </w:r>
      <w:r w:rsidR="00A85AC8" w:rsidRPr="00E600D8">
        <w:rPr>
          <w:rtl/>
        </w:rPr>
        <w:t>:</w:t>
      </w:r>
    </w:p>
    <w:p w14:paraId="74FF46B1" w14:textId="2B62FA11" w:rsidR="009469D7" w:rsidRDefault="006E0774" w:rsidP="006E0774">
      <w:pPr>
        <w:rPr>
          <w:rFonts w:ascii="Fb Fontext" w:hAnsi="Fb Fontext"/>
          <w:rtl/>
        </w:rPr>
      </w:pPr>
      <w:r w:rsidRPr="00224C4C">
        <w:rPr>
          <w:rFonts w:ascii="Fb Fontext" w:hAnsi="Fb Fontext" w:hint="cs"/>
          <w:rtl/>
        </w:rPr>
        <w:t>אם תשנה ארישא יקשה</w:t>
      </w:r>
    </w:p>
    <w:p w14:paraId="0B81F900" w14:textId="2C452DEA" w:rsidR="006E0774" w:rsidRPr="00131640" w:rsidRDefault="006E0774" w:rsidP="006E0774">
      <w:pPr>
        <w:rPr>
          <w:rtl/>
        </w:rPr>
      </w:pPr>
      <w:r>
        <w:rPr>
          <w:rFonts w:ascii="Fb Fontext" w:hAnsi="Fb Fontext" w:hint="cs"/>
          <w:rtl/>
        </w:rPr>
        <w:t xml:space="preserve">אך </w:t>
      </w:r>
      <w:r>
        <w:rPr>
          <w:rStyle w:val="afffff3"/>
          <w:rFonts w:ascii="Fb Fontext" w:hAnsi="Fb Fontext" w:hint="cs"/>
          <w:rtl/>
          <w:rPrChange w:id="9232" w:author="מנוע אמוראים" w:date="2026-10-05T16:42:07Z">
            <w:rPr>
              <w:rFonts w:ascii="Fb Fontext" w:hAnsi="Fb Fontext" w:hint="cs"/>
              <w:rtl/>
            </w:rPr>
          </w:rPrChange>
        </w:rPr>
        <w:t xml:space="preserve">ר</w:t>
      </w:r>
      <w:r>
        <w:rPr>
          <w:rStyle w:val="afffff3"/>
          <w:rFonts w:ascii="Fb Fontext" w:hAnsi="Fb Fontext"/>
          <w:rtl/>
          <w:rPrChange w:id="9233" w:author="מנוע אמוראים" w:date="2026-10-05T16:42:07Z">
            <w:rPr>
              <w:rFonts w:ascii="Fb Fontext" w:hAnsi="Fb Fontext"/>
              <w:rtl/>
            </w:rPr>
          </w:rPrChange>
        </w:rPr>
        <w:t xml:space="preserve">"</w:t>
      </w:r>
      <w:r>
        <w:rPr>
          <w:rStyle w:val="afffff3"/>
          <w:rFonts w:ascii="Fb Fontext" w:hAnsi="Fb Fontext" w:hint="cs"/>
          <w:rtl/>
          <w:rPrChange w:id="9234" w:author="מנוע אמוראים" w:date="2026-10-05T16:42:07Z">
            <w:rPr>
              <w:rFonts w:ascii="Fb Fontext" w:hAnsi="Fb Fontext" w:hint="cs"/>
              <w:rtl/>
            </w:rPr>
          </w:rPrChange>
        </w:rPr>
        <w:t xml:space="preserve">י</w:t>
      </w:r>
      <w:r>
        <w:rPr>
          <w:rFonts w:ascii="Fb Fontext" w:hAnsi="Fb Fontext" w:hint="cs"/>
          <w:rtl/>
        </w:rPr>
        <w:t xml:space="preserve"> מתני אסיפא </w:t>
      </w:r>
      <w:r w:rsidRPr="00196D6B">
        <w:rPr>
          <w:rFonts w:ascii="Fb Fontext" w:hAnsi="Fb Fontext" w:cs="BA TM • Vilna Extra-Bold" w:hint="cs"/>
          <w:rtl/>
        </w:rPr>
        <w:t>דמעכשיו</w:t>
      </w:r>
      <w:r w:rsidRPr="00224C4C">
        <w:rPr>
          <w:rFonts w:ascii="Fb Fontext" w:hAnsi="Fb Fontext" w:hint="cs"/>
          <w:rtl/>
        </w:rPr>
        <w:t xml:space="preserve"> ולאחר ל' </w:t>
      </w:r>
      <w:r w:rsidR="00360264">
        <w:rPr>
          <w:rFonts w:ascii="Fb Fontext" w:hAnsi="Fb Fontext" w:hint="cs"/>
          <w:rtl/>
        </w:rPr>
        <w:t xml:space="preserve">- </w:t>
      </w:r>
      <w:r w:rsidRPr="00224C4C">
        <w:rPr>
          <w:rFonts w:ascii="Fb Fontext" w:hAnsi="Fb Fontext" w:hint="cs"/>
          <w:rtl/>
        </w:rPr>
        <w:t>ולא קשה</w:t>
      </w:r>
      <w:r w:rsidR="002B22DF">
        <w:rPr>
          <w:rFonts w:ascii="Fb Fontext" w:hAnsi="Fb Fontext" w:hint="cs"/>
          <w:rtl/>
        </w:rPr>
        <w:t>,</w:t>
      </w:r>
    </w:p>
    <w:p w14:paraId="143A22C9" w14:textId="77777777" w:rsidR="006E0774" w:rsidRPr="00131640" w:rsidRDefault="006E0774" w:rsidP="00360264">
      <w:pPr>
        <w:pStyle w:val="afffd"/>
        <w:rPr>
          <w:rtl/>
        </w:rPr>
      </w:pPr>
      <w:ins w:id="9860" w:author="מספור קטעי משנה" w:date="2026-10-06T06:45:32Z">
        <w:r>
          <w:rPr>
            <w:rStyle w:val="MisparKeta"/>
          </w:rPr>
          <w:t xml:space="preserve">ב. </w:t>
        </w:r>
      </w:ins>
      <w:r w:rsidRPr="00224C4C">
        <w:rPr>
          <w:rStyle w:val="afffa"/>
          <w:rFonts w:ascii="Fb Fontext" w:hAnsi="Fb Fontext"/>
          <w:b/>
          <w:spacing w:val="4"/>
          <w:rtl/>
        </w:rPr>
        <w:t>מעכשיו ולאחר שלשים יום וכו'</w:t>
      </w:r>
      <w:r w:rsidRPr="00224C4C">
        <w:rPr>
          <w:rtl/>
        </w:rPr>
        <w:t>,</w:t>
      </w:r>
    </w:p>
    <w:p w14:paraId="61FD58B0" w14:textId="377CCAB9" w:rsidR="00A85AC8" w:rsidRPr="00E600D8" w:rsidRDefault="00435EDF" w:rsidP="002B22DF">
      <w:pPr>
        <w:pStyle w:val="38"/>
        <w:framePr w:wrap="notBeside"/>
        <w:rPr>
          <w:rtl/>
        </w:rPr>
      </w:pPr>
      <w:r w:rsidRPr="00E600D8">
        <w:rPr>
          <w:rtl/>
        </w:rPr>
        <w:t>◄</w:t>
      </w:r>
      <w:r w:rsidRPr="00E600D8">
        <w:rPr>
          <w:rFonts w:hint="cs"/>
          <w:rtl/>
        </w:rPr>
        <w:t xml:space="preserve"> </w:t>
      </w:r>
      <w:r w:rsidRPr="00E600D8">
        <w:rPr>
          <w:rtl/>
        </w:rPr>
        <w:tab/>
      </w:r>
      <w:r w:rsidRPr="00E600D8">
        <w:rPr>
          <w:rtl/>
        </w:rPr>
        <w:tab/>
      </w:r>
      <w:r w:rsidRPr="00E600D8">
        <w:rPr>
          <w:rtl/>
        </w:rPr>
        <w:tab/>
      </w:r>
      <w:r w:rsidRPr="00E600D8">
        <w:rPr>
          <w:rtl/>
        </w:rPr>
        <w:tab/>
      </w:r>
      <w:r w:rsidRPr="00E600D8">
        <w:rPr>
          <w:rtl/>
        </w:rPr>
        <w:tab/>
      </w:r>
      <w:r w:rsidR="006E0774" w:rsidRPr="00E600D8">
        <w:rPr>
          <w:rtl/>
        </w:rPr>
        <w:t>רב</w:t>
      </w:r>
      <w:r w:rsidR="00A85AC8" w:rsidRPr="00E600D8">
        <w:rPr>
          <w:rtl/>
        </w:rPr>
        <w:t>:</w:t>
      </w:r>
    </w:p>
    <w:p w14:paraId="15552BD3" w14:textId="70CC203B" w:rsidR="006E0774" w:rsidRPr="00131640" w:rsidRDefault="00360264" w:rsidP="006E0774">
      <w:pPr>
        <w:rPr>
          <w:rtl/>
        </w:rPr>
      </w:pPr>
      <w:r>
        <w:rPr>
          <w:rFonts w:ascii="Fb Fontext" w:hAnsi="Fb Fontext" w:hint="cs"/>
          <w:rtl/>
        </w:rPr>
        <w:t>מ</w:t>
      </w:r>
      <w:r w:rsidR="006E0774" w:rsidRPr="00224C4C">
        <w:rPr>
          <w:rFonts w:ascii="Fb Fontext" w:hAnsi="Fb Fontext"/>
          <w:rtl/>
        </w:rPr>
        <w:t>קודשת ואינה מקודשת לעולם.</w:t>
      </w:r>
      <w:r w:rsidR="006E0774" w:rsidRPr="00224C4C">
        <w:rPr>
          <w:rFonts w:ascii="Fb Fontext" w:hAnsi="Fb Fontext" w:hint="cs"/>
          <w:rtl/>
        </w:rPr>
        <w:t xml:space="preserve"> דמספק</w:t>
      </w:r>
      <w:r w:rsidR="006E0774" w:rsidRPr="00224C4C">
        <w:rPr>
          <w:rFonts w:ascii="Fb Fontext" w:hAnsi="Fb Fontext"/>
          <w:rtl/>
        </w:rPr>
        <w:t>"</w:t>
      </w:r>
      <w:r w:rsidR="006E0774" w:rsidRPr="00224C4C">
        <w:rPr>
          <w:rFonts w:ascii="Fb Fontext" w:hAnsi="Fb Fontext" w:hint="cs"/>
          <w:rtl/>
        </w:rPr>
        <w:t>ל אי תנאי או חזרה הוי</w:t>
      </w:r>
    </w:p>
    <w:p w14:paraId="7E62BCDB" w14:textId="63E91F7D" w:rsidR="00A85AC8" w:rsidRPr="00E600D8" w:rsidRDefault="006E0774" w:rsidP="002B22DF">
      <w:pPr>
        <w:pStyle w:val="38"/>
        <w:framePr w:wrap="notBeside"/>
        <w:rPr>
          <w:rtl/>
        </w:rPr>
      </w:pPr>
      <w:r w:rsidRPr="00E600D8">
        <w:rPr>
          <w:rtl/>
        </w:rPr>
        <w:t>ושמואל</w:t>
      </w:r>
      <w:r w:rsidR="00A85AC8" w:rsidRPr="00E600D8">
        <w:rPr>
          <w:rtl/>
        </w:rPr>
        <w:t>:</w:t>
      </w:r>
    </w:p>
    <w:p w14:paraId="7F7EF6F8" w14:textId="0F6059D3" w:rsidR="006E0774" w:rsidRPr="00131640" w:rsidRDefault="006E0774" w:rsidP="006E0774">
      <w:pPr>
        <w:rPr>
          <w:rtl/>
        </w:rPr>
      </w:pPr>
      <w:r w:rsidRPr="00224C4C">
        <w:rPr>
          <w:rFonts w:ascii="Fb Fontext" w:hAnsi="Fb Fontext"/>
          <w:rtl/>
        </w:rPr>
        <w:t>מקודשת ואינה מקודשת עד ל' יום, לאחר ל' פקעי קידושי שני וגמרי קידושי ראשון.</w:t>
      </w:r>
      <w:r w:rsidRPr="00224C4C">
        <w:rPr>
          <w:rFonts w:ascii="Fb Fontext" w:hAnsi="Fb Fontext" w:hint="cs"/>
          <w:rtl/>
        </w:rPr>
        <w:t xml:space="preserve"> דתנאי הוא</w:t>
      </w:r>
      <w:r w:rsidR="008538DA">
        <w:rPr>
          <w:rFonts w:ascii="Fb Fontext" w:hAnsi="Fb Fontext" w:hint="cs"/>
          <w:rtl/>
        </w:rPr>
        <w:t>,</w:t>
      </w:r>
    </w:p>
    <w:p w14:paraId="0EF100A7" w14:textId="5A11C1F0" w:rsidR="00A85AC8" w:rsidRPr="00E600D8" w:rsidRDefault="002C01B5" w:rsidP="002C01B5">
      <w:pPr>
        <w:pStyle w:val="38"/>
        <w:framePr w:wrap="notBeside"/>
        <w:rPr>
          <w:rtl/>
        </w:rPr>
      </w:pPr>
      <w:r w:rsidRPr="00E600D8">
        <w:rPr>
          <w:rFonts w:hint="cs"/>
          <w:rtl/>
        </w:rPr>
        <w:t>ובמחלוקת תנאים</w:t>
      </w:r>
      <w:r w:rsidR="00A85AC8" w:rsidRPr="00E600D8">
        <w:rPr>
          <w:rFonts w:hint="cs"/>
          <w:rtl/>
        </w:rPr>
        <w:t>:</w:t>
      </w:r>
    </w:p>
    <w:p w14:paraId="44D58693" w14:textId="6952220B" w:rsidR="006E0774" w:rsidRPr="00131640" w:rsidRDefault="006E0774" w:rsidP="006E0774">
      <w:pPr>
        <w:rPr>
          <w:rtl/>
        </w:rPr>
      </w:pPr>
      <w:r w:rsidRPr="00224C4C">
        <w:rPr>
          <w:rFonts w:ascii="Fb Fontext" w:hAnsi="Fb Fontext" w:hint="cs"/>
          <w:rtl/>
        </w:rPr>
        <w:t>ד</w:t>
      </w:r>
      <w:r w:rsidRPr="00224C4C">
        <w:rPr>
          <w:rFonts w:ascii="Fb Fontext" w:hAnsi="Fb Fontext"/>
          <w:rtl/>
        </w:rPr>
        <w:t xml:space="preserve">מהיום ולאחר מיתה </w:t>
      </w:r>
      <w:r w:rsidR="00261F4C" w:rsidRPr="00483219">
        <w:rPr>
          <w:rFonts w:ascii="BA  Leukmey Girsa Regular" w:hAnsi="BA  Leukmey Girsa Regular" w:cs="BA  Leukmey Girsa Regular"/>
          <w:rtl/>
        </w:rPr>
        <w:t>◄</w:t>
      </w:r>
      <w:r w:rsidR="00261F4C">
        <w:rPr>
          <w:rFonts w:hint="cs"/>
          <w:rtl/>
        </w:rPr>
        <w:t xml:space="preserve"> </w:t>
      </w:r>
      <w:r w:rsidRPr="002C01B5">
        <w:rPr>
          <w:rStyle w:val="afffff3"/>
          <w:rFonts w:hint="cs"/>
          <w:rtl/>
        </w:rPr>
        <w:t>לחכמים</w:t>
      </w:r>
      <w:r w:rsidR="00261F4C">
        <w:rPr>
          <w:rStyle w:val="afffff3"/>
          <w:rFonts w:hint="cs"/>
          <w:rtl/>
        </w:rPr>
        <w:t>:</w:t>
      </w:r>
      <w:r w:rsidRPr="00224C4C">
        <w:rPr>
          <w:rFonts w:ascii="Fb Fontext" w:hAnsi="Fb Fontext" w:hint="cs"/>
          <w:rtl/>
        </w:rPr>
        <w:t xml:space="preserve"> </w:t>
      </w:r>
      <w:r w:rsidRPr="00224C4C">
        <w:rPr>
          <w:rFonts w:ascii="Fb Fontext" w:hAnsi="Fb Fontext"/>
          <w:rtl/>
        </w:rPr>
        <w:t xml:space="preserve">גט ואינו גט, </w:t>
      </w:r>
      <w:r w:rsidRPr="002C01B5">
        <w:rPr>
          <w:rStyle w:val="afffff3"/>
          <w:rFonts w:hint="cs"/>
          <w:rtl/>
        </w:rPr>
        <w:t>ל</w:t>
      </w:r>
      <w:r w:rsidRPr="002C01B5">
        <w:rPr>
          <w:rStyle w:val="afffff3"/>
          <w:rtl/>
        </w:rPr>
        <w:t>רבי:</w:t>
      </w:r>
      <w:r w:rsidRPr="00224C4C">
        <w:rPr>
          <w:rFonts w:ascii="Fb Fontext" w:hAnsi="Fb Fontext"/>
          <w:rtl/>
        </w:rPr>
        <w:t xml:space="preserve"> כזה גט.</w:t>
      </w:r>
    </w:p>
    <w:p w14:paraId="59CF098C" w14:textId="111D1311" w:rsidR="00A85AC8" w:rsidRPr="00E600D8" w:rsidRDefault="00163B82" w:rsidP="002C01B5">
      <w:pPr>
        <w:pStyle w:val="38"/>
        <w:framePr w:wrap="notBeside"/>
        <w:rPr>
          <w:rtl/>
        </w:rPr>
      </w:pPr>
      <w:r w:rsidRPr="00E600D8">
        <w:rPr>
          <w:rFonts w:hint="cs"/>
          <w:rtl/>
        </w:rPr>
        <w:t xml:space="preserve">רב </w:t>
      </w:r>
      <w:r w:rsidR="006E0774" w:rsidRPr="00E600D8">
        <w:rPr>
          <w:rFonts w:hint="cs"/>
          <w:rtl/>
        </w:rPr>
        <w:t>לא אמר</w:t>
      </w:r>
      <w:r w:rsidR="00A85AC8" w:rsidRPr="00E600D8">
        <w:rPr>
          <w:rFonts w:hint="cs"/>
          <w:rtl/>
        </w:rPr>
        <w:t>:</w:t>
      </w:r>
    </w:p>
    <w:p w14:paraId="4E988041" w14:textId="0ADCF5D1" w:rsidR="006E0774" w:rsidRPr="00131640" w:rsidRDefault="006E0774" w:rsidP="000A7395">
      <w:pPr>
        <w:rPr>
          <w:rtl/>
        </w:rPr>
      </w:pPr>
      <w:r w:rsidRPr="000A7395">
        <w:rPr>
          <w:rStyle w:val="afffff3"/>
          <w:rtl/>
        </w:rPr>
        <w:t>הלכה כרבנן,</w:t>
      </w:r>
      <w:r w:rsidRPr="00224C4C">
        <w:rPr>
          <w:rFonts w:ascii="Fb Fontext" w:hAnsi="Fb Fontext" w:hint="cs"/>
          <w:rtl/>
        </w:rPr>
        <w:t xml:space="preserve"> </w:t>
      </w:r>
      <w:r w:rsidR="000A7395">
        <w:rPr>
          <w:rFonts w:ascii="Fb Fontext" w:hAnsi="Fb Fontext" w:hint="cs"/>
          <w:rtl/>
        </w:rPr>
        <w:t>דאפי' כאן ש</w:t>
      </w:r>
      <w:r w:rsidRPr="00224C4C">
        <w:rPr>
          <w:rFonts w:ascii="Fb Fontext" w:hAnsi="Fb Fontext" w:hint="cs"/>
          <w:rtl/>
        </w:rPr>
        <w:t>לקורבה</w:t>
      </w:r>
      <w:r w:rsidR="000A7395">
        <w:rPr>
          <w:rFonts w:ascii="Fb Fontext" w:hAnsi="Fb Fontext" w:hint="cs"/>
          <w:rtl/>
        </w:rPr>
        <w:t>,</w:t>
      </w:r>
      <w:r w:rsidRPr="00224C4C">
        <w:rPr>
          <w:rFonts w:ascii="Fb Fontext" w:hAnsi="Fb Fontext" w:hint="cs"/>
          <w:rtl/>
        </w:rPr>
        <w:t xml:space="preserve"> </w:t>
      </w:r>
      <w:r w:rsidR="000A7395">
        <w:rPr>
          <w:rFonts w:ascii="Fb Fontext" w:hAnsi="Fb Fontext" w:hint="cs"/>
          <w:rtl/>
        </w:rPr>
        <w:t xml:space="preserve">לא </w:t>
      </w:r>
      <w:r w:rsidRPr="00224C4C">
        <w:rPr>
          <w:rFonts w:ascii="Fb Fontext" w:hAnsi="Fb Fontext" w:hint="cs"/>
          <w:rtl/>
        </w:rPr>
        <w:t>יוד</w:t>
      </w:r>
      <w:r w:rsidR="00163B82">
        <w:rPr>
          <w:rFonts w:ascii="Fb Fontext" w:hAnsi="Fb Fontext" w:hint="cs"/>
          <w:rtl/>
        </w:rPr>
        <w:t>ה</w:t>
      </w:r>
      <w:r w:rsidRPr="00224C4C">
        <w:rPr>
          <w:rFonts w:ascii="Fb Fontext" w:hAnsi="Fb Fontext" w:hint="cs"/>
          <w:rtl/>
        </w:rPr>
        <w:t xml:space="preserve"> לשמואל דתנאי</w:t>
      </w:r>
    </w:p>
    <w:p w14:paraId="7CB22F27" w14:textId="4546B8F6" w:rsidR="00A85AC8" w:rsidRPr="00E600D8" w:rsidRDefault="006E0774" w:rsidP="002C01B5">
      <w:pPr>
        <w:pStyle w:val="38"/>
        <w:framePr w:wrap="notBeside"/>
        <w:rPr>
          <w:rtl/>
        </w:rPr>
      </w:pPr>
      <w:r w:rsidRPr="00E600D8">
        <w:rPr>
          <w:rFonts w:hint="cs"/>
          <w:rtl/>
        </w:rPr>
        <w:t>ושמואל</w:t>
      </w:r>
      <w:r w:rsidR="000A7395" w:rsidRPr="00E600D8">
        <w:rPr>
          <w:rFonts w:hint="cs"/>
          <w:rtl/>
        </w:rPr>
        <w:t xml:space="preserve"> לא אמר</w:t>
      </w:r>
      <w:r w:rsidR="00A85AC8" w:rsidRPr="00E600D8">
        <w:rPr>
          <w:rFonts w:hint="cs"/>
          <w:rtl/>
        </w:rPr>
        <w:t>:</w:t>
      </w:r>
    </w:p>
    <w:p w14:paraId="65ECACA3" w14:textId="79A2FC33" w:rsidR="009469D7" w:rsidRPr="0091590A" w:rsidRDefault="006E0774" w:rsidP="007E5AFB">
      <w:pPr>
        <w:rPr>
          <w:rFonts w:ascii="Fb Fontext" w:hAnsi="Fb Fontext"/>
          <w:spacing w:val="2"/>
          <w:rtl/>
        </w:rPr>
      </w:pPr>
      <w:r w:rsidRPr="0091590A">
        <w:rPr>
          <w:rStyle w:val="afffff3"/>
          <w:rFonts w:hint="cs"/>
          <w:spacing w:val="2"/>
          <w:rtl/>
        </w:rPr>
        <w:t xml:space="preserve">דהלכה כרבי </w:t>
      </w:r>
      <w:r w:rsidR="007567F0" w:rsidRPr="0091590A">
        <w:rPr>
          <w:rFonts w:ascii="Fb Fontext" w:hAnsi="Fb Fontext" w:hint="cs"/>
          <w:spacing w:val="2"/>
          <w:rtl/>
        </w:rPr>
        <w:t xml:space="preserve">אף שכאן יש קידושין אחר מיתה </w:t>
      </w:r>
      <w:r w:rsidR="007567F0" w:rsidRPr="0091590A">
        <w:rPr>
          <w:rStyle w:val="afffff5"/>
          <w:rFonts w:hint="cs"/>
          <w:spacing w:val="2"/>
          <w:rtl/>
        </w:rPr>
        <w:t xml:space="preserve">ולא כגט </w:t>
      </w:r>
      <w:r w:rsidR="007567F0" w:rsidRPr="0091590A">
        <w:rPr>
          <w:rFonts w:ascii="Fb Fontext" w:hAnsi="Fb Fontext" w:hint="cs"/>
          <w:spacing w:val="2"/>
          <w:rtl/>
        </w:rPr>
        <w:t>לא יודה לרב</w:t>
      </w:r>
    </w:p>
    <w:p w14:paraId="738BCF41" w14:textId="0C3199F9" w:rsidR="006E0774" w:rsidRPr="00131640" w:rsidRDefault="006E0774" w:rsidP="0010529F">
      <w:pPr>
        <w:pStyle w:val="afff0"/>
        <w:framePr w:wrap="around"/>
        <w:rPr>
          <w:rtl/>
        </w:rPr>
      </w:pPr>
      <w:r w:rsidRPr="00224C4C">
        <w:rPr>
          <w:rFonts w:hint="cs"/>
          <w:rtl/>
        </w:rPr>
        <w:t>ס.</w:t>
      </w:r>
    </w:p>
    <w:p w14:paraId="05F6B3EB" w14:textId="424D57AA" w:rsidR="00A85AC8" w:rsidRPr="00E600D8" w:rsidRDefault="006E0774" w:rsidP="002C01B5">
      <w:pPr>
        <w:pStyle w:val="38"/>
        <w:framePr w:wrap="notBeside"/>
        <w:rPr>
          <w:rtl/>
        </w:rPr>
      </w:pPr>
      <w:r w:rsidRPr="00E600D8">
        <w:rPr>
          <w:rtl/>
        </w:rPr>
        <w:t>אביי:</w:t>
      </w:r>
      <w:r w:rsidR="008B2D5D" w:rsidRPr="00E600D8">
        <w:rPr>
          <w:rFonts w:hint="cs"/>
          <w:rtl/>
        </w:rPr>
        <w:t xml:space="preserve"> לטעמיה דרב</w:t>
      </w:r>
      <w:r w:rsidR="00A85AC8" w:rsidRPr="00E600D8">
        <w:rPr>
          <w:rFonts w:hint="cs"/>
          <w:rtl/>
        </w:rPr>
        <w:t>:</w:t>
      </w:r>
    </w:p>
    <w:p w14:paraId="559AF084" w14:textId="012866A7" w:rsidR="006E0774" w:rsidRPr="00131640" w:rsidRDefault="006E0774" w:rsidP="006E0774">
      <w:pPr>
        <w:rPr>
          <w:rtl/>
        </w:rPr>
      </w:pPr>
      <w:r w:rsidRPr="00224C4C">
        <w:rPr>
          <w:rFonts w:ascii="Fb Fontext" w:hAnsi="Fb Fontext"/>
          <w:sz w:val="32"/>
          <w:rtl/>
        </w:rPr>
        <w:t>בא אחד ואמר לה הרי את מקודשת לי מעכשיו ולאחר ל' יום,</w:t>
      </w:r>
    </w:p>
    <w:p w14:paraId="3409D431" w14:textId="77777777" w:rsidR="006E0774" w:rsidRPr="00131640" w:rsidRDefault="006E0774" w:rsidP="002C01B5">
      <w:pPr>
        <w:rPr>
          <w:rtl/>
        </w:rPr>
      </w:pPr>
      <w:r w:rsidRPr="00224C4C">
        <w:rPr>
          <w:rFonts w:ascii="Fb Fontext" w:hAnsi="Fb Fontext"/>
          <w:sz w:val="32"/>
          <w:rtl/>
        </w:rPr>
        <w:t xml:space="preserve">ובא אחר ואמר לה הרי את מקודשת לי מעכשיו ולאחר </w:t>
      </w:r>
      <w:r w:rsidRPr="00224C4C">
        <w:rPr>
          <w:rFonts w:ascii="Fb Fontext" w:hAnsi="Fb Fontext" w:hint="cs"/>
          <w:sz w:val="32"/>
          <w:rtl/>
        </w:rPr>
        <w:t>כ'</w:t>
      </w:r>
      <w:r w:rsidRPr="00224C4C">
        <w:rPr>
          <w:rFonts w:ascii="Fb Fontext" w:hAnsi="Fb Fontext"/>
          <w:sz w:val="32"/>
          <w:rtl/>
        </w:rPr>
        <w:t xml:space="preserve"> יום,</w:t>
      </w:r>
    </w:p>
    <w:p w14:paraId="781E2647" w14:textId="77777777" w:rsidR="006E0774" w:rsidRPr="00131640" w:rsidRDefault="006E0774" w:rsidP="008B2D5D">
      <w:pPr>
        <w:rPr>
          <w:rtl/>
        </w:rPr>
      </w:pPr>
      <w:r w:rsidRPr="00224C4C">
        <w:rPr>
          <w:rFonts w:ascii="Fb Fontext" w:hAnsi="Fb Fontext"/>
          <w:sz w:val="32"/>
          <w:rtl/>
        </w:rPr>
        <w:t xml:space="preserve">ובא אחר ואמר לה הרי את מקודשת לי מעכשיו ולאחר </w:t>
      </w:r>
      <w:r w:rsidRPr="00224C4C">
        <w:rPr>
          <w:rFonts w:ascii="Fb Fontext" w:hAnsi="Fb Fontext" w:hint="cs"/>
          <w:sz w:val="32"/>
          <w:rtl/>
        </w:rPr>
        <w:t>י'</w:t>
      </w:r>
      <w:r w:rsidRPr="00224C4C">
        <w:rPr>
          <w:rFonts w:ascii="Fb Fontext" w:hAnsi="Fb Fontext"/>
          <w:sz w:val="32"/>
          <w:rtl/>
        </w:rPr>
        <w:t xml:space="preserve"> ימים</w:t>
      </w:r>
    </w:p>
    <w:p w14:paraId="73266FD5" w14:textId="01CD8595" w:rsidR="00A85AC8" w:rsidRPr="00E600D8" w:rsidRDefault="00E600D8" w:rsidP="008B2D5D">
      <w:pPr>
        <w:pStyle w:val="38"/>
        <w:framePr w:wrap="notBeside"/>
        <w:rPr>
          <w:rtl/>
        </w:rPr>
      </w:pPr>
      <w:r w:rsidRPr="00E600D8">
        <w:rPr>
          <w:rtl/>
        </w:rPr>
        <w:t>-</w:t>
      </w:r>
    </w:p>
    <w:p w14:paraId="37AF60C3" w14:textId="7A1783C1" w:rsidR="006E0774" w:rsidRPr="00131640" w:rsidRDefault="006E0774" w:rsidP="006E0774">
      <w:pPr>
        <w:rPr>
          <w:rtl/>
        </w:rPr>
      </w:pPr>
      <w:r w:rsidRPr="00224C4C">
        <w:rPr>
          <w:rFonts w:ascii="Fb Fontext" w:hAnsi="Fb Fontext"/>
          <w:sz w:val="32"/>
          <w:rtl/>
        </w:rPr>
        <w:t>מראשון ומאחרון צריכה גט, מאמצעי אינה צריכה גט,</w:t>
      </w:r>
    </w:p>
    <w:p w14:paraId="027318FC" w14:textId="77777777" w:rsidR="00A85AC8" w:rsidRPr="00E600D8" w:rsidRDefault="006E0774" w:rsidP="008B2D5D">
      <w:pPr>
        <w:pStyle w:val="38"/>
        <w:framePr w:wrap="notBeside"/>
        <w:rPr>
          <w:rtl/>
        </w:rPr>
      </w:pPr>
      <w:r w:rsidRPr="00E600D8">
        <w:rPr>
          <w:rFonts w:hint="cs"/>
          <w:rtl/>
        </w:rPr>
        <w:t>וקמ</w:t>
      </w:r>
      <w:r w:rsidRPr="00E600D8">
        <w:rPr>
          <w:rtl/>
        </w:rPr>
        <w:t>"</w:t>
      </w:r>
      <w:r w:rsidRPr="00E600D8">
        <w:rPr>
          <w:rFonts w:hint="cs"/>
          <w:rtl/>
        </w:rPr>
        <w:t>ל</w:t>
      </w:r>
      <w:r w:rsidR="007E5AFB" w:rsidRPr="00E600D8">
        <w:rPr>
          <w:rFonts w:hint="cs"/>
          <w:rtl/>
        </w:rPr>
        <w:t>:</w:t>
      </w:r>
      <w:r w:rsidRPr="00E600D8">
        <w:rPr>
          <w:rFonts w:hint="cs"/>
          <w:rtl/>
        </w:rPr>
        <w:t xml:space="preserve"> דהו</w:t>
      </w:r>
      <w:r w:rsidRPr="00E600D8">
        <w:rPr>
          <w:rtl/>
        </w:rPr>
        <w:t>"</w:t>
      </w:r>
      <w:r w:rsidRPr="00E600D8">
        <w:rPr>
          <w:rFonts w:hint="cs"/>
          <w:rtl/>
        </w:rPr>
        <w:t>א</w:t>
      </w:r>
      <w:r w:rsidR="00A85AC8" w:rsidRPr="00E600D8">
        <w:rPr>
          <w:rtl/>
        </w:rPr>
        <w:t>:</w:t>
      </w:r>
    </w:p>
    <w:p w14:paraId="5E1FF320" w14:textId="490FE939" w:rsidR="006E0774" w:rsidRPr="00131640" w:rsidRDefault="007E5AFB" w:rsidP="006E0774">
      <w:pPr>
        <w:rPr>
          <w:rtl/>
        </w:rPr>
      </w:pPr>
      <w:r>
        <w:rPr>
          <w:rFonts w:ascii="Fb Fontext" w:hAnsi="Fb Fontext" w:hint="cs"/>
          <w:rtl/>
        </w:rPr>
        <w:t>לשון זה</w:t>
      </w:r>
      <w:r w:rsidR="006E0774" w:rsidRPr="00224C4C">
        <w:rPr>
          <w:rFonts w:ascii="Fb Fontext" w:hAnsi="Fb Fontext" w:hint="cs"/>
          <w:rtl/>
        </w:rPr>
        <w:t xml:space="preserve"> משמע תנאי ומשמע חזרה</w:t>
      </w:r>
      <w:r w:rsidR="00A10607">
        <w:rPr>
          <w:rFonts w:ascii="Fb Fontext" w:hAnsi="Fb Fontext" w:hint="cs"/>
          <w:rtl/>
        </w:rPr>
        <w:t>,</w:t>
      </w:r>
      <w:r w:rsidR="006E0774" w:rsidRPr="00224C4C">
        <w:rPr>
          <w:rFonts w:ascii="Fb Fontext" w:hAnsi="Fb Fontext" w:hint="cs"/>
          <w:rtl/>
        </w:rPr>
        <w:t xml:space="preserve"> וצריכה גט מכ</w:t>
      </w:r>
      <w:r>
        <w:rPr>
          <w:rFonts w:ascii="Fb Fontext" w:hAnsi="Fb Fontext" w:hint="cs"/>
          <w:rtl/>
        </w:rPr>
        <w:t xml:space="preserve">ל אחד, </w:t>
      </w:r>
      <w:r w:rsidR="006E0774" w:rsidRPr="00224C4C">
        <w:rPr>
          <w:rFonts w:ascii="Fb Fontext" w:hAnsi="Fb Fontext" w:hint="cs"/>
          <w:rtl/>
        </w:rPr>
        <w:t>קמ</w:t>
      </w:r>
      <w:r w:rsidR="006E0774" w:rsidRPr="00224C4C">
        <w:rPr>
          <w:rFonts w:ascii="Fb Fontext" w:hAnsi="Fb Fontext"/>
          <w:rtl/>
        </w:rPr>
        <w:t>"</w:t>
      </w:r>
      <w:r w:rsidR="006E0774" w:rsidRPr="00224C4C">
        <w:rPr>
          <w:rFonts w:ascii="Fb Fontext" w:hAnsi="Fb Fontext" w:hint="cs"/>
          <w:rtl/>
        </w:rPr>
        <w:t>ל</w:t>
      </w:r>
    </w:p>
    <w:p w14:paraId="5976344E" w14:textId="387BBF15" w:rsidR="00A85AC8" w:rsidRPr="00E600D8" w:rsidRDefault="00435EDF" w:rsidP="00B701CA">
      <w:pPr>
        <w:pStyle w:val="38"/>
        <w:framePr w:wrap="notBeside"/>
        <w:rPr>
          <w:rtl/>
        </w:rPr>
      </w:pPr>
      <w:r w:rsidRPr="00E600D8">
        <w:rPr>
          <w:rtl/>
        </w:rPr>
        <w:t>◄</w:t>
      </w:r>
      <w:r w:rsidRPr="00E600D8">
        <w:rPr>
          <w:rFonts w:hint="cs"/>
          <w:rtl/>
        </w:rPr>
        <w:t xml:space="preserve"> </w:t>
      </w:r>
      <w:r w:rsidR="006E0774" w:rsidRPr="00E600D8">
        <w:rPr>
          <w:rtl/>
        </w:rPr>
        <w:t xml:space="preserve">עולא </w:t>
      </w:r>
      <w:r w:rsidR="00A10607" w:rsidRPr="00E600D8">
        <w:rPr>
          <w:rFonts w:hint="cs"/>
          <w:rtl/>
        </w:rPr>
        <w:t>ו</w:t>
      </w:r>
      <w:r w:rsidR="006E0774" w:rsidRPr="00E600D8">
        <w:rPr>
          <w:rFonts w:hint="cs"/>
          <w:rtl/>
        </w:rPr>
        <w:t>ר</w:t>
      </w:r>
      <w:r w:rsidR="006E0774" w:rsidRPr="00E600D8">
        <w:rPr>
          <w:rtl/>
        </w:rPr>
        <w:t>"</w:t>
      </w:r>
      <w:r w:rsidR="006E0774" w:rsidRPr="00E600D8">
        <w:rPr>
          <w:rFonts w:hint="cs"/>
          <w:rtl/>
        </w:rPr>
        <w:t>א מרי</w:t>
      </w:r>
      <w:r w:rsidR="006E0774" w:rsidRPr="00E600D8">
        <w:rPr>
          <w:rtl/>
        </w:rPr>
        <w:t>"</w:t>
      </w:r>
      <w:r w:rsidR="006E0774" w:rsidRPr="00E600D8">
        <w:rPr>
          <w:rFonts w:hint="cs"/>
          <w:rtl/>
        </w:rPr>
        <w:t>ו</w:t>
      </w:r>
      <w:r w:rsidR="00A85AC8" w:rsidRPr="00E600D8">
        <w:rPr>
          <w:rtl/>
        </w:rPr>
        <w:t>:</w:t>
      </w:r>
    </w:p>
    <w:p w14:paraId="0ABF0E1C" w14:textId="57AE6C1B" w:rsidR="006E0774" w:rsidRPr="00131640" w:rsidRDefault="006E0774" w:rsidP="006E0774">
      <w:pPr>
        <w:rPr>
          <w:rtl/>
        </w:rPr>
      </w:pPr>
      <w:r w:rsidRPr="00224C4C">
        <w:rPr>
          <w:rFonts w:ascii="Fb Fontext" w:hAnsi="Fb Fontext"/>
          <w:rtl/>
        </w:rPr>
        <w:t>אפי' מאה תופסין בה.</w:t>
      </w:r>
    </w:p>
    <w:p w14:paraId="3B810C1A" w14:textId="06D49D2F" w:rsidR="00A85AC8" w:rsidRPr="00E600D8" w:rsidRDefault="006E0774" w:rsidP="00B701CA">
      <w:pPr>
        <w:pStyle w:val="38"/>
        <w:framePr w:wrap="notBeside"/>
        <w:rPr>
          <w:rtl/>
        </w:rPr>
      </w:pPr>
      <w:r w:rsidRPr="00E600D8">
        <w:rPr>
          <w:rFonts w:hint="cs"/>
          <w:rtl/>
        </w:rPr>
        <w:t>ר</w:t>
      </w:r>
      <w:r w:rsidRPr="00E600D8">
        <w:rPr>
          <w:rtl/>
        </w:rPr>
        <w:t>"</w:t>
      </w:r>
      <w:r w:rsidRPr="00E600D8">
        <w:rPr>
          <w:rFonts w:hint="cs"/>
          <w:rtl/>
        </w:rPr>
        <w:t xml:space="preserve">א </w:t>
      </w:r>
      <w:r w:rsidRPr="00E600D8">
        <w:rPr>
          <w:rtl/>
        </w:rPr>
        <w:t>טע</w:t>
      </w:r>
      <w:r w:rsidR="00B701CA" w:rsidRPr="00E600D8">
        <w:rPr>
          <w:rFonts w:hint="cs"/>
          <w:rtl/>
        </w:rPr>
        <w:t>ם</w:t>
      </w:r>
      <w:r w:rsidRPr="00E600D8">
        <w:rPr>
          <w:rtl/>
        </w:rPr>
        <w:t xml:space="preserve"> ר</w:t>
      </w:r>
      <w:r w:rsidRPr="00E600D8">
        <w:rPr>
          <w:rFonts w:hint="cs"/>
          <w:rtl/>
        </w:rPr>
        <w:t>י</w:t>
      </w:r>
      <w:r w:rsidRPr="00E600D8">
        <w:rPr>
          <w:rtl/>
        </w:rPr>
        <w:t>"</w:t>
      </w:r>
      <w:r w:rsidRPr="00E600D8">
        <w:rPr>
          <w:rFonts w:hint="cs"/>
          <w:rtl/>
        </w:rPr>
        <w:t>ו</w:t>
      </w:r>
      <w:r w:rsidR="00A85AC8" w:rsidRPr="00E600D8">
        <w:rPr>
          <w:rFonts w:hint="cs"/>
          <w:rtl/>
        </w:rPr>
        <w:t>:</w:t>
      </w:r>
    </w:p>
    <w:p w14:paraId="5E8D08D5" w14:textId="18D19655" w:rsidR="006E0774" w:rsidRPr="0091590A" w:rsidRDefault="00B701CA" w:rsidP="00C61039">
      <w:pPr>
        <w:spacing w:after="120"/>
        <w:rPr>
          <w:spacing w:val="0"/>
          <w:rtl/>
        </w:rPr>
      </w:pPr>
      <w:r w:rsidRPr="0091590A">
        <w:rPr>
          <w:rFonts w:ascii="Fb Fontext" w:hAnsi="Fb Fontext" w:hint="cs"/>
          <w:spacing w:val="0"/>
          <w:rtl/>
        </w:rPr>
        <w:t>המשיל הקנין כשורות לבנים</w:t>
      </w:r>
      <w:r w:rsidR="00C61039" w:rsidRPr="0091590A">
        <w:rPr>
          <w:rFonts w:ascii="Fb Fontext" w:hAnsi="Fb Fontext" w:hint="cs"/>
          <w:spacing w:val="0"/>
          <w:rtl/>
        </w:rPr>
        <w:t xml:space="preserve"> זעג''ז</w:t>
      </w:r>
      <w:r w:rsidR="006E0774" w:rsidRPr="0091590A">
        <w:rPr>
          <w:rFonts w:ascii="Fb Fontext" w:hAnsi="Fb Fontext"/>
          <w:spacing w:val="0"/>
          <w:rtl/>
        </w:rPr>
        <w:t xml:space="preserve">, </w:t>
      </w:r>
      <w:r w:rsidR="00A10607" w:rsidRPr="0091590A">
        <w:rPr>
          <w:rFonts w:ascii="Fb Fontext" w:hAnsi="Fb Fontext" w:hint="cs"/>
          <w:spacing w:val="0"/>
          <w:rtl/>
        </w:rPr>
        <w:t>ש</w:t>
      </w:r>
      <w:r w:rsidR="006E0774" w:rsidRPr="0091590A">
        <w:rPr>
          <w:rFonts w:ascii="Fb Fontext" w:hAnsi="Fb Fontext"/>
          <w:spacing w:val="0"/>
          <w:rtl/>
        </w:rPr>
        <w:t xml:space="preserve">כל </w:t>
      </w:r>
      <w:r w:rsidRPr="0091590A">
        <w:rPr>
          <w:rFonts w:ascii="Fb Fontext" w:hAnsi="Fb Fontext" w:hint="cs"/>
          <w:spacing w:val="0"/>
          <w:rtl/>
        </w:rPr>
        <w:t>אחד השאיר לחבירו מקום.</w:t>
      </w:r>
    </w:p>
    <w:p w14:paraId="5CCB817B" w14:textId="77777777" w:rsidR="00A85AC8" w:rsidRPr="00E600D8" w:rsidRDefault="00261F4C" w:rsidP="00C61039">
      <w:pPr>
        <w:pStyle w:val="38"/>
        <w:framePr w:wrap="notBeside"/>
        <w:rPr>
          <w:rtl/>
        </w:rPr>
      </w:pPr>
      <w:r w:rsidRPr="00E600D8">
        <w:rPr>
          <w:rtl/>
        </w:rPr>
        <w:t>◄</w:t>
      </w:r>
      <w:r w:rsidRPr="00E600D8">
        <w:rPr>
          <w:rFonts w:hint="cs"/>
          <w:rtl/>
        </w:rPr>
        <w:t xml:space="preserve"> </w:t>
      </w:r>
      <w:r w:rsidRPr="00E600D8">
        <w:rPr>
          <w:rtl/>
        </w:rPr>
        <w:tab/>
      </w:r>
      <w:r w:rsidRPr="00E600D8">
        <w:rPr>
          <w:rtl/>
        </w:rPr>
        <w:tab/>
      </w:r>
      <w:r w:rsidRPr="00E600D8">
        <w:rPr>
          <w:rtl/>
        </w:rPr>
        <w:tab/>
      </w:r>
      <w:r w:rsidRPr="00E600D8">
        <w:rPr>
          <w:rtl/>
        </w:rPr>
        <w:tab/>
      </w:r>
      <w:r w:rsidRPr="00E600D8">
        <w:rPr>
          <w:rtl/>
        </w:rPr>
        <w:tab/>
      </w:r>
      <w:r w:rsidRPr="00E600D8">
        <w:rPr>
          <w:rtl/>
        </w:rPr>
        <w:tab/>
      </w:r>
      <w:r w:rsidR="006E0774" w:rsidRPr="00E600D8">
        <w:rPr>
          <w:rFonts w:hint="cs"/>
          <w:rtl/>
        </w:rPr>
        <w:t>הך</w:t>
      </w:r>
      <w:r w:rsidR="00A85AC8" w:rsidRPr="00E600D8">
        <w:rPr>
          <w:rtl/>
        </w:rPr>
        <w:t>:</w:t>
      </w:r>
    </w:p>
    <w:p w14:paraId="6398CA37" w14:textId="10425BE1" w:rsidR="006E0774" w:rsidRPr="0091590A" w:rsidRDefault="006E0774" w:rsidP="006E0774">
      <w:pPr>
        <w:rPr>
          <w:spacing w:val="2"/>
          <w:rtl/>
        </w:rPr>
      </w:pPr>
      <w:r w:rsidRPr="0091590A">
        <w:rPr>
          <w:rFonts w:hint="cs"/>
          <w:spacing w:val="2"/>
          <w:rtl/>
        </w:rPr>
        <w:t>ד</w:t>
      </w:r>
      <w:r w:rsidRPr="0091590A">
        <w:rPr>
          <w:spacing w:val="2"/>
          <w:rtl/>
        </w:rPr>
        <w:t>מהיום ולאחר מיתה</w:t>
      </w:r>
      <w:r w:rsidRPr="0091590A">
        <w:rPr>
          <w:rStyle w:val="affffa"/>
          <w:spacing w:val="2"/>
          <w:rtl/>
        </w:rPr>
        <w:t xml:space="preserve"> </w:t>
      </w:r>
      <w:r w:rsidRPr="0091590A">
        <w:rPr>
          <w:rFonts w:ascii="Fb Fontext" w:hAnsi="Fb Fontext"/>
          <w:spacing w:val="2"/>
          <w:sz w:val="32"/>
          <w:rtl/>
        </w:rPr>
        <w:t>גט ואינו גט, ואם מת חולצת ולא מתייבמת.</w:t>
      </w:r>
    </w:p>
    <w:p w14:paraId="4DF0D178" w14:textId="551B57C2" w:rsidR="00A85AC8" w:rsidRPr="00E600D8" w:rsidRDefault="00261F4C" w:rsidP="00261F4C">
      <w:pPr>
        <w:pStyle w:val="38"/>
        <w:framePr w:wrap="notBeside"/>
        <w:rPr>
          <w:rtl/>
        </w:rPr>
      </w:pPr>
      <w:r w:rsidRPr="00E600D8">
        <w:rPr>
          <w:rFonts w:hint="cs"/>
          <w:rtl/>
        </w:rPr>
        <w:t>לרב</w:t>
      </w:r>
      <w:r w:rsidR="00A85AC8" w:rsidRPr="00E600D8">
        <w:rPr>
          <w:rFonts w:hint="cs"/>
          <w:rtl/>
        </w:rPr>
        <w:t>:</w:t>
      </w:r>
    </w:p>
    <w:p w14:paraId="1607EBAF" w14:textId="2CE0FA58" w:rsidR="00261F4C" w:rsidRPr="00131640" w:rsidRDefault="00261F4C" w:rsidP="006E0774">
      <w:pPr>
        <w:rPr>
          <w:rtl/>
        </w:rPr>
      </w:pPr>
      <w:r>
        <w:rPr>
          <w:rFonts w:ascii="Fb Fontext" w:hAnsi="Fb Fontext" w:hint="cs"/>
          <w:rtl/>
        </w:rPr>
        <w:t>כרבנן</w:t>
      </w:r>
    </w:p>
    <w:p w14:paraId="6113F2EC" w14:textId="77777777" w:rsidR="00A85AC8" w:rsidRPr="00E600D8" w:rsidRDefault="007100E9" w:rsidP="007100E9">
      <w:pPr>
        <w:pStyle w:val="38"/>
        <w:framePr w:wrap="notBeside"/>
        <w:rPr>
          <w:rtl/>
        </w:rPr>
      </w:pPr>
      <w:r w:rsidRPr="00E600D8">
        <w:rPr>
          <w:rFonts w:hint="cs"/>
          <w:rtl/>
        </w:rPr>
        <w:t xml:space="preserve">- </w:t>
      </w:r>
      <w:r w:rsidR="00BE7722" w:rsidRPr="00E600D8">
        <w:rPr>
          <w:rFonts w:hint="cs"/>
          <w:rtl/>
        </w:rPr>
        <w:t xml:space="preserve"> לשמואל</w:t>
      </w:r>
      <w:r w:rsidR="00A85AC8" w:rsidRPr="00E600D8">
        <w:rPr>
          <w:rtl/>
        </w:rPr>
        <w:t>:</w:t>
      </w:r>
    </w:p>
    <w:p w14:paraId="49D0F987" w14:textId="201502AA" w:rsidR="006E0774" w:rsidRPr="00131640" w:rsidRDefault="007100E9" w:rsidP="007100E9">
      <w:pPr>
        <w:rPr>
          <w:rtl/>
        </w:rPr>
      </w:pPr>
      <w:r>
        <w:rPr>
          <w:rFonts w:ascii="Fb Fontext" w:hAnsi="Fb Fontext" w:hint="cs"/>
          <w:rtl/>
        </w:rPr>
        <w:t>כ</w:t>
      </w:r>
      <w:r w:rsidR="006E0774" w:rsidRPr="00224C4C">
        <w:rPr>
          <w:rFonts w:ascii="Fb Fontext" w:hAnsi="Fb Fontext"/>
          <w:rtl/>
        </w:rPr>
        <w:t>רבנן היא, ואנן דאמרי כרבי,</w:t>
      </w:r>
    </w:p>
    <w:p w14:paraId="13207840" w14:textId="1FC5A0CE" w:rsidR="00A85AC8" w:rsidRPr="00E600D8" w:rsidRDefault="001943A8" w:rsidP="00E507E4">
      <w:pPr>
        <w:pStyle w:val="38"/>
        <w:framePr w:wrap="notBeside"/>
        <w:rPr>
          <w:rtl/>
        </w:rPr>
      </w:pPr>
      <w:r w:rsidRPr="00E600D8">
        <w:rPr>
          <w:rFonts w:hint="cs"/>
          <w:rtl/>
        </w:rPr>
        <w:t>- אבל</w:t>
      </w:r>
      <w:r w:rsidR="00BE7722" w:rsidRPr="00E600D8">
        <w:rPr>
          <w:rFonts w:hint="cs"/>
          <w:rtl/>
        </w:rPr>
        <w:t xml:space="preserve"> </w:t>
      </w:r>
      <w:r w:rsidR="006E0774" w:rsidRPr="00E600D8">
        <w:rPr>
          <w:rFonts w:hint="cs"/>
          <w:rtl/>
        </w:rPr>
        <w:t>לרי</w:t>
      </w:r>
      <w:r w:rsidR="006E0774" w:rsidRPr="00E600D8">
        <w:rPr>
          <w:rtl/>
        </w:rPr>
        <w:t>"</w:t>
      </w:r>
      <w:r w:rsidR="006E0774" w:rsidRPr="00E600D8">
        <w:rPr>
          <w:rFonts w:hint="cs"/>
          <w:rtl/>
        </w:rPr>
        <w:t>ו</w:t>
      </w:r>
      <w:r w:rsidR="00A85AC8" w:rsidRPr="00E600D8">
        <w:rPr>
          <w:rFonts w:hint="cs"/>
          <w:rtl/>
        </w:rPr>
        <w:t>:</w:t>
      </w:r>
    </w:p>
    <w:p w14:paraId="71019C29" w14:textId="312C7F68" w:rsidR="006E0774" w:rsidRPr="00131640" w:rsidRDefault="006E0774" w:rsidP="006E0774">
      <w:pPr>
        <w:rPr>
          <w:rtl/>
        </w:rPr>
      </w:pPr>
      <w:r w:rsidRPr="00224C4C">
        <w:rPr>
          <w:rFonts w:ascii="Fb Fontext" w:hAnsi="Fb Fontext"/>
          <w:rtl/>
        </w:rPr>
        <w:t xml:space="preserve">דשיורא הוי, כל גט דמשייר בה ולא כלום הוא, </w:t>
      </w:r>
      <w:r w:rsidRPr="00224C4C">
        <w:rPr>
          <w:rFonts w:ascii="Fb Fontext" w:hAnsi="Fb Fontext" w:hint="cs"/>
          <w:rtl/>
        </w:rPr>
        <w:t>צריך לייבם</w:t>
      </w:r>
      <w:r w:rsidR="00463184">
        <w:rPr>
          <w:rFonts w:ascii="Fb Fontext" w:hAnsi="Fb Fontext" w:hint="cs"/>
          <w:rtl/>
        </w:rPr>
        <w:t xml:space="preserve"> !?</w:t>
      </w:r>
    </w:p>
    <w:p w14:paraId="4721D99F" w14:textId="77777777" w:rsidR="00A85AC8" w:rsidRPr="00E600D8" w:rsidRDefault="006E0774" w:rsidP="00463184">
      <w:pPr>
        <w:pStyle w:val="38"/>
        <w:framePr w:wrap="notBeside"/>
        <w:rPr>
          <w:rtl/>
        </w:rPr>
      </w:pPr>
      <w:r w:rsidRPr="00E600D8">
        <w:rPr>
          <w:rFonts w:hint="cs"/>
          <w:rtl/>
        </w:rPr>
        <w:t>ואין לומר</w:t>
      </w:r>
      <w:r w:rsidR="00A85AC8" w:rsidRPr="00E600D8">
        <w:rPr>
          <w:rtl/>
        </w:rPr>
        <w:t>:</w:t>
      </w:r>
    </w:p>
    <w:p w14:paraId="65D0D537" w14:textId="6C7B0954" w:rsidR="006E0774" w:rsidRPr="00131640" w:rsidRDefault="006E0774" w:rsidP="006E0774">
      <w:pPr>
        <w:rPr>
          <w:rtl/>
        </w:rPr>
      </w:pPr>
      <w:r w:rsidRPr="00224C4C">
        <w:rPr>
          <w:rFonts w:ascii="Fb Fontext" w:hAnsi="Fb Fontext" w:hint="cs"/>
          <w:rtl/>
        </w:rPr>
        <w:t>דמה ששי</w:t>
      </w:r>
      <w:r w:rsidR="00E129A5">
        <w:rPr>
          <w:rFonts w:ascii="Fb Fontext" w:hAnsi="Fb Fontext" w:hint="cs"/>
          <w:rtl/>
        </w:rPr>
        <w:t>י</w:t>
      </w:r>
      <w:r w:rsidRPr="00224C4C">
        <w:rPr>
          <w:rFonts w:ascii="Fb Fontext" w:hAnsi="Fb Fontext" w:hint="cs"/>
          <w:rtl/>
        </w:rPr>
        <w:t>ר גט</w:t>
      </w:r>
      <w:r w:rsidR="00E129A5">
        <w:rPr>
          <w:rFonts w:ascii="Fb Fontext" w:hAnsi="Fb Fontext" w:hint="cs"/>
          <w:rtl/>
        </w:rPr>
        <w:t>,</w:t>
      </w:r>
      <w:r w:rsidRPr="00224C4C">
        <w:rPr>
          <w:rFonts w:ascii="Fb Fontext" w:hAnsi="Fb Fontext" w:hint="cs"/>
          <w:rtl/>
        </w:rPr>
        <w:t xml:space="preserve"> גמרתו מיתה </w:t>
      </w:r>
      <w:r w:rsidR="00E129A5">
        <w:rPr>
          <w:rFonts w:ascii="Fb Fontext" w:hAnsi="Fb Fontext" w:hint="cs"/>
          <w:rtl/>
        </w:rPr>
        <w:t>-</w:t>
      </w:r>
      <w:r w:rsidRPr="00224C4C">
        <w:rPr>
          <w:rFonts w:ascii="Fb Fontext" w:hAnsi="Fb Fontext" w:hint="cs"/>
          <w:rtl/>
        </w:rPr>
        <w:t>דהא מיתה מכנסת לרשות יבם</w:t>
      </w:r>
      <w:r w:rsidR="00463184">
        <w:rPr>
          <w:rFonts w:ascii="Fb Fontext" w:hAnsi="Fb Fontext" w:hint="cs"/>
          <w:rtl/>
        </w:rPr>
        <w:t>!</w:t>
      </w:r>
    </w:p>
    <w:p w14:paraId="2F1A3988" w14:textId="2AD7F941" w:rsidR="00A85AC8" w:rsidRPr="00E600D8" w:rsidRDefault="001943A8" w:rsidP="00463184">
      <w:pPr>
        <w:pStyle w:val="38"/>
        <w:framePr w:wrap="notBeside"/>
        <w:rPr>
          <w:rtl/>
        </w:rPr>
      </w:pPr>
      <w:r w:rsidRPr="00E600D8">
        <w:rPr>
          <w:rFonts w:hint="cs"/>
          <w:rtl/>
        </w:rPr>
        <w:t xml:space="preserve">תירץ </w:t>
      </w:r>
      <w:r w:rsidR="006E0774" w:rsidRPr="00E600D8">
        <w:rPr>
          <w:rtl/>
        </w:rPr>
        <w:t>אביי</w:t>
      </w:r>
      <w:r w:rsidR="00A85AC8" w:rsidRPr="00E600D8">
        <w:rPr>
          <w:rtl/>
        </w:rPr>
        <w:t>:</w:t>
      </w:r>
    </w:p>
    <w:p w14:paraId="179096CB" w14:textId="7813EA8E" w:rsidR="006E0774" w:rsidRPr="00131640" w:rsidRDefault="00B35B36" w:rsidP="006E0774">
      <w:pPr>
        <w:rPr>
          <w:rtl/>
        </w:rPr>
      </w:pPr>
      <w:r>
        <w:rPr>
          <w:rFonts w:ascii="Fb Fontext" w:hAnsi="Fb Fontext"/>
          <w:rtl/>
        </w:rPr>
        <w:t>שם</w:t>
      </w:r>
      <w:r w:rsidR="006E0774" w:rsidRPr="00224C4C">
        <w:rPr>
          <w:rFonts w:ascii="Fb Fontext" w:hAnsi="Fb Fontext"/>
          <w:rtl/>
        </w:rPr>
        <w:t xml:space="preserve"> </w:t>
      </w:r>
      <w:r w:rsidR="00E129A5">
        <w:rPr>
          <w:rFonts w:ascii="Fb Fontext" w:hAnsi="Fb Fontext" w:hint="cs"/>
          <w:rtl/>
        </w:rPr>
        <w:t xml:space="preserve">הטעם </w:t>
      </w:r>
      <w:r w:rsidR="006E0774" w:rsidRPr="00224C4C">
        <w:rPr>
          <w:rFonts w:ascii="Fb Fontext" w:hAnsi="Fb Fontext"/>
          <w:rtl/>
        </w:rPr>
        <w:t>גזירה משום מהיום אם מתי - הרי זה גט.</w:t>
      </w:r>
    </w:p>
    <w:p w14:paraId="6FB9F020" w14:textId="77777777" w:rsidR="00AF0C3F" w:rsidRPr="00131640" w:rsidRDefault="006E0774" w:rsidP="006E0774">
      <w:pPr>
        <w:rPr>
          <w:rtl/>
        </w:rPr>
      </w:pPr>
      <w:r w:rsidRPr="00224C4C">
        <w:rPr>
          <w:rFonts w:ascii="Fb Fontext" w:hAnsi="Fb Fontext" w:hint="cs"/>
          <w:rtl/>
        </w:rPr>
        <w:t>ולא גזרי'</w:t>
      </w:r>
      <w:r w:rsidRPr="00224C4C">
        <w:rPr>
          <w:rFonts w:ascii="Fb Fontext" w:hAnsi="Fb Fontext"/>
          <w:rtl/>
        </w:rPr>
        <w:t xml:space="preserve"> מהיום אם מתי דתחלוץ אטו מהיום ולאחר מיתה!</w:t>
      </w:r>
    </w:p>
    <w:p w14:paraId="20F5AE3C" w14:textId="363B0BCA" w:rsidR="006E0774" w:rsidRPr="00131640" w:rsidRDefault="006E0774" w:rsidP="006E0774">
      <w:pPr>
        <w:rPr>
          <w:rtl/>
        </w:rPr>
      </w:pPr>
      <w:r w:rsidRPr="00224C4C">
        <w:rPr>
          <w:rFonts w:ascii="Fb Fontext" w:hAnsi="Fb Fontext"/>
          <w:rtl/>
        </w:rPr>
        <w:t>אם אתה אומר חולצת - מתייבמת.</w:t>
      </w:r>
    </w:p>
    <w:p w14:paraId="0C29E806" w14:textId="78C7D3D3" w:rsidR="006E0774" w:rsidRPr="00131640" w:rsidRDefault="006E0774" w:rsidP="00E129A5">
      <w:pPr>
        <w:rPr>
          <w:rtl/>
        </w:rPr>
      </w:pPr>
      <w:r w:rsidRPr="00224C4C">
        <w:rPr>
          <w:rFonts w:ascii="Fb Fontext" w:hAnsi="Fb Fontext" w:hint="cs"/>
          <w:sz w:val="32"/>
          <w:rtl/>
        </w:rPr>
        <w:t xml:space="preserve">אבל </w:t>
      </w:r>
      <w:r w:rsidR="00B35B36">
        <w:rPr>
          <w:rFonts w:ascii="Fb Fontext" w:hAnsi="Fb Fontext" w:hint="cs"/>
          <w:sz w:val="32"/>
          <w:rtl/>
        </w:rPr>
        <w:t>כאן</w:t>
      </w:r>
      <w:r w:rsidRPr="00224C4C">
        <w:rPr>
          <w:rFonts w:ascii="Fb Fontext" w:hAnsi="Fb Fontext" w:hint="cs"/>
          <w:sz w:val="32"/>
          <w:rtl/>
        </w:rPr>
        <w:t xml:space="preserve"> יכולה להתייבם ואין </w:t>
      </w:r>
      <w:r w:rsidRPr="00224C4C">
        <w:rPr>
          <w:rFonts w:ascii="Fb Fontext" w:hAnsi="Fb Fontext"/>
          <w:sz w:val="32"/>
          <w:rtl/>
        </w:rPr>
        <w:t>בכך כלום, חששא דרבנן הוא.</w:t>
      </w:r>
    </w:p>
    <w:p w14:paraId="3EB6F8CF" w14:textId="77777777" w:rsidR="006E0774" w:rsidRPr="00131640" w:rsidRDefault="006E0774" w:rsidP="00841728">
      <w:pPr>
        <w:pStyle w:val="affb"/>
        <w:rPr>
          <w:rtl/>
        </w:rPr>
      </w:pPr>
      <w:r w:rsidRPr="00224C4C">
        <w:rPr>
          <w:rFonts w:hint="cs"/>
          <w:rtl/>
        </w:rPr>
        <w:t>׹</w:t>
      </w:r>
    </w:p>
    <w:p w14:paraId="0C73F3BF" w14:textId="77777777" w:rsidR="006E0774" w:rsidRPr="00131640" w:rsidRDefault="006E0774" w:rsidP="009D66E0">
      <w:pPr>
        <w:pStyle w:val="afffff8"/>
        <w:framePr w:wrap="around"/>
        <w:rPr>
          <w:rtl/>
        </w:rPr>
      </w:pPr>
      <w:del w:id="20130" w:author="קלוד" w:date="2026-10-06T10:09:14Z">
        <w:r>
          <w:rPr>
            <w:rtl/>
          </w:rPr>
          <w:delText xml:space="preserve">מתני'.</w:delText>
        </w:r>
      </w:del>
      <w:ins w:id="20131" w:author="קלוד" w:date="2026-10-06T10:09:14Z">
        <w:r>
          <w:rPr>
            <w:rtl/>
          </w:rPr>
          <w:t xml:space="preserve">משנה ב</w:t>
        </w:r>
      </w:ins>
    </w:p>
    <w:p w14:paraId="32A5FBFB" w14:textId="77777777" w:rsidR="009469D7" w:rsidRPr="0091590A" w:rsidRDefault="006E0774" w:rsidP="00954D80">
      <w:pPr>
        <w:pStyle w:val="afff5"/>
        <w:spacing w:before="120"/>
        <w:rPr>
          <w:spacing w:val="2"/>
          <w:rtl/>
        </w:rPr>
        <w:pPrChange w:id="90025" w:author="קלוד" w:date="2026-10-08T12:08:16Z">
          <w:pPr>
            <w:pStyle w:val="afff5"/>
          </w:pPr>
        </w:pPrChange>
      </w:pPr>
      <w:r w:rsidRPr="0091590A">
        <w:rPr>
          <w:spacing w:val="2"/>
          <w:rtl/>
        </w:rPr>
        <w:t>האומר לאשה הרי את מקודשת לי על מנת שאתן לך מאתים זוז</w:t>
      </w:r>
    </w:p>
    <w:p w14:paraId="575A91FE" w14:textId="6931B2D1" w:rsidR="006E0774" w:rsidRPr="00131640" w:rsidRDefault="006E0774" w:rsidP="005B3069">
      <w:pPr>
        <w:pStyle w:val="afff5"/>
        <w:spacing w:after="120"/>
        <w:rPr>
          <w:rtl/>
        </w:rPr>
      </w:pPr>
      <w:r w:rsidRPr="00224C4C">
        <w:rPr>
          <w:rtl/>
        </w:rPr>
        <w:t>– הר"</w:t>
      </w:r>
      <w:r w:rsidRPr="00224C4C">
        <w:rPr>
          <w:rFonts w:hint="cs"/>
          <w:rtl/>
        </w:rPr>
        <w:t>ז</w:t>
      </w:r>
      <w:r w:rsidRPr="00224C4C">
        <w:rPr>
          <w:rtl/>
        </w:rPr>
        <w:t xml:space="preserve"> מקודשת, והוא יתן.</w:t>
      </w:r>
    </w:p>
    <w:p w14:paraId="61A6BDE6" w14:textId="77777777" w:rsidR="009469D7" w:rsidRDefault="006E0774" w:rsidP="00954D80">
      <w:pPr>
        <w:pStyle w:val="afff5"/>
        <w:rPr>
          <w:rtl/>
        </w:rPr>
      </w:pPr>
      <w:r w:rsidRPr="00224C4C">
        <w:rPr>
          <w:rtl/>
        </w:rPr>
        <w:t>על מנת שאתן לך מכאן ועד ל' יום,</w:t>
      </w:r>
    </w:p>
    <w:p w14:paraId="489FB289" w14:textId="54FF4FD7" w:rsidR="006E0774" w:rsidRPr="00131640" w:rsidRDefault="006E0774" w:rsidP="005B3069">
      <w:pPr>
        <w:pStyle w:val="afff5"/>
        <w:spacing w:after="120"/>
        <w:rPr>
          <w:rtl/>
        </w:rPr>
      </w:pPr>
      <w:r w:rsidRPr="00224C4C">
        <w:rPr>
          <w:rtl/>
        </w:rPr>
        <w:t xml:space="preserve">נתן לה בתוך </w:t>
      </w:r>
      <w:r w:rsidRPr="00224C4C">
        <w:rPr>
          <w:rFonts w:hint="cs"/>
          <w:rtl/>
        </w:rPr>
        <w:t>ל'</w:t>
      </w:r>
      <w:r w:rsidRPr="00224C4C">
        <w:rPr>
          <w:rtl/>
        </w:rPr>
        <w:t>- מקודשת, ואם לאו אינה מקודשת.</w:t>
      </w:r>
    </w:p>
    <w:p w14:paraId="319115E0" w14:textId="77777777" w:rsidR="006E0774" w:rsidRPr="00131640" w:rsidRDefault="006E0774" w:rsidP="00954D80">
      <w:pPr>
        <w:pStyle w:val="afff5"/>
        <w:rPr>
          <w:rtl/>
        </w:rPr>
      </w:pPr>
      <w:r w:rsidRPr="00224C4C">
        <w:rPr>
          <w:rtl/>
        </w:rPr>
        <w:t>ע"מ שיש לי מאתים זוז - הרי זו מקודשת, ויש לו.</w:t>
      </w:r>
    </w:p>
    <w:p w14:paraId="2600FFA1" w14:textId="77777777" w:rsidR="006E0774" w:rsidRPr="00131640" w:rsidRDefault="006E0774" w:rsidP="00954D80">
      <w:pPr>
        <w:pStyle w:val="afff5"/>
        <w:rPr>
          <w:rtl/>
        </w:rPr>
      </w:pPr>
      <w:r w:rsidRPr="00224C4C">
        <w:rPr>
          <w:rtl/>
        </w:rPr>
        <w:t>על מנת שאראך מאתים זוז - הרי זו מקודשת, ויראה לה.</w:t>
      </w:r>
    </w:p>
    <w:p w14:paraId="0F5B8162" w14:textId="77777777" w:rsidR="006E0774" w:rsidRPr="00131640" w:rsidRDefault="006E0774" w:rsidP="00954D80">
      <w:pPr>
        <w:pStyle w:val="afff5"/>
        <w:rPr>
          <w:rtl/>
        </w:rPr>
      </w:pPr>
      <w:r w:rsidRPr="00224C4C">
        <w:rPr>
          <w:rtl/>
        </w:rPr>
        <w:t>ואם הראה על השלחן - אינה מקודשת.</w:t>
      </w:r>
    </w:p>
    <w:p w14:paraId="447F416D" w14:textId="77777777" w:rsidR="006E0774" w:rsidRPr="00131640" w:rsidRDefault="006E0774" w:rsidP="00841728">
      <w:pPr>
        <w:pStyle w:val="affb"/>
        <w:rPr>
          <w:rtl/>
        </w:rPr>
      </w:pPr>
      <w:r w:rsidRPr="00224C4C">
        <w:rPr>
          <w:rFonts w:hint="cs"/>
          <w:rtl/>
        </w:rPr>
        <w:t>׹</w:t>
      </w:r>
    </w:p>
    <w:p w14:paraId="1EFCE3F3" w14:textId="26D1B618" w:rsidR="00A85AC8" w:rsidRPr="00E600D8" w:rsidRDefault="00CA1615" w:rsidP="000726CA">
      <w:pPr>
        <w:pStyle w:val="38"/>
        <w:framePr w:wrap="notBeside"/>
        <w:rPr>
          <w:rtl/>
        </w:rPr>
      </w:pPr>
      <w:r w:rsidRPr="00E600D8">
        <w:rPr>
          <w:rtl/>
        </w:rPr>
        <w:t>◄</w:t>
      </w:r>
      <w:r w:rsidRPr="00E600D8">
        <w:rPr>
          <w:rFonts w:hint="cs"/>
          <w:rtl/>
        </w:rPr>
        <w:t xml:space="preserve"> </w:t>
      </w:r>
      <w:r w:rsidRPr="00E600D8">
        <w:rPr>
          <w:rtl/>
        </w:rPr>
        <w:tab/>
      </w:r>
      <w:r w:rsidR="006E0774" w:rsidRPr="00E600D8">
        <w:rPr>
          <w:rtl/>
        </w:rPr>
        <w:t>רב הונא</w:t>
      </w:r>
      <w:r w:rsidR="00A85AC8" w:rsidRPr="00E600D8">
        <w:rPr>
          <w:rFonts w:hint="cs"/>
          <w:rtl/>
        </w:rPr>
        <w:t>:</w:t>
      </w:r>
    </w:p>
    <w:p w14:paraId="03EC129D" w14:textId="25B15454" w:rsidR="006E0774" w:rsidRPr="00131640" w:rsidRDefault="006E0774" w:rsidP="006E0774">
      <w:pPr>
        <w:rPr>
          <w:rtl/>
        </w:rPr>
      </w:pPr>
      <w:r w:rsidRPr="00196D6B">
        <w:rPr>
          <w:rFonts w:ascii="Fb Fontext" w:hAnsi="Fb Fontext" w:cs="BA TM • Vilna Extra-Bold"/>
          <w:rtl/>
        </w:rPr>
        <w:t>והוא יתן,</w:t>
      </w:r>
      <w:r w:rsidRPr="00224C4C">
        <w:rPr>
          <w:rFonts w:ascii="Fb Fontext" w:hAnsi="Fb Fontext"/>
          <w:rtl/>
        </w:rPr>
        <w:t xml:space="preserve"> תנא</w:t>
      </w:r>
      <w:r w:rsidR="000726CA">
        <w:rPr>
          <w:rFonts w:ascii="Fb Fontext" w:hAnsi="Fb Fontext" w:hint="cs"/>
          <w:rtl/>
        </w:rPr>
        <w:t>י</w:t>
      </w:r>
      <w:r w:rsidRPr="00224C4C">
        <w:rPr>
          <w:rFonts w:ascii="Fb Fontext" w:hAnsi="Fb Fontext"/>
          <w:rtl/>
        </w:rPr>
        <w:t xml:space="preserve"> הוי, מקיים תנא</w:t>
      </w:r>
      <w:r w:rsidR="000726CA">
        <w:rPr>
          <w:rFonts w:ascii="Fb Fontext" w:hAnsi="Fb Fontext" w:hint="cs"/>
          <w:rtl/>
        </w:rPr>
        <w:t>ו</w:t>
      </w:r>
      <w:r w:rsidRPr="00224C4C">
        <w:rPr>
          <w:rFonts w:ascii="Fb Fontext" w:hAnsi="Fb Fontext"/>
          <w:rtl/>
        </w:rPr>
        <w:t xml:space="preserve"> והולך.</w:t>
      </w:r>
    </w:p>
    <w:p w14:paraId="48702C2E" w14:textId="77D15DD8" w:rsidR="00A85AC8" w:rsidRPr="00E600D8" w:rsidRDefault="006E0774" w:rsidP="000726CA">
      <w:pPr>
        <w:pStyle w:val="38"/>
        <w:framePr w:wrap="notBeside"/>
        <w:rPr>
          <w:rtl/>
        </w:rPr>
      </w:pPr>
      <w:r w:rsidRPr="00E600D8">
        <w:rPr>
          <w:rtl/>
        </w:rPr>
        <w:t>ר"</w:t>
      </w:r>
      <w:r w:rsidRPr="00E600D8">
        <w:rPr>
          <w:rFonts w:hint="cs"/>
          <w:rtl/>
        </w:rPr>
        <w:t>י</w:t>
      </w:r>
      <w:r w:rsidR="00A85AC8" w:rsidRPr="00E600D8">
        <w:rPr>
          <w:rFonts w:hint="cs"/>
          <w:rtl/>
        </w:rPr>
        <w:t>:</w:t>
      </w:r>
    </w:p>
    <w:p w14:paraId="1292BFA5" w14:textId="68BD7CF8" w:rsidR="006E0774" w:rsidRPr="00131640" w:rsidRDefault="006E0774" w:rsidP="006E0774">
      <w:pPr>
        <w:rPr>
          <w:rtl/>
        </w:rPr>
      </w:pPr>
      <w:r w:rsidRPr="00224C4C">
        <w:rPr>
          <w:rFonts w:ascii="Fb Fontext" w:hAnsi="Fb Fontext"/>
          <w:sz w:val="32"/>
          <w:rtl/>
        </w:rPr>
        <w:t xml:space="preserve">לכשיתן, </w:t>
      </w:r>
      <w:r w:rsidR="000726CA">
        <w:rPr>
          <w:rFonts w:ascii="Fb Fontext" w:hAnsi="Fb Fontext" w:hint="cs"/>
          <w:sz w:val="32"/>
          <w:rtl/>
        </w:rPr>
        <w:t xml:space="preserve">כשיתן יהיו </w:t>
      </w:r>
      <w:r w:rsidRPr="00224C4C">
        <w:rPr>
          <w:rFonts w:ascii="Fb Fontext" w:hAnsi="Fb Fontext"/>
          <w:sz w:val="32"/>
          <w:rtl/>
        </w:rPr>
        <w:t xml:space="preserve">קידושי, </w:t>
      </w:r>
      <w:r w:rsidR="000726CA">
        <w:rPr>
          <w:rFonts w:ascii="Fb Fontext" w:hAnsi="Fb Fontext" w:hint="cs"/>
          <w:sz w:val="32"/>
          <w:rtl/>
        </w:rPr>
        <w:t>כעת לא הוו</w:t>
      </w:r>
      <w:r w:rsidRPr="00224C4C">
        <w:rPr>
          <w:rFonts w:ascii="Fb Fontext" w:hAnsi="Fb Fontext"/>
          <w:sz w:val="32"/>
          <w:rtl/>
        </w:rPr>
        <w:t xml:space="preserve"> קידושי.</w:t>
      </w:r>
    </w:p>
    <w:p w14:paraId="7A77A3ED" w14:textId="3D81502A" w:rsidR="00A85AC8" w:rsidRPr="00E600D8" w:rsidRDefault="00CA1615" w:rsidP="000726CA">
      <w:pPr>
        <w:pStyle w:val="38"/>
        <w:framePr w:wrap="notBeside"/>
        <w:rPr>
          <w:rtl/>
        </w:rPr>
      </w:pPr>
      <w:r w:rsidRPr="00E600D8">
        <w:rPr>
          <w:rtl/>
        </w:rPr>
        <w:t>◄</w:t>
      </w:r>
      <w:r w:rsidRPr="00E600D8">
        <w:rPr>
          <w:rFonts w:hint="cs"/>
          <w:rtl/>
        </w:rPr>
        <w:t xml:space="preserve"> </w:t>
      </w:r>
      <w:r w:rsidRPr="00E600D8">
        <w:rPr>
          <w:rtl/>
        </w:rPr>
        <w:tab/>
      </w:r>
      <w:r w:rsidR="00B35B36" w:rsidRPr="00E600D8">
        <w:rPr>
          <w:rtl/>
        </w:rPr>
        <w:t>נפק''מ</w:t>
      </w:r>
      <w:r w:rsidR="00A85AC8" w:rsidRPr="00E600D8">
        <w:rPr>
          <w:rtl/>
        </w:rPr>
        <w:t>:</w:t>
      </w:r>
    </w:p>
    <w:p w14:paraId="22CECFAC" w14:textId="1327F853" w:rsidR="006E0774" w:rsidRPr="00EC6D1E" w:rsidRDefault="006E0774" w:rsidP="006E0774">
      <w:pPr>
        <w:rPr>
          <w:spacing w:val="-2"/>
          <w:rtl/>
        </w:rPr>
      </w:pPr>
      <w:r w:rsidRPr="00EC6D1E">
        <w:rPr>
          <w:rFonts w:ascii="Fb Fontext" w:hAnsi="Fb Fontext"/>
          <w:spacing w:val="-2"/>
          <w:rtl/>
        </w:rPr>
        <w:t xml:space="preserve">פשטה ידה וקבלה קידושין מאחר </w:t>
      </w:r>
      <w:r w:rsidRPr="00EC6D1E">
        <w:rPr>
          <w:rStyle w:val="afffff3"/>
          <w:spacing w:val="-2"/>
          <w:rtl/>
        </w:rPr>
        <w:t>לר</w:t>
      </w:r>
      <w:r w:rsidR="00F06720" w:rsidRPr="00EC6D1E">
        <w:rPr>
          <w:rStyle w:val="afffff3"/>
          <w:rFonts w:hint="cs"/>
          <w:spacing w:val="-2"/>
          <w:rtl/>
        </w:rPr>
        <w:t>"</w:t>
      </w:r>
      <w:r w:rsidRPr="00EC6D1E">
        <w:rPr>
          <w:rStyle w:val="afffff3"/>
          <w:rFonts w:hint="cs"/>
          <w:spacing w:val="-2"/>
          <w:rtl/>
        </w:rPr>
        <w:t>ה</w:t>
      </w:r>
      <w:r w:rsidRPr="00EC6D1E">
        <w:rPr>
          <w:rFonts w:ascii="Fb Fontext" w:hAnsi="Fb Fontext"/>
          <w:spacing w:val="-2"/>
          <w:rtl/>
        </w:rPr>
        <w:t xml:space="preserve"> לא הוו קידושי </w:t>
      </w:r>
      <w:r w:rsidRPr="00EC6D1E">
        <w:rPr>
          <w:rStyle w:val="afffff3"/>
          <w:spacing w:val="-2"/>
          <w:rtl/>
        </w:rPr>
        <w:t>לר"</w:t>
      </w:r>
      <w:r w:rsidRPr="00EC6D1E">
        <w:rPr>
          <w:rStyle w:val="afffff3"/>
          <w:rFonts w:hint="cs"/>
          <w:spacing w:val="-2"/>
          <w:rtl/>
        </w:rPr>
        <w:t xml:space="preserve">י </w:t>
      </w:r>
      <w:r w:rsidRPr="00EC6D1E">
        <w:rPr>
          <w:rFonts w:ascii="Fb Fontext" w:hAnsi="Fb Fontext"/>
          <w:spacing w:val="-2"/>
          <w:rtl/>
        </w:rPr>
        <w:t>הוו קידוש</w:t>
      </w:r>
      <w:r w:rsidR="00F06720" w:rsidRPr="00EC6D1E">
        <w:rPr>
          <w:rFonts w:ascii="Fb Fontext" w:hAnsi="Fb Fontext" w:hint="cs"/>
          <w:spacing w:val="-2"/>
          <w:rtl/>
        </w:rPr>
        <w:t>י</w:t>
      </w:r>
    </w:p>
    <w:p w14:paraId="54224567" w14:textId="77777777" w:rsidR="00A85AC8" w:rsidRPr="00E600D8" w:rsidRDefault="006E0774" w:rsidP="000726CA">
      <w:pPr>
        <w:pStyle w:val="38"/>
        <w:framePr w:wrap="notBeside"/>
        <w:rPr>
          <w:rtl/>
        </w:rPr>
      </w:pPr>
      <w:r w:rsidRPr="00E600D8">
        <w:rPr>
          <w:rtl/>
        </w:rPr>
        <w:t xml:space="preserve">ותנן </w:t>
      </w:r>
      <w:r w:rsidR="00B35B36" w:rsidRPr="00E600D8">
        <w:rPr>
          <w:rtl/>
        </w:rPr>
        <w:t>גם</w:t>
      </w:r>
      <w:r w:rsidR="00A85AC8" w:rsidRPr="00E600D8">
        <w:rPr>
          <w:rtl/>
        </w:rPr>
        <w:t>:</w:t>
      </w:r>
    </w:p>
    <w:p w14:paraId="7301ABD5" w14:textId="28A4C4E5" w:rsidR="006E0774" w:rsidRPr="00131640" w:rsidRDefault="006E0774" w:rsidP="006E0774">
      <w:pPr>
        <w:rPr>
          <w:rtl/>
        </w:rPr>
      </w:pPr>
      <w:r w:rsidRPr="00224C4C">
        <w:rPr>
          <w:rFonts w:ascii="Fb Fontext" w:hAnsi="Fb Fontext"/>
          <w:rtl/>
        </w:rPr>
        <w:t>גבי גיטין כ</w:t>
      </w:r>
      <w:r w:rsidRPr="00224C4C">
        <w:rPr>
          <w:rFonts w:ascii="Fb Fontext" w:hAnsi="Fb Fontext" w:hint="cs"/>
          <w:rtl/>
        </w:rPr>
        <w:t>ה</w:t>
      </w:r>
      <w:r w:rsidRPr="00224C4C">
        <w:rPr>
          <w:rFonts w:ascii="Fb Fontext" w:hAnsi="Fb Fontext"/>
          <w:rtl/>
        </w:rPr>
        <w:t>"</w:t>
      </w:r>
      <w:r w:rsidRPr="00224C4C">
        <w:rPr>
          <w:rFonts w:ascii="Fb Fontext" w:hAnsi="Fb Fontext" w:hint="cs"/>
          <w:rtl/>
        </w:rPr>
        <w:t>ג ו</w:t>
      </w:r>
      <w:r w:rsidR="00B35B36" w:rsidRPr="00210DF6">
        <w:rPr>
          <w:rFonts w:ascii="Fb Fontext" w:hAnsi="Fb Fontext" w:cs="BA TM • Vilna Extra-Bold" w:hint="cs"/>
          <w:rtl/>
        </w:rPr>
        <w:t>נפק</w:t>
      </w:r>
      <w:r w:rsidR="00B35B36" w:rsidRPr="00210DF6">
        <w:rPr>
          <w:rFonts w:ascii="Fb Fontext" w:hAnsi="Fb Fontext" w:cs="BA TM • Vilna Extra-Bold"/>
          <w:rtl/>
        </w:rPr>
        <w:t>''</w:t>
      </w:r>
      <w:r w:rsidR="00B35B36" w:rsidRPr="00210DF6">
        <w:rPr>
          <w:rFonts w:ascii="Fb Fontext" w:hAnsi="Fb Fontext" w:cs="BA TM • Vilna Extra-Bold" w:hint="cs"/>
          <w:rtl/>
        </w:rPr>
        <w:t>מ</w:t>
      </w:r>
      <w:r w:rsidRPr="00210DF6">
        <w:rPr>
          <w:rFonts w:ascii="Fb Fontext" w:hAnsi="Fb Fontext" w:cs="BA TM • Vilna Extra-Bold" w:hint="cs"/>
          <w:rtl/>
        </w:rPr>
        <w:t xml:space="preserve"> </w:t>
      </w:r>
      <w:r w:rsidRPr="00224C4C">
        <w:rPr>
          <w:rFonts w:ascii="Fb Fontext" w:hAnsi="Fb Fontext" w:hint="cs"/>
          <w:rtl/>
        </w:rPr>
        <w:t xml:space="preserve">נתקרע הגט או אבד </w:t>
      </w:r>
      <w:r w:rsidRPr="000726CA">
        <w:rPr>
          <w:rStyle w:val="afffff3"/>
          <w:rFonts w:hint="cs"/>
          <w:rtl/>
        </w:rPr>
        <w:t>דלר</w:t>
      </w:r>
      <w:r w:rsidRPr="000726CA">
        <w:rPr>
          <w:rStyle w:val="afffff3"/>
          <w:rtl/>
        </w:rPr>
        <w:t>"</w:t>
      </w:r>
      <w:r w:rsidRPr="000726CA">
        <w:rPr>
          <w:rStyle w:val="afffff3"/>
          <w:rFonts w:hint="cs"/>
          <w:rtl/>
        </w:rPr>
        <w:t>ה</w:t>
      </w:r>
      <w:r w:rsidRPr="00224C4C">
        <w:rPr>
          <w:rFonts w:ascii="Fb Fontext" w:hAnsi="Fb Fontext" w:hint="cs"/>
          <w:rtl/>
        </w:rPr>
        <w:t xml:space="preserve"> הוי גט </w:t>
      </w:r>
      <w:r w:rsidRPr="000726CA">
        <w:rPr>
          <w:rStyle w:val="afffff3"/>
          <w:rFonts w:hint="cs"/>
          <w:rtl/>
        </w:rPr>
        <w:t>ולר</w:t>
      </w:r>
      <w:r w:rsidRPr="000726CA">
        <w:rPr>
          <w:rStyle w:val="afffff3"/>
          <w:rtl/>
        </w:rPr>
        <w:t>"</w:t>
      </w:r>
      <w:r w:rsidRPr="000726CA">
        <w:rPr>
          <w:rStyle w:val="afffff3"/>
          <w:rFonts w:hint="cs"/>
          <w:rtl/>
        </w:rPr>
        <w:t>י</w:t>
      </w:r>
      <w:r w:rsidRPr="00224C4C">
        <w:rPr>
          <w:rFonts w:ascii="Fb Fontext" w:hAnsi="Fb Fontext" w:hint="cs"/>
          <w:rtl/>
        </w:rPr>
        <w:t xml:space="preserve"> לא הוי גט</w:t>
      </w:r>
    </w:p>
    <w:p w14:paraId="6EC06408" w14:textId="77777777" w:rsidR="00A85AC8" w:rsidRPr="00E600D8" w:rsidRDefault="006E0774" w:rsidP="000726CA">
      <w:pPr>
        <w:pStyle w:val="38"/>
        <w:framePr w:wrap="notBeside"/>
        <w:rPr>
          <w:rtl/>
        </w:rPr>
      </w:pPr>
      <w:r w:rsidRPr="00E600D8">
        <w:rPr>
          <w:rtl/>
        </w:rPr>
        <w:t>וצריכא</w:t>
      </w:r>
      <w:r w:rsidR="008925AF" w:rsidRPr="00E600D8">
        <w:rPr>
          <w:rFonts w:hint="cs"/>
          <w:rtl/>
        </w:rPr>
        <w:t xml:space="preserve"> בקידושין</w:t>
      </w:r>
      <w:r w:rsidR="00A85AC8" w:rsidRPr="00E600D8">
        <w:rPr>
          <w:rtl/>
        </w:rPr>
        <w:t>:</w:t>
      </w:r>
    </w:p>
    <w:p w14:paraId="4240C3BD" w14:textId="20BC316A" w:rsidR="006E0774" w:rsidRPr="00EC6D1E" w:rsidRDefault="008925AF" w:rsidP="008925AF">
      <w:pPr>
        <w:spacing w:after="120"/>
        <w:rPr>
          <w:spacing w:val="0"/>
          <w:rtl/>
        </w:rPr>
      </w:pPr>
      <w:r w:rsidRPr="00EC6D1E">
        <w:rPr>
          <w:rStyle w:val="afffff3"/>
          <w:rFonts w:hint="cs"/>
          <w:spacing w:val="0"/>
          <w:rtl/>
        </w:rPr>
        <w:t>לר''ה</w:t>
      </w:r>
      <w:r w:rsidRPr="00EC6D1E">
        <w:rPr>
          <w:rFonts w:ascii="Fb Fontext" w:hAnsi="Fb Fontext" w:hint="cs"/>
          <w:spacing w:val="0"/>
          <w:rtl/>
        </w:rPr>
        <w:t xml:space="preserve"> אף שמתביישת לתבוע, ובגירושין שלא מודה </w:t>
      </w:r>
      <w:r w:rsidRPr="00EC6D1E">
        <w:rPr>
          <w:rStyle w:val="afffff3"/>
          <w:rFonts w:hint="cs"/>
          <w:rtl/>
        </w:rPr>
        <w:t xml:space="preserve">לר''י </w:t>
      </w:r>
      <w:r w:rsidRPr="00EC6D1E">
        <w:rPr>
          <w:rFonts w:ascii="Fb Fontext" w:hAnsi="Fb Fontext" w:hint="cs"/>
          <w:spacing w:val="0"/>
          <w:rtl/>
        </w:rPr>
        <w:t>אף דלרחוקה</w:t>
      </w:r>
    </w:p>
    <w:p w14:paraId="304EE1BD" w14:textId="3A997793" w:rsidR="00A85AC8" w:rsidRPr="00E600D8" w:rsidRDefault="006E0774" w:rsidP="000C7D3F">
      <w:pPr>
        <w:pStyle w:val="38"/>
        <w:framePr w:wrap="notBeside"/>
        <w:rPr>
          <w:rtl/>
        </w:rPr>
      </w:pPr>
      <w:r w:rsidRPr="00E600D8">
        <w:rPr>
          <w:rtl/>
        </w:rPr>
        <w:t>מיתיבי</w:t>
      </w:r>
      <w:r w:rsidR="00A85AC8" w:rsidRPr="00E600D8">
        <w:rPr>
          <w:rtl/>
        </w:rPr>
        <w:t>:</w:t>
      </w:r>
    </w:p>
    <w:p w14:paraId="6284E6F6" w14:textId="1F9849AB" w:rsidR="009469D7" w:rsidRDefault="006E0774" w:rsidP="006E0774">
      <w:pPr>
        <w:rPr>
          <w:rFonts w:ascii="Fb Fontext" w:hAnsi="Fb Fontext"/>
          <w:sz w:val="32"/>
          <w:rtl/>
        </w:rPr>
      </w:pPr>
      <w:r w:rsidRPr="00BC07FD">
        <w:rPr>
          <w:rFonts w:ascii="Fb Fontext" w:hAnsi="Fb Fontext" w:hint="cs"/>
          <w:spacing w:val="0"/>
          <w:sz w:val="32"/>
          <w:rtl/>
        </w:rPr>
        <w:t>הר</w:t>
      </w:r>
      <w:r w:rsidRPr="00BC07FD">
        <w:rPr>
          <w:rFonts w:ascii="Fb Fontext" w:hAnsi="Fb Fontext"/>
          <w:spacing w:val="0"/>
          <w:sz w:val="32"/>
          <w:rtl/>
        </w:rPr>
        <w:t>"</w:t>
      </w:r>
      <w:r w:rsidRPr="00BC07FD">
        <w:rPr>
          <w:rFonts w:ascii="Fb Fontext" w:hAnsi="Fb Fontext" w:hint="cs"/>
          <w:spacing w:val="0"/>
          <w:sz w:val="32"/>
          <w:rtl/>
        </w:rPr>
        <w:t>ז</w:t>
      </w:r>
      <w:r w:rsidRPr="00BC07FD">
        <w:rPr>
          <w:rFonts w:ascii="Fb Fontext" w:hAnsi="Fb Fontext"/>
          <w:spacing w:val="0"/>
          <w:sz w:val="32"/>
          <w:rtl/>
        </w:rPr>
        <w:t xml:space="preserve"> גיטך ע"מ שתתני לי </w:t>
      </w:r>
      <w:r w:rsidR="00BC07FD" w:rsidRPr="00BC07FD">
        <w:rPr>
          <w:rFonts w:ascii="Fb Fontext" w:hAnsi="Fb Fontext" w:hint="cs"/>
          <w:spacing w:val="0"/>
          <w:sz w:val="32"/>
          <w:rtl/>
        </w:rPr>
        <w:t>ר'</w:t>
      </w:r>
      <w:r w:rsidRPr="00BC07FD">
        <w:rPr>
          <w:rFonts w:ascii="Fb Fontext" w:hAnsi="Fb Fontext"/>
          <w:spacing w:val="0"/>
          <w:sz w:val="32"/>
          <w:rtl/>
        </w:rPr>
        <w:t xml:space="preserve"> זוז, א</w:t>
      </w:r>
      <w:r w:rsidR="002C3B70" w:rsidRPr="00BC07FD">
        <w:rPr>
          <w:rFonts w:ascii="Fb Fontext" w:hAnsi="Fb Fontext" w:hint="cs"/>
          <w:spacing w:val="0"/>
          <w:sz w:val="32"/>
          <w:rtl/>
        </w:rPr>
        <w:t xml:space="preserve">ף </w:t>
      </w:r>
      <w:r w:rsidRPr="00BC07FD">
        <w:rPr>
          <w:rFonts w:ascii="Fb Fontext" w:hAnsi="Fb Fontext"/>
          <w:spacing w:val="0"/>
          <w:sz w:val="32"/>
          <w:rtl/>
        </w:rPr>
        <w:t xml:space="preserve">שנתקרע או אבד </w:t>
      </w:r>
      <w:r w:rsidR="00BC07FD" w:rsidRPr="00BC07FD">
        <w:rPr>
          <w:rFonts w:ascii="Fb Fontext" w:hAnsi="Fb Fontext" w:hint="cs"/>
          <w:spacing w:val="0"/>
          <w:sz w:val="32"/>
          <w:rtl/>
        </w:rPr>
        <w:t>הגט</w:t>
      </w:r>
      <w:r w:rsidR="00BC07FD">
        <w:rPr>
          <w:rFonts w:ascii="Fb Fontext" w:hAnsi="Fb Fontext" w:hint="cs"/>
          <w:spacing w:val="0"/>
          <w:sz w:val="32"/>
          <w:rtl/>
        </w:rPr>
        <w:t xml:space="preserve"> -</w:t>
      </w:r>
      <w:r w:rsidR="00BC07FD" w:rsidRPr="00BC07FD">
        <w:rPr>
          <w:rFonts w:ascii="Fb Fontext" w:hAnsi="Fb Fontext" w:hint="cs"/>
          <w:spacing w:val="0"/>
          <w:sz w:val="32"/>
          <w:rtl/>
        </w:rPr>
        <w:t xml:space="preserve"> מגורשת</w:t>
      </w:r>
      <w:r w:rsidRPr="00BC07FD">
        <w:rPr>
          <w:rFonts w:ascii="Fb Fontext" w:hAnsi="Fb Fontext"/>
          <w:spacing w:val="0"/>
          <w:sz w:val="32"/>
          <w:rtl/>
        </w:rPr>
        <w:t>,</w:t>
      </w:r>
    </w:p>
    <w:p w14:paraId="49A1F93C" w14:textId="6F747A4E" w:rsidR="006E0774" w:rsidRPr="00131640" w:rsidRDefault="006E0774" w:rsidP="006E0774">
      <w:pPr>
        <w:rPr>
          <w:rtl/>
        </w:rPr>
      </w:pPr>
      <w:r w:rsidRPr="00224C4C">
        <w:rPr>
          <w:rFonts w:ascii="Fb Fontext" w:hAnsi="Fb Fontext"/>
          <w:sz w:val="32"/>
          <w:rtl/>
        </w:rPr>
        <w:t>לאחר לא תנשא עד שתתן!</w:t>
      </w:r>
    </w:p>
    <w:p w14:paraId="2A1F55A1" w14:textId="77777777" w:rsidR="00A85AC8" w:rsidRPr="00E600D8" w:rsidRDefault="00CA1615" w:rsidP="000C7D3F">
      <w:pPr>
        <w:pStyle w:val="38"/>
        <w:framePr w:wrap="notBeside"/>
        <w:rPr>
          <w:rtl/>
        </w:rPr>
      </w:pPr>
      <w:r w:rsidRPr="00E600D8">
        <w:rPr>
          <w:rtl/>
        </w:rPr>
        <w:t>◄</w:t>
      </w:r>
      <w:r w:rsidRPr="00E600D8">
        <w:rPr>
          <w:rFonts w:hint="cs"/>
          <w:rtl/>
        </w:rPr>
        <w:t xml:space="preserve"> </w:t>
      </w:r>
      <w:r w:rsidRPr="00E600D8">
        <w:rPr>
          <w:rtl/>
        </w:rPr>
        <w:tab/>
      </w:r>
      <w:r w:rsidR="006E0774" w:rsidRPr="00E600D8">
        <w:rPr>
          <w:rtl/>
        </w:rPr>
        <w:t>ועוד</w:t>
      </w:r>
      <w:r w:rsidR="00A85AC8" w:rsidRPr="00E600D8">
        <w:rPr>
          <w:rtl/>
        </w:rPr>
        <w:t>:</w:t>
      </w:r>
    </w:p>
    <w:p w14:paraId="65E348E3" w14:textId="25683754" w:rsidR="006E0774" w:rsidRPr="00131640" w:rsidRDefault="00BC07FD" w:rsidP="006E0774">
      <w:pPr>
        <w:rPr>
          <w:rtl/>
        </w:rPr>
      </w:pPr>
      <w:r>
        <w:rPr>
          <w:rFonts w:ascii="Fb Fontext" w:hAnsi="Fb Fontext" w:hint="cs"/>
          <w:rtl/>
        </w:rPr>
        <w:t>א''ל</w:t>
      </w:r>
      <w:r w:rsidR="006E0774" w:rsidRPr="00224C4C">
        <w:rPr>
          <w:rFonts w:ascii="Fb Fontext" w:hAnsi="Fb Fontext"/>
          <w:rtl/>
        </w:rPr>
        <w:t xml:space="preserve"> ה</w:t>
      </w:r>
      <w:r>
        <w:rPr>
          <w:rFonts w:ascii="Fb Fontext" w:hAnsi="Fb Fontext" w:hint="cs"/>
          <w:rtl/>
        </w:rPr>
        <w:t xml:space="preserve">ר'ז </w:t>
      </w:r>
      <w:r w:rsidR="006E0774" w:rsidRPr="00224C4C">
        <w:rPr>
          <w:rFonts w:ascii="Fb Fontext" w:hAnsi="Fb Fontext"/>
          <w:rtl/>
        </w:rPr>
        <w:t xml:space="preserve">גיטך ע"מ שתתני לי </w:t>
      </w:r>
      <w:r w:rsidR="006E0774" w:rsidRPr="00224C4C">
        <w:rPr>
          <w:rFonts w:ascii="Fb Fontext" w:hAnsi="Fb Fontext" w:hint="cs"/>
          <w:rtl/>
        </w:rPr>
        <w:t xml:space="preserve">ר' </w:t>
      </w:r>
      <w:r w:rsidR="006E0774" w:rsidRPr="00224C4C">
        <w:rPr>
          <w:rFonts w:ascii="Fb Fontext" w:hAnsi="Fb Fontext"/>
          <w:rtl/>
        </w:rPr>
        <w:t xml:space="preserve">זוז ומת, נתנה </w:t>
      </w:r>
      <w:r w:rsidR="006E0774" w:rsidRPr="00224C4C">
        <w:rPr>
          <w:rFonts w:ascii="Fb Fontext" w:hAnsi="Fb Fontext" w:hint="cs"/>
          <w:rtl/>
        </w:rPr>
        <w:t>א</w:t>
      </w:r>
      <w:r w:rsidR="006E0774" w:rsidRPr="00224C4C">
        <w:rPr>
          <w:rFonts w:ascii="Fb Fontext" w:hAnsi="Fb Fontext"/>
          <w:rtl/>
        </w:rPr>
        <w:t>ין זקוקה ליבם, לא נתנ</w:t>
      </w:r>
      <w:r w:rsidR="006E0774" w:rsidRPr="00224C4C">
        <w:rPr>
          <w:rFonts w:ascii="Fb Fontext" w:hAnsi="Fb Fontext" w:hint="cs"/>
          <w:rtl/>
        </w:rPr>
        <w:t>ה</w:t>
      </w:r>
      <w:r w:rsidR="006E0774" w:rsidRPr="00224C4C">
        <w:rPr>
          <w:rFonts w:ascii="Fb Fontext" w:hAnsi="Fb Fontext"/>
          <w:rtl/>
        </w:rPr>
        <w:t xml:space="preserve"> זקוקה ליבם,</w:t>
      </w:r>
    </w:p>
    <w:p w14:paraId="46D897FB" w14:textId="3B7BB3F7" w:rsidR="00A85AC8" w:rsidRPr="00E600D8" w:rsidRDefault="006E0774" w:rsidP="000C7D3F">
      <w:pPr>
        <w:pStyle w:val="38"/>
        <w:framePr w:wrap="notBeside"/>
        <w:rPr>
          <w:rtl/>
        </w:rPr>
      </w:pPr>
      <w:r w:rsidRPr="00E600D8">
        <w:rPr>
          <w:rtl/>
        </w:rPr>
        <w:t>רשב"ג</w:t>
      </w:r>
      <w:r w:rsidR="00A85AC8" w:rsidRPr="00E600D8">
        <w:rPr>
          <w:rtl/>
        </w:rPr>
        <w:t>:</w:t>
      </w:r>
    </w:p>
    <w:p w14:paraId="5B70215A" w14:textId="38379193" w:rsidR="006E0774" w:rsidRPr="00131640" w:rsidRDefault="006E0774" w:rsidP="000C7D3F">
      <w:pPr>
        <w:rPr>
          <w:rtl/>
        </w:rPr>
      </w:pPr>
      <w:r w:rsidRPr="00224C4C">
        <w:rPr>
          <w:rFonts w:ascii="Fb Fontext" w:hAnsi="Fb Fontext"/>
          <w:rtl/>
        </w:rPr>
        <w:t>נותנת לאחיו או לאביו או לאחד מן הקרובים.</w:t>
      </w:r>
    </w:p>
    <w:p w14:paraId="2CCB9F28" w14:textId="77777777" w:rsidR="00A85AC8" w:rsidRPr="00E600D8" w:rsidRDefault="006E0774" w:rsidP="00136223">
      <w:pPr>
        <w:pStyle w:val="38"/>
        <w:framePr w:wrap="notBeside"/>
        <w:rPr>
          <w:rtl/>
        </w:rPr>
      </w:pPr>
      <w:r w:rsidRPr="00E600D8">
        <w:rPr>
          <w:rFonts w:hint="cs"/>
          <w:rtl/>
        </w:rPr>
        <w:t>כל מ</w:t>
      </w:r>
      <w:r w:rsidR="00136223" w:rsidRPr="00E600D8">
        <w:rPr>
          <w:rFonts w:hint="cs"/>
          <w:rtl/>
        </w:rPr>
        <w:t>ה</w:t>
      </w:r>
      <w:r w:rsidRPr="00E600D8">
        <w:rPr>
          <w:rFonts w:hint="cs"/>
          <w:rtl/>
        </w:rPr>
        <w:t xml:space="preserve"> </w:t>
      </w:r>
      <w:r w:rsidR="00136223" w:rsidRPr="00E600D8">
        <w:rPr>
          <w:rFonts w:hint="cs"/>
          <w:rtl/>
        </w:rPr>
        <w:t>ש</w:t>
      </w:r>
      <w:r w:rsidR="00026A29" w:rsidRPr="00E600D8">
        <w:rPr>
          <w:rFonts w:hint="cs"/>
          <w:rtl/>
        </w:rPr>
        <w:t>חלקו</w:t>
      </w:r>
      <w:r w:rsidR="00A85AC8" w:rsidRPr="00E600D8">
        <w:rPr>
          <w:rtl/>
        </w:rPr>
        <w:t>:</w:t>
      </w:r>
    </w:p>
    <w:p w14:paraId="77BC6151" w14:textId="39632D3F" w:rsidR="006E0774" w:rsidRPr="00ED5D1B" w:rsidRDefault="006E0774" w:rsidP="006E0774">
      <w:pPr>
        <w:rPr>
          <w:spacing w:val="0"/>
          <w:rtl/>
        </w:rPr>
      </w:pPr>
      <w:r w:rsidRPr="00ED5D1B">
        <w:rPr>
          <w:rFonts w:ascii="Fb Fontext" w:hAnsi="Fb Fontext" w:hint="cs"/>
          <w:spacing w:val="0"/>
          <w:sz w:val="32"/>
          <w:rtl/>
        </w:rPr>
        <w:t xml:space="preserve">אי לי ולא ליורשי או אפי' ליורשי </w:t>
      </w:r>
      <w:r w:rsidRPr="00ED5D1B">
        <w:rPr>
          <w:rStyle w:val="afffff3"/>
          <w:rFonts w:hint="cs"/>
          <w:spacing w:val="0"/>
          <w:rtl/>
        </w:rPr>
        <w:t>אבל לכו</w:t>
      </w:r>
      <w:r w:rsidRPr="00ED5D1B">
        <w:rPr>
          <w:rStyle w:val="afffff3"/>
          <w:spacing w:val="0"/>
          <w:rtl/>
        </w:rPr>
        <w:t>"</w:t>
      </w:r>
      <w:r w:rsidRPr="00ED5D1B">
        <w:rPr>
          <w:rStyle w:val="afffff3"/>
          <w:rFonts w:hint="cs"/>
          <w:spacing w:val="0"/>
          <w:rtl/>
        </w:rPr>
        <w:t xml:space="preserve">ע </w:t>
      </w:r>
      <w:r w:rsidRPr="00ED5D1B">
        <w:rPr>
          <w:rFonts w:ascii="Fb Fontext" w:hAnsi="Fb Fontext" w:hint="cs"/>
          <w:spacing w:val="0"/>
          <w:sz w:val="32"/>
          <w:rtl/>
        </w:rPr>
        <w:t>תנא</w:t>
      </w:r>
      <w:r w:rsidR="00F15538" w:rsidRPr="00ED5D1B">
        <w:rPr>
          <w:rFonts w:ascii="Fb Fontext" w:hAnsi="Fb Fontext" w:hint="cs"/>
          <w:spacing w:val="0"/>
          <w:sz w:val="32"/>
          <w:rtl/>
        </w:rPr>
        <w:t>י</w:t>
      </w:r>
      <w:r w:rsidRPr="00ED5D1B">
        <w:rPr>
          <w:rFonts w:ascii="Fb Fontext" w:hAnsi="Fb Fontext" w:hint="cs"/>
          <w:spacing w:val="0"/>
          <w:sz w:val="32"/>
          <w:rtl/>
        </w:rPr>
        <w:t xml:space="preserve"> הוי- </w:t>
      </w:r>
      <w:r>
        <w:rPr>
          <w:rStyle w:val="afffa"/>
          <w:rFonts w:ascii="Fb Fontext" w:hAnsi="Fb Fontext" w:cs="BA TM • Vilna Extra-Bold" w:hint="cs"/>
          <w:bCs w:val="0"/>
          <w:spacing w:val="0"/>
          <w:rtl/>
        </w:rPr>
        <w:t xml:space="preserve">תיובתא </w:t>
      </w:r>
      <w:r>
        <w:rPr>
          <w:rStyle w:val="afffff3"/>
          <w:rFonts w:ascii="Fb Fontext" w:hAnsi="Fb Fontext" w:cs="BA TM • Vilna Extra-Bold" w:hint="cs"/>
          <w:bCs w:val="0"/>
          <w:spacing w:val="0"/>
          <w:rtl/>
          <w:rPrChange w:id="9235" w:author="מנוע אמוראים" w:date="2026-10-05T16:42:07Z">
            <w:rPr>
              <w:rStyle w:val="afffa"/>
              <w:rFonts w:ascii="Fb Fontext" w:hAnsi="Fb Fontext" w:cs="BA TM • Vilna Extra-Bold" w:hint="cs"/>
              <w:bCs w:val="0"/>
              <w:spacing w:val="0"/>
              <w:rtl/>
            </w:rPr>
          </w:rPrChange>
        </w:rPr>
        <w:t xml:space="preserve">דר</w:t>
      </w:r>
      <w:r>
        <w:rPr>
          <w:rStyle w:val="afffff3"/>
          <w:rFonts w:ascii="Fb Fontext" w:hAnsi="Fb Fontext" w:cs="BA TM • Vilna Extra-Bold"/>
          <w:bCs w:val="0"/>
          <w:spacing w:val="0"/>
          <w:rtl/>
          <w:rPrChange w:id="9236" w:author="מנוע אמוראים" w:date="2026-10-05T16:42:07Z">
            <w:rPr>
              <w:rStyle w:val="afffa"/>
              <w:rFonts w:ascii="Fb Fontext" w:hAnsi="Fb Fontext" w:cs="BA TM • Vilna Extra-Bold"/>
              <w:bCs w:val="0"/>
              <w:spacing w:val="0"/>
              <w:rtl/>
            </w:rPr>
          </w:rPrChange>
        </w:rPr>
        <w:t xml:space="preserve">"</w:t>
      </w:r>
      <w:r>
        <w:rPr>
          <w:rStyle w:val="afffff3"/>
          <w:rFonts w:ascii="Fb Fontext" w:hAnsi="Fb Fontext" w:cs="BA TM • Vilna Extra-Bold" w:hint="cs"/>
          <w:bCs w:val="0"/>
          <w:spacing w:val="0"/>
          <w:rtl/>
          <w:rPrChange w:id="9237" w:author="מנוע אמוראים" w:date="2026-10-05T16:42:07Z">
            <w:rPr>
              <w:rStyle w:val="afffa"/>
              <w:rFonts w:ascii="Fb Fontext" w:hAnsi="Fb Fontext" w:cs="BA TM • Vilna Extra-Bold" w:hint="cs"/>
              <w:bCs w:val="0"/>
              <w:spacing w:val="0"/>
              <w:rtl/>
            </w:rPr>
          </w:rPrChange>
        </w:rPr>
        <w:t xml:space="preserve">י</w:t>
      </w:r>
    </w:p>
    <w:p w14:paraId="51617E0A" w14:textId="75F8B65B" w:rsidR="00A85AC8" w:rsidRPr="00E600D8" w:rsidRDefault="006E0774" w:rsidP="000C7D3F">
      <w:pPr>
        <w:pStyle w:val="38"/>
        <w:framePr w:wrap="notBeside"/>
        <w:rPr>
          <w:rtl/>
        </w:rPr>
      </w:pPr>
      <w:r w:rsidRPr="00E600D8">
        <w:rPr>
          <w:rtl/>
        </w:rPr>
        <w:t>א"</w:t>
      </w:r>
      <w:r w:rsidRPr="00E600D8">
        <w:rPr>
          <w:rFonts w:hint="cs"/>
          <w:rtl/>
        </w:rPr>
        <w:t>ל ר</w:t>
      </w:r>
      <w:r w:rsidRPr="00E600D8">
        <w:rPr>
          <w:rtl/>
        </w:rPr>
        <w:t>"</w:t>
      </w:r>
      <w:r w:rsidRPr="00E600D8">
        <w:rPr>
          <w:rFonts w:hint="cs"/>
          <w:rtl/>
        </w:rPr>
        <w:t>י ה</w:t>
      </w:r>
      <w:r w:rsidR="009860E4" w:rsidRPr="00E600D8">
        <w:rPr>
          <w:rFonts w:hint="cs"/>
          <w:rtl/>
        </w:rPr>
        <w:t>א</w:t>
      </w:r>
      <w:r w:rsidRPr="00E600D8">
        <w:rPr>
          <w:rFonts w:hint="cs"/>
          <w:rtl/>
        </w:rPr>
        <w:t xml:space="preserve"> </w:t>
      </w:r>
      <w:r w:rsidR="009860E4" w:rsidRPr="00E600D8">
        <w:rPr>
          <w:rFonts w:hint="cs"/>
          <w:rtl/>
        </w:rPr>
        <w:t>כ</w:t>
      </w:r>
      <w:r w:rsidRPr="00E600D8">
        <w:rPr>
          <w:rFonts w:hint="cs"/>
          <w:rtl/>
        </w:rPr>
        <w:t>רבי</w:t>
      </w:r>
      <w:r w:rsidR="00A85AC8" w:rsidRPr="00E600D8">
        <w:rPr>
          <w:rtl/>
        </w:rPr>
        <w:t>:</w:t>
      </w:r>
    </w:p>
    <w:p w14:paraId="10EE68A6" w14:textId="2F2FA1DE" w:rsidR="006E0774" w:rsidRPr="00131640" w:rsidRDefault="006E0774" w:rsidP="006E0774">
      <w:pPr>
        <w:rPr>
          <w:rtl/>
        </w:rPr>
      </w:pPr>
      <w:r w:rsidRPr="00224C4C">
        <w:rPr>
          <w:rFonts w:ascii="Fb Fontext" w:hAnsi="Fb Fontext" w:hint="cs"/>
          <w:rtl/>
        </w:rPr>
        <w:t>ד</w:t>
      </w:r>
      <w:r w:rsidRPr="00224C4C">
        <w:rPr>
          <w:rFonts w:ascii="Fb Fontext" w:hAnsi="Fb Fontext"/>
          <w:rtl/>
        </w:rPr>
        <w:t xml:space="preserve">כל האומר ע"מ כאומר מעכשיו, </w:t>
      </w:r>
      <w:r w:rsidRPr="000C7D3F">
        <w:rPr>
          <w:rStyle w:val="afffff3"/>
          <w:rtl/>
        </w:rPr>
        <w:t>ו</w:t>
      </w:r>
      <w:r w:rsidR="00026A29" w:rsidRPr="000C7D3F">
        <w:rPr>
          <w:rStyle w:val="afffff3"/>
          <w:rtl/>
        </w:rPr>
        <w:t>חלקו</w:t>
      </w:r>
      <w:r w:rsidRPr="000C7D3F">
        <w:rPr>
          <w:rStyle w:val="afffff3"/>
          <w:rtl/>
        </w:rPr>
        <w:t xml:space="preserve"> רבנן, </w:t>
      </w:r>
      <w:r w:rsidRPr="00210DF6">
        <w:rPr>
          <w:rStyle w:val="afffa"/>
          <w:rFonts w:ascii="Fb Fontext" w:hAnsi="Fb Fontext" w:cs="BA TM • Vilna Extra-Bold"/>
          <w:bCs w:val="0"/>
          <w:rtl/>
        </w:rPr>
        <w:t xml:space="preserve">ואנא </w:t>
      </w:r>
      <w:r w:rsidR="00AA1FD1">
        <w:rPr>
          <w:rStyle w:val="afffa"/>
          <w:rFonts w:ascii="Fb Fontext" w:hAnsi="Fb Fontext" w:cs="BA TM • Vilna Extra-Bold" w:hint="cs"/>
          <w:bCs w:val="0"/>
          <w:rtl/>
        </w:rPr>
        <w:t xml:space="preserve">ס''ל </w:t>
      </w:r>
      <w:r w:rsidRPr="00210DF6">
        <w:rPr>
          <w:rStyle w:val="afffa"/>
          <w:rFonts w:ascii="Fb Fontext" w:hAnsi="Fb Fontext" w:cs="BA TM • Vilna Extra-Bold"/>
          <w:bCs w:val="0"/>
          <w:rtl/>
        </w:rPr>
        <w:t>כרבנן</w:t>
      </w:r>
      <w:r w:rsidRPr="00224C4C">
        <w:rPr>
          <w:rFonts w:ascii="Fb Fontext" w:hAnsi="Fb Fontext"/>
          <w:rtl/>
        </w:rPr>
        <w:t>.</w:t>
      </w:r>
    </w:p>
    <w:p w14:paraId="26350868" w14:textId="28B49B27" w:rsidR="007309FA" w:rsidRPr="00131640" w:rsidRDefault="007309FA" w:rsidP="007309FA">
      <w:pPr>
        <w:pStyle w:val="affffb"/>
        <w:rPr>
          <w:rtl/>
        </w:rPr>
      </w:pPr>
      <w:r w:rsidRPr="007309FA">
        <w:rPr>
          <w:rFonts w:hint="cs"/>
          <w:rtl/>
        </w:rPr>
        <w:t>***</w:t>
      </w:r>
    </w:p>
    <w:p w14:paraId="72E84A53" w14:textId="184C7BCF" w:rsidR="006E0774" w:rsidRPr="00131640" w:rsidRDefault="006E0774" w:rsidP="00F65F8B">
      <w:pPr>
        <w:pStyle w:val="affffb"/>
        <w:rPr>
          <w:rtl/>
        </w:rPr>
      </w:pPr>
      <w:r w:rsidRPr="00196D6B">
        <w:rPr>
          <w:rStyle w:val="afffff3"/>
          <w:rFonts w:cs="BA TM • Vilna Extra-Bold"/>
          <w:b w:val="0"/>
          <w:bCs w:val="0"/>
          <w:rtl/>
        </w:rPr>
        <w:t>ר"ה מרבי:</w:t>
      </w:r>
      <w:r w:rsidRPr="00210DF6">
        <w:rPr>
          <w:rtl/>
        </w:rPr>
        <w:t xml:space="preserve"> כל האומר ע"מ - כאומר מעכשיו דמי.</w:t>
      </w:r>
    </w:p>
    <w:p w14:paraId="0FC8EAD0" w14:textId="7086D9EA" w:rsidR="00A85AC8" w:rsidRPr="00E600D8" w:rsidRDefault="006E0774" w:rsidP="00AA1FD1">
      <w:pPr>
        <w:pStyle w:val="38"/>
        <w:framePr w:wrap="notBeside"/>
        <w:rPr>
          <w:rtl/>
        </w:rPr>
      </w:pPr>
      <w:r w:rsidRPr="00E600D8">
        <w:rPr>
          <w:rtl/>
        </w:rPr>
        <w:t>ר"</w:t>
      </w:r>
      <w:r w:rsidRPr="00E600D8">
        <w:rPr>
          <w:rFonts w:hint="cs"/>
          <w:rtl/>
        </w:rPr>
        <w:t>ז</w:t>
      </w:r>
      <w:r w:rsidR="00A85AC8" w:rsidRPr="00E600D8">
        <w:rPr>
          <w:rtl/>
        </w:rPr>
        <w:t>:</w:t>
      </w:r>
    </w:p>
    <w:p w14:paraId="6217A035" w14:textId="226ECD5B" w:rsidR="009469D7" w:rsidRDefault="00AA1FD1" w:rsidP="006E0774">
      <w:pPr>
        <w:rPr>
          <w:rFonts w:ascii="Fb Fontext" w:hAnsi="Fb Fontext"/>
          <w:rtl/>
        </w:rPr>
      </w:pPr>
      <w:r w:rsidRPr="00D93CBD">
        <w:rPr>
          <w:rStyle w:val="afffff3"/>
          <w:rFonts w:hint="cs"/>
          <w:rtl/>
        </w:rPr>
        <w:t>בבבל</w:t>
      </w:r>
      <w:r w:rsidR="006E0774" w:rsidRPr="00D93CBD">
        <w:rPr>
          <w:rStyle w:val="afffff3"/>
          <w:rtl/>
        </w:rPr>
        <w:t xml:space="preserve"> </w:t>
      </w:r>
      <w:r w:rsidR="00885C08" w:rsidRPr="00D93CBD">
        <w:rPr>
          <w:rStyle w:val="afffff3"/>
          <w:rFonts w:hint="cs"/>
          <w:rtl/>
        </w:rPr>
        <w:t>אמרו</w:t>
      </w:r>
      <w:r w:rsidR="00D93CBD" w:rsidRPr="00D93CBD">
        <w:rPr>
          <w:rStyle w:val="afffff3"/>
          <w:rFonts w:hint="cs"/>
          <w:rtl/>
        </w:rPr>
        <w:t>:</w:t>
      </w:r>
      <w:r w:rsidR="00885C08">
        <w:rPr>
          <w:rFonts w:ascii="Fb Fontext" w:hAnsi="Fb Fontext" w:hint="cs"/>
          <w:rtl/>
        </w:rPr>
        <w:t xml:space="preserve"> </w:t>
      </w:r>
      <w:r w:rsidR="00FF41C8">
        <w:rPr>
          <w:rFonts w:ascii="Fb Fontext" w:hAnsi="Fb Fontext"/>
          <w:rtl/>
        </w:rPr>
        <w:tab/>
      </w:r>
      <w:r w:rsidR="00FF41C8">
        <w:rPr>
          <w:rFonts w:ascii="Fb Fontext" w:hAnsi="Fb Fontext"/>
          <w:rtl/>
        </w:rPr>
        <w:tab/>
      </w:r>
      <w:r w:rsidR="00885C08">
        <w:rPr>
          <w:rFonts w:ascii="Fb Fontext" w:hAnsi="Fb Fontext" w:hint="cs"/>
          <w:rtl/>
        </w:rPr>
        <w:t>שרבנן חלקו בזה על רבי</w:t>
      </w:r>
    </w:p>
    <w:p w14:paraId="24449E1B" w14:textId="133B3973" w:rsidR="006E0774" w:rsidRPr="00131640" w:rsidRDefault="00607356" w:rsidP="00607356">
      <w:pPr>
        <w:rPr>
          <w:rtl/>
        </w:rPr>
      </w:pPr>
      <w:r>
        <w:rPr>
          <w:rStyle w:val="afffff3"/>
          <w:rFonts w:hint="cs"/>
          <w:rtl/>
        </w:rPr>
        <w:t>בארץ ישראל:</w:t>
      </w:r>
      <w:r w:rsidR="00885C08" w:rsidRPr="00D93CBD">
        <w:rPr>
          <w:rStyle w:val="afffff3"/>
          <w:rFonts w:hint="cs"/>
          <w:rtl/>
        </w:rPr>
        <w:t xml:space="preserve"> </w:t>
      </w:r>
      <w:r w:rsidR="006E0774" w:rsidRPr="00D93CBD">
        <w:rPr>
          <w:rStyle w:val="afffff3"/>
          <w:rtl/>
        </w:rPr>
        <w:t>ר"</w:t>
      </w:r>
      <w:r w:rsidR="006E0774" w:rsidRPr="00D93CBD">
        <w:rPr>
          <w:rStyle w:val="afffff3"/>
          <w:rFonts w:hint="cs"/>
          <w:rtl/>
        </w:rPr>
        <w:t>א</w:t>
      </w:r>
      <w:r w:rsidR="00885C08" w:rsidRPr="00D93CBD">
        <w:rPr>
          <w:rStyle w:val="afffff3"/>
          <w:rFonts w:hint="cs"/>
          <w:rtl/>
        </w:rPr>
        <w:t>:</w:t>
      </w:r>
      <w:r w:rsidR="006E0774" w:rsidRPr="00885C08">
        <w:rPr>
          <w:rStyle w:val="afffff3"/>
          <w:rtl/>
        </w:rPr>
        <w:t xml:space="preserve"> </w:t>
      </w:r>
      <w:r w:rsidR="006E0774" w:rsidRPr="00210DF6">
        <w:rPr>
          <w:rFonts w:ascii="Fb Fontext" w:hAnsi="Fb Fontext" w:cs="BA TM • Vilna Extra-Bold"/>
          <w:rtl/>
        </w:rPr>
        <w:t>הכל מודים</w:t>
      </w:r>
      <w:r w:rsidR="006E0774" w:rsidRPr="00224C4C">
        <w:rPr>
          <w:rFonts w:ascii="Fb Fontext" w:hAnsi="Fb Fontext"/>
          <w:rtl/>
        </w:rPr>
        <w:t xml:space="preserve">, באומר </w:t>
      </w:r>
      <w:r w:rsidR="006E0774" w:rsidRPr="00224C4C">
        <w:rPr>
          <w:rFonts w:ascii="Fb Fontext" w:hAnsi="Fb Fontext" w:hint="cs"/>
          <w:rtl/>
        </w:rPr>
        <w:t>ע"מ</w:t>
      </w:r>
      <w:r w:rsidR="006E0774" w:rsidRPr="00224C4C">
        <w:rPr>
          <w:rFonts w:ascii="Fb Fontext" w:hAnsi="Fb Fontext"/>
          <w:rtl/>
        </w:rPr>
        <w:t xml:space="preserve"> כאומר מעכשיו,</w:t>
      </w:r>
    </w:p>
    <w:p w14:paraId="77722BA6" w14:textId="4772E444" w:rsidR="006E0774" w:rsidRPr="00131640" w:rsidRDefault="00885C08" w:rsidP="006E0774">
      <w:pPr>
        <w:rPr>
          <w:rtl/>
        </w:rPr>
      </w:pPr>
      <w:r w:rsidRPr="00D93CBD">
        <w:rPr>
          <w:rStyle w:val="afffff3"/>
          <w:rFonts w:hint="cs"/>
          <w:rtl/>
        </w:rPr>
        <w:t>וחלקו</w:t>
      </w:r>
      <w:r>
        <w:rPr>
          <w:rFonts w:ascii="Fb Fontext" w:hAnsi="Fb Fontext" w:hint="cs"/>
          <w:sz w:val="32"/>
          <w:rtl/>
        </w:rPr>
        <w:t xml:space="preserve"> רק</w:t>
      </w:r>
      <w:r w:rsidR="006E0774" w:rsidRPr="00224C4C">
        <w:rPr>
          <w:rFonts w:ascii="Fb Fontext" w:hAnsi="Fb Fontext"/>
          <w:sz w:val="32"/>
          <w:rtl/>
        </w:rPr>
        <w:t xml:space="preserve"> מהיום ולאחר מיתה.</w:t>
      </w:r>
    </w:p>
    <w:p w14:paraId="491816DC" w14:textId="6BA828A3" w:rsidR="00A85AC8" w:rsidRPr="00E600D8" w:rsidRDefault="006E0774" w:rsidP="00885C08">
      <w:pPr>
        <w:pStyle w:val="38"/>
        <w:framePr w:wrap="notBeside"/>
        <w:rPr>
          <w:rtl/>
        </w:rPr>
      </w:pPr>
      <w:r w:rsidRPr="00E600D8">
        <w:rPr>
          <w:rtl/>
        </w:rPr>
        <w:t>והתניא</w:t>
      </w:r>
      <w:r w:rsidR="00A85AC8" w:rsidRPr="00E600D8">
        <w:rPr>
          <w:rtl/>
        </w:rPr>
        <w:t>:</w:t>
      </w:r>
    </w:p>
    <w:p w14:paraId="72018832" w14:textId="31A95B16" w:rsidR="006E0774" w:rsidRPr="00131640" w:rsidRDefault="006E0774" w:rsidP="006E0774">
      <w:pPr>
        <w:rPr>
          <w:rtl/>
        </w:rPr>
      </w:pPr>
      <w:r w:rsidRPr="00224C4C">
        <w:rPr>
          <w:rFonts w:ascii="Fb Fontext" w:hAnsi="Fb Fontext"/>
          <w:sz w:val="32"/>
          <w:rtl/>
        </w:rPr>
        <w:t xml:space="preserve">מהיום ולאחר מיתה </w:t>
      </w:r>
      <w:r w:rsidR="00885C08">
        <w:rPr>
          <w:rFonts w:ascii="Fb Fontext" w:hAnsi="Fb Fontext"/>
          <w:sz w:val="32"/>
          <w:rtl/>
        </w:rPr>
        <w:t>–</w:t>
      </w:r>
      <w:r w:rsidRPr="00224C4C">
        <w:rPr>
          <w:rFonts w:ascii="Fb Fontext" w:hAnsi="Fb Fontext"/>
          <w:sz w:val="32"/>
          <w:rtl/>
        </w:rPr>
        <w:t xml:space="preserve"> </w:t>
      </w:r>
      <w:r w:rsidR="00885C08" w:rsidRPr="00885C08">
        <w:rPr>
          <w:rStyle w:val="afffff3"/>
          <w:rFonts w:hint="cs"/>
          <w:rtl/>
        </w:rPr>
        <w:t>לחכמים</w:t>
      </w:r>
      <w:r w:rsidR="00885C08">
        <w:rPr>
          <w:rStyle w:val="afffff3"/>
          <w:rFonts w:hint="cs"/>
          <w:rtl/>
        </w:rPr>
        <w:t>:</w:t>
      </w:r>
      <w:r w:rsidR="00885C08">
        <w:rPr>
          <w:rFonts w:ascii="Fb Fontext" w:hAnsi="Fb Fontext" w:hint="cs"/>
          <w:sz w:val="32"/>
          <w:rtl/>
        </w:rPr>
        <w:t xml:space="preserve"> </w:t>
      </w:r>
      <w:r w:rsidRPr="00224C4C">
        <w:rPr>
          <w:rFonts w:ascii="Fb Fontext" w:hAnsi="Fb Fontext"/>
          <w:sz w:val="32"/>
          <w:rtl/>
        </w:rPr>
        <w:t xml:space="preserve">גט ואינו גט, </w:t>
      </w:r>
      <w:r w:rsidRPr="00885C08">
        <w:rPr>
          <w:rStyle w:val="afffff3"/>
          <w:rtl/>
        </w:rPr>
        <w:t>רבי</w:t>
      </w:r>
      <w:r w:rsidR="00885C08">
        <w:rPr>
          <w:rStyle w:val="afffff3"/>
          <w:rFonts w:hint="cs"/>
          <w:rtl/>
        </w:rPr>
        <w:t>:</w:t>
      </w:r>
      <w:r w:rsidRPr="00885C08">
        <w:rPr>
          <w:rStyle w:val="afffff3"/>
          <w:rtl/>
        </w:rPr>
        <w:t xml:space="preserve"> </w:t>
      </w:r>
      <w:r w:rsidRPr="00224C4C">
        <w:rPr>
          <w:rFonts w:ascii="Fb Fontext" w:hAnsi="Fb Fontext"/>
          <w:sz w:val="32"/>
          <w:rtl/>
        </w:rPr>
        <w:t xml:space="preserve"> כזה גט.</w:t>
      </w:r>
    </w:p>
    <w:p w14:paraId="2C289FFF" w14:textId="77777777" w:rsidR="00A85AC8" w:rsidRPr="00E600D8" w:rsidRDefault="006E0774" w:rsidP="00885C08">
      <w:pPr>
        <w:pStyle w:val="38"/>
        <w:framePr w:wrap="notBeside"/>
        <w:rPr>
          <w:rtl/>
        </w:rPr>
      </w:pPr>
      <w:r w:rsidRPr="00E600D8">
        <w:rPr>
          <w:rFonts w:hint="cs"/>
          <w:rtl/>
        </w:rPr>
        <w:t>ולר</w:t>
      </w:r>
      <w:r w:rsidRPr="00E600D8">
        <w:rPr>
          <w:rtl/>
        </w:rPr>
        <w:t>"</w:t>
      </w:r>
      <w:r w:rsidRPr="00E600D8">
        <w:rPr>
          <w:rFonts w:hint="cs"/>
          <w:rtl/>
        </w:rPr>
        <w:t>י</w:t>
      </w:r>
      <w:r w:rsidR="00A85AC8" w:rsidRPr="00E600D8">
        <w:rPr>
          <w:rtl/>
        </w:rPr>
        <w:t>:</w:t>
      </w:r>
    </w:p>
    <w:p w14:paraId="3FD2E0F9" w14:textId="0D3E5AA8" w:rsidR="006E0774" w:rsidRPr="00131640" w:rsidRDefault="006E0774" w:rsidP="006E0774">
      <w:pPr>
        <w:rPr>
          <w:rtl/>
        </w:rPr>
      </w:pPr>
      <w:r w:rsidRPr="00224C4C">
        <w:rPr>
          <w:rFonts w:ascii="Fb Fontext" w:hAnsi="Fb Fontext" w:hint="cs"/>
          <w:rtl/>
        </w:rPr>
        <w:t>דבע</w:t>
      </w:r>
      <w:r w:rsidRPr="00224C4C">
        <w:rPr>
          <w:rFonts w:ascii="Fb Fontext" w:hAnsi="Fb Fontext"/>
          <w:rtl/>
        </w:rPr>
        <w:t>"</w:t>
      </w:r>
      <w:r w:rsidRPr="00224C4C">
        <w:rPr>
          <w:rFonts w:ascii="Fb Fontext" w:hAnsi="Fb Fontext" w:hint="cs"/>
          <w:rtl/>
        </w:rPr>
        <w:t>מ</w:t>
      </w:r>
      <w:r w:rsidRPr="00224C4C">
        <w:rPr>
          <w:rFonts w:ascii="Fb Fontext" w:hAnsi="Fb Fontext"/>
          <w:rtl/>
        </w:rPr>
        <w:t xml:space="preserve"> </w:t>
      </w:r>
      <w:r w:rsidR="00B35B36">
        <w:rPr>
          <w:rFonts w:ascii="Fb Fontext" w:hAnsi="Fb Fontext"/>
          <w:rtl/>
        </w:rPr>
        <w:t>גם</w:t>
      </w:r>
      <w:r w:rsidRPr="00224C4C">
        <w:rPr>
          <w:rFonts w:ascii="Fb Fontext" w:hAnsi="Fb Fontext"/>
          <w:rtl/>
        </w:rPr>
        <w:t xml:space="preserve"> </w:t>
      </w:r>
      <w:r w:rsidR="00026A29" w:rsidRPr="00210DF6">
        <w:rPr>
          <w:rFonts w:ascii="Fb Fontext" w:hAnsi="Fb Fontext" w:cs="BA TM • Vilna Extra-Bold"/>
          <w:rtl/>
        </w:rPr>
        <w:t>חלקו</w:t>
      </w:r>
      <w:r w:rsidRPr="00224C4C">
        <w:rPr>
          <w:rFonts w:ascii="Fb Fontext" w:hAnsi="Fb Fontext" w:hint="cs"/>
          <w:rtl/>
        </w:rPr>
        <w:t xml:space="preserve"> לא תני בזה להודיעך </w:t>
      </w:r>
      <w:r w:rsidRPr="00224C4C">
        <w:rPr>
          <w:rFonts w:ascii="Fb Fontext" w:hAnsi="Fb Fontext"/>
          <w:rtl/>
        </w:rPr>
        <w:t xml:space="preserve">כח דרבי, דמהיום ולאחר מיתה </w:t>
      </w:r>
      <w:r w:rsidR="00B35B36">
        <w:rPr>
          <w:rFonts w:ascii="Fb Fontext" w:hAnsi="Fb Fontext"/>
          <w:rtl/>
        </w:rPr>
        <w:t>גם</w:t>
      </w:r>
      <w:r w:rsidRPr="00224C4C">
        <w:rPr>
          <w:rFonts w:ascii="Fb Fontext" w:hAnsi="Fb Fontext"/>
          <w:rtl/>
        </w:rPr>
        <w:t xml:space="preserve"> הרי זה גט.</w:t>
      </w:r>
    </w:p>
    <w:p w14:paraId="6ABDA73F" w14:textId="77777777" w:rsidR="00A85AC8" w:rsidRPr="00E600D8" w:rsidRDefault="006E0774" w:rsidP="00885C08">
      <w:pPr>
        <w:pStyle w:val="38"/>
        <w:framePr w:wrap="notBeside"/>
        <w:rPr>
          <w:rtl/>
        </w:rPr>
      </w:pPr>
      <w:r w:rsidRPr="00E600D8">
        <w:rPr>
          <w:rFonts w:hint="cs"/>
          <w:rtl/>
        </w:rPr>
        <w:t xml:space="preserve">ולא </w:t>
      </w:r>
      <w:r w:rsidR="00026A29" w:rsidRPr="00E600D8">
        <w:rPr>
          <w:rFonts w:hint="cs"/>
          <w:rtl/>
        </w:rPr>
        <w:t>חלקו</w:t>
      </w:r>
      <w:r w:rsidRPr="00E600D8">
        <w:rPr>
          <w:rFonts w:hint="cs"/>
          <w:rtl/>
        </w:rPr>
        <w:t xml:space="preserve"> בע</w:t>
      </w:r>
      <w:r w:rsidRPr="00E600D8">
        <w:rPr>
          <w:rtl/>
        </w:rPr>
        <w:t>"</w:t>
      </w:r>
      <w:r w:rsidRPr="00E600D8">
        <w:rPr>
          <w:rFonts w:hint="cs"/>
          <w:rtl/>
        </w:rPr>
        <w:t>מ</w:t>
      </w:r>
      <w:r w:rsidR="00A85AC8" w:rsidRPr="00E600D8">
        <w:rPr>
          <w:rtl/>
        </w:rPr>
        <w:t>:</w:t>
      </w:r>
    </w:p>
    <w:p w14:paraId="180D7F36" w14:textId="103C0CA4" w:rsidR="006E0774" w:rsidRPr="00131640" w:rsidRDefault="006E0774" w:rsidP="006E0774">
      <w:pPr>
        <w:rPr>
          <w:rtl/>
        </w:rPr>
      </w:pPr>
      <w:r w:rsidRPr="00224C4C">
        <w:rPr>
          <w:rFonts w:ascii="Fb Fontext" w:hAnsi="Fb Fontext" w:hint="cs"/>
          <w:rtl/>
        </w:rPr>
        <w:t>ולהודיעך כח דרבנן - ד</w:t>
      </w:r>
      <w:r w:rsidRPr="00224C4C">
        <w:rPr>
          <w:rFonts w:ascii="Fb Fontext" w:hAnsi="Fb Fontext"/>
          <w:rtl/>
        </w:rPr>
        <w:t>כח דהיתירא עדיף.</w:t>
      </w:r>
    </w:p>
    <w:p w14:paraId="58D5EA6C" w14:textId="77777777" w:rsidR="006E0774" w:rsidRPr="00131640" w:rsidRDefault="006E0774" w:rsidP="00841728">
      <w:pPr>
        <w:pStyle w:val="affb"/>
        <w:rPr>
          <w:rtl/>
        </w:rPr>
      </w:pPr>
      <w:r w:rsidRPr="00224C4C">
        <w:rPr>
          <w:rFonts w:hint="cs"/>
          <w:rtl/>
        </w:rPr>
        <w:t>׹</w:t>
      </w:r>
    </w:p>
    <w:p w14:paraId="218F06BB" w14:textId="77777777" w:rsidR="006E0774" w:rsidRPr="00ED5D1B" w:rsidRDefault="006E0774" w:rsidP="006E0774">
      <w:pPr>
        <w:rPr>
          <w:spacing w:val="0"/>
          <w:rtl/>
        </w:rPr>
      </w:pPr>
      <w:r w:rsidRPr="00ED5D1B">
        <w:rPr>
          <w:rStyle w:val="afffe"/>
          <w:spacing w:val="0"/>
          <w:rtl/>
        </w:rPr>
        <w:t>על מנת שאתן לך מכאן וכו'.</w:t>
      </w:r>
      <w:r w:rsidRPr="00ED5D1B">
        <w:rPr>
          <w:rFonts w:ascii="Fb Fontext" w:hAnsi="Fb Fontext" w:hint="cs"/>
          <w:spacing w:val="0"/>
          <w:sz w:val="32"/>
          <w:rtl/>
        </w:rPr>
        <w:t>- קמ</w:t>
      </w:r>
      <w:r w:rsidRPr="00ED5D1B">
        <w:rPr>
          <w:rFonts w:ascii="Fb Fontext" w:hAnsi="Fb Fontext"/>
          <w:spacing w:val="0"/>
          <w:sz w:val="32"/>
          <w:rtl/>
        </w:rPr>
        <w:t>"</w:t>
      </w:r>
      <w:r w:rsidRPr="00ED5D1B">
        <w:rPr>
          <w:rFonts w:ascii="Fb Fontext" w:hAnsi="Fb Fontext" w:hint="cs"/>
          <w:spacing w:val="0"/>
          <w:sz w:val="32"/>
          <w:rtl/>
        </w:rPr>
        <w:t>ל דלא אמרי' דרק לזרוזי הוא</w:t>
      </w:r>
    </w:p>
    <w:p w14:paraId="0701F114" w14:textId="36C0C4BF" w:rsidR="006E0774" w:rsidRPr="00131640" w:rsidRDefault="00EE27F9" w:rsidP="00EE27F9">
      <w:pPr>
        <w:rPr>
          <w:rtl/>
        </w:rPr>
      </w:pPr>
      <w:r w:rsidRPr="00ED5D1B">
        <w:rPr>
          <w:rStyle w:val="afffe"/>
          <w:rFonts w:hint="cs"/>
          <w:spacing w:val="4"/>
          <w:rtl/>
        </w:rPr>
        <w:t>ע''מ</w:t>
      </w:r>
      <w:r w:rsidR="006E0774" w:rsidRPr="00ED5D1B">
        <w:rPr>
          <w:rStyle w:val="afffe"/>
          <w:spacing w:val="4"/>
          <w:rtl/>
        </w:rPr>
        <w:t xml:space="preserve"> שיש לי מאתים זוז וכו'</w:t>
      </w:r>
      <w:r w:rsidR="006E0774" w:rsidRPr="00ED5D1B">
        <w:rPr>
          <w:rFonts w:hint="cs"/>
          <w:rtl/>
        </w:rPr>
        <w:t xml:space="preserve"> </w:t>
      </w:r>
      <w:r w:rsidRPr="00ED5D1B">
        <w:rPr>
          <w:rFonts w:hint="cs"/>
          <w:rtl/>
        </w:rPr>
        <w:t xml:space="preserve">אבל </w:t>
      </w:r>
      <w:r w:rsidR="006E0774" w:rsidRPr="00ED5D1B">
        <w:rPr>
          <w:rFonts w:hint="cs"/>
          <w:rtl/>
        </w:rPr>
        <w:t>מספק חיישי' שמא יש לו</w:t>
      </w:r>
      <w:r w:rsidR="006E0774" w:rsidRPr="00ED5D1B">
        <w:rPr>
          <w:rtl/>
        </w:rPr>
        <w:t>.</w:t>
      </w:r>
    </w:p>
    <w:p w14:paraId="708A4821" w14:textId="77777777" w:rsidR="006E0774" w:rsidRPr="00131640" w:rsidRDefault="006E0774" w:rsidP="006E0774">
      <w:pPr>
        <w:rPr>
          <w:rtl/>
        </w:rPr>
      </w:pPr>
      <w:r w:rsidRPr="00224C4C">
        <w:rPr>
          <w:rStyle w:val="afffe"/>
          <w:spacing w:val="4"/>
          <w:rtl/>
        </w:rPr>
        <w:t>ע"מ שאראך מאתים זוז וכו'</w:t>
      </w:r>
      <w:r w:rsidRPr="00210DF6">
        <w:rPr>
          <w:rStyle w:val="afffa"/>
          <w:rFonts w:ascii="Fb Fontext" w:hAnsi="Fb Fontext" w:cs="BA TM • Vilna Extra-Bold"/>
          <w:bCs w:val="0"/>
          <w:rtl/>
        </w:rPr>
        <w:t>.</w:t>
      </w:r>
      <w:r w:rsidRPr="00210DF6">
        <w:rPr>
          <w:rStyle w:val="afffa"/>
          <w:rFonts w:ascii="Fb Fontext" w:hAnsi="Fb Fontext" w:cs="BA TM • Vilna Extra-Bold" w:hint="cs"/>
          <w:bCs w:val="0"/>
          <w:rtl/>
        </w:rPr>
        <w:t xml:space="preserve"> </w:t>
      </w:r>
      <w:r w:rsidRPr="00224C4C">
        <w:rPr>
          <w:rFonts w:ascii="Fb Fontext" w:hAnsi="Fb Fontext" w:hint="cs"/>
          <w:rtl/>
        </w:rPr>
        <w:t>ד</w:t>
      </w:r>
      <w:r w:rsidRPr="00224C4C">
        <w:rPr>
          <w:rFonts w:ascii="Fb Fontext" w:hAnsi="Fb Fontext"/>
          <w:rtl/>
        </w:rPr>
        <w:t>לא נתכונה אלא לראות משלו.</w:t>
      </w:r>
    </w:p>
    <w:p w14:paraId="03FE1F37" w14:textId="4356E090" w:rsidR="006E0774" w:rsidRPr="00ED5D1B" w:rsidRDefault="006E0774" w:rsidP="006E0774">
      <w:pPr>
        <w:rPr>
          <w:spacing w:val="-2"/>
          <w:rtl/>
        </w:rPr>
      </w:pPr>
      <w:r w:rsidRPr="00ED5D1B">
        <w:rPr>
          <w:rStyle w:val="afffe"/>
          <w:spacing w:val="-2"/>
          <w:rtl/>
        </w:rPr>
        <w:t>ואם הראה לה על השלחן אינה מקודשת</w:t>
      </w:r>
      <w:r w:rsidRPr="00ED5D1B">
        <w:rPr>
          <w:rFonts w:ascii="Fb Fontext" w:hAnsi="Fb Fontext"/>
          <w:spacing w:val="-2"/>
          <w:rtl/>
        </w:rPr>
        <w:t>.</w:t>
      </w:r>
      <w:r w:rsidRPr="00ED5D1B">
        <w:rPr>
          <w:rFonts w:ascii="Fb Fontext" w:hAnsi="Fb Fontext" w:hint="cs"/>
          <w:spacing w:val="-2"/>
          <w:rtl/>
        </w:rPr>
        <w:t xml:space="preserve"> </w:t>
      </w:r>
      <w:r w:rsidR="0009665C" w:rsidRPr="00ED5D1B">
        <w:rPr>
          <w:rFonts w:ascii="Fb Fontext" w:hAnsi="Fb Fontext" w:hint="cs"/>
          <w:spacing w:val="-2"/>
          <w:rtl/>
        </w:rPr>
        <w:t>אף</w:t>
      </w:r>
      <w:r w:rsidRPr="00ED5D1B">
        <w:rPr>
          <w:rFonts w:ascii="Fb Fontext" w:hAnsi="Fb Fontext" w:hint="cs"/>
          <w:spacing w:val="-2"/>
          <w:rtl/>
        </w:rPr>
        <w:t xml:space="preserve"> </w:t>
      </w:r>
      <w:r w:rsidR="00F5072D" w:rsidRPr="00ED5D1B">
        <w:rPr>
          <w:rFonts w:ascii="Fb Fontext" w:hAnsi="Fb Fontext" w:hint="cs"/>
          <w:spacing w:val="-2"/>
          <w:rtl/>
        </w:rPr>
        <w:t>שמחזיקם</w:t>
      </w:r>
      <w:r w:rsidRPr="00ED5D1B">
        <w:rPr>
          <w:rFonts w:ascii="Fb Fontext" w:hAnsi="Fb Fontext" w:hint="cs"/>
          <w:spacing w:val="-2"/>
          <w:rtl/>
        </w:rPr>
        <w:t xml:space="preserve"> בעיסקא.</w:t>
      </w:r>
    </w:p>
    <w:p w14:paraId="470032F5" w14:textId="77777777" w:rsidR="006E0774" w:rsidRPr="00131640" w:rsidRDefault="006E0774" w:rsidP="00841728">
      <w:pPr>
        <w:pStyle w:val="affb"/>
        <w:rPr>
          <w:rtl/>
        </w:rPr>
      </w:pPr>
      <w:r w:rsidRPr="00224C4C">
        <w:rPr>
          <w:rFonts w:hint="cs"/>
          <w:rtl/>
        </w:rPr>
        <w:t>׹</w:t>
      </w:r>
    </w:p>
    <w:p w14:paraId="6DAFC0C3" w14:textId="77777777" w:rsidR="006E0774" w:rsidRPr="00131640" w:rsidRDefault="006E0774" w:rsidP="009D66E0">
      <w:pPr>
        <w:pStyle w:val="afffff8"/>
        <w:framePr w:wrap="around"/>
        <w:rPr>
          <w:rtl/>
        </w:rPr>
      </w:pPr>
      <w:del w:id="20132" w:author="קלוד" w:date="2026-10-06T10:09:14Z">
        <w:r>
          <w:rPr>
            <w:rStyle w:val="afffa"/>
            <w:rFonts w:ascii="Fb Fontext" w:hAnsi="Fb Fontext"/>
            <w:rtl/>
          </w:rPr>
          <w:delText xml:space="preserve">מתני'.</w:delText>
        </w:r>
      </w:del>
      <w:ins w:id="20133" w:author="קלוד" w:date="2026-10-06T10:09:14Z">
        <w:r>
          <w:rPr>
            <w:rStyle w:val="afffa"/>
            <w:rFonts w:ascii="Fb Fontext" w:hAnsi="Fb Fontext"/>
            <w:rtl/>
          </w:rPr>
          <w:t xml:space="preserve">משנה ו</w:t>
        </w:r>
      </w:ins>
    </w:p>
    <w:p w14:paraId="0A82D7ED" w14:textId="77777777" w:rsidR="006E0774" w:rsidRPr="00131640" w:rsidRDefault="006E0774" w:rsidP="00954D80">
      <w:pPr>
        <w:pStyle w:val="afff5"/>
        <w:spacing w:before="120"/>
        <w:rPr>
          <w:rtl/>
        </w:rPr>
        <w:pPrChange w:id="90026" w:author="קלוד" w:date="2026-10-08T12:08:16Z">
          <w:pPr>
            <w:pStyle w:val="afff5"/>
          </w:pPr>
        </w:pPrChange>
      </w:pPr>
      <w:r w:rsidRPr="00224C4C">
        <w:rPr>
          <w:rStyle w:val="afffa"/>
          <w:rFonts w:ascii="Fb Fontext" w:hAnsi="Fb Fontext"/>
          <w:b/>
          <w:rtl/>
        </w:rPr>
        <w:t>על מנת שיש לי בית כור עפר - הרי זו מקודשת, ויש לו.</w:t>
      </w:r>
    </w:p>
    <w:p w14:paraId="6FFB1F41" w14:textId="77777777" w:rsidR="009469D7" w:rsidRDefault="006E0774" w:rsidP="00954D80">
      <w:pPr>
        <w:pStyle w:val="afff5"/>
        <w:rPr>
          <w:rStyle w:val="afffa"/>
          <w:rFonts w:ascii="Fb Fontext" w:hAnsi="Fb Fontext"/>
          <w:b/>
          <w:rtl/>
        </w:rPr>
      </w:pPr>
      <w:r w:rsidRPr="00224C4C">
        <w:rPr>
          <w:rStyle w:val="afffa"/>
          <w:rFonts w:ascii="Fb Fontext" w:hAnsi="Fb Fontext"/>
          <w:b/>
          <w:rtl/>
        </w:rPr>
        <w:t>על מנת שיש לי במקום פלוני, אם יש לו באותו מקום מקודשת,</w:t>
      </w:r>
    </w:p>
    <w:p w14:paraId="58A265E7" w14:textId="7F72BE4A" w:rsidR="006E0774" w:rsidRPr="00131640" w:rsidRDefault="007A5566" w:rsidP="00954D80">
      <w:pPr>
        <w:pStyle w:val="afff5"/>
        <w:rPr>
          <w:rtl/>
        </w:rPr>
      </w:pPr>
      <w:r>
        <w:rPr>
          <w:rStyle w:val="afffa"/>
          <w:rFonts w:ascii="Fb Fontext" w:hAnsi="Fb Fontext" w:hint="cs"/>
          <w:b/>
          <w:rtl/>
        </w:rPr>
        <w:t xml:space="preserve"> </w:t>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sidR="006E0774" w:rsidRPr="00224C4C">
        <w:rPr>
          <w:rStyle w:val="afffa"/>
          <w:rFonts w:ascii="Fb Fontext" w:hAnsi="Fb Fontext"/>
          <w:b/>
          <w:rtl/>
        </w:rPr>
        <w:t>ואם לאו אינה מקודשת.</w:t>
      </w:r>
    </w:p>
    <w:p w14:paraId="692C41B5" w14:textId="77777777" w:rsidR="006E0774" w:rsidRPr="00131640" w:rsidRDefault="006E0774" w:rsidP="00954D80">
      <w:pPr>
        <w:pStyle w:val="afff5"/>
        <w:rPr>
          <w:rtl/>
        </w:rPr>
      </w:pPr>
      <w:r w:rsidRPr="00224C4C">
        <w:rPr>
          <w:rStyle w:val="afffa"/>
          <w:rFonts w:ascii="Fb Fontext" w:hAnsi="Fb Fontext"/>
          <w:b/>
          <w:rtl/>
        </w:rPr>
        <w:t>על מנת שאראך בית כור עפר - הרי זו מקודשת, ויראנה.</w:t>
      </w:r>
    </w:p>
    <w:p w14:paraId="61E1A115" w14:textId="48ABB48F" w:rsidR="006E0774" w:rsidRPr="00131640" w:rsidRDefault="00F20C92" w:rsidP="00954D80">
      <w:pPr>
        <w:pStyle w:val="afff5"/>
        <w:rPr>
          <w:rtl/>
        </w:rPr>
      </w:pPr>
      <w:r>
        <w:rPr>
          <w:rStyle w:val="afffa"/>
          <w:rFonts w:ascii="Fb Fontext" w:hAnsi="Fb Fontext" w:hint="cs"/>
          <w:b/>
          <w:rtl/>
        </w:rPr>
        <w:t xml:space="preserve"> </w:t>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Pr>
          <w:rStyle w:val="afffa"/>
          <w:rFonts w:ascii="Fb Fontext" w:hAnsi="Fb Fontext"/>
          <w:b/>
          <w:rtl/>
        </w:rPr>
        <w:tab/>
      </w:r>
      <w:r w:rsidR="006E0774" w:rsidRPr="00224C4C">
        <w:rPr>
          <w:rStyle w:val="afffa"/>
          <w:rFonts w:ascii="Fb Fontext" w:hAnsi="Fb Fontext"/>
          <w:b/>
          <w:rtl/>
        </w:rPr>
        <w:t>ואם הראה בבקעה - אינה מקודשת</w:t>
      </w:r>
      <w:r w:rsidR="006E0774" w:rsidRPr="00224C4C">
        <w:rPr>
          <w:rtl/>
          <w:rPrChange w:id="40006" w:author="Claude" w:date="2026-10-06T13:34:54Z">
            <w:rPr>
              <w:sz w:val="32"/>
              <w:rtl/>
            </w:rPr>
          </w:rPrChange>
        </w:rPr>
        <w:t>.</w:t>
      </w:r>
    </w:p>
    <w:p w14:paraId="27ED84C9" w14:textId="77777777" w:rsidR="006E0774" w:rsidRPr="00131640" w:rsidRDefault="006E0774" w:rsidP="00841728">
      <w:pPr>
        <w:pStyle w:val="affb"/>
        <w:rPr>
          <w:rtl/>
        </w:rPr>
      </w:pPr>
      <w:r w:rsidRPr="00224C4C">
        <w:rPr>
          <w:rFonts w:hint="cs"/>
          <w:rtl/>
        </w:rPr>
        <w:t>׹</w:t>
      </w:r>
    </w:p>
    <w:p w14:paraId="5E0BEAE9" w14:textId="77777777" w:rsidR="006E0774" w:rsidRPr="00131640" w:rsidRDefault="006E0774" w:rsidP="006E0774">
      <w:pPr>
        <w:rPr>
          <w:rtl/>
        </w:rPr>
      </w:pPr>
      <w:r w:rsidRPr="00224C4C">
        <w:rPr>
          <w:rFonts w:ascii="Fb Fontext" w:hAnsi="Fb Fontext" w:hint="cs"/>
          <w:sz w:val="32"/>
          <w:rtl/>
        </w:rPr>
        <w:t xml:space="preserve">אינה מקודשת </w:t>
      </w:r>
      <w:r w:rsidRPr="00210DF6">
        <w:rPr>
          <w:rStyle w:val="afffa"/>
          <w:rFonts w:ascii="Fb Fontext" w:hAnsi="Fb Fontext" w:cs="BA TM • Vilna Extra-Bold" w:hint="cs"/>
          <w:bCs w:val="0"/>
          <w:rtl/>
        </w:rPr>
        <w:t>וודאי</w:t>
      </w:r>
      <w:r w:rsidRPr="00224C4C">
        <w:rPr>
          <w:rFonts w:ascii="Fb Fontext" w:hAnsi="Fb Fontext" w:hint="cs"/>
          <w:sz w:val="32"/>
          <w:rtl/>
        </w:rPr>
        <w:t xml:space="preserve">, אבל חיישי שמא יש לו לגבי קידושי </w:t>
      </w:r>
      <w:r w:rsidRPr="00210DF6">
        <w:rPr>
          <w:rStyle w:val="afffa"/>
          <w:rFonts w:ascii="Fb Fontext" w:hAnsi="Fb Fontext" w:cs="BA TM • Vilna Extra-Bold" w:hint="cs"/>
          <w:bCs w:val="0"/>
          <w:rtl/>
        </w:rPr>
        <w:t>ספק</w:t>
      </w:r>
    </w:p>
    <w:p w14:paraId="3DB02BCB" w14:textId="77777777" w:rsidR="00A85AC8" w:rsidRPr="00E600D8" w:rsidRDefault="006E0774" w:rsidP="00F20C92">
      <w:pPr>
        <w:pStyle w:val="38"/>
        <w:framePr w:wrap="notBeside"/>
        <w:rPr>
          <w:rtl/>
        </w:rPr>
      </w:pPr>
      <w:r w:rsidRPr="00E600D8">
        <w:rPr>
          <w:rFonts w:hint="cs"/>
          <w:rtl/>
        </w:rPr>
        <w:t>ו</w:t>
      </w:r>
      <w:r w:rsidRPr="00E600D8">
        <w:rPr>
          <w:rtl/>
        </w:rPr>
        <w:t>צריכא</w:t>
      </w:r>
      <w:r w:rsidR="00A85AC8" w:rsidRPr="00E600D8">
        <w:rPr>
          <w:rtl/>
        </w:rPr>
        <w:t>:</w:t>
      </w:r>
    </w:p>
    <w:p w14:paraId="0A3FC8F6" w14:textId="587FE63A" w:rsidR="006E0774" w:rsidRPr="00131640" w:rsidRDefault="006E0774" w:rsidP="006E0774">
      <w:pPr>
        <w:rPr>
          <w:rtl/>
        </w:rPr>
      </w:pPr>
      <w:r w:rsidRPr="00224C4C">
        <w:rPr>
          <w:rFonts w:ascii="Fb Fontext" w:hAnsi="Fb Fontext" w:hint="cs"/>
          <w:rtl/>
        </w:rPr>
        <w:t xml:space="preserve">בארעא </w:t>
      </w:r>
      <w:r w:rsidR="005B4895">
        <w:rPr>
          <w:rFonts w:ascii="Fb Fontext" w:hAnsi="Fb Fontext" w:hint="cs"/>
          <w:rtl/>
        </w:rPr>
        <w:t>ולא אמרי'</w:t>
      </w:r>
      <w:r w:rsidRPr="00224C4C">
        <w:rPr>
          <w:rFonts w:ascii="Fb Fontext" w:hAnsi="Fb Fontext" w:hint="cs"/>
          <w:rtl/>
        </w:rPr>
        <w:t xml:space="preserve"> דאי יש לו קרקע יש קול קמ</w:t>
      </w:r>
      <w:r w:rsidRPr="00224C4C">
        <w:rPr>
          <w:rFonts w:ascii="Fb Fontext" w:hAnsi="Fb Fontext"/>
          <w:rtl/>
        </w:rPr>
        <w:t>"</w:t>
      </w:r>
      <w:r w:rsidRPr="00224C4C">
        <w:rPr>
          <w:rFonts w:ascii="Fb Fontext" w:hAnsi="Fb Fontext" w:hint="cs"/>
          <w:rtl/>
        </w:rPr>
        <w:t>ל</w:t>
      </w:r>
      <w:r w:rsidR="005B4895">
        <w:rPr>
          <w:rFonts w:ascii="Fb Fontext" w:hAnsi="Fb Fontext" w:hint="cs"/>
          <w:rtl/>
        </w:rPr>
        <w:t>,</w:t>
      </w:r>
      <w:r w:rsidRPr="00224C4C">
        <w:rPr>
          <w:rFonts w:ascii="Fb Fontext" w:hAnsi="Fb Fontext" w:hint="cs"/>
          <w:rtl/>
        </w:rPr>
        <w:t xml:space="preserve"> </w:t>
      </w:r>
      <w:r w:rsidR="005B4895">
        <w:rPr>
          <w:rFonts w:ascii="Fb Fontext" w:hAnsi="Fb Fontext" w:hint="cs"/>
          <w:rtl/>
        </w:rPr>
        <w:t>ד</w:t>
      </w:r>
      <w:r w:rsidRPr="00224C4C">
        <w:rPr>
          <w:rFonts w:ascii="Fb Fontext" w:hAnsi="Fb Fontext" w:hint="cs"/>
          <w:rtl/>
        </w:rPr>
        <w:t>חי</w:t>
      </w:r>
      <w:r w:rsidR="005B4895">
        <w:rPr>
          <w:rFonts w:ascii="Fb Fontext" w:hAnsi="Fb Fontext" w:hint="cs"/>
          <w:rtl/>
        </w:rPr>
        <w:t>י</w:t>
      </w:r>
      <w:r w:rsidRPr="00224C4C">
        <w:rPr>
          <w:rFonts w:ascii="Fb Fontext" w:hAnsi="Fb Fontext" w:hint="cs"/>
          <w:rtl/>
        </w:rPr>
        <w:t>שי מספק</w:t>
      </w:r>
    </w:p>
    <w:p w14:paraId="4C0D3073" w14:textId="77777777" w:rsidR="006E0774" w:rsidRPr="00131640" w:rsidRDefault="006E0774" w:rsidP="00841728">
      <w:pPr>
        <w:pStyle w:val="affb"/>
        <w:rPr>
          <w:rtl/>
        </w:rPr>
      </w:pPr>
      <w:r w:rsidRPr="00224C4C">
        <w:rPr>
          <w:rFonts w:hint="cs"/>
          <w:rtl/>
        </w:rPr>
        <w:t>׹</w:t>
      </w:r>
    </w:p>
    <w:p w14:paraId="310896A0" w14:textId="15DA34E2" w:rsidR="006E0774" w:rsidRPr="00131640" w:rsidRDefault="005B4895" w:rsidP="006E0774">
      <w:pPr>
        <w:rPr>
          <w:rtl/>
        </w:rPr>
      </w:pPr>
      <w:r>
        <w:rPr>
          <w:rStyle w:val="afffe"/>
          <w:rFonts w:hint="cs"/>
          <w:spacing w:val="4"/>
          <w:rtl/>
        </w:rPr>
        <w:t>ע''מ</w:t>
      </w:r>
      <w:r w:rsidR="006E0774" w:rsidRPr="00224C4C">
        <w:rPr>
          <w:rStyle w:val="afffe"/>
          <w:spacing w:val="4"/>
          <w:rtl/>
        </w:rPr>
        <w:t xml:space="preserve"> שיש לי במקום פלוני, </w:t>
      </w:r>
      <w:r>
        <w:rPr>
          <w:rStyle w:val="afffe"/>
          <w:rFonts w:hint="cs"/>
          <w:spacing w:val="4"/>
          <w:rtl/>
        </w:rPr>
        <w:t>-</w:t>
      </w:r>
      <w:r w:rsidR="006E0774" w:rsidRPr="00224C4C">
        <w:rPr>
          <w:rFonts w:ascii="Fb Fontext" w:hAnsi="Fb Fontext" w:hint="cs"/>
          <w:sz w:val="32"/>
          <w:rtl/>
        </w:rPr>
        <w:t>אינו יכול לומר למאי נפק</w:t>
      </w:r>
      <w:r w:rsidR="006E0774" w:rsidRPr="00224C4C">
        <w:rPr>
          <w:rFonts w:ascii="Fb Fontext" w:hAnsi="Fb Fontext"/>
          <w:sz w:val="32"/>
          <w:rtl/>
        </w:rPr>
        <w:t>"</w:t>
      </w:r>
      <w:r w:rsidR="006E0774" w:rsidRPr="00224C4C">
        <w:rPr>
          <w:rFonts w:ascii="Fb Fontext" w:hAnsi="Fb Fontext" w:hint="cs"/>
          <w:sz w:val="32"/>
          <w:rtl/>
        </w:rPr>
        <w:t>מ לך</w:t>
      </w:r>
    </w:p>
    <w:p w14:paraId="2F7D011C" w14:textId="581845F3" w:rsidR="006E0774" w:rsidRPr="00240540" w:rsidRDefault="005B4895" w:rsidP="008736B1">
      <w:pPr>
        <w:rPr>
          <w:spacing w:val="2"/>
          <w:rtl/>
        </w:rPr>
      </w:pPr>
      <w:r w:rsidRPr="00240540">
        <w:rPr>
          <w:rStyle w:val="afffe"/>
          <w:rFonts w:hint="cs"/>
          <w:spacing w:val="2"/>
          <w:rtl/>
        </w:rPr>
        <w:t>ע''מ</w:t>
      </w:r>
      <w:r w:rsidR="006E0774" w:rsidRPr="00240540">
        <w:rPr>
          <w:rStyle w:val="afffe"/>
          <w:spacing w:val="2"/>
          <w:rtl/>
        </w:rPr>
        <w:t xml:space="preserve"> שאראך בית כור עפר.</w:t>
      </w:r>
      <w:r w:rsidR="006E0774" w:rsidRPr="00240540">
        <w:rPr>
          <w:rStyle w:val="afffa"/>
          <w:rFonts w:ascii="Fb Fontext" w:hAnsi="Fb Fontext" w:cs="BA TM • Vilna Extra-Bold" w:hint="cs"/>
          <w:bCs w:val="0"/>
          <w:spacing w:val="2"/>
          <w:rtl/>
        </w:rPr>
        <w:t xml:space="preserve"> </w:t>
      </w:r>
      <w:r w:rsidR="006E0774" w:rsidRPr="00240540">
        <w:rPr>
          <w:rFonts w:ascii="Fb Fontext" w:hAnsi="Fb Fontext" w:hint="cs"/>
          <w:spacing w:val="2"/>
          <w:rtl/>
        </w:rPr>
        <w:t>ד</w:t>
      </w:r>
      <w:r w:rsidR="006E0774" w:rsidRPr="00240540">
        <w:rPr>
          <w:rFonts w:ascii="Fb Fontext" w:hAnsi="Fb Fontext"/>
          <w:spacing w:val="2"/>
          <w:rtl/>
        </w:rPr>
        <w:t>לא נתכוונה זו אלא לראות משלו.</w:t>
      </w:r>
    </w:p>
    <w:p w14:paraId="69A065B6" w14:textId="77777777" w:rsidR="006E0774" w:rsidRPr="00240540" w:rsidRDefault="006E0774" w:rsidP="0010529F">
      <w:pPr>
        <w:pStyle w:val="afff0"/>
        <w:framePr w:wrap="around"/>
        <w:rPr>
          <w:spacing w:val="2"/>
          <w:rtl/>
        </w:rPr>
      </w:pPr>
      <w:r w:rsidRPr="00240540">
        <w:rPr>
          <w:rFonts w:hint="cs"/>
          <w:spacing w:val="2"/>
          <w:rtl/>
        </w:rPr>
        <w:t>סא.</w:t>
      </w:r>
    </w:p>
    <w:p w14:paraId="496AEF74" w14:textId="78E2946E" w:rsidR="006E0774" w:rsidRDefault="006E0774" w:rsidP="006E0774">
      <w:pPr>
        <w:rPr>
          <w:rtl/>
        </w:rPr>
      </w:pPr>
      <w:r w:rsidRPr="00240540">
        <w:rPr>
          <w:rStyle w:val="afffe"/>
          <w:spacing w:val="2"/>
          <w:rtl/>
        </w:rPr>
        <w:t>ואם הראה בבקעה אינה מקודשת</w:t>
      </w:r>
      <w:r w:rsidRPr="00240540">
        <w:rPr>
          <w:rStyle w:val="afffa"/>
          <w:rFonts w:ascii="Fb Fontext" w:hAnsi="Fb Fontext" w:cs="BA TM • Vilna Extra-Bold"/>
          <w:bCs w:val="0"/>
          <w:spacing w:val="2"/>
          <w:rtl/>
        </w:rPr>
        <w:t>.</w:t>
      </w:r>
      <w:r w:rsidRPr="00240540">
        <w:rPr>
          <w:rFonts w:ascii="Fb Fontext" w:hAnsi="Fb Fontext" w:hint="cs"/>
          <w:spacing w:val="2"/>
          <w:rtl/>
        </w:rPr>
        <w:t xml:space="preserve"> </w:t>
      </w:r>
      <w:r w:rsidR="008736B1" w:rsidRPr="00240540">
        <w:rPr>
          <w:rFonts w:ascii="Fb Fontext" w:hAnsi="Fb Fontext" w:hint="cs"/>
          <w:spacing w:val="2"/>
          <w:rtl/>
        </w:rPr>
        <w:t xml:space="preserve">ואף </w:t>
      </w:r>
      <w:r w:rsidRPr="00240540">
        <w:rPr>
          <w:rFonts w:ascii="Fb Fontext" w:hAnsi="Fb Fontext" w:hint="cs"/>
          <w:spacing w:val="2"/>
          <w:rtl/>
        </w:rPr>
        <w:t>דנקט באריסות מהני</w:t>
      </w:r>
    </w:p>
    <w:p w14:paraId="51F1BEDC" w14:textId="78316C54" w:rsidR="007309FA" w:rsidRPr="00131640" w:rsidRDefault="007309FA" w:rsidP="007309FA">
      <w:pPr>
        <w:pStyle w:val="affffb"/>
        <w:rPr>
          <w:rtl/>
        </w:rPr>
      </w:pPr>
      <w:r w:rsidRPr="007309FA">
        <w:rPr>
          <w:rtl/>
        </w:rPr>
        <w:t>***</w:t>
      </w:r>
    </w:p>
    <w:p w14:paraId="097CD6FA" w14:textId="77777777" w:rsidR="009469D7" w:rsidRDefault="006E0774" w:rsidP="00F65F8B">
      <w:pPr>
        <w:pStyle w:val="affffb"/>
        <w:rPr>
          <w:rtl/>
        </w:rPr>
      </w:pPr>
      <w:r w:rsidRPr="00210DF6">
        <w:rPr>
          <w:rStyle w:val="afffa"/>
          <w:rtl/>
        </w:rPr>
        <w:t>גבי הקדש תנן</w:t>
      </w:r>
      <w:r w:rsidRPr="00224C4C">
        <w:rPr>
          <w:rtl/>
        </w:rPr>
        <w:t>:</w:t>
      </w:r>
    </w:p>
    <w:p w14:paraId="2671040B" w14:textId="052F7A8B" w:rsidR="006E0774" w:rsidRPr="00131640" w:rsidRDefault="006E0774" w:rsidP="006E0774">
      <w:pPr>
        <w:rPr>
          <w:rtl/>
        </w:rPr>
      </w:pPr>
      <w:r w:rsidRPr="00224C4C">
        <w:rPr>
          <w:rFonts w:ascii="Fb Fontext" w:hAnsi="Fb Fontext"/>
          <w:sz w:val="32"/>
          <w:rtl/>
        </w:rPr>
        <w:t>המקדיש שדהו בשעת היובל, נותן בזרע חומר שעורים חמשים שקל כסף.</w:t>
      </w:r>
    </w:p>
    <w:p w14:paraId="58B4D7BC" w14:textId="164C21DB" w:rsidR="006E0774" w:rsidRPr="00131640" w:rsidRDefault="006E0774" w:rsidP="006E0774">
      <w:pPr>
        <w:rPr>
          <w:rtl/>
        </w:rPr>
      </w:pPr>
      <w:r w:rsidRPr="00224C4C">
        <w:rPr>
          <w:rFonts w:ascii="Fb Fontext" w:hAnsi="Fb Fontext"/>
          <w:rtl/>
        </w:rPr>
        <w:t xml:space="preserve">נקעים עמוקים או סלעים גבוהים </w:t>
      </w:r>
      <w:r w:rsidRPr="00224C4C">
        <w:rPr>
          <w:rFonts w:ascii="Fb Fontext" w:hAnsi="Fb Fontext" w:hint="cs"/>
          <w:rtl/>
        </w:rPr>
        <w:t>י'</w:t>
      </w:r>
      <w:r w:rsidRPr="00224C4C">
        <w:rPr>
          <w:rFonts w:ascii="Fb Fontext" w:hAnsi="Fb Fontext"/>
          <w:rtl/>
        </w:rPr>
        <w:t xml:space="preserve"> טפחים - אין נמדדין עמה,</w:t>
      </w:r>
    </w:p>
    <w:p w14:paraId="2CC53AEA" w14:textId="5F1F9ABC" w:rsidR="006E0774" w:rsidRPr="00131640" w:rsidRDefault="00C05E7B" w:rsidP="006E0774">
      <w:pPr>
        <w:rPr>
          <w:rtl/>
        </w:rPr>
      </w:pPr>
      <w:r>
        <w:rPr>
          <w:rFonts w:ascii="Fb Fontext" w:hAnsi="Fb Fontext" w:hint="cs"/>
          <w:rtl/>
        </w:rPr>
        <w:t>ו</w:t>
      </w:r>
      <w:r w:rsidR="006E0774" w:rsidRPr="00224C4C">
        <w:rPr>
          <w:rFonts w:ascii="Fb Fontext" w:hAnsi="Fb Fontext" w:hint="cs"/>
          <w:rtl/>
        </w:rPr>
        <w:t>אינם מוקדשים בפנ</w:t>
      </w:r>
      <w:r w:rsidR="006E0774" w:rsidRPr="00224C4C">
        <w:rPr>
          <w:rFonts w:ascii="Fb Fontext" w:hAnsi="Fb Fontext"/>
          <w:rtl/>
        </w:rPr>
        <w:t>"</w:t>
      </w:r>
      <w:r w:rsidR="006E0774" w:rsidRPr="00224C4C">
        <w:rPr>
          <w:rFonts w:ascii="Fb Fontext" w:hAnsi="Fb Fontext" w:hint="cs"/>
          <w:rtl/>
        </w:rPr>
        <w:t>ע א</w:t>
      </w:r>
      <w:r>
        <w:rPr>
          <w:rFonts w:ascii="Fb Fontext" w:hAnsi="Fb Fontext" w:hint="cs"/>
          <w:rtl/>
        </w:rPr>
        <w:t>ף</w:t>
      </w:r>
      <w:r w:rsidR="006E0774" w:rsidRPr="00224C4C">
        <w:rPr>
          <w:rFonts w:ascii="Fb Fontext" w:hAnsi="Fb Fontext" w:hint="cs"/>
          <w:rtl/>
        </w:rPr>
        <w:t xml:space="preserve"> דהוי פחות מבית כור קדוש </w:t>
      </w:r>
      <w:r w:rsidR="006E0774" w:rsidRPr="00224C4C">
        <w:rPr>
          <w:rStyle w:val="affffa"/>
          <w:rFonts w:hint="cs"/>
          <w:rtl/>
        </w:rPr>
        <w:t xml:space="preserve">ד'שדה' </w:t>
      </w:r>
      <w:r w:rsidR="006E0774" w:rsidRPr="00224C4C">
        <w:rPr>
          <w:rFonts w:ascii="Fb Fontext" w:hAnsi="Fb Fontext" w:hint="cs"/>
          <w:rtl/>
        </w:rPr>
        <w:t>לרבות לתך סאה תרקב ורובע</w:t>
      </w:r>
      <w:r>
        <w:rPr>
          <w:rFonts w:ascii="Fb Fontext" w:hAnsi="Fb Fontext" w:hint="cs"/>
          <w:rtl/>
        </w:rPr>
        <w:t>,</w:t>
      </w:r>
    </w:p>
    <w:p w14:paraId="471264E8" w14:textId="085F21DC" w:rsidR="00A85AC8" w:rsidRPr="00E600D8" w:rsidRDefault="006E0774" w:rsidP="00DE1783">
      <w:pPr>
        <w:pStyle w:val="38"/>
        <w:framePr w:wrap="notBeside"/>
        <w:rPr>
          <w:rtl/>
        </w:rPr>
      </w:pPr>
      <w:r w:rsidRPr="00E600D8">
        <w:rPr>
          <w:rtl/>
        </w:rPr>
        <w:t xml:space="preserve">- </w:t>
      </w:r>
      <w:r w:rsidRPr="00E600D8">
        <w:rPr>
          <w:rFonts w:hint="cs"/>
          <w:rtl/>
        </w:rPr>
        <w:t>מעב</w:t>
      </w:r>
      <w:r w:rsidRPr="00E600D8">
        <w:rPr>
          <w:rtl/>
        </w:rPr>
        <w:t>"</w:t>
      </w:r>
      <w:r w:rsidRPr="00E600D8">
        <w:rPr>
          <w:rFonts w:hint="cs"/>
          <w:rtl/>
        </w:rPr>
        <w:t>ח</w:t>
      </w:r>
      <w:r w:rsidR="00A85AC8" w:rsidRPr="00E600D8">
        <w:rPr>
          <w:rtl/>
        </w:rPr>
        <w:t>:</w:t>
      </w:r>
    </w:p>
    <w:p w14:paraId="2571E0E7" w14:textId="513DB33F" w:rsidR="006E0774" w:rsidRPr="00131640" w:rsidRDefault="006E0774" w:rsidP="00943179">
      <w:pPr>
        <w:rPr>
          <w:rtl/>
        </w:rPr>
      </w:pPr>
      <w:r w:rsidRPr="00943179">
        <w:rPr>
          <w:rtl/>
        </w:rPr>
        <w:t xml:space="preserve">בנקעים מלאים מים דלאו בני זריעה </w:t>
      </w:r>
      <w:r w:rsidR="00DE1783">
        <w:rPr>
          <w:rFonts w:hint="cs"/>
          <w:rtl/>
        </w:rPr>
        <w:t>הן</w:t>
      </w:r>
      <w:r w:rsidRPr="00943179">
        <w:rPr>
          <w:rFonts w:hint="cs"/>
          <w:rtl/>
        </w:rPr>
        <w:t xml:space="preserve"> </w:t>
      </w:r>
      <w:r w:rsidRPr="00DE1783">
        <w:rPr>
          <w:rStyle w:val="afffff3"/>
          <w:rFonts w:hint="cs"/>
          <w:rtl/>
        </w:rPr>
        <w:t xml:space="preserve">דיקא </w:t>
      </w:r>
      <w:r w:rsidR="00B35B36" w:rsidRPr="00DE1783">
        <w:rPr>
          <w:rStyle w:val="afffff3"/>
          <w:rFonts w:hint="cs"/>
          <w:rtl/>
        </w:rPr>
        <w:t>גם</w:t>
      </w:r>
      <w:r w:rsidRPr="00943179">
        <w:rPr>
          <w:rFonts w:hint="cs"/>
          <w:rtl/>
        </w:rPr>
        <w:t xml:space="preserve"> דסלעים גבוהים</w:t>
      </w:r>
      <w:r w:rsidR="00C05E7B">
        <w:rPr>
          <w:rFonts w:hint="cs"/>
          <w:rtl/>
        </w:rPr>
        <w:t>,</w:t>
      </w:r>
    </w:p>
    <w:p w14:paraId="1CCDB2BF" w14:textId="29E91C13" w:rsidR="006E0774" w:rsidRDefault="006E0774" w:rsidP="006E0774">
      <w:pPr>
        <w:rPr>
          <w:rtl/>
        </w:rPr>
      </w:pPr>
      <w:r w:rsidRPr="00224C4C">
        <w:rPr>
          <w:rFonts w:ascii="Fb Fontext" w:hAnsi="Fb Fontext" w:hint="cs"/>
          <w:rtl/>
        </w:rPr>
        <w:t xml:space="preserve">אבל </w:t>
      </w:r>
      <w:r w:rsidRPr="00224C4C">
        <w:rPr>
          <w:rFonts w:ascii="Fb Fontext" w:hAnsi="Fb Fontext"/>
          <w:rtl/>
        </w:rPr>
        <w:t>פחות מ</w:t>
      </w:r>
      <w:r w:rsidR="00DE1783">
        <w:rPr>
          <w:rFonts w:ascii="Fb Fontext" w:hAnsi="Fb Fontext" w:hint="cs"/>
          <w:rtl/>
        </w:rPr>
        <w:t>כך</w:t>
      </w:r>
      <w:r w:rsidRPr="00224C4C">
        <w:rPr>
          <w:rFonts w:ascii="Fb Fontext" w:hAnsi="Fb Fontext" w:hint="cs"/>
          <w:rtl/>
        </w:rPr>
        <w:t>-</w:t>
      </w:r>
      <w:r w:rsidRPr="00224C4C">
        <w:rPr>
          <w:rFonts w:ascii="Fb Fontext" w:hAnsi="Fb Fontext"/>
          <w:rtl/>
        </w:rPr>
        <w:t xml:space="preserve"> נאגני </w:t>
      </w:r>
      <w:r w:rsidR="00C05E7B">
        <w:rPr>
          <w:rFonts w:ascii="Fb Fontext" w:hAnsi="Fb Fontext" w:hint="cs"/>
          <w:rtl/>
        </w:rPr>
        <w:t>ו</w:t>
      </w:r>
      <w:r w:rsidRPr="00224C4C">
        <w:rPr>
          <w:rFonts w:ascii="Fb Fontext" w:hAnsi="Fb Fontext"/>
          <w:rtl/>
        </w:rPr>
        <w:t>שדרא דארעא מקרו</w:t>
      </w:r>
      <w:r w:rsidRPr="00224C4C">
        <w:rPr>
          <w:rFonts w:ascii="Fb Fontext" w:hAnsi="Fb Fontext" w:hint="cs"/>
          <w:rtl/>
        </w:rPr>
        <w:t xml:space="preserve"> </w:t>
      </w:r>
      <w:r w:rsidR="00C05E7B">
        <w:rPr>
          <w:rFonts w:ascii="Fb Fontext" w:hAnsi="Fb Fontext" w:hint="cs"/>
          <w:rtl/>
        </w:rPr>
        <w:t xml:space="preserve">- </w:t>
      </w:r>
      <w:r w:rsidRPr="00224C4C">
        <w:rPr>
          <w:rFonts w:ascii="Fb Fontext" w:hAnsi="Fb Fontext" w:hint="cs"/>
          <w:rtl/>
        </w:rPr>
        <w:t>ולא קדושים</w:t>
      </w:r>
      <w:r w:rsidRPr="00224C4C">
        <w:rPr>
          <w:rFonts w:ascii="Fb Fontext" w:hAnsi="Fb Fontext"/>
          <w:rtl/>
        </w:rPr>
        <w:t>.</w:t>
      </w:r>
    </w:p>
    <w:p w14:paraId="399A3B25" w14:textId="364E9BE9" w:rsidR="007309FA" w:rsidRPr="00131640" w:rsidRDefault="007309FA" w:rsidP="007309FA">
      <w:pPr>
        <w:pStyle w:val="affffb"/>
        <w:rPr>
          <w:rtl/>
        </w:rPr>
      </w:pPr>
      <w:r w:rsidRPr="007309FA">
        <w:rPr>
          <w:rtl/>
        </w:rPr>
        <w:t>***</w:t>
      </w:r>
    </w:p>
    <w:p w14:paraId="38ABED61" w14:textId="77777777" w:rsidR="009469D7" w:rsidRDefault="006E0774" w:rsidP="00F65F8B">
      <w:pPr>
        <w:pStyle w:val="affffb"/>
        <w:rPr>
          <w:rtl/>
        </w:rPr>
      </w:pPr>
      <w:r w:rsidRPr="00210DF6">
        <w:rPr>
          <w:rStyle w:val="afffa"/>
          <w:rtl/>
        </w:rPr>
        <w:t>גבי מכר תנן</w:t>
      </w:r>
      <w:r w:rsidRPr="00224C4C">
        <w:rPr>
          <w:rtl/>
        </w:rPr>
        <w:t>:</w:t>
      </w:r>
    </w:p>
    <w:p w14:paraId="639AD834" w14:textId="7CBB4DFD" w:rsidR="006E0774" w:rsidRPr="00131640" w:rsidRDefault="006E0774" w:rsidP="00C05E7B">
      <w:pPr>
        <w:rPr>
          <w:rtl/>
        </w:rPr>
      </w:pPr>
      <w:r w:rsidRPr="00224C4C">
        <w:rPr>
          <w:rFonts w:ascii="Fb Fontext" w:hAnsi="Fb Fontext"/>
          <w:sz w:val="32"/>
          <w:rtl/>
        </w:rPr>
        <w:t>בית כור עפר אני מוכר לך, והיו שם נקעים עמוקים או סלעים גבוהים</w:t>
      </w:r>
      <w:r w:rsidR="00C05E7B">
        <w:rPr>
          <w:rFonts w:ascii="Fb Fontext" w:hAnsi="Fb Fontext" w:hint="cs"/>
          <w:sz w:val="32"/>
          <w:rtl/>
        </w:rPr>
        <w:t xml:space="preserve"> י'</w:t>
      </w:r>
      <w:r w:rsidRPr="00224C4C">
        <w:rPr>
          <w:rFonts w:ascii="Fb Fontext" w:hAnsi="Fb Fontext"/>
          <w:sz w:val="32"/>
          <w:rtl/>
        </w:rPr>
        <w:t xml:space="preserve"> טפחים - אין נמדדים עמה, פחות מכאן נמדדים עמה.</w:t>
      </w:r>
    </w:p>
    <w:p w14:paraId="2A423C04" w14:textId="2D9F1430" w:rsidR="00A85AC8" w:rsidRPr="00E600D8" w:rsidRDefault="006E0774" w:rsidP="00641FAF">
      <w:pPr>
        <w:pStyle w:val="38"/>
        <w:framePr w:wrap="notBeside"/>
        <w:rPr>
          <w:rtl/>
        </w:rPr>
      </w:pPr>
      <w:r w:rsidRPr="00E600D8">
        <w:rPr>
          <w:rtl/>
        </w:rPr>
        <w:t>וא</w:t>
      </w:r>
      <w:r w:rsidRPr="00E600D8">
        <w:rPr>
          <w:rFonts w:hint="cs"/>
          <w:rtl/>
        </w:rPr>
        <w:t>מעב</w:t>
      </w:r>
      <w:r w:rsidRPr="00E600D8">
        <w:rPr>
          <w:rtl/>
        </w:rPr>
        <w:t>"</w:t>
      </w:r>
      <w:r w:rsidRPr="00E600D8">
        <w:rPr>
          <w:rFonts w:hint="cs"/>
          <w:rtl/>
        </w:rPr>
        <w:t>ח</w:t>
      </w:r>
      <w:r w:rsidR="00A85AC8" w:rsidRPr="00E600D8">
        <w:rPr>
          <w:rtl/>
        </w:rPr>
        <w:t>:</w:t>
      </w:r>
    </w:p>
    <w:p w14:paraId="46653E39" w14:textId="6A005824" w:rsidR="006E0774" w:rsidRPr="00131640" w:rsidRDefault="006E0774" w:rsidP="006E0774">
      <w:pPr>
        <w:rPr>
          <w:rtl/>
        </w:rPr>
      </w:pPr>
      <w:r w:rsidRPr="00224C4C">
        <w:rPr>
          <w:rFonts w:ascii="Fb Fontext" w:hAnsi="Fb Fontext"/>
          <w:sz w:val="32"/>
          <w:rtl/>
        </w:rPr>
        <w:t>אע"פ שאין מלאים מים.</w:t>
      </w:r>
    </w:p>
    <w:p w14:paraId="6214E6A5" w14:textId="17BDEA39" w:rsidR="00A85AC8" w:rsidRPr="00E600D8" w:rsidRDefault="00DE1783" w:rsidP="00641FAF">
      <w:pPr>
        <w:pStyle w:val="38"/>
        <w:framePr w:wrap="notBeside"/>
        <w:rPr>
          <w:rtl/>
        </w:rPr>
      </w:pPr>
      <w:r w:rsidRPr="00E600D8">
        <w:rPr>
          <w:rFonts w:hint="cs"/>
          <w:rtl/>
        </w:rPr>
        <w:t>והטעם</w:t>
      </w:r>
      <w:r w:rsidR="006E0774" w:rsidRPr="00E600D8">
        <w:rPr>
          <w:rtl/>
        </w:rPr>
        <w:t xml:space="preserve"> </w:t>
      </w:r>
      <w:r w:rsidR="006E0774" w:rsidRPr="00E600D8">
        <w:rPr>
          <w:rFonts w:hint="cs"/>
          <w:rtl/>
        </w:rPr>
        <w:t>אר</w:t>
      </w:r>
      <w:r w:rsidR="006E0774" w:rsidRPr="00E600D8">
        <w:rPr>
          <w:rtl/>
        </w:rPr>
        <w:t>"</w:t>
      </w:r>
      <w:r w:rsidR="006E0774" w:rsidRPr="00E600D8">
        <w:rPr>
          <w:rFonts w:hint="cs"/>
          <w:rtl/>
        </w:rPr>
        <w:t>פ</w:t>
      </w:r>
      <w:r w:rsidR="00A85AC8" w:rsidRPr="00E600D8">
        <w:rPr>
          <w:rtl/>
        </w:rPr>
        <w:t>:</w:t>
      </w:r>
    </w:p>
    <w:p w14:paraId="3510E9CC" w14:textId="0C5633FB" w:rsidR="006E0774" w:rsidRPr="00131640" w:rsidRDefault="006E0774" w:rsidP="006E0774">
      <w:pPr>
        <w:rPr>
          <w:rtl/>
        </w:rPr>
      </w:pPr>
      <w:r w:rsidRPr="00224C4C">
        <w:rPr>
          <w:rFonts w:ascii="Fb Fontext" w:hAnsi="Fb Fontext"/>
          <w:rtl/>
        </w:rPr>
        <w:t>שאין אדם רוצה שיתן את מעותיו בשדה אחת, ויראה לו כשנים וכשלשה מקומות.</w:t>
      </w:r>
    </w:p>
    <w:p w14:paraId="6565A078" w14:textId="09037B12" w:rsidR="00A85AC8" w:rsidRPr="00E600D8" w:rsidRDefault="008E2D36" w:rsidP="00641FAF">
      <w:pPr>
        <w:pStyle w:val="38"/>
        <w:framePr w:wrap="notBeside"/>
        <w:rPr>
          <w:rtl/>
        </w:rPr>
      </w:pPr>
      <w:r w:rsidRPr="00E600D8">
        <w:rPr>
          <w:rtl/>
        </w:rPr>
        <w:t>◄</w:t>
      </w:r>
      <w:r w:rsidRPr="00E600D8">
        <w:rPr>
          <w:rFonts w:hint="cs"/>
          <w:rtl/>
        </w:rPr>
        <w:t xml:space="preserve"> </w:t>
      </w:r>
      <w:r w:rsidRPr="00E600D8">
        <w:rPr>
          <w:rtl/>
        </w:rPr>
        <w:tab/>
      </w:r>
      <w:r w:rsidR="00641FAF" w:rsidRPr="00E600D8">
        <w:rPr>
          <w:rFonts w:hint="cs"/>
          <w:rtl/>
        </w:rPr>
        <w:t xml:space="preserve">- </w:t>
      </w:r>
      <w:r w:rsidR="00281B08" w:rsidRPr="00E600D8">
        <w:rPr>
          <w:rFonts w:hint="cs"/>
          <w:rtl/>
        </w:rPr>
        <w:t>מסתבר</w:t>
      </w:r>
      <w:r w:rsidR="00A85AC8" w:rsidRPr="00E600D8">
        <w:rPr>
          <w:rFonts w:hint="cs"/>
          <w:rtl/>
        </w:rPr>
        <w:t>:</w:t>
      </w:r>
    </w:p>
    <w:p w14:paraId="64E60FD3" w14:textId="48FB2274" w:rsidR="006E0774" w:rsidRPr="00131640" w:rsidRDefault="00641FAF" w:rsidP="00641FAF">
      <w:pPr>
        <w:rPr>
          <w:rtl/>
        </w:rPr>
      </w:pPr>
      <w:r>
        <w:rPr>
          <w:rFonts w:ascii="Fb Fontext" w:hAnsi="Fb Fontext" w:hint="cs"/>
          <w:sz w:val="32"/>
          <w:rtl/>
        </w:rPr>
        <w:t xml:space="preserve">להקדש </w:t>
      </w:r>
      <w:r w:rsidR="006E0774" w:rsidRPr="00224C4C">
        <w:rPr>
          <w:rFonts w:ascii="Fb Fontext" w:hAnsi="Fb Fontext" w:hint="cs"/>
          <w:sz w:val="32"/>
          <w:rtl/>
        </w:rPr>
        <w:t xml:space="preserve">מדמינן </w:t>
      </w:r>
      <w:r w:rsidR="006E0774" w:rsidRPr="00641FAF">
        <w:rPr>
          <w:rStyle w:val="afffff5"/>
          <w:rFonts w:hint="cs"/>
          <w:rtl/>
        </w:rPr>
        <w:t>ולא למכר</w:t>
      </w:r>
      <w:r w:rsidR="006E0774" w:rsidRPr="00224C4C">
        <w:rPr>
          <w:rFonts w:ascii="Fb Fontext" w:hAnsi="Fb Fontext" w:hint="cs"/>
          <w:sz w:val="32"/>
          <w:rtl/>
        </w:rPr>
        <w:t xml:space="preserve"> </w:t>
      </w:r>
      <w:r>
        <w:rPr>
          <w:rFonts w:ascii="Fb Fontext" w:hAnsi="Fb Fontext" w:hint="cs"/>
          <w:sz w:val="32"/>
          <w:rtl/>
        </w:rPr>
        <w:t>ש</w:t>
      </w:r>
      <w:r w:rsidR="006E0774" w:rsidRPr="00224C4C">
        <w:rPr>
          <w:rFonts w:ascii="Fb Fontext" w:hAnsi="Fb Fontext" w:hint="cs"/>
          <w:sz w:val="32"/>
          <w:rtl/>
        </w:rPr>
        <w:t>א</w:t>
      </w:r>
      <w:r w:rsidR="006E0774" w:rsidRPr="00224C4C">
        <w:rPr>
          <w:rFonts w:ascii="Fb Fontext" w:hAnsi="Fb Fontext"/>
          <w:sz w:val="32"/>
          <w:rtl/>
        </w:rPr>
        <w:t>"</w:t>
      </w:r>
      <w:r w:rsidR="006E0774" w:rsidRPr="00224C4C">
        <w:rPr>
          <w:rFonts w:ascii="Fb Fontext" w:hAnsi="Fb Fontext" w:hint="cs"/>
          <w:sz w:val="32"/>
          <w:rtl/>
        </w:rPr>
        <w:t xml:space="preserve">ל </w:t>
      </w:r>
      <w:r w:rsidR="006E0774" w:rsidRPr="00210DF6">
        <w:rPr>
          <w:rStyle w:val="afffa"/>
          <w:rFonts w:ascii="Fb Fontext" w:hAnsi="Fb Fontext" w:cs="BA TM • Vilna Extra-Bold"/>
          <w:bCs w:val="0"/>
          <w:rtl/>
        </w:rPr>
        <w:t>אנ</w:t>
      </w:r>
      <w:r>
        <w:rPr>
          <w:rStyle w:val="afffa"/>
          <w:rFonts w:ascii="Fb Fontext" w:hAnsi="Fb Fontext" w:cs="BA TM • Vilna Extra-Bold" w:hint="cs"/>
          <w:bCs w:val="0"/>
          <w:rtl/>
        </w:rPr>
        <w:t>י</w:t>
      </w:r>
      <w:r w:rsidR="006E0774" w:rsidRPr="00224C4C">
        <w:rPr>
          <w:rFonts w:ascii="Fb Fontext" w:hAnsi="Fb Fontext"/>
          <w:sz w:val="32"/>
          <w:rtl/>
        </w:rPr>
        <w:t xml:space="preserve"> טרח</w:t>
      </w:r>
      <w:r>
        <w:rPr>
          <w:rFonts w:ascii="Fb Fontext" w:hAnsi="Fb Fontext" w:hint="cs"/>
          <w:sz w:val="32"/>
          <w:rtl/>
        </w:rPr>
        <w:t>תי זרעתי והבאתי</w:t>
      </w:r>
    </w:p>
    <w:p w14:paraId="68F9EDE3" w14:textId="77777777" w:rsidR="006E0774" w:rsidRPr="00131640" w:rsidRDefault="006E0774" w:rsidP="00841728">
      <w:pPr>
        <w:pStyle w:val="affb"/>
        <w:rPr>
          <w:rtl/>
        </w:rPr>
      </w:pPr>
      <w:r w:rsidRPr="00224C4C">
        <w:rPr>
          <w:rFonts w:hint="cs"/>
          <w:rtl/>
        </w:rPr>
        <w:t>׹</w:t>
      </w:r>
    </w:p>
    <w:p w14:paraId="57280E4E" w14:textId="77777777" w:rsidR="006E0774" w:rsidRPr="00131640" w:rsidRDefault="006E0774" w:rsidP="009D66E0">
      <w:pPr>
        <w:pStyle w:val="afffff8"/>
        <w:framePr w:wrap="around"/>
        <w:rPr>
          <w:rtl/>
        </w:rPr>
      </w:pPr>
      <w:del w:id="20134" w:author="קלוד" w:date="2026-10-06T10:09:14Z">
        <w:r>
          <w:rPr>
            <w:rtl/>
          </w:rPr>
          <w:delText xml:space="preserve">מתני'.</w:delText>
        </w:r>
      </w:del>
      <w:ins w:id="20135" w:author="קלוד" w:date="2026-10-06T10:09:14Z">
        <w:r>
          <w:rPr>
            <w:rtl/>
          </w:rPr>
          <w:t xml:space="preserve">משנה ט</w:t>
        </w:r>
      </w:ins>
    </w:p>
    <w:p w14:paraId="36B9B54E" w14:textId="200A0AB9" w:rsidR="006E0774" w:rsidRPr="00131640" w:rsidRDefault="006E0774" w:rsidP="00954D80">
      <w:pPr>
        <w:pStyle w:val="afff5"/>
        <w:spacing w:before="120"/>
        <w:rPr>
          <w:rtl/>
        </w:rPr>
        <w:pPrChange w:id="90027" w:author="קלוד" w:date="2026-10-08T12:08:16Z">
          <w:pPr>
            <w:pStyle w:val="afff5"/>
          </w:pPr>
        </w:pPrChange>
      </w:pPr>
      <w:r w:rsidRPr="00095347">
        <w:rPr>
          <w:rStyle w:val="TanaimMishna"/>
          <w:rtl/>
          <w:rPrChange w:id="20043" w:author="קלוד" w:date="2026-10-06T10:09:14Z">
            <w:rPr>
              <w:rStyle w:val="afffff3"/>
              <w:rtl/>
            </w:rPr>
          </w:rPrChange>
        </w:rPr>
        <w:t>ר' מאיר:</w:t>
      </w:r>
      <w:r w:rsidRPr="00224C4C">
        <w:rPr>
          <w:rtl/>
        </w:rPr>
        <w:t xml:space="preserve"> כל תנאי שאינו כתנאי בני גד ובני ראובן - אינו תנאי,</w:t>
      </w:r>
    </w:p>
    <w:p w14:paraId="0D6D4B8E" w14:textId="5B417EB4" w:rsidR="006E0774" w:rsidRPr="00131640" w:rsidRDefault="00095347" w:rsidP="00954D80">
      <w:pPr>
        <w:pStyle w:val="afff5"/>
        <w:rPr>
          <w:rtl/>
        </w:rPr>
      </w:pPr>
      <w:r>
        <w:rPr>
          <w:rFonts w:hint="cs"/>
        </w:rPr>
        <w:t xml:space="preserve">  </w:t>
      </w:r>
      <w:r w:rsidR="00C87E75">
        <w:rPr>
          <w:rFonts w:hint="cs"/>
          <w:rtl/>
        </w:rPr>
        <w:t>ד</w:t>
      </w:r>
      <w:r w:rsidR="00001C67">
        <w:rPr>
          <w:rStyle w:val="affffa"/>
          <w:rFonts w:hint="cs"/>
          <w:rtl/>
        </w:rPr>
        <w:t>'</w:t>
      </w:r>
      <w:r w:rsidR="006E0774" w:rsidRPr="00C87E75">
        <w:rPr>
          <w:rStyle w:val="affffa"/>
          <w:rtl/>
        </w:rPr>
        <w:t>אם יעברו בני גד ובני ראובן,</w:t>
      </w:r>
      <w:r w:rsidR="006E0774" w:rsidRPr="00224C4C">
        <w:rPr>
          <w:rtl/>
        </w:rPr>
        <w:t xml:space="preserve"> </w:t>
      </w:r>
      <w:r w:rsidR="006E0774" w:rsidRPr="00001C67">
        <w:rPr>
          <w:rStyle w:val="TanaimMishna"/>
          <w:rtl/>
          <w:rPrChange w:id="20044" w:author="קלוד" w:date="2026-10-06T10:09:14Z">
            <w:rPr>
              <w:rStyle w:val="afffff3"/>
              <w:rtl/>
            </w:rPr>
          </w:rPrChange>
        </w:rPr>
        <w:t xml:space="preserve">וכתיב: </w:t>
      </w:r>
      <w:r w:rsidR="006E0774" w:rsidRPr="00C87E75">
        <w:rPr>
          <w:rStyle w:val="affffa"/>
          <w:rtl/>
        </w:rPr>
        <w:t xml:space="preserve">ואם לא </w:t>
      </w:r>
      <w:r w:rsidR="006E0774" w:rsidRPr="00095347">
        <w:rPr>
          <w:rtl/>
        </w:rPr>
        <w:t>יעברו חלוצים.</w:t>
      </w:r>
    </w:p>
    <w:p w14:paraId="551DBF9A" w14:textId="77777777" w:rsidR="00105743" w:rsidRDefault="00095347" w:rsidP="00095347">
      <w:pPr>
        <w:pStyle w:val="afff5"/>
        <w:rPr>
          <w:rtl/>
        </w:rPr>
      </w:pPr>
      <w:r w:rsidRPr="00095347">
        <w:rPr>
          <w:rStyle w:val="TanaimMishna"/>
          <w:rFonts w:hint="cs"/>
          <w:rtl/>
          <w:rPrChange w:id="20045" w:author="קלוד" w:date="2026-10-06T10:09:14Z">
            <w:rPr>
              <w:rStyle w:val="afffff3"/>
              <w:rFonts w:hint="cs"/>
              <w:rtl/>
            </w:rPr>
          </w:rPrChange>
        </w:rPr>
        <w:t xml:space="preserve">רחב''ג: </w:t>
      </w:r>
      <w:r>
        <w:rPr>
          <w:rFonts w:hint="cs"/>
          <w:rtl/>
        </w:rPr>
        <w:t xml:space="preserve">צריך </w:t>
      </w:r>
      <w:r w:rsidR="006E0774" w:rsidRPr="00095347">
        <w:rPr>
          <w:rtl/>
        </w:rPr>
        <w:t xml:space="preserve">לאומרו, </w:t>
      </w:r>
      <w:r w:rsidR="008D2923" w:rsidRPr="00095347">
        <w:rPr>
          <w:rFonts w:hint="cs"/>
          <w:rtl/>
        </w:rPr>
        <w:t>דאי לא</w:t>
      </w:r>
      <w:r w:rsidR="006E0774" w:rsidRPr="00095347">
        <w:rPr>
          <w:rtl/>
        </w:rPr>
        <w:t xml:space="preserve"> משמע שא</w:t>
      </w:r>
      <w:r w:rsidR="008D2923" w:rsidRPr="00095347">
        <w:rPr>
          <w:rFonts w:hint="cs"/>
          <w:rtl/>
        </w:rPr>
        <w:t>ף</w:t>
      </w:r>
      <w:r w:rsidR="006E0774" w:rsidRPr="00095347">
        <w:rPr>
          <w:rtl/>
        </w:rPr>
        <w:t xml:space="preserve"> בארץ כנען לא ינחלו.</w:t>
      </w:r>
    </w:p>
    <w:p w14:paraId="1E9F6C7F" w14:textId="2799DF71" w:rsidR="006E0774" w:rsidRPr="00131640" w:rsidRDefault="006E0774" w:rsidP="0010529F">
      <w:pPr>
        <w:pStyle w:val="afff0"/>
        <w:framePr w:wrap="around"/>
        <w:rPr>
          <w:rtl/>
        </w:rPr>
      </w:pPr>
      <w:r w:rsidRPr="00224C4C">
        <w:rPr>
          <w:rFonts w:hint="cs"/>
          <w:rtl/>
        </w:rPr>
        <w:t>סא:</w:t>
      </w:r>
    </w:p>
    <w:p w14:paraId="64B71944" w14:textId="20FE2707" w:rsidR="00A85AC8" w:rsidRPr="00E600D8" w:rsidRDefault="006E0774" w:rsidP="008D2923">
      <w:pPr>
        <w:pStyle w:val="38"/>
        <w:framePr w:wrap="notBeside"/>
        <w:rPr>
          <w:rtl/>
        </w:rPr>
      </w:pPr>
      <w:r w:rsidRPr="00E600D8">
        <w:rPr>
          <w:rFonts w:hint="cs"/>
          <w:rtl/>
        </w:rPr>
        <w:t>ר</w:t>
      </w:r>
      <w:r w:rsidRPr="00E600D8">
        <w:rPr>
          <w:rtl/>
        </w:rPr>
        <w:t>"</w:t>
      </w:r>
      <w:r w:rsidRPr="00E600D8">
        <w:rPr>
          <w:rFonts w:hint="cs"/>
          <w:rtl/>
        </w:rPr>
        <w:t>מ</w:t>
      </w:r>
      <w:r w:rsidR="00095347" w:rsidRPr="00E600D8">
        <w:rPr>
          <w:rFonts w:hint="cs"/>
          <w:rtl/>
        </w:rPr>
        <w:t xml:space="preserve"> יענה</w:t>
      </w:r>
      <w:r w:rsidR="00A85AC8" w:rsidRPr="00E600D8">
        <w:rPr>
          <w:rFonts w:hint="cs"/>
          <w:rtl/>
        </w:rPr>
        <w:t>:</w:t>
      </w:r>
    </w:p>
    <w:p w14:paraId="1A5CB06A" w14:textId="7785D7DC" w:rsidR="006E0774" w:rsidRPr="00131640" w:rsidRDefault="00546AAB" w:rsidP="000C493E">
      <w:pPr>
        <w:rPr>
          <w:rtl/>
        </w:rPr>
      </w:pPr>
      <w:r>
        <w:rPr>
          <w:rFonts w:ascii="Fb Fontext" w:hAnsi="Fb Fontext" w:hint="cs"/>
          <w:rtl/>
        </w:rPr>
        <w:t>דאם להשמיענו</w:t>
      </w:r>
      <w:r w:rsidR="006E0774" w:rsidRPr="00224C4C">
        <w:rPr>
          <w:rFonts w:ascii="Fb Fontext" w:hAnsi="Fb Fontext" w:hint="cs"/>
          <w:rtl/>
        </w:rPr>
        <w:t xml:space="preserve"> </w:t>
      </w:r>
      <w:r>
        <w:rPr>
          <w:rFonts w:ascii="Fb Fontext" w:hAnsi="Fb Fontext" w:hint="cs"/>
          <w:rtl/>
        </w:rPr>
        <w:t xml:space="preserve">שאם לא לא יקבלו כלל </w:t>
      </w:r>
      <w:r w:rsidR="006E0774" w:rsidRPr="00224C4C">
        <w:rPr>
          <w:rFonts w:ascii="Fb Fontext" w:hAnsi="Fb Fontext"/>
          <w:rtl/>
        </w:rPr>
        <w:t>לכתוב</w:t>
      </w:r>
      <w:r w:rsidR="006E0774" w:rsidRPr="00224C4C">
        <w:rPr>
          <w:rStyle w:val="affffa"/>
          <w:rtl/>
        </w:rPr>
        <w:t xml:space="preserve"> </w:t>
      </w:r>
      <w:r w:rsidR="006E0774" w:rsidRPr="00224C4C">
        <w:rPr>
          <w:rStyle w:val="affffa"/>
          <w:rFonts w:hint="cs"/>
          <w:rtl/>
        </w:rPr>
        <w:t>'</w:t>
      </w:r>
      <w:r w:rsidR="006E0774" w:rsidRPr="00224C4C">
        <w:rPr>
          <w:rStyle w:val="affffa"/>
          <w:rtl/>
        </w:rPr>
        <w:t>ואם לא יעברו ונאחזו בתוככם</w:t>
      </w:r>
      <w:r w:rsidR="006E0774" w:rsidRPr="00224C4C">
        <w:rPr>
          <w:rStyle w:val="affffa"/>
          <w:rFonts w:hint="cs"/>
          <w:rtl/>
        </w:rPr>
        <w:t>',</w:t>
      </w:r>
      <w:r w:rsidR="000C493E">
        <w:rPr>
          <w:rFonts w:ascii="Fb Fontext" w:hAnsi="Fb Fontext" w:hint="cs"/>
          <w:rtl/>
        </w:rPr>
        <w:t xml:space="preserve"> ל''ל </w:t>
      </w:r>
      <w:r w:rsidR="006E0774" w:rsidRPr="00224C4C">
        <w:rPr>
          <w:rStyle w:val="affffa"/>
          <w:rFonts w:hint="cs"/>
          <w:rtl/>
        </w:rPr>
        <w:t>'</w:t>
      </w:r>
      <w:r w:rsidR="006E0774" w:rsidRPr="00224C4C">
        <w:rPr>
          <w:rStyle w:val="affffa"/>
          <w:rtl/>
        </w:rPr>
        <w:t>בארץ כנען</w:t>
      </w:r>
      <w:r w:rsidR="006E0774" w:rsidRPr="00224C4C">
        <w:rPr>
          <w:rStyle w:val="affffa"/>
          <w:rFonts w:hint="cs"/>
          <w:rtl/>
        </w:rPr>
        <w:t>'</w:t>
      </w:r>
      <w:r w:rsidR="006E0774" w:rsidRPr="00224C4C">
        <w:rPr>
          <w:rStyle w:val="affffa"/>
          <w:rtl/>
        </w:rPr>
        <w:t xml:space="preserve"> </w:t>
      </w:r>
      <w:r w:rsidR="006E0774" w:rsidRPr="00224C4C">
        <w:rPr>
          <w:rFonts w:ascii="Fb Fontext" w:hAnsi="Fb Fontext" w:hint="cs"/>
          <w:sz w:val="32"/>
          <w:rtl/>
        </w:rPr>
        <w:t>-</w:t>
      </w:r>
      <w:r w:rsidR="006E0774" w:rsidRPr="00210DF6">
        <w:rPr>
          <w:rFonts w:ascii="Fb Fontext" w:hAnsi="Fb Fontext" w:cs="BA TM • Vilna Extra-Bold"/>
          <w:sz w:val="32"/>
          <w:rtl/>
        </w:rPr>
        <w:t>ש"מ</w:t>
      </w:r>
      <w:r w:rsidR="006E0774" w:rsidRPr="00224C4C">
        <w:rPr>
          <w:rFonts w:ascii="Fb Fontext" w:hAnsi="Fb Fontext"/>
          <w:sz w:val="32"/>
          <w:rtl/>
        </w:rPr>
        <w:t xml:space="preserve"> לתנאי כפול הוא בא.</w:t>
      </w:r>
    </w:p>
    <w:p w14:paraId="194E1849" w14:textId="1ECC9A81" w:rsidR="00A85AC8" w:rsidRPr="00E600D8" w:rsidRDefault="006E0774" w:rsidP="00546AAB">
      <w:pPr>
        <w:pStyle w:val="38"/>
        <w:framePr w:wrap="notBeside"/>
        <w:rPr>
          <w:rtl/>
        </w:rPr>
      </w:pPr>
      <w:r w:rsidRPr="00E600D8">
        <w:rPr>
          <w:rFonts w:hint="cs"/>
          <w:rtl/>
        </w:rPr>
        <w:t>ולרחב</w:t>
      </w:r>
      <w:r w:rsidRPr="00E600D8">
        <w:rPr>
          <w:rtl/>
        </w:rPr>
        <w:t>"</w:t>
      </w:r>
      <w:r w:rsidRPr="00E600D8">
        <w:rPr>
          <w:rFonts w:hint="cs"/>
          <w:rtl/>
        </w:rPr>
        <w:t>ג</w:t>
      </w:r>
      <w:r w:rsidR="00A85AC8" w:rsidRPr="00E600D8">
        <w:rPr>
          <w:rFonts w:hint="cs"/>
          <w:rtl/>
        </w:rPr>
        <w:t>:</w:t>
      </w:r>
    </w:p>
    <w:p w14:paraId="70E89BDC" w14:textId="14C9B5BF" w:rsidR="006E0774" w:rsidRPr="00131640" w:rsidRDefault="00095347" w:rsidP="006E0774">
      <w:pPr>
        <w:rPr>
          <w:rtl/>
        </w:rPr>
      </w:pPr>
      <w:r>
        <w:rPr>
          <w:rFonts w:ascii="Fb Fontext" w:hAnsi="Fb Fontext" w:hint="cs"/>
          <w:rtl/>
        </w:rPr>
        <w:t>דס''ד</w:t>
      </w:r>
      <w:r w:rsidR="006E0774" w:rsidRPr="00224C4C">
        <w:rPr>
          <w:rStyle w:val="affffa"/>
          <w:rFonts w:hint="cs"/>
          <w:rtl/>
        </w:rPr>
        <w:t xml:space="preserve"> '</w:t>
      </w:r>
      <w:r w:rsidR="006E0774" w:rsidRPr="00224C4C">
        <w:rPr>
          <w:rStyle w:val="affffa"/>
          <w:rtl/>
        </w:rPr>
        <w:t>ונאחזו בתוככם בארץ גלעד</w:t>
      </w:r>
      <w:r w:rsidR="006E0774" w:rsidRPr="00224C4C">
        <w:rPr>
          <w:rStyle w:val="affffa"/>
          <w:rFonts w:hint="cs"/>
          <w:rtl/>
        </w:rPr>
        <w:t>'</w:t>
      </w:r>
      <w:r w:rsidR="00546AAB">
        <w:rPr>
          <w:rStyle w:val="affffa"/>
          <w:rFonts w:hint="cs"/>
          <w:rtl/>
        </w:rPr>
        <w:t xml:space="preserve"> ולא </w:t>
      </w:r>
      <w:r w:rsidR="00546AAB" w:rsidRPr="00546AAB">
        <w:rPr>
          <w:rFonts w:hint="cs"/>
          <w:rtl/>
        </w:rPr>
        <w:t>בארץ כנען</w:t>
      </w:r>
      <w:r w:rsidR="006E0774" w:rsidRPr="00224C4C">
        <w:rPr>
          <w:rFonts w:ascii="Fb Fontext" w:hAnsi="Fb Fontext"/>
          <w:rtl/>
        </w:rPr>
        <w:t>.</w:t>
      </w:r>
    </w:p>
    <w:p w14:paraId="5C4213E5" w14:textId="5D70FD2B" w:rsidR="00A85AC8" w:rsidRPr="00E600D8" w:rsidRDefault="006E0774" w:rsidP="00095347">
      <w:pPr>
        <w:pStyle w:val="38"/>
        <w:framePr w:wrap="notBeside"/>
        <w:rPr>
          <w:rtl/>
        </w:rPr>
      </w:pPr>
      <w:r w:rsidRPr="00E600D8">
        <w:rPr>
          <w:rFonts w:hint="cs"/>
          <w:rtl/>
        </w:rPr>
        <w:t>ולר</w:t>
      </w:r>
      <w:r w:rsidRPr="00E600D8">
        <w:rPr>
          <w:rtl/>
        </w:rPr>
        <w:t>"</w:t>
      </w:r>
      <w:r w:rsidRPr="00E600D8">
        <w:rPr>
          <w:rFonts w:hint="cs"/>
          <w:rtl/>
        </w:rPr>
        <w:t>מ</w:t>
      </w:r>
      <w:r w:rsidR="00A85AC8" w:rsidRPr="00E600D8">
        <w:rPr>
          <w:rFonts w:hint="cs"/>
          <w:rtl/>
        </w:rPr>
        <w:t>:</w:t>
      </w:r>
    </w:p>
    <w:p w14:paraId="26B04075" w14:textId="51F5C2E1" w:rsidR="006E0774" w:rsidRPr="00131640" w:rsidRDefault="006E0774" w:rsidP="000C493E">
      <w:pPr>
        <w:spacing w:after="120"/>
        <w:rPr>
          <w:rtl/>
        </w:rPr>
      </w:pPr>
      <w:r w:rsidRPr="00224C4C">
        <w:rPr>
          <w:rStyle w:val="affffa"/>
          <w:rFonts w:hint="cs"/>
          <w:rtl/>
        </w:rPr>
        <w:t>'</w:t>
      </w:r>
      <w:r w:rsidRPr="00224C4C">
        <w:rPr>
          <w:rStyle w:val="affffa"/>
          <w:rtl/>
        </w:rPr>
        <w:t>בתוככם</w:t>
      </w:r>
      <w:r w:rsidRPr="00224C4C">
        <w:rPr>
          <w:rStyle w:val="affffa"/>
          <w:rFonts w:hint="cs"/>
          <w:rtl/>
        </w:rPr>
        <w:t>'</w:t>
      </w:r>
      <w:r w:rsidRPr="00224C4C">
        <w:rPr>
          <w:rStyle w:val="affffa"/>
          <w:rtl/>
        </w:rPr>
        <w:t xml:space="preserve"> </w:t>
      </w:r>
      <w:r w:rsidRPr="00224C4C">
        <w:rPr>
          <w:rFonts w:ascii="Fb Fontext" w:hAnsi="Fb Fontext"/>
          <w:rtl/>
        </w:rPr>
        <w:t>- כל היכא שאית לכו משמע.</w:t>
      </w:r>
    </w:p>
    <w:p w14:paraId="0125B07D" w14:textId="59EAA2BA" w:rsidR="00A85AC8" w:rsidRPr="00E600D8" w:rsidRDefault="006E0774" w:rsidP="000C493E">
      <w:pPr>
        <w:pStyle w:val="38"/>
        <w:framePr w:wrap="notBeside"/>
        <w:rPr>
          <w:rtl/>
        </w:rPr>
      </w:pPr>
      <w:r w:rsidRPr="00E600D8">
        <w:rPr>
          <w:rtl/>
        </w:rPr>
        <w:t>תניא, א</w:t>
      </w:r>
      <w:r w:rsidRPr="00E600D8">
        <w:rPr>
          <w:rFonts w:hint="cs"/>
          <w:rtl/>
        </w:rPr>
        <w:t>רחב</w:t>
      </w:r>
      <w:r w:rsidRPr="00E600D8">
        <w:rPr>
          <w:rtl/>
        </w:rPr>
        <w:t>"</w:t>
      </w:r>
      <w:r w:rsidRPr="00E600D8">
        <w:rPr>
          <w:rFonts w:hint="cs"/>
          <w:rtl/>
        </w:rPr>
        <w:t>ג</w:t>
      </w:r>
      <w:r w:rsidR="00A85AC8" w:rsidRPr="00E600D8">
        <w:rPr>
          <w:rtl/>
        </w:rPr>
        <w:t>:</w:t>
      </w:r>
    </w:p>
    <w:p w14:paraId="3529F479" w14:textId="2595DC00" w:rsidR="006E0774" w:rsidRPr="00131640" w:rsidRDefault="006E0774" w:rsidP="000C493E">
      <w:pPr>
        <w:rPr>
          <w:rtl/>
        </w:rPr>
      </w:pPr>
      <w:r w:rsidRPr="00224C4C">
        <w:rPr>
          <w:rFonts w:ascii="Fb Fontext" w:hAnsi="Fb Fontext"/>
          <w:sz w:val="32"/>
          <w:rtl/>
        </w:rPr>
        <w:t>משל למחלק נכסיו לבניו, אמר: פלוני בני יירש שדה פלונית, ופלוני בני יירש שדה פלונית, ופלוני בני יתן מאתים זוז ויירש שדה פלונית,</w:t>
      </w:r>
      <w:r w:rsidR="000C493E">
        <w:rPr>
          <w:rFonts w:ascii="Fb Fontext" w:hAnsi="Fb Fontext" w:hint="cs"/>
          <w:sz w:val="32"/>
          <w:rtl/>
        </w:rPr>
        <w:t xml:space="preserve"> </w:t>
      </w:r>
      <w:r w:rsidRPr="00224C4C">
        <w:rPr>
          <w:rFonts w:ascii="Fb Fontext" w:hAnsi="Fb Fontext"/>
          <w:rtl/>
        </w:rPr>
        <w:t>ואם לא יתן יירש עם אחיו בשאר נכסים, מי גרם לו לירש עם אחיו בשאר נכסים? כפילו גרם לו.</w:t>
      </w:r>
    </w:p>
    <w:p w14:paraId="31CDCC36" w14:textId="77777777" w:rsidR="00A85AC8" w:rsidRPr="00E600D8" w:rsidRDefault="006E0774" w:rsidP="000C493E">
      <w:pPr>
        <w:pStyle w:val="38"/>
        <w:framePr w:wrap="notBeside"/>
        <w:rPr>
          <w:rtl/>
        </w:rPr>
      </w:pPr>
      <w:r w:rsidRPr="00E600D8">
        <w:rPr>
          <w:rFonts w:hint="cs"/>
          <w:rtl/>
        </w:rPr>
        <w:t>ודחי'</w:t>
      </w:r>
      <w:r w:rsidR="00A85AC8" w:rsidRPr="00E600D8">
        <w:rPr>
          <w:rtl/>
        </w:rPr>
        <w:t>:</w:t>
      </w:r>
    </w:p>
    <w:p w14:paraId="4F8A0063" w14:textId="56B9D283" w:rsidR="006E0774" w:rsidRPr="00131640" w:rsidRDefault="006E0774" w:rsidP="000C493E">
      <w:pPr>
        <w:rPr>
          <w:rtl/>
        </w:rPr>
      </w:pPr>
      <w:r w:rsidRPr="00224C4C">
        <w:rPr>
          <w:rFonts w:ascii="Fb Fontext" w:hAnsi="Fb Fontext" w:hint="cs"/>
          <w:sz w:val="32"/>
          <w:rtl/>
        </w:rPr>
        <w:t>דלא דמי משל למתני' ד</w:t>
      </w:r>
      <w:r w:rsidR="00B35B36">
        <w:rPr>
          <w:rFonts w:ascii="Fb Fontext" w:hAnsi="Fb Fontext" w:hint="cs"/>
          <w:sz w:val="32"/>
          <w:rtl/>
        </w:rPr>
        <w:t>שם</w:t>
      </w:r>
      <w:r w:rsidRPr="00224C4C">
        <w:rPr>
          <w:rFonts w:ascii="Fb Fontext" w:hAnsi="Fb Fontext" w:hint="cs"/>
          <w:sz w:val="32"/>
          <w:rtl/>
        </w:rPr>
        <w:t xml:space="preserve"> משמע אפי' בארץ כנען לא ינחלו א</w:t>
      </w:r>
      <w:r w:rsidRPr="00224C4C">
        <w:rPr>
          <w:rFonts w:ascii="Fb Fontext" w:hAnsi="Fb Fontext"/>
          <w:sz w:val="32"/>
          <w:rtl/>
        </w:rPr>
        <w:t>"</w:t>
      </w:r>
      <w:r w:rsidRPr="00224C4C">
        <w:rPr>
          <w:rFonts w:ascii="Fb Fontext" w:hAnsi="Fb Fontext" w:hint="cs"/>
          <w:sz w:val="32"/>
          <w:rtl/>
        </w:rPr>
        <w:t>כ הכפל מהני גם לגלעד</w:t>
      </w:r>
      <w:r w:rsidR="000C493E">
        <w:rPr>
          <w:rFonts w:ascii="Fb Fontext" w:hAnsi="Fb Fontext" w:hint="cs"/>
          <w:sz w:val="32"/>
          <w:rtl/>
        </w:rPr>
        <w:t xml:space="preserve">, </w:t>
      </w:r>
      <w:r w:rsidRPr="00224C4C">
        <w:rPr>
          <w:rFonts w:ascii="Fb Fontext" w:hAnsi="Fb Fontext" w:hint="cs"/>
          <w:rtl/>
        </w:rPr>
        <w:t>אבל במשל משמע שהכפל מהני רק לשאר נכסים.</w:t>
      </w:r>
    </w:p>
    <w:p w14:paraId="5EB7BA4B" w14:textId="37F9D4BF" w:rsidR="00A85AC8" w:rsidRPr="00E600D8" w:rsidRDefault="006E0774" w:rsidP="000C493E">
      <w:pPr>
        <w:pStyle w:val="38"/>
        <w:framePr w:wrap="notBeside"/>
        <w:rPr>
          <w:rtl/>
        </w:rPr>
      </w:pPr>
      <w:r w:rsidRPr="00E600D8">
        <w:rPr>
          <w:rtl/>
        </w:rPr>
        <w:t>לא קשיא</w:t>
      </w:r>
      <w:r w:rsidR="00A85AC8" w:rsidRPr="00E600D8">
        <w:rPr>
          <w:rtl/>
        </w:rPr>
        <w:t>:</w:t>
      </w:r>
    </w:p>
    <w:p w14:paraId="7C3DB9B1" w14:textId="26712C28" w:rsidR="006E0774" w:rsidRPr="00131640" w:rsidRDefault="006E0774" w:rsidP="006E0774">
      <w:pPr>
        <w:rPr>
          <w:rtl/>
        </w:rPr>
      </w:pPr>
      <w:r w:rsidRPr="00224C4C">
        <w:rPr>
          <w:rFonts w:ascii="Fb Fontext" w:hAnsi="Fb Fontext"/>
          <w:rtl/>
        </w:rPr>
        <w:t xml:space="preserve">הא </w:t>
      </w:r>
      <w:r w:rsidR="000C493E">
        <w:rPr>
          <w:rFonts w:ascii="Fb Fontext" w:hAnsi="Fb Fontext" w:hint="cs"/>
          <w:rtl/>
        </w:rPr>
        <w:t xml:space="preserve">קודם שאמר </w:t>
      </w:r>
      <w:r>
        <w:rPr>
          <w:rStyle w:val="afffff3"/>
          <w:rFonts w:ascii="Fb Fontext" w:hAnsi="Fb Fontext"/>
          <w:rtl/>
          <w:rPrChange w:id="9238" w:author="מנוע אמוראים" w:date="2026-10-05T16:42:07Z">
            <w:rPr>
              <w:rFonts w:ascii="Fb Fontext" w:hAnsi="Fb Fontext"/>
              <w:rtl/>
            </w:rPr>
          </w:rPrChange>
        </w:rPr>
        <w:t xml:space="preserve">ר"</w:t>
      </w:r>
      <w:r>
        <w:rPr>
          <w:rStyle w:val="afffff3"/>
          <w:rFonts w:ascii="Fb Fontext" w:hAnsi="Fb Fontext" w:hint="cs"/>
          <w:rtl/>
          <w:rPrChange w:id="9239" w:author="מנוע אמוראים" w:date="2026-10-05T16:42:07Z">
            <w:rPr>
              <w:rFonts w:ascii="Fb Fontext" w:hAnsi="Fb Fontext" w:hint="cs"/>
              <w:rtl/>
            </w:rPr>
          </w:rPrChange>
        </w:rPr>
        <w:t xml:space="preserve">מ</w:t>
      </w:r>
      <w:r w:rsidRPr="00224C4C">
        <w:rPr>
          <w:rStyle w:val="affffa"/>
          <w:rtl/>
        </w:rPr>
        <w:t xml:space="preserve"> </w:t>
      </w:r>
      <w:r w:rsidRPr="00224C4C">
        <w:rPr>
          <w:rStyle w:val="affffa"/>
          <w:rFonts w:hint="cs"/>
          <w:rtl/>
        </w:rPr>
        <w:t>'</w:t>
      </w:r>
      <w:r w:rsidRPr="00224C4C">
        <w:rPr>
          <w:rStyle w:val="affffa"/>
          <w:rtl/>
        </w:rPr>
        <w:t>ונאחזו</w:t>
      </w:r>
      <w:r w:rsidRPr="00224C4C">
        <w:rPr>
          <w:rStyle w:val="affffa"/>
          <w:rFonts w:hint="cs"/>
          <w:rtl/>
        </w:rPr>
        <w:t>'</w:t>
      </w:r>
      <w:r w:rsidRPr="00224C4C">
        <w:rPr>
          <w:rStyle w:val="affffa"/>
          <w:rtl/>
        </w:rPr>
        <w:t>,</w:t>
      </w:r>
      <w:r w:rsidRPr="00224C4C">
        <w:rPr>
          <w:rFonts w:ascii="Fb Fontext" w:hAnsi="Fb Fontext"/>
          <w:rtl/>
        </w:rPr>
        <w:t xml:space="preserve"> הא לאחר </w:t>
      </w:r>
      <w:r w:rsidR="000C493E">
        <w:rPr>
          <w:rFonts w:ascii="Fb Fontext" w:hAnsi="Fb Fontext" w:hint="cs"/>
          <w:rtl/>
        </w:rPr>
        <w:t xml:space="preserve">שאמר </w:t>
      </w:r>
      <w:r>
        <w:rPr>
          <w:rStyle w:val="afffff3"/>
          <w:rFonts w:ascii="Fb Fontext" w:hAnsi="Fb Fontext"/>
          <w:rtl/>
          <w:rPrChange w:id="9240" w:author="מנוע אמוראים" w:date="2026-10-05T16:42:07Z">
            <w:rPr>
              <w:rFonts w:ascii="Fb Fontext" w:hAnsi="Fb Fontext"/>
              <w:rtl/>
            </w:rPr>
          </w:rPrChange>
        </w:rPr>
        <w:t xml:space="preserve">ר"</w:t>
      </w:r>
      <w:r>
        <w:rPr>
          <w:rStyle w:val="afffff3"/>
          <w:rFonts w:ascii="Fb Fontext" w:hAnsi="Fb Fontext" w:hint="cs"/>
          <w:rtl/>
          <w:rPrChange w:id="9241" w:author="מנוע אמוראים" w:date="2026-10-05T16:42:07Z">
            <w:rPr>
              <w:rFonts w:ascii="Fb Fontext" w:hAnsi="Fb Fontext" w:hint="cs"/>
              <w:rtl/>
            </w:rPr>
          </w:rPrChange>
        </w:rPr>
        <w:t xml:space="preserve">מ</w:t>
      </w:r>
      <w:r w:rsidRPr="00224C4C">
        <w:rPr>
          <w:rFonts w:ascii="Fb Fontext" w:hAnsi="Fb Fontext"/>
          <w:rtl/>
        </w:rPr>
        <w:t xml:space="preserve"> </w:t>
      </w:r>
      <w:r w:rsidRPr="008C335D">
        <w:rPr>
          <w:rStyle w:val="affffa"/>
          <w:rtl/>
        </w:rPr>
        <w:t>ונאחזו.</w:t>
      </w:r>
    </w:p>
    <w:p w14:paraId="0B9624D9" w14:textId="77777777" w:rsidR="00A85AC8" w:rsidRPr="00E600D8" w:rsidRDefault="007C7750" w:rsidP="008C335D">
      <w:pPr>
        <w:pStyle w:val="38"/>
        <w:framePr w:wrap="notBeside"/>
        <w:rPr>
          <w:rtl/>
        </w:rPr>
      </w:pPr>
      <w:r w:rsidRPr="00E600D8">
        <w:rPr>
          <w:rFonts w:hint="cs"/>
          <w:rtl/>
        </w:rPr>
        <w:t>א.</w:t>
      </w:r>
      <w:r w:rsidR="008C335D" w:rsidRPr="00E600D8">
        <w:rPr>
          <w:rFonts w:hint="cs"/>
          <w:rtl/>
        </w:rPr>
        <w:t xml:space="preserve"> </w:t>
      </w:r>
      <w:r w:rsidR="006E0774" w:rsidRPr="00E600D8">
        <w:rPr>
          <w:rtl/>
        </w:rPr>
        <w:t>ל</w:t>
      </w:r>
      <w:r w:rsidR="006E0774" w:rsidRPr="00E600D8">
        <w:rPr>
          <w:rFonts w:hint="cs"/>
          <w:rtl/>
        </w:rPr>
        <w:t>ר</w:t>
      </w:r>
      <w:r w:rsidR="006E0774" w:rsidRPr="00E600D8">
        <w:rPr>
          <w:rtl/>
        </w:rPr>
        <w:t>"</w:t>
      </w:r>
      <w:r w:rsidR="006E0774" w:rsidRPr="00E600D8">
        <w:rPr>
          <w:rFonts w:hint="cs"/>
          <w:rtl/>
        </w:rPr>
        <w:t>מ</w:t>
      </w:r>
      <w:r w:rsidR="00A85AC8" w:rsidRPr="00E600D8">
        <w:rPr>
          <w:rtl/>
        </w:rPr>
        <w:t>:</w:t>
      </w:r>
    </w:p>
    <w:p w14:paraId="6709B26F" w14:textId="351E84F7" w:rsidR="006E0774" w:rsidRPr="00131640" w:rsidRDefault="006E0774" w:rsidP="006E0774">
      <w:pPr>
        <w:rPr>
          <w:rtl/>
        </w:rPr>
      </w:pPr>
      <w:r w:rsidRPr="008C335D">
        <w:rPr>
          <w:rStyle w:val="afffff3"/>
          <w:rtl/>
        </w:rPr>
        <w:t>היינו ד</w:t>
      </w:r>
      <w:r w:rsidRPr="00224C4C">
        <w:rPr>
          <w:rStyle w:val="affffa"/>
          <w:rFonts w:hint="cs"/>
          <w:rtl/>
        </w:rPr>
        <w:t>'</w:t>
      </w:r>
      <w:r w:rsidRPr="00224C4C">
        <w:rPr>
          <w:rStyle w:val="affffa"/>
          <w:rtl/>
        </w:rPr>
        <w:t>אם תיטיב שאת ואם לא תיטיב לפתח חטאת רובץ</w:t>
      </w:r>
      <w:r w:rsidRPr="00224C4C">
        <w:rPr>
          <w:rStyle w:val="affffa"/>
          <w:rFonts w:hint="cs"/>
          <w:rtl/>
        </w:rPr>
        <w:t>'</w:t>
      </w:r>
      <w:r w:rsidRPr="00224C4C">
        <w:rPr>
          <w:rStyle w:val="affffa"/>
          <w:rtl/>
        </w:rPr>
        <w:t>,</w:t>
      </w:r>
    </w:p>
    <w:p w14:paraId="52961A87" w14:textId="77777777" w:rsidR="00A85AC8" w:rsidRPr="00E600D8" w:rsidRDefault="006E0774" w:rsidP="008C335D">
      <w:pPr>
        <w:pStyle w:val="38"/>
        <w:framePr w:wrap="notBeside"/>
        <w:rPr>
          <w:rtl/>
        </w:rPr>
      </w:pPr>
      <w:r w:rsidRPr="00E600D8">
        <w:rPr>
          <w:rtl/>
        </w:rPr>
        <w:t xml:space="preserve">- </w:t>
      </w:r>
      <w:r w:rsidRPr="00E600D8">
        <w:rPr>
          <w:rFonts w:hint="cs"/>
          <w:rtl/>
        </w:rPr>
        <w:t>לר</w:t>
      </w:r>
      <w:r w:rsidRPr="00E600D8">
        <w:rPr>
          <w:rtl/>
        </w:rPr>
        <w:t>"</w:t>
      </w:r>
      <w:r w:rsidRPr="00E600D8">
        <w:rPr>
          <w:rFonts w:hint="cs"/>
          <w:rtl/>
        </w:rPr>
        <w:t>ח</w:t>
      </w:r>
      <w:r w:rsidR="00A85AC8" w:rsidRPr="00E600D8">
        <w:rPr>
          <w:rtl/>
        </w:rPr>
        <w:t>:</w:t>
      </w:r>
    </w:p>
    <w:p w14:paraId="7A0F4555" w14:textId="36BED8F6" w:rsidR="006E0774" w:rsidRPr="00131640" w:rsidRDefault="006E0774" w:rsidP="007C7750">
      <w:pPr>
        <w:spacing w:after="120"/>
        <w:rPr>
          <w:rtl/>
        </w:rPr>
      </w:pPr>
      <w:r w:rsidRPr="007C7750">
        <w:rPr>
          <w:rStyle w:val="afffff3"/>
          <w:rFonts w:hint="cs"/>
          <w:rtl/>
        </w:rPr>
        <w:t>סד</w:t>
      </w:r>
      <w:r w:rsidRPr="007C7750">
        <w:rPr>
          <w:rStyle w:val="afffff3"/>
          <w:rtl/>
        </w:rPr>
        <w:t>"</w:t>
      </w:r>
      <w:r w:rsidRPr="007C7750">
        <w:rPr>
          <w:rStyle w:val="afffff3"/>
          <w:rFonts w:hint="cs"/>
          <w:rtl/>
        </w:rPr>
        <w:t>א</w:t>
      </w:r>
      <w:r w:rsidRPr="00943179">
        <w:rPr>
          <w:rtl/>
        </w:rPr>
        <w:t xml:space="preserve"> אם תיטיב אגרא, אם לא תיטיב - לא </w:t>
      </w:r>
      <w:r w:rsidR="007C7750">
        <w:rPr>
          <w:rFonts w:hint="cs"/>
          <w:rtl/>
        </w:rPr>
        <w:t>שכר</w:t>
      </w:r>
      <w:r w:rsidRPr="00943179">
        <w:rPr>
          <w:rtl/>
        </w:rPr>
        <w:t xml:space="preserve"> ולא </w:t>
      </w:r>
      <w:r w:rsidR="007C7750">
        <w:rPr>
          <w:rFonts w:hint="cs"/>
          <w:rtl/>
        </w:rPr>
        <w:t>דין</w:t>
      </w:r>
      <w:r w:rsidRPr="00943179">
        <w:rPr>
          <w:rtl/>
        </w:rPr>
        <w:t>, ק</w:t>
      </w:r>
      <w:r w:rsidRPr="00943179">
        <w:rPr>
          <w:rFonts w:hint="cs"/>
          <w:rtl/>
        </w:rPr>
        <w:t>מ</w:t>
      </w:r>
      <w:r w:rsidRPr="00943179">
        <w:rPr>
          <w:rtl/>
        </w:rPr>
        <w:t>"</w:t>
      </w:r>
      <w:r w:rsidRPr="00943179">
        <w:rPr>
          <w:rFonts w:hint="cs"/>
          <w:rtl/>
        </w:rPr>
        <w:t>ל</w:t>
      </w:r>
      <w:r w:rsidRPr="00943179">
        <w:rPr>
          <w:rtl/>
        </w:rPr>
        <w:t>.</w:t>
      </w:r>
    </w:p>
    <w:p w14:paraId="4642E939" w14:textId="77777777" w:rsidR="00A85AC8" w:rsidRPr="00E600D8" w:rsidRDefault="007C7750" w:rsidP="008C335D">
      <w:pPr>
        <w:pStyle w:val="38"/>
        <w:framePr w:wrap="notBeside"/>
        <w:rPr>
          <w:rtl/>
        </w:rPr>
      </w:pPr>
      <w:r w:rsidRPr="00E600D8">
        <w:rPr>
          <w:rFonts w:hint="cs"/>
          <w:rtl/>
        </w:rPr>
        <w:t>ב.</w:t>
      </w:r>
      <w:r w:rsidR="006E0774" w:rsidRPr="00E600D8">
        <w:rPr>
          <w:rFonts w:hint="cs"/>
          <w:rtl/>
        </w:rPr>
        <w:t xml:space="preserve"> לר</w:t>
      </w:r>
      <w:r w:rsidR="006E0774" w:rsidRPr="00E600D8">
        <w:rPr>
          <w:rtl/>
        </w:rPr>
        <w:t>"</w:t>
      </w:r>
      <w:r w:rsidR="006E0774" w:rsidRPr="00E600D8">
        <w:rPr>
          <w:rFonts w:hint="cs"/>
          <w:rtl/>
        </w:rPr>
        <w:t>מ</w:t>
      </w:r>
      <w:r w:rsidR="00A85AC8" w:rsidRPr="00E600D8">
        <w:rPr>
          <w:rtl/>
        </w:rPr>
        <w:t>:</w:t>
      </w:r>
    </w:p>
    <w:p w14:paraId="36E3B522" w14:textId="067B60F2" w:rsidR="006E0774" w:rsidRPr="00131640" w:rsidRDefault="006E0774" w:rsidP="006E0774">
      <w:pPr>
        <w:rPr>
          <w:rtl/>
        </w:rPr>
      </w:pPr>
      <w:r w:rsidRPr="008C335D">
        <w:rPr>
          <w:rStyle w:val="afffff3"/>
          <w:rtl/>
        </w:rPr>
        <w:t>היינו דכתיב:</w:t>
      </w:r>
      <w:r w:rsidRPr="00224C4C">
        <w:rPr>
          <w:rStyle w:val="affffa"/>
          <w:rtl/>
        </w:rPr>
        <w:t xml:space="preserve"> </w:t>
      </w:r>
      <w:r w:rsidRPr="00224C4C">
        <w:rPr>
          <w:rStyle w:val="affffa"/>
          <w:rFonts w:hint="cs"/>
          <w:rtl/>
        </w:rPr>
        <w:t>'</w:t>
      </w:r>
      <w:r w:rsidRPr="00224C4C">
        <w:rPr>
          <w:rStyle w:val="affffa"/>
          <w:rtl/>
        </w:rPr>
        <w:t>אז תנקה מאלתי</w:t>
      </w:r>
      <w:r w:rsidRPr="00224C4C">
        <w:rPr>
          <w:rStyle w:val="affffa"/>
          <w:rFonts w:hint="cs"/>
          <w:rtl/>
        </w:rPr>
        <w:t>'</w:t>
      </w:r>
      <w:r w:rsidRPr="00224C4C">
        <w:rPr>
          <w:rStyle w:val="affffa"/>
          <w:rtl/>
        </w:rPr>
        <w:t>,</w:t>
      </w:r>
    </w:p>
    <w:p w14:paraId="09979D2A" w14:textId="77777777" w:rsidR="00A85AC8" w:rsidRPr="00E600D8" w:rsidRDefault="006E0774" w:rsidP="008C335D">
      <w:pPr>
        <w:pStyle w:val="38"/>
        <w:framePr w:wrap="notBeside"/>
        <w:rPr>
          <w:rtl/>
        </w:rPr>
      </w:pPr>
      <w:r w:rsidRPr="00E600D8">
        <w:rPr>
          <w:rtl/>
        </w:rPr>
        <w:t xml:space="preserve">- </w:t>
      </w:r>
      <w:r w:rsidRPr="00E600D8">
        <w:rPr>
          <w:rFonts w:hint="cs"/>
          <w:rtl/>
        </w:rPr>
        <w:t>ולרחב</w:t>
      </w:r>
      <w:r w:rsidRPr="00E600D8">
        <w:rPr>
          <w:rtl/>
        </w:rPr>
        <w:t>"</w:t>
      </w:r>
      <w:r w:rsidRPr="00E600D8">
        <w:rPr>
          <w:rFonts w:hint="cs"/>
          <w:rtl/>
        </w:rPr>
        <w:t>ד</w:t>
      </w:r>
      <w:r w:rsidR="00A85AC8" w:rsidRPr="00E600D8">
        <w:rPr>
          <w:rtl/>
        </w:rPr>
        <w:t>:</w:t>
      </w:r>
    </w:p>
    <w:p w14:paraId="58A89884" w14:textId="362020D0" w:rsidR="006E0774" w:rsidRPr="00131640" w:rsidRDefault="006E0774" w:rsidP="007C7750">
      <w:pPr>
        <w:spacing w:after="120"/>
        <w:rPr>
          <w:rtl/>
        </w:rPr>
      </w:pPr>
      <w:r w:rsidRPr="00943179">
        <w:rPr>
          <w:rFonts w:hint="cs"/>
          <w:rtl/>
        </w:rPr>
        <w:t>דאפי' במקום דניח</w:t>
      </w:r>
      <w:r w:rsidRPr="00943179">
        <w:rPr>
          <w:rtl/>
        </w:rPr>
        <w:t>"</w:t>
      </w:r>
      <w:r w:rsidRPr="00943179">
        <w:rPr>
          <w:rFonts w:hint="cs"/>
          <w:rtl/>
        </w:rPr>
        <w:t>ל לדידה ולא לקרובים מי</w:t>
      </w:r>
      <w:r w:rsidR="008C335D">
        <w:rPr>
          <w:rFonts w:hint="cs"/>
          <w:rtl/>
        </w:rPr>
        <w:t>י</w:t>
      </w:r>
      <w:r w:rsidRPr="00943179">
        <w:rPr>
          <w:rFonts w:hint="cs"/>
          <w:rtl/>
        </w:rPr>
        <w:t>תי בע</w:t>
      </w:r>
      <w:r w:rsidRPr="00943179">
        <w:rPr>
          <w:rtl/>
        </w:rPr>
        <w:t>"</w:t>
      </w:r>
      <w:r w:rsidRPr="00943179">
        <w:rPr>
          <w:rFonts w:hint="cs"/>
          <w:rtl/>
        </w:rPr>
        <w:t>כ</w:t>
      </w:r>
      <w:r w:rsidR="008C335D">
        <w:rPr>
          <w:rFonts w:hint="cs"/>
          <w:rtl/>
        </w:rPr>
        <w:t>,</w:t>
      </w:r>
      <w:r w:rsidRPr="00943179">
        <w:rPr>
          <w:rFonts w:hint="cs"/>
          <w:rtl/>
        </w:rPr>
        <w:t xml:space="preserve"> קמ</w:t>
      </w:r>
      <w:r w:rsidRPr="00943179">
        <w:rPr>
          <w:rtl/>
        </w:rPr>
        <w:t>"</w:t>
      </w:r>
      <w:r w:rsidRPr="00943179">
        <w:rPr>
          <w:rFonts w:hint="cs"/>
          <w:rtl/>
        </w:rPr>
        <w:t>ל</w:t>
      </w:r>
    </w:p>
    <w:p w14:paraId="27F23E33" w14:textId="43B4DCE1" w:rsidR="00A85AC8" w:rsidRPr="00E600D8" w:rsidRDefault="007C7750" w:rsidP="008C335D">
      <w:pPr>
        <w:pStyle w:val="38"/>
        <w:framePr w:wrap="notBeside"/>
        <w:rPr>
          <w:rtl/>
        </w:rPr>
      </w:pPr>
      <w:r w:rsidRPr="00E600D8">
        <w:rPr>
          <w:rFonts w:hint="cs"/>
          <w:rtl/>
        </w:rPr>
        <w:t>ג</w:t>
      </w:r>
      <w:r w:rsidR="00A85AC8" w:rsidRPr="00E600D8">
        <w:rPr>
          <w:rFonts w:hint="cs"/>
          <w:rtl/>
        </w:rPr>
        <w:t>.</w:t>
      </w:r>
    </w:p>
    <w:p w14:paraId="56EFDE83" w14:textId="3C76784F" w:rsidR="006E0774" w:rsidRPr="00240540" w:rsidRDefault="006E0774" w:rsidP="007C7750">
      <w:pPr>
        <w:spacing w:after="120"/>
        <w:rPr>
          <w:spacing w:val="0"/>
          <w:rtl/>
        </w:rPr>
      </w:pPr>
      <w:r w:rsidRPr="00240540">
        <w:rPr>
          <w:rStyle w:val="affffa"/>
          <w:rFonts w:hint="cs"/>
          <w:spacing w:val="0"/>
          <w:rtl/>
        </w:rPr>
        <w:t>'</w:t>
      </w:r>
      <w:r w:rsidRPr="00240540">
        <w:rPr>
          <w:rStyle w:val="affffa"/>
          <w:spacing w:val="0"/>
          <w:rtl/>
        </w:rPr>
        <w:t>אם לא תאבה האשה</w:t>
      </w:r>
      <w:r w:rsidRPr="00240540">
        <w:rPr>
          <w:rStyle w:val="affffa"/>
          <w:rFonts w:hint="cs"/>
          <w:spacing w:val="0"/>
          <w:rtl/>
        </w:rPr>
        <w:t xml:space="preserve">' </w:t>
      </w:r>
      <w:r w:rsidR="00A87671" w:rsidRPr="00240540">
        <w:rPr>
          <w:rFonts w:ascii="Fb Fontext" w:hAnsi="Fb Fontext" w:hint="cs"/>
          <w:spacing w:val="0"/>
          <w:sz w:val="32"/>
          <w:rtl/>
        </w:rPr>
        <w:t>ס''ד</w:t>
      </w:r>
      <w:r w:rsidRPr="00240540">
        <w:rPr>
          <w:rFonts w:ascii="Fb Fontext" w:hAnsi="Fb Fontext" w:hint="cs"/>
          <w:spacing w:val="0"/>
          <w:sz w:val="32"/>
          <w:rtl/>
        </w:rPr>
        <w:t xml:space="preserve"> </w:t>
      </w:r>
      <w:r w:rsidR="00A87671" w:rsidRPr="00240540">
        <w:rPr>
          <w:rFonts w:ascii="Fb Fontext" w:hAnsi="Fb Fontext" w:hint="cs"/>
          <w:spacing w:val="0"/>
          <w:sz w:val="32"/>
          <w:rtl/>
        </w:rPr>
        <w:t xml:space="preserve">כשנח </w:t>
      </w:r>
      <w:r w:rsidRPr="00240540">
        <w:rPr>
          <w:rFonts w:ascii="Fb Fontext" w:hAnsi="Fb Fontext" w:hint="cs"/>
          <w:spacing w:val="0"/>
          <w:sz w:val="32"/>
          <w:rtl/>
        </w:rPr>
        <w:t>לקרובים ולא לה, ניתי בע</w:t>
      </w:r>
      <w:r w:rsidRPr="00240540">
        <w:rPr>
          <w:rFonts w:ascii="Fb Fontext" w:hAnsi="Fb Fontext"/>
          <w:spacing w:val="0"/>
          <w:sz w:val="32"/>
          <w:rtl/>
        </w:rPr>
        <w:t>"</w:t>
      </w:r>
      <w:r w:rsidRPr="00240540">
        <w:rPr>
          <w:rFonts w:ascii="Fb Fontext" w:hAnsi="Fb Fontext" w:hint="cs"/>
          <w:spacing w:val="0"/>
          <w:sz w:val="32"/>
          <w:rtl/>
        </w:rPr>
        <w:t>כ קמ"ל</w:t>
      </w:r>
    </w:p>
    <w:p w14:paraId="6BDCF497" w14:textId="378D6D9D" w:rsidR="00A85AC8" w:rsidRPr="00E600D8" w:rsidRDefault="007C7750" w:rsidP="00A87671">
      <w:pPr>
        <w:pStyle w:val="38"/>
        <w:framePr w:wrap="notBeside"/>
        <w:rPr>
          <w:rtl/>
        </w:rPr>
      </w:pPr>
      <w:r w:rsidRPr="00E600D8">
        <w:rPr>
          <w:rFonts w:hint="cs"/>
          <w:rtl/>
        </w:rPr>
        <w:t>ד</w:t>
      </w:r>
      <w:r w:rsidR="00A85AC8" w:rsidRPr="00E600D8">
        <w:rPr>
          <w:rFonts w:hint="cs"/>
          <w:rtl/>
        </w:rPr>
        <w:t>.</w:t>
      </w:r>
    </w:p>
    <w:p w14:paraId="4B382A45" w14:textId="612F3A50" w:rsidR="006E0774" w:rsidRPr="00131640" w:rsidRDefault="006E0774" w:rsidP="006E0774">
      <w:pPr>
        <w:rPr>
          <w:rtl/>
        </w:rPr>
      </w:pPr>
      <w:r w:rsidRPr="00A87671">
        <w:rPr>
          <w:rStyle w:val="affffa"/>
          <w:rFonts w:hint="cs"/>
          <w:rtl/>
        </w:rPr>
        <w:t>אם בחקותי ת</w:t>
      </w:r>
      <w:r w:rsidRPr="00A87671">
        <w:rPr>
          <w:rStyle w:val="affffa"/>
          <w:rtl/>
        </w:rPr>
        <w:t>לכו ואם בחקותי תמאסו</w:t>
      </w:r>
      <w:r w:rsidRPr="00A87671">
        <w:rPr>
          <w:rStyle w:val="affffa"/>
          <w:rFonts w:hint="cs"/>
          <w:rtl/>
        </w:rPr>
        <w:t>'</w:t>
      </w:r>
      <w:r w:rsidRPr="00A87671">
        <w:rPr>
          <w:rStyle w:val="affffa"/>
          <w:rtl/>
        </w:rPr>
        <w:t>,</w:t>
      </w:r>
      <w:r w:rsidRPr="00224C4C">
        <w:rPr>
          <w:rFonts w:ascii="Fb Fontext" w:hAnsi="Fb Fontext"/>
          <w:rtl/>
        </w:rPr>
        <w:t xml:space="preserve"> </w:t>
      </w:r>
      <w:r>
        <w:rPr>
          <w:rStyle w:val="afffff3"/>
          <w:rFonts w:ascii="Fb Fontext" w:hAnsi="Fb Fontext" w:hint="cs"/>
          <w:rtl/>
          <w:rPrChange w:id="9242" w:author="מנוע אמוראים" w:date="2026-10-05T16:42:07Z">
            <w:rPr>
              <w:rFonts w:ascii="Fb Fontext" w:hAnsi="Fb Fontext" w:hint="cs"/>
              <w:rtl/>
            </w:rPr>
          </w:rPrChange>
        </w:rPr>
        <w:t xml:space="preserve">לר</w:t>
      </w:r>
      <w:r>
        <w:rPr>
          <w:rStyle w:val="afffff3"/>
          <w:rFonts w:ascii="Fb Fontext" w:hAnsi="Fb Fontext"/>
          <w:rtl/>
          <w:rPrChange w:id="9243" w:author="מנוע אמוראים" w:date="2026-10-05T16:42:07Z">
            <w:rPr>
              <w:rFonts w:ascii="Fb Fontext" w:hAnsi="Fb Fontext"/>
              <w:rtl/>
            </w:rPr>
          </w:rPrChange>
        </w:rPr>
        <w:t xml:space="preserve">"</w:t>
      </w:r>
      <w:r>
        <w:rPr>
          <w:rStyle w:val="afffff3"/>
          <w:rFonts w:ascii="Fb Fontext" w:hAnsi="Fb Fontext" w:hint="cs"/>
          <w:rtl/>
          <w:rPrChange w:id="9244" w:author="מנוע אמוראים" w:date="2026-10-05T16:42:07Z">
            <w:rPr>
              <w:rFonts w:ascii="Fb Fontext" w:hAnsi="Fb Fontext" w:hint="cs"/>
              <w:rtl/>
            </w:rPr>
          </w:rPrChange>
        </w:rPr>
        <w:t xml:space="preserve">מ</w:t>
      </w:r>
      <w:r>
        <w:rPr>
          <w:rFonts w:ascii="Fb Fontext" w:hAnsi="Fb Fontext" w:hint="cs"/>
          <w:rtl/>
        </w:rPr>
        <w:t xml:space="preserve"> ניחא,</w:t>
      </w:r>
    </w:p>
    <w:p w14:paraId="305375A2" w14:textId="77777777" w:rsidR="00A85AC8" w:rsidRPr="00E600D8" w:rsidRDefault="006E0774" w:rsidP="00A87671">
      <w:pPr>
        <w:pStyle w:val="38"/>
        <w:framePr w:wrap="notBeside"/>
        <w:rPr>
          <w:rtl/>
        </w:rPr>
      </w:pPr>
      <w:r w:rsidRPr="00E600D8">
        <w:rPr>
          <w:rFonts w:hint="cs"/>
          <w:rtl/>
        </w:rPr>
        <w:t>לרחב</w:t>
      </w:r>
      <w:r w:rsidRPr="00E600D8">
        <w:rPr>
          <w:rtl/>
        </w:rPr>
        <w:t>"</w:t>
      </w:r>
      <w:r w:rsidRPr="00E600D8">
        <w:rPr>
          <w:rFonts w:hint="cs"/>
          <w:rtl/>
        </w:rPr>
        <w:t>ג</w:t>
      </w:r>
      <w:r w:rsidR="00A85AC8" w:rsidRPr="00E600D8">
        <w:rPr>
          <w:rtl/>
        </w:rPr>
        <w:t>:</w:t>
      </w:r>
    </w:p>
    <w:p w14:paraId="154FDCE8" w14:textId="545DDF7C" w:rsidR="009469D7" w:rsidRDefault="006E0774" w:rsidP="00A87671">
      <w:pPr>
        <w:rPr>
          <w:rFonts w:ascii="Fb Fontext" w:hAnsi="Fb Fontext"/>
          <w:rtl/>
        </w:rPr>
      </w:pPr>
      <w:r w:rsidRPr="00224C4C">
        <w:rPr>
          <w:rFonts w:ascii="Fb Fontext" w:hAnsi="Fb Fontext" w:hint="cs"/>
          <w:rtl/>
        </w:rPr>
        <w:t>ס</w:t>
      </w:r>
      <w:r w:rsidR="00A87671">
        <w:rPr>
          <w:rFonts w:ascii="Fb Fontext" w:hAnsi="Fb Fontext" w:hint="cs"/>
          <w:rtl/>
        </w:rPr>
        <w:t>"</w:t>
      </w:r>
      <w:r w:rsidRPr="00224C4C">
        <w:rPr>
          <w:rFonts w:ascii="Fb Fontext" w:hAnsi="Fb Fontext" w:hint="cs"/>
          <w:rtl/>
        </w:rPr>
        <w:t>ד</w:t>
      </w:r>
      <w:r w:rsidR="00A87671">
        <w:rPr>
          <w:rStyle w:val="affffa"/>
          <w:rFonts w:hint="cs"/>
          <w:rtl/>
        </w:rPr>
        <w:t xml:space="preserve"> </w:t>
      </w:r>
      <w:r w:rsidRPr="00224C4C">
        <w:rPr>
          <w:rStyle w:val="affffa"/>
          <w:rFonts w:hint="cs"/>
          <w:rtl/>
        </w:rPr>
        <w:t>'</w:t>
      </w:r>
      <w:r w:rsidRPr="00224C4C">
        <w:rPr>
          <w:rStyle w:val="affffa"/>
          <w:rtl/>
        </w:rPr>
        <w:t>אם בחקותי תלכו</w:t>
      </w:r>
      <w:r w:rsidRPr="00224C4C">
        <w:rPr>
          <w:rStyle w:val="affffa"/>
          <w:rFonts w:hint="cs"/>
          <w:rtl/>
        </w:rPr>
        <w:t>'</w:t>
      </w:r>
      <w:r w:rsidRPr="00224C4C">
        <w:rPr>
          <w:rStyle w:val="affffa"/>
          <w:rtl/>
        </w:rPr>
        <w:t xml:space="preserve"> </w:t>
      </w:r>
      <w:r w:rsidRPr="00224C4C">
        <w:rPr>
          <w:rFonts w:ascii="Fb Fontext" w:hAnsi="Fb Fontext"/>
          <w:rtl/>
        </w:rPr>
        <w:t>- ברכה,</w:t>
      </w:r>
    </w:p>
    <w:p w14:paraId="44BA7B5F" w14:textId="52E42442" w:rsidR="006E0774" w:rsidRPr="00131640" w:rsidRDefault="006E0774" w:rsidP="007C7750">
      <w:pPr>
        <w:spacing w:after="120"/>
        <w:rPr>
          <w:rtl/>
        </w:rPr>
      </w:pPr>
      <w:r w:rsidRPr="00A87671">
        <w:rPr>
          <w:rStyle w:val="affffa"/>
          <w:rtl/>
        </w:rPr>
        <w:t>אם בחקותי תמאסו</w:t>
      </w:r>
      <w:r w:rsidRPr="00A87671">
        <w:rPr>
          <w:rStyle w:val="affffa"/>
          <w:rFonts w:hint="cs"/>
          <w:rtl/>
        </w:rPr>
        <w:t>'</w:t>
      </w:r>
      <w:r w:rsidRPr="00224C4C">
        <w:rPr>
          <w:rFonts w:ascii="Fb Fontext" w:hAnsi="Fb Fontext"/>
          <w:rtl/>
        </w:rPr>
        <w:t xml:space="preserve"> - לא ברכה ולא קללה,</w:t>
      </w:r>
      <w:r w:rsidRPr="00224C4C">
        <w:rPr>
          <w:rFonts w:ascii="Fb Fontext" w:hAnsi="Fb Fontext" w:hint="cs"/>
          <w:rtl/>
        </w:rPr>
        <w:t xml:space="preserve"> קמ</w:t>
      </w:r>
      <w:r w:rsidRPr="00224C4C">
        <w:rPr>
          <w:rFonts w:ascii="Fb Fontext" w:hAnsi="Fb Fontext"/>
          <w:rtl/>
        </w:rPr>
        <w:t>"</w:t>
      </w:r>
      <w:r w:rsidRPr="00224C4C">
        <w:rPr>
          <w:rFonts w:ascii="Fb Fontext" w:hAnsi="Fb Fontext" w:hint="cs"/>
          <w:rtl/>
        </w:rPr>
        <w:t>ל</w:t>
      </w:r>
      <w:r w:rsidRPr="00224C4C">
        <w:rPr>
          <w:rFonts w:ascii="Fb Fontext" w:hAnsi="Fb Fontext"/>
          <w:rtl/>
        </w:rPr>
        <w:t>.</w:t>
      </w:r>
    </w:p>
    <w:p w14:paraId="6890AE78" w14:textId="340CC762" w:rsidR="00A85AC8" w:rsidRPr="00E600D8" w:rsidRDefault="007C7750" w:rsidP="00A87671">
      <w:pPr>
        <w:pStyle w:val="38"/>
        <w:framePr w:wrap="notBeside"/>
        <w:rPr>
          <w:rtl/>
        </w:rPr>
      </w:pPr>
      <w:r w:rsidRPr="00E600D8">
        <w:rPr>
          <w:rFonts w:hint="cs"/>
          <w:rtl/>
        </w:rPr>
        <w:t>ה</w:t>
      </w:r>
      <w:r w:rsidR="00A85AC8" w:rsidRPr="00E600D8">
        <w:rPr>
          <w:rFonts w:hint="cs"/>
          <w:rtl/>
        </w:rPr>
        <w:t>.</w:t>
      </w:r>
    </w:p>
    <w:p w14:paraId="411BD157" w14:textId="1FC8772D" w:rsidR="006E0774" w:rsidRPr="00131640" w:rsidRDefault="006E0774" w:rsidP="006E0774">
      <w:pPr>
        <w:rPr>
          <w:rtl/>
        </w:rPr>
      </w:pPr>
      <w:r w:rsidRPr="00224C4C">
        <w:rPr>
          <w:rStyle w:val="affffa"/>
          <w:rFonts w:hint="cs"/>
          <w:rtl/>
        </w:rPr>
        <w:t>'</w:t>
      </w:r>
      <w:r w:rsidRPr="00224C4C">
        <w:rPr>
          <w:rStyle w:val="affffa"/>
          <w:rtl/>
        </w:rPr>
        <w:t>אם תאבו ושמעתם וגו' ואם תמאנו ומריתם וגו',</w:t>
      </w:r>
      <w:r w:rsidRPr="00224C4C">
        <w:rPr>
          <w:rFonts w:ascii="Fb Fontext" w:hAnsi="Fb Fontext"/>
          <w:sz w:val="32"/>
          <w:rtl/>
        </w:rPr>
        <w:t xml:space="preserve"> </w:t>
      </w:r>
      <w:r>
        <w:rPr>
          <w:rFonts w:ascii="Fb Fontext" w:hAnsi="Fb Fontext" w:hint="cs"/>
          <w:sz w:val="32"/>
          <w:rtl/>
        </w:rPr>
        <w:t xml:space="preserve"> </w:t>
      </w:r>
      <w:r>
        <w:rPr>
          <w:rStyle w:val="afffff3"/>
          <w:rFonts w:ascii="Fb Fontext" w:hAnsi="Fb Fontext" w:hint="cs"/>
          <w:sz w:val="32"/>
          <w:rtl/>
          <w:rPrChange w:id="9245" w:author="מנוע אמוראים" w:date="2026-10-05T16:42:07Z">
            <w:rPr>
              <w:rFonts w:ascii="Fb Fontext" w:hAnsi="Fb Fontext" w:hint="cs"/>
              <w:sz w:val="32"/>
              <w:rtl/>
            </w:rPr>
          </w:rPrChange>
        </w:rPr>
        <w:t xml:space="preserve">לר</w:t>
      </w:r>
      <w:r>
        <w:rPr>
          <w:rStyle w:val="afffff3"/>
          <w:rFonts w:ascii="Fb Fontext" w:hAnsi="Fb Fontext"/>
          <w:sz w:val="32"/>
          <w:rtl/>
          <w:rPrChange w:id="9246" w:author="מנוע אמוראים" w:date="2026-10-05T16:42:07Z">
            <w:rPr>
              <w:rFonts w:ascii="Fb Fontext" w:hAnsi="Fb Fontext"/>
              <w:sz w:val="32"/>
              <w:rtl/>
            </w:rPr>
          </w:rPrChange>
        </w:rPr>
        <w:t xml:space="preserve">"</w:t>
      </w:r>
      <w:r>
        <w:rPr>
          <w:rStyle w:val="afffff3"/>
          <w:rFonts w:ascii="Fb Fontext" w:hAnsi="Fb Fontext" w:hint="cs"/>
          <w:sz w:val="32"/>
          <w:rtl/>
          <w:rPrChange w:id="9247" w:author="מנוע אמוראים" w:date="2026-10-05T16:42:07Z">
            <w:rPr>
              <w:rFonts w:ascii="Fb Fontext" w:hAnsi="Fb Fontext" w:hint="cs"/>
              <w:sz w:val="32"/>
              <w:rtl/>
            </w:rPr>
          </w:rPrChange>
        </w:rPr>
        <w:t xml:space="preserve">מ</w:t>
      </w:r>
      <w:r>
        <w:rPr>
          <w:rFonts w:ascii="Fb Fontext" w:hAnsi="Fb Fontext" w:hint="cs"/>
          <w:sz w:val="32"/>
          <w:rtl/>
        </w:rPr>
        <w:t xml:space="preserve"> ניחא</w:t>
      </w:r>
    </w:p>
    <w:p w14:paraId="11ACCE15" w14:textId="77777777" w:rsidR="00A85AC8" w:rsidRPr="00E600D8" w:rsidRDefault="006E0774" w:rsidP="00A87671">
      <w:pPr>
        <w:pStyle w:val="38"/>
        <w:framePr w:wrap="notBeside"/>
        <w:rPr>
          <w:rtl/>
        </w:rPr>
      </w:pPr>
      <w:r w:rsidRPr="00E600D8">
        <w:rPr>
          <w:rFonts w:hint="cs"/>
          <w:rtl/>
        </w:rPr>
        <w:t>לרחב</w:t>
      </w:r>
      <w:r w:rsidRPr="00E600D8">
        <w:rPr>
          <w:rtl/>
        </w:rPr>
        <w:t>"</w:t>
      </w:r>
      <w:r w:rsidRPr="00E600D8">
        <w:rPr>
          <w:rFonts w:hint="cs"/>
          <w:rtl/>
        </w:rPr>
        <w:t>ג</w:t>
      </w:r>
      <w:r w:rsidR="00A85AC8" w:rsidRPr="00E600D8">
        <w:rPr>
          <w:rtl/>
        </w:rPr>
        <w:t>:</w:t>
      </w:r>
    </w:p>
    <w:p w14:paraId="633ACAAC" w14:textId="067D5830" w:rsidR="006E0774" w:rsidRPr="00240540" w:rsidRDefault="00A87671" w:rsidP="006E0774">
      <w:pPr>
        <w:rPr>
          <w:spacing w:val="2"/>
          <w:rtl/>
        </w:rPr>
      </w:pPr>
      <w:r w:rsidRPr="00240540">
        <w:rPr>
          <w:rFonts w:ascii="Fb Fontext" w:hAnsi="Fb Fontext" w:hint="cs"/>
          <w:spacing w:val="2"/>
          <w:rtl/>
        </w:rPr>
        <w:t>ס''ד</w:t>
      </w:r>
      <w:r w:rsidR="006E0774" w:rsidRPr="00240540">
        <w:rPr>
          <w:rStyle w:val="affffa"/>
          <w:spacing w:val="2"/>
          <w:rtl/>
        </w:rPr>
        <w:t xml:space="preserve"> </w:t>
      </w:r>
      <w:r w:rsidR="006E0774" w:rsidRPr="00240540">
        <w:rPr>
          <w:rStyle w:val="affffa"/>
          <w:rFonts w:hint="cs"/>
          <w:spacing w:val="2"/>
          <w:rtl/>
        </w:rPr>
        <w:t>'</w:t>
      </w:r>
      <w:r w:rsidR="006E0774" w:rsidRPr="00240540">
        <w:rPr>
          <w:rStyle w:val="affffa"/>
          <w:spacing w:val="2"/>
          <w:rtl/>
        </w:rPr>
        <w:t>אם תאבו</w:t>
      </w:r>
      <w:r w:rsidR="006E0774" w:rsidRPr="00240540">
        <w:rPr>
          <w:rStyle w:val="affffa"/>
          <w:rFonts w:hint="cs"/>
          <w:spacing w:val="2"/>
          <w:rtl/>
        </w:rPr>
        <w:t>'</w:t>
      </w:r>
      <w:r w:rsidR="006E0774" w:rsidRPr="00240540">
        <w:rPr>
          <w:rStyle w:val="affffa"/>
          <w:spacing w:val="2"/>
          <w:rtl/>
        </w:rPr>
        <w:t xml:space="preserve"> </w:t>
      </w:r>
      <w:r w:rsidR="006E0774" w:rsidRPr="00240540">
        <w:rPr>
          <w:rFonts w:ascii="Fb Fontext" w:hAnsi="Fb Fontext"/>
          <w:spacing w:val="2"/>
          <w:rtl/>
        </w:rPr>
        <w:t>- טובה,</w:t>
      </w:r>
      <w:r w:rsidR="006E0774" w:rsidRPr="00240540">
        <w:rPr>
          <w:rStyle w:val="affffa"/>
          <w:spacing w:val="2"/>
          <w:rtl/>
        </w:rPr>
        <w:t xml:space="preserve"> </w:t>
      </w:r>
      <w:r w:rsidR="006E0774" w:rsidRPr="00240540">
        <w:rPr>
          <w:rStyle w:val="affffa"/>
          <w:rFonts w:hint="cs"/>
          <w:spacing w:val="2"/>
          <w:rtl/>
        </w:rPr>
        <w:t>'</w:t>
      </w:r>
      <w:r w:rsidR="006E0774" w:rsidRPr="00240540">
        <w:rPr>
          <w:rStyle w:val="affffa"/>
          <w:spacing w:val="2"/>
          <w:rtl/>
        </w:rPr>
        <w:t>ואם תמאנו</w:t>
      </w:r>
      <w:r w:rsidR="006E0774" w:rsidRPr="00240540">
        <w:rPr>
          <w:rStyle w:val="affffa"/>
          <w:rFonts w:hint="cs"/>
          <w:spacing w:val="2"/>
          <w:rtl/>
        </w:rPr>
        <w:t>'</w:t>
      </w:r>
      <w:r w:rsidR="006E0774" w:rsidRPr="00240540">
        <w:rPr>
          <w:rStyle w:val="affffa"/>
          <w:spacing w:val="2"/>
          <w:rtl/>
        </w:rPr>
        <w:t xml:space="preserve"> </w:t>
      </w:r>
      <w:r w:rsidR="006E0774" w:rsidRPr="00240540">
        <w:rPr>
          <w:rFonts w:ascii="Fb Fontext" w:hAnsi="Fb Fontext"/>
          <w:spacing w:val="2"/>
          <w:rtl/>
        </w:rPr>
        <w:t>- לא טובה ולא רעה, קמ"ל.</w:t>
      </w:r>
    </w:p>
    <w:p w14:paraId="617E210B" w14:textId="77777777" w:rsidR="006E0774" w:rsidRPr="00131640" w:rsidRDefault="006E0774" w:rsidP="0010529F">
      <w:pPr>
        <w:pStyle w:val="afff0"/>
        <w:framePr w:wrap="around"/>
        <w:rPr>
          <w:rtl/>
        </w:rPr>
      </w:pPr>
      <w:r w:rsidRPr="00224C4C">
        <w:rPr>
          <w:rFonts w:hint="cs"/>
          <w:rtl/>
        </w:rPr>
        <w:t>סב.</w:t>
      </w:r>
    </w:p>
    <w:p w14:paraId="612E3E36" w14:textId="5F006523" w:rsidR="006E0774" w:rsidRPr="00BF0F95" w:rsidRDefault="006E0774" w:rsidP="00393B0F">
      <w:pPr>
        <w:spacing w:after="120"/>
        <w:rPr>
          <w:spacing w:val="-2"/>
          <w:rtl/>
        </w:rPr>
      </w:pPr>
      <w:r w:rsidRPr="00BF0F95">
        <w:rPr>
          <w:rStyle w:val="affffa"/>
          <w:rFonts w:hint="cs"/>
          <w:spacing w:val="-2"/>
          <w:rtl/>
        </w:rPr>
        <w:t>'</w:t>
      </w:r>
      <w:r w:rsidRPr="00BF0F95">
        <w:rPr>
          <w:rStyle w:val="affffa"/>
          <w:spacing w:val="-2"/>
          <w:rtl/>
        </w:rPr>
        <w:t>חרב תאכלו</w:t>
      </w:r>
      <w:r w:rsidRPr="00BF0F95">
        <w:rPr>
          <w:rStyle w:val="affffa"/>
          <w:rFonts w:hint="cs"/>
          <w:spacing w:val="-2"/>
          <w:rtl/>
        </w:rPr>
        <w:t>'</w:t>
      </w:r>
      <w:r w:rsidRPr="00BF0F95">
        <w:rPr>
          <w:rStyle w:val="affffa"/>
          <w:spacing w:val="-2"/>
          <w:rtl/>
        </w:rPr>
        <w:t xml:space="preserve"> </w:t>
      </w:r>
      <w:r w:rsidRPr="00BF0F95">
        <w:rPr>
          <w:rStyle w:val="afffff3"/>
          <w:spacing w:val="-2"/>
          <w:rtl/>
        </w:rPr>
        <w:t>רבא:</w:t>
      </w:r>
      <w:r w:rsidRPr="00BF0F95">
        <w:rPr>
          <w:rFonts w:ascii="Fb Fontext" w:hAnsi="Fb Fontext"/>
          <w:spacing w:val="-2"/>
          <w:sz w:val="32"/>
          <w:rtl/>
        </w:rPr>
        <w:t xml:space="preserve"> </w:t>
      </w:r>
      <w:r w:rsidR="00E0064F" w:rsidRPr="00BF0F95">
        <w:rPr>
          <w:rFonts w:ascii="Fb Fontext" w:hAnsi="Fb Fontext" w:hint="cs"/>
          <w:spacing w:val="-2"/>
          <w:sz w:val="32"/>
          <w:rtl/>
        </w:rPr>
        <w:t>מלח ג</w:t>
      </w:r>
      <w:r w:rsidR="00621B1D" w:rsidRPr="00BF0F95">
        <w:rPr>
          <w:rFonts w:ascii="Fb Fontext" w:hAnsi="Fb Fontext" w:hint="cs"/>
          <w:spacing w:val="-2"/>
          <w:sz w:val="32"/>
          <w:rtl/>
        </w:rPr>
        <w:t>ס לחם שעורים ובצלים ש</w:t>
      </w:r>
      <w:r w:rsidRPr="00BF0F95">
        <w:rPr>
          <w:rFonts w:ascii="Fb Fontext" w:hAnsi="Fb Fontext"/>
          <w:spacing w:val="-2"/>
          <w:sz w:val="32"/>
          <w:rtl/>
        </w:rPr>
        <w:t>קשים לגוף כחרבות.</w:t>
      </w:r>
    </w:p>
    <w:p w14:paraId="7D303CD2" w14:textId="4C6872C3" w:rsidR="00A85AC8" w:rsidRPr="00E600D8" w:rsidRDefault="00393B0F" w:rsidP="00621B1D">
      <w:pPr>
        <w:pStyle w:val="38"/>
        <w:framePr w:wrap="notBeside"/>
        <w:rPr>
          <w:rtl/>
        </w:rPr>
      </w:pPr>
      <w:r w:rsidRPr="00E600D8">
        <w:rPr>
          <w:rFonts w:hint="cs"/>
          <w:rtl/>
        </w:rPr>
        <w:t>ו</w:t>
      </w:r>
      <w:r w:rsidR="00A85AC8" w:rsidRPr="00E600D8">
        <w:rPr>
          <w:rFonts w:hint="cs"/>
          <w:rtl/>
        </w:rPr>
        <w:t>.</w:t>
      </w:r>
    </w:p>
    <w:p w14:paraId="4615925B" w14:textId="3AFC5406" w:rsidR="006E0774" w:rsidRPr="00131640" w:rsidRDefault="006E0774" w:rsidP="006E0774">
      <w:pPr>
        <w:rPr>
          <w:rtl/>
        </w:rPr>
      </w:pPr>
      <w:r w:rsidRPr="00224C4C">
        <w:rPr>
          <w:rStyle w:val="affffa"/>
          <w:rFonts w:hint="cs"/>
          <w:rtl/>
        </w:rPr>
        <w:t>'</w:t>
      </w:r>
      <w:r w:rsidRPr="00224C4C">
        <w:rPr>
          <w:rStyle w:val="affffa"/>
          <w:rtl/>
        </w:rPr>
        <w:t xml:space="preserve">אם לא שכב </w:t>
      </w:r>
      <w:r w:rsidR="00621B1D">
        <w:rPr>
          <w:rStyle w:val="affffa"/>
          <w:rFonts w:hint="cs"/>
          <w:rtl/>
        </w:rPr>
        <w:t xml:space="preserve">.. </w:t>
      </w:r>
      <w:r w:rsidRPr="00224C4C">
        <w:rPr>
          <w:rStyle w:val="affffa"/>
          <w:rtl/>
        </w:rPr>
        <w:t xml:space="preserve">ואם לא שטית </w:t>
      </w:r>
      <w:r w:rsidR="00621B1D">
        <w:rPr>
          <w:rStyle w:val="affffa"/>
          <w:rFonts w:hint="cs"/>
          <w:rtl/>
        </w:rPr>
        <w:t>...</w:t>
      </w:r>
      <w:r w:rsidRPr="00224C4C">
        <w:rPr>
          <w:rStyle w:val="affffa"/>
          <w:rtl/>
        </w:rPr>
        <w:t xml:space="preserve"> הנקי</w:t>
      </w:r>
      <w:r w:rsidRPr="00224C4C">
        <w:rPr>
          <w:rStyle w:val="affffa"/>
          <w:rFonts w:hint="cs"/>
          <w:rtl/>
        </w:rPr>
        <w:t>'</w:t>
      </w:r>
      <w:r w:rsidRPr="00224C4C">
        <w:rPr>
          <w:rStyle w:val="affffa"/>
          <w:rtl/>
        </w:rPr>
        <w:t>,</w:t>
      </w:r>
      <w:r w:rsidRPr="00224C4C">
        <w:rPr>
          <w:rFonts w:ascii="Fb Fontext" w:hAnsi="Fb Fontext"/>
          <w:sz w:val="32"/>
          <w:rtl/>
        </w:rPr>
        <w:t xml:space="preserve"> </w:t>
      </w:r>
      <w:r>
        <w:rPr>
          <w:rStyle w:val="afffff3"/>
          <w:rFonts w:ascii="Fb Fontext" w:hAnsi="Fb Fontext" w:hint="cs"/>
          <w:sz w:val="32"/>
          <w:rtl/>
          <w:rPrChange w:id="9248" w:author="מנוע אמוראים" w:date="2026-10-05T16:42:07Z">
            <w:rPr>
              <w:rFonts w:ascii="Fb Fontext" w:hAnsi="Fb Fontext" w:hint="cs"/>
              <w:sz w:val="32"/>
              <w:rtl/>
            </w:rPr>
          </w:rPrChange>
        </w:rPr>
        <w:t xml:space="preserve">לרחב</w:t>
      </w:r>
      <w:r>
        <w:rPr>
          <w:rStyle w:val="afffff3"/>
          <w:rFonts w:ascii="Fb Fontext" w:hAnsi="Fb Fontext"/>
          <w:sz w:val="32"/>
          <w:rtl/>
          <w:rPrChange w:id="9249" w:author="מנוע אמוראים" w:date="2026-10-05T16:42:07Z">
            <w:rPr>
              <w:rFonts w:ascii="Fb Fontext" w:hAnsi="Fb Fontext"/>
              <w:sz w:val="32"/>
              <w:rtl/>
            </w:rPr>
          </w:rPrChange>
        </w:rPr>
        <w:t xml:space="preserve">"</w:t>
      </w:r>
      <w:r>
        <w:rPr>
          <w:rStyle w:val="afffff3"/>
          <w:rFonts w:ascii="Fb Fontext" w:hAnsi="Fb Fontext" w:hint="cs"/>
          <w:sz w:val="32"/>
          <w:rtl/>
          <w:rPrChange w:id="9250" w:author="מנוע אמוראים" w:date="2026-10-05T16:42:07Z">
            <w:rPr>
              <w:rFonts w:ascii="Fb Fontext" w:hAnsi="Fb Fontext" w:hint="cs"/>
              <w:sz w:val="32"/>
              <w:rtl/>
            </w:rPr>
          </w:rPrChange>
        </w:rPr>
        <w:t xml:space="preserve">ג</w:t>
      </w:r>
      <w:r>
        <w:rPr>
          <w:rFonts w:ascii="Fb Fontext" w:hAnsi="Fb Fontext" w:hint="cs"/>
          <w:sz w:val="32"/>
          <w:rtl/>
        </w:rPr>
        <w:t xml:space="preserve"> ניחא</w:t>
      </w:r>
    </w:p>
    <w:p w14:paraId="1B75EA24" w14:textId="77777777" w:rsidR="00A85AC8" w:rsidRPr="00E600D8" w:rsidRDefault="006E0774" w:rsidP="00621B1D">
      <w:pPr>
        <w:pStyle w:val="38"/>
        <w:framePr w:wrap="notBeside"/>
        <w:rPr>
          <w:rtl/>
        </w:rPr>
      </w:pPr>
      <w:r w:rsidRPr="00E600D8">
        <w:rPr>
          <w:rFonts w:hint="cs"/>
          <w:rtl/>
        </w:rPr>
        <w:t>לר</w:t>
      </w:r>
      <w:r w:rsidRPr="00E600D8">
        <w:rPr>
          <w:rtl/>
        </w:rPr>
        <w:t>"</w:t>
      </w:r>
      <w:r w:rsidRPr="00E600D8">
        <w:rPr>
          <w:rFonts w:hint="cs"/>
          <w:rtl/>
        </w:rPr>
        <w:t>מ</w:t>
      </w:r>
      <w:r w:rsidR="00A85AC8" w:rsidRPr="00E600D8">
        <w:rPr>
          <w:rtl/>
        </w:rPr>
        <w:t>:</w:t>
      </w:r>
    </w:p>
    <w:p w14:paraId="449C86BF" w14:textId="0CC923FA" w:rsidR="006E0774" w:rsidRPr="00131640" w:rsidRDefault="006E0774" w:rsidP="006E0774">
      <w:pPr>
        <w:rPr>
          <w:rtl/>
        </w:rPr>
      </w:pPr>
      <w:r w:rsidRPr="00224C4C">
        <w:rPr>
          <w:rFonts w:ascii="Fb Fontext" w:hAnsi="Fb Fontext" w:hint="cs"/>
          <w:rtl/>
        </w:rPr>
        <w:t>לאו חנקי כתיב אלא</w:t>
      </w:r>
      <w:r w:rsidRPr="00224C4C">
        <w:rPr>
          <w:rStyle w:val="affffa"/>
          <w:rFonts w:hint="cs"/>
          <w:rtl/>
        </w:rPr>
        <w:t xml:space="preserve"> 'הנקי',</w:t>
      </w:r>
      <w:r w:rsidRPr="00224C4C">
        <w:rPr>
          <w:rFonts w:ascii="Fb Fontext" w:hAnsi="Fb Fontext" w:hint="cs"/>
          <w:rtl/>
        </w:rPr>
        <w:t xml:space="preserve"> </w:t>
      </w:r>
      <w:r w:rsidRPr="00621B1D">
        <w:rPr>
          <w:rStyle w:val="afffff3"/>
          <w:rFonts w:hint="cs"/>
          <w:rtl/>
        </w:rPr>
        <w:t>ולר</w:t>
      </w:r>
      <w:r w:rsidRPr="00621B1D">
        <w:rPr>
          <w:rStyle w:val="afffff3"/>
          <w:rtl/>
        </w:rPr>
        <w:t>"</w:t>
      </w:r>
      <w:r w:rsidRPr="00621B1D">
        <w:rPr>
          <w:rStyle w:val="afffff3"/>
          <w:rFonts w:hint="cs"/>
          <w:rtl/>
        </w:rPr>
        <w:t>מ</w:t>
      </w:r>
      <w:r w:rsidR="007C7750">
        <w:rPr>
          <w:rStyle w:val="afffff3"/>
          <w:rFonts w:hint="cs"/>
          <w:rtl/>
        </w:rPr>
        <w:t>:</w:t>
      </w:r>
      <w:r w:rsidRPr="00621B1D">
        <w:rPr>
          <w:rStyle w:val="afffff3"/>
          <w:rFonts w:hint="cs"/>
          <w:rtl/>
        </w:rPr>
        <w:t xml:space="preserve"> </w:t>
      </w:r>
      <w:r w:rsidRPr="007C7750">
        <w:rPr>
          <w:rStyle w:val="afffff3"/>
          <w:rtl/>
        </w:rPr>
        <w:t xml:space="preserve">היינו דכתיב: </w:t>
      </w:r>
      <w:r w:rsidRPr="00224C4C">
        <w:rPr>
          <w:rStyle w:val="affffa"/>
          <w:rFonts w:hint="cs"/>
          <w:rtl/>
        </w:rPr>
        <w:t>'</w:t>
      </w:r>
      <w:r w:rsidRPr="00224C4C">
        <w:rPr>
          <w:rStyle w:val="affffa"/>
          <w:rtl/>
        </w:rPr>
        <w:t>הנקי</w:t>
      </w:r>
      <w:r w:rsidRPr="00224C4C">
        <w:rPr>
          <w:rStyle w:val="affffa"/>
          <w:rFonts w:hint="cs"/>
          <w:rtl/>
        </w:rPr>
        <w:t>'</w:t>
      </w:r>
      <w:r w:rsidRPr="00224C4C">
        <w:rPr>
          <w:rStyle w:val="affffa"/>
          <w:rtl/>
        </w:rPr>
        <w:t>,</w:t>
      </w:r>
    </w:p>
    <w:p w14:paraId="76DA1748" w14:textId="77777777" w:rsidR="00A85AC8" w:rsidRPr="00E600D8" w:rsidRDefault="006E0774" w:rsidP="00621B1D">
      <w:pPr>
        <w:pStyle w:val="38"/>
        <w:framePr w:wrap="notBeside"/>
        <w:rPr>
          <w:rtl/>
        </w:rPr>
      </w:pPr>
      <w:r w:rsidRPr="00E600D8">
        <w:rPr>
          <w:rFonts w:hint="cs"/>
          <w:rtl/>
        </w:rPr>
        <w:t>לרחב</w:t>
      </w:r>
      <w:r w:rsidRPr="00E600D8">
        <w:rPr>
          <w:rtl/>
        </w:rPr>
        <w:t>"</w:t>
      </w:r>
      <w:r w:rsidRPr="00E600D8">
        <w:rPr>
          <w:rFonts w:hint="cs"/>
          <w:rtl/>
        </w:rPr>
        <w:t>ג</w:t>
      </w:r>
      <w:r w:rsidR="00A85AC8" w:rsidRPr="00E600D8">
        <w:rPr>
          <w:rtl/>
        </w:rPr>
        <w:t>:</w:t>
      </w:r>
    </w:p>
    <w:p w14:paraId="328CA9F3" w14:textId="3E4EFA03" w:rsidR="009469D7" w:rsidRDefault="007C7750" w:rsidP="006E0774">
      <w:pPr>
        <w:rPr>
          <w:rFonts w:ascii="Fb Fontext" w:hAnsi="Fb Fontext"/>
          <w:rtl/>
        </w:rPr>
      </w:pPr>
      <w:r w:rsidRPr="007C7750">
        <w:rPr>
          <w:rStyle w:val="afffff3"/>
          <w:rFonts w:hint="cs"/>
          <w:rtl/>
        </w:rPr>
        <w:t>סד"א</w:t>
      </w:r>
      <w:r>
        <w:rPr>
          <w:rStyle w:val="affffa"/>
          <w:rFonts w:hint="cs"/>
          <w:rtl/>
        </w:rPr>
        <w:t xml:space="preserve"> </w:t>
      </w:r>
      <w:r w:rsidR="006E0774" w:rsidRPr="00224C4C">
        <w:rPr>
          <w:rStyle w:val="affffa"/>
          <w:rFonts w:hint="cs"/>
          <w:rtl/>
        </w:rPr>
        <w:t>'</w:t>
      </w:r>
      <w:r w:rsidR="006E0774" w:rsidRPr="00224C4C">
        <w:rPr>
          <w:rStyle w:val="affffa"/>
          <w:rtl/>
        </w:rPr>
        <w:t>אם לא שכב איש</w:t>
      </w:r>
      <w:r w:rsidR="006E0774" w:rsidRPr="00224C4C">
        <w:rPr>
          <w:rStyle w:val="affffa"/>
          <w:rFonts w:hint="cs"/>
          <w:rtl/>
        </w:rPr>
        <w:t>'</w:t>
      </w:r>
      <w:r w:rsidR="006E0774" w:rsidRPr="00224C4C">
        <w:rPr>
          <w:rStyle w:val="affffa"/>
          <w:rtl/>
        </w:rPr>
        <w:t xml:space="preserve"> הנקי,</w:t>
      </w:r>
    </w:p>
    <w:p w14:paraId="43EA377C" w14:textId="740658E1" w:rsidR="006E0774" w:rsidRPr="00131640" w:rsidRDefault="008C0625" w:rsidP="008C0625">
      <w:pPr>
        <w:spacing w:after="120"/>
        <w:ind w:firstLine="113"/>
        <w:rPr>
          <w:rtl/>
        </w:rPr>
      </w:pPr>
      <w:r>
        <w:rPr>
          <w:rFonts w:ascii="Fb Fontext" w:hAnsi="Fb Fontext" w:hint="cs"/>
          <w:rtl/>
        </w:rPr>
        <w:t xml:space="preserve"> </w:t>
      </w:r>
      <w:r w:rsidR="007C7750">
        <w:rPr>
          <w:rFonts w:ascii="Fb Fontext" w:hAnsi="Fb Fontext" w:hint="cs"/>
          <w:rtl/>
        </w:rPr>
        <w:t xml:space="preserve"> </w:t>
      </w:r>
      <w:r w:rsidR="006E0774" w:rsidRPr="00224C4C">
        <w:rPr>
          <w:rStyle w:val="affffa"/>
          <w:rFonts w:hint="cs"/>
          <w:rtl/>
        </w:rPr>
        <w:t>'</w:t>
      </w:r>
      <w:r w:rsidR="006E0774" w:rsidRPr="00224C4C">
        <w:rPr>
          <w:rStyle w:val="affffa"/>
          <w:rtl/>
        </w:rPr>
        <w:t>ואם שכב</w:t>
      </w:r>
      <w:r w:rsidR="006E0774" w:rsidRPr="00224C4C">
        <w:rPr>
          <w:rStyle w:val="affffa"/>
          <w:rFonts w:hint="cs"/>
          <w:rtl/>
        </w:rPr>
        <w:t>'</w:t>
      </w:r>
      <w:r w:rsidR="006E0774" w:rsidRPr="00224C4C">
        <w:rPr>
          <w:rStyle w:val="affffa"/>
          <w:rtl/>
        </w:rPr>
        <w:t xml:space="preserve"> </w:t>
      </w:r>
      <w:r w:rsidR="006E0774" w:rsidRPr="00224C4C">
        <w:rPr>
          <w:rFonts w:ascii="Fb Fontext" w:hAnsi="Fb Fontext"/>
          <w:rtl/>
        </w:rPr>
        <w:t>- לא הנקי ולא חנקי אלא איסור בעלמא, קמ"ל.</w:t>
      </w:r>
    </w:p>
    <w:p w14:paraId="6B838183" w14:textId="619A219F" w:rsidR="00A85AC8" w:rsidRPr="00E600D8" w:rsidRDefault="008C0625" w:rsidP="00621B1D">
      <w:pPr>
        <w:pStyle w:val="38"/>
        <w:framePr w:wrap="notBeside"/>
        <w:rPr>
          <w:rtl/>
        </w:rPr>
      </w:pPr>
      <w:r w:rsidRPr="00E600D8">
        <w:rPr>
          <w:rFonts w:hint="cs"/>
          <w:rtl/>
        </w:rPr>
        <w:t>ז</w:t>
      </w:r>
      <w:r w:rsidR="00A85AC8" w:rsidRPr="00E600D8">
        <w:rPr>
          <w:rFonts w:hint="cs"/>
          <w:rtl/>
        </w:rPr>
        <w:t>.</w:t>
      </w:r>
    </w:p>
    <w:p w14:paraId="0B5F71AF" w14:textId="665BD190" w:rsidR="006E0774" w:rsidRPr="00131640" w:rsidRDefault="006E0774" w:rsidP="006E0774">
      <w:pPr>
        <w:rPr>
          <w:rtl/>
        </w:rPr>
      </w:pPr>
      <w:r w:rsidRPr="00224C4C">
        <w:rPr>
          <w:rStyle w:val="affffa"/>
          <w:rFonts w:hint="cs"/>
          <w:rtl/>
        </w:rPr>
        <w:t>'</w:t>
      </w:r>
      <w:r w:rsidRPr="00224C4C">
        <w:rPr>
          <w:rStyle w:val="affffa"/>
          <w:rtl/>
        </w:rPr>
        <w:t xml:space="preserve">הוא יתחטא </w:t>
      </w:r>
      <w:r w:rsidR="008C5B31">
        <w:rPr>
          <w:rStyle w:val="affffa"/>
          <w:rFonts w:hint="cs"/>
          <w:rtl/>
        </w:rPr>
        <w:t xml:space="preserve">וגו' </w:t>
      </w:r>
      <w:r w:rsidRPr="00224C4C">
        <w:rPr>
          <w:rStyle w:val="affffa"/>
          <w:rtl/>
        </w:rPr>
        <w:t>ואם לא יתחטא וגו',</w:t>
      </w:r>
      <w:r>
        <w:rPr>
          <w:rFonts w:ascii="Fb Fontext" w:hAnsi="Fb Fontext" w:hint="cs"/>
          <w:sz w:val="32"/>
          <w:rtl/>
        </w:rPr>
        <w:t xml:space="preserve"> </w:t>
      </w:r>
      <w:r>
        <w:rPr>
          <w:rStyle w:val="afffff3"/>
          <w:rFonts w:ascii="Fb Fontext" w:hAnsi="Fb Fontext" w:hint="cs"/>
          <w:sz w:val="32"/>
          <w:rtl/>
          <w:rPrChange w:id="9251" w:author="מנוע אמוראים" w:date="2026-10-05T16:42:07Z">
            <w:rPr>
              <w:rFonts w:ascii="Fb Fontext" w:hAnsi="Fb Fontext" w:hint="cs"/>
              <w:sz w:val="32"/>
              <w:rtl/>
            </w:rPr>
          </w:rPrChange>
        </w:rPr>
        <w:t xml:space="preserve">לר</w:t>
      </w:r>
      <w:r>
        <w:rPr>
          <w:rStyle w:val="afffff3"/>
          <w:rFonts w:ascii="Fb Fontext" w:hAnsi="Fb Fontext"/>
          <w:sz w:val="32"/>
          <w:rtl/>
          <w:rPrChange w:id="9252" w:author="מנוע אמוראים" w:date="2026-10-05T16:42:07Z">
            <w:rPr>
              <w:rFonts w:ascii="Fb Fontext" w:hAnsi="Fb Fontext"/>
              <w:sz w:val="32"/>
              <w:rtl/>
            </w:rPr>
          </w:rPrChange>
        </w:rPr>
        <w:t xml:space="preserve">"</w:t>
      </w:r>
      <w:r>
        <w:rPr>
          <w:rStyle w:val="afffff3"/>
          <w:rFonts w:ascii="Fb Fontext" w:hAnsi="Fb Fontext" w:hint="cs"/>
          <w:sz w:val="32"/>
          <w:rtl/>
          <w:rPrChange w:id="9253" w:author="מנוע אמוראים" w:date="2026-10-05T16:42:07Z">
            <w:rPr>
              <w:rFonts w:ascii="Fb Fontext" w:hAnsi="Fb Fontext" w:hint="cs"/>
              <w:sz w:val="32"/>
              <w:rtl/>
            </w:rPr>
          </w:rPrChange>
        </w:rPr>
        <w:t xml:space="preserve">מ</w:t>
      </w:r>
      <w:r>
        <w:rPr>
          <w:rFonts w:ascii="Fb Fontext" w:hAnsi="Fb Fontext" w:hint="cs"/>
          <w:sz w:val="32"/>
          <w:rtl/>
        </w:rPr>
        <w:t xml:space="preserve"> ניחא</w:t>
      </w:r>
    </w:p>
    <w:p w14:paraId="7ED9FB3E" w14:textId="2E07D6F0" w:rsidR="00A85AC8" w:rsidRPr="00E600D8" w:rsidRDefault="006E0774" w:rsidP="00590654">
      <w:pPr>
        <w:pStyle w:val="38"/>
        <w:framePr w:wrap="notBeside"/>
        <w:rPr>
          <w:rtl/>
        </w:rPr>
      </w:pPr>
      <w:r w:rsidRPr="00E600D8">
        <w:rPr>
          <w:rtl/>
        </w:rPr>
        <w:t>-</w:t>
      </w:r>
      <w:r w:rsidR="008C5B31" w:rsidRPr="00E600D8">
        <w:rPr>
          <w:rFonts w:hint="cs"/>
          <w:rtl/>
        </w:rPr>
        <w:t xml:space="preserve"> לרחב''ג</w:t>
      </w:r>
      <w:r w:rsidR="00A85AC8" w:rsidRPr="00E600D8">
        <w:rPr>
          <w:rFonts w:hint="cs"/>
          <w:rtl/>
        </w:rPr>
        <w:t>:</w:t>
      </w:r>
    </w:p>
    <w:p w14:paraId="6798EDAF" w14:textId="1CBFA2EC" w:rsidR="006E0774" w:rsidRPr="00131640" w:rsidRDefault="0029274E" w:rsidP="008C0625">
      <w:pPr>
        <w:spacing w:after="120"/>
        <w:rPr>
          <w:rtl/>
        </w:rPr>
      </w:pPr>
      <w:r>
        <w:rPr>
          <w:rFonts w:hint="cs"/>
          <w:rtl/>
        </w:rPr>
        <w:t xml:space="preserve">דבעי' </w:t>
      </w:r>
      <w:r w:rsidR="006E0774" w:rsidRPr="00943179">
        <w:rPr>
          <w:rtl/>
        </w:rPr>
        <w:t>מצות הזאה בשלישי ובשביעי</w:t>
      </w:r>
      <w:r w:rsidR="006E0774" w:rsidRPr="00943179">
        <w:rPr>
          <w:rFonts w:hint="cs"/>
          <w:rtl/>
        </w:rPr>
        <w:t xml:space="preserve"> </w:t>
      </w:r>
      <w:r w:rsidR="008C5B31">
        <w:rPr>
          <w:rFonts w:hint="cs"/>
          <w:rtl/>
        </w:rPr>
        <w:t>ו</w:t>
      </w:r>
      <w:r>
        <w:rPr>
          <w:rFonts w:hint="cs"/>
          <w:rtl/>
        </w:rPr>
        <w:t xml:space="preserve">לא </w:t>
      </w:r>
      <w:r w:rsidR="008C5B31">
        <w:rPr>
          <w:rFonts w:hint="cs"/>
          <w:rtl/>
        </w:rPr>
        <w:t>מהני בחד מהם</w:t>
      </w:r>
      <w:r>
        <w:rPr>
          <w:rFonts w:hint="cs"/>
          <w:rtl/>
        </w:rPr>
        <w:t>,</w:t>
      </w:r>
    </w:p>
    <w:p w14:paraId="7A1418BF" w14:textId="765192EC" w:rsidR="00A85AC8" w:rsidRPr="00E600D8" w:rsidRDefault="008C0625" w:rsidP="0029274E">
      <w:pPr>
        <w:pStyle w:val="38"/>
        <w:framePr w:wrap="notBeside"/>
        <w:rPr>
          <w:rtl/>
        </w:rPr>
      </w:pPr>
      <w:r w:rsidRPr="00E600D8">
        <w:rPr>
          <w:rFonts w:hint="cs"/>
          <w:rtl/>
        </w:rPr>
        <w:t>ח</w:t>
      </w:r>
      <w:r w:rsidR="00A85AC8" w:rsidRPr="00E600D8">
        <w:rPr>
          <w:rFonts w:hint="cs"/>
          <w:rtl/>
        </w:rPr>
        <w:t>.</w:t>
      </w:r>
    </w:p>
    <w:p w14:paraId="01A58CCF" w14:textId="377E0F0C" w:rsidR="0029274E" w:rsidRPr="00131640" w:rsidRDefault="006E0774" w:rsidP="006E0774">
      <w:pPr>
        <w:rPr>
          <w:rtl/>
        </w:rPr>
      </w:pPr>
      <w:r w:rsidRPr="00224C4C">
        <w:rPr>
          <w:rStyle w:val="affffa"/>
          <w:rFonts w:hint="cs"/>
          <w:rtl/>
        </w:rPr>
        <w:t>'</w:t>
      </w:r>
      <w:r w:rsidRPr="00224C4C">
        <w:rPr>
          <w:rStyle w:val="affffa"/>
          <w:rtl/>
        </w:rPr>
        <w:t>והזה הטהור על הטמא ביום השלישי וביום השביעי</w:t>
      </w:r>
      <w:r w:rsidRPr="00224C4C">
        <w:rPr>
          <w:rStyle w:val="affffa"/>
          <w:rFonts w:hint="cs"/>
          <w:rtl/>
        </w:rPr>
        <w:t>'</w:t>
      </w:r>
    </w:p>
    <w:p w14:paraId="40FE39FE" w14:textId="51315A02" w:rsidR="00A85AC8" w:rsidRPr="00E600D8" w:rsidRDefault="006E0774" w:rsidP="0029274E">
      <w:pPr>
        <w:pStyle w:val="38"/>
        <w:framePr w:wrap="notBeside"/>
        <w:rPr>
          <w:rtl/>
        </w:rPr>
      </w:pPr>
      <w:r w:rsidRPr="00E600D8">
        <w:rPr>
          <w:rtl/>
        </w:rPr>
        <w:t>אצטרי</w:t>
      </w:r>
      <w:r w:rsidR="00D81DD7" w:rsidRPr="00E600D8">
        <w:rPr>
          <w:rFonts w:hint="cs"/>
          <w:rtl/>
        </w:rPr>
        <w:t>ך</w:t>
      </w:r>
      <w:r w:rsidR="00A85AC8" w:rsidRPr="00E600D8">
        <w:rPr>
          <w:rFonts w:hint="cs"/>
          <w:rtl/>
        </w:rPr>
        <w:t>:</w:t>
      </w:r>
    </w:p>
    <w:p w14:paraId="70E34BBB" w14:textId="0180B075" w:rsidR="006E0774" w:rsidRPr="00131640" w:rsidRDefault="006E0774" w:rsidP="008C0625">
      <w:pPr>
        <w:spacing w:after="120"/>
        <w:rPr>
          <w:rtl/>
        </w:rPr>
      </w:pPr>
      <w:r w:rsidRPr="00224C4C">
        <w:rPr>
          <w:rFonts w:ascii="Fb Fontext" w:hAnsi="Fb Fontext" w:hint="cs"/>
          <w:sz w:val="32"/>
          <w:rtl/>
        </w:rPr>
        <w:t xml:space="preserve">דלא לימא דשלישי </w:t>
      </w:r>
      <w:r w:rsidR="00836BD3">
        <w:rPr>
          <w:rFonts w:ascii="Fb Fontext" w:hAnsi="Fb Fontext" w:hint="cs"/>
          <w:sz w:val="32"/>
          <w:rtl/>
        </w:rPr>
        <w:t>למעט</w:t>
      </w:r>
      <w:r w:rsidRPr="00224C4C">
        <w:rPr>
          <w:rFonts w:ascii="Fb Fontext" w:hAnsi="Fb Fontext" w:hint="cs"/>
          <w:sz w:val="32"/>
          <w:rtl/>
        </w:rPr>
        <w:t xml:space="preserve"> שני ושביעי </w:t>
      </w:r>
      <w:r w:rsidR="00836BD3">
        <w:rPr>
          <w:rFonts w:ascii="Fb Fontext" w:hAnsi="Fb Fontext" w:hint="cs"/>
          <w:sz w:val="32"/>
          <w:rtl/>
        </w:rPr>
        <w:t>למעט</w:t>
      </w:r>
      <w:r w:rsidRPr="00224C4C">
        <w:rPr>
          <w:rFonts w:ascii="Fb Fontext" w:hAnsi="Fb Fontext" w:hint="cs"/>
          <w:sz w:val="32"/>
          <w:rtl/>
        </w:rPr>
        <w:t xml:space="preserve"> שישי אבל היכא ש</w:t>
      </w:r>
      <w:r w:rsidRPr="00224C4C">
        <w:rPr>
          <w:rFonts w:ascii="Fb Fontext" w:hAnsi="Fb Fontext"/>
          <w:sz w:val="32"/>
          <w:rtl/>
        </w:rPr>
        <w:t>עבד בשלישי ובשמיני דמ</w:t>
      </w:r>
      <w:r w:rsidR="00D81DD7">
        <w:rPr>
          <w:rFonts w:ascii="Fb Fontext" w:hAnsi="Fb Fontext" w:hint="cs"/>
          <w:sz w:val="32"/>
          <w:rtl/>
        </w:rPr>
        <w:t>רבה</w:t>
      </w:r>
      <w:r w:rsidRPr="00224C4C">
        <w:rPr>
          <w:rFonts w:ascii="Fb Fontext" w:hAnsi="Fb Fontext"/>
          <w:sz w:val="32"/>
          <w:rtl/>
        </w:rPr>
        <w:t xml:space="preserve"> בימי טהרה </w:t>
      </w:r>
      <w:r w:rsidRPr="00224C4C">
        <w:rPr>
          <w:rFonts w:ascii="Fb Fontext" w:hAnsi="Fb Fontext" w:hint="cs"/>
          <w:sz w:val="32"/>
          <w:rtl/>
        </w:rPr>
        <w:t>ש</w:t>
      </w:r>
      <w:r w:rsidRPr="00224C4C">
        <w:rPr>
          <w:rFonts w:ascii="Fb Fontext" w:hAnsi="Fb Fontext"/>
          <w:sz w:val="32"/>
          <w:rtl/>
        </w:rPr>
        <w:t>פיר דמי.</w:t>
      </w:r>
      <w:r w:rsidRPr="00224C4C">
        <w:rPr>
          <w:rFonts w:ascii="Fb Fontext" w:hAnsi="Fb Fontext" w:hint="cs"/>
          <w:sz w:val="32"/>
          <w:rtl/>
        </w:rPr>
        <w:t xml:space="preserve"> </w:t>
      </w:r>
      <w:r w:rsidRPr="00224C4C">
        <w:rPr>
          <w:rFonts w:ascii="Fb Fontext" w:hAnsi="Fb Fontext"/>
          <w:sz w:val="32"/>
          <w:rtl/>
        </w:rPr>
        <w:t>קמ"ל.</w:t>
      </w:r>
    </w:p>
    <w:p w14:paraId="37FDAEC3" w14:textId="3546C0DE" w:rsidR="00A85AC8" w:rsidRPr="00E600D8" w:rsidRDefault="008C0625" w:rsidP="00D81DD7">
      <w:pPr>
        <w:pStyle w:val="38"/>
        <w:framePr w:wrap="notBeside"/>
        <w:rPr>
          <w:rtl/>
        </w:rPr>
      </w:pPr>
      <w:r w:rsidRPr="00E600D8">
        <w:rPr>
          <w:rFonts w:hint="cs"/>
          <w:rtl/>
        </w:rPr>
        <w:t>ט</w:t>
      </w:r>
      <w:r w:rsidR="00A85AC8" w:rsidRPr="00E600D8">
        <w:rPr>
          <w:rFonts w:hint="cs"/>
          <w:rtl/>
        </w:rPr>
        <w:t>.</w:t>
      </w:r>
    </w:p>
    <w:p w14:paraId="5ADD3A1F" w14:textId="51C0D6F8" w:rsidR="006E0774" w:rsidRPr="00BF0F95" w:rsidRDefault="006E0774" w:rsidP="006E0774">
      <w:pPr>
        <w:rPr>
          <w:spacing w:val="0"/>
          <w:rtl/>
        </w:rPr>
      </w:pPr>
      <w:r w:rsidRPr="00BF0F95">
        <w:rPr>
          <w:rStyle w:val="affffa"/>
          <w:rFonts w:hint="cs"/>
          <w:spacing w:val="0"/>
          <w:rtl/>
        </w:rPr>
        <w:t>'</w:t>
      </w:r>
      <w:r w:rsidRPr="00BF0F95">
        <w:rPr>
          <w:rStyle w:val="affffa"/>
          <w:spacing w:val="0"/>
          <w:rtl/>
        </w:rPr>
        <w:t>וחטאו ביום השביעי</w:t>
      </w:r>
      <w:r w:rsidRPr="00BF0F95">
        <w:rPr>
          <w:rStyle w:val="affffa"/>
          <w:rFonts w:hint="cs"/>
          <w:spacing w:val="0"/>
          <w:rtl/>
        </w:rPr>
        <w:t>'</w:t>
      </w:r>
      <w:r w:rsidRPr="00BF0F95">
        <w:rPr>
          <w:rStyle w:val="affffa"/>
          <w:spacing w:val="0"/>
          <w:rtl/>
        </w:rPr>
        <w:t xml:space="preserve"> </w:t>
      </w:r>
      <w:r w:rsidRPr="00BF0F95">
        <w:rPr>
          <w:rStyle w:val="afffff3"/>
          <w:spacing w:val="0"/>
          <w:rtl/>
        </w:rPr>
        <w:t xml:space="preserve">סד"א </w:t>
      </w:r>
      <w:r w:rsidR="00D81DD7" w:rsidRPr="00BF0F95">
        <w:rPr>
          <w:rStyle w:val="afffff3"/>
          <w:rFonts w:hint="cs"/>
          <w:spacing w:val="0"/>
          <w:rtl/>
        </w:rPr>
        <w:t>ה''מ</w:t>
      </w:r>
      <w:r w:rsidRPr="00BF0F95">
        <w:rPr>
          <w:rFonts w:ascii="Fb Fontext" w:hAnsi="Fb Fontext"/>
          <w:spacing w:val="0"/>
          <w:rtl/>
        </w:rPr>
        <w:t xml:space="preserve"> לקדשים, אבל לתרומה </w:t>
      </w:r>
      <w:r w:rsidR="00D81DD7" w:rsidRPr="00BF0F95">
        <w:rPr>
          <w:rFonts w:ascii="Fb Fontext" w:hAnsi="Fb Fontext" w:hint="cs"/>
          <w:spacing w:val="0"/>
          <w:rtl/>
        </w:rPr>
        <w:t>סגי בחד קמ''ל</w:t>
      </w:r>
    </w:p>
    <w:p w14:paraId="740B9465" w14:textId="77777777" w:rsidR="006E0774" w:rsidRPr="00131640" w:rsidRDefault="006E0774" w:rsidP="00841728">
      <w:pPr>
        <w:pStyle w:val="affb"/>
        <w:rPr>
          <w:rtl/>
        </w:rPr>
      </w:pPr>
      <w:r w:rsidRPr="00224C4C">
        <w:rPr>
          <w:rFonts w:hint="cs"/>
          <w:rtl/>
        </w:rPr>
        <w:t>׹</w:t>
      </w:r>
    </w:p>
    <w:p w14:paraId="7B48DE6C" w14:textId="77777777" w:rsidR="006E0774" w:rsidRPr="00131640" w:rsidRDefault="006E0774" w:rsidP="009D66E0">
      <w:pPr>
        <w:pStyle w:val="afffff8"/>
        <w:framePr w:wrap="around"/>
        <w:rPr>
          <w:rtl/>
        </w:rPr>
      </w:pPr>
      <w:del w:id="20136" w:author="קלוד" w:date="2026-10-06T10:09:14Z">
        <w:r>
          <w:rPr>
            <w:rStyle w:val="afffa"/>
            <w:rFonts w:ascii="Fb Fontext" w:hAnsi="Fb Fontext"/>
            <w:rtl/>
          </w:rPr>
          <w:delText xml:space="preserve">מתני'.</w:delText>
        </w:r>
      </w:del>
      <w:ins w:id="20137" w:author="קלוד" w:date="2026-10-06T10:09:14Z">
        <w:r>
          <w:rPr>
            <w:rStyle w:val="afffa"/>
            <w:rFonts w:ascii="Fb Fontext" w:hAnsi="Fb Fontext"/>
            <w:rtl/>
          </w:rPr>
          <w:t xml:space="preserve">משנה ט</w:t>
        </w:r>
      </w:ins>
    </w:p>
    <w:p w14:paraId="408E451A" w14:textId="77777777" w:rsidR="009469D7" w:rsidRPr="00BF0F95" w:rsidRDefault="006E0774" w:rsidP="00954D80">
      <w:pPr>
        <w:pStyle w:val="afff5"/>
        <w:spacing w:before="120"/>
        <w:rPr>
          <w:rStyle w:val="afffa"/>
          <w:rFonts w:ascii="Fb Fontext" w:hAnsi="Fb Fontext"/>
          <w:b/>
          <w:spacing w:val="-2"/>
          <w:rtl/>
        </w:rPr>
        <w:pPrChange w:id="90028" w:author="קלוד" w:date="2026-10-08T12:08:16Z">
          <w:pPr>
            <w:pStyle w:val="afff5"/>
          </w:pPr>
        </w:pPrChange>
      </w:pPr>
      <w:r w:rsidRPr="00BF0F95">
        <w:rPr>
          <w:rStyle w:val="afffa"/>
          <w:rFonts w:ascii="Fb Fontext" w:hAnsi="Fb Fontext"/>
          <w:b/>
          <w:spacing w:val="-2"/>
          <w:rtl/>
        </w:rPr>
        <w:t>המקדש את האשה, ואמר כסבור הייתי שהיא כהנת והרי היא לויה,</w:t>
      </w:r>
    </w:p>
    <w:p w14:paraId="37E05F84" w14:textId="77777777" w:rsidR="009469D7" w:rsidRPr="00BF0F95" w:rsidRDefault="006E0774" w:rsidP="00954D80">
      <w:pPr>
        <w:pStyle w:val="afff5"/>
        <w:rPr>
          <w:rStyle w:val="afffa"/>
          <w:rFonts w:ascii="Fb Fontext" w:hAnsi="Fb Fontext"/>
          <w:b/>
          <w:spacing w:val="0"/>
          <w:rtl/>
        </w:rPr>
      </w:pPr>
      <w:r w:rsidRPr="00BF0F95">
        <w:rPr>
          <w:rStyle w:val="afffa"/>
          <w:rFonts w:ascii="Fb Fontext" w:hAnsi="Fb Fontext"/>
          <w:b/>
          <w:spacing w:val="0"/>
          <w:rtl/>
        </w:rPr>
        <w:t>לויה והרי היא כהנת, עניה והרי היא עשירה, עשירה והרי היא עניה</w:t>
      </w:r>
    </w:p>
    <w:p w14:paraId="3589DFA1" w14:textId="2E77756B" w:rsidR="006E0774" w:rsidRPr="00131640" w:rsidRDefault="006E0774" w:rsidP="009651E9">
      <w:pPr>
        <w:pStyle w:val="afff5"/>
        <w:spacing w:after="120"/>
        <w:rPr>
          <w:rtl/>
        </w:rPr>
      </w:pPr>
      <w:r w:rsidRPr="00224C4C">
        <w:rPr>
          <w:rStyle w:val="afffa"/>
          <w:rFonts w:ascii="Fb Fontext" w:hAnsi="Fb Fontext"/>
          <w:b/>
          <w:rtl/>
        </w:rPr>
        <w:t xml:space="preserve">– </w:t>
      </w:r>
      <w:r w:rsidRPr="00224C4C">
        <w:rPr>
          <w:rStyle w:val="afffa"/>
          <w:rFonts w:ascii="Fb Fontext" w:hAnsi="Fb Fontext" w:hint="cs"/>
          <w:b/>
          <w:rtl/>
        </w:rPr>
        <w:t>הר</w:t>
      </w:r>
      <w:r w:rsidRPr="00224C4C">
        <w:rPr>
          <w:rStyle w:val="afffa"/>
          <w:rFonts w:ascii="Fb Fontext" w:hAnsi="Fb Fontext"/>
          <w:b/>
          <w:rtl/>
        </w:rPr>
        <w:t>"</w:t>
      </w:r>
      <w:r w:rsidRPr="00224C4C">
        <w:rPr>
          <w:rStyle w:val="afffa"/>
          <w:rFonts w:ascii="Fb Fontext" w:hAnsi="Fb Fontext" w:hint="cs"/>
          <w:b/>
          <w:rtl/>
        </w:rPr>
        <w:t>ז</w:t>
      </w:r>
      <w:r w:rsidRPr="00224C4C">
        <w:rPr>
          <w:rStyle w:val="afffa"/>
          <w:rFonts w:ascii="Fb Fontext" w:hAnsi="Fb Fontext"/>
          <w:b/>
          <w:rtl/>
        </w:rPr>
        <w:t xml:space="preserve"> מקודשת, מפני שלא הטעתו.</w:t>
      </w:r>
    </w:p>
    <w:p w14:paraId="7534D39E" w14:textId="77777777" w:rsidR="009469D7" w:rsidRDefault="006E0774" w:rsidP="00954D80">
      <w:pPr>
        <w:pStyle w:val="afff5"/>
        <w:rPr>
          <w:rStyle w:val="afffa"/>
          <w:rFonts w:ascii="Fb Fontext" w:hAnsi="Fb Fontext"/>
          <w:b/>
          <w:rtl/>
        </w:rPr>
      </w:pPr>
      <w:r w:rsidRPr="00224C4C">
        <w:rPr>
          <w:rStyle w:val="afffa"/>
          <w:rFonts w:ascii="Fb Fontext" w:hAnsi="Fb Fontext"/>
          <w:b/>
          <w:rtl/>
        </w:rPr>
        <w:t>האומר לאשה הרי את מקודשת לי לאחר שאתגייר או לאחר שתתגיירי, לאחר שאשתחרר או לאחר שתשתחררי,</w:t>
      </w:r>
    </w:p>
    <w:p w14:paraId="0554E9DA" w14:textId="39C5D2CD" w:rsidR="006E0774" w:rsidRPr="00131640" w:rsidRDefault="006E0774" w:rsidP="002C0C85">
      <w:pPr>
        <w:pStyle w:val="afff5"/>
        <w:spacing w:after="120"/>
        <w:rPr>
          <w:rtl/>
        </w:rPr>
      </w:pPr>
      <w:r w:rsidRPr="00224C4C">
        <w:rPr>
          <w:rStyle w:val="afffa"/>
          <w:rFonts w:ascii="Fb Fontext" w:hAnsi="Fb Fontext"/>
          <w:b/>
          <w:rtl/>
        </w:rPr>
        <w:t>לאחר שימות בעליך או לאחר שתמות אחותיך, לאחר שיחלוץ לך יבמיך - אינה מקודשת.</w:t>
      </w:r>
    </w:p>
    <w:p w14:paraId="259BF2D0" w14:textId="77777777" w:rsidR="006E0774" w:rsidRPr="00131640" w:rsidRDefault="006E0774" w:rsidP="00954D80">
      <w:pPr>
        <w:pStyle w:val="afff5"/>
        <w:rPr>
          <w:rtl/>
        </w:rPr>
      </w:pPr>
      <w:r w:rsidRPr="00224C4C">
        <w:rPr>
          <w:rStyle w:val="afffa"/>
          <w:rFonts w:ascii="Fb Fontext" w:hAnsi="Fb Fontext"/>
          <w:b/>
          <w:rtl/>
        </w:rPr>
        <w:t>וכן האומר לחבירו אם ילדה אשתך נקבה הרי זו מקודשת לי - אינה מקודשת.</w:t>
      </w:r>
    </w:p>
    <w:p w14:paraId="6ABEEC41" w14:textId="77777777" w:rsidR="006E0774" w:rsidRPr="00131640" w:rsidRDefault="006E0774" w:rsidP="00954D80">
      <w:pPr>
        <w:pStyle w:val="afff5"/>
        <w:rPr>
          <w:rtl/>
        </w:rPr>
      </w:pPr>
      <w:r w:rsidRPr="00224C4C">
        <w:rPr>
          <w:rStyle w:val="afffa"/>
          <w:rFonts w:ascii="Fb Fontext" w:hAnsi="Fb Fontext"/>
          <w:b/>
          <w:rtl/>
        </w:rPr>
        <w:t>(אם היתה אשת חברו מעוברת והוכר עוברה - דבריו קיימין, ואם ילדה נקבה - מקודשת).</w:t>
      </w:r>
    </w:p>
    <w:p w14:paraId="15EC2C04" w14:textId="3973F0B1" w:rsidR="00A85AC8" w:rsidRPr="00E600D8" w:rsidRDefault="006E0774" w:rsidP="003B7DFD">
      <w:pPr>
        <w:pStyle w:val="38"/>
        <w:framePr w:wrap="notBeside"/>
        <w:rPr>
          <w:rtl/>
        </w:rPr>
      </w:pPr>
      <w:r w:rsidRPr="00E600D8">
        <w:rPr>
          <w:rtl/>
        </w:rPr>
        <w:t xml:space="preserve">תנן </w:t>
      </w:r>
      <w:r w:rsidR="00B35B36" w:rsidRPr="00E600D8">
        <w:rPr>
          <w:rtl/>
        </w:rPr>
        <w:t>שם</w:t>
      </w:r>
      <w:r w:rsidR="00A85AC8" w:rsidRPr="00E600D8">
        <w:rPr>
          <w:rtl/>
        </w:rPr>
        <w:t>:</w:t>
      </w:r>
    </w:p>
    <w:p w14:paraId="397A5986" w14:textId="10D7A8BA" w:rsidR="006E0774" w:rsidRPr="00131640" w:rsidRDefault="006E0774" w:rsidP="006E0774">
      <w:pPr>
        <w:rPr>
          <w:rtl/>
        </w:rPr>
      </w:pPr>
      <w:r w:rsidRPr="00224C4C">
        <w:rPr>
          <w:rFonts w:ascii="Fb Fontext" w:hAnsi="Fb Fontext"/>
          <w:sz w:val="32"/>
          <w:rtl/>
        </w:rPr>
        <w:t>אין תורמין מן התלוש על המחובר, ואם תרם אין תרומתו תרומה</w:t>
      </w:r>
    </w:p>
    <w:p w14:paraId="5B86A1FB" w14:textId="12E91CFF" w:rsidR="00A85AC8" w:rsidRPr="00E600D8" w:rsidRDefault="006E0774" w:rsidP="00364AE5">
      <w:pPr>
        <w:pStyle w:val="38"/>
        <w:framePr w:wrap="notBeside"/>
        <w:rPr>
          <w:rtl/>
        </w:rPr>
      </w:pPr>
      <w:r w:rsidRPr="00E600D8">
        <w:rPr>
          <w:rtl/>
        </w:rPr>
        <w:t>בעא רב אסי מר</w:t>
      </w:r>
      <w:r w:rsidRPr="00E600D8">
        <w:rPr>
          <w:rFonts w:hint="cs"/>
          <w:rtl/>
        </w:rPr>
        <w:t>י</w:t>
      </w:r>
      <w:r w:rsidRPr="00E600D8">
        <w:rPr>
          <w:rtl/>
        </w:rPr>
        <w:t>"</w:t>
      </w:r>
      <w:r w:rsidRPr="00E600D8">
        <w:rPr>
          <w:rFonts w:hint="cs"/>
          <w:rtl/>
        </w:rPr>
        <w:t>ו</w:t>
      </w:r>
      <w:r w:rsidR="00A85AC8" w:rsidRPr="00E600D8">
        <w:rPr>
          <w:rtl/>
        </w:rPr>
        <w:t>:</w:t>
      </w:r>
    </w:p>
    <w:p w14:paraId="25C93057" w14:textId="001B8EF0" w:rsidR="006E0774" w:rsidRPr="00277421" w:rsidRDefault="006E0774" w:rsidP="006E0774">
      <w:pPr>
        <w:rPr>
          <w:spacing w:val="0"/>
          <w:rtl/>
        </w:rPr>
      </w:pPr>
      <w:r w:rsidRPr="00277421">
        <w:rPr>
          <w:rFonts w:ascii="Fb Fontext" w:hAnsi="Fb Fontext"/>
          <w:spacing w:val="0"/>
          <w:sz w:val="32"/>
          <w:rtl/>
        </w:rPr>
        <w:t>אמר פירות ערוגה זו תלושים יהיו תרומה על פירות ערוגה זו מחוברי</w:t>
      </w:r>
    </w:p>
    <w:p w14:paraId="32503819" w14:textId="6A4C397C" w:rsidR="006E0774" w:rsidRDefault="006E0774" w:rsidP="006E0774">
      <w:pPr>
        <w:rPr>
          <w:rFonts w:ascii="Fb Fontext" w:hAnsi="Fb Fontext"/>
          <w:sz w:val="32"/>
          <w:rtl/>
        </w:rPr>
      </w:pPr>
      <w:r w:rsidRPr="00224C4C">
        <w:rPr>
          <w:rFonts w:ascii="Fb Fontext" w:hAnsi="Fb Fontext"/>
          <w:sz w:val="32"/>
          <w:rtl/>
        </w:rPr>
        <w:t>מחוברים יהיו תרומה על פירות ערוגה זו תלושים לכשיתלשו ונתלשו, מהו?</w:t>
      </w:r>
    </w:p>
    <w:p w14:paraId="703E40D7" w14:textId="7ADEA405" w:rsidR="007309FA" w:rsidRPr="00131640" w:rsidRDefault="007309FA" w:rsidP="007309FA">
      <w:pPr>
        <w:pStyle w:val="affffb"/>
        <w:rPr>
          <w:rtl/>
        </w:rPr>
      </w:pPr>
      <w:r w:rsidRPr="007309FA">
        <w:rPr>
          <w:rtl/>
        </w:rPr>
        <w:t>***</w:t>
      </w:r>
    </w:p>
    <w:p w14:paraId="2F5D073D" w14:textId="64AB496D" w:rsidR="00A85AC8" w:rsidRPr="00E600D8" w:rsidRDefault="006E0774" w:rsidP="00364AE5">
      <w:pPr>
        <w:pStyle w:val="38"/>
        <w:framePr w:wrap="notBeside"/>
        <w:rPr>
          <w:rtl/>
        </w:rPr>
      </w:pPr>
      <w:r w:rsidRPr="00E600D8">
        <w:rPr>
          <w:rtl/>
        </w:rPr>
        <w:t>- א"ל</w:t>
      </w:r>
      <w:r w:rsidR="00A85AC8" w:rsidRPr="00E600D8">
        <w:rPr>
          <w:rtl/>
        </w:rPr>
        <w:t>:</w:t>
      </w:r>
    </w:p>
    <w:p w14:paraId="4A84DD4A" w14:textId="001E8EE8" w:rsidR="006E0774" w:rsidRPr="00131640" w:rsidRDefault="006E0774" w:rsidP="00F65F8B">
      <w:pPr>
        <w:pStyle w:val="affffb"/>
        <w:rPr>
          <w:rtl/>
        </w:rPr>
      </w:pPr>
      <w:r w:rsidRPr="00943179">
        <w:rPr>
          <w:rtl/>
        </w:rPr>
        <w:t>כל שבידו לאו כמחוסר מעשה דמי.</w:t>
      </w:r>
    </w:p>
    <w:p w14:paraId="793BD1FB" w14:textId="427FE26D" w:rsidR="00A85AC8" w:rsidRPr="00E600D8" w:rsidRDefault="00364AE5" w:rsidP="00364AE5">
      <w:pPr>
        <w:pStyle w:val="38"/>
        <w:framePr w:wrap="notBeside"/>
        <w:rPr>
          <w:rtl/>
        </w:rPr>
      </w:pPr>
      <w:r w:rsidRPr="00E600D8">
        <w:rPr>
          <w:rFonts w:hint="cs"/>
          <w:rtl/>
        </w:rPr>
        <w:t xml:space="preserve">א. </w:t>
      </w:r>
      <w:r w:rsidR="006E0774" w:rsidRPr="00E600D8">
        <w:rPr>
          <w:rtl/>
        </w:rPr>
        <w:t>איתיביה</w:t>
      </w:r>
      <w:r w:rsidR="00A85AC8" w:rsidRPr="00E600D8">
        <w:rPr>
          <w:rtl/>
        </w:rPr>
        <w:t>:</w:t>
      </w:r>
    </w:p>
    <w:p w14:paraId="7E1792D0" w14:textId="31B6A608" w:rsidR="006E0774" w:rsidRPr="00277421" w:rsidRDefault="006E0774" w:rsidP="00364AE5">
      <w:pPr>
        <w:rPr>
          <w:spacing w:val="-2"/>
          <w:rtl/>
        </w:rPr>
      </w:pPr>
      <w:r w:rsidRPr="00277421">
        <w:rPr>
          <w:rFonts w:ascii="Fb Fontext" w:hAnsi="Fb Fontext"/>
          <w:spacing w:val="-2"/>
          <w:rtl/>
        </w:rPr>
        <w:t>אומר לאשה הרי את מקודשת לי לאחר שאתגייר</w:t>
      </w:r>
      <w:r w:rsidR="00364AE5" w:rsidRPr="00277421">
        <w:rPr>
          <w:rFonts w:ascii="Fb Fontext" w:hAnsi="Fb Fontext" w:hint="cs"/>
          <w:spacing w:val="-2"/>
          <w:rtl/>
        </w:rPr>
        <w:t xml:space="preserve"> וכו' אינה מקודשת</w:t>
      </w:r>
    </w:p>
    <w:p w14:paraId="77E28A90" w14:textId="0A3C8693" w:rsidR="00A85AC8" w:rsidRPr="00E600D8" w:rsidRDefault="00E600D8" w:rsidP="00364AE5">
      <w:pPr>
        <w:pStyle w:val="38"/>
        <w:framePr w:wrap="notBeside"/>
        <w:rPr>
          <w:rtl/>
        </w:rPr>
      </w:pPr>
      <w:r w:rsidRPr="00E600D8">
        <w:rPr>
          <w:rFonts w:hint="cs"/>
          <w:rtl/>
        </w:rPr>
        <w:t>-</w:t>
      </w:r>
    </w:p>
    <w:p w14:paraId="69683B15" w14:textId="313275EB" w:rsidR="006E0774" w:rsidRPr="00131640" w:rsidRDefault="006E0774" w:rsidP="006E0774">
      <w:pPr>
        <w:rPr>
          <w:rtl/>
        </w:rPr>
      </w:pPr>
      <w:r w:rsidRPr="00224C4C">
        <w:rPr>
          <w:rFonts w:ascii="Fb Fontext" w:hAnsi="Fb Fontext" w:hint="cs"/>
          <w:rtl/>
        </w:rPr>
        <w:t xml:space="preserve">גרות לאו בידו הוא דצריך שלושה </w:t>
      </w:r>
      <w:r w:rsidRPr="00224C4C">
        <w:rPr>
          <w:rStyle w:val="affffa"/>
          <w:rFonts w:hint="cs"/>
          <w:rtl/>
        </w:rPr>
        <w:t>ד'</w:t>
      </w:r>
      <w:r w:rsidRPr="00224C4C">
        <w:rPr>
          <w:rStyle w:val="affffa"/>
          <w:rtl/>
        </w:rPr>
        <w:t>משפט</w:t>
      </w:r>
      <w:r w:rsidRPr="00224C4C">
        <w:rPr>
          <w:rStyle w:val="affffa"/>
          <w:rFonts w:hint="cs"/>
          <w:rtl/>
        </w:rPr>
        <w:t>'</w:t>
      </w:r>
      <w:r w:rsidRPr="00224C4C">
        <w:rPr>
          <w:rStyle w:val="affffa"/>
          <w:rtl/>
        </w:rPr>
        <w:t xml:space="preserve"> </w:t>
      </w:r>
      <w:r w:rsidRPr="00224C4C">
        <w:rPr>
          <w:rFonts w:ascii="Fb Fontext" w:hAnsi="Fb Fontext"/>
          <w:rtl/>
        </w:rPr>
        <w:t xml:space="preserve">כתיב ביה כדין, </w:t>
      </w:r>
      <w:r w:rsidRPr="00224C4C">
        <w:rPr>
          <w:rFonts w:ascii="Fb Fontext" w:hAnsi="Fb Fontext" w:hint="cs"/>
          <w:rtl/>
        </w:rPr>
        <w:t>ו</w:t>
      </w:r>
      <w:r w:rsidRPr="00224C4C">
        <w:rPr>
          <w:rFonts w:ascii="Fb Fontext" w:hAnsi="Fb Fontext"/>
          <w:rtl/>
        </w:rPr>
        <w:t>מי יימר דמזדקקו ל</w:t>
      </w:r>
      <w:r w:rsidRPr="00224C4C">
        <w:rPr>
          <w:rFonts w:ascii="Fb Fontext" w:hAnsi="Fb Fontext" w:hint="cs"/>
          <w:rtl/>
        </w:rPr>
        <w:t>ו השלושה</w:t>
      </w:r>
      <w:r w:rsidR="00364AE5">
        <w:rPr>
          <w:rFonts w:ascii="Fb Fontext" w:hAnsi="Fb Fontext" w:hint="cs"/>
          <w:rtl/>
        </w:rPr>
        <w:t>,</w:t>
      </w:r>
    </w:p>
    <w:p w14:paraId="76CB974B" w14:textId="77777777" w:rsidR="00A85AC8" w:rsidRPr="00E600D8" w:rsidRDefault="00364AE5" w:rsidP="00364AE5">
      <w:pPr>
        <w:pStyle w:val="38"/>
        <w:framePr w:wrap="notBeside"/>
        <w:rPr>
          <w:rtl/>
        </w:rPr>
      </w:pPr>
      <w:r w:rsidRPr="00E600D8">
        <w:rPr>
          <w:rFonts w:hint="cs"/>
          <w:rtl/>
        </w:rPr>
        <w:t xml:space="preserve">ב. </w:t>
      </w:r>
      <w:r w:rsidR="006E0774" w:rsidRPr="00E600D8">
        <w:rPr>
          <w:rFonts w:hint="cs"/>
          <w:rtl/>
        </w:rPr>
        <w:t>וה</w:t>
      </w:r>
      <w:r w:rsidRPr="00E600D8">
        <w:rPr>
          <w:rFonts w:hint="cs"/>
          <w:rtl/>
        </w:rPr>
        <w:t>ך</w:t>
      </w:r>
      <w:r w:rsidR="00A85AC8" w:rsidRPr="00E600D8">
        <w:rPr>
          <w:rtl/>
        </w:rPr>
        <w:t>:</w:t>
      </w:r>
    </w:p>
    <w:p w14:paraId="5EAF88D7" w14:textId="69EE51F8"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 xml:space="preserve">נותן פרוטה לשפחתו, ואמר הרי את מקודשת לי לאחר שאשחרריך, </w:t>
      </w:r>
      <w:r w:rsidRPr="00224C4C">
        <w:rPr>
          <w:rFonts w:ascii="Fb Fontext" w:hAnsi="Fb Fontext" w:hint="cs"/>
          <w:sz w:val="32"/>
          <w:rtl/>
        </w:rPr>
        <w:t xml:space="preserve">לא </w:t>
      </w:r>
      <w:r w:rsidRPr="00224C4C">
        <w:rPr>
          <w:rFonts w:ascii="Fb Fontext" w:hAnsi="Fb Fontext"/>
          <w:sz w:val="32"/>
          <w:rtl/>
        </w:rPr>
        <w:t>הוו קידושין</w:t>
      </w:r>
    </w:p>
    <w:p w14:paraId="127A1B66" w14:textId="4F5742DE" w:rsidR="00A85AC8" w:rsidRPr="00E600D8" w:rsidRDefault="00E600D8" w:rsidP="00364AE5">
      <w:pPr>
        <w:pStyle w:val="38"/>
        <w:framePr w:wrap="notBeside"/>
        <w:rPr>
          <w:rtl/>
        </w:rPr>
      </w:pPr>
      <w:r w:rsidRPr="00E600D8">
        <w:rPr>
          <w:rtl/>
        </w:rPr>
        <w:t>-</w:t>
      </w:r>
    </w:p>
    <w:p w14:paraId="0F2195BF" w14:textId="7A044FE6" w:rsidR="006E0774" w:rsidRPr="00131640" w:rsidRDefault="006E0774" w:rsidP="00943179">
      <w:pPr>
        <w:rPr>
          <w:rtl/>
        </w:rPr>
      </w:pPr>
      <w:r w:rsidRPr="00943179">
        <w:rPr>
          <w:rFonts w:hint="cs"/>
          <w:rtl/>
        </w:rPr>
        <w:t>ד</w:t>
      </w:r>
      <w:r w:rsidR="00B35B36" w:rsidRPr="00943179">
        <w:rPr>
          <w:rtl/>
        </w:rPr>
        <w:t>שם</w:t>
      </w:r>
      <w:r w:rsidRPr="00943179">
        <w:rPr>
          <w:rtl/>
        </w:rPr>
        <w:t xml:space="preserve"> מעיקרא בהמה, השתא דעת אחרת.</w:t>
      </w:r>
    </w:p>
    <w:p w14:paraId="7E572EA8" w14:textId="77777777" w:rsidR="00A85AC8" w:rsidRPr="00E600D8" w:rsidRDefault="00603B2A" w:rsidP="00364AE5">
      <w:pPr>
        <w:pStyle w:val="38"/>
        <w:framePr w:wrap="notBeside"/>
        <w:rPr>
          <w:rtl/>
        </w:rPr>
      </w:pPr>
      <w:r w:rsidRPr="00E600D8">
        <w:rPr>
          <w:rFonts w:hint="cs"/>
          <w:rtl/>
        </w:rPr>
        <w:t xml:space="preserve">ג. </w:t>
      </w:r>
      <w:r w:rsidR="006E0774" w:rsidRPr="00E600D8">
        <w:rPr>
          <w:rFonts w:hint="cs"/>
          <w:rtl/>
        </w:rPr>
        <w:t>וה</w:t>
      </w:r>
      <w:r w:rsidR="00364AE5" w:rsidRPr="00E600D8">
        <w:rPr>
          <w:rFonts w:hint="cs"/>
          <w:rtl/>
        </w:rPr>
        <w:t>ך</w:t>
      </w:r>
      <w:r w:rsidR="00A85AC8" w:rsidRPr="00E600D8">
        <w:rPr>
          <w:rtl/>
        </w:rPr>
        <w:t>:</w:t>
      </w:r>
    </w:p>
    <w:p w14:paraId="167A7A9C" w14:textId="324E3BC1"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נותן פרוטה לאשתו, ואמר לה הרי את מקודשת לי לאחר שאגרשך - אינה מקודשת,</w:t>
      </w:r>
    </w:p>
    <w:p w14:paraId="041DBE90" w14:textId="4B62C49F" w:rsidR="00A85AC8" w:rsidRPr="00E600D8" w:rsidRDefault="00E600D8" w:rsidP="00364AE5">
      <w:pPr>
        <w:pStyle w:val="38"/>
        <w:framePr w:wrap="notBeside"/>
        <w:rPr>
          <w:rtl/>
        </w:rPr>
      </w:pPr>
      <w:r w:rsidRPr="00E600D8">
        <w:rPr>
          <w:rtl/>
        </w:rPr>
        <w:t>-</w:t>
      </w:r>
    </w:p>
    <w:p w14:paraId="73BE6B51" w14:textId="6F575326" w:rsidR="006E0774" w:rsidRPr="00131640" w:rsidRDefault="006E0774" w:rsidP="00943179">
      <w:r w:rsidRPr="00943179">
        <w:rPr>
          <w:rFonts w:hint="cs"/>
          <w:rtl/>
        </w:rPr>
        <w:t xml:space="preserve"> ד</w:t>
      </w:r>
      <w:r w:rsidR="00B35B36" w:rsidRPr="00943179">
        <w:rPr>
          <w:rFonts w:hint="cs"/>
          <w:rtl/>
        </w:rPr>
        <w:t>שם</w:t>
      </w:r>
      <w:r w:rsidRPr="00943179">
        <w:rPr>
          <w:rFonts w:hint="cs"/>
          <w:rtl/>
        </w:rPr>
        <w:t xml:space="preserve"> בידו לגרשה אך לא לקדשה</w:t>
      </w:r>
    </w:p>
    <w:p w14:paraId="28618D61" w14:textId="77777777" w:rsidR="00A85AC8" w:rsidRPr="00E600D8" w:rsidRDefault="00603B2A" w:rsidP="00603B2A">
      <w:pPr>
        <w:pStyle w:val="38"/>
        <w:framePr w:wrap="notBeside"/>
        <w:rPr>
          <w:rtl/>
        </w:rPr>
      </w:pPr>
      <w:r w:rsidRPr="00E600D8">
        <w:rPr>
          <w:rFonts w:hint="cs"/>
          <w:rtl/>
        </w:rPr>
        <w:t xml:space="preserve">ד. </w:t>
      </w:r>
      <w:r w:rsidR="006E0774" w:rsidRPr="00E600D8">
        <w:rPr>
          <w:rFonts w:hint="cs"/>
          <w:rtl/>
        </w:rPr>
        <w:t>וה</w:t>
      </w:r>
      <w:r w:rsidRPr="00E600D8">
        <w:rPr>
          <w:rFonts w:hint="cs"/>
          <w:rtl/>
        </w:rPr>
        <w:t>ך</w:t>
      </w:r>
      <w:r w:rsidR="00A85AC8" w:rsidRPr="00E600D8">
        <w:rPr>
          <w:rtl/>
        </w:rPr>
        <w:t>:</w:t>
      </w:r>
    </w:p>
    <w:p w14:paraId="20D44FCE" w14:textId="7B132439" w:rsidR="009469D7" w:rsidRDefault="006E0774" w:rsidP="006E0774">
      <w:pPr>
        <w:rPr>
          <w:rFonts w:ascii="Fb Fontext" w:hAnsi="Fb Fontext"/>
          <w:rtl/>
        </w:rPr>
      </w:pPr>
      <w:r w:rsidRPr="00224C4C">
        <w:rPr>
          <w:rFonts w:ascii="Fb Fontext" w:hAnsi="Fb Fontext" w:hint="cs"/>
          <w:rtl/>
        </w:rPr>
        <w:t>ד</w:t>
      </w:r>
      <w:r w:rsidRPr="00224C4C">
        <w:rPr>
          <w:rFonts w:ascii="Fb Fontext" w:hAnsi="Fb Fontext"/>
          <w:rtl/>
        </w:rPr>
        <w:t>הנותן שתי פרוטות לאשה, באחת א"</w:t>
      </w:r>
      <w:r w:rsidRPr="00224C4C">
        <w:rPr>
          <w:rFonts w:ascii="Fb Fontext" w:hAnsi="Fb Fontext" w:hint="cs"/>
          <w:rtl/>
        </w:rPr>
        <w:t>ל</w:t>
      </w:r>
      <w:r w:rsidRPr="00224C4C">
        <w:rPr>
          <w:rFonts w:ascii="Fb Fontext" w:hAnsi="Fb Fontext"/>
          <w:rtl/>
        </w:rPr>
        <w:t xml:space="preserve"> התקדשי לי היום, ובאחת א</w:t>
      </w:r>
      <w:r w:rsidRPr="00224C4C">
        <w:rPr>
          <w:rFonts w:ascii="Fb Fontext" w:hAnsi="Fb Fontext" w:hint="cs"/>
          <w:rtl/>
        </w:rPr>
        <w:t>"ל</w:t>
      </w:r>
      <w:r w:rsidRPr="00224C4C">
        <w:rPr>
          <w:rFonts w:ascii="Fb Fontext" w:hAnsi="Fb Fontext"/>
          <w:rtl/>
        </w:rPr>
        <w:t xml:space="preserve"> התקדשי לי לאחר שאגרשך,</w:t>
      </w:r>
    </w:p>
    <w:p w14:paraId="7CDE3DDA" w14:textId="77777777" w:rsidR="00A85AC8" w:rsidRPr="00E600D8" w:rsidRDefault="006E0774" w:rsidP="00516A77">
      <w:pPr>
        <w:pStyle w:val="38"/>
        <w:framePr w:wrap="notBeside"/>
        <w:rPr>
          <w:rtl/>
        </w:rPr>
      </w:pPr>
      <w:r w:rsidRPr="00E600D8">
        <w:rPr>
          <w:rFonts w:hint="cs"/>
          <w:rtl/>
        </w:rPr>
        <w:t>אין לפשוט</w:t>
      </w:r>
      <w:r w:rsidR="00A85AC8" w:rsidRPr="00E600D8">
        <w:rPr>
          <w:rtl/>
        </w:rPr>
        <w:t>:</w:t>
      </w:r>
    </w:p>
    <w:p w14:paraId="7511593D" w14:textId="34CB7898" w:rsidR="006E0774" w:rsidRPr="00131640" w:rsidRDefault="006E0774" w:rsidP="00063851">
      <w:pPr>
        <w:spacing w:after="120"/>
        <w:rPr>
          <w:rtl/>
        </w:rPr>
      </w:pPr>
      <w:r w:rsidRPr="00224C4C">
        <w:rPr>
          <w:rFonts w:ascii="Fb Fontext" w:hAnsi="Fb Fontext" w:hint="cs"/>
          <w:rtl/>
        </w:rPr>
        <w:t xml:space="preserve">דלא הוו קידושין דשאני </w:t>
      </w:r>
      <w:r w:rsidR="00B35B36">
        <w:rPr>
          <w:rFonts w:ascii="Fb Fontext" w:hAnsi="Fb Fontext" w:hint="cs"/>
          <w:rtl/>
        </w:rPr>
        <w:t>כאן</w:t>
      </w:r>
      <w:r w:rsidRPr="00224C4C">
        <w:rPr>
          <w:rFonts w:ascii="Fb Fontext" w:hAnsi="Fb Fontext" w:hint="cs"/>
          <w:rtl/>
        </w:rPr>
        <w:t xml:space="preserve"> </w:t>
      </w:r>
      <w:r w:rsidRPr="00224C4C">
        <w:rPr>
          <w:rFonts w:ascii="Fb Fontext" w:hAnsi="Fb Fontext"/>
          <w:rtl/>
        </w:rPr>
        <w:t xml:space="preserve">דתפסי קידושין </w:t>
      </w:r>
      <w:r w:rsidR="00516A77">
        <w:rPr>
          <w:rFonts w:ascii="Fb Fontext" w:hAnsi="Fb Fontext" w:hint="cs"/>
          <w:rtl/>
        </w:rPr>
        <w:t>אח'כ כעכשיו,</w:t>
      </w:r>
    </w:p>
    <w:p w14:paraId="10DB7837" w14:textId="06B7ED97" w:rsidR="00A85AC8" w:rsidRPr="00E600D8" w:rsidRDefault="006E0774" w:rsidP="00063851">
      <w:pPr>
        <w:pStyle w:val="38"/>
        <w:framePr w:wrap="notBeside"/>
        <w:rPr>
          <w:rtl/>
        </w:rPr>
      </w:pPr>
      <w:r w:rsidRPr="00E600D8">
        <w:rPr>
          <w:rFonts w:hint="cs"/>
          <w:rtl/>
        </w:rPr>
        <w:t>ת</w:t>
      </w:r>
      <w:r w:rsidRPr="00E600D8">
        <w:rPr>
          <w:rtl/>
        </w:rPr>
        <w:t>"</w:t>
      </w:r>
      <w:r w:rsidRPr="00E600D8">
        <w:rPr>
          <w:rFonts w:hint="cs"/>
          <w:rtl/>
        </w:rPr>
        <w:t>כ דרי</w:t>
      </w:r>
      <w:r w:rsidRPr="00E600D8">
        <w:rPr>
          <w:rtl/>
        </w:rPr>
        <w:t>"</w:t>
      </w:r>
      <w:r w:rsidRPr="00E600D8">
        <w:rPr>
          <w:rFonts w:hint="cs"/>
          <w:rtl/>
        </w:rPr>
        <w:t>ו</w:t>
      </w:r>
      <w:r w:rsidR="00A85AC8" w:rsidRPr="00E600D8">
        <w:rPr>
          <w:rtl/>
        </w:rPr>
        <w:t>:</w:t>
      </w:r>
    </w:p>
    <w:p w14:paraId="45B62A3A" w14:textId="718EDDAF" w:rsidR="009469D7" w:rsidRDefault="006E0774" w:rsidP="006E0774">
      <w:pPr>
        <w:rPr>
          <w:rFonts w:ascii="Fb Fontext" w:hAnsi="Fb Fontext"/>
          <w:sz w:val="32"/>
          <w:rtl/>
        </w:rPr>
      </w:pPr>
      <w:r w:rsidRPr="00224C4C">
        <w:rPr>
          <w:rFonts w:ascii="Fb Fontext" w:hAnsi="Fb Fontext"/>
          <w:sz w:val="32"/>
          <w:rtl/>
        </w:rPr>
        <w:t>אין תורמין מן התלוש על המחובר, ואם תרם אין תרומתו תרומה,</w:t>
      </w:r>
    </w:p>
    <w:p w14:paraId="35996848" w14:textId="6D0075DA" w:rsidR="006E0774" w:rsidRPr="00131640" w:rsidRDefault="006E0774" w:rsidP="006E0774">
      <w:pPr>
        <w:rPr>
          <w:rtl/>
        </w:rPr>
      </w:pPr>
      <w:r w:rsidRPr="00224C4C">
        <w:rPr>
          <w:rFonts w:ascii="Fb Fontext" w:hAnsi="Fb Fontext"/>
          <w:sz w:val="32"/>
          <w:rtl/>
        </w:rPr>
        <w:t>כיצד? אמר פירות ערוגה זו תלושין יהיו תרומה על פירות ערוגה זו מחוברת, פירות ערוגה זו מחוברת יהיו תרומה על פירות ערוגה זו תלושין - לא אמר כלום, אבל אמר לכשיתלשו ונתלשו - דבריו קיימין.</w:t>
      </w:r>
    </w:p>
    <w:p w14:paraId="798A2589" w14:textId="17A9B47C" w:rsidR="00A85AC8" w:rsidRPr="00E600D8" w:rsidRDefault="006E0774" w:rsidP="00063851">
      <w:pPr>
        <w:pStyle w:val="38"/>
        <w:framePr w:wrap="notBeside"/>
        <w:rPr>
          <w:rtl/>
        </w:rPr>
      </w:pPr>
      <w:r w:rsidRPr="00E600D8">
        <w:rPr>
          <w:rtl/>
        </w:rPr>
        <w:t>יתר ע</w:t>
      </w:r>
      <w:r w:rsidR="00063851" w:rsidRPr="00E600D8">
        <w:rPr>
          <w:rFonts w:hint="cs"/>
          <w:rtl/>
        </w:rPr>
        <w:t>"כ</w:t>
      </w:r>
      <w:r w:rsidRPr="00E600D8">
        <w:rPr>
          <w:rtl/>
        </w:rPr>
        <w:t xml:space="preserve"> א</w:t>
      </w:r>
      <w:r w:rsidRPr="00E600D8">
        <w:rPr>
          <w:rFonts w:hint="cs"/>
          <w:rtl/>
        </w:rPr>
        <w:t>ראב</w:t>
      </w:r>
      <w:r w:rsidRPr="00E600D8">
        <w:rPr>
          <w:rtl/>
        </w:rPr>
        <w:t>"</w:t>
      </w:r>
      <w:r w:rsidRPr="00E600D8">
        <w:rPr>
          <w:rFonts w:hint="cs"/>
          <w:rtl/>
        </w:rPr>
        <w:t>י</w:t>
      </w:r>
      <w:r w:rsidR="00A85AC8" w:rsidRPr="00E600D8">
        <w:rPr>
          <w:rtl/>
        </w:rPr>
        <w:t>:</w:t>
      </w:r>
    </w:p>
    <w:p w14:paraId="59425404" w14:textId="522BE8AD" w:rsidR="006E0774" w:rsidRPr="00131640" w:rsidRDefault="00063851" w:rsidP="006E0774">
      <w:pPr>
        <w:rPr>
          <w:rtl/>
        </w:rPr>
      </w:pPr>
      <w:r>
        <w:rPr>
          <w:rFonts w:ascii="Fb Fontext" w:hAnsi="Fb Fontext" w:hint="cs"/>
          <w:rtl/>
        </w:rPr>
        <w:t>א</w:t>
      </w:r>
      <w:r w:rsidR="006E0774" w:rsidRPr="00224C4C">
        <w:rPr>
          <w:rFonts w:ascii="Fb Fontext" w:hAnsi="Fb Fontext"/>
          <w:rtl/>
        </w:rPr>
        <w:t>פילו אמר פירות ערוגה זו תלושין יהיו תרומה על פירות ערוגה זו מחוברת, פירות ערוגה זו מחוברת יהיו תרומה על פירות ערוגה זו תלושין לכשיביאו שליש ויתלשו, והביאו שליש ונתלשו - דבריו קיימין.</w:t>
      </w:r>
    </w:p>
    <w:p w14:paraId="67DA1DF8" w14:textId="488371FC" w:rsidR="00A85AC8" w:rsidRPr="00E600D8" w:rsidRDefault="006E0774" w:rsidP="004239BE">
      <w:pPr>
        <w:pStyle w:val="38"/>
        <w:framePr w:wrap="notBeside"/>
        <w:rPr>
          <w:rtl/>
        </w:rPr>
      </w:pPr>
      <w:r w:rsidRPr="00E600D8">
        <w:rPr>
          <w:rtl/>
        </w:rPr>
        <w:t>רבה</w:t>
      </w:r>
      <w:r w:rsidR="00A85AC8" w:rsidRPr="00E600D8">
        <w:rPr>
          <w:rtl/>
        </w:rPr>
        <w:t>:</w:t>
      </w:r>
    </w:p>
    <w:p w14:paraId="609E10B1" w14:textId="5A5772C0" w:rsidR="006E0774" w:rsidRPr="00131640" w:rsidRDefault="006E0774" w:rsidP="007968D1">
      <w:pPr>
        <w:rPr>
          <w:rtl/>
        </w:rPr>
      </w:pPr>
      <w:r>
        <w:rPr>
          <w:rFonts w:ascii="Fb Fontext" w:hAnsi="Fb Fontext"/>
          <w:sz w:val="32"/>
          <w:rtl/>
        </w:rPr>
        <w:t xml:space="preserve">לא </w:t>
      </w:r>
      <w:r>
        <w:rPr>
          <w:rStyle w:val="afffff3"/>
          <w:rFonts w:ascii="Fb Fontext" w:hAnsi="Fb Fontext"/>
          <w:sz w:val="32"/>
          <w:rtl/>
          <w:rPrChange w:id="9254" w:author="מנוע אמוראים" w:date="2026-10-05T16:42:07Z">
            <w:rPr>
              <w:rFonts w:ascii="Fb Fontext" w:hAnsi="Fb Fontext"/>
              <w:sz w:val="32"/>
              <w:rtl/>
            </w:rPr>
          </w:rPrChange>
        </w:rPr>
        <w:t xml:space="preserve">א</w:t>
      </w:r>
      <w:r>
        <w:rPr>
          <w:rStyle w:val="afffff3"/>
          <w:rFonts w:ascii="Fb Fontext" w:hAnsi="Fb Fontext" w:hint="cs"/>
          <w:sz w:val="32"/>
          <w:rtl/>
          <w:rPrChange w:id="9255" w:author="מנוע אמוראים" w:date="2026-10-05T16:42:07Z">
            <w:rPr>
              <w:rFonts w:ascii="Fb Fontext" w:hAnsi="Fb Fontext" w:hint="cs"/>
              <w:sz w:val="32"/>
              <w:rtl/>
            </w:rPr>
          </w:rPrChange>
        </w:rPr>
        <w:t xml:space="preserve">ראב</w:t>
      </w:r>
      <w:r>
        <w:rPr>
          <w:rStyle w:val="afffff3"/>
          <w:rFonts w:ascii="Fb Fontext" w:hAnsi="Fb Fontext"/>
          <w:sz w:val="32"/>
          <w:rtl/>
          <w:rPrChange w:id="9256" w:author="מנוע אמוראים" w:date="2026-10-05T16:42:07Z">
            <w:rPr>
              <w:rFonts w:ascii="Fb Fontext" w:hAnsi="Fb Fontext"/>
              <w:sz w:val="32"/>
              <w:rtl/>
            </w:rPr>
          </w:rPrChange>
        </w:rPr>
        <w:t xml:space="preserve">"</w:t>
      </w:r>
      <w:r>
        <w:rPr>
          <w:rStyle w:val="afffff3"/>
          <w:rFonts w:ascii="Fb Fontext" w:hAnsi="Fb Fontext" w:hint="cs"/>
          <w:sz w:val="32"/>
          <w:rtl/>
          <w:rPrChange w:id="9257" w:author="מנוע אמוראים" w:date="2026-10-05T16:42:07Z">
            <w:rPr>
              <w:rFonts w:ascii="Fb Fontext" w:hAnsi="Fb Fontext" w:hint="cs"/>
              <w:sz w:val="32"/>
              <w:rtl/>
            </w:rPr>
          </w:rPrChange>
        </w:rPr>
        <w:t xml:space="preserve">י</w:t>
      </w:r>
      <w:r w:rsidRPr="00224C4C">
        <w:rPr>
          <w:rFonts w:ascii="Fb Fontext" w:hAnsi="Fb Fontext"/>
          <w:sz w:val="32"/>
          <w:rtl/>
        </w:rPr>
        <w:t xml:space="preserve"> - אלא בשחת, אבל באגם</w:t>
      </w:r>
      <w:r w:rsidR="004239BE">
        <w:rPr>
          <w:rStyle w:val="afffff5"/>
          <w:rFonts w:hint="cs"/>
          <w:rtl/>
        </w:rPr>
        <w:t xml:space="preserve"> </w:t>
      </w:r>
      <w:r w:rsidR="004239BE" w:rsidRPr="004239BE">
        <w:rPr>
          <w:rStyle w:val="afffff5"/>
          <w:rFonts w:hint="cs"/>
          <w:rtl/>
        </w:rPr>
        <w:t>[גדל מעט]</w:t>
      </w:r>
      <w:r w:rsidRPr="00224C4C">
        <w:rPr>
          <w:rFonts w:ascii="Fb Fontext" w:hAnsi="Fb Fontext"/>
          <w:sz w:val="32"/>
          <w:rtl/>
        </w:rPr>
        <w:t xml:space="preserve"> לא.</w:t>
      </w:r>
    </w:p>
    <w:p w14:paraId="5476B857" w14:textId="4759760D" w:rsidR="00A85AC8" w:rsidRPr="00E600D8" w:rsidRDefault="006E0774" w:rsidP="004239BE">
      <w:pPr>
        <w:pStyle w:val="38"/>
        <w:framePr w:wrap="notBeside"/>
        <w:rPr>
          <w:rtl/>
        </w:rPr>
      </w:pPr>
      <w:r w:rsidRPr="00E600D8">
        <w:rPr>
          <w:rtl/>
        </w:rPr>
        <w:t>רב יוסף</w:t>
      </w:r>
      <w:r w:rsidR="00A85AC8" w:rsidRPr="00E600D8">
        <w:rPr>
          <w:rtl/>
        </w:rPr>
        <w:t>:</w:t>
      </w:r>
    </w:p>
    <w:p w14:paraId="2AF33E14" w14:textId="31779AB4" w:rsidR="006E0774" w:rsidRPr="00131640" w:rsidRDefault="006E0774" w:rsidP="006E0774">
      <w:pPr>
        <w:rPr>
          <w:rtl/>
        </w:rPr>
      </w:pPr>
      <w:r w:rsidRPr="00224C4C">
        <w:rPr>
          <w:rFonts w:ascii="Fb Fontext" w:hAnsi="Fb Fontext"/>
          <w:rtl/>
        </w:rPr>
        <w:t>א</w:t>
      </w:r>
      <w:r w:rsidR="004239BE">
        <w:rPr>
          <w:rFonts w:ascii="Fb Fontext" w:hAnsi="Fb Fontext" w:hint="cs"/>
          <w:rtl/>
        </w:rPr>
        <w:t>ף</w:t>
      </w:r>
      <w:r w:rsidRPr="00224C4C">
        <w:rPr>
          <w:rFonts w:ascii="Fb Fontext" w:hAnsi="Fb Fontext"/>
          <w:rtl/>
        </w:rPr>
        <w:t xml:space="preserve"> באגם.</w:t>
      </w:r>
      <w:r w:rsidRPr="00224C4C">
        <w:rPr>
          <w:rFonts w:ascii="Fb Fontext" w:hAnsi="Fb Fontext" w:hint="cs"/>
          <w:rtl/>
        </w:rPr>
        <w:t xml:space="preserve"> דל</w:t>
      </w:r>
      <w:r w:rsidR="004239BE">
        <w:rPr>
          <w:rFonts w:ascii="Fb Fontext" w:hAnsi="Fb Fontext" w:hint="cs"/>
          <w:rtl/>
        </w:rPr>
        <w:t xml:space="preserve">שון כפיפה הוא </w:t>
      </w:r>
      <w:r w:rsidR="004239BE" w:rsidRPr="004239BE">
        <w:rPr>
          <w:rStyle w:val="afffff3"/>
          <w:rFonts w:hint="cs"/>
          <w:rtl/>
        </w:rPr>
        <w:t>כ</w:t>
      </w:r>
      <w:r w:rsidRPr="004239BE">
        <w:rPr>
          <w:rStyle w:val="afffff3"/>
          <w:rFonts w:hint="cs"/>
          <w:rtl/>
        </w:rPr>
        <w:t>ר</w:t>
      </w:r>
      <w:r w:rsidRPr="004239BE">
        <w:rPr>
          <w:rStyle w:val="afffff3"/>
          <w:rtl/>
        </w:rPr>
        <w:t>"</w:t>
      </w:r>
      <w:r w:rsidRPr="004239BE">
        <w:rPr>
          <w:rStyle w:val="afffff3"/>
          <w:rFonts w:hint="cs"/>
          <w:rtl/>
        </w:rPr>
        <w:t>א</w:t>
      </w:r>
      <w:r w:rsidRPr="00224C4C">
        <w:rPr>
          <w:rStyle w:val="affffa"/>
          <w:rFonts w:hint="cs"/>
          <w:rtl/>
        </w:rPr>
        <w:t xml:space="preserve"> '</w:t>
      </w:r>
      <w:r w:rsidRPr="00224C4C">
        <w:rPr>
          <w:rStyle w:val="affffa"/>
          <w:rtl/>
        </w:rPr>
        <w:t>הלכוף כאגמון ראשו</w:t>
      </w:r>
      <w:r w:rsidRPr="00224C4C">
        <w:rPr>
          <w:rStyle w:val="affffa"/>
          <w:rFonts w:hint="cs"/>
          <w:rtl/>
        </w:rPr>
        <w:t>'</w:t>
      </w:r>
      <w:r w:rsidRPr="00224C4C">
        <w:rPr>
          <w:rStyle w:val="affffa"/>
          <w:rtl/>
        </w:rPr>
        <w:t>.</w:t>
      </w:r>
    </w:p>
    <w:p w14:paraId="37755D66" w14:textId="3EE693CF" w:rsidR="00A85AC8" w:rsidRPr="00E600D8" w:rsidRDefault="006E0774" w:rsidP="004239BE">
      <w:pPr>
        <w:pStyle w:val="38"/>
        <w:framePr w:wrap="notBeside"/>
        <w:rPr>
          <w:rtl/>
        </w:rPr>
      </w:pPr>
      <w:r w:rsidRPr="00E600D8">
        <w:rPr>
          <w:rFonts w:hint="cs"/>
          <w:rtl/>
        </w:rPr>
        <w:t>והא</w:t>
      </w:r>
      <w:r w:rsidR="00A85AC8" w:rsidRPr="00E600D8">
        <w:rPr>
          <w:rtl/>
        </w:rPr>
        <w:t>:</w:t>
      </w:r>
    </w:p>
    <w:p w14:paraId="50A14EB2" w14:textId="193BB855" w:rsidR="006E0774" w:rsidRPr="00277421" w:rsidRDefault="006E0774" w:rsidP="006E0774">
      <w:pPr>
        <w:rPr>
          <w:spacing w:val="2"/>
          <w:rtl/>
        </w:rPr>
      </w:pPr>
      <w:r w:rsidRPr="00277421">
        <w:rPr>
          <w:rFonts w:ascii="Fb Fontext" w:hAnsi="Fb Fontext" w:hint="cs"/>
          <w:spacing w:val="2"/>
          <w:sz w:val="32"/>
          <w:rtl/>
        </w:rPr>
        <w:t>ד</w:t>
      </w:r>
      <w:r w:rsidRPr="00277421">
        <w:rPr>
          <w:rFonts w:ascii="Fb Fontext" w:hAnsi="Fb Fontext"/>
          <w:spacing w:val="2"/>
          <w:sz w:val="32"/>
          <w:rtl/>
        </w:rPr>
        <w:t>האומר לחברו אם ילדה אשתך נקבה מקודשת לי לא אמר כלום</w:t>
      </w:r>
    </w:p>
    <w:p w14:paraId="1B3F314E" w14:textId="48FBF00B" w:rsidR="00A85AC8" w:rsidRPr="00E600D8" w:rsidRDefault="006E0774" w:rsidP="004239BE">
      <w:pPr>
        <w:pStyle w:val="38"/>
        <w:framePr w:wrap="notBeside"/>
        <w:rPr>
          <w:rtl/>
        </w:rPr>
      </w:pPr>
      <w:r w:rsidRPr="00E600D8">
        <w:rPr>
          <w:rFonts w:hint="cs"/>
          <w:rtl/>
        </w:rPr>
        <w:t>ואר</w:t>
      </w:r>
      <w:r w:rsidRPr="00E600D8">
        <w:rPr>
          <w:rtl/>
        </w:rPr>
        <w:t>"</w:t>
      </w:r>
      <w:r w:rsidRPr="00E600D8">
        <w:rPr>
          <w:rFonts w:hint="cs"/>
          <w:rtl/>
        </w:rPr>
        <w:t>ח</w:t>
      </w:r>
      <w:r w:rsidR="00A85AC8" w:rsidRPr="00E600D8">
        <w:rPr>
          <w:rtl/>
        </w:rPr>
        <w:t>:</w:t>
      </w:r>
    </w:p>
    <w:p w14:paraId="5754DCCD" w14:textId="75A62995" w:rsidR="006E0774" w:rsidRPr="00131640" w:rsidRDefault="006E0774" w:rsidP="006E0774">
      <w:pPr>
        <w:rPr>
          <w:rtl/>
        </w:rPr>
      </w:pPr>
      <w:r w:rsidRPr="00224C4C">
        <w:rPr>
          <w:rFonts w:ascii="Fb Fontext" w:hAnsi="Fb Fontext"/>
          <w:rtl/>
        </w:rPr>
        <w:t>דווקא שאין אשתו מעוברת, אבל אשתו מעוברת דבריו קיימין,</w:t>
      </w:r>
    </w:p>
    <w:p w14:paraId="5777A058" w14:textId="77777777" w:rsidR="00A85AC8" w:rsidRPr="00E600D8" w:rsidRDefault="006E0774" w:rsidP="004239BE">
      <w:pPr>
        <w:pStyle w:val="38"/>
        <w:framePr w:wrap="notBeside"/>
        <w:rPr>
          <w:rtl/>
        </w:rPr>
      </w:pPr>
      <w:r w:rsidRPr="00E600D8">
        <w:rPr>
          <w:rtl/>
        </w:rPr>
        <w:t>כמאן?</w:t>
      </w:r>
      <w:r w:rsidR="00A85AC8" w:rsidRPr="00E600D8">
        <w:rPr>
          <w:rtl/>
        </w:rPr>
        <w:t>:</w:t>
      </w:r>
    </w:p>
    <w:p w14:paraId="6DA79204" w14:textId="591D634F" w:rsidR="006E0774" w:rsidRPr="00131640" w:rsidRDefault="006E0774" w:rsidP="006E0774">
      <w:pPr>
        <w:rPr>
          <w:rtl/>
        </w:rPr>
      </w:pPr>
      <w:r w:rsidRPr="004239BE">
        <w:rPr>
          <w:rStyle w:val="afffff3"/>
          <w:rtl/>
        </w:rPr>
        <w:t xml:space="preserve">אי כרבה </w:t>
      </w:r>
      <w:r w:rsidRPr="00224C4C">
        <w:rPr>
          <w:rFonts w:ascii="Fb Fontext" w:hAnsi="Fb Fontext"/>
          <w:rtl/>
        </w:rPr>
        <w:t xml:space="preserve">- כשהוכר עוברה, </w:t>
      </w:r>
      <w:r w:rsidRPr="004239BE">
        <w:rPr>
          <w:rStyle w:val="afffff3"/>
          <w:rtl/>
        </w:rPr>
        <w:t>אי כרב יוסף</w:t>
      </w:r>
      <w:r w:rsidRPr="00224C4C">
        <w:rPr>
          <w:rFonts w:ascii="Fb Fontext" w:hAnsi="Fb Fontext"/>
          <w:rtl/>
        </w:rPr>
        <w:t>- א</w:t>
      </w:r>
      <w:r w:rsidR="004239BE">
        <w:rPr>
          <w:rFonts w:ascii="Fb Fontext" w:hAnsi="Fb Fontext" w:hint="cs"/>
          <w:rtl/>
        </w:rPr>
        <w:t>ף</w:t>
      </w:r>
      <w:r w:rsidRPr="00224C4C">
        <w:rPr>
          <w:rFonts w:ascii="Fb Fontext" w:hAnsi="Fb Fontext"/>
          <w:rtl/>
        </w:rPr>
        <w:t xml:space="preserve"> שלא הוכר עוברה.</w:t>
      </w:r>
    </w:p>
    <w:p w14:paraId="575BD8F0" w14:textId="761661B8" w:rsidR="00A85AC8" w:rsidRPr="00E600D8" w:rsidRDefault="006E0774" w:rsidP="004239BE">
      <w:pPr>
        <w:pStyle w:val="38"/>
        <w:framePr w:wrap="notBeside"/>
        <w:rPr>
          <w:rtl/>
        </w:rPr>
      </w:pPr>
      <w:r w:rsidRPr="00E600D8">
        <w:rPr>
          <w:rtl/>
        </w:rPr>
        <w:t>וא"</w:t>
      </w:r>
      <w:r w:rsidRPr="00E600D8">
        <w:rPr>
          <w:rFonts w:hint="cs"/>
          <w:rtl/>
        </w:rPr>
        <w:t>ד מ</w:t>
      </w:r>
      <w:r w:rsidRPr="00E600D8">
        <w:rPr>
          <w:rtl/>
        </w:rPr>
        <w:t>רבה</w:t>
      </w:r>
      <w:r w:rsidR="00A85AC8" w:rsidRPr="00E600D8">
        <w:rPr>
          <w:rtl/>
        </w:rPr>
        <w:t>:</w:t>
      </w:r>
    </w:p>
    <w:p w14:paraId="38D6A940" w14:textId="58873DD4" w:rsidR="009469D7" w:rsidRDefault="006E0774" w:rsidP="006E0774">
      <w:pPr>
        <w:rPr>
          <w:rFonts w:ascii="Fb Fontext" w:hAnsi="Fb Fontext"/>
          <w:rtl/>
        </w:rPr>
      </w:pPr>
      <w:r w:rsidRPr="00224C4C">
        <w:rPr>
          <w:rFonts w:ascii="Fb Fontext" w:hAnsi="Fb Fontext"/>
          <w:rtl/>
        </w:rPr>
        <w:t xml:space="preserve">לא </w:t>
      </w:r>
      <w:r>
        <w:rPr>
          <w:rStyle w:val="afffff3"/>
          <w:rFonts w:ascii="Fb Fontext" w:hAnsi="Fb Fontext" w:hint="cs"/>
          <w:rtl/>
          <w:rPrChange w:id="9258" w:author="מנוע אמוראים" w:date="2026-10-05T16:42:07Z">
            <w:rPr>
              <w:rFonts w:ascii="Fb Fontext" w:hAnsi="Fb Fontext" w:hint="cs"/>
              <w:rtl/>
            </w:rPr>
          </w:rPrChange>
        </w:rPr>
        <w:t xml:space="preserve">ארב</w:t>
      </w:r>
      <w:r>
        <w:rPr>
          <w:rStyle w:val="afffff3"/>
          <w:rFonts w:ascii="Fb Fontext" w:hAnsi="Fb Fontext"/>
          <w:rtl/>
          <w:rPrChange w:id="9259" w:author="מנוע אמוראים" w:date="2026-10-05T16:42:07Z">
            <w:rPr>
              <w:rFonts w:ascii="Fb Fontext" w:hAnsi="Fb Fontext"/>
              <w:rtl/>
            </w:rPr>
          </w:rPrChange>
        </w:rPr>
        <w:t xml:space="preserve">"</w:t>
      </w:r>
      <w:r>
        <w:rPr>
          <w:rStyle w:val="afffff3"/>
          <w:rFonts w:ascii="Fb Fontext" w:hAnsi="Fb Fontext" w:hint="cs"/>
          <w:rtl/>
          <w:rPrChange w:id="9260" w:author="מנוע אמוראים" w:date="2026-10-05T16:42:07Z">
            <w:rPr>
              <w:rFonts w:ascii="Fb Fontext" w:hAnsi="Fb Fontext" w:hint="cs"/>
              <w:rtl/>
            </w:rPr>
          </w:rPrChange>
        </w:rPr>
        <w:t xml:space="preserve">י</w:t>
      </w:r>
      <w:r w:rsidRPr="00224C4C">
        <w:rPr>
          <w:rFonts w:ascii="Fb Fontext" w:hAnsi="Fb Fontext"/>
          <w:rtl/>
        </w:rPr>
        <w:t xml:space="preserve"> - אלא בשחת </w:t>
      </w:r>
      <w:r w:rsidR="00652F07">
        <w:rPr>
          <w:rFonts w:ascii="Fb Fontext" w:hAnsi="Fb Fontext" w:hint="cs"/>
          <w:rtl/>
        </w:rPr>
        <w:t xml:space="preserve">דבית בעל </w:t>
      </w:r>
      <w:r w:rsidR="00652F07" w:rsidRPr="00652F07">
        <w:rPr>
          <w:rStyle w:val="afffff5"/>
          <w:rFonts w:hint="cs"/>
          <w:rtl/>
        </w:rPr>
        <w:t>דדי לה במי גשמים</w:t>
      </w:r>
      <w:r w:rsidRPr="00224C4C">
        <w:rPr>
          <w:rFonts w:ascii="Fb Fontext" w:hAnsi="Fb Fontext"/>
          <w:rtl/>
        </w:rPr>
        <w:t>,</w:t>
      </w:r>
    </w:p>
    <w:p w14:paraId="509992B9" w14:textId="5C8015F1" w:rsidR="006E0774" w:rsidRPr="00131640" w:rsidRDefault="006E0774" w:rsidP="00AF3268">
      <w:pPr>
        <w:ind w:left="565" w:firstLine="113"/>
        <w:rPr>
          <w:rtl/>
        </w:rPr>
      </w:pPr>
      <w:r w:rsidRPr="00224C4C">
        <w:rPr>
          <w:rFonts w:ascii="Fb Fontext" w:hAnsi="Fb Fontext"/>
          <w:rtl/>
        </w:rPr>
        <w:t xml:space="preserve">אבל בשחת </w:t>
      </w:r>
      <w:r w:rsidR="00652F07">
        <w:rPr>
          <w:rFonts w:ascii="Fb Fontext" w:hAnsi="Fb Fontext" w:hint="cs"/>
          <w:rtl/>
        </w:rPr>
        <w:t xml:space="preserve">בית השלחין לא </w:t>
      </w:r>
      <w:r w:rsidR="00AF3268" w:rsidRPr="00AF3268">
        <w:rPr>
          <w:rStyle w:val="afffff5"/>
          <w:rFonts w:hint="cs"/>
          <w:rtl/>
        </w:rPr>
        <w:t>ולא נחשב שהוא בעולם</w:t>
      </w:r>
    </w:p>
    <w:p w14:paraId="37CE457E" w14:textId="19A7FB4D" w:rsidR="00A85AC8" w:rsidRPr="00E600D8" w:rsidRDefault="006E0774" w:rsidP="00652F07">
      <w:pPr>
        <w:pStyle w:val="38"/>
        <w:framePr w:wrap="notBeside"/>
        <w:rPr>
          <w:rtl/>
        </w:rPr>
      </w:pPr>
      <w:r w:rsidRPr="00E600D8">
        <w:rPr>
          <w:rFonts w:hint="cs"/>
          <w:rtl/>
        </w:rPr>
        <w:t>ולרב יוסף</w:t>
      </w:r>
      <w:r w:rsidR="00A85AC8" w:rsidRPr="00E600D8">
        <w:rPr>
          <w:rtl/>
        </w:rPr>
        <w:t>:</w:t>
      </w:r>
    </w:p>
    <w:p w14:paraId="1DD08B03" w14:textId="2C93A92F" w:rsidR="00C62DAE" w:rsidRPr="00131640" w:rsidRDefault="006E0774" w:rsidP="00C62DAE">
      <w:pPr>
        <w:spacing w:after="120"/>
        <w:rPr>
          <w:rtl/>
        </w:rPr>
      </w:pPr>
      <w:r w:rsidRPr="00224C4C">
        <w:rPr>
          <w:rFonts w:ascii="Fb Fontext" w:hAnsi="Fb Fontext"/>
          <w:sz w:val="32"/>
          <w:rtl/>
        </w:rPr>
        <w:t>אפילו בשחת דבי שקיא.</w:t>
      </w:r>
    </w:p>
    <w:p w14:paraId="4AAFE9B5" w14:textId="77777777" w:rsidR="00A85AC8" w:rsidRPr="00E600D8" w:rsidRDefault="00C62DAE" w:rsidP="00C62DAE">
      <w:pPr>
        <w:pStyle w:val="38"/>
        <w:framePr w:wrap="notBeside"/>
        <w:rPr>
          <w:rtl/>
        </w:rPr>
      </w:pPr>
      <w:r w:rsidRPr="00E600D8">
        <w:rPr>
          <w:rFonts w:hint="cs"/>
          <w:rtl/>
        </w:rPr>
        <w:t>והך</w:t>
      </w:r>
      <w:r w:rsidR="00A85AC8" w:rsidRPr="00E600D8">
        <w:rPr>
          <w:rtl/>
        </w:rPr>
        <w:t>:</w:t>
      </w:r>
    </w:p>
    <w:p w14:paraId="147A785D" w14:textId="39D0E632" w:rsidR="006E0774" w:rsidRPr="00CA5968" w:rsidRDefault="006E0774" w:rsidP="006E0774">
      <w:pPr>
        <w:rPr>
          <w:spacing w:val="2"/>
          <w:rtl/>
        </w:rPr>
      </w:pPr>
      <w:r w:rsidRPr="00CA5968">
        <w:rPr>
          <w:rFonts w:ascii="Fb Fontext" w:hAnsi="Fb Fontext"/>
          <w:spacing w:val="2"/>
          <w:sz w:val="32"/>
          <w:rtl/>
        </w:rPr>
        <w:t>האומר לחבירו אם ילדה אשתך נקבה מקודשת לי לא אמר כלום</w:t>
      </w:r>
    </w:p>
    <w:p w14:paraId="10E24055" w14:textId="7AE8210A" w:rsidR="00A85AC8" w:rsidRPr="00E600D8" w:rsidRDefault="006E0774" w:rsidP="00C62DAE">
      <w:pPr>
        <w:pStyle w:val="38"/>
        <w:framePr w:wrap="notBeside"/>
        <w:rPr>
          <w:rtl/>
        </w:rPr>
      </w:pPr>
      <w:r w:rsidRPr="00E600D8">
        <w:rPr>
          <w:rtl/>
        </w:rPr>
        <w:t>ו</w:t>
      </w:r>
      <w:r w:rsidRPr="00E600D8">
        <w:rPr>
          <w:rFonts w:hint="cs"/>
          <w:rtl/>
        </w:rPr>
        <w:t>אר</w:t>
      </w:r>
      <w:r w:rsidRPr="00E600D8">
        <w:rPr>
          <w:rtl/>
        </w:rPr>
        <w:t>"</w:t>
      </w:r>
      <w:r w:rsidRPr="00E600D8">
        <w:rPr>
          <w:rFonts w:hint="cs"/>
          <w:rtl/>
        </w:rPr>
        <w:t>ח</w:t>
      </w:r>
      <w:r w:rsidR="00A85AC8" w:rsidRPr="00E600D8">
        <w:rPr>
          <w:rtl/>
        </w:rPr>
        <w:t>:</w:t>
      </w:r>
    </w:p>
    <w:p w14:paraId="120ABC08" w14:textId="72D431A0" w:rsidR="00C62DAE" w:rsidRPr="00131640" w:rsidRDefault="00CA5968" w:rsidP="006E0774">
      <w:pPr>
        <w:rPr>
          <w:rtl/>
        </w:rPr>
      </w:pPr>
      <w:r>
        <w:rPr>
          <w:rFonts w:ascii="Fb Fontext" w:hAnsi="Fb Fontext" w:hint="cs"/>
          <w:rtl/>
        </w:rPr>
        <w:t>רק</w:t>
      </w:r>
      <w:r w:rsidR="006E0774" w:rsidRPr="00224C4C">
        <w:rPr>
          <w:rFonts w:ascii="Fb Fontext" w:hAnsi="Fb Fontext"/>
          <w:rtl/>
        </w:rPr>
        <w:t xml:space="preserve"> </w:t>
      </w:r>
      <w:r>
        <w:rPr>
          <w:rFonts w:ascii="Fb Fontext" w:hAnsi="Fb Fontext" w:hint="cs"/>
          <w:rtl/>
        </w:rPr>
        <w:t>ב</w:t>
      </w:r>
      <w:r w:rsidR="006E0774" w:rsidRPr="00224C4C">
        <w:rPr>
          <w:rFonts w:ascii="Fb Fontext" w:hAnsi="Fb Fontext"/>
          <w:rtl/>
        </w:rPr>
        <w:t>שאין אשתו מעוברת, אבל אשתו מעוברת דבריו קיימים,</w:t>
      </w:r>
    </w:p>
    <w:p w14:paraId="76044569" w14:textId="759CF932" w:rsidR="00A85AC8" w:rsidRPr="00E600D8" w:rsidRDefault="006E0774" w:rsidP="00C62DAE">
      <w:pPr>
        <w:pStyle w:val="38"/>
        <w:framePr w:wrap="notBeside"/>
        <w:rPr>
          <w:rtl/>
        </w:rPr>
      </w:pPr>
      <w:r w:rsidRPr="00E600D8">
        <w:rPr>
          <w:rFonts w:hint="cs"/>
          <w:rtl/>
        </w:rPr>
        <w:t>-</w:t>
      </w:r>
      <w:r w:rsidR="001529F8" w:rsidRPr="00E600D8">
        <w:rPr>
          <w:rFonts w:hint="cs"/>
          <w:rtl/>
        </w:rPr>
        <w:t>מיירי</w:t>
      </w:r>
      <w:r w:rsidR="00E600D8" w:rsidRPr="00E600D8">
        <w:rPr>
          <w:rFonts w:hint="cs"/>
          <w:rtl/>
        </w:rPr>
        <w:t>:</w:t>
      </w:r>
    </w:p>
    <w:p w14:paraId="396849F3" w14:textId="65868E0C" w:rsidR="006E0774" w:rsidRDefault="006E0774" w:rsidP="001529F8">
      <w:pPr>
        <w:spacing w:after="120"/>
        <w:rPr>
          <w:rtl/>
        </w:rPr>
      </w:pPr>
      <w:r w:rsidRPr="00224C4C">
        <w:rPr>
          <w:rFonts w:ascii="Fb Fontext" w:hAnsi="Fb Fontext"/>
          <w:rtl/>
        </w:rPr>
        <w:t>כשהוכר עוברה ודברי הכל.</w:t>
      </w:r>
    </w:p>
    <w:p w14:paraId="40F48F11" w14:textId="023F2A4F" w:rsidR="007309FA" w:rsidRPr="00131640" w:rsidRDefault="007309FA" w:rsidP="007309FA">
      <w:pPr>
        <w:pStyle w:val="affffb"/>
        <w:rPr>
          <w:rtl/>
        </w:rPr>
      </w:pPr>
      <w:r w:rsidRPr="007309FA">
        <w:rPr>
          <w:rtl/>
        </w:rPr>
        <w:t>***</w:t>
      </w:r>
    </w:p>
    <w:p w14:paraId="70E9B1A9" w14:textId="77777777" w:rsidR="006E0774" w:rsidRPr="00131640" w:rsidRDefault="006E0774" w:rsidP="0010529F">
      <w:pPr>
        <w:pStyle w:val="afff0"/>
        <w:framePr w:wrap="around"/>
        <w:rPr>
          <w:rtl/>
        </w:rPr>
      </w:pPr>
      <w:r w:rsidRPr="00224C4C">
        <w:rPr>
          <w:rFonts w:hint="cs"/>
          <w:rtl/>
        </w:rPr>
        <w:t>סג.</w:t>
      </w:r>
    </w:p>
    <w:p w14:paraId="50519E0C" w14:textId="77777777" w:rsidR="006E0774" w:rsidRPr="00131640" w:rsidRDefault="006E0774" w:rsidP="00F65F8B">
      <w:pPr>
        <w:pStyle w:val="affffb"/>
        <w:rPr>
          <w:rtl/>
        </w:rPr>
      </w:pPr>
      <w:r w:rsidRPr="00196D6B">
        <w:rPr>
          <w:rStyle w:val="afffff3"/>
          <w:rFonts w:cs="BA TM • Vilna Extra-Bold"/>
          <w:b w:val="0"/>
          <w:bCs w:val="0"/>
          <w:rtl/>
        </w:rPr>
        <w:t>אביי:</w:t>
      </w:r>
      <w:r w:rsidRPr="00224C4C">
        <w:rPr>
          <w:rtl/>
        </w:rPr>
        <w:t xml:space="preserve"> ר</w:t>
      </w:r>
      <w:r w:rsidRPr="00224C4C">
        <w:rPr>
          <w:rFonts w:hint="cs"/>
          <w:rtl/>
        </w:rPr>
        <w:t>אב</w:t>
      </w:r>
      <w:r w:rsidRPr="00224C4C">
        <w:rPr>
          <w:rtl/>
        </w:rPr>
        <w:t>"</w:t>
      </w:r>
      <w:r w:rsidRPr="00224C4C">
        <w:rPr>
          <w:rFonts w:hint="cs"/>
          <w:rtl/>
        </w:rPr>
        <w:t>י ורבי ור</w:t>
      </w:r>
      <w:r w:rsidRPr="00224C4C">
        <w:rPr>
          <w:rtl/>
        </w:rPr>
        <w:t>"</w:t>
      </w:r>
      <w:r w:rsidRPr="00224C4C">
        <w:rPr>
          <w:rFonts w:hint="cs"/>
          <w:rtl/>
        </w:rPr>
        <w:t xml:space="preserve">מ </w:t>
      </w:r>
      <w:r w:rsidRPr="00196D6B">
        <w:rPr>
          <w:rStyle w:val="afffff3"/>
          <w:rFonts w:cs="BA TM • Vilna Extra-Bold" w:hint="cs"/>
          <w:b w:val="0"/>
          <w:bCs w:val="0"/>
          <w:rtl/>
        </w:rPr>
        <w:t>כו</w:t>
      </w:r>
      <w:r w:rsidRPr="00196D6B">
        <w:rPr>
          <w:rStyle w:val="afffff3"/>
          <w:rFonts w:cs="BA TM • Vilna Extra-Bold"/>
          <w:b w:val="0"/>
          <w:bCs w:val="0"/>
          <w:rtl/>
        </w:rPr>
        <w:t>"</w:t>
      </w:r>
      <w:r w:rsidRPr="00196D6B">
        <w:rPr>
          <w:rStyle w:val="afffff3"/>
          <w:rFonts w:cs="BA TM • Vilna Extra-Bold" w:hint="cs"/>
          <w:b w:val="0"/>
          <w:bCs w:val="0"/>
          <w:rtl/>
        </w:rPr>
        <w:t>ע ס</w:t>
      </w:r>
      <w:r w:rsidRPr="00196D6B">
        <w:rPr>
          <w:rStyle w:val="afffff3"/>
          <w:rFonts w:cs="BA TM • Vilna Extra-Bold"/>
          <w:b w:val="0"/>
          <w:bCs w:val="0"/>
          <w:rtl/>
        </w:rPr>
        <w:t>"</w:t>
      </w:r>
      <w:r w:rsidRPr="00196D6B">
        <w:rPr>
          <w:rStyle w:val="afffff3"/>
          <w:rFonts w:cs="BA TM • Vilna Extra-Bold" w:hint="cs"/>
          <w:b w:val="0"/>
          <w:bCs w:val="0"/>
          <w:rtl/>
        </w:rPr>
        <w:t>ל</w:t>
      </w:r>
      <w:r w:rsidRPr="00196D6B">
        <w:rPr>
          <w:rStyle w:val="afffff3"/>
          <w:rFonts w:cs="BA TM • Vilna Extra-Bold"/>
          <w:b w:val="0"/>
          <w:bCs w:val="0"/>
          <w:rtl/>
        </w:rPr>
        <w:t xml:space="preserve">: </w:t>
      </w:r>
      <w:r w:rsidRPr="00224C4C">
        <w:rPr>
          <w:rFonts w:hint="cs"/>
          <w:rtl/>
        </w:rPr>
        <w:t>ד</w:t>
      </w:r>
      <w:r w:rsidRPr="00224C4C">
        <w:rPr>
          <w:rtl/>
        </w:rPr>
        <w:t>אדם מקנה דשלב"ל.</w:t>
      </w:r>
    </w:p>
    <w:p w14:paraId="336FDD9D" w14:textId="59F2A02B" w:rsidR="00A85AC8" w:rsidRPr="00E600D8" w:rsidRDefault="001529F8" w:rsidP="001529F8">
      <w:pPr>
        <w:pStyle w:val="38"/>
        <w:framePr w:wrap="notBeside"/>
        <w:rPr>
          <w:rtl/>
        </w:rPr>
      </w:pPr>
      <w:r w:rsidRPr="00E600D8">
        <w:rPr>
          <w:rFonts w:hint="cs"/>
          <w:rtl/>
        </w:rPr>
        <w:t>ראב''י</w:t>
      </w:r>
      <w:r w:rsidR="00A85AC8" w:rsidRPr="00E600D8">
        <w:rPr>
          <w:rFonts w:hint="cs"/>
          <w:rtl/>
        </w:rPr>
        <w:t>:</w:t>
      </w:r>
    </w:p>
    <w:p w14:paraId="662923B9" w14:textId="0B00A969" w:rsidR="006E0774" w:rsidRPr="00131640" w:rsidRDefault="006E0774" w:rsidP="006E0774">
      <w:pPr>
        <w:rPr>
          <w:rtl/>
        </w:rPr>
      </w:pPr>
      <w:r w:rsidRPr="00224C4C">
        <w:rPr>
          <w:rFonts w:ascii="Fb Fontext" w:hAnsi="Fb Fontext"/>
          <w:rtl/>
        </w:rPr>
        <w:t>הא דאמרן.</w:t>
      </w:r>
    </w:p>
    <w:p w14:paraId="03F1D1CA" w14:textId="700D2694" w:rsidR="00A85AC8" w:rsidRPr="00E600D8" w:rsidRDefault="006E0774" w:rsidP="001529F8">
      <w:pPr>
        <w:pStyle w:val="38"/>
        <w:framePr w:wrap="notBeside"/>
        <w:rPr>
          <w:rtl/>
        </w:rPr>
      </w:pPr>
      <w:r w:rsidRPr="00E600D8">
        <w:rPr>
          <w:rtl/>
        </w:rPr>
        <w:t>רבי</w:t>
      </w:r>
      <w:r w:rsidR="00A85AC8" w:rsidRPr="00E600D8">
        <w:rPr>
          <w:rFonts w:hint="cs"/>
          <w:rtl/>
        </w:rPr>
        <w:t>:</w:t>
      </w:r>
    </w:p>
    <w:p w14:paraId="534C6997" w14:textId="744B3309" w:rsidR="006E0774" w:rsidRPr="00131640" w:rsidRDefault="001529F8" w:rsidP="001529F8">
      <w:pPr>
        <w:rPr>
          <w:rtl/>
        </w:rPr>
      </w:pPr>
      <w:r>
        <w:rPr>
          <w:rFonts w:ascii="Fb Fontext" w:hAnsi="Fb Fontext" w:hint="cs"/>
          <w:rtl/>
        </w:rPr>
        <w:t>ד</w:t>
      </w:r>
      <w:r w:rsidR="006E0774" w:rsidRPr="00224C4C">
        <w:rPr>
          <w:rStyle w:val="affffa"/>
          <w:rFonts w:hint="cs"/>
          <w:rtl/>
        </w:rPr>
        <w:t>'</w:t>
      </w:r>
      <w:r w:rsidR="006E0774" w:rsidRPr="00224C4C">
        <w:rPr>
          <w:rStyle w:val="affffa"/>
          <w:rtl/>
        </w:rPr>
        <w:t>לא תסגיר עבד אל אדוניו</w:t>
      </w:r>
      <w:r w:rsidR="006E0774" w:rsidRPr="00224C4C">
        <w:rPr>
          <w:rStyle w:val="affffa"/>
          <w:rFonts w:hint="cs"/>
          <w:rtl/>
        </w:rPr>
        <w:t>'</w:t>
      </w:r>
      <w:r w:rsidR="00EC2AA1">
        <w:rPr>
          <w:rFonts w:ascii="Fb Fontext" w:hAnsi="Fb Fontext" w:hint="cs"/>
          <w:rtl/>
        </w:rPr>
        <w:t>-</w:t>
      </w:r>
      <w:r w:rsidR="006E0774" w:rsidRPr="00224C4C">
        <w:rPr>
          <w:rFonts w:ascii="Fb Fontext" w:hAnsi="Fb Fontext"/>
          <w:rtl/>
        </w:rPr>
        <w:t xml:space="preserve"> </w:t>
      </w:r>
      <w:r w:rsidR="006E0774" w:rsidRPr="001529F8">
        <w:rPr>
          <w:rStyle w:val="afffff3"/>
          <w:rtl/>
        </w:rPr>
        <w:t>רבי</w:t>
      </w:r>
      <w:r>
        <w:rPr>
          <w:rFonts w:ascii="Fb Fontext" w:hAnsi="Fb Fontext" w:hint="cs"/>
          <w:rtl/>
        </w:rPr>
        <w:t>:</w:t>
      </w:r>
      <w:r w:rsidR="006E0774" w:rsidRPr="00224C4C">
        <w:rPr>
          <w:rFonts w:ascii="Fb Fontext" w:hAnsi="Fb Fontext"/>
          <w:rtl/>
        </w:rPr>
        <w:t xml:space="preserve"> בלוקח עבד על מנת לשח</w:t>
      </w:r>
      <w:r>
        <w:rPr>
          <w:rFonts w:ascii="Fb Fontext" w:hAnsi="Fb Fontext" w:hint="cs"/>
          <w:rtl/>
        </w:rPr>
        <w:t>ררו</w:t>
      </w:r>
    </w:p>
    <w:p w14:paraId="357BA996" w14:textId="580AD8B0" w:rsidR="006E0774" w:rsidRPr="00131640" w:rsidRDefault="006E0774" w:rsidP="006E0774">
      <w:pPr>
        <w:rPr>
          <w:rtl/>
        </w:rPr>
      </w:pPr>
      <w:r w:rsidRPr="001529F8">
        <w:rPr>
          <w:rStyle w:val="afffff3"/>
          <w:rFonts w:hint="cs"/>
          <w:rtl/>
        </w:rPr>
        <w:t>וכרנב</w:t>
      </w:r>
      <w:r w:rsidRPr="001529F8">
        <w:rPr>
          <w:rStyle w:val="afffff3"/>
          <w:rtl/>
        </w:rPr>
        <w:t>"</w:t>
      </w:r>
      <w:r w:rsidRPr="001529F8">
        <w:rPr>
          <w:rStyle w:val="afffff3"/>
          <w:rFonts w:hint="cs"/>
          <w:rtl/>
        </w:rPr>
        <w:t>י</w:t>
      </w:r>
      <w:r w:rsidRPr="001529F8">
        <w:rPr>
          <w:rStyle w:val="afffff3"/>
          <w:rtl/>
        </w:rPr>
        <w:t>:</w:t>
      </w:r>
      <w:r w:rsidRPr="00224C4C">
        <w:rPr>
          <w:rFonts w:ascii="Fb Fontext" w:hAnsi="Fb Fontext"/>
          <w:sz w:val="32"/>
          <w:rtl/>
        </w:rPr>
        <w:t xml:space="preserve"> כגון דכתב </w:t>
      </w:r>
      <w:r w:rsidRPr="00224C4C">
        <w:rPr>
          <w:rFonts w:ascii="Fb Fontext" w:hAnsi="Fb Fontext" w:hint="cs"/>
          <w:sz w:val="32"/>
          <w:rtl/>
        </w:rPr>
        <w:t>ל</w:t>
      </w:r>
      <w:r w:rsidRPr="00224C4C">
        <w:rPr>
          <w:rFonts w:ascii="Fb Fontext" w:hAnsi="Fb Fontext"/>
          <w:sz w:val="32"/>
          <w:rtl/>
        </w:rPr>
        <w:t>כשאקחך הרי עצמך קנוי לך מעכשיו.</w:t>
      </w:r>
    </w:p>
    <w:p w14:paraId="44BBAC59" w14:textId="2912B137" w:rsidR="009469D7" w:rsidRPr="00CA5968" w:rsidRDefault="006E0774" w:rsidP="00E9525C">
      <w:pPr>
        <w:rPr>
          <w:rFonts w:ascii="Fb Fontext" w:hAnsi="Fb Fontext"/>
          <w:spacing w:val="0"/>
          <w:rtl/>
        </w:rPr>
      </w:pPr>
      <w:r w:rsidRPr="00CA5968">
        <w:rPr>
          <w:rFonts w:ascii="Fb Fontext" w:hAnsi="Fb Fontext" w:hint="cs"/>
          <w:spacing w:val="0"/>
          <w:rtl/>
        </w:rPr>
        <w:t>ד</w:t>
      </w:r>
      <w:r w:rsidRPr="00CA5968">
        <w:rPr>
          <w:rFonts w:ascii="Fb Fontext" w:hAnsi="Fb Fontext"/>
          <w:spacing w:val="0"/>
          <w:rtl/>
        </w:rPr>
        <w:t>האומר לאשה הרי את מקודשת לי לאחר שאתגייר,</w:t>
      </w:r>
      <w:r w:rsidR="00E9525C" w:rsidRPr="00CA5968">
        <w:rPr>
          <w:rFonts w:ascii="Fb Fontext" w:hAnsi="Fb Fontext" w:hint="cs"/>
          <w:spacing w:val="0"/>
          <w:rtl/>
        </w:rPr>
        <w:t xml:space="preserve"> אינה מקודשת</w:t>
      </w:r>
    </w:p>
    <w:p w14:paraId="29FBF050" w14:textId="77777777" w:rsidR="009469D7" w:rsidRDefault="006E0774" w:rsidP="006E0774">
      <w:pPr>
        <w:rPr>
          <w:rFonts w:ascii="Fb Fontext" w:hAnsi="Fb Fontext"/>
          <w:sz w:val="32"/>
          <w:rtl/>
        </w:rPr>
      </w:pPr>
      <w:r w:rsidRPr="00E9525C">
        <w:rPr>
          <w:rStyle w:val="afffff3"/>
          <w:rFonts w:hint="cs"/>
          <w:rtl/>
        </w:rPr>
        <w:t>ולר</w:t>
      </w:r>
      <w:r w:rsidRPr="00E9525C">
        <w:rPr>
          <w:rStyle w:val="afffff3"/>
          <w:rtl/>
        </w:rPr>
        <w:t>"</w:t>
      </w:r>
      <w:r w:rsidRPr="00E9525C">
        <w:rPr>
          <w:rStyle w:val="afffff3"/>
          <w:rFonts w:hint="cs"/>
          <w:rtl/>
        </w:rPr>
        <w:t>מ</w:t>
      </w:r>
      <w:r w:rsidRPr="00E9525C">
        <w:rPr>
          <w:rStyle w:val="afffff3"/>
          <w:rtl/>
        </w:rPr>
        <w:t xml:space="preserve">: </w:t>
      </w:r>
      <w:r w:rsidRPr="00210DF6">
        <w:rPr>
          <w:rStyle w:val="afffa"/>
          <w:rFonts w:ascii="Fb Fontext" w:hAnsi="Fb Fontext" w:cs="BA TM • Vilna Extra-Bold"/>
          <w:bCs w:val="0"/>
          <w:rtl/>
        </w:rPr>
        <w:t>מקודשת</w:t>
      </w:r>
      <w:r w:rsidRPr="00224C4C">
        <w:rPr>
          <w:rFonts w:ascii="Fb Fontext" w:hAnsi="Fb Fontext"/>
          <w:sz w:val="32"/>
          <w:rtl/>
        </w:rPr>
        <w:t>,</w:t>
      </w:r>
      <w:r w:rsidRPr="00E9525C">
        <w:rPr>
          <w:rStyle w:val="afffff3"/>
          <w:rtl/>
        </w:rPr>
        <w:t xml:space="preserve"> </w:t>
      </w:r>
      <w:r w:rsidRPr="00E9525C">
        <w:rPr>
          <w:rStyle w:val="afffff3"/>
          <w:rFonts w:hint="cs"/>
          <w:rtl/>
        </w:rPr>
        <w:t>ולרי</w:t>
      </w:r>
      <w:r w:rsidRPr="00E9525C">
        <w:rPr>
          <w:rStyle w:val="afffff3"/>
          <w:rtl/>
        </w:rPr>
        <w:t>"</w:t>
      </w:r>
      <w:r w:rsidRPr="00E9525C">
        <w:rPr>
          <w:rStyle w:val="afffff3"/>
          <w:rFonts w:hint="cs"/>
          <w:rtl/>
        </w:rPr>
        <w:t>ו</w:t>
      </w:r>
      <w:r w:rsidRPr="00E9525C">
        <w:rPr>
          <w:rStyle w:val="afffff3"/>
          <w:rtl/>
        </w:rPr>
        <w:t xml:space="preserve"> הסנדלר:</w:t>
      </w:r>
      <w:r w:rsidRPr="00224C4C">
        <w:rPr>
          <w:rFonts w:ascii="Fb Fontext" w:hAnsi="Fb Fontext"/>
          <w:sz w:val="32"/>
          <w:rtl/>
        </w:rPr>
        <w:t xml:space="preserve"> אינה מקודשת </w:t>
      </w:r>
      <w:r w:rsidRPr="00E9525C">
        <w:rPr>
          <w:rStyle w:val="afffff5"/>
          <w:rFonts w:hint="cs"/>
          <w:rtl/>
        </w:rPr>
        <w:t>[משום איבה]</w:t>
      </w:r>
      <w:r w:rsidRPr="00E9525C">
        <w:rPr>
          <w:rStyle w:val="afffff5"/>
          <w:rtl/>
        </w:rPr>
        <w:t>,</w:t>
      </w:r>
    </w:p>
    <w:p w14:paraId="1AFB223E" w14:textId="77777777" w:rsidR="009469D7" w:rsidRDefault="006E0774" w:rsidP="001D1175">
      <w:pPr>
        <w:spacing w:after="120"/>
        <w:rPr>
          <w:rFonts w:ascii="Fb Fontext" w:hAnsi="Fb Fontext"/>
          <w:rtl/>
        </w:rPr>
      </w:pPr>
      <w:r w:rsidRPr="00E9525C">
        <w:rPr>
          <w:rStyle w:val="afffff3"/>
          <w:rFonts w:hint="cs"/>
          <w:rtl/>
        </w:rPr>
        <w:t>ולר</w:t>
      </w:r>
      <w:r w:rsidRPr="00E9525C">
        <w:rPr>
          <w:rStyle w:val="afffff3"/>
          <w:rtl/>
        </w:rPr>
        <w:t>"</w:t>
      </w:r>
      <w:r w:rsidRPr="00E9525C">
        <w:rPr>
          <w:rStyle w:val="afffff3"/>
          <w:rFonts w:hint="cs"/>
          <w:rtl/>
        </w:rPr>
        <w:t>י</w:t>
      </w:r>
      <w:r w:rsidRPr="00E9525C">
        <w:rPr>
          <w:rStyle w:val="afffff3"/>
          <w:rtl/>
        </w:rPr>
        <w:t xml:space="preserve"> הנשיא: </w:t>
      </w:r>
      <w:r w:rsidRPr="00224C4C">
        <w:rPr>
          <w:rFonts w:ascii="Fb Fontext" w:hAnsi="Fb Fontext"/>
          <w:sz w:val="32"/>
          <w:rtl/>
        </w:rPr>
        <w:t>מקודשת.</w:t>
      </w:r>
    </w:p>
    <w:p w14:paraId="633FE8B0" w14:textId="2118264A" w:rsidR="001D1175" w:rsidRDefault="006E0774" w:rsidP="001D1175">
      <w:pPr>
        <w:pStyle w:val="38"/>
        <w:framePr w:wrap="notBeside"/>
        <w:rPr>
          <w:rtl/>
        </w:rPr>
      </w:pPr>
      <w:r w:rsidRPr="00224C4C">
        <w:rPr>
          <w:rtl/>
        </w:rPr>
        <w:t>ו</w:t>
      </w:r>
      <w:r w:rsidRPr="00224C4C">
        <w:rPr>
          <w:rFonts w:hint="cs"/>
          <w:rtl/>
        </w:rPr>
        <w:t>לא החשיב</w:t>
      </w:r>
    </w:p>
    <w:p w14:paraId="2169C4D8" w14:textId="658B0BE3" w:rsidR="006E0774" w:rsidRPr="00131640" w:rsidRDefault="001D1175" w:rsidP="00E9525C">
      <w:pPr>
        <w:rPr>
          <w:rtl/>
        </w:rPr>
      </w:pPr>
      <w:r>
        <w:rPr>
          <w:rFonts w:ascii="Fb Fontext" w:hAnsi="Fb Fontext" w:hint="cs"/>
          <w:rtl/>
        </w:rPr>
        <w:t>א</w:t>
      </w:r>
      <w:r>
        <w:rPr>
          <w:rFonts w:ascii="Fb Fontext" w:hAnsi="Fb Fontext" w:hint="cs"/>
          <w:rtl/>
        </w:rPr>
        <w:t xml:space="preserve">ת </w:t>
      </w:r>
      <w:r>
        <w:rPr>
          <w:rStyle w:val="afffff3"/>
          <w:rFonts w:ascii="Fb Fontext" w:hAnsi="Fb Fontext" w:hint="cs"/>
          <w:rtl/>
          <w:rPrChange w:id="9261" w:author="מנוע אמוראים" w:date="2026-10-05T16:42:07Z">
            <w:rPr>
              <w:rFonts w:ascii="Fb Fontext" w:hAnsi="Fb Fontext" w:hint="cs"/>
              <w:rtl/>
            </w:rPr>
          </w:rPrChange>
        </w:rPr>
        <w:t xml:space="preserve">ר</w:t>
      </w:r>
      <w:r>
        <w:rPr>
          <w:rStyle w:val="afffff3"/>
          <w:rFonts w:ascii="Fb Fontext" w:hAnsi="Fb Fontext"/>
          <w:rtl/>
          <w:rPrChange w:id="9262" w:author="מנוע אמוראים" w:date="2026-10-05T16:42:07Z">
            <w:rPr>
              <w:rFonts w:ascii="Fb Fontext" w:hAnsi="Fb Fontext"/>
              <w:rtl/>
            </w:rPr>
          </w:rPrChange>
        </w:rPr>
        <w:t xml:space="preserve">"</w:t>
      </w:r>
      <w:r>
        <w:rPr>
          <w:rStyle w:val="afffff3"/>
          <w:rFonts w:ascii="Fb Fontext" w:hAnsi="Fb Fontext" w:hint="cs"/>
          <w:rtl/>
          <w:rPrChange w:id="9263" w:author="מנוע אמוראים" w:date="2026-10-05T16:42:07Z">
            <w:rPr>
              <w:rFonts w:ascii="Fb Fontext" w:hAnsi="Fb Fontext" w:hint="cs"/>
              <w:rtl/>
            </w:rPr>
          </w:rPrChange>
        </w:rPr>
        <w:t xml:space="preserve">י</w:t>
      </w:r>
      <w:r>
        <w:rPr>
          <w:rFonts w:ascii="Fb Fontext" w:hAnsi="Fb Fontext" w:hint="cs"/>
          <w:rtl/>
        </w:rPr>
        <w:t xml:space="preserve"> הנשיא דהוא רבי</w:t>
      </w:r>
    </w:p>
    <w:p w14:paraId="5DBCD4E4" w14:textId="77777777" w:rsidR="009469D7" w:rsidRDefault="006E0774" w:rsidP="006E0774">
      <w:pPr>
        <w:rPr>
          <w:rFonts w:ascii="Fb Fontext" w:hAnsi="Fb Fontext"/>
          <w:rtl/>
        </w:rPr>
      </w:pPr>
      <w:r w:rsidRPr="00E9525C">
        <w:rPr>
          <w:rStyle w:val="afffff3"/>
          <w:rFonts w:hint="cs"/>
          <w:rtl/>
        </w:rPr>
        <w:t>ולא את ר</w:t>
      </w:r>
      <w:r w:rsidRPr="00E9525C">
        <w:rPr>
          <w:rStyle w:val="afffff3"/>
          <w:rtl/>
        </w:rPr>
        <w:t>"</w:t>
      </w:r>
      <w:r w:rsidRPr="00E9525C">
        <w:rPr>
          <w:rStyle w:val="afffff3"/>
          <w:rFonts w:hint="cs"/>
          <w:rtl/>
        </w:rPr>
        <w:t xml:space="preserve">ע </w:t>
      </w:r>
      <w:r w:rsidRPr="00224C4C">
        <w:rPr>
          <w:rFonts w:ascii="Fb Fontext" w:hAnsi="Fb Fontext" w:hint="cs"/>
          <w:rtl/>
        </w:rPr>
        <w:t>-ד</w:t>
      </w:r>
      <w:r w:rsidRPr="00224C4C">
        <w:rPr>
          <w:rFonts w:ascii="Fb Fontext" w:hAnsi="Fb Fontext"/>
          <w:rtl/>
        </w:rPr>
        <w:t xml:space="preserve">קונם שאני עושה לפיך </w:t>
      </w:r>
      <w:r w:rsidRPr="00224C4C">
        <w:rPr>
          <w:rFonts w:ascii="Fb Fontext" w:hAnsi="Fb Fontext" w:hint="cs"/>
          <w:rtl/>
        </w:rPr>
        <w:t>א</w:t>
      </w:r>
      <w:r w:rsidRPr="00224C4C">
        <w:rPr>
          <w:rFonts w:ascii="Fb Fontext" w:hAnsi="Fb Fontext"/>
          <w:rtl/>
        </w:rPr>
        <w:t>"</w:t>
      </w:r>
      <w:r w:rsidRPr="00224C4C">
        <w:rPr>
          <w:rFonts w:ascii="Fb Fontext" w:hAnsi="Fb Fontext" w:hint="cs"/>
          <w:rtl/>
        </w:rPr>
        <w:t>צ</w:t>
      </w:r>
      <w:r w:rsidRPr="00224C4C">
        <w:rPr>
          <w:rFonts w:ascii="Fb Fontext" w:hAnsi="Fb Fontext"/>
          <w:rtl/>
        </w:rPr>
        <w:t xml:space="preserve"> להפר,</w:t>
      </w:r>
    </w:p>
    <w:p w14:paraId="71B159B9" w14:textId="4CA7D5AB" w:rsidR="006E0774" w:rsidRPr="00131640" w:rsidRDefault="006E0774" w:rsidP="006E0774">
      <w:pPr>
        <w:rPr>
          <w:rtl/>
        </w:rPr>
      </w:pPr>
      <w:r w:rsidRPr="00E9525C">
        <w:rPr>
          <w:rStyle w:val="afffff3"/>
          <w:rFonts w:hint="cs"/>
          <w:rtl/>
        </w:rPr>
        <w:t>ולר</w:t>
      </w:r>
      <w:r w:rsidRPr="00E9525C">
        <w:rPr>
          <w:rStyle w:val="afffff3"/>
          <w:rtl/>
        </w:rPr>
        <w:t>"</w:t>
      </w:r>
      <w:r w:rsidRPr="00E9525C">
        <w:rPr>
          <w:rStyle w:val="afffff3"/>
          <w:rFonts w:hint="cs"/>
          <w:rtl/>
        </w:rPr>
        <w:t xml:space="preserve">ע </w:t>
      </w:r>
      <w:r w:rsidRPr="00224C4C">
        <w:rPr>
          <w:rFonts w:ascii="Fb Fontext" w:hAnsi="Fb Fontext"/>
          <w:rtl/>
        </w:rPr>
        <w:t>יפר, שמא תעדיף עליו יתר מן הראוי לו'</w:t>
      </w:r>
      <w:r w:rsidRPr="00224C4C">
        <w:rPr>
          <w:rFonts w:ascii="Fb Fontext" w:hAnsi="Fb Fontext" w:hint="cs"/>
          <w:rtl/>
        </w:rPr>
        <w:t>,</w:t>
      </w:r>
    </w:p>
    <w:p w14:paraId="6E497274" w14:textId="34C0FC31" w:rsidR="00A85AC8" w:rsidRPr="00E600D8" w:rsidRDefault="00B52ECE" w:rsidP="00E9525C">
      <w:pPr>
        <w:pStyle w:val="38"/>
        <w:framePr w:wrap="notBeside"/>
        <w:rPr>
          <w:rtl/>
        </w:rPr>
      </w:pPr>
      <w:r w:rsidRPr="00E600D8">
        <w:rPr>
          <w:rtl/>
        </w:rPr>
        <w:t>◄</w:t>
      </w:r>
      <w:r w:rsidRPr="00E600D8">
        <w:rPr>
          <w:rFonts w:hint="cs"/>
          <w:rtl/>
        </w:rPr>
        <w:t xml:space="preserve"> </w:t>
      </w:r>
      <w:r w:rsidRPr="00E600D8">
        <w:rPr>
          <w:rtl/>
        </w:rPr>
        <w:tab/>
      </w:r>
      <w:r w:rsidR="006E0774" w:rsidRPr="00E600D8">
        <w:rPr>
          <w:rFonts w:hint="cs"/>
          <w:rtl/>
        </w:rPr>
        <w:t xml:space="preserve">- </w:t>
      </w:r>
      <w:r w:rsidR="00E9525C" w:rsidRPr="00E600D8">
        <w:rPr>
          <w:rFonts w:hint="cs"/>
          <w:rtl/>
        </w:rPr>
        <w:t xml:space="preserve"> כר''ה בדרי''ה</w:t>
      </w:r>
      <w:r w:rsidR="00A85AC8" w:rsidRPr="00E600D8">
        <w:rPr>
          <w:rFonts w:hint="cs"/>
          <w:rtl/>
        </w:rPr>
        <w:t>:</w:t>
      </w:r>
    </w:p>
    <w:p w14:paraId="3BCC0472" w14:textId="7075B263" w:rsidR="006E0774" w:rsidRPr="00131640" w:rsidRDefault="006E0774" w:rsidP="006E0774">
      <w:pPr>
        <w:rPr>
          <w:rtl/>
        </w:rPr>
      </w:pPr>
      <w:r w:rsidRPr="00224C4C">
        <w:rPr>
          <w:rFonts w:ascii="Fb Fontext" w:hAnsi="Fb Fontext"/>
          <w:rtl/>
        </w:rPr>
        <w:t>באומרת יקדשו ידי לעושיהם, וידים איתנהו בעולם.</w:t>
      </w:r>
    </w:p>
    <w:p w14:paraId="1CD3552B" w14:textId="77777777" w:rsidR="006E0774" w:rsidRPr="00131640" w:rsidRDefault="006E0774" w:rsidP="00841728">
      <w:pPr>
        <w:pStyle w:val="affb"/>
        <w:rPr>
          <w:rtl/>
        </w:rPr>
      </w:pPr>
      <w:r w:rsidRPr="00224C4C">
        <w:rPr>
          <w:rFonts w:hint="cs"/>
          <w:rtl/>
        </w:rPr>
        <w:t>׹</w:t>
      </w:r>
    </w:p>
    <w:p w14:paraId="72771E98" w14:textId="77777777" w:rsidR="006E0774" w:rsidRPr="00131640" w:rsidRDefault="006E0774" w:rsidP="009D66E0">
      <w:pPr>
        <w:pStyle w:val="afffff8"/>
        <w:framePr w:wrap="around"/>
        <w:rPr>
          <w:rtl/>
        </w:rPr>
      </w:pPr>
      <w:del w:id="20138" w:author="קלוד" w:date="2026-10-06T10:09:14Z">
        <w:r>
          <w:rPr>
            <w:rtl/>
          </w:rPr>
          <w:delText xml:space="preserve">מתני'.</w:delText>
        </w:r>
      </w:del>
      <w:ins w:id="20139" w:author="קלוד" w:date="2026-10-06T10:09:14Z">
        <w:r>
          <w:rPr>
            <w:rtl/>
          </w:rPr>
          <w:t xml:space="preserve">משנה ו</w:t>
        </w:r>
      </w:ins>
    </w:p>
    <w:p w14:paraId="5EDDB476" w14:textId="77777777" w:rsidR="006E0774" w:rsidRPr="00131640" w:rsidRDefault="006E0774" w:rsidP="00954D80">
      <w:pPr>
        <w:pStyle w:val="afff5"/>
        <w:spacing w:before="120"/>
        <w:rPr>
          <w:rtl/>
        </w:rPr>
        <w:pPrChange w:id="90029" w:author="קלוד" w:date="2026-10-08T12:08:16Z">
          <w:pPr>
            <w:pStyle w:val="afff5"/>
          </w:pPr>
        </w:pPrChange>
      </w:pPr>
      <w:r w:rsidRPr="00224C4C">
        <w:rPr>
          <w:rtl/>
        </w:rPr>
        <w:t>האומר לאשה הרי את מקודשת לי על מנת שאדבר עליך לשלטון ואעשה עמך כפועל, דבר עליה לשלטון ועשה עמה כפועל - מקודשת, ואם לאו - אינה מקודשת.</w:t>
      </w:r>
    </w:p>
    <w:p w14:paraId="7A610DD2" w14:textId="77777777" w:rsidR="006E0774" w:rsidRPr="00131640" w:rsidRDefault="006E0774" w:rsidP="00841728">
      <w:pPr>
        <w:pStyle w:val="affb"/>
        <w:rPr>
          <w:rtl/>
        </w:rPr>
      </w:pPr>
      <w:r w:rsidRPr="00224C4C">
        <w:rPr>
          <w:rFonts w:hint="cs"/>
          <w:rtl/>
        </w:rPr>
        <w:t>׹</w:t>
      </w:r>
    </w:p>
    <w:p w14:paraId="1113B42C" w14:textId="562E5DF8" w:rsidR="00A85AC8" w:rsidRPr="00E600D8" w:rsidRDefault="00667571" w:rsidP="00B40127">
      <w:pPr>
        <w:pStyle w:val="38"/>
        <w:framePr w:wrap="notBeside"/>
        <w:jc w:val="center"/>
        <w:rPr>
          <w:rtl/>
        </w:rPr>
      </w:pPr>
      <w:r w:rsidRPr="00E600D8">
        <w:rPr>
          <w:rtl/>
        </w:rPr>
        <w:t>◄</w:t>
      </w:r>
      <w:r w:rsidRPr="00E600D8">
        <w:rPr>
          <w:rFonts w:hint="cs"/>
          <w:rtl/>
        </w:rPr>
        <w:t xml:space="preserve"> </w:t>
      </w:r>
      <w:r w:rsidRPr="00E600D8">
        <w:rPr>
          <w:rtl/>
        </w:rPr>
        <w:tab/>
      </w:r>
      <w:r w:rsidR="006E0774" w:rsidRPr="00E600D8">
        <w:rPr>
          <w:rtl/>
        </w:rPr>
        <w:t>ר"</w:t>
      </w:r>
      <w:r w:rsidR="006E0774" w:rsidRPr="00E600D8">
        <w:rPr>
          <w:rFonts w:hint="cs"/>
          <w:rtl/>
        </w:rPr>
        <w:t>ל</w:t>
      </w:r>
      <w:r w:rsidR="00A85AC8" w:rsidRPr="00E600D8">
        <w:rPr>
          <w:rtl/>
        </w:rPr>
        <w:t>:</w:t>
      </w:r>
    </w:p>
    <w:p w14:paraId="0FCB76D7" w14:textId="77777777" w:rsidR="001D1175" w:rsidRDefault="006E0774" w:rsidP="006E0774">
      <w:pPr>
        <w:rPr>
          <w:rStyle w:val="afffff3"/>
          <w:rtl/>
        </w:rPr>
      </w:pPr>
      <w:r w:rsidRPr="00224C4C">
        <w:rPr>
          <w:rFonts w:ascii="Fb Fontext" w:hAnsi="Fb Fontext"/>
          <w:sz w:val="32"/>
          <w:rtl/>
        </w:rPr>
        <w:t>והוא, שנתן לה שו"פ.</w:t>
      </w:r>
      <w:r w:rsidRPr="00224C4C">
        <w:rPr>
          <w:rFonts w:ascii="Fb Fontext" w:hAnsi="Fb Fontext" w:hint="cs"/>
          <w:sz w:val="32"/>
          <w:rtl/>
        </w:rPr>
        <w:t xml:space="preserve"> </w:t>
      </w:r>
    </w:p>
    <w:p w14:paraId="785C3443" w14:textId="4B1C17D7" w:rsidR="006E0774" w:rsidRPr="00131640" w:rsidRDefault="006E0774" w:rsidP="006E0774">
      <w:pPr>
        <w:rPr>
          <w:rtl/>
        </w:rPr>
      </w:pPr>
      <w:r w:rsidRPr="00B40127">
        <w:rPr>
          <w:rStyle w:val="afffff3"/>
          <w:rFonts w:hint="cs"/>
          <w:rtl/>
        </w:rPr>
        <w:t xml:space="preserve">ותנא דמתני' </w:t>
      </w:r>
      <w:r w:rsidRPr="00224C4C">
        <w:rPr>
          <w:rFonts w:ascii="Fb Fontext" w:hAnsi="Fb Fontext" w:hint="cs"/>
          <w:sz w:val="32"/>
          <w:rtl/>
        </w:rPr>
        <w:t>ס</w:t>
      </w:r>
      <w:r w:rsidRPr="00224C4C">
        <w:rPr>
          <w:rFonts w:ascii="Fb Fontext" w:hAnsi="Fb Fontext"/>
          <w:sz w:val="32"/>
          <w:rtl/>
        </w:rPr>
        <w:t>"</w:t>
      </w:r>
      <w:r w:rsidRPr="00224C4C">
        <w:rPr>
          <w:rFonts w:ascii="Fb Fontext" w:hAnsi="Fb Fontext" w:hint="cs"/>
          <w:sz w:val="32"/>
          <w:rtl/>
        </w:rPr>
        <w:t>ל ישנה לשכירות מתחילה ועד סוף</w:t>
      </w:r>
    </w:p>
    <w:p w14:paraId="2308229F" w14:textId="77777777" w:rsidR="00A85AC8" w:rsidRPr="00E600D8" w:rsidRDefault="006E0774" w:rsidP="00B40127">
      <w:pPr>
        <w:pStyle w:val="38"/>
        <w:framePr w:wrap="notBeside"/>
        <w:rPr>
          <w:rtl/>
        </w:rPr>
      </w:pPr>
      <w:r w:rsidRPr="00E600D8">
        <w:rPr>
          <w:rFonts w:hint="cs"/>
          <w:rtl/>
        </w:rPr>
        <w:t>והך</w:t>
      </w:r>
      <w:r w:rsidR="00A85AC8" w:rsidRPr="00E600D8">
        <w:rPr>
          <w:rtl/>
        </w:rPr>
        <w:t>:</w:t>
      </w:r>
    </w:p>
    <w:p w14:paraId="044DDBAA" w14:textId="2D369BEA" w:rsidR="006E0774" w:rsidRPr="00131640" w:rsidRDefault="006E0774" w:rsidP="00FA621A">
      <w:pPr>
        <w:rPr>
          <w:rtl/>
        </w:rPr>
      </w:pPr>
      <w:r w:rsidRPr="00224C4C">
        <w:rPr>
          <w:rFonts w:ascii="Fb Fontext" w:hAnsi="Fb Fontext" w:hint="cs"/>
          <w:rtl/>
        </w:rPr>
        <w:t>ד</w:t>
      </w:r>
      <w:r w:rsidRPr="00224C4C">
        <w:rPr>
          <w:rFonts w:ascii="Fb Fontext" w:hAnsi="Fb Fontext"/>
          <w:rtl/>
        </w:rPr>
        <w:t xml:space="preserve">בשכר שארכיבך על החמור, </w:t>
      </w:r>
      <w:r w:rsidRPr="00FA621A">
        <w:rPr>
          <w:rStyle w:val="afffff5"/>
          <w:rtl/>
        </w:rPr>
        <w:t xml:space="preserve">שאושיבך בקרון או בספינה </w:t>
      </w:r>
      <w:r w:rsidRPr="00224C4C">
        <w:rPr>
          <w:rFonts w:ascii="Fb Fontext" w:hAnsi="Fb Fontext"/>
          <w:rtl/>
        </w:rPr>
        <w:t xml:space="preserve">מקודשת! </w:t>
      </w:r>
      <w:r w:rsidRPr="000D2068">
        <w:rPr>
          <w:rStyle w:val="afffff5"/>
          <w:rFonts w:hint="cs"/>
          <w:rtl/>
        </w:rPr>
        <w:t>[משמע שא</w:t>
      </w:r>
      <w:r w:rsidRPr="000D2068">
        <w:rPr>
          <w:rStyle w:val="afffff5"/>
          <w:rtl/>
        </w:rPr>
        <w:t>"</w:t>
      </w:r>
      <w:r w:rsidRPr="000D2068">
        <w:rPr>
          <w:rStyle w:val="afffff5"/>
          <w:rFonts w:hint="cs"/>
          <w:rtl/>
        </w:rPr>
        <w:t>צ ליתן]</w:t>
      </w:r>
    </w:p>
    <w:p w14:paraId="2900B77B" w14:textId="77777777" w:rsidR="009469D7" w:rsidRDefault="006E0774" w:rsidP="006E0774">
      <w:pPr>
        <w:rPr>
          <w:rFonts w:ascii="Fb Fontext" w:hAnsi="Fb Fontext"/>
          <w:rtl/>
        </w:rPr>
      </w:pPr>
      <w:r w:rsidRPr="00224C4C">
        <w:rPr>
          <w:rFonts w:ascii="Fb Fontext" w:hAnsi="Fb Fontext" w:hint="cs"/>
          <w:rtl/>
        </w:rPr>
        <w:t xml:space="preserve">וכן </w:t>
      </w:r>
      <w:r w:rsidRPr="00224C4C">
        <w:rPr>
          <w:rFonts w:ascii="Fb Fontext" w:hAnsi="Fb Fontext"/>
          <w:rtl/>
        </w:rPr>
        <w:t xml:space="preserve">שב עמי בצוותא, שחוק לפני, רקוד לפני, עשה כדימוס הזה, </w:t>
      </w:r>
      <w:r w:rsidRPr="00210DF6">
        <w:rPr>
          <w:rStyle w:val="afffa"/>
          <w:rFonts w:ascii="Fb Fontext" w:hAnsi="Fb Fontext" w:cs="BA TM • Vilna Extra-Bold"/>
          <w:bCs w:val="0"/>
          <w:rtl/>
        </w:rPr>
        <w:t>שמין</w:t>
      </w:r>
      <w:r w:rsidRPr="00224C4C">
        <w:rPr>
          <w:rFonts w:ascii="Fb Fontext" w:hAnsi="Fb Fontext"/>
          <w:rtl/>
        </w:rPr>
        <w:t>, אם יש בו שו"פ - מקודשת,</w:t>
      </w:r>
    </w:p>
    <w:p w14:paraId="022D0B79" w14:textId="77777777" w:rsidR="00A85AC8" w:rsidRPr="00E600D8" w:rsidRDefault="006E0774" w:rsidP="000D2068">
      <w:pPr>
        <w:pStyle w:val="38"/>
        <w:framePr w:wrap="notBeside"/>
        <w:rPr>
          <w:rtl/>
        </w:rPr>
      </w:pPr>
      <w:r w:rsidRPr="00E600D8">
        <w:rPr>
          <w:rFonts w:hint="cs"/>
          <w:rtl/>
        </w:rPr>
        <w:t>- לר</w:t>
      </w:r>
      <w:r w:rsidRPr="00E600D8">
        <w:rPr>
          <w:rtl/>
        </w:rPr>
        <w:t>"</w:t>
      </w:r>
      <w:r w:rsidRPr="00E600D8">
        <w:rPr>
          <w:rFonts w:hint="cs"/>
          <w:rtl/>
        </w:rPr>
        <w:t>ל</w:t>
      </w:r>
      <w:r w:rsidR="00A85AC8" w:rsidRPr="00E600D8">
        <w:rPr>
          <w:rtl/>
        </w:rPr>
        <w:t>:</w:t>
      </w:r>
    </w:p>
    <w:p w14:paraId="39F0BCD5" w14:textId="4DF9C5FB" w:rsidR="006E0774" w:rsidRPr="00131640" w:rsidRDefault="006E0774" w:rsidP="006E0774">
      <w:pPr>
        <w:rPr>
          <w:rtl/>
        </w:rPr>
      </w:pPr>
      <w:r w:rsidRPr="00224C4C">
        <w:rPr>
          <w:rFonts w:ascii="Fb Fontext" w:hAnsi="Fb Fontext" w:hint="cs"/>
          <w:rtl/>
        </w:rPr>
        <w:t>האי תנא ברא ס</w:t>
      </w:r>
      <w:r w:rsidRPr="00224C4C">
        <w:rPr>
          <w:rFonts w:ascii="Fb Fontext" w:hAnsi="Fb Fontext"/>
          <w:rtl/>
        </w:rPr>
        <w:t>"</w:t>
      </w:r>
      <w:r w:rsidRPr="00224C4C">
        <w:rPr>
          <w:rFonts w:ascii="Fb Fontext" w:hAnsi="Fb Fontext" w:hint="cs"/>
          <w:rtl/>
        </w:rPr>
        <w:t>ל דאינה לשכירות אלא לבסוף</w:t>
      </w:r>
    </w:p>
    <w:p w14:paraId="4D6B70DE" w14:textId="408A00F0" w:rsidR="00A85AC8" w:rsidRPr="00E600D8" w:rsidRDefault="006E0774" w:rsidP="000D2068">
      <w:pPr>
        <w:pStyle w:val="38"/>
        <w:framePr w:wrap="notBeside"/>
        <w:rPr>
          <w:rtl/>
        </w:rPr>
      </w:pPr>
      <w:r w:rsidRPr="00E600D8">
        <w:rPr>
          <w:rFonts w:hint="cs"/>
          <w:rtl/>
        </w:rPr>
        <w:t>ודוחקיה דר'ל</w:t>
      </w:r>
      <w:r w:rsidR="00E600D8" w:rsidRPr="00E600D8">
        <w:rPr>
          <w:rFonts w:hint="cs"/>
          <w:rtl/>
        </w:rPr>
        <w:t>-</w:t>
      </w:r>
    </w:p>
    <w:p w14:paraId="1DC7F31C" w14:textId="0BFB940D" w:rsidR="006E0774" w:rsidRPr="00131640" w:rsidRDefault="006E0774" w:rsidP="000D2068">
      <w:pPr>
        <w:rPr>
          <w:rtl/>
        </w:rPr>
      </w:pPr>
      <w:r w:rsidRPr="00224C4C">
        <w:rPr>
          <w:rFonts w:ascii="Fb Fontext" w:hAnsi="Fb Fontext" w:hint="cs"/>
          <w:sz w:val="32"/>
          <w:rtl/>
        </w:rPr>
        <w:t>דמתני' קשיתיה ד</w:t>
      </w:r>
      <w:r w:rsidRPr="00224C4C">
        <w:rPr>
          <w:rFonts w:ascii="Fb Fontext" w:hAnsi="Fb Fontext"/>
          <w:sz w:val="32"/>
          <w:rtl/>
        </w:rPr>
        <w:t>מאי איריא דתני</w:t>
      </w:r>
      <w:r w:rsidRPr="00224C4C">
        <w:rPr>
          <w:rStyle w:val="affffa"/>
          <w:rtl/>
        </w:rPr>
        <w:t xml:space="preserve"> </w:t>
      </w:r>
      <w:r w:rsidRPr="00224C4C">
        <w:rPr>
          <w:rStyle w:val="affffa"/>
          <w:rFonts w:hint="cs"/>
          <w:rtl/>
        </w:rPr>
        <w:t>'</w:t>
      </w:r>
      <w:r w:rsidRPr="00224C4C">
        <w:rPr>
          <w:rStyle w:val="affffa"/>
          <w:rtl/>
        </w:rPr>
        <w:t>על מנת</w:t>
      </w:r>
      <w:r w:rsidRPr="00224C4C">
        <w:rPr>
          <w:rStyle w:val="affffa"/>
          <w:rFonts w:hint="cs"/>
          <w:rtl/>
        </w:rPr>
        <w:t>'</w:t>
      </w:r>
      <w:r w:rsidRPr="00224C4C">
        <w:rPr>
          <w:rStyle w:val="affffa"/>
          <w:rtl/>
        </w:rPr>
        <w:t xml:space="preserve"> </w:t>
      </w:r>
      <w:r w:rsidRPr="00224C4C">
        <w:rPr>
          <w:rFonts w:ascii="Fb Fontext" w:hAnsi="Fb Fontext"/>
          <w:sz w:val="32"/>
          <w:rtl/>
        </w:rPr>
        <w:t>ניתני בשכר!</w:t>
      </w:r>
    </w:p>
    <w:p w14:paraId="028B6741" w14:textId="46D1063E" w:rsidR="00A85AC8" w:rsidRPr="00E600D8" w:rsidRDefault="00E600D8" w:rsidP="000D2068">
      <w:pPr>
        <w:pStyle w:val="38"/>
        <w:framePr w:wrap="notBeside"/>
        <w:rPr>
          <w:rtl/>
        </w:rPr>
      </w:pPr>
      <w:r w:rsidRPr="00E600D8">
        <w:rPr>
          <w:rFonts w:hint="cs"/>
          <w:rtl/>
        </w:rPr>
        <w:t>-</w:t>
      </w:r>
    </w:p>
    <w:p w14:paraId="1AC64A66" w14:textId="55CF08A4" w:rsidR="006E0774" w:rsidRPr="00131640" w:rsidRDefault="006E0774" w:rsidP="000D2068">
      <w:pPr>
        <w:rPr>
          <w:rtl/>
        </w:rPr>
      </w:pPr>
      <w:r w:rsidRPr="00224C4C">
        <w:rPr>
          <w:rFonts w:ascii="Fb Fontext" w:hAnsi="Fb Fontext"/>
          <w:sz w:val="32"/>
          <w:rtl/>
        </w:rPr>
        <w:t xml:space="preserve">אלא </w:t>
      </w:r>
      <w:r w:rsidRPr="00210DF6">
        <w:rPr>
          <w:rFonts w:ascii="Fb Fontext" w:hAnsi="Fb Fontext" w:cs="BA TM • Vilna Extra-Bold"/>
          <w:sz w:val="32"/>
          <w:rtl/>
        </w:rPr>
        <w:t>ש"מ</w:t>
      </w:r>
      <w:r w:rsidRPr="00224C4C">
        <w:rPr>
          <w:rFonts w:ascii="Fb Fontext" w:hAnsi="Fb Fontext"/>
          <w:sz w:val="32"/>
          <w:rtl/>
        </w:rPr>
        <w:t xml:space="preserve"> כל </w:t>
      </w:r>
      <w:r w:rsidRPr="00224C4C">
        <w:rPr>
          <w:rStyle w:val="affffa"/>
          <w:rFonts w:hint="cs"/>
          <w:rtl/>
        </w:rPr>
        <w:t>'</w:t>
      </w:r>
      <w:r w:rsidRPr="00224C4C">
        <w:rPr>
          <w:rStyle w:val="affffa"/>
          <w:rtl/>
        </w:rPr>
        <w:t>על מנת</w:t>
      </w:r>
      <w:r w:rsidRPr="00224C4C">
        <w:rPr>
          <w:rStyle w:val="affffa"/>
          <w:rFonts w:hint="cs"/>
          <w:rtl/>
        </w:rPr>
        <w:t>'</w:t>
      </w:r>
      <w:r w:rsidRPr="00224C4C">
        <w:rPr>
          <w:rStyle w:val="affffa"/>
          <w:rtl/>
        </w:rPr>
        <w:t xml:space="preserve"> </w:t>
      </w:r>
      <w:r w:rsidR="000D2068">
        <w:rPr>
          <w:rFonts w:ascii="Fb Fontext" w:hAnsi="Fb Fontext" w:hint="cs"/>
          <w:sz w:val="32"/>
          <w:rtl/>
        </w:rPr>
        <w:t>דווקא כשנותן לה בסוף</w:t>
      </w:r>
      <w:r w:rsidRPr="00224C4C">
        <w:rPr>
          <w:rFonts w:ascii="Fb Fontext" w:hAnsi="Fb Fontext"/>
          <w:sz w:val="32"/>
          <w:rtl/>
        </w:rPr>
        <w:t>.</w:t>
      </w:r>
    </w:p>
    <w:p w14:paraId="4420DAA2" w14:textId="77777777" w:rsidR="006E0774" w:rsidRPr="00131640" w:rsidRDefault="006E0774" w:rsidP="00841728">
      <w:pPr>
        <w:pStyle w:val="affb"/>
        <w:rPr>
          <w:rtl/>
        </w:rPr>
      </w:pPr>
      <w:r w:rsidRPr="00224C4C">
        <w:rPr>
          <w:rFonts w:hint="cs"/>
          <w:rtl/>
        </w:rPr>
        <w:t>׹</w:t>
      </w:r>
    </w:p>
    <w:p w14:paraId="3B705FCE" w14:textId="77777777" w:rsidR="006E0774" w:rsidRPr="00131640" w:rsidRDefault="006E0774" w:rsidP="009D66E0">
      <w:pPr>
        <w:pStyle w:val="afffff8"/>
        <w:framePr w:wrap="around"/>
        <w:rPr>
          <w:rtl/>
        </w:rPr>
      </w:pPr>
      <w:del w:id="20140" w:author="קלוד" w:date="2026-10-06T10:09:14Z">
        <w:r>
          <w:rPr>
            <w:rStyle w:val="afffa"/>
            <w:rFonts w:ascii="Fb Fontext" w:hAnsi="Fb Fontext"/>
            <w:rtl/>
          </w:rPr>
          <w:delText xml:space="preserve">מתני'.</w:delText>
        </w:r>
      </w:del>
      <w:ins w:id="20141" w:author="קלוד" w:date="2026-10-06T10:09:14Z">
        <w:r>
          <w:rPr>
            <w:rStyle w:val="afffa"/>
            <w:rFonts w:ascii="Fb Fontext" w:hAnsi="Fb Fontext"/>
            <w:rtl/>
          </w:rPr>
          <w:t xml:space="preserve">משנה ו</w:t>
        </w:r>
      </w:ins>
    </w:p>
    <w:p w14:paraId="61182B57" w14:textId="082842F4" w:rsidR="006E0774" w:rsidRPr="00CA5968" w:rsidRDefault="006E0774" w:rsidP="00954D80">
      <w:pPr>
        <w:pStyle w:val="afff5"/>
        <w:spacing w:before="120"/>
        <w:rPr>
          <w:spacing w:val="0"/>
          <w:rtl/>
        </w:rPr>
        <w:pPrChange w:id="90030" w:author="קלוד" w:date="2026-10-08T12:08:16Z">
          <w:pPr>
            <w:pStyle w:val="afff5"/>
          </w:pPr>
        </w:pPrChange>
      </w:pPr>
      <w:r w:rsidRPr="00CA5968">
        <w:rPr>
          <w:rStyle w:val="afffa"/>
          <w:rFonts w:ascii="Fb Fontext" w:hAnsi="Fb Fontext"/>
          <w:b/>
          <w:spacing w:val="0"/>
          <w:rtl/>
        </w:rPr>
        <w:t>על מנת שירצה אבא, רצה האב מקודשת, ואם לאו אינה מקודשת.</w:t>
      </w:r>
    </w:p>
    <w:p w14:paraId="774389B6" w14:textId="77777777" w:rsidR="006E0774" w:rsidRPr="00131640" w:rsidRDefault="006E0774" w:rsidP="00954D80">
      <w:pPr>
        <w:pStyle w:val="afff5"/>
        <w:rPr>
          <w:rtl/>
        </w:rPr>
      </w:pPr>
      <w:r w:rsidRPr="00224C4C">
        <w:rPr>
          <w:rStyle w:val="afffa"/>
          <w:rFonts w:ascii="Fb Fontext" w:hAnsi="Fb Fontext"/>
          <w:b/>
          <w:rtl/>
        </w:rPr>
        <w:t>מת האב - הרי זו מקודשת.</w:t>
      </w:r>
    </w:p>
    <w:p w14:paraId="7506F48A" w14:textId="77777777" w:rsidR="006E0774" w:rsidRPr="00131640" w:rsidRDefault="006E0774" w:rsidP="00954D80">
      <w:pPr>
        <w:pStyle w:val="afff5"/>
        <w:rPr>
          <w:rtl/>
        </w:rPr>
      </w:pPr>
      <w:r w:rsidRPr="00224C4C">
        <w:rPr>
          <w:rStyle w:val="afffa"/>
          <w:rFonts w:ascii="Fb Fontext" w:hAnsi="Fb Fontext"/>
          <w:b/>
          <w:rtl/>
        </w:rPr>
        <w:t>מת הבן - מלמדין האב לומר שאינו רוצה</w:t>
      </w:r>
      <w:r w:rsidRPr="00224C4C">
        <w:rPr>
          <w:rtl/>
          <w:rPrChange w:id="40007" w:author="Claude" w:date="2026-10-06T13:34:54Z">
            <w:rPr>
              <w:sz w:val="32"/>
              <w:rtl/>
            </w:rPr>
          </w:rPrChange>
        </w:rPr>
        <w:t>.</w:t>
      </w:r>
    </w:p>
    <w:p w14:paraId="26E041DA" w14:textId="77777777" w:rsidR="006E0774" w:rsidRPr="00131640" w:rsidRDefault="006E0774" w:rsidP="00841728">
      <w:pPr>
        <w:pStyle w:val="affb"/>
        <w:rPr>
          <w:del w:id="90110" w:author="מנוע עיצוב" w:date="2026-10-08T11:01:28Z"/>
          <w:rtl/>
        </w:rPr>
      </w:pPr>
      <w:del w:id="90109" w:author="מנוע עיצוב" w:date="2026-10-08T11:01:28Z">
        <w:r w:rsidRPr="00224C4C">
          <w:rPr>
            <w:rFonts w:hint="cs"/>
            <w:rtl/>
          </w:rPr>
          <w:delText xml:space="preserve">׹</w:delText>
        </w:r>
      </w:del>
    </w:p>
    <w:p w14:paraId="5C6767AD" w14:textId="77777777" w:rsidR="009469D7" w:rsidRDefault="006E0774" w:rsidP="008D4EED">
      <w:pPr>
        <w:pStyle w:val="afffd"/>
        <w:rPr>
          <w:rtl/>
        </w:rPr>
      </w:pPr>
      <w:ins w:id="9866" w:author="מספור קטעי משנה" w:date="2026-10-06T06:45:32Z">
        <w:r>
          <w:rPr>
            <w:rStyle w:val="MisparKeta"/>
          </w:rPr>
          <w:t xml:space="preserve">ג. </w:t>
        </w:r>
      </w:ins>
      <w:r w:rsidRPr="00224C4C">
        <w:rPr>
          <w:rtl/>
        </w:rPr>
        <w:t>על מנת שירצה אבא</w:t>
      </w:r>
    </w:p>
    <w:p w14:paraId="5B4DCA2B" w14:textId="77777777" w:rsidR="00A85AC8" w:rsidRPr="00E600D8" w:rsidRDefault="006E0774" w:rsidP="008D4EED">
      <w:pPr>
        <w:pStyle w:val="38"/>
        <w:framePr w:wrap="notBeside"/>
        <w:rPr>
          <w:rtl/>
        </w:rPr>
      </w:pPr>
      <w:r w:rsidRPr="00E600D8">
        <w:rPr>
          <w:rFonts w:hint="cs"/>
          <w:rtl/>
        </w:rPr>
        <w:t xml:space="preserve">לא </w:t>
      </w:r>
      <w:r w:rsidR="008D4EED" w:rsidRPr="00E600D8">
        <w:rPr>
          <w:rFonts w:hint="cs"/>
          <w:rtl/>
        </w:rPr>
        <w:t>שאמר</w:t>
      </w:r>
      <w:r w:rsidR="00A85AC8" w:rsidRPr="00E600D8">
        <w:rPr>
          <w:rtl/>
        </w:rPr>
        <w:t>:</w:t>
      </w:r>
    </w:p>
    <w:p w14:paraId="044B1B72" w14:textId="39C525F4" w:rsidR="006E0774" w:rsidRPr="00131640" w:rsidRDefault="008D4EED" w:rsidP="006E0774">
      <w:pPr>
        <w:rPr>
          <w:rtl/>
        </w:rPr>
      </w:pPr>
      <w:r>
        <w:rPr>
          <w:rFonts w:ascii="Fb Fontext" w:hAnsi="Fb Fontext" w:hint="cs"/>
          <w:sz w:val="32"/>
          <w:rtl/>
        </w:rPr>
        <w:t>'כן'</w:t>
      </w:r>
      <w:r w:rsidR="006E0774" w:rsidRPr="00224C4C">
        <w:rPr>
          <w:rFonts w:ascii="Fb Fontext" w:hAnsi="Fb Fontext" w:hint="cs"/>
          <w:sz w:val="32"/>
          <w:rtl/>
        </w:rPr>
        <w:t xml:space="preserve"> דהא בסיפא לא אמר </w:t>
      </w:r>
      <w:r>
        <w:rPr>
          <w:rFonts w:ascii="Fb Fontext" w:hAnsi="Fb Fontext" w:hint="cs"/>
          <w:sz w:val="32"/>
          <w:rtl/>
        </w:rPr>
        <w:t>כן</w:t>
      </w:r>
      <w:r w:rsidR="006E0774" w:rsidRPr="00224C4C">
        <w:rPr>
          <w:rFonts w:ascii="Fb Fontext" w:hAnsi="Fb Fontext" w:hint="cs"/>
          <w:sz w:val="32"/>
          <w:rtl/>
        </w:rPr>
        <w:t xml:space="preserve"> ומקודשת</w:t>
      </w:r>
    </w:p>
    <w:p w14:paraId="37F0A4E1" w14:textId="77777777" w:rsidR="00A85AC8" w:rsidRPr="00E600D8" w:rsidRDefault="006E0774" w:rsidP="008D4EED">
      <w:pPr>
        <w:pStyle w:val="38"/>
        <w:framePr w:wrap="notBeside"/>
        <w:rPr>
          <w:rtl/>
        </w:rPr>
      </w:pPr>
      <w:r w:rsidRPr="00E600D8">
        <w:rPr>
          <w:rFonts w:hint="cs"/>
          <w:rtl/>
        </w:rPr>
        <w:t>ולא מיירי</w:t>
      </w:r>
      <w:r w:rsidR="00A85AC8" w:rsidRPr="00E600D8">
        <w:rPr>
          <w:rtl/>
        </w:rPr>
        <w:t>:</w:t>
      </w:r>
    </w:p>
    <w:p w14:paraId="50689052" w14:textId="22AF3E2A" w:rsidR="006E0774" w:rsidRPr="00131640" w:rsidRDefault="006E0774" w:rsidP="006E0774">
      <w:pPr>
        <w:rPr>
          <w:rtl/>
        </w:rPr>
      </w:pPr>
      <w:r w:rsidRPr="00224C4C">
        <w:rPr>
          <w:rFonts w:ascii="Fb Fontext" w:hAnsi="Fb Fontext" w:hint="cs"/>
          <w:rtl/>
        </w:rPr>
        <w:t>ע</w:t>
      </w:r>
      <w:r w:rsidRPr="00224C4C">
        <w:rPr>
          <w:rFonts w:ascii="Fb Fontext" w:hAnsi="Fb Fontext"/>
          <w:rtl/>
        </w:rPr>
        <w:t>"</w:t>
      </w:r>
      <w:r w:rsidRPr="00224C4C">
        <w:rPr>
          <w:rFonts w:ascii="Fb Fontext" w:hAnsi="Fb Fontext" w:hint="cs"/>
          <w:rtl/>
        </w:rPr>
        <w:t xml:space="preserve">מ שישתוק דהא בסיפא מלמדין האב לומר שאינו רוצה </w:t>
      </w:r>
      <w:r w:rsidRPr="000578D5">
        <w:rPr>
          <w:rStyle w:val="afffff5"/>
          <w:rFonts w:hint="cs"/>
          <w:rtl/>
        </w:rPr>
        <w:t>ולא סגי בשתק]</w:t>
      </w:r>
    </w:p>
    <w:p w14:paraId="4221397B" w14:textId="347874FC" w:rsidR="00A85AC8" w:rsidRPr="00E600D8" w:rsidRDefault="006E0774" w:rsidP="008D4EED">
      <w:pPr>
        <w:pStyle w:val="38"/>
        <w:framePr w:wrap="notBeside"/>
        <w:rPr>
          <w:rtl/>
        </w:rPr>
      </w:pPr>
      <w:r w:rsidRPr="00E600D8">
        <w:rPr>
          <w:rFonts w:hint="cs"/>
          <w:rtl/>
        </w:rPr>
        <w:t>א. אלא לרבי ינאי</w:t>
      </w:r>
      <w:r w:rsidR="00A85AC8" w:rsidRPr="00E600D8">
        <w:rPr>
          <w:rFonts w:hint="cs"/>
          <w:rtl/>
        </w:rPr>
        <w:t>:</w:t>
      </w:r>
    </w:p>
    <w:p w14:paraId="56758490" w14:textId="13691A43" w:rsidR="006E0774" w:rsidRPr="00131640" w:rsidRDefault="006E0774" w:rsidP="006E0774">
      <w:pPr>
        <w:rPr>
          <w:rtl/>
        </w:rPr>
      </w:pPr>
      <w:r w:rsidRPr="00224C4C">
        <w:rPr>
          <w:rFonts w:ascii="Fb Fontext" w:hAnsi="Fb Fontext" w:hint="cs"/>
          <w:rtl/>
        </w:rPr>
        <w:t>היינו ע</w:t>
      </w:r>
      <w:r w:rsidRPr="00224C4C">
        <w:rPr>
          <w:rFonts w:ascii="Fb Fontext" w:hAnsi="Fb Fontext"/>
          <w:rtl/>
        </w:rPr>
        <w:t>"</w:t>
      </w:r>
      <w:r w:rsidRPr="00224C4C">
        <w:rPr>
          <w:rFonts w:ascii="Fb Fontext" w:hAnsi="Fb Fontext" w:hint="cs"/>
          <w:rtl/>
        </w:rPr>
        <w:t xml:space="preserve">מ </w:t>
      </w:r>
      <w:r w:rsidRPr="00196D6B">
        <w:rPr>
          <w:rFonts w:ascii="Fb Fontext" w:hAnsi="Fb Fontext" w:cs="BA TM • Vilna Extra-Bold" w:hint="cs"/>
          <w:rtl/>
        </w:rPr>
        <w:t>שלא ימחה</w:t>
      </w:r>
      <w:r w:rsidRPr="00224C4C">
        <w:rPr>
          <w:rFonts w:ascii="Fb Fontext" w:hAnsi="Fb Fontext" w:hint="cs"/>
          <w:rtl/>
        </w:rPr>
        <w:t xml:space="preserve"> אמר ורישא בחד טעמא וסיפא בחד</w:t>
      </w:r>
    </w:p>
    <w:p w14:paraId="4955F5ED" w14:textId="292C855C" w:rsidR="00A85AC8" w:rsidRPr="00E600D8" w:rsidRDefault="006E0774" w:rsidP="008D4EED">
      <w:pPr>
        <w:pStyle w:val="38"/>
        <w:framePr w:wrap="notBeside"/>
        <w:rPr>
          <w:rtl/>
        </w:rPr>
      </w:pPr>
      <w:r w:rsidRPr="00E600D8">
        <w:rPr>
          <w:rFonts w:hint="cs"/>
          <w:rtl/>
        </w:rPr>
        <w:t>ר</w:t>
      </w:r>
      <w:r w:rsidRPr="00E600D8">
        <w:rPr>
          <w:rtl/>
        </w:rPr>
        <w:t>"</w:t>
      </w:r>
      <w:r w:rsidRPr="00E600D8">
        <w:rPr>
          <w:rFonts w:hint="cs"/>
          <w:rtl/>
        </w:rPr>
        <w:t>ל</w:t>
      </w:r>
      <w:r w:rsidR="000303C4" w:rsidRPr="00E600D8">
        <w:rPr>
          <w:rFonts w:hint="cs"/>
          <w:rtl/>
        </w:rPr>
        <w:t>: ש''מ מרי''נ</w:t>
      </w:r>
      <w:r w:rsidR="00A85AC8" w:rsidRPr="00E600D8">
        <w:rPr>
          <w:rFonts w:hint="cs"/>
          <w:rtl/>
        </w:rPr>
        <w:t>:</w:t>
      </w:r>
    </w:p>
    <w:p w14:paraId="756B5BEE" w14:textId="6CE5DCD6" w:rsidR="006E0774" w:rsidRPr="00131640" w:rsidRDefault="006E0774" w:rsidP="006E0774">
      <w:pPr>
        <w:rPr>
          <w:rtl/>
        </w:rPr>
      </w:pPr>
      <w:r w:rsidRPr="00224C4C">
        <w:rPr>
          <w:rFonts w:ascii="Fb Fontext" w:hAnsi="Fb Fontext" w:hint="cs"/>
          <w:rtl/>
        </w:rPr>
        <w:t>טוב לדחוק מתני' בשני טעמים</w:t>
      </w:r>
      <w:r w:rsidR="000578D5">
        <w:rPr>
          <w:rFonts w:ascii="Fb Fontext" w:hAnsi="Fb Fontext" w:hint="cs"/>
          <w:rtl/>
        </w:rPr>
        <w:t>,</w:t>
      </w:r>
      <w:r w:rsidRPr="00224C4C">
        <w:rPr>
          <w:rFonts w:ascii="Fb Fontext" w:hAnsi="Fb Fontext" w:hint="cs"/>
          <w:rtl/>
        </w:rPr>
        <w:t xml:space="preserve"> ו</w:t>
      </w:r>
      <w:r w:rsidR="000303C4">
        <w:rPr>
          <w:rFonts w:ascii="Fb Fontext" w:hAnsi="Fb Fontext" w:hint="cs"/>
          <w:rtl/>
        </w:rPr>
        <w:t>כ</w:t>
      </w:r>
      <w:r w:rsidRPr="00224C4C">
        <w:rPr>
          <w:rFonts w:ascii="Fb Fontext" w:hAnsi="Fb Fontext" w:hint="cs"/>
          <w:rtl/>
        </w:rPr>
        <w:t>חד מ</w:t>
      </w:r>
      <w:r w:rsidRPr="00224C4C">
        <w:rPr>
          <w:rFonts w:ascii="Fb Fontext" w:hAnsi="Fb Fontext"/>
          <w:rtl/>
        </w:rPr>
        <w:t>"</w:t>
      </w:r>
      <w:r w:rsidRPr="00224C4C">
        <w:rPr>
          <w:rFonts w:ascii="Fb Fontext" w:hAnsi="Fb Fontext" w:hint="cs"/>
          <w:rtl/>
        </w:rPr>
        <w:t>ד</w:t>
      </w:r>
      <w:r w:rsidR="000303C4">
        <w:rPr>
          <w:rFonts w:ascii="Fb Fontext" w:hAnsi="Fb Fontext" w:hint="cs"/>
          <w:rtl/>
        </w:rPr>
        <w:t>,</w:t>
      </w:r>
      <w:r w:rsidRPr="00224C4C">
        <w:rPr>
          <w:rFonts w:ascii="Fb Fontext" w:hAnsi="Fb Fontext" w:hint="cs"/>
          <w:rtl/>
        </w:rPr>
        <w:t xml:space="preserve"> מטעם אחד ו</w:t>
      </w:r>
      <w:r w:rsidR="000303C4">
        <w:rPr>
          <w:rFonts w:ascii="Fb Fontext" w:hAnsi="Fb Fontext" w:hint="cs"/>
          <w:rtl/>
        </w:rPr>
        <w:t>ב'</w:t>
      </w:r>
      <w:r w:rsidRPr="00224C4C">
        <w:rPr>
          <w:rFonts w:ascii="Fb Fontext" w:hAnsi="Fb Fontext" w:hint="cs"/>
          <w:rtl/>
        </w:rPr>
        <w:t xml:space="preserve"> מ</w:t>
      </w:r>
      <w:r w:rsidRPr="00224C4C">
        <w:rPr>
          <w:rFonts w:ascii="Fb Fontext" w:hAnsi="Fb Fontext"/>
          <w:rtl/>
        </w:rPr>
        <w:t>"</w:t>
      </w:r>
      <w:r w:rsidRPr="00224C4C">
        <w:rPr>
          <w:rFonts w:ascii="Fb Fontext" w:hAnsi="Fb Fontext" w:hint="cs"/>
          <w:rtl/>
        </w:rPr>
        <w:t>ד</w:t>
      </w:r>
    </w:p>
    <w:p w14:paraId="3ABB11C9" w14:textId="5050173C" w:rsidR="00A85AC8" w:rsidRPr="00E600D8" w:rsidRDefault="006E0774" w:rsidP="008D4EED">
      <w:pPr>
        <w:pStyle w:val="38"/>
        <w:framePr w:wrap="notBeside"/>
        <w:rPr>
          <w:rtl/>
        </w:rPr>
      </w:pPr>
      <w:r w:rsidRPr="00E600D8">
        <w:rPr>
          <w:rFonts w:hint="cs"/>
          <w:rtl/>
        </w:rPr>
        <w:t>ב. ריב</w:t>
      </w:r>
      <w:r w:rsidRPr="00E600D8">
        <w:rPr>
          <w:rtl/>
        </w:rPr>
        <w:t>"</w:t>
      </w:r>
      <w:r w:rsidRPr="00E600D8">
        <w:rPr>
          <w:rFonts w:hint="cs"/>
          <w:rtl/>
        </w:rPr>
        <w:t>א</w:t>
      </w:r>
      <w:r w:rsidR="00A85AC8" w:rsidRPr="00E600D8">
        <w:rPr>
          <w:rFonts w:hint="cs"/>
          <w:rtl/>
        </w:rPr>
        <w:t>:</w:t>
      </w:r>
    </w:p>
    <w:p w14:paraId="32B2AE93" w14:textId="38D0BBA2" w:rsidR="006E0774" w:rsidRPr="00CA5968" w:rsidRDefault="000578D5" w:rsidP="006E0774">
      <w:pPr>
        <w:rPr>
          <w:spacing w:val="0"/>
          <w:rtl/>
        </w:rPr>
      </w:pPr>
      <w:r w:rsidRPr="00CA5968">
        <w:rPr>
          <w:rFonts w:ascii="Fb Fontext" w:hAnsi="Fb Fontext" w:hint="cs"/>
          <w:spacing w:val="0"/>
          <w:rtl/>
        </w:rPr>
        <w:t xml:space="preserve">טעם אחד הוא </w:t>
      </w:r>
      <w:r w:rsidR="006E0774" w:rsidRPr="00CA5968">
        <w:rPr>
          <w:rFonts w:ascii="Fb Fontext" w:hAnsi="Fb Fontext" w:hint="cs"/>
          <w:spacing w:val="0"/>
          <w:rtl/>
        </w:rPr>
        <w:t>וע</w:t>
      </w:r>
      <w:r w:rsidR="006E0774" w:rsidRPr="00CA5968">
        <w:rPr>
          <w:rFonts w:ascii="Fb Fontext" w:hAnsi="Fb Fontext"/>
          <w:spacing w:val="0"/>
          <w:rtl/>
        </w:rPr>
        <w:t>"</w:t>
      </w:r>
      <w:r w:rsidR="006E0774" w:rsidRPr="00CA5968">
        <w:rPr>
          <w:rFonts w:ascii="Fb Fontext" w:hAnsi="Fb Fontext" w:hint="cs"/>
          <w:spacing w:val="0"/>
          <w:rtl/>
        </w:rPr>
        <w:t xml:space="preserve">מ שירצה היינו </w:t>
      </w:r>
      <w:r w:rsidR="006E0774" w:rsidRPr="00196D6B">
        <w:rPr>
          <w:rFonts w:ascii="Fb Fontext" w:hAnsi="Fb Fontext" w:cs="BA TM • Vilna Extra-Bold" w:hint="cs"/>
          <w:spacing w:val="0"/>
          <w:rtl/>
        </w:rPr>
        <w:t>שלא ימחה אבא מכאן ועד ל' יום</w:t>
      </w:r>
    </w:p>
    <w:p w14:paraId="0BE013A6" w14:textId="77777777" w:rsidR="006E0774" w:rsidRPr="00131640" w:rsidRDefault="006E0774" w:rsidP="00841728">
      <w:pPr>
        <w:pStyle w:val="affb"/>
        <w:rPr>
          <w:rtl/>
        </w:rPr>
      </w:pPr>
      <w:r w:rsidRPr="00224C4C">
        <w:rPr>
          <w:rFonts w:hint="cs"/>
          <w:rtl/>
        </w:rPr>
        <w:t>׹</w:t>
      </w:r>
    </w:p>
    <w:p w14:paraId="2E5E7D68" w14:textId="77777777" w:rsidR="006E0774" w:rsidRPr="00131640" w:rsidRDefault="006E0774" w:rsidP="009D66E0">
      <w:pPr>
        <w:pStyle w:val="afffff8"/>
        <w:framePr w:wrap="around"/>
        <w:rPr>
          <w:rtl/>
        </w:rPr>
      </w:pPr>
      <w:del w:id="20142" w:author="קלוד" w:date="2026-10-06T10:09:14Z">
        <w:r>
          <w:rPr>
            <w:rtl/>
          </w:rPr>
          <w:delText xml:space="preserve">מתני'.</w:delText>
        </w:r>
      </w:del>
      <w:ins w:id="20143" w:author="קלוד" w:date="2026-10-06T10:09:14Z">
        <w:r>
          <w:rPr>
            <w:rtl/>
          </w:rPr>
          <w:t xml:space="preserve">משנה ז</w:t>
        </w:r>
      </w:ins>
    </w:p>
    <w:p w14:paraId="79FDB7CC" w14:textId="77777777" w:rsidR="006E0774" w:rsidRPr="00131640" w:rsidRDefault="006E0774" w:rsidP="00954D80">
      <w:pPr>
        <w:pStyle w:val="afff5"/>
        <w:spacing w:before="120"/>
        <w:rPr>
          <w:rtl/>
        </w:rPr>
        <w:pPrChange w:id="90031" w:author="קלוד" w:date="2026-10-08T12:08:16Z">
          <w:pPr>
            <w:pStyle w:val="afff5"/>
          </w:pPr>
        </w:pPrChange>
      </w:pPr>
      <w:r w:rsidRPr="00224C4C">
        <w:rPr>
          <w:rtl/>
        </w:rPr>
        <w:t>קדשתי את בתי ואיני יודע למי קידשתיה, ובא אחד ואמר אני קידשתיה - נאמן.</w:t>
      </w:r>
    </w:p>
    <w:p w14:paraId="15811615" w14:textId="77777777" w:rsidR="006E0774" w:rsidRPr="00CA5968" w:rsidRDefault="006E0774" w:rsidP="00954D80">
      <w:pPr>
        <w:pStyle w:val="afff5"/>
        <w:rPr>
          <w:spacing w:val="0"/>
          <w:rtl/>
        </w:rPr>
      </w:pPr>
      <w:r w:rsidRPr="00CA5968">
        <w:rPr>
          <w:spacing w:val="0"/>
          <w:rtl/>
        </w:rPr>
        <w:t>זה אמר אני קידשתיה, וזה אמר אני קידשתיה - שניהם נותנים גט,</w:t>
      </w:r>
    </w:p>
    <w:p w14:paraId="1438D89B" w14:textId="77777777" w:rsidR="006E0774" w:rsidRPr="00131640" w:rsidRDefault="006E0774" w:rsidP="00954D80">
      <w:pPr>
        <w:pStyle w:val="afff5"/>
        <w:rPr>
          <w:rtl/>
        </w:rPr>
      </w:pPr>
      <w:r w:rsidRPr="00224C4C">
        <w:rPr>
          <w:rtl/>
        </w:rPr>
        <w:t>ואם רצו - אחד נותן גט ואחד כונס.</w:t>
      </w:r>
    </w:p>
    <w:p w14:paraId="63DA75E4" w14:textId="77777777" w:rsidR="006E0774" w:rsidRPr="00131640" w:rsidRDefault="006E0774" w:rsidP="00841728">
      <w:pPr>
        <w:pStyle w:val="affb"/>
        <w:rPr>
          <w:rtl/>
        </w:rPr>
      </w:pPr>
      <w:r w:rsidRPr="00224C4C">
        <w:rPr>
          <w:rFonts w:hint="cs"/>
          <w:rtl/>
        </w:rPr>
        <w:t>׹</w:t>
      </w:r>
    </w:p>
    <w:p w14:paraId="14EF9804" w14:textId="08099255" w:rsidR="00A85AC8" w:rsidRPr="00E600D8" w:rsidRDefault="006E0774" w:rsidP="000578D5">
      <w:pPr>
        <w:pStyle w:val="38"/>
        <w:framePr w:wrap="notBeside"/>
        <w:rPr>
          <w:rtl/>
        </w:rPr>
      </w:pPr>
      <w:r w:rsidRPr="00E600D8">
        <w:rPr>
          <w:rtl/>
        </w:rPr>
        <w:t>רב</w:t>
      </w:r>
      <w:r w:rsidR="00A85AC8" w:rsidRPr="00E600D8">
        <w:rPr>
          <w:rtl/>
        </w:rPr>
        <w:t>:</w:t>
      </w:r>
    </w:p>
    <w:p w14:paraId="748DCB2E" w14:textId="6A6D1BB2" w:rsidR="006E0774" w:rsidRPr="00CA5968" w:rsidRDefault="006E0774" w:rsidP="00AB7C10">
      <w:pPr>
        <w:rPr>
          <w:spacing w:val="0"/>
          <w:rtl/>
        </w:rPr>
      </w:pPr>
      <w:r w:rsidRPr="00CA5968">
        <w:rPr>
          <w:rFonts w:ascii="Fb Fontext" w:hAnsi="Fb Fontext"/>
          <w:spacing w:val="0"/>
          <w:sz w:val="32"/>
          <w:rtl/>
        </w:rPr>
        <w:t xml:space="preserve">נאמן ליתן גט, </w:t>
      </w:r>
      <w:r w:rsidR="00AB7C10" w:rsidRPr="00CA5968">
        <w:rPr>
          <w:rFonts w:ascii="Fb Fontext" w:hAnsi="Fb Fontext" w:hint="cs"/>
          <w:spacing w:val="0"/>
          <w:sz w:val="32"/>
          <w:rtl/>
        </w:rPr>
        <w:t>-</w:t>
      </w:r>
      <w:r w:rsidRPr="00CA5968">
        <w:rPr>
          <w:rFonts w:ascii="Fb Fontext" w:hAnsi="Fb Fontext"/>
          <w:spacing w:val="0"/>
          <w:sz w:val="32"/>
          <w:rtl/>
        </w:rPr>
        <w:t>אין אדם חוטא ולא לו.</w:t>
      </w:r>
      <w:r w:rsidR="00AB7C10" w:rsidRPr="00CA5968">
        <w:rPr>
          <w:rFonts w:ascii="Fb Fontext" w:hAnsi="Fb Fontext" w:hint="cs"/>
          <w:spacing w:val="0"/>
          <w:sz w:val="32"/>
          <w:rtl/>
        </w:rPr>
        <w:t xml:space="preserve"> </w:t>
      </w:r>
      <w:r w:rsidRPr="00CA5968">
        <w:rPr>
          <w:rFonts w:ascii="Fb Fontext" w:hAnsi="Fb Fontext"/>
          <w:spacing w:val="0"/>
          <w:rtl/>
        </w:rPr>
        <w:t>ואין נאמן לכנוס,</w:t>
      </w:r>
      <w:r w:rsidR="00AB7C10" w:rsidRPr="00CA5968">
        <w:rPr>
          <w:rFonts w:ascii="Fb Fontext" w:hAnsi="Fb Fontext" w:hint="cs"/>
          <w:spacing w:val="0"/>
          <w:rtl/>
        </w:rPr>
        <w:t xml:space="preserve"> </w:t>
      </w:r>
      <w:r w:rsidRPr="00CA5968">
        <w:rPr>
          <w:rFonts w:ascii="Fb Fontext" w:hAnsi="Fb Fontext"/>
          <w:spacing w:val="0"/>
          <w:rtl/>
        </w:rPr>
        <w:t>יצרו תוקפו.</w:t>
      </w:r>
    </w:p>
    <w:p w14:paraId="5CA8050F" w14:textId="074BB1FC" w:rsidR="00A85AC8" w:rsidRPr="00E600D8" w:rsidRDefault="006E0774" w:rsidP="000578D5">
      <w:pPr>
        <w:pStyle w:val="38"/>
        <w:framePr w:wrap="notBeside"/>
        <w:rPr>
          <w:rtl/>
        </w:rPr>
      </w:pPr>
      <w:r w:rsidRPr="00E600D8">
        <w:rPr>
          <w:rtl/>
        </w:rPr>
        <w:t>רב אסי</w:t>
      </w:r>
      <w:r w:rsidR="00A85AC8" w:rsidRPr="00E600D8">
        <w:rPr>
          <w:rtl/>
        </w:rPr>
        <w:t>:</w:t>
      </w:r>
    </w:p>
    <w:p w14:paraId="7EB89C1E" w14:textId="092B494F" w:rsidR="006E0774" w:rsidRPr="00131640" w:rsidRDefault="000578D5" w:rsidP="006E0774">
      <w:pPr>
        <w:rPr>
          <w:rtl/>
        </w:rPr>
      </w:pPr>
      <w:r>
        <w:rPr>
          <w:rFonts w:ascii="Fb Fontext" w:hAnsi="Fb Fontext" w:hint="cs"/>
          <w:rtl/>
        </w:rPr>
        <w:t>א</w:t>
      </w:r>
      <w:r w:rsidR="006E0774" w:rsidRPr="00224C4C">
        <w:rPr>
          <w:rFonts w:ascii="Fb Fontext" w:hAnsi="Fb Fontext"/>
          <w:rtl/>
        </w:rPr>
        <w:t>ף נאמן לכנוס.</w:t>
      </w:r>
      <w:r w:rsidR="006E0774" w:rsidRPr="00224C4C">
        <w:rPr>
          <w:rFonts w:ascii="Fb Fontext" w:hAnsi="Fb Fontext" w:hint="cs"/>
          <w:rtl/>
        </w:rPr>
        <w:t xml:space="preserve"> ומודה באומרת </w:t>
      </w:r>
      <w:r w:rsidR="006E0774" w:rsidRPr="00224C4C">
        <w:rPr>
          <w:rFonts w:ascii="Fb Fontext" w:hAnsi="Fb Fontext"/>
          <w:rtl/>
        </w:rPr>
        <w:t>נתקדשתי ואיני יודעת למי,</w:t>
      </w:r>
    </w:p>
    <w:p w14:paraId="0B4A2735" w14:textId="77777777" w:rsidR="006E0774" w:rsidRPr="00131640" w:rsidRDefault="006E0774" w:rsidP="002B27B1">
      <w:pPr>
        <w:rPr>
          <w:rtl/>
        </w:rPr>
      </w:pPr>
      <w:r w:rsidRPr="00224C4C">
        <w:rPr>
          <w:rFonts w:ascii="Fb Fontext" w:hAnsi="Fb Fontext"/>
          <w:sz w:val="32"/>
          <w:rtl/>
        </w:rPr>
        <w:t xml:space="preserve">ובא אחד ואמר קידשתיה - </w:t>
      </w:r>
      <w:r w:rsidRPr="00210DF6">
        <w:rPr>
          <w:rStyle w:val="afffa"/>
          <w:rFonts w:ascii="Fb Fontext" w:hAnsi="Fb Fontext" w:cs="BA TM • Vilna Extra-Bold"/>
          <w:bCs w:val="0"/>
          <w:rtl/>
        </w:rPr>
        <w:t>שאין</w:t>
      </w:r>
      <w:r w:rsidRPr="00224C4C">
        <w:rPr>
          <w:rFonts w:ascii="Fb Fontext" w:hAnsi="Fb Fontext"/>
          <w:sz w:val="32"/>
          <w:rtl/>
        </w:rPr>
        <w:t xml:space="preserve"> </w:t>
      </w:r>
      <w:r w:rsidRPr="00210DF6">
        <w:rPr>
          <w:rStyle w:val="afffa"/>
          <w:rFonts w:ascii="Fb Fontext" w:hAnsi="Fb Fontext" w:cs="BA TM • Vilna Extra-Bold"/>
          <w:bCs w:val="0"/>
          <w:rtl/>
        </w:rPr>
        <w:t>נאמן</w:t>
      </w:r>
      <w:r w:rsidRPr="00224C4C">
        <w:rPr>
          <w:rFonts w:ascii="Fb Fontext" w:hAnsi="Fb Fontext"/>
          <w:sz w:val="32"/>
          <w:rtl/>
        </w:rPr>
        <w:t xml:space="preserve"> לכנוס.</w:t>
      </w:r>
    </w:p>
    <w:p w14:paraId="18F23AA0" w14:textId="2716559C" w:rsidR="00A85AC8" w:rsidRPr="00E600D8" w:rsidRDefault="006E0774" w:rsidP="002B27B1">
      <w:pPr>
        <w:pStyle w:val="38"/>
        <w:framePr w:wrap="notBeside"/>
        <w:rPr>
          <w:rtl/>
        </w:rPr>
      </w:pPr>
      <w:r w:rsidRPr="00E600D8">
        <w:rPr>
          <w:rFonts w:hint="cs"/>
          <w:rtl/>
        </w:rPr>
        <w:t>ות</w:t>
      </w:r>
      <w:r w:rsidRPr="00E600D8">
        <w:rPr>
          <w:rtl/>
        </w:rPr>
        <w:t>"</w:t>
      </w:r>
      <w:r w:rsidRPr="00E600D8">
        <w:rPr>
          <w:rFonts w:hint="cs"/>
          <w:rtl/>
        </w:rPr>
        <w:t>כ דר</w:t>
      </w:r>
      <w:r w:rsidR="002B27B1" w:rsidRPr="00E600D8">
        <w:rPr>
          <w:rFonts w:hint="cs"/>
          <w:rtl/>
        </w:rPr>
        <w:t>"א</w:t>
      </w:r>
      <w:r w:rsidR="00A85AC8" w:rsidRPr="00E600D8">
        <w:rPr>
          <w:rtl/>
        </w:rPr>
        <w:t>:</w:t>
      </w:r>
    </w:p>
    <w:p w14:paraId="36CEDCEB" w14:textId="5229641B" w:rsidR="006E0774" w:rsidRPr="00CA5968" w:rsidRDefault="002B27B1" w:rsidP="006E0774">
      <w:pPr>
        <w:rPr>
          <w:spacing w:val="0"/>
          <w:rtl/>
        </w:rPr>
      </w:pPr>
      <w:r w:rsidRPr="00CA5968">
        <w:rPr>
          <w:rFonts w:ascii="Fb Fontext" w:hAnsi="Fb Fontext" w:hint="cs"/>
          <w:spacing w:val="0"/>
          <w:rtl/>
        </w:rPr>
        <w:t>ק</w:t>
      </w:r>
      <w:r w:rsidR="006E0774" w:rsidRPr="00CA5968">
        <w:rPr>
          <w:rFonts w:ascii="Fb Fontext" w:hAnsi="Fb Fontext"/>
          <w:spacing w:val="0"/>
          <w:rtl/>
        </w:rPr>
        <w:t>ידשתי את בתי וא</w:t>
      </w:r>
      <w:r w:rsidRPr="00CA5968">
        <w:rPr>
          <w:rFonts w:ascii="Fb Fontext" w:hAnsi="Fb Fontext" w:hint="cs"/>
          <w:spacing w:val="0"/>
          <w:rtl/>
        </w:rPr>
        <w:t xml:space="preserve">"י </w:t>
      </w:r>
      <w:r w:rsidR="006E0774" w:rsidRPr="00CA5968">
        <w:rPr>
          <w:rFonts w:ascii="Fb Fontext" w:hAnsi="Fb Fontext"/>
          <w:spacing w:val="0"/>
          <w:rtl/>
        </w:rPr>
        <w:t>למי, ואחד אמר קידשתיה - אף נאמן לכנוס.</w:t>
      </w:r>
    </w:p>
    <w:p w14:paraId="38FDF3D8" w14:textId="410D24A0" w:rsidR="006E0774" w:rsidRPr="00131640" w:rsidRDefault="006E0774" w:rsidP="002B27B1">
      <w:pPr>
        <w:rPr>
          <w:rtl/>
        </w:rPr>
      </w:pPr>
      <w:r w:rsidRPr="00224C4C">
        <w:rPr>
          <w:rFonts w:ascii="Fb Fontext" w:hAnsi="Fb Fontext"/>
          <w:sz w:val="32"/>
          <w:rtl/>
        </w:rPr>
        <w:t>כנסה, ובא אחר ואמר אני קדשתיה לא כל הימנו לאוסרה עליו.</w:t>
      </w:r>
    </w:p>
    <w:p w14:paraId="3A1985F1" w14:textId="7B3474EF" w:rsidR="006E0774" w:rsidRPr="00131640" w:rsidRDefault="006E0774" w:rsidP="00F4510F">
      <w:pPr>
        <w:spacing w:after="120"/>
        <w:rPr>
          <w:rtl/>
        </w:rPr>
      </w:pPr>
      <w:r w:rsidRPr="00224C4C">
        <w:rPr>
          <w:rFonts w:ascii="Fb Fontext" w:hAnsi="Fb Fontext"/>
          <w:rtl/>
        </w:rPr>
        <w:t>האשה שאמרה נתקדשתי ואיני יודעת למי נתקדשתי, ובא אחד ואמר אני קידשתי- אין נאמן לכנוס, מפני שהיא מחפה עליו.</w:t>
      </w:r>
    </w:p>
    <w:p w14:paraId="61321904" w14:textId="6D666255" w:rsidR="00A85AC8" w:rsidRPr="00E600D8" w:rsidRDefault="00F4510F" w:rsidP="00F4510F">
      <w:pPr>
        <w:pStyle w:val="38"/>
        <w:framePr w:wrap="notBeside"/>
        <w:rPr>
          <w:rtl/>
        </w:rPr>
      </w:pPr>
      <w:r w:rsidRPr="00E600D8">
        <w:rPr>
          <w:rFonts w:hint="cs"/>
          <w:rtl/>
        </w:rPr>
        <w:t>והך</w:t>
      </w:r>
      <w:r w:rsidR="006E0774" w:rsidRPr="00E600D8">
        <w:rPr>
          <w:rFonts w:hint="cs"/>
          <w:rtl/>
        </w:rPr>
        <w:t xml:space="preserve"> </w:t>
      </w:r>
      <w:r w:rsidRPr="00E600D8">
        <w:rPr>
          <w:rFonts w:hint="cs"/>
          <w:rtl/>
        </w:rPr>
        <w:t>ד</w:t>
      </w:r>
      <w:r w:rsidR="006E0774" w:rsidRPr="00E600D8">
        <w:rPr>
          <w:rtl/>
        </w:rPr>
        <w:t>תנן</w:t>
      </w:r>
      <w:r w:rsidR="00A85AC8" w:rsidRPr="00E600D8">
        <w:rPr>
          <w:rtl/>
        </w:rPr>
        <w:t>:</w:t>
      </w:r>
    </w:p>
    <w:p w14:paraId="00343450" w14:textId="06A41E7B" w:rsidR="006E0774" w:rsidRPr="00131640" w:rsidRDefault="006E0774" w:rsidP="006E0774">
      <w:pPr>
        <w:rPr>
          <w:rtl/>
        </w:rPr>
      </w:pPr>
      <w:r w:rsidRPr="00224C4C">
        <w:rPr>
          <w:rFonts w:ascii="Fb Fontext" w:hAnsi="Fb Fontext"/>
          <w:sz w:val="32"/>
          <w:rtl/>
        </w:rPr>
        <w:t xml:space="preserve">רצו - אחד נותן גט ואחד כונס, </w:t>
      </w:r>
      <w:r w:rsidRPr="00F4510F">
        <w:rPr>
          <w:rStyle w:val="afffff3"/>
          <w:rtl/>
        </w:rPr>
        <w:t>תיובתא דרב</w:t>
      </w:r>
    </w:p>
    <w:p w14:paraId="6072C131" w14:textId="5D126AF2" w:rsidR="00A85AC8" w:rsidRPr="00E600D8" w:rsidRDefault="006E0774" w:rsidP="00F4510F">
      <w:pPr>
        <w:pStyle w:val="38"/>
        <w:framePr w:wrap="notBeside"/>
        <w:rPr>
          <w:rtl/>
        </w:rPr>
      </w:pPr>
      <w:r w:rsidRPr="00E600D8">
        <w:rPr>
          <w:rtl/>
        </w:rPr>
        <w:t>רב</w:t>
      </w:r>
      <w:r w:rsidR="00A85AC8" w:rsidRPr="00E600D8">
        <w:rPr>
          <w:rtl/>
        </w:rPr>
        <w:t>:</w:t>
      </w:r>
    </w:p>
    <w:p w14:paraId="264F0285" w14:textId="5E64EA06" w:rsidR="009469D7" w:rsidRDefault="006E0774" w:rsidP="006E0774">
      <w:pPr>
        <w:rPr>
          <w:rFonts w:ascii="Fb Fontext" w:hAnsi="Fb Fontext"/>
          <w:rtl/>
        </w:rPr>
      </w:pPr>
      <w:r w:rsidRPr="00224C4C">
        <w:rPr>
          <w:rFonts w:ascii="Fb Fontext" w:hAnsi="Fb Fontext"/>
          <w:rtl/>
        </w:rPr>
        <w:t xml:space="preserve">שאני </w:t>
      </w:r>
      <w:r w:rsidR="00B35B36">
        <w:rPr>
          <w:rFonts w:ascii="Fb Fontext" w:hAnsi="Fb Fontext"/>
          <w:rtl/>
        </w:rPr>
        <w:t>שם</w:t>
      </w:r>
      <w:r w:rsidRPr="00224C4C">
        <w:rPr>
          <w:rFonts w:ascii="Fb Fontext" w:hAnsi="Fb Fontext"/>
          <w:rtl/>
        </w:rPr>
        <w:t>, דכיון ד</w:t>
      </w:r>
      <w:r w:rsidR="00B35B36">
        <w:rPr>
          <w:rFonts w:ascii="Fb Fontext" w:hAnsi="Fb Fontext"/>
          <w:rtl/>
        </w:rPr>
        <w:t>יש</w:t>
      </w:r>
      <w:r w:rsidRPr="00224C4C">
        <w:rPr>
          <w:rFonts w:ascii="Fb Fontext" w:hAnsi="Fb Fontext"/>
          <w:rtl/>
        </w:rPr>
        <w:t xml:space="preserve"> אחר </w:t>
      </w:r>
      <w:r w:rsidR="00F4510F">
        <w:rPr>
          <w:rFonts w:ascii="Fb Fontext" w:hAnsi="Fb Fontext" w:hint="cs"/>
          <w:rtl/>
        </w:rPr>
        <w:t>עמו הוא מפחד,</w:t>
      </w:r>
    </w:p>
    <w:p w14:paraId="473A9776" w14:textId="6200EAA9" w:rsidR="007309FA" w:rsidRDefault="007309FA" w:rsidP="007309FA">
      <w:pPr>
        <w:pStyle w:val="affffb"/>
        <w:rPr>
          <w:rtl/>
        </w:rPr>
      </w:pPr>
      <w:r w:rsidRPr="007309FA">
        <w:rPr>
          <w:rtl/>
        </w:rPr>
        <w:t>***</w:t>
      </w:r>
    </w:p>
    <w:p w14:paraId="1EF028E9" w14:textId="05F515B9" w:rsidR="006E0774" w:rsidRPr="00131640" w:rsidRDefault="006E0774" w:rsidP="00F65F8B">
      <w:pPr>
        <w:pStyle w:val="affffb"/>
        <w:rPr>
          <w:rtl/>
        </w:rPr>
      </w:pPr>
      <w:r w:rsidRPr="00210DF6">
        <w:rPr>
          <w:rtl/>
        </w:rPr>
        <w:t>איבעיא להו: מהו לסקול על ידו?</w:t>
      </w:r>
    </w:p>
    <w:p w14:paraId="7C4B76B8" w14:textId="0B5C3A61" w:rsidR="00A85AC8" w:rsidRPr="00E600D8" w:rsidRDefault="00D24B34" w:rsidP="00F4510F">
      <w:pPr>
        <w:pStyle w:val="38"/>
        <w:framePr w:wrap="notBeside"/>
        <w:rPr>
          <w:rtl/>
        </w:rPr>
      </w:pPr>
      <w:r w:rsidRPr="00E600D8">
        <w:rPr>
          <w:rtl/>
        </w:rPr>
        <w:t>◄</w:t>
      </w:r>
      <w:r w:rsidRPr="00E600D8">
        <w:rPr>
          <w:rFonts w:hint="cs"/>
          <w:rtl/>
        </w:rPr>
        <w:t xml:space="preserve"> </w:t>
      </w:r>
      <w:r w:rsidRPr="00E600D8">
        <w:rPr>
          <w:rtl/>
        </w:rPr>
        <w:tab/>
      </w:r>
      <w:r w:rsidR="006E0774" w:rsidRPr="00E600D8">
        <w:rPr>
          <w:rFonts w:hint="cs"/>
          <w:rtl/>
        </w:rPr>
        <w:t>ל</w:t>
      </w:r>
      <w:r w:rsidR="006E0774" w:rsidRPr="00E600D8">
        <w:rPr>
          <w:rtl/>
        </w:rPr>
        <w:t>רב</w:t>
      </w:r>
      <w:r w:rsidR="00A85AC8" w:rsidRPr="00E600D8">
        <w:rPr>
          <w:rFonts w:hint="cs"/>
          <w:rtl/>
        </w:rPr>
        <w:t>:</w:t>
      </w:r>
    </w:p>
    <w:p w14:paraId="7E13479A" w14:textId="61D67B77" w:rsidR="009469D7" w:rsidRDefault="006E0774" w:rsidP="00F4510F">
      <w:pPr>
        <w:rPr>
          <w:rFonts w:ascii="Fb Fontext" w:hAnsi="Fb Fontext"/>
          <w:sz w:val="32"/>
          <w:rtl/>
        </w:rPr>
      </w:pPr>
      <w:r w:rsidRPr="00224C4C">
        <w:rPr>
          <w:rFonts w:ascii="Fb Fontext" w:hAnsi="Fb Fontext"/>
          <w:sz w:val="32"/>
          <w:rtl/>
        </w:rPr>
        <w:t xml:space="preserve">אין סוקלין, </w:t>
      </w:r>
      <w:r w:rsidRPr="00224C4C">
        <w:rPr>
          <w:rFonts w:ascii="Fb Fontext" w:hAnsi="Fb Fontext" w:hint="cs"/>
          <w:sz w:val="32"/>
          <w:rtl/>
        </w:rPr>
        <w:t>דהתורה האמינתו לאב לאיסור ולא להריגה</w:t>
      </w:r>
    </w:p>
    <w:p w14:paraId="5AF36B8D" w14:textId="47AC2E97" w:rsidR="00A85AC8" w:rsidRPr="00E600D8" w:rsidRDefault="006E0774" w:rsidP="00F4510F">
      <w:pPr>
        <w:pStyle w:val="38"/>
        <w:framePr w:wrap="notBeside"/>
        <w:rPr>
          <w:rtl/>
        </w:rPr>
      </w:pPr>
      <w:r w:rsidRPr="00E600D8">
        <w:rPr>
          <w:rFonts w:hint="cs"/>
          <w:rtl/>
        </w:rPr>
        <w:t>ול</w:t>
      </w:r>
      <w:r w:rsidRPr="00E600D8">
        <w:rPr>
          <w:rtl/>
        </w:rPr>
        <w:t>רב אסי</w:t>
      </w:r>
      <w:r w:rsidR="00A85AC8" w:rsidRPr="00E600D8">
        <w:rPr>
          <w:rFonts w:hint="cs"/>
          <w:rtl/>
        </w:rPr>
        <w:t>:</w:t>
      </w:r>
    </w:p>
    <w:p w14:paraId="7D0603A3" w14:textId="4310149C" w:rsidR="006E0774" w:rsidRPr="00131640" w:rsidRDefault="006E0774" w:rsidP="00F4510F">
      <w:pPr>
        <w:rPr>
          <w:rtl/>
        </w:rPr>
      </w:pPr>
      <w:r w:rsidRPr="00224C4C">
        <w:rPr>
          <w:rFonts w:ascii="Fb Fontext" w:hAnsi="Fb Fontext"/>
          <w:sz w:val="32"/>
          <w:rtl/>
        </w:rPr>
        <w:t>סוקלין,</w:t>
      </w:r>
      <w:r w:rsidR="00774769">
        <w:rPr>
          <w:rFonts w:ascii="Fb Fontext" w:hAnsi="Fb Fontext" w:hint="cs"/>
          <w:sz w:val="32"/>
          <w:rtl/>
        </w:rPr>
        <w:t>ש</w:t>
      </w:r>
      <w:r w:rsidRPr="00224C4C">
        <w:rPr>
          <w:rFonts w:ascii="Fb Fontext" w:hAnsi="Fb Fontext" w:hint="cs"/>
          <w:sz w:val="32"/>
          <w:rtl/>
        </w:rPr>
        <w:t>האמינתו תורה לאב</w:t>
      </w:r>
      <w:r w:rsidR="00774769">
        <w:rPr>
          <w:rFonts w:ascii="Fb Fontext" w:hAnsi="Fb Fontext" w:hint="cs"/>
          <w:sz w:val="32"/>
          <w:rtl/>
        </w:rPr>
        <w:t xml:space="preserve"> לכל דבר.</w:t>
      </w:r>
    </w:p>
    <w:p w14:paraId="25F0745E" w14:textId="736F15C3" w:rsidR="00A85AC8" w:rsidRPr="00E600D8" w:rsidRDefault="00D24B34" w:rsidP="00F4510F">
      <w:pPr>
        <w:pStyle w:val="38"/>
        <w:framePr w:wrap="notBeside"/>
        <w:rPr>
          <w:rtl/>
        </w:rPr>
      </w:pPr>
      <w:r w:rsidRPr="00E600D8">
        <w:rPr>
          <w:rtl/>
        </w:rPr>
        <w:t>◄</w:t>
      </w:r>
      <w:r w:rsidRPr="00E600D8">
        <w:rPr>
          <w:rFonts w:hint="cs"/>
          <w:rtl/>
        </w:rPr>
        <w:t xml:space="preserve"> </w:t>
      </w:r>
      <w:r w:rsidRPr="00E600D8">
        <w:rPr>
          <w:rtl/>
        </w:rPr>
        <w:tab/>
      </w:r>
      <w:r w:rsidR="006E0774" w:rsidRPr="00E600D8">
        <w:rPr>
          <w:rtl/>
        </w:rPr>
        <w:t>רב אסי</w:t>
      </w:r>
      <w:r w:rsidR="00A85AC8" w:rsidRPr="00E600D8">
        <w:rPr>
          <w:rtl/>
        </w:rPr>
        <w:t>:</w:t>
      </w:r>
    </w:p>
    <w:p w14:paraId="58BB5BC3" w14:textId="7F52C8DB" w:rsidR="00F4510F" w:rsidRPr="00131640" w:rsidRDefault="006E0774" w:rsidP="00F4510F">
      <w:pPr>
        <w:rPr>
          <w:rtl/>
        </w:rPr>
      </w:pPr>
      <w:r w:rsidRPr="00224C4C">
        <w:rPr>
          <w:rFonts w:ascii="Fb Fontext" w:hAnsi="Fb Fontext"/>
          <w:sz w:val="32"/>
          <w:rtl/>
        </w:rPr>
        <w:t>ומודינא, באומרת נתקדשתי שאין סוקלים.</w:t>
      </w:r>
    </w:p>
    <w:p w14:paraId="6294E988" w14:textId="77777777" w:rsidR="00A85AC8" w:rsidRPr="00E600D8" w:rsidRDefault="006E0774" w:rsidP="00F4510F">
      <w:pPr>
        <w:pStyle w:val="38"/>
        <w:framePr w:wrap="notBeside"/>
        <w:rPr>
          <w:rtl/>
        </w:rPr>
      </w:pPr>
      <w:r w:rsidRPr="00E600D8">
        <w:rPr>
          <w:rFonts w:hint="cs"/>
          <w:rtl/>
        </w:rPr>
        <w:t>ואין להקשות</w:t>
      </w:r>
      <w:r w:rsidR="00A85AC8" w:rsidRPr="00E600D8">
        <w:rPr>
          <w:rtl/>
        </w:rPr>
        <w:t>:</w:t>
      </w:r>
    </w:p>
    <w:p w14:paraId="5C54544F" w14:textId="7388CFB3" w:rsidR="006E0774" w:rsidRPr="00131640" w:rsidRDefault="006E0774" w:rsidP="006E0774">
      <w:pPr>
        <w:rPr>
          <w:rtl/>
        </w:rPr>
      </w:pPr>
      <w:r w:rsidRPr="00224C4C">
        <w:rPr>
          <w:rFonts w:ascii="Fb Fontext" w:hAnsi="Fb Fontext" w:hint="cs"/>
          <w:sz w:val="32"/>
          <w:rtl/>
        </w:rPr>
        <w:t xml:space="preserve">דבמקום שבא לכנוס כונס וסוקלים </w:t>
      </w:r>
      <w:r w:rsidR="003733FD">
        <w:rPr>
          <w:rFonts w:ascii="Fb Fontext" w:hAnsi="Fb Fontext" w:hint="cs"/>
          <w:sz w:val="32"/>
          <w:rtl/>
        </w:rPr>
        <w:t xml:space="preserve">- </w:t>
      </w:r>
      <w:r w:rsidRPr="00224C4C">
        <w:rPr>
          <w:rFonts w:ascii="Fb Fontext" w:hAnsi="Fb Fontext" w:hint="cs"/>
          <w:sz w:val="32"/>
          <w:rtl/>
        </w:rPr>
        <w:t>ד</w:t>
      </w:r>
      <w:r w:rsidR="00B35B36">
        <w:rPr>
          <w:rFonts w:ascii="Fb Fontext" w:hAnsi="Fb Fontext" w:hint="cs"/>
          <w:sz w:val="32"/>
          <w:rtl/>
        </w:rPr>
        <w:t>שם</w:t>
      </w:r>
      <w:r w:rsidRPr="00224C4C">
        <w:rPr>
          <w:rFonts w:ascii="Fb Fontext" w:hAnsi="Fb Fontext" w:hint="cs"/>
          <w:sz w:val="32"/>
          <w:rtl/>
        </w:rPr>
        <w:t xml:space="preserve"> ה</w:t>
      </w:r>
      <w:r w:rsidR="003733FD">
        <w:rPr>
          <w:rFonts w:ascii="Fb Fontext" w:hAnsi="Fb Fontext" w:hint="cs"/>
          <w:sz w:val="32"/>
          <w:rtl/>
        </w:rPr>
        <w:t xml:space="preserve">אמינתו תורה </w:t>
      </w:r>
      <w:r w:rsidRPr="00224C4C">
        <w:rPr>
          <w:rFonts w:ascii="Fb Fontext" w:hAnsi="Fb Fontext" w:hint="cs"/>
          <w:sz w:val="32"/>
          <w:rtl/>
        </w:rPr>
        <w:t>לאב</w:t>
      </w:r>
    </w:p>
    <w:p w14:paraId="13BDEB8B" w14:textId="77777777" w:rsidR="00A85AC8" w:rsidRPr="00E600D8" w:rsidRDefault="006E0774" w:rsidP="003733FD">
      <w:pPr>
        <w:pStyle w:val="38"/>
        <w:framePr w:wrap="notBeside"/>
        <w:rPr>
          <w:rtl/>
        </w:rPr>
      </w:pPr>
      <w:r w:rsidRPr="00E600D8">
        <w:rPr>
          <w:rFonts w:hint="cs"/>
          <w:rtl/>
        </w:rPr>
        <w:t>והך</w:t>
      </w:r>
      <w:r w:rsidR="00A85AC8" w:rsidRPr="00E600D8">
        <w:rPr>
          <w:rtl/>
        </w:rPr>
        <w:t>:</w:t>
      </w:r>
    </w:p>
    <w:p w14:paraId="2A3330A5" w14:textId="27697518" w:rsidR="006E0774" w:rsidRPr="00131640" w:rsidRDefault="006E0774" w:rsidP="003733FD">
      <w:pPr>
        <w:spacing w:after="120"/>
        <w:rPr>
          <w:rtl/>
        </w:rPr>
      </w:pPr>
      <w:r w:rsidRPr="00224C4C">
        <w:rPr>
          <w:rFonts w:ascii="Fb Fontext" w:hAnsi="Fb Fontext" w:hint="cs"/>
          <w:rtl/>
        </w:rPr>
        <w:t xml:space="preserve">דאין סוקלין </w:t>
      </w:r>
      <w:r w:rsidR="003733FD">
        <w:rPr>
          <w:rFonts w:ascii="Fb Fontext" w:hAnsi="Fb Fontext" w:hint="cs"/>
          <w:rtl/>
        </w:rPr>
        <w:t>- שהתורה לא האמינתה</w:t>
      </w:r>
      <w:r w:rsidRPr="00224C4C">
        <w:rPr>
          <w:rFonts w:ascii="Fb Fontext" w:hAnsi="Fb Fontext"/>
          <w:rtl/>
        </w:rPr>
        <w:t>.</w:t>
      </w:r>
    </w:p>
    <w:p w14:paraId="07926AC8" w14:textId="0B26C5AE" w:rsidR="00A85AC8" w:rsidRPr="00E600D8" w:rsidRDefault="006E0774" w:rsidP="003733FD">
      <w:pPr>
        <w:pStyle w:val="38"/>
        <w:framePr w:wrap="notBeside"/>
        <w:rPr>
          <w:rtl/>
        </w:rPr>
      </w:pPr>
      <w:r w:rsidRPr="00E600D8">
        <w:rPr>
          <w:rtl/>
        </w:rPr>
        <w:t>•</w:t>
      </w:r>
      <w:r w:rsidRPr="00E600D8">
        <w:rPr>
          <w:rFonts w:hint="cs"/>
          <w:rtl/>
        </w:rPr>
        <w:t xml:space="preserve"> </w:t>
      </w:r>
      <w:r w:rsidRPr="00E600D8">
        <w:rPr>
          <w:rtl/>
        </w:rPr>
        <w:t>ו</w:t>
      </w:r>
      <w:r w:rsidRPr="00E600D8">
        <w:rPr>
          <w:rFonts w:hint="cs"/>
          <w:rtl/>
        </w:rPr>
        <w:t>לר</w:t>
      </w:r>
      <w:r w:rsidRPr="00E600D8">
        <w:rPr>
          <w:rtl/>
        </w:rPr>
        <w:t>"</w:t>
      </w:r>
      <w:r w:rsidRPr="00E600D8">
        <w:rPr>
          <w:rFonts w:hint="cs"/>
          <w:rtl/>
        </w:rPr>
        <w:t>ח</w:t>
      </w:r>
      <w:r w:rsidR="00A85AC8" w:rsidRPr="00E600D8">
        <w:rPr>
          <w:rtl/>
        </w:rPr>
        <w:t>:</w:t>
      </w:r>
    </w:p>
    <w:p w14:paraId="447B2CE9" w14:textId="31222FD9" w:rsidR="006E0774" w:rsidRPr="00131640" w:rsidRDefault="006E0774" w:rsidP="000D11B6">
      <w:pPr>
        <w:rPr>
          <w:rtl/>
        </w:rPr>
      </w:pPr>
      <w:r w:rsidRPr="00224C4C">
        <w:rPr>
          <w:rFonts w:ascii="Fb Fontext" w:hAnsi="Fb Fontext" w:hint="cs"/>
          <w:sz w:val="32"/>
          <w:rtl/>
        </w:rPr>
        <w:t>ד</w:t>
      </w:r>
      <w:r w:rsidRPr="00224C4C">
        <w:rPr>
          <w:rFonts w:ascii="Fb Fontext" w:hAnsi="Fb Fontext"/>
          <w:sz w:val="32"/>
          <w:rtl/>
        </w:rPr>
        <w:t>אחד זה ואחד זה - אין סוקלין.</w:t>
      </w:r>
      <w:r w:rsidR="000D11B6">
        <w:rPr>
          <w:rFonts w:ascii="Fb Fontext" w:hAnsi="Fb Fontext" w:hint="cs"/>
          <w:sz w:val="32"/>
          <w:rtl/>
        </w:rPr>
        <w:t xml:space="preserve"> הולך לטעמו </w:t>
      </w:r>
      <w:r w:rsidRPr="00224C4C">
        <w:rPr>
          <w:rFonts w:ascii="Fb Fontext" w:hAnsi="Fb Fontext" w:hint="cs"/>
          <w:rtl/>
        </w:rPr>
        <w:t>ד'</w:t>
      </w:r>
      <w:r w:rsidRPr="00224C4C">
        <w:rPr>
          <w:rFonts w:ascii="Fb Fontext" w:hAnsi="Fb Fontext"/>
          <w:rtl/>
        </w:rPr>
        <w:t>בני זה בן תשע שנים ויום אחד, בתי זו בת ג' שנים ויום אחד נאמן לקרבן, אבל לא למכות ולא לעונשין.</w:t>
      </w:r>
    </w:p>
    <w:p w14:paraId="0451EA2D" w14:textId="17A7D3E9" w:rsidR="00A85AC8" w:rsidRPr="00E600D8" w:rsidRDefault="004A4877" w:rsidP="000D11B6">
      <w:pPr>
        <w:pStyle w:val="38"/>
        <w:framePr w:wrap="notBeside"/>
        <w:rPr>
          <w:rtl/>
        </w:rPr>
      </w:pPr>
      <w:r w:rsidRPr="00E600D8">
        <w:rPr>
          <w:rtl/>
        </w:rPr>
        <w:t>◄</w:t>
      </w:r>
      <w:r w:rsidRPr="00E600D8">
        <w:rPr>
          <w:rFonts w:hint="cs"/>
          <w:rtl/>
        </w:rPr>
        <w:t xml:space="preserve"> </w:t>
      </w:r>
      <w:r w:rsidRPr="00E600D8">
        <w:rPr>
          <w:rtl/>
        </w:rPr>
        <w:tab/>
      </w:r>
      <w:r w:rsidR="006E0774" w:rsidRPr="00E600D8">
        <w:rPr>
          <w:rFonts w:hint="cs"/>
          <w:rtl/>
        </w:rPr>
        <w:t>ת</w:t>
      </w:r>
      <w:r w:rsidR="006E0774" w:rsidRPr="00E600D8">
        <w:rPr>
          <w:rtl/>
        </w:rPr>
        <w:t>"</w:t>
      </w:r>
      <w:r w:rsidR="006E0774" w:rsidRPr="00E600D8">
        <w:rPr>
          <w:rFonts w:hint="cs"/>
          <w:rtl/>
        </w:rPr>
        <w:t>כ דר</w:t>
      </w:r>
      <w:r w:rsidR="006E0774" w:rsidRPr="00E600D8">
        <w:rPr>
          <w:rtl/>
        </w:rPr>
        <w:t>"</w:t>
      </w:r>
      <w:r w:rsidR="006E0774" w:rsidRPr="00E600D8">
        <w:rPr>
          <w:rFonts w:hint="cs"/>
          <w:rtl/>
        </w:rPr>
        <w:t>ח</w:t>
      </w:r>
      <w:r w:rsidR="00A85AC8" w:rsidRPr="00E600D8">
        <w:rPr>
          <w:rtl/>
        </w:rPr>
        <w:t>:</w:t>
      </w:r>
    </w:p>
    <w:p w14:paraId="4476C7C0" w14:textId="762F014D" w:rsidR="006E0774" w:rsidRPr="001872B8" w:rsidRDefault="006E0774" w:rsidP="006E0774">
      <w:pPr>
        <w:rPr>
          <w:spacing w:val="0"/>
          <w:rtl/>
        </w:rPr>
      </w:pPr>
      <w:r w:rsidRPr="001872B8">
        <w:rPr>
          <w:rFonts w:ascii="Fb Fontext" w:hAnsi="Fb Fontext"/>
          <w:spacing w:val="0"/>
          <w:sz w:val="32"/>
          <w:rtl/>
        </w:rPr>
        <w:t>בני זה בן י"ג שנה ויום אחד, בתי זו בת י"ב שנה ויום אחד - נאמן לנדרים, ולחרמים, ולהקדשות, ולערכים, אבל לא למכות ולעונשין.</w:t>
      </w:r>
    </w:p>
    <w:p w14:paraId="1BD9FA2D" w14:textId="77777777" w:rsidR="006E0774" w:rsidRPr="00131640" w:rsidRDefault="006E0774" w:rsidP="00841728">
      <w:pPr>
        <w:pStyle w:val="affb"/>
        <w:rPr>
          <w:rtl/>
        </w:rPr>
      </w:pPr>
      <w:r w:rsidRPr="00224C4C">
        <w:rPr>
          <w:rFonts w:hint="cs"/>
          <w:rtl/>
        </w:rPr>
        <w:t>׹</w:t>
      </w:r>
    </w:p>
    <w:p w14:paraId="145F59A1" w14:textId="77777777" w:rsidR="006E0774" w:rsidRPr="00131640" w:rsidRDefault="006E0774" w:rsidP="0010529F">
      <w:pPr>
        <w:pStyle w:val="afff0"/>
        <w:framePr w:wrap="around"/>
        <w:rPr>
          <w:rtl/>
        </w:rPr>
      </w:pPr>
      <w:r w:rsidRPr="00224C4C">
        <w:rPr>
          <w:rFonts w:hint="cs"/>
          <w:rtl/>
        </w:rPr>
        <w:t>סד.</w:t>
      </w:r>
    </w:p>
    <w:p w14:paraId="28FE41B1" w14:textId="77777777" w:rsidR="006E0774" w:rsidRPr="00131640" w:rsidRDefault="006E0774" w:rsidP="009D66E0">
      <w:pPr>
        <w:pStyle w:val="afffff8"/>
        <w:framePr w:wrap="around"/>
        <w:rPr>
          <w:rtl/>
        </w:rPr>
      </w:pPr>
      <w:del w:id="20144" w:author="קלוד" w:date="2026-10-06T10:09:14Z">
        <w:r>
          <w:rPr>
            <w:rtl/>
          </w:rPr>
          <w:delText xml:space="preserve">מתני'.</w:delText>
        </w:r>
      </w:del>
      <w:ins w:id="20145" w:author="קלוד" w:date="2026-10-06T10:09:14Z">
        <w:r>
          <w:rPr>
            <w:rtl/>
          </w:rPr>
          <w:t xml:space="preserve">משנה ח</w:t>
        </w:r>
      </w:ins>
    </w:p>
    <w:p w14:paraId="3D2AF2BA" w14:textId="77777777" w:rsidR="006E0774" w:rsidRPr="00131640" w:rsidRDefault="006E0774" w:rsidP="00954D80">
      <w:pPr>
        <w:pStyle w:val="afff5"/>
        <w:spacing w:before="120"/>
        <w:rPr>
          <w:rtl/>
        </w:rPr>
        <w:pPrChange w:id="90032" w:author="קלוד" w:date="2026-10-08T12:08:16Z">
          <w:pPr>
            <w:pStyle w:val="afff5"/>
          </w:pPr>
        </w:pPrChange>
      </w:pPr>
      <w:r w:rsidRPr="00224C4C">
        <w:rPr>
          <w:rtl/>
        </w:rPr>
        <w:t>קדשתי את בתי, קדשתיה וגרשתיה כשהיא קטנה, והרי היא קטנה - נאמן.</w:t>
      </w:r>
    </w:p>
    <w:p w14:paraId="33AE91BA" w14:textId="77777777" w:rsidR="006E0774" w:rsidRPr="00131640" w:rsidRDefault="006E0774" w:rsidP="00954D80">
      <w:pPr>
        <w:pStyle w:val="afff5"/>
        <w:rPr>
          <w:rtl/>
        </w:rPr>
      </w:pPr>
      <w:r w:rsidRPr="00224C4C">
        <w:rPr>
          <w:rtl/>
        </w:rPr>
        <w:t>קדשתיה וגרשתיה כשהיא קטנה, והרי היא גדולה - אינו נאמן.</w:t>
      </w:r>
    </w:p>
    <w:p w14:paraId="4B196356" w14:textId="77777777" w:rsidR="006E0774" w:rsidRPr="00131640" w:rsidRDefault="006E0774" w:rsidP="00954D80">
      <w:pPr>
        <w:pStyle w:val="afff5"/>
        <w:rPr>
          <w:rtl/>
        </w:rPr>
      </w:pPr>
      <w:r w:rsidRPr="00224C4C">
        <w:rPr>
          <w:rtl/>
        </w:rPr>
        <w:t>נשבית ופדיתיה, בין שהיא קטנה בין שהיא גדולה - אינו נאמן.</w:t>
      </w:r>
    </w:p>
    <w:p w14:paraId="2804C11F" w14:textId="77777777" w:rsidR="006E0774" w:rsidRPr="00131640" w:rsidRDefault="006E0774" w:rsidP="00841728">
      <w:pPr>
        <w:pStyle w:val="affb"/>
        <w:rPr>
          <w:rtl/>
        </w:rPr>
      </w:pPr>
      <w:r w:rsidRPr="00224C4C">
        <w:rPr>
          <w:rFonts w:hint="cs"/>
          <w:rtl/>
        </w:rPr>
        <w:t>׹</w:t>
      </w:r>
    </w:p>
    <w:p w14:paraId="5BC31C66" w14:textId="231FD8E7" w:rsidR="00A85AC8" w:rsidRPr="00E600D8" w:rsidRDefault="006E0774" w:rsidP="004A4877">
      <w:pPr>
        <w:pStyle w:val="38"/>
        <w:framePr w:wrap="notBeside"/>
        <w:rPr>
          <w:rtl/>
        </w:rPr>
      </w:pPr>
      <w:r w:rsidRPr="00E600D8">
        <w:rPr>
          <w:rFonts w:hint="cs"/>
          <w:rtl/>
        </w:rPr>
        <w:t>א</w:t>
      </w:r>
      <w:r w:rsidR="00A85AC8" w:rsidRPr="00E600D8">
        <w:rPr>
          <w:rFonts w:hint="cs"/>
          <w:rtl/>
        </w:rPr>
        <w:t>.</w:t>
      </w:r>
    </w:p>
    <w:p w14:paraId="597184CC" w14:textId="00ABD97C" w:rsidR="006E0774" w:rsidRPr="00131640" w:rsidRDefault="006E0774" w:rsidP="006E0774">
      <w:pPr>
        <w:rPr>
          <w:rtl/>
        </w:rPr>
      </w:pPr>
      <w:r w:rsidRPr="00224C4C">
        <w:rPr>
          <w:rFonts w:ascii="Fb Fontext" w:hAnsi="Fb Fontext" w:hint="cs"/>
          <w:sz w:val="32"/>
          <w:rtl/>
        </w:rPr>
        <w:t xml:space="preserve">רישא נאמן </w:t>
      </w:r>
      <w:r w:rsidR="00DA7D09">
        <w:rPr>
          <w:rFonts w:ascii="Fb Fontext" w:hAnsi="Fb Fontext"/>
          <w:sz w:val="32"/>
          <w:rtl/>
        </w:rPr>
        <w:t>–</w:t>
      </w:r>
      <w:r w:rsidR="00DA7D09">
        <w:rPr>
          <w:rFonts w:ascii="Fb Fontext" w:hAnsi="Fb Fontext" w:hint="cs"/>
          <w:sz w:val="32"/>
          <w:rtl/>
        </w:rPr>
        <w:t xml:space="preserve"> </w:t>
      </w:r>
      <w:r w:rsidR="004A4877" w:rsidRPr="00196D6B">
        <w:rPr>
          <w:rFonts w:ascii="Fb Fontext" w:hAnsi="Fb Fontext" w:cs="BA TM • Vilna Extra-Bold" w:hint="cs"/>
          <w:sz w:val="32"/>
          <w:rtl/>
        </w:rPr>
        <w:t>שבידו</w:t>
      </w:r>
      <w:r w:rsidR="00DA7D09" w:rsidRPr="00196D6B">
        <w:rPr>
          <w:rFonts w:ascii="Fb Fontext" w:hAnsi="Fb Fontext" w:cs="BA TM • Vilna Extra-Bold" w:hint="cs"/>
          <w:sz w:val="32"/>
          <w:rtl/>
        </w:rPr>
        <w:t xml:space="preserve"> הוא</w:t>
      </w:r>
      <w:r w:rsidR="004A4877" w:rsidRPr="00196D6B">
        <w:rPr>
          <w:rFonts w:ascii="Fb Fontext" w:hAnsi="Fb Fontext" w:cs="BA TM • Vilna Extra-Bold" w:hint="cs"/>
          <w:sz w:val="32"/>
          <w:rtl/>
        </w:rPr>
        <w:t>,</w:t>
      </w:r>
      <w:r w:rsidRPr="00224C4C">
        <w:rPr>
          <w:rFonts w:ascii="Fb Fontext" w:hAnsi="Fb Fontext" w:hint="cs"/>
          <w:sz w:val="32"/>
          <w:rtl/>
        </w:rPr>
        <w:t xml:space="preserve"> וסיפא אינו נאמן </w:t>
      </w:r>
      <w:r w:rsidR="00DA7D09">
        <w:rPr>
          <w:rFonts w:ascii="Fb Fontext" w:hAnsi="Fb Fontext" w:hint="cs"/>
          <w:sz w:val="32"/>
          <w:rtl/>
        </w:rPr>
        <w:t>-</w:t>
      </w:r>
      <w:r w:rsidR="00DA7D09" w:rsidRPr="00196D6B">
        <w:rPr>
          <w:rFonts w:ascii="Fb Fontext" w:hAnsi="Fb Fontext" w:cs="BA TM • Vilna Extra-Bold" w:hint="cs"/>
          <w:sz w:val="32"/>
          <w:rtl/>
        </w:rPr>
        <w:t xml:space="preserve"> </w:t>
      </w:r>
      <w:r w:rsidR="004A4877" w:rsidRPr="00196D6B">
        <w:rPr>
          <w:rFonts w:ascii="Fb Fontext" w:hAnsi="Fb Fontext" w:cs="BA TM • Vilna Extra-Bold" w:hint="cs"/>
          <w:sz w:val="32"/>
          <w:rtl/>
        </w:rPr>
        <w:t>שלא בידו הוא</w:t>
      </w:r>
      <w:r w:rsidRPr="00224C4C">
        <w:rPr>
          <w:rFonts w:ascii="Fb Fontext" w:hAnsi="Fb Fontext"/>
          <w:sz w:val="32"/>
          <w:rtl/>
        </w:rPr>
        <w:t>.</w:t>
      </w:r>
    </w:p>
    <w:p w14:paraId="13E8FDD6" w14:textId="77777777" w:rsidR="00A85AC8" w:rsidRPr="00E600D8" w:rsidRDefault="006E0774" w:rsidP="00DA7D09">
      <w:pPr>
        <w:pStyle w:val="38"/>
        <w:framePr w:wrap="notBeside"/>
        <w:rPr>
          <w:rtl/>
        </w:rPr>
      </w:pPr>
      <w:r w:rsidRPr="00E600D8">
        <w:rPr>
          <w:rFonts w:hint="cs"/>
          <w:rtl/>
        </w:rPr>
        <w:t>והא</w:t>
      </w:r>
      <w:r w:rsidR="00A85AC8" w:rsidRPr="00E600D8">
        <w:rPr>
          <w:rtl/>
        </w:rPr>
        <w:t>:</w:t>
      </w:r>
    </w:p>
    <w:p w14:paraId="5295839C" w14:textId="7DBE9863" w:rsidR="009469D7" w:rsidRDefault="00DA7D09" w:rsidP="006E0774">
      <w:pPr>
        <w:rPr>
          <w:rFonts w:ascii="Fb Fontext" w:hAnsi="Fb Fontext"/>
          <w:rtl/>
        </w:rPr>
      </w:pPr>
      <w:r>
        <w:rPr>
          <w:rFonts w:ascii="Fb Fontext" w:hAnsi="Fb Fontext" w:hint="cs"/>
          <w:rtl/>
        </w:rPr>
        <w:t>ד</w:t>
      </w:r>
      <w:r w:rsidR="006E0774" w:rsidRPr="00224C4C">
        <w:rPr>
          <w:rFonts w:ascii="Fb Fontext" w:hAnsi="Fb Fontext" w:hint="cs"/>
          <w:rtl/>
        </w:rPr>
        <w:t>בידו להשיאה לחלל לפסולה מכהונה</w:t>
      </w:r>
    </w:p>
    <w:p w14:paraId="73006B56" w14:textId="2D167BBB" w:rsidR="006E0774" w:rsidRPr="00131640" w:rsidRDefault="006E0774" w:rsidP="006E0774">
      <w:pPr>
        <w:rPr>
          <w:rtl/>
        </w:rPr>
      </w:pPr>
      <w:r w:rsidRPr="00D643C1">
        <w:rPr>
          <w:rStyle w:val="afffff3"/>
          <w:rFonts w:hint="cs"/>
          <w:rtl/>
        </w:rPr>
        <w:t>כרדב</w:t>
      </w:r>
      <w:r w:rsidRPr="00D643C1">
        <w:rPr>
          <w:rStyle w:val="afffff3"/>
          <w:rtl/>
        </w:rPr>
        <w:t>"</w:t>
      </w:r>
      <w:r w:rsidRPr="00D643C1">
        <w:rPr>
          <w:rStyle w:val="afffff3"/>
          <w:rFonts w:hint="cs"/>
          <w:rtl/>
        </w:rPr>
        <w:t>י</w:t>
      </w:r>
      <w:r w:rsidRPr="00224C4C">
        <w:rPr>
          <w:rFonts w:ascii="Fb Fontext" w:hAnsi="Fb Fontext" w:hint="cs"/>
          <w:rtl/>
        </w:rPr>
        <w:t xml:space="preserve"> ד</w:t>
      </w:r>
      <w:r w:rsidRPr="00224C4C">
        <w:rPr>
          <w:rFonts w:ascii="Fb Fontext" w:hAnsi="Fb Fontext"/>
          <w:rtl/>
        </w:rPr>
        <w:t>בנות ישראל מקוה טהרה לחללין.</w:t>
      </w:r>
    </w:p>
    <w:p w14:paraId="67811690" w14:textId="77777777" w:rsidR="00A85AC8" w:rsidRPr="00E600D8" w:rsidRDefault="006E0774" w:rsidP="00D643C1">
      <w:pPr>
        <w:pStyle w:val="38"/>
        <w:framePr w:wrap="notBeside"/>
        <w:rPr>
          <w:rtl/>
        </w:rPr>
      </w:pPr>
      <w:r w:rsidRPr="00E600D8">
        <w:rPr>
          <w:rtl/>
        </w:rPr>
        <w:t>וה</w:t>
      </w:r>
      <w:r w:rsidRPr="00E600D8">
        <w:rPr>
          <w:rFonts w:hint="cs"/>
          <w:rtl/>
        </w:rPr>
        <w:t>א</w:t>
      </w:r>
      <w:r w:rsidR="00A85AC8" w:rsidRPr="00E600D8">
        <w:rPr>
          <w:rtl/>
        </w:rPr>
        <w:t>:</w:t>
      </w:r>
    </w:p>
    <w:p w14:paraId="7222AB4A" w14:textId="1D873821" w:rsidR="006E0774" w:rsidRPr="00131640" w:rsidRDefault="00E07BE1" w:rsidP="006E0774">
      <w:pPr>
        <w:rPr>
          <w:rtl/>
        </w:rPr>
      </w:pPr>
      <w:r>
        <w:rPr>
          <w:rFonts w:ascii="Fb Fontext" w:hAnsi="Fb Fontext" w:hint="cs"/>
          <w:rtl/>
        </w:rPr>
        <w:t xml:space="preserve">דבידו </w:t>
      </w:r>
      <w:r w:rsidR="006E0774" w:rsidRPr="00224C4C">
        <w:rPr>
          <w:rFonts w:ascii="Fb Fontext" w:hAnsi="Fb Fontext"/>
          <w:rtl/>
        </w:rPr>
        <w:t>להשיאה לממזר</w:t>
      </w:r>
      <w:r w:rsidR="006E0774" w:rsidRPr="00224C4C">
        <w:rPr>
          <w:rFonts w:ascii="Fb Fontext" w:hAnsi="Fb Fontext" w:hint="cs"/>
          <w:rtl/>
        </w:rPr>
        <w:t xml:space="preserve">- </w:t>
      </w:r>
      <w:r w:rsidR="006E0774" w:rsidRPr="00D643C1">
        <w:rPr>
          <w:rStyle w:val="afffff3"/>
          <w:rFonts w:hint="cs"/>
          <w:rtl/>
        </w:rPr>
        <w:t>כר</w:t>
      </w:r>
      <w:r w:rsidR="006E0774" w:rsidRPr="00D643C1">
        <w:rPr>
          <w:rStyle w:val="afffff3"/>
          <w:rtl/>
        </w:rPr>
        <w:t>"</w:t>
      </w:r>
      <w:r w:rsidR="006E0774" w:rsidRPr="00D643C1">
        <w:rPr>
          <w:rStyle w:val="afffff3"/>
          <w:rFonts w:hint="cs"/>
          <w:rtl/>
        </w:rPr>
        <w:t>ע</w:t>
      </w:r>
      <w:r>
        <w:rPr>
          <w:rStyle w:val="afffff3"/>
          <w:rFonts w:hint="cs"/>
          <w:rtl/>
        </w:rPr>
        <w:t>:</w:t>
      </w:r>
      <w:r w:rsidR="006E0774" w:rsidRPr="00224C4C">
        <w:rPr>
          <w:rFonts w:ascii="Fb Fontext" w:hAnsi="Fb Fontext"/>
          <w:rtl/>
        </w:rPr>
        <w:t xml:space="preserve"> </w:t>
      </w:r>
      <w:r w:rsidR="006E0774" w:rsidRPr="00224C4C">
        <w:rPr>
          <w:rFonts w:ascii="Fb Fontext" w:hAnsi="Fb Fontext" w:hint="cs"/>
          <w:rtl/>
        </w:rPr>
        <w:t>ד</w:t>
      </w:r>
      <w:r w:rsidR="006E0774" w:rsidRPr="00224C4C">
        <w:rPr>
          <w:rFonts w:ascii="Fb Fontext" w:hAnsi="Fb Fontext"/>
          <w:rtl/>
        </w:rPr>
        <w:t>אין קדושין תופסין בחיי</w:t>
      </w:r>
      <w:r>
        <w:rPr>
          <w:rFonts w:ascii="Fb Fontext" w:hAnsi="Fb Fontext" w:hint="cs"/>
          <w:rtl/>
        </w:rPr>
        <w:t>"ל</w:t>
      </w:r>
      <w:r w:rsidR="006E0774" w:rsidRPr="00224C4C">
        <w:rPr>
          <w:rFonts w:ascii="Fb Fontext" w:hAnsi="Fb Fontext"/>
          <w:rtl/>
        </w:rPr>
        <w:t>.</w:t>
      </w:r>
    </w:p>
    <w:p w14:paraId="4577F277" w14:textId="77777777" w:rsidR="00A85AC8" w:rsidRPr="00E600D8" w:rsidRDefault="006E0774" w:rsidP="00D643C1">
      <w:pPr>
        <w:pStyle w:val="38"/>
        <w:framePr w:wrap="notBeside"/>
        <w:rPr>
          <w:rtl/>
        </w:rPr>
      </w:pPr>
      <w:r w:rsidRPr="00E600D8">
        <w:rPr>
          <w:rFonts w:hint="cs"/>
          <w:rtl/>
        </w:rPr>
        <w:t>והא</w:t>
      </w:r>
      <w:r w:rsidR="00A85AC8" w:rsidRPr="00E600D8">
        <w:rPr>
          <w:rtl/>
        </w:rPr>
        <w:t>:</w:t>
      </w:r>
    </w:p>
    <w:p w14:paraId="37122933" w14:textId="6FA91AD9" w:rsidR="006E0774" w:rsidRPr="00131640" w:rsidRDefault="006E0774" w:rsidP="006E0774">
      <w:pPr>
        <w:rPr>
          <w:rtl/>
        </w:rPr>
      </w:pPr>
      <w:r w:rsidRPr="00224C4C">
        <w:rPr>
          <w:rFonts w:ascii="Fb Fontext" w:hAnsi="Fb Fontext" w:hint="cs"/>
          <w:rtl/>
        </w:rPr>
        <w:t xml:space="preserve">דבידו </w:t>
      </w:r>
      <w:r w:rsidRPr="00224C4C">
        <w:rPr>
          <w:rFonts w:ascii="Fb Fontext" w:hAnsi="Fb Fontext"/>
          <w:rtl/>
        </w:rPr>
        <w:t>להשיאה אלמנה לכה"</w:t>
      </w:r>
      <w:r w:rsidRPr="00224C4C">
        <w:rPr>
          <w:rFonts w:ascii="Fb Fontext" w:hAnsi="Fb Fontext" w:hint="cs"/>
          <w:rtl/>
        </w:rPr>
        <w:t xml:space="preserve">ג </w:t>
      </w:r>
      <w:r w:rsidRPr="00E07BE1">
        <w:rPr>
          <w:rStyle w:val="afffff3"/>
          <w:rFonts w:hint="cs"/>
          <w:rtl/>
        </w:rPr>
        <w:t>וכר'ס דלר</w:t>
      </w:r>
      <w:r w:rsidRPr="00E07BE1">
        <w:rPr>
          <w:rStyle w:val="afffff3"/>
          <w:rtl/>
        </w:rPr>
        <w:t>"</w:t>
      </w:r>
      <w:r w:rsidRPr="00E07BE1">
        <w:rPr>
          <w:rStyle w:val="afffff3"/>
          <w:rFonts w:hint="cs"/>
          <w:rtl/>
        </w:rPr>
        <w:t xml:space="preserve">ע </w:t>
      </w:r>
      <w:r w:rsidRPr="00224C4C">
        <w:rPr>
          <w:rFonts w:ascii="Fb Fontext" w:hAnsi="Fb Fontext" w:hint="cs"/>
          <w:rtl/>
        </w:rPr>
        <w:t>הכל עושה ממזר חוץ מאלמנה לכה</w:t>
      </w:r>
      <w:r w:rsidRPr="00224C4C">
        <w:rPr>
          <w:rFonts w:ascii="Fb Fontext" w:hAnsi="Fb Fontext"/>
          <w:rtl/>
        </w:rPr>
        <w:t>"</w:t>
      </w:r>
      <w:r w:rsidRPr="00224C4C">
        <w:rPr>
          <w:rFonts w:ascii="Fb Fontext" w:hAnsi="Fb Fontext" w:hint="cs"/>
          <w:rtl/>
        </w:rPr>
        <w:t xml:space="preserve">ג </w:t>
      </w:r>
      <w:r w:rsidRPr="00224C4C">
        <w:rPr>
          <w:rStyle w:val="affffa"/>
          <w:rFonts w:hint="cs"/>
          <w:rtl/>
        </w:rPr>
        <w:t xml:space="preserve">ד'ולא יחלל' </w:t>
      </w:r>
      <w:r w:rsidRPr="00224C4C">
        <w:rPr>
          <w:rFonts w:ascii="Fb Fontext" w:hAnsi="Fb Fontext" w:hint="cs"/>
          <w:sz w:val="32"/>
          <w:rtl/>
        </w:rPr>
        <w:t>חלולים עושה ולא ממזרים</w:t>
      </w:r>
    </w:p>
    <w:p w14:paraId="4B8EEAF1" w14:textId="77777777" w:rsidR="00A85AC8" w:rsidRPr="00E600D8" w:rsidRDefault="00E07BE1" w:rsidP="00E07BE1">
      <w:pPr>
        <w:pStyle w:val="38"/>
        <w:framePr w:wrap="notBeside"/>
        <w:rPr>
          <w:rtl/>
        </w:rPr>
      </w:pPr>
      <w:r w:rsidRPr="00E600D8">
        <w:rPr>
          <w:rFonts w:hint="cs"/>
          <w:rtl/>
        </w:rPr>
        <w:t>-</w:t>
      </w:r>
      <w:r w:rsidR="00B2013F" w:rsidRPr="00E600D8">
        <w:rPr>
          <w:rFonts w:hint="cs"/>
          <w:rtl/>
        </w:rPr>
        <w:t>הא</w:t>
      </w:r>
      <w:r w:rsidR="00A85AC8" w:rsidRPr="00E600D8">
        <w:rPr>
          <w:rtl/>
        </w:rPr>
        <w:t>:</w:t>
      </w:r>
    </w:p>
    <w:p w14:paraId="4EC351FC" w14:textId="064CCE31" w:rsidR="006E0774" w:rsidRPr="00131640" w:rsidRDefault="00B35B36" w:rsidP="00E07BE1">
      <w:pPr>
        <w:rPr>
          <w:rtl/>
        </w:rPr>
      </w:pPr>
      <w:r w:rsidRPr="00B2013F">
        <w:rPr>
          <w:rStyle w:val="afffff3"/>
          <w:rFonts w:hint="cs"/>
          <w:rtl/>
        </w:rPr>
        <w:t>גם</w:t>
      </w:r>
      <w:r w:rsidR="006E0774" w:rsidRPr="00B2013F">
        <w:rPr>
          <w:rStyle w:val="afffff3"/>
          <w:rFonts w:hint="cs"/>
          <w:rtl/>
        </w:rPr>
        <w:t xml:space="preserve"> </w:t>
      </w:r>
      <w:r w:rsidR="006E0774" w:rsidRPr="00B2013F">
        <w:rPr>
          <w:rStyle w:val="afffff3"/>
          <w:rtl/>
        </w:rPr>
        <w:t>כר' ישבב ד</w:t>
      </w:r>
      <w:r w:rsidR="00B2013F" w:rsidRPr="00B2013F">
        <w:rPr>
          <w:rStyle w:val="afffff3"/>
          <w:rFonts w:hint="cs"/>
          <w:rtl/>
        </w:rPr>
        <w:t>נצווח על ר''ע</w:t>
      </w:r>
      <w:r w:rsidR="006E0774" w:rsidRPr="00B2013F">
        <w:rPr>
          <w:rStyle w:val="afffff3"/>
          <w:rtl/>
        </w:rPr>
        <w:t xml:space="preserve">: </w:t>
      </w:r>
      <w:r w:rsidR="006E0774" w:rsidRPr="00224C4C">
        <w:rPr>
          <w:rFonts w:ascii="Fb Fontext" w:hAnsi="Fb Fontext"/>
          <w:rtl/>
        </w:rPr>
        <w:t>כל שאין לו ביאה בישראל</w:t>
      </w:r>
      <w:r w:rsidR="006E0774" w:rsidRPr="00224C4C">
        <w:rPr>
          <w:rFonts w:ascii="Fb Fontext" w:hAnsi="Fb Fontext" w:hint="cs"/>
          <w:rtl/>
        </w:rPr>
        <w:t xml:space="preserve"> </w:t>
      </w:r>
      <w:r w:rsidR="006E0774" w:rsidRPr="00224C4C">
        <w:rPr>
          <w:rFonts w:ascii="Fb Fontext" w:hAnsi="Fb Fontext"/>
          <w:rtl/>
        </w:rPr>
        <w:t>הולד ממזר.</w:t>
      </w:r>
    </w:p>
    <w:p w14:paraId="180A5144" w14:textId="761248C3" w:rsidR="00A85AC8" w:rsidRPr="00E600D8" w:rsidRDefault="006E0774" w:rsidP="00E07BE1">
      <w:pPr>
        <w:pStyle w:val="38"/>
        <w:framePr w:wrap="notBeside"/>
        <w:rPr>
          <w:rtl/>
        </w:rPr>
      </w:pPr>
      <w:r w:rsidRPr="00E600D8">
        <w:rPr>
          <w:rtl/>
        </w:rPr>
        <w:t>הניחא</w:t>
      </w:r>
      <w:r w:rsidR="00A85AC8" w:rsidRPr="00E600D8">
        <w:rPr>
          <w:rFonts w:hint="cs"/>
          <w:rtl/>
        </w:rPr>
        <w:t>:</w:t>
      </w:r>
    </w:p>
    <w:p w14:paraId="362CFCD3" w14:textId="1AF08425" w:rsidR="006E0774" w:rsidRPr="00131640" w:rsidRDefault="006E0774" w:rsidP="006E0774">
      <w:pPr>
        <w:rPr>
          <w:rtl/>
        </w:rPr>
      </w:pPr>
      <w:r w:rsidRPr="00224C4C">
        <w:rPr>
          <w:rFonts w:ascii="Fb Fontext" w:hAnsi="Fb Fontext"/>
          <w:sz w:val="32"/>
          <w:rtl/>
        </w:rPr>
        <w:t>לר' ישבב אי לטע</w:t>
      </w:r>
      <w:r w:rsidR="003D1C96">
        <w:rPr>
          <w:rFonts w:ascii="Fb Fontext" w:hAnsi="Fb Fontext" w:hint="cs"/>
          <w:sz w:val="32"/>
          <w:rtl/>
        </w:rPr>
        <w:t>ם עצמו</w:t>
      </w:r>
      <w:r w:rsidRPr="00224C4C">
        <w:rPr>
          <w:rFonts w:ascii="Fb Fontext" w:hAnsi="Fb Fontext"/>
          <w:sz w:val="32"/>
          <w:rtl/>
        </w:rPr>
        <w:t xml:space="preserve"> - שפיר,</w:t>
      </w:r>
    </w:p>
    <w:p w14:paraId="327925FF" w14:textId="448802CA" w:rsidR="00A85AC8" w:rsidRPr="00E600D8" w:rsidRDefault="006E0774" w:rsidP="00E07BE1">
      <w:pPr>
        <w:pStyle w:val="38"/>
        <w:framePr w:wrap="notBeside"/>
        <w:rPr>
          <w:rtl/>
        </w:rPr>
      </w:pPr>
      <w:r w:rsidRPr="00E600D8">
        <w:rPr>
          <w:rFonts w:hint="cs"/>
          <w:rtl/>
        </w:rPr>
        <w:t>א</w:t>
      </w:r>
      <w:r w:rsidR="00A85AC8" w:rsidRPr="00E600D8">
        <w:rPr>
          <w:rFonts w:hint="cs"/>
          <w:rtl/>
        </w:rPr>
        <w:t>.</w:t>
      </w:r>
    </w:p>
    <w:p w14:paraId="76EC010B" w14:textId="7993B44F" w:rsidR="006E0774" w:rsidRPr="001872B8" w:rsidRDefault="006E0774" w:rsidP="00E07BE1">
      <w:pPr>
        <w:rPr>
          <w:spacing w:val="0"/>
          <w:rtl/>
        </w:rPr>
      </w:pPr>
      <w:r w:rsidRPr="001872B8">
        <w:rPr>
          <w:rFonts w:ascii="Fb Fontext" w:hAnsi="Fb Fontext"/>
          <w:spacing w:val="0"/>
          <w:sz w:val="32"/>
          <w:rtl/>
        </w:rPr>
        <w:t xml:space="preserve">אי </w:t>
      </w:r>
      <w:r w:rsidR="00CB72A3" w:rsidRPr="001872B8">
        <w:rPr>
          <w:rFonts w:ascii="Fb Fontext" w:hAnsi="Fb Fontext" w:hint="cs"/>
          <w:spacing w:val="0"/>
          <w:sz w:val="32"/>
          <w:rtl/>
        </w:rPr>
        <w:t>להוציא מ</w:t>
      </w:r>
      <w:r w:rsidRPr="001872B8">
        <w:rPr>
          <w:rFonts w:ascii="Fb Fontext" w:hAnsi="Fb Fontext"/>
          <w:spacing w:val="0"/>
          <w:sz w:val="32"/>
          <w:rtl/>
        </w:rPr>
        <w:t>דר</w:t>
      </w:r>
      <w:r w:rsidRPr="001872B8">
        <w:rPr>
          <w:rFonts w:ascii="Fb Fontext" w:hAnsi="Fb Fontext" w:hint="cs"/>
          <w:spacing w:val="0"/>
          <w:sz w:val="32"/>
          <w:rtl/>
        </w:rPr>
        <w:t>'ס דחלולים עושה</w:t>
      </w:r>
      <w:r w:rsidR="00CB72A3" w:rsidRPr="001872B8">
        <w:rPr>
          <w:rFonts w:ascii="Fb Fontext" w:hAnsi="Fb Fontext" w:hint="cs"/>
          <w:spacing w:val="0"/>
          <w:sz w:val="32"/>
          <w:rtl/>
        </w:rPr>
        <w:t xml:space="preserve"> </w:t>
      </w:r>
      <w:r w:rsidRPr="001872B8">
        <w:rPr>
          <w:rFonts w:ascii="Fb Fontext" w:hAnsi="Fb Fontext" w:hint="cs"/>
          <w:spacing w:val="0"/>
          <w:sz w:val="32"/>
          <w:rtl/>
        </w:rPr>
        <w:t>ה</w:t>
      </w:r>
      <w:r w:rsidRPr="001872B8">
        <w:rPr>
          <w:rFonts w:ascii="Fb Fontext" w:hAnsi="Fb Fontext"/>
          <w:spacing w:val="0"/>
          <w:sz w:val="32"/>
          <w:rtl/>
        </w:rPr>
        <w:t>רי בידו להשיאה לחייבי עשה</w:t>
      </w:r>
      <w:r w:rsidRPr="001872B8">
        <w:rPr>
          <w:rFonts w:ascii="Fb Fontext" w:hAnsi="Fb Fontext" w:hint="cs"/>
          <w:spacing w:val="0"/>
          <w:sz w:val="32"/>
          <w:rtl/>
        </w:rPr>
        <w:t>?</w:t>
      </w:r>
    </w:p>
    <w:p w14:paraId="5B1B5E14" w14:textId="14A34825" w:rsidR="00A85AC8" w:rsidRPr="00E600D8" w:rsidRDefault="006E0774" w:rsidP="003D1C96">
      <w:pPr>
        <w:pStyle w:val="38"/>
        <w:framePr w:wrap="notBeside"/>
        <w:rPr>
          <w:rtl/>
        </w:rPr>
      </w:pPr>
      <w:r w:rsidRPr="00E600D8">
        <w:rPr>
          <w:rFonts w:hint="cs"/>
          <w:rtl/>
        </w:rPr>
        <w:t>ב</w:t>
      </w:r>
      <w:r w:rsidR="00A85AC8" w:rsidRPr="00E600D8">
        <w:rPr>
          <w:rFonts w:hint="cs"/>
          <w:rtl/>
        </w:rPr>
        <w:t>.</w:t>
      </w:r>
    </w:p>
    <w:p w14:paraId="56F0ED65" w14:textId="50C971B0" w:rsidR="006E0774" w:rsidRPr="00131640" w:rsidRDefault="006E0774" w:rsidP="003D1C96">
      <w:pPr>
        <w:rPr>
          <w:rtl/>
        </w:rPr>
      </w:pPr>
      <w:r w:rsidRPr="00CB72A3">
        <w:rPr>
          <w:rStyle w:val="afffff3"/>
          <w:rFonts w:hint="cs"/>
          <w:rtl/>
        </w:rPr>
        <w:t>ועוד ב</w:t>
      </w:r>
      <w:r w:rsidRPr="00CB72A3">
        <w:rPr>
          <w:rStyle w:val="afffff3"/>
          <w:rtl/>
        </w:rPr>
        <w:t>רישא</w:t>
      </w:r>
      <w:r w:rsidRPr="00224C4C">
        <w:rPr>
          <w:rFonts w:ascii="Fb Fontext" w:hAnsi="Fb Fontext"/>
          <w:sz w:val="32"/>
          <w:rtl/>
        </w:rPr>
        <w:t xml:space="preserve"> נהי דבידו לקדשה, בידו לגרשה?</w:t>
      </w:r>
    </w:p>
    <w:p w14:paraId="6CD8CBEB" w14:textId="1DC4DE07" w:rsidR="00A85AC8" w:rsidRPr="00E600D8" w:rsidRDefault="006E0774" w:rsidP="003D1C96">
      <w:pPr>
        <w:pStyle w:val="38"/>
        <w:framePr w:wrap="notBeside"/>
        <w:rPr>
          <w:rtl/>
        </w:rPr>
      </w:pPr>
      <w:r w:rsidRPr="00E600D8">
        <w:rPr>
          <w:rFonts w:hint="cs"/>
          <w:rtl/>
        </w:rPr>
        <w:t>ג</w:t>
      </w:r>
      <w:r w:rsidR="00A85AC8" w:rsidRPr="00E600D8">
        <w:rPr>
          <w:rFonts w:hint="cs"/>
          <w:rtl/>
        </w:rPr>
        <w:t>.</w:t>
      </w:r>
    </w:p>
    <w:p w14:paraId="73D012D5" w14:textId="18BB848D" w:rsidR="006E0774" w:rsidRPr="00131640" w:rsidRDefault="006E0774" w:rsidP="003D1C96">
      <w:pPr>
        <w:rPr>
          <w:rtl/>
        </w:rPr>
      </w:pPr>
      <w:r w:rsidRPr="00CB72A3">
        <w:rPr>
          <w:rStyle w:val="afffff3"/>
          <w:rtl/>
        </w:rPr>
        <w:t>ועוד</w:t>
      </w:r>
      <w:r w:rsidRPr="00CB72A3">
        <w:rPr>
          <w:rStyle w:val="afffff3"/>
          <w:rFonts w:hint="cs"/>
          <w:rtl/>
        </w:rPr>
        <w:t xml:space="preserve"> </w:t>
      </w:r>
      <w:r w:rsidRPr="00224C4C">
        <w:rPr>
          <w:rFonts w:ascii="Fb Fontext" w:hAnsi="Fb Fontext" w:hint="cs"/>
          <w:sz w:val="32"/>
          <w:rtl/>
        </w:rPr>
        <w:t>ואילו אמר דלא ניח</w:t>
      </w:r>
      <w:r w:rsidRPr="00224C4C">
        <w:rPr>
          <w:rFonts w:ascii="Fb Fontext" w:hAnsi="Fb Fontext"/>
          <w:sz w:val="32"/>
          <w:rtl/>
        </w:rPr>
        <w:t>"</w:t>
      </w:r>
      <w:r w:rsidRPr="00224C4C">
        <w:rPr>
          <w:rFonts w:ascii="Fb Fontext" w:hAnsi="Fb Fontext" w:hint="cs"/>
          <w:sz w:val="32"/>
          <w:rtl/>
        </w:rPr>
        <w:t>ל מי מצי מקדש בע</w:t>
      </w:r>
      <w:r w:rsidRPr="00224C4C">
        <w:rPr>
          <w:rFonts w:ascii="Fb Fontext" w:hAnsi="Fb Fontext"/>
          <w:sz w:val="32"/>
          <w:rtl/>
        </w:rPr>
        <w:t>"</w:t>
      </w:r>
      <w:r w:rsidRPr="00224C4C">
        <w:rPr>
          <w:rFonts w:ascii="Fb Fontext" w:hAnsi="Fb Fontext" w:hint="cs"/>
          <w:sz w:val="32"/>
          <w:rtl/>
        </w:rPr>
        <w:t>כ,</w:t>
      </w:r>
    </w:p>
    <w:p w14:paraId="793AC497" w14:textId="578DEB3D" w:rsidR="00A85AC8" w:rsidRPr="00E600D8" w:rsidRDefault="006E0774" w:rsidP="00CB72A3">
      <w:pPr>
        <w:pStyle w:val="38"/>
        <w:framePr w:wrap="notBeside"/>
        <w:rPr>
          <w:rtl/>
        </w:rPr>
      </w:pPr>
      <w:r w:rsidRPr="00E600D8">
        <w:rPr>
          <w:rFonts w:hint="cs"/>
          <w:rtl/>
        </w:rPr>
        <w:t>ב</w:t>
      </w:r>
      <w:r w:rsidR="00A85AC8" w:rsidRPr="00E600D8">
        <w:rPr>
          <w:rFonts w:hint="cs"/>
          <w:rtl/>
        </w:rPr>
        <w:t>.</w:t>
      </w:r>
    </w:p>
    <w:p w14:paraId="5EA634C7" w14:textId="309257B0" w:rsidR="009469D7" w:rsidRDefault="006E0774" w:rsidP="006E0774">
      <w:pPr>
        <w:rPr>
          <w:rFonts w:ascii="Fb Fontext" w:hAnsi="Fb Fontext"/>
          <w:sz w:val="32"/>
          <w:rtl/>
        </w:rPr>
      </w:pPr>
      <w:r w:rsidRPr="00CB72A3">
        <w:rPr>
          <w:rStyle w:val="afffff3"/>
          <w:rtl/>
        </w:rPr>
        <w:t xml:space="preserve">אלא </w:t>
      </w:r>
      <w:r w:rsidR="00CB72A3" w:rsidRPr="00CB72A3">
        <w:rPr>
          <w:rStyle w:val="afffff3"/>
          <w:rFonts w:hint="cs"/>
          <w:rtl/>
        </w:rPr>
        <w:t>ר</w:t>
      </w:r>
      <w:r w:rsidRPr="00CB72A3">
        <w:rPr>
          <w:rStyle w:val="afffff3"/>
          <w:rtl/>
        </w:rPr>
        <w:t>ב אשי:</w:t>
      </w:r>
      <w:r w:rsidRPr="00224C4C">
        <w:rPr>
          <w:rFonts w:ascii="Fb Fontext" w:hAnsi="Fb Fontext"/>
          <w:sz w:val="32"/>
          <w:rtl/>
        </w:rPr>
        <w:t xml:space="preserve"> רישא </w:t>
      </w:r>
      <w:r>
        <w:rPr>
          <w:rStyle w:val="afffff3"/>
          <w:rFonts w:ascii="Fb Fontext" w:hAnsi="Fb Fontext" w:hint="cs"/>
          <w:sz w:val="32"/>
          <w:rtl/>
          <w:rPrChange w:id="9264" w:author="מנוע אמוראים" w:date="2026-10-05T16:42:07Z">
            <w:rPr>
              <w:rFonts w:ascii="Fb Fontext" w:hAnsi="Fb Fontext" w:hint="cs"/>
              <w:sz w:val="32"/>
              <w:rtl/>
            </w:rPr>
          </w:rPrChange>
        </w:rPr>
        <w:t xml:space="preserve">כר</w:t>
      </w:r>
      <w:r>
        <w:rPr>
          <w:rStyle w:val="afffff3"/>
          <w:rFonts w:ascii="Fb Fontext" w:hAnsi="Fb Fontext"/>
          <w:sz w:val="32"/>
          <w:rtl/>
          <w:rPrChange w:id="9265" w:author="מנוע אמוראים" w:date="2026-10-05T16:42:07Z">
            <w:rPr>
              <w:rFonts w:ascii="Fb Fontext" w:hAnsi="Fb Fontext"/>
              <w:sz w:val="32"/>
              <w:rtl/>
            </w:rPr>
          </w:rPrChange>
        </w:rPr>
        <w:t xml:space="preserve">"</w:t>
      </w:r>
      <w:r>
        <w:rPr>
          <w:rStyle w:val="afffff3"/>
          <w:rFonts w:ascii="Fb Fontext" w:hAnsi="Fb Fontext" w:hint="cs"/>
          <w:sz w:val="32"/>
          <w:rtl/>
          <w:rPrChange w:id="9266" w:author="מנוע אמוראים" w:date="2026-10-05T16:42:07Z">
            <w:rPr>
              <w:rFonts w:ascii="Fb Fontext" w:hAnsi="Fb Fontext" w:hint="cs"/>
              <w:sz w:val="32"/>
              <w:rtl/>
            </w:rPr>
          </w:rPrChange>
        </w:rPr>
        <w:t xml:space="preserve">ה</w:t>
      </w:r>
      <w:r>
        <w:rPr>
          <w:rFonts w:ascii="Fb Fontext" w:hAnsi="Fb Fontext" w:hint="cs"/>
          <w:sz w:val="32"/>
          <w:rtl/>
        </w:rPr>
        <w:t xml:space="preserve"> ד</w:t>
      </w:r>
      <w:r w:rsidRPr="00224C4C">
        <w:rPr>
          <w:rFonts w:ascii="Fb Fontext" w:hAnsi="Fb Fontext"/>
          <w:sz w:val="32"/>
          <w:rtl/>
        </w:rPr>
        <w:t>רחמנא הימניה</w:t>
      </w:r>
      <w:r w:rsidRPr="00224C4C">
        <w:rPr>
          <w:rFonts w:ascii="Fb Fontext" w:hAnsi="Fb Fontext" w:hint="cs"/>
          <w:sz w:val="32"/>
          <w:rtl/>
        </w:rPr>
        <w:t xml:space="preserve"> לאב בנישואין</w:t>
      </w:r>
    </w:p>
    <w:p w14:paraId="1AABF8BE" w14:textId="79ACD8A1" w:rsidR="006E0774" w:rsidRPr="001872B8" w:rsidRDefault="006E0774" w:rsidP="00143463">
      <w:pPr>
        <w:rPr>
          <w:spacing w:val="-2"/>
          <w:rtl/>
        </w:rPr>
      </w:pPr>
      <w:r w:rsidRPr="001872B8">
        <w:rPr>
          <w:rStyle w:val="affffa"/>
          <w:rFonts w:hint="cs"/>
          <w:spacing w:val="-2"/>
          <w:rtl/>
        </w:rPr>
        <w:t>ד'</w:t>
      </w:r>
      <w:r w:rsidRPr="001872B8">
        <w:rPr>
          <w:rStyle w:val="affffa"/>
          <w:spacing w:val="-2"/>
          <w:rtl/>
        </w:rPr>
        <w:t xml:space="preserve">את בתי נתתי </w:t>
      </w:r>
      <w:r w:rsidRPr="001872B8">
        <w:rPr>
          <w:rStyle w:val="affffa"/>
          <w:b/>
          <w:bCs/>
          <w:spacing w:val="-2"/>
          <w:rtl/>
        </w:rPr>
        <w:t>לאיש</w:t>
      </w:r>
      <w:r w:rsidRPr="001872B8">
        <w:rPr>
          <w:rStyle w:val="affffa"/>
          <w:spacing w:val="-2"/>
          <w:rtl/>
        </w:rPr>
        <w:t xml:space="preserve"> </w:t>
      </w:r>
      <w:r w:rsidRPr="001872B8">
        <w:rPr>
          <w:rFonts w:ascii="Fb Fontext" w:hAnsi="Fb Fontext"/>
          <w:spacing w:val="-2"/>
          <w:sz w:val="32"/>
          <w:rtl/>
        </w:rPr>
        <w:t>אסרה</w:t>
      </w:r>
      <w:r w:rsidRPr="001872B8">
        <w:rPr>
          <w:rStyle w:val="affffa"/>
          <w:spacing w:val="-2"/>
          <w:rtl/>
        </w:rPr>
        <w:t xml:space="preserve"> </w:t>
      </w:r>
      <w:r w:rsidRPr="001872B8">
        <w:rPr>
          <w:rStyle w:val="affffa"/>
          <w:rFonts w:hint="cs"/>
          <w:spacing w:val="-2"/>
          <w:rtl/>
        </w:rPr>
        <w:t>'</w:t>
      </w:r>
      <w:r w:rsidRPr="001872B8">
        <w:rPr>
          <w:rStyle w:val="affffa"/>
          <w:spacing w:val="-2"/>
          <w:rtl/>
        </w:rPr>
        <w:t>הזה</w:t>
      </w:r>
      <w:r w:rsidRPr="001872B8">
        <w:rPr>
          <w:rStyle w:val="affffa"/>
          <w:rFonts w:hint="cs"/>
          <w:spacing w:val="-2"/>
          <w:rtl/>
        </w:rPr>
        <w:t>'</w:t>
      </w:r>
      <w:r w:rsidRPr="001872B8">
        <w:rPr>
          <w:rStyle w:val="affffa"/>
          <w:spacing w:val="-2"/>
          <w:rtl/>
        </w:rPr>
        <w:t xml:space="preserve"> </w:t>
      </w:r>
      <w:r w:rsidRPr="001872B8">
        <w:rPr>
          <w:rFonts w:ascii="Fb Fontext" w:hAnsi="Fb Fontext"/>
          <w:spacing w:val="-2"/>
          <w:sz w:val="32"/>
          <w:rtl/>
        </w:rPr>
        <w:t xml:space="preserve">התירה </w:t>
      </w:r>
      <w:r w:rsidRPr="001872B8">
        <w:rPr>
          <w:rFonts w:ascii="Fb Fontext" w:hAnsi="Fb Fontext" w:hint="cs"/>
          <w:spacing w:val="-2"/>
          <w:sz w:val="32"/>
          <w:rtl/>
        </w:rPr>
        <w:t>אבל</w:t>
      </w:r>
      <w:r w:rsidRPr="001872B8">
        <w:rPr>
          <w:rFonts w:ascii="Fb Fontext" w:hAnsi="Fb Fontext"/>
          <w:spacing w:val="-2"/>
          <w:sz w:val="32"/>
          <w:rtl/>
        </w:rPr>
        <w:t xml:space="preserve"> בשבוייה לא הימניה</w:t>
      </w:r>
    </w:p>
    <w:p w14:paraId="52725FB3" w14:textId="77777777" w:rsidR="006E0774" w:rsidRPr="00131640" w:rsidRDefault="006E0774" w:rsidP="00841728">
      <w:pPr>
        <w:pStyle w:val="affb"/>
        <w:rPr>
          <w:rtl/>
        </w:rPr>
      </w:pPr>
      <w:r w:rsidRPr="00224C4C">
        <w:rPr>
          <w:rFonts w:hint="cs"/>
          <w:rtl/>
        </w:rPr>
        <w:t>׹</w:t>
      </w:r>
    </w:p>
    <w:p w14:paraId="08CE253B" w14:textId="77777777" w:rsidR="006E0774" w:rsidRPr="00131640" w:rsidRDefault="006E0774" w:rsidP="009D66E0">
      <w:pPr>
        <w:pStyle w:val="afffff8"/>
        <w:framePr w:wrap="around"/>
        <w:rPr>
          <w:rtl/>
        </w:rPr>
      </w:pPr>
      <w:del w:id="20146" w:author="קלוד" w:date="2026-10-06T10:09:14Z">
        <w:r>
          <w:rPr>
            <w:rtl/>
          </w:rPr>
          <w:delText xml:space="preserve">מתני'.</w:delText>
        </w:r>
      </w:del>
      <w:ins w:id="20147" w:author="קלוד" w:date="2026-10-06T10:09:14Z">
        <w:r>
          <w:rPr>
            <w:rtl/>
          </w:rPr>
          <w:t xml:space="preserve">משנה ח</w:t>
        </w:r>
      </w:ins>
    </w:p>
    <w:p w14:paraId="6776FBAF" w14:textId="77777777" w:rsidR="006E0774" w:rsidRPr="001872B8" w:rsidRDefault="006E0774" w:rsidP="00954D80">
      <w:pPr>
        <w:pStyle w:val="afff5"/>
        <w:spacing w:before="120"/>
        <w:rPr>
          <w:spacing w:val="-2"/>
          <w:rtl/>
        </w:rPr>
        <w:pPrChange w:id="90033" w:author="קלוד" w:date="2026-10-08T12:08:16Z">
          <w:pPr>
            <w:pStyle w:val="afff5"/>
          </w:pPr>
        </w:pPrChange>
      </w:pPr>
      <w:r w:rsidRPr="001872B8">
        <w:rPr>
          <w:spacing w:val="-2"/>
          <w:rtl/>
        </w:rPr>
        <w:t>מי שאמר בשעת מיתתו יש לי בנים - נאמן, יש לי אחים - אינו נאמן.</w:t>
      </w:r>
    </w:p>
    <w:p w14:paraId="5AA24BB4" w14:textId="77777777" w:rsidR="006E0774" w:rsidRPr="00131640" w:rsidRDefault="006E0774" w:rsidP="00841728">
      <w:pPr>
        <w:pStyle w:val="affb"/>
        <w:rPr>
          <w:rtl/>
        </w:rPr>
      </w:pPr>
      <w:r w:rsidRPr="00224C4C">
        <w:rPr>
          <w:rFonts w:hint="cs"/>
          <w:rtl/>
        </w:rPr>
        <w:t>׹</w:t>
      </w:r>
    </w:p>
    <w:p w14:paraId="1F3F1E25" w14:textId="77777777" w:rsidR="006E0774" w:rsidRPr="00131640" w:rsidRDefault="006E0774" w:rsidP="006E0774">
      <w:pPr>
        <w:rPr>
          <w:rtl/>
        </w:rPr>
      </w:pPr>
      <w:r w:rsidRPr="00224C4C">
        <w:rPr>
          <w:rFonts w:ascii="Fb Fontext" w:hAnsi="Fb Fontext"/>
          <w:sz w:val="32"/>
          <w:rtl/>
        </w:rPr>
        <w:t>אלמא, נאמן להתיר ואין נאמן לאסור.</w:t>
      </w:r>
    </w:p>
    <w:p w14:paraId="2E2F323E" w14:textId="29F04E39" w:rsidR="00A85AC8" w:rsidRPr="00E600D8" w:rsidRDefault="006E0774" w:rsidP="00143463">
      <w:pPr>
        <w:pStyle w:val="38"/>
        <w:framePr w:wrap="notBeside"/>
        <w:rPr>
          <w:rtl/>
        </w:rPr>
      </w:pPr>
      <w:r w:rsidRPr="00E600D8">
        <w:rPr>
          <w:rFonts w:hint="cs"/>
          <w:rtl/>
        </w:rPr>
        <w:t xml:space="preserve">והא </w:t>
      </w:r>
      <w:r w:rsidRPr="00E600D8">
        <w:rPr>
          <w:rtl/>
        </w:rPr>
        <w:t>דתניא</w:t>
      </w:r>
      <w:r w:rsidR="00A85AC8" w:rsidRPr="00E600D8">
        <w:rPr>
          <w:rtl/>
        </w:rPr>
        <w:t>:</w:t>
      </w:r>
    </w:p>
    <w:p w14:paraId="2D9030D1" w14:textId="1635EF6F" w:rsidR="006E0774" w:rsidRPr="00131640" w:rsidRDefault="006E0774" w:rsidP="00143463">
      <w:pPr>
        <w:rPr>
          <w:rtl/>
        </w:rPr>
      </w:pPr>
      <w:r w:rsidRPr="00224C4C">
        <w:rPr>
          <w:rFonts w:ascii="Fb Fontext" w:hAnsi="Fb Fontext"/>
          <w:rtl/>
        </w:rPr>
        <w:t>בשעת קידושין אמר יש לו בנים, בשעת מיתה אמר אין לו בנים,</w:t>
      </w:r>
      <w:r w:rsidRPr="00224C4C">
        <w:rPr>
          <w:rFonts w:ascii="Fb Fontext" w:hAnsi="Fb Fontext" w:hint="cs"/>
          <w:rtl/>
        </w:rPr>
        <w:t xml:space="preserve">         </w:t>
      </w:r>
      <w:r w:rsidRPr="008454FD">
        <w:rPr>
          <w:rFonts w:ascii="Fb Fontext" w:hAnsi="Fb Fontext"/>
          <w:spacing w:val="2"/>
          <w:rtl/>
        </w:rPr>
        <w:t>בשעת קידושין אמר אין לו אחים, בשעת מיתה אמר יש לו אחים</w:t>
      </w:r>
      <w:r w:rsidRPr="008454FD">
        <w:rPr>
          <w:rFonts w:ascii="Fb Fontext" w:hAnsi="Fb Fontext" w:hint="cs"/>
          <w:spacing w:val="2"/>
          <w:rtl/>
        </w:rPr>
        <w:t>,</w:t>
      </w:r>
    </w:p>
    <w:p w14:paraId="4989198E" w14:textId="274786F0" w:rsidR="00A85AC8" w:rsidRPr="00E600D8" w:rsidRDefault="006E0774" w:rsidP="00143463">
      <w:pPr>
        <w:pStyle w:val="38"/>
        <w:framePr w:wrap="notBeside"/>
        <w:rPr>
          <w:rtl/>
        </w:rPr>
      </w:pPr>
      <w:r w:rsidRPr="00E600D8">
        <w:rPr>
          <w:rFonts w:hint="cs"/>
          <w:rtl/>
        </w:rPr>
        <w:t>לרבי</w:t>
      </w:r>
      <w:r w:rsidR="00A85AC8" w:rsidRPr="00E600D8">
        <w:rPr>
          <w:rFonts w:hint="cs"/>
          <w:rtl/>
        </w:rPr>
        <w:t>:</w:t>
      </w:r>
    </w:p>
    <w:p w14:paraId="0DEDB18A" w14:textId="717FA926" w:rsidR="006E0774" w:rsidRPr="00131640" w:rsidRDefault="006E0774" w:rsidP="00510192">
      <w:pPr>
        <w:spacing w:after="120"/>
        <w:rPr>
          <w:rtl/>
        </w:rPr>
      </w:pPr>
      <w:r w:rsidRPr="00224C4C">
        <w:rPr>
          <w:rFonts w:ascii="Fb Fontext" w:hAnsi="Fb Fontext"/>
          <w:sz w:val="32"/>
          <w:rtl/>
        </w:rPr>
        <w:t>נאמן להתיר ו</w:t>
      </w:r>
      <w:r w:rsidR="00143463">
        <w:rPr>
          <w:rFonts w:ascii="Fb Fontext" w:hAnsi="Fb Fontext" w:hint="cs"/>
          <w:sz w:val="32"/>
          <w:rtl/>
        </w:rPr>
        <w:t>לא</w:t>
      </w:r>
      <w:r w:rsidRPr="00224C4C">
        <w:rPr>
          <w:rFonts w:ascii="Fb Fontext" w:hAnsi="Fb Fontext"/>
          <w:sz w:val="32"/>
          <w:rtl/>
        </w:rPr>
        <w:t xml:space="preserve"> לאסור.</w:t>
      </w:r>
      <w:r w:rsidR="00143463">
        <w:rPr>
          <w:rStyle w:val="afffa"/>
          <w:rFonts w:ascii="Fb Fontext" w:hAnsi="Fb Fontext" w:cs="BA TM • Vilna Extra-Bold" w:hint="cs"/>
          <w:bCs w:val="0"/>
          <w:rtl/>
        </w:rPr>
        <w:t xml:space="preserve"> </w:t>
      </w:r>
      <w:r w:rsidRPr="00143463">
        <w:rPr>
          <w:rStyle w:val="afffff3"/>
          <w:rFonts w:hint="cs"/>
          <w:rtl/>
        </w:rPr>
        <w:t>לר</w:t>
      </w:r>
      <w:r w:rsidRPr="00143463">
        <w:rPr>
          <w:rStyle w:val="afffff3"/>
          <w:rtl/>
        </w:rPr>
        <w:t>"</w:t>
      </w:r>
      <w:r w:rsidRPr="00143463">
        <w:rPr>
          <w:rStyle w:val="afffff3"/>
          <w:rFonts w:hint="cs"/>
          <w:rtl/>
        </w:rPr>
        <w:t>נ</w:t>
      </w:r>
      <w:r w:rsidRPr="00143463">
        <w:rPr>
          <w:rStyle w:val="afffff3"/>
          <w:rtl/>
        </w:rPr>
        <w:t>:</w:t>
      </w:r>
      <w:r w:rsidRPr="00210DF6">
        <w:rPr>
          <w:rStyle w:val="afffa"/>
          <w:rFonts w:ascii="Fb Fontext" w:hAnsi="Fb Fontext" w:cs="BA TM • Vilna Extra-Bold"/>
          <w:bCs w:val="0"/>
          <w:rtl/>
        </w:rPr>
        <w:t xml:space="preserve"> אף נאמן לאסור</w:t>
      </w:r>
    </w:p>
    <w:p w14:paraId="476AD014" w14:textId="59BAFA28" w:rsidR="00A85AC8" w:rsidRPr="00E600D8" w:rsidRDefault="006E0774" w:rsidP="00143463">
      <w:pPr>
        <w:pStyle w:val="38"/>
        <w:framePr w:wrap="notBeside"/>
        <w:rPr>
          <w:rtl/>
        </w:rPr>
      </w:pPr>
      <w:r w:rsidRPr="00E600D8">
        <w:rPr>
          <w:rFonts w:hint="cs"/>
          <w:rtl/>
        </w:rPr>
        <w:t>רבא</w:t>
      </w:r>
      <w:r w:rsidR="00A85AC8" w:rsidRPr="00E600D8">
        <w:rPr>
          <w:rFonts w:hint="cs"/>
          <w:rtl/>
        </w:rPr>
        <w:t>:</w:t>
      </w:r>
    </w:p>
    <w:p w14:paraId="72C0B7BF" w14:textId="4CE34F6C" w:rsidR="006E0774" w:rsidRPr="00131640" w:rsidRDefault="00143463" w:rsidP="00510192">
      <w:pPr>
        <w:jc w:val="left"/>
        <w:rPr>
          <w:rtl/>
        </w:rPr>
      </w:pPr>
      <w:r>
        <w:rPr>
          <w:rFonts w:ascii="Fb Fontext" w:hAnsi="Fb Fontext" w:hint="cs"/>
          <w:sz w:val="32"/>
          <w:rtl/>
        </w:rPr>
        <w:t>ד</w:t>
      </w:r>
      <w:r w:rsidR="006E0774" w:rsidRPr="00224C4C">
        <w:rPr>
          <w:rFonts w:ascii="Fb Fontext" w:hAnsi="Fb Fontext" w:hint="cs"/>
          <w:sz w:val="32"/>
          <w:rtl/>
        </w:rPr>
        <w:t xml:space="preserve">ווקא </w:t>
      </w:r>
      <w:r>
        <w:rPr>
          <w:rFonts w:ascii="Fb Fontext" w:hAnsi="Fb Fontext" w:hint="cs"/>
          <w:sz w:val="32"/>
          <w:rtl/>
        </w:rPr>
        <w:t>כ</w:t>
      </w:r>
      <w:r w:rsidR="006E0774" w:rsidRPr="00224C4C">
        <w:rPr>
          <w:rFonts w:ascii="Fb Fontext" w:hAnsi="Fb Fontext" w:hint="cs"/>
          <w:sz w:val="32"/>
          <w:rtl/>
        </w:rPr>
        <w:t>שבשעת מיתה חוזר בו אפשר שלא רצה למות בשקרו</w:t>
      </w:r>
    </w:p>
    <w:p w14:paraId="1DC41EBC" w14:textId="438037DF" w:rsidR="00A85AC8" w:rsidRPr="00E600D8" w:rsidRDefault="006E0774" w:rsidP="00143463">
      <w:pPr>
        <w:pStyle w:val="38"/>
        <w:framePr w:wrap="notBeside"/>
        <w:rPr>
          <w:rtl/>
        </w:rPr>
      </w:pPr>
      <w:r w:rsidRPr="00E600D8">
        <w:rPr>
          <w:rtl/>
        </w:rPr>
        <w:t>אביי</w:t>
      </w:r>
      <w:r w:rsidR="00A85AC8" w:rsidRPr="00E600D8">
        <w:rPr>
          <w:rtl/>
        </w:rPr>
        <w:t>:</w:t>
      </w:r>
    </w:p>
    <w:p w14:paraId="50000EBA" w14:textId="7672661B" w:rsidR="009469D7" w:rsidRDefault="006E0774" w:rsidP="00510192">
      <w:pPr>
        <w:rPr>
          <w:rStyle w:val="afffff3"/>
          <w:rtl/>
        </w:rPr>
      </w:pPr>
      <w:r w:rsidRPr="00224C4C">
        <w:rPr>
          <w:rFonts w:ascii="Fb Fontext" w:hAnsi="Fb Fontext" w:hint="cs"/>
          <w:rtl/>
        </w:rPr>
        <w:t>אדרבה כ</w:t>
      </w:r>
      <w:r w:rsidRPr="00224C4C">
        <w:rPr>
          <w:rFonts w:ascii="Fb Fontext" w:hAnsi="Fb Fontext"/>
          <w:rtl/>
        </w:rPr>
        <w:t>"</w:t>
      </w:r>
      <w:r w:rsidRPr="00224C4C">
        <w:rPr>
          <w:rFonts w:ascii="Fb Fontext" w:hAnsi="Fb Fontext" w:hint="cs"/>
          <w:rtl/>
        </w:rPr>
        <w:t xml:space="preserve">ש </w:t>
      </w:r>
      <w:r w:rsidR="00143463">
        <w:rPr>
          <w:rFonts w:ascii="Fb Fontext" w:hAnsi="Fb Fontext" w:hint="cs"/>
          <w:rtl/>
        </w:rPr>
        <w:t>כש</w:t>
      </w:r>
      <w:r w:rsidRPr="00224C4C">
        <w:rPr>
          <w:rFonts w:ascii="Fb Fontext" w:hAnsi="Fb Fontext" w:hint="cs"/>
          <w:rtl/>
        </w:rPr>
        <w:t>לא מרע לדיבוריה שיאמן</w:t>
      </w:r>
    </w:p>
    <w:p w14:paraId="05F260CE" w14:textId="77777777" w:rsidR="00A85AC8" w:rsidRPr="00E600D8" w:rsidRDefault="006E0774" w:rsidP="00400635">
      <w:pPr>
        <w:pStyle w:val="38"/>
        <w:framePr w:wrap="notBeside"/>
        <w:rPr>
          <w:rtl/>
        </w:rPr>
      </w:pPr>
      <w:r w:rsidRPr="00E600D8">
        <w:rPr>
          <w:rFonts w:hint="cs"/>
          <w:rtl/>
        </w:rPr>
        <w:t>אלא</w:t>
      </w:r>
      <w:r w:rsidR="00A85AC8" w:rsidRPr="00E600D8">
        <w:rPr>
          <w:rtl/>
        </w:rPr>
        <w:t>:</w:t>
      </w:r>
    </w:p>
    <w:p w14:paraId="19DC7D8E" w14:textId="6021A636" w:rsidR="009469D7" w:rsidRDefault="006E0774" w:rsidP="005564FD">
      <w:pPr>
        <w:rPr>
          <w:rFonts w:ascii="Fb Fontext" w:hAnsi="Fb Fontext"/>
          <w:rtl/>
        </w:rPr>
      </w:pPr>
      <w:r w:rsidRPr="00196D6B">
        <w:rPr>
          <w:rFonts w:cs="BA TM • Vilna Extra-Bold" w:hint="cs"/>
          <w:rtl/>
        </w:rPr>
        <w:t xml:space="preserve">מתני </w:t>
      </w:r>
      <w:r w:rsidRPr="00210DF6">
        <w:rPr>
          <w:rStyle w:val="afffa"/>
          <w:rFonts w:ascii="Fb Fontext" w:hAnsi="Fb Fontext" w:cs="BA TM • Vilna Extra-Bold" w:hint="cs"/>
          <w:bCs w:val="0"/>
          <w:rtl/>
        </w:rPr>
        <w:t>דלא מוחזק בבנים ואחים</w:t>
      </w:r>
      <w:r w:rsidR="005564FD">
        <w:rPr>
          <w:rFonts w:ascii="Fb Fontext" w:hAnsi="Fb Fontext" w:hint="cs"/>
          <w:rtl/>
        </w:rPr>
        <w:t xml:space="preserve">, </w:t>
      </w:r>
      <w:r w:rsidRPr="005564FD">
        <w:rPr>
          <w:rStyle w:val="afffff3"/>
          <w:rFonts w:hint="cs"/>
          <w:rtl/>
        </w:rPr>
        <w:t>וא</w:t>
      </w:r>
      <w:r w:rsidRPr="005564FD">
        <w:rPr>
          <w:rStyle w:val="afffff3"/>
          <w:rtl/>
        </w:rPr>
        <w:t>"</w:t>
      </w:r>
      <w:r w:rsidRPr="005564FD">
        <w:rPr>
          <w:rStyle w:val="afffff3"/>
          <w:rFonts w:hint="cs"/>
          <w:rtl/>
        </w:rPr>
        <w:t>כ</w:t>
      </w:r>
      <w:r w:rsidR="005564FD">
        <w:rPr>
          <w:rFonts w:ascii="Fb Fontext" w:hAnsi="Fb Fontext" w:hint="cs"/>
          <w:rtl/>
        </w:rPr>
        <w:t xml:space="preserve"> </w:t>
      </w:r>
      <w:r w:rsidRPr="00224C4C">
        <w:rPr>
          <w:rFonts w:ascii="Fb Fontext" w:hAnsi="Fb Fontext" w:hint="cs"/>
          <w:rtl/>
        </w:rPr>
        <w:t>גבי בנים נאמן שבא להתיר</w:t>
      </w:r>
    </w:p>
    <w:p w14:paraId="0FF94806" w14:textId="1F1C4053" w:rsidR="006E0774" w:rsidRPr="00131640" w:rsidRDefault="006E0774" w:rsidP="005564FD">
      <w:pPr>
        <w:ind w:left="678" w:firstLine="113"/>
        <w:rPr>
          <w:rtl/>
        </w:rPr>
      </w:pPr>
      <w:r w:rsidRPr="00224C4C">
        <w:rPr>
          <w:rFonts w:ascii="Fb Fontext" w:hAnsi="Fb Fontext" w:hint="cs"/>
          <w:rtl/>
        </w:rPr>
        <w:t xml:space="preserve">וגבי אחים אינו נאמן </w:t>
      </w:r>
      <w:r w:rsidR="005564FD">
        <w:rPr>
          <w:rFonts w:ascii="Fb Fontext" w:hAnsi="Fb Fontext" w:hint="cs"/>
          <w:rtl/>
        </w:rPr>
        <w:t>שאינו יכול</w:t>
      </w:r>
      <w:r w:rsidRPr="00224C4C">
        <w:rPr>
          <w:rFonts w:ascii="Fb Fontext" w:hAnsi="Fb Fontext" w:hint="cs"/>
          <w:rtl/>
        </w:rPr>
        <w:t xml:space="preserve"> לאוסרה אכו</w:t>
      </w:r>
      <w:r w:rsidRPr="00224C4C">
        <w:rPr>
          <w:rFonts w:ascii="Fb Fontext" w:hAnsi="Fb Fontext"/>
          <w:rtl/>
        </w:rPr>
        <w:t>"</w:t>
      </w:r>
      <w:r w:rsidRPr="00224C4C">
        <w:rPr>
          <w:rFonts w:ascii="Fb Fontext" w:hAnsi="Fb Fontext" w:hint="cs"/>
          <w:rtl/>
        </w:rPr>
        <w:t>ע</w:t>
      </w:r>
    </w:p>
    <w:p w14:paraId="694CBD62" w14:textId="255144F0" w:rsidR="006E0774" w:rsidRPr="00131640" w:rsidRDefault="006E0774" w:rsidP="006E0774">
      <w:pPr>
        <w:rPr>
          <w:rtl/>
        </w:rPr>
      </w:pPr>
      <w:r w:rsidRPr="00196D6B">
        <w:rPr>
          <w:rFonts w:ascii="Fb Fontext" w:hAnsi="Fb Fontext" w:cs="BA TM • Vilna Extra-Bold"/>
          <w:rtl/>
        </w:rPr>
        <w:t>ברייתא</w:t>
      </w:r>
      <w:r w:rsidRPr="00224C4C">
        <w:rPr>
          <w:rFonts w:ascii="Fb Fontext" w:hAnsi="Fb Fontext"/>
          <w:rtl/>
        </w:rPr>
        <w:t xml:space="preserve"> מוחזק </w:t>
      </w:r>
      <w:r w:rsidRPr="00224C4C">
        <w:rPr>
          <w:rFonts w:ascii="Fb Fontext" w:hAnsi="Fb Fontext" w:hint="cs"/>
          <w:rtl/>
        </w:rPr>
        <w:t>באחי ולא בבני דמה לי לשקר</w:t>
      </w:r>
      <w:r w:rsidRPr="00224C4C">
        <w:rPr>
          <w:rFonts w:ascii="Fb Fontext" w:hAnsi="Fb Fontext"/>
          <w:rtl/>
        </w:rPr>
        <w:t xml:space="preserve"> </w:t>
      </w:r>
      <w:r w:rsidRPr="00224C4C">
        <w:rPr>
          <w:rFonts w:ascii="Fb Fontext" w:hAnsi="Fb Fontext" w:hint="cs"/>
          <w:rtl/>
        </w:rPr>
        <w:t>שיכול לפטור בגט</w:t>
      </w:r>
    </w:p>
    <w:p w14:paraId="19588F6C" w14:textId="092F6D52" w:rsidR="00A85AC8" w:rsidRPr="00E600D8" w:rsidRDefault="006E0774" w:rsidP="00C01E5A">
      <w:pPr>
        <w:pStyle w:val="38"/>
        <w:framePr w:wrap="notBeside"/>
        <w:rPr>
          <w:rtl/>
        </w:rPr>
      </w:pPr>
      <w:r w:rsidRPr="00E600D8">
        <w:rPr>
          <w:rFonts w:hint="cs"/>
          <w:rtl/>
        </w:rPr>
        <w:t>לרבי</w:t>
      </w:r>
      <w:r w:rsidR="00A85AC8" w:rsidRPr="00E600D8">
        <w:rPr>
          <w:rtl/>
        </w:rPr>
        <w:t>:</w:t>
      </w:r>
    </w:p>
    <w:p w14:paraId="400A4313" w14:textId="3A924B1E" w:rsidR="006E0774" w:rsidRPr="00131640" w:rsidRDefault="006E0774" w:rsidP="006E0774">
      <w:pPr>
        <w:rPr>
          <w:rtl/>
        </w:rPr>
      </w:pPr>
      <w:r w:rsidRPr="00224C4C">
        <w:rPr>
          <w:rFonts w:ascii="Fb Fontext" w:hAnsi="Fb Fontext"/>
          <w:rtl/>
        </w:rPr>
        <w:t>מה לי לשקר כעדים דמי, ואתו עדים עקרי חזקה.</w:t>
      </w:r>
    </w:p>
    <w:p w14:paraId="251D98C9" w14:textId="365A35C5" w:rsidR="00A85AC8" w:rsidRPr="00E600D8" w:rsidRDefault="008454FD" w:rsidP="00C01E5A">
      <w:pPr>
        <w:pStyle w:val="38"/>
        <w:framePr w:wrap="notBeside"/>
        <w:rPr>
          <w:rtl/>
        </w:rPr>
      </w:pPr>
      <w:r w:rsidRPr="00E600D8">
        <w:rPr>
          <w:rtl/>
        </w:rPr>
        <w:t>◄</w:t>
      </w:r>
      <w:r w:rsidRPr="00E600D8">
        <w:rPr>
          <w:rFonts w:hint="cs"/>
          <w:rtl/>
        </w:rPr>
        <w:t xml:space="preserve"> </w:t>
      </w:r>
      <w:r w:rsidRPr="00E600D8">
        <w:rPr>
          <w:rtl/>
        </w:rPr>
        <w:tab/>
      </w:r>
      <w:r w:rsidR="006E0774" w:rsidRPr="00E600D8">
        <w:rPr>
          <w:rtl/>
        </w:rPr>
        <w:t>ו</w:t>
      </w:r>
      <w:r w:rsidR="006E0774" w:rsidRPr="00E600D8">
        <w:rPr>
          <w:rFonts w:hint="cs"/>
          <w:rtl/>
        </w:rPr>
        <w:t>ל</w:t>
      </w:r>
      <w:r w:rsidR="006E0774" w:rsidRPr="00E600D8">
        <w:rPr>
          <w:rtl/>
        </w:rPr>
        <w:t>ר"</w:t>
      </w:r>
      <w:r w:rsidR="006E0774" w:rsidRPr="00E600D8">
        <w:rPr>
          <w:rFonts w:hint="cs"/>
          <w:rtl/>
        </w:rPr>
        <w:t>נ</w:t>
      </w:r>
      <w:r w:rsidR="00A85AC8" w:rsidRPr="00E600D8">
        <w:rPr>
          <w:rtl/>
        </w:rPr>
        <w:t>:</w:t>
      </w:r>
    </w:p>
    <w:p w14:paraId="64BC0E03" w14:textId="0A2413F0" w:rsidR="006E0774" w:rsidRPr="00131640" w:rsidRDefault="006E0774" w:rsidP="006E0774">
      <w:pPr>
        <w:rPr>
          <w:rtl/>
        </w:rPr>
      </w:pPr>
      <w:r w:rsidRPr="00224C4C">
        <w:rPr>
          <w:rFonts w:ascii="Fb Fontext" w:hAnsi="Fb Fontext"/>
          <w:rtl/>
        </w:rPr>
        <w:t>מה לי לשקר כחזקה דמי, לא אתי חזקה ועקרה חזקה לגמרי.</w:t>
      </w:r>
    </w:p>
    <w:p w14:paraId="1D726853" w14:textId="77777777" w:rsidR="006E0774" w:rsidRPr="00131640" w:rsidRDefault="006E0774" w:rsidP="00841728">
      <w:pPr>
        <w:pStyle w:val="affb"/>
        <w:rPr>
          <w:rtl/>
        </w:rPr>
      </w:pPr>
      <w:r w:rsidRPr="00224C4C">
        <w:rPr>
          <w:rFonts w:hint="cs"/>
          <w:rtl/>
        </w:rPr>
        <w:t>׹</w:t>
      </w:r>
    </w:p>
    <w:p w14:paraId="49190CD2" w14:textId="77777777" w:rsidR="006E0774" w:rsidRPr="00131640" w:rsidRDefault="006E0774" w:rsidP="009D66E0">
      <w:pPr>
        <w:pStyle w:val="afffff8"/>
        <w:framePr w:wrap="around"/>
        <w:rPr>
          <w:rtl/>
        </w:rPr>
      </w:pPr>
      <w:del w:id="20148" w:author="קלוד" w:date="2026-10-06T10:09:14Z">
        <w:r>
          <w:rPr>
            <w:rStyle w:val="afffa"/>
            <w:rFonts w:ascii="Fb Fontext" w:hAnsi="Fb Fontext"/>
            <w:rtl/>
          </w:rPr>
          <w:delText xml:space="preserve">מתני'.</w:delText>
        </w:r>
      </w:del>
      <w:ins w:id="20149" w:author="קלוד" w:date="2026-10-06T10:09:14Z">
        <w:r>
          <w:rPr>
            <w:rStyle w:val="afffa"/>
            <w:rFonts w:ascii="Fb Fontext" w:hAnsi="Fb Fontext"/>
            <w:rtl/>
          </w:rPr>
          <w:t xml:space="preserve">משנה ח</w:t>
        </w:r>
      </w:ins>
    </w:p>
    <w:p w14:paraId="610DB7DE" w14:textId="77777777" w:rsidR="006E0774" w:rsidRPr="00131640" w:rsidRDefault="006E0774" w:rsidP="00477FF8">
      <w:pPr>
        <w:pStyle w:val="afff5"/>
        <w:spacing w:after="120" w:before="120"/>
        <w:jc w:val="center"/>
        <w:rPr>
          <w:rtl/>
        </w:rPr>
        <w:pPrChange w:id="90034" w:author="קלוד" w:date="2026-10-08T12:08:16Z">
          <w:pPr>
            <w:pStyle w:val="afff5"/>
            <w:spacing w:after="120"/>
            <w:jc w:val="center"/>
          </w:pPr>
        </w:pPrChange>
      </w:pPr>
      <w:r w:rsidRPr="00224C4C">
        <w:rPr>
          <w:rStyle w:val="afffa"/>
          <w:rFonts w:ascii="Fb Fontext" w:hAnsi="Fb Fontext"/>
          <w:b/>
          <w:rtl/>
        </w:rPr>
        <w:t>המקדש את בתו סתם - אין הבוגרות בכלל.</w:t>
      </w:r>
    </w:p>
    <w:p w14:paraId="6653A8D9" w14:textId="77777777" w:rsidR="006E0774" w:rsidRPr="00131640" w:rsidRDefault="006E0774" w:rsidP="00954D80">
      <w:pPr>
        <w:pStyle w:val="afff5"/>
        <w:rPr>
          <w:rtl/>
        </w:rPr>
      </w:pPr>
      <w:r w:rsidRPr="00224C4C">
        <w:rPr>
          <w:rtl/>
        </w:rPr>
        <w:t>מי שיש לו שתי כיתי בנות משתי נשים, ואמר: קדשתי את בתי הגדולה, ואיני יודע אם גדולה שבגדולות, או גדולה שבקטנות, או קטנה שבגדולות שהיא גדולה מן הגדולות שבקטנות</w:t>
      </w:r>
    </w:p>
    <w:p w14:paraId="32816792" w14:textId="6619A757" w:rsidR="006E0774" w:rsidRPr="00131640" w:rsidRDefault="00477FF8" w:rsidP="00954D80">
      <w:pPr>
        <w:pStyle w:val="afff5"/>
        <w:rPr>
          <w:rtl/>
        </w:rPr>
      </w:pPr>
      <w:r w:rsidRPr="00477FF8">
        <w:rPr>
          <w:rStyle w:val="TanaimMishna"/>
          <w:rFonts w:hint="cs"/>
          <w:rtl/>
          <w:rPrChange w:id="20046" w:author="קלוד" w:date="2026-10-06T10:09:14Z">
            <w:rPr>
              <w:rStyle w:val="afffff3"/>
              <w:rFonts w:hint="cs"/>
              <w:rtl/>
            </w:rPr>
          </w:rPrChange>
        </w:rPr>
        <w:t>ר''מ</w:t>
      </w:r>
      <w:r>
        <w:rPr>
          <w:rStyle w:val="TanaimMishna"/>
          <w:rFonts w:hint="cs"/>
          <w:rtl/>
          <w:rPrChange w:id="20047" w:author="קלוד" w:date="2026-10-06T10:09:14Z">
            <w:rPr>
              <w:rStyle w:val="afffff3"/>
              <w:rFonts w:hint="cs"/>
              <w:rtl/>
            </w:rPr>
          </w:rPrChange>
        </w:rPr>
        <w:t>:</w:t>
      </w:r>
      <w:r w:rsidR="006E0774" w:rsidRPr="00224C4C">
        <w:rPr>
          <w:rStyle w:val="afffa"/>
          <w:rFonts w:ascii="Fb Fontext" w:hAnsi="Fb Fontext"/>
          <w:b/>
          <w:rtl/>
        </w:rPr>
        <w:t xml:space="preserve"> כולן אסורות, חוץ מן הקטנה שבקטנות.</w:t>
      </w:r>
    </w:p>
    <w:p w14:paraId="296F249B" w14:textId="37078C9B" w:rsidR="006E0774" w:rsidRPr="00131640" w:rsidRDefault="006E0774" w:rsidP="00477FF8">
      <w:pPr>
        <w:pStyle w:val="afff5"/>
        <w:spacing w:after="120"/>
        <w:rPr>
          <w:rtl/>
        </w:rPr>
      </w:pPr>
      <w:r w:rsidRPr="00477FF8">
        <w:rPr>
          <w:rStyle w:val="TanaimMishna"/>
          <w:rtl/>
          <w:rPrChange w:id="20048" w:author="קלוד" w:date="2026-10-06T10:09:14Z">
            <w:rPr>
              <w:rStyle w:val="afffff3"/>
              <w:rtl/>
            </w:rPr>
          </w:rPrChange>
        </w:rPr>
        <w:t>רבי יוסי:</w:t>
      </w:r>
      <w:r w:rsidRPr="00224C4C">
        <w:rPr>
          <w:rStyle w:val="afffa"/>
          <w:rFonts w:ascii="Fb Fontext" w:hAnsi="Fb Fontext"/>
          <w:b/>
          <w:rtl/>
        </w:rPr>
        <w:t xml:space="preserve"> כולן מותרות, חוץ מן הגדולה שבגדולות.</w:t>
      </w:r>
    </w:p>
    <w:p w14:paraId="27DC1C9C" w14:textId="77777777" w:rsidR="006E0774" w:rsidRPr="00131640" w:rsidRDefault="006E0774" w:rsidP="00954D80">
      <w:pPr>
        <w:pStyle w:val="afff5"/>
        <w:rPr>
          <w:rtl/>
        </w:rPr>
      </w:pPr>
      <w:r w:rsidRPr="00224C4C">
        <w:rPr>
          <w:rStyle w:val="afffa"/>
          <w:rFonts w:ascii="Fb Fontext" w:hAnsi="Fb Fontext"/>
          <w:b/>
          <w:rtl/>
        </w:rPr>
        <w:t>קדשתי את בתי הקטנה, ואיני יודע אם קטנה שבקטנות, או קטנה שבגדולות,</w:t>
      </w:r>
    </w:p>
    <w:p w14:paraId="42425F65" w14:textId="77777777" w:rsidR="006E0774" w:rsidRPr="00131640" w:rsidRDefault="006E0774" w:rsidP="00954D80">
      <w:pPr>
        <w:pStyle w:val="afff5"/>
        <w:rPr>
          <w:rtl/>
        </w:rPr>
      </w:pPr>
      <w:r w:rsidRPr="00224C4C">
        <w:rPr>
          <w:rStyle w:val="afffa"/>
          <w:rFonts w:ascii="Fb Fontext" w:hAnsi="Fb Fontext"/>
          <w:b/>
          <w:rtl/>
        </w:rPr>
        <w:t>או גדולה שבקטנות שהיא קטנה מן הקטנות שבגדולות</w:t>
      </w:r>
    </w:p>
    <w:p w14:paraId="07526D8D" w14:textId="6091E558" w:rsidR="006E0774" w:rsidRPr="00131640" w:rsidRDefault="00477FF8" w:rsidP="00954D80">
      <w:pPr>
        <w:pStyle w:val="afff5"/>
        <w:rPr>
          <w:rtl/>
        </w:rPr>
      </w:pPr>
      <w:r w:rsidRPr="00DC59C6">
        <w:rPr>
          <w:rStyle w:val="TanaimMishna"/>
          <w:rFonts w:hint="cs"/>
          <w:rtl/>
          <w:rPrChange w:id="20049" w:author="קלוד" w:date="2026-10-06T10:09:14Z">
            <w:rPr>
              <w:rStyle w:val="afffff3"/>
              <w:rFonts w:hint="cs"/>
              <w:rtl/>
            </w:rPr>
          </w:rPrChange>
        </w:rPr>
        <w:t>לר''מ</w:t>
      </w:r>
      <w:r w:rsidR="006E0774" w:rsidRPr="00224C4C">
        <w:rPr>
          <w:rStyle w:val="afffa"/>
          <w:rFonts w:ascii="Fb Fontext" w:hAnsi="Fb Fontext"/>
          <w:b/>
          <w:rtl/>
        </w:rPr>
        <w:t xml:space="preserve"> כולן אסורות, חוץ מן הגדולה שבגדולות</w:t>
      </w:r>
      <w:r w:rsidR="00DC59C6">
        <w:rPr>
          <w:rStyle w:val="afffa"/>
          <w:rFonts w:ascii="Fb Fontext" w:hAnsi="Fb Fontext" w:hint="cs"/>
          <w:b/>
          <w:rtl/>
        </w:rPr>
        <w:t>.</w:t>
      </w:r>
    </w:p>
    <w:p w14:paraId="0041751F" w14:textId="4B27F904" w:rsidR="006E0774" w:rsidRPr="00131640" w:rsidRDefault="006E0774" w:rsidP="00954D80">
      <w:pPr>
        <w:pStyle w:val="afff5"/>
        <w:rPr>
          <w:rtl/>
        </w:rPr>
      </w:pPr>
      <w:r w:rsidRPr="00DC59C6">
        <w:rPr>
          <w:rStyle w:val="TanaimMishna"/>
          <w:rtl/>
          <w:rPrChange w:id="20050" w:author="קלוד" w:date="2026-10-06T10:09:14Z">
            <w:rPr>
              <w:rStyle w:val="afffff3"/>
              <w:rtl/>
            </w:rPr>
          </w:rPrChange>
        </w:rPr>
        <w:t>רבי יוסי</w:t>
      </w:r>
      <w:r w:rsidR="00DC59C6">
        <w:rPr>
          <w:rStyle w:val="TanaimMishna"/>
          <w:rFonts w:hint="cs"/>
          <w:rtl/>
          <w:rPrChange w:id="20051" w:author="קלוד" w:date="2026-10-06T10:09:14Z">
            <w:rPr>
              <w:rStyle w:val="afffff3"/>
              <w:rFonts w:hint="cs"/>
              <w:rtl/>
            </w:rPr>
          </w:rPrChange>
        </w:rPr>
        <w:t>:</w:t>
      </w:r>
      <w:r w:rsidRPr="00DC59C6">
        <w:rPr>
          <w:rStyle w:val="TanaimMishna"/>
          <w:rtl/>
          <w:rPrChange w:id="20052" w:author="קלוד" w:date="2026-10-06T10:09:14Z">
            <w:rPr>
              <w:rStyle w:val="afffff3"/>
              <w:rtl/>
            </w:rPr>
          </w:rPrChange>
        </w:rPr>
        <w:t xml:space="preserve"> </w:t>
      </w:r>
      <w:r w:rsidRPr="00224C4C">
        <w:rPr>
          <w:rStyle w:val="afffa"/>
          <w:rFonts w:ascii="Fb Fontext" w:hAnsi="Fb Fontext"/>
          <w:b/>
          <w:rtl/>
        </w:rPr>
        <w:t>כולן מותרות, חוץ מן הקטנה שבקטנות.</w:t>
      </w:r>
    </w:p>
    <w:p w14:paraId="6A36D0E5" w14:textId="77777777" w:rsidR="006E0774" w:rsidRPr="00131640" w:rsidRDefault="006E0774" w:rsidP="00841728">
      <w:pPr>
        <w:pStyle w:val="affb"/>
        <w:rPr>
          <w:del w:id="90112" w:author="מנוע עיצוב" w:date="2026-10-08T11:01:28Z"/>
          <w:rtl/>
        </w:rPr>
      </w:pPr>
      <w:del w:id="90111" w:author="מנוע עיצוב" w:date="2026-10-08T11:01:28Z">
        <w:r w:rsidRPr="00224C4C">
          <w:rPr>
            <w:rFonts w:hint="cs"/>
            <w:rtl/>
          </w:rPr>
          <w:delText xml:space="preserve">׹</w:delText>
        </w:r>
      </w:del>
    </w:p>
    <w:p w14:paraId="53F8C898" w14:textId="77777777" w:rsidR="006E0774" w:rsidRPr="00131640" w:rsidRDefault="006E0774" w:rsidP="002A094E">
      <w:pPr>
        <w:pStyle w:val="afffd"/>
        <w:rPr>
          <w:rtl/>
        </w:rPr>
      </w:pPr>
      <w:ins w:id="9816" w:author="מספור קטעי משנה" w:date="2026-10-06T10:04:35Z">
        <w:r>
          <w:rPr>
            <w:rStyle w:val="MisparKeta"/>
          </w:rPr>
          <w:t xml:space="preserve">א. </w:t>
        </w:r>
      </w:ins>
      <w:r w:rsidRPr="00224C4C">
        <w:rPr>
          <w:rStyle w:val="afffa"/>
          <w:rFonts w:ascii="Fb Fontext" w:hAnsi="Fb Fontext"/>
          <w:b/>
          <w:spacing w:val="4"/>
          <w:rtl/>
        </w:rPr>
        <w:t>המקדש את בתו סתם - אין הבוגרות בכלל.</w:t>
      </w:r>
    </w:p>
    <w:p w14:paraId="332ED5A6" w14:textId="77777777" w:rsidR="009469D7" w:rsidRDefault="006E0774" w:rsidP="006E0774">
      <w:pPr>
        <w:rPr>
          <w:rFonts w:ascii="Fb Fontext" w:hAnsi="Fb Fontext"/>
          <w:sz w:val="32"/>
          <w:rtl/>
        </w:rPr>
      </w:pPr>
      <w:r w:rsidRPr="00224C4C">
        <w:rPr>
          <w:rFonts w:ascii="Fb Fontext" w:hAnsi="Fb Fontext" w:hint="cs"/>
          <w:sz w:val="32"/>
          <w:rtl/>
        </w:rPr>
        <w:t>ומשמע דקטנות בכלל</w:t>
      </w:r>
    </w:p>
    <w:p w14:paraId="43038C8B" w14:textId="77777777" w:rsidR="00A85AC8" w:rsidRPr="00E600D8" w:rsidRDefault="006E0774" w:rsidP="00FB54FE">
      <w:pPr>
        <w:pStyle w:val="38"/>
        <w:framePr w:wrap="notBeside"/>
        <w:rPr>
          <w:rtl/>
        </w:rPr>
      </w:pPr>
      <w:r w:rsidRPr="00E600D8">
        <w:rPr>
          <w:rFonts w:hint="cs"/>
          <w:rtl/>
        </w:rPr>
        <w:t>אין להוכיח</w:t>
      </w:r>
      <w:r w:rsidR="00A85AC8" w:rsidRPr="00E600D8">
        <w:rPr>
          <w:rtl/>
        </w:rPr>
        <w:t>:</w:t>
      </w:r>
    </w:p>
    <w:p w14:paraId="0A344A8F" w14:textId="69FDA72E" w:rsidR="006E0774" w:rsidRPr="001872B8" w:rsidRDefault="006E0774" w:rsidP="006E0774">
      <w:pPr>
        <w:rPr>
          <w:spacing w:val="-2"/>
          <w:rtl/>
        </w:rPr>
      </w:pPr>
      <w:r w:rsidRPr="001872B8">
        <w:rPr>
          <w:rFonts w:ascii="Fb Fontext" w:hAnsi="Fb Fontext" w:hint="cs"/>
          <w:spacing w:val="-2"/>
          <w:sz w:val="32"/>
          <w:rtl/>
        </w:rPr>
        <w:t xml:space="preserve">דקידושין שאין מסורין לביאה הוו קידושין </w:t>
      </w:r>
      <w:r w:rsidR="00FB54FE" w:rsidRPr="001872B8">
        <w:rPr>
          <w:rFonts w:ascii="Fb Fontext" w:hAnsi="Fb Fontext" w:hint="cs"/>
          <w:spacing w:val="-2"/>
          <w:sz w:val="32"/>
          <w:rtl/>
        </w:rPr>
        <w:t>דכאן</w:t>
      </w:r>
      <w:r w:rsidRPr="001872B8">
        <w:rPr>
          <w:rFonts w:ascii="Fb Fontext" w:hAnsi="Fb Fontext" w:hint="cs"/>
          <w:spacing w:val="-2"/>
          <w:sz w:val="32"/>
          <w:rtl/>
        </w:rPr>
        <w:t xml:space="preserve"> יש רק גדולה וקטנה</w:t>
      </w:r>
    </w:p>
    <w:p w14:paraId="7D1E1721" w14:textId="77777777" w:rsidR="00A85AC8" w:rsidRPr="00E600D8" w:rsidRDefault="006E0774" w:rsidP="00FB54FE">
      <w:pPr>
        <w:pStyle w:val="38"/>
        <w:framePr w:wrap="notBeside"/>
        <w:rPr>
          <w:rtl/>
        </w:rPr>
      </w:pPr>
      <w:r w:rsidRPr="00E600D8">
        <w:rPr>
          <w:rFonts w:hint="cs"/>
          <w:rtl/>
        </w:rPr>
        <w:t>והך</w:t>
      </w:r>
      <w:r w:rsidR="00A85AC8" w:rsidRPr="00E600D8">
        <w:rPr>
          <w:rtl/>
        </w:rPr>
        <w:t>:</w:t>
      </w:r>
    </w:p>
    <w:p w14:paraId="18FF3659" w14:textId="6F21C20B" w:rsidR="009469D7" w:rsidRDefault="006E0774" w:rsidP="004334CE">
      <w:pPr>
        <w:rPr>
          <w:rFonts w:ascii="Fb Fontext" w:hAnsi="Fb Fontext"/>
          <w:sz w:val="32"/>
          <w:rtl/>
        </w:rPr>
      </w:pPr>
      <w:r w:rsidRPr="00224C4C">
        <w:rPr>
          <w:rFonts w:ascii="Fb Fontext" w:hAnsi="Fb Fontext"/>
          <w:sz w:val="32"/>
          <w:rtl/>
        </w:rPr>
        <w:t xml:space="preserve">בוגרות </w:t>
      </w:r>
      <w:r w:rsidRPr="00224C4C">
        <w:rPr>
          <w:rFonts w:ascii="Fb Fontext" w:hAnsi="Fb Fontext" w:hint="cs"/>
          <w:sz w:val="32"/>
          <w:rtl/>
        </w:rPr>
        <w:t>ד</w:t>
      </w:r>
      <w:r w:rsidRPr="00224C4C">
        <w:rPr>
          <w:rFonts w:ascii="Fb Fontext" w:hAnsi="Fb Fontext"/>
          <w:sz w:val="32"/>
          <w:rtl/>
        </w:rPr>
        <w:t>תני</w:t>
      </w:r>
      <w:r w:rsidRPr="00224C4C">
        <w:rPr>
          <w:rFonts w:ascii="Fb Fontext" w:hAnsi="Fb Fontext" w:hint="cs"/>
          <w:sz w:val="32"/>
          <w:rtl/>
        </w:rPr>
        <w:t xml:space="preserve"> </w:t>
      </w:r>
      <w:r w:rsidR="004334CE">
        <w:rPr>
          <w:rFonts w:ascii="Fb Fontext" w:hAnsi="Fb Fontext" w:hint="cs"/>
          <w:sz w:val="32"/>
          <w:rtl/>
        </w:rPr>
        <w:t xml:space="preserve">- </w:t>
      </w:r>
      <w:r w:rsidRPr="00224C4C">
        <w:rPr>
          <w:rFonts w:ascii="Fb Fontext" w:hAnsi="Fb Fontext" w:hint="cs"/>
          <w:sz w:val="32"/>
          <w:rtl/>
        </w:rPr>
        <w:t xml:space="preserve">היינו </w:t>
      </w:r>
      <w:r w:rsidRPr="00224C4C">
        <w:rPr>
          <w:rFonts w:ascii="Fb Fontext" w:hAnsi="Fb Fontext"/>
          <w:sz w:val="32"/>
          <w:rtl/>
        </w:rPr>
        <w:t>בוגרות דעלמא.</w:t>
      </w:r>
      <w:r w:rsidRPr="00224C4C">
        <w:rPr>
          <w:rFonts w:ascii="Fb Fontext" w:hAnsi="Fb Fontext" w:hint="cs"/>
          <w:sz w:val="32"/>
          <w:rtl/>
        </w:rPr>
        <w:t xml:space="preserve"> ושלחו שליח</w:t>
      </w:r>
    </w:p>
    <w:p w14:paraId="1F9A5BFC" w14:textId="77777777" w:rsidR="00A85AC8" w:rsidRPr="00E600D8" w:rsidRDefault="006E0774" w:rsidP="00590461">
      <w:pPr>
        <w:pStyle w:val="38"/>
        <w:framePr w:wrap="notBeside"/>
        <w:rPr>
          <w:rtl/>
        </w:rPr>
      </w:pPr>
      <w:r w:rsidRPr="00E600D8">
        <w:rPr>
          <w:rFonts w:hint="cs"/>
          <w:rtl/>
        </w:rPr>
        <w:t>וקמ</w:t>
      </w:r>
      <w:r w:rsidRPr="00E600D8">
        <w:rPr>
          <w:rtl/>
        </w:rPr>
        <w:t>"</w:t>
      </w:r>
      <w:r w:rsidRPr="00E600D8">
        <w:rPr>
          <w:rFonts w:hint="cs"/>
          <w:rtl/>
        </w:rPr>
        <w:t>ל</w:t>
      </w:r>
      <w:r w:rsidR="00A85AC8" w:rsidRPr="00E600D8">
        <w:rPr>
          <w:rtl/>
        </w:rPr>
        <w:t>:</w:t>
      </w:r>
    </w:p>
    <w:p w14:paraId="5D834277" w14:textId="0C727FB8" w:rsidR="006E0774" w:rsidRPr="00131640" w:rsidRDefault="006E0774" w:rsidP="004334CE">
      <w:pPr>
        <w:rPr>
          <w:rtl/>
        </w:rPr>
      </w:pPr>
      <w:r w:rsidRPr="00224C4C">
        <w:rPr>
          <w:rFonts w:ascii="Fb Fontext" w:hAnsi="Fb Fontext" w:hint="cs"/>
          <w:sz w:val="32"/>
          <w:rtl/>
        </w:rPr>
        <w:t>דלא אמרי' דאדעתא דידה מקבל</w:t>
      </w:r>
      <w:r w:rsidR="004334CE">
        <w:rPr>
          <w:rFonts w:ascii="Fb Fontext" w:hAnsi="Fb Fontext" w:hint="cs"/>
          <w:sz w:val="32"/>
          <w:rtl/>
        </w:rPr>
        <w:t xml:space="preserve">, </w:t>
      </w:r>
      <w:r w:rsidR="00590461">
        <w:rPr>
          <w:rFonts w:ascii="Fb Fontext" w:hAnsi="Fb Fontext" w:hint="cs"/>
          <w:sz w:val="32"/>
          <w:rtl/>
        </w:rPr>
        <w:t>-ש</w:t>
      </w:r>
      <w:r w:rsidRPr="00224C4C">
        <w:rPr>
          <w:rFonts w:ascii="Fb Fontext" w:hAnsi="Fb Fontext"/>
          <w:sz w:val="32"/>
          <w:rtl/>
        </w:rPr>
        <w:t xml:space="preserve">לא </w:t>
      </w:r>
      <w:r w:rsidR="004334CE">
        <w:rPr>
          <w:rFonts w:ascii="Fb Fontext" w:hAnsi="Fb Fontext" w:hint="cs"/>
          <w:sz w:val="32"/>
          <w:rtl/>
        </w:rPr>
        <w:t>עוזב אדם דבר</w:t>
      </w:r>
      <w:r w:rsidRPr="00224C4C">
        <w:rPr>
          <w:rFonts w:ascii="Fb Fontext" w:hAnsi="Fb Fontext"/>
          <w:sz w:val="32"/>
          <w:rtl/>
        </w:rPr>
        <w:t xml:space="preserve"> </w:t>
      </w:r>
      <w:r w:rsidRPr="00224C4C">
        <w:rPr>
          <w:rFonts w:ascii="Fb Fontext" w:hAnsi="Fb Fontext" w:hint="cs"/>
          <w:sz w:val="32"/>
          <w:rtl/>
        </w:rPr>
        <w:t>דיש</w:t>
      </w:r>
      <w:r w:rsidRPr="00224C4C">
        <w:rPr>
          <w:rFonts w:ascii="Fb Fontext" w:hAnsi="Fb Fontext"/>
          <w:sz w:val="32"/>
          <w:rtl/>
        </w:rPr>
        <w:t xml:space="preserve"> ל</w:t>
      </w:r>
      <w:r w:rsidRPr="00224C4C">
        <w:rPr>
          <w:rFonts w:ascii="Fb Fontext" w:hAnsi="Fb Fontext" w:hint="cs"/>
          <w:sz w:val="32"/>
          <w:rtl/>
        </w:rPr>
        <w:t>ו</w:t>
      </w:r>
      <w:r w:rsidRPr="00224C4C">
        <w:rPr>
          <w:rFonts w:ascii="Fb Fontext" w:hAnsi="Fb Fontext"/>
          <w:sz w:val="32"/>
          <w:rtl/>
        </w:rPr>
        <w:t xml:space="preserve"> הנאה ממנו</w:t>
      </w:r>
      <w:r w:rsidR="00F2407A">
        <w:rPr>
          <w:rFonts w:ascii="Fb Fontext" w:hAnsi="Fb Fontext" w:hint="cs"/>
          <w:sz w:val="32"/>
          <w:rtl/>
        </w:rPr>
        <w:t xml:space="preserve"> </w:t>
      </w:r>
      <w:r w:rsidR="00F2407A" w:rsidRPr="00F2407A">
        <w:rPr>
          <w:rStyle w:val="afffff5"/>
          <w:rFonts w:hint="cs"/>
          <w:rtl/>
        </w:rPr>
        <w:t>כסף קידושין דקטנה</w:t>
      </w:r>
      <w:r w:rsidRPr="00224C4C">
        <w:rPr>
          <w:rFonts w:ascii="Fb Fontext" w:hAnsi="Fb Fontext"/>
          <w:sz w:val="32"/>
          <w:rtl/>
        </w:rPr>
        <w:t xml:space="preserve">, </w:t>
      </w:r>
      <w:r w:rsidR="004334CE">
        <w:rPr>
          <w:rFonts w:ascii="Fb Fontext" w:hAnsi="Fb Fontext" w:hint="cs"/>
          <w:sz w:val="32"/>
          <w:rtl/>
        </w:rPr>
        <w:t>לעשות</w:t>
      </w:r>
      <w:r w:rsidRPr="00224C4C">
        <w:rPr>
          <w:rFonts w:ascii="Fb Fontext" w:hAnsi="Fb Fontext"/>
          <w:sz w:val="32"/>
          <w:rtl/>
        </w:rPr>
        <w:t xml:space="preserve"> </w:t>
      </w:r>
      <w:r w:rsidRPr="00224C4C">
        <w:rPr>
          <w:rFonts w:ascii="Fb Fontext" w:hAnsi="Fb Fontext" w:hint="cs"/>
          <w:sz w:val="32"/>
          <w:rtl/>
        </w:rPr>
        <w:t xml:space="preserve">דבר </w:t>
      </w:r>
      <w:r w:rsidR="004334CE">
        <w:rPr>
          <w:rFonts w:ascii="Fb Fontext" w:hAnsi="Fb Fontext" w:hint="cs"/>
          <w:sz w:val="32"/>
          <w:rtl/>
        </w:rPr>
        <w:t>ש</w:t>
      </w:r>
      <w:r w:rsidRPr="00224C4C">
        <w:rPr>
          <w:rFonts w:ascii="Fb Fontext" w:hAnsi="Fb Fontext" w:hint="cs"/>
          <w:sz w:val="32"/>
          <w:rtl/>
        </w:rPr>
        <w:t>אין לו</w:t>
      </w:r>
      <w:r w:rsidRPr="00224C4C">
        <w:rPr>
          <w:rFonts w:ascii="Fb Fontext" w:hAnsi="Fb Fontext"/>
          <w:sz w:val="32"/>
          <w:rtl/>
        </w:rPr>
        <w:t xml:space="preserve"> הנאה ממנו.</w:t>
      </w:r>
    </w:p>
    <w:p w14:paraId="753168D4" w14:textId="7BC03812" w:rsidR="00A85AC8" w:rsidRPr="00E600D8" w:rsidRDefault="006E0774" w:rsidP="00552B35">
      <w:pPr>
        <w:pStyle w:val="38"/>
        <w:framePr w:wrap="notBeside"/>
        <w:rPr>
          <w:rtl/>
        </w:rPr>
      </w:pPr>
      <w:r w:rsidRPr="00E600D8">
        <w:rPr>
          <w:rFonts w:hint="cs"/>
          <w:rtl/>
        </w:rPr>
        <w:t>וא</w:t>
      </w:r>
      <w:r w:rsidR="004334CE" w:rsidRPr="00E600D8">
        <w:rPr>
          <w:rFonts w:hint="cs"/>
          <w:rtl/>
        </w:rPr>
        <w:t>ף ש</w:t>
      </w:r>
      <w:r w:rsidRPr="00E600D8">
        <w:rPr>
          <w:rFonts w:hint="cs"/>
          <w:rtl/>
        </w:rPr>
        <w:t>אמרה</w:t>
      </w:r>
      <w:r w:rsidR="00E600D8" w:rsidRPr="00E600D8">
        <w:rPr>
          <w:rFonts w:hint="cs"/>
          <w:rtl/>
        </w:rPr>
        <w:t>:</w:t>
      </w:r>
    </w:p>
    <w:p w14:paraId="626862CB" w14:textId="71FF962E" w:rsidR="009469D7" w:rsidRDefault="00552B35" w:rsidP="006E0774">
      <w:pPr>
        <w:rPr>
          <w:rFonts w:ascii="Fb Fontext" w:hAnsi="Fb Fontext"/>
          <w:sz w:val="32"/>
          <w:rtl/>
        </w:rPr>
      </w:pPr>
      <w:r>
        <w:rPr>
          <w:rFonts w:ascii="Fb Fontext" w:hAnsi="Fb Fontext" w:hint="cs"/>
          <w:sz w:val="32"/>
          <w:rtl/>
        </w:rPr>
        <w:t xml:space="preserve">שכסף </w:t>
      </w:r>
      <w:r w:rsidR="006E0774" w:rsidRPr="00224C4C">
        <w:rPr>
          <w:rFonts w:ascii="Fb Fontext" w:hAnsi="Fb Fontext" w:hint="cs"/>
          <w:sz w:val="32"/>
          <w:rtl/>
        </w:rPr>
        <w:t>קידושי לך</w:t>
      </w:r>
      <w:r w:rsidR="004334CE">
        <w:rPr>
          <w:rFonts w:ascii="Fb Fontext" w:hAnsi="Fb Fontext" w:hint="cs"/>
          <w:sz w:val="32"/>
          <w:rtl/>
        </w:rPr>
        <w:t>,</w:t>
      </w:r>
      <w:r w:rsidR="00590461">
        <w:rPr>
          <w:rFonts w:ascii="Fb Fontext" w:hAnsi="Fb Fontext" w:hint="cs"/>
          <w:sz w:val="32"/>
          <w:rtl/>
        </w:rPr>
        <w:t>-</w:t>
      </w:r>
      <w:r>
        <w:rPr>
          <w:rFonts w:ascii="Fb Fontext" w:hAnsi="Fb Fontext" w:hint="cs"/>
          <w:sz w:val="32"/>
          <w:rtl/>
        </w:rPr>
        <w:t xml:space="preserve"> ש</w:t>
      </w:r>
      <w:r w:rsidR="006E0774" w:rsidRPr="00224C4C">
        <w:rPr>
          <w:rFonts w:ascii="Fb Fontext" w:hAnsi="Fb Fontext"/>
          <w:sz w:val="32"/>
          <w:rtl/>
        </w:rPr>
        <w:t xml:space="preserve">לא </w:t>
      </w:r>
      <w:r w:rsidR="004334CE">
        <w:rPr>
          <w:rFonts w:ascii="Fb Fontext" w:hAnsi="Fb Fontext" w:hint="cs"/>
          <w:sz w:val="32"/>
          <w:rtl/>
        </w:rPr>
        <w:t xml:space="preserve">מניח אדם מצוה שנצטווה </w:t>
      </w:r>
      <w:r w:rsidR="00F2407A" w:rsidRPr="00F2407A">
        <w:rPr>
          <w:rStyle w:val="afffff5"/>
          <w:rFonts w:hint="cs"/>
          <w:rtl/>
        </w:rPr>
        <w:t>קידושי קטנה</w:t>
      </w:r>
    </w:p>
    <w:p w14:paraId="0F99A4F4" w14:textId="31C80B5B" w:rsidR="006E0774" w:rsidRPr="00131640" w:rsidRDefault="00DD43C2" w:rsidP="00DD43C2">
      <w:pPr>
        <w:ind w:left="904" w:firstLine="113"/>
        <w:rPr>
          <w:rtl/>
        </w:rPr>
      </w:pPr>
      <w:r>
        <w:rPr>
          <w:rFonts w:ascii="Fb Fontext" w:hAnsi="Fb Fontext" w:hint="cs"/>
          <w:sz w:val="32"/>
          <w:rtl/>
        </w:rPr>
        <w:t xml:space="preserve">  </w:t>
      </w:r>
      <w:r w:rsidR="004334CE">
        <w:rPr>
          <w:rFonts w:ascii="Fb Fontext" w:hAnsi="Fb Fontext" w:hint="cs"/>
          <w:sz w:val="32"/>
          <w:rtl/>
        </w:rPr>
        <w:t>ועושה דבר שלא נצטווה</w:t>
      </w:r>
      <w:r w:rsidR="00F2407A">
        <w:rPr>
          <w:rFonts w:ascii="Fb Fontext" w:hAnsi="Fb Fontext" w:hint="cs"/>
          <w:sz w:val="32"/>
          <w:rtl/>
        </w:rPr>
        <w:t xml:space="preserve"> </w:t>
      </w:r>
      <w:r w:rsidR="00F2407A" w:rsidRPr="00F2407A">
        <w:rPr>
          <w:rStyle w:val="afffff5"/>
          <w:rFonts w:hint="cs"/>
          <w:rtl/>
        </w:rPr>
        <w:t>קידושי גדולה</w:t>
      </w:r>
      <w:r w:rsidR="006E0774" w:rsidRPr="00224C4C">
        <w:rPr>
          <w:rFonts w:ascii="Fb Fontext" w:hAnsi="Fb Fontext"/>
          <w:sz w:val="32"/>
          <w:rtl/>
        </w:rPr>
        <w:t>.</w:t>
      </w:r>
    </w:p>
    <w:p w14:paraId="1459D054" w14:textId="77777777" w:rsidR="006E0774" w:rsidRPr="00131640" w:rsidRDefault="006E0774" w:rsidP="00841728">
      <w:pPr>
        <w:pStyle w:val="affb"/>
        <w:rPr>
          <w:del w:id="90114" w:author="מנוע עיצוב" w:date="2026-10-08T11:01:28Z"/>
          <w:rtl/>
        </w:rPr>
      </w:pPr>
      <w:del w:id="90113" w:author="מנוע עיצוב" w:date="2026-10-08T11:01:28Z">
        <w:r w:rsidRPr="00224C4C">
          <w:rPr>
            <w:rFonts w:hint="cs"/>
            <w:rtl/>
          </w:rPr>
          <w:delText xml:space="preserve">׹</w:delText>
        </w:r>
      </w:del>
    </w:p>
    <w:p w14:paraId="5499D605" w14:textId="77777777" w:rsidR="006E0774" w:rsidRPr="00131640" w:rsidRDefault="006E0774" w:rsidP="002A094E">
      <w:pPr>
        <w:pStyle w:val="afffd"/>
        <w:rPr>
          <w:rtl/>
        </w:rPr>
      </w:pPr>
      <w:ins w:id="9817" w:author="מספור קטעי משנה" w:date="2026-10-06T10:04:35Z">
        <w:r>
          <w:rPr>
            <w:rStyle w:val="MisparKeta"/>
          </w:rPr>
          <w:t xml:space="preserve">א. </w:t>
        </w:r>
      </w:ins>
      <w:r w:rsidRPr="00224C4C">
        <w:rPr>
          <w:rStyle w:val="afffa"/>
          <w:rFonts w:ascii="Fb Fontext" w:hAnsi="Fb Fontext"/>
          <w:b/>
          <w:spacing w:val="4"/>
          <w:rtl/>
        </w:rPr>
        <w:t>מי</w:t>
      </w:r>
      <w:r w:rsidRPr="00224C4C">
        <w:rPr>
          <w:rStyle w:val="afffa"/>
          <w:rFonts w:ascii="Fb Fontext" w:hAnsi="Fb Fontext"/>
          <w:spacing w:val="4"/>
          <w:rtl/>
        </w:rPr>
        <w:t xml:space="preserve"> </w:t>
      </w:r>
      <w:r w:rsidRPr="00224C4C">
        <w:rPr>
          <w:rStyle w:val="afffa"/>
          <w:rFonts w:ascii="Fb Fontext" w:hAnsi="Fb Fontext"/>
          <w:b/>
          <w:spacing w:val="4"/>
          <w:rtl/>
        </w:rPr>
        <w:t>שיש</w:t>
      </w:r>
      <w:r w:rsidRPr="00224C4C">
        <w:rPr>
          <w:rStyle w:val="afffa"/>
          <w:rFonts w:ascii="Fb Fontext" w:hAnsi="Fb Fontext"/>
          <w:spacing w:val="4"/>
          <w:rtl/>
        </w:rPr>
        <w:t xml:space="preserve"> </w:t>
      </w:r>
      <w:r w:rsidRPr="00224C4C">
        <w:rPr>
          <w:rStyle w:val="afffa"/>
          <w:rFonts w:ascii="Fb Fontext" w:hAnsi="Fb Fontext"/>
          <w:b/>
          <w:spacing w:val="4"/>
          <w:rtl/>
        </w:rPr>
        <w:t>לו</w:t>
      </w:r>
      <w:r w:rsidRPr="00224C4C">
        <w:rPr>
          <w:rStyle w:val="afffa"/>
          <w:rFonts w:ascii="Fb Fontext" w:hAnsi="Fb Fontext"/>
          <w:spacing w:val="4"/>
          <w:rtl/>
        </w:rPr>
        <w:t xml:space="preserve"> </w:t>
      </w:r>
      <w:r w:rsidRPr="00224C4C">
        <w:rPr>
          <w:rStyle w:val="afffa"/>
          <w:rFonts w:ascii="Fb Fontext" w:hAnsi="Fb Fontext"/>
          <w:b/>
          <w:spacing w:val="4"/>
          <w:rtl/>
        </w:rPr>
        <w:t>שתי</w:t>
      </w:r>
      <w:r w:rsidRPr="00224C4C">
        <w:rPr>
          <w:rStyle w:val="afffa"/>
          <w:rFonts w:ascii="Fb Fontext" w:hAnsi="Fb Fontext"/>
          <w:spacing w:val="4"/>
          <w:rtl/>
        </w:rPr>
        <w:t xml:space="preserve"> </w:t>
      </w:r>
      <w:r w:rsidRPr="00224C4C">
        <w:rPr>
          <w:rStyle w:val="afffa"/>
          <w:rFonts w:ascii="Fb Fontext" w:hAnsi="Fb Fontext"/>
          <w:b/>
          <w:spacing w:val="4"/>
          <w:rtl/>
        </w:rPr>
        <w:t>כיתי</w:t>
      </w:r>
      <w:r w:rsidRPr="00224C4C">
        <w:rPr>
          <w:rStyle w:val="afffa"/>
          <w:rFonts w:ascii="Fb Fontext" w:hAnsi="Fb Fontext"/>
          <w:spacing w:val="4"/>
          <w:rtl/>
        </w:rPr>
        <w:t xml:space="preserve"> </w:t>
      </w:r>
      <w:r w:rsidRPr="00224C4C">
        <w:rPr>
          <w:rStyle w:val="afffa"/>
          <w:rFonts w:ascii="Fb Fontext" w:hAnsi="Fb Fontext"/>
          <w:b/>
          <w:spacing w:val="4"/>
          <w:rtl/>
        </w:rPr>
        <w:t>בנות</w:t>
      </w:r>
      <w:r w:rsidRPr="00224C4C">
        <w:rPr>
          <w:rtl/>
        </w:rPr>
        <w:t>.</w:t>
      </w:r>
    </w:p>
    <w:p w14:paraId="6F33B62E" w14:textId="11EABF5A" w:rsidR="00A85AC8" w:rsidRPr="00E600D8" w:rsidRDefault="006E0774" w:rsidP="00DD43C2">
      <w:pPr>
        <w:pStyle w:val="38"/>
        <w:framePr w:wrap="notBeside"/>
        <w:rPr>
          <w:rtl/>
        </w:rPr>
      </w:pPr>
      <w:r w:rsidRPr="00E600D8">
        <w:rPr>
          <w:rtl/>
        </w:rPr>
        <w:t>וצריכא קמייתא</w:t>
      </w:r>
      <w:r w:rsidR="00A85AC8" w:rsidRPr="00E600D8">
        <w:rPr>
          <w:rtl/>
        </w:rPr>
        <w:t>:</w:t>
      </w:r>
    </w:p>
    <w:p w14:paraId="1E7F4F1A" w14:textId="15656DD8" w:rsidR="006E0774" w:rsidRPr="00131640" w:rsidRDefault="006E0774" w:rsidP="00DD43C2">
      <w:pPr>
        <w:rPr>
          <w:rtl/>
        </w:rPr>
      </w:pPr>
      <w:r w:rsidRPr="00DD43C2">
        <w:rPr>
          <w:rStyle w:val="afffff3"/>
          <w:rFonts w:hint="cs"/>
          <w:rtl/>
        </w:rPr>
        <w:t>לר</w:t>
      </w:r>
      <w:r w:rsidRPr="00DD43C2">
        <w:rPr>
          <w:rStyle w:val="afffff3"/>
          <w:rtl/>
        </w:rPr>
        <w:t>"</w:t>
      </w:r>
      <w:r w:rsidRPr="00DD43C2">
        <w:rPr>
          <w:rStyle w:val="afffff3"/>
          <w:rFonts w:hint="cs"/>
          <w:rtl/>
        </w:rPr>
        <w:t>מ</w:t>
      </w:r>
      <w:r w:rsidRPr="00224C4C">
        <w:rPr>
          <w:rFonts w:ascii="Fb Fontext" w:hAnsi="Fb Fontext" w:hint="cs"/>
          <w:rtl/>
        </w:rPr>
        <w:t xml:space="preserve"> א</w:t>
      </w:r>
      <w:r w:rsidR="00DD43C2">
        <w:rPr>
          <w:rFonts w:ascii="Fb Fontext" w:hAnsi="Fb Fontext" w:hint="cs"/>
          <w:rtl/>
        </w:rPr>
        <w:t>ף</w:t>
      </w:r>
      <w:r w:rsidRPr="00224C4C">
        <w:rPr>
          <w:rFonts w:ascii="Fb Fontext" w:hAnsi="Fb Fontext" w:hint="cs"/>
          <w:rtl/>
        </w:rPr>
        <w:t xml:space="preserve"> </w:t>
      </w:r>
      <w:r w:rsidR="00DD43C2">
        <w:rPr>
          <w:rFonts w:ascii="Fb Fontext" w:hAnsi="Fb Fontext" w:hint="cs"/>
          <w:rtl/>
        </w:rPr>
        <w:t>ש</w:t>
      </w:r>
      <w:r w:rsidRPr="00224C4C">
        <w:rPr>
          <w:rFonts w:ascii="Fb Fontext" w:hAnsi="Fb Fontext" w:hint="cs"/>
          <w:rtl/>
        </w:rPr>
        <w:t>אין קטנה הימנה</w:t>
      </w:r>
      <w:r w:rsidR="00DD43C2">
        <w:rPr>
          <w:rFonts w:ascii="Fb Fontext" w:hAnsi="Fb Fontext" w:hint="cs"/>
          <w:rtl/>
        </w:rPr>
        <w:t xml:space="preserve">, </w:t>
      </w:r>
      <w:r w:rsidRPr="00224C4C">
        <w:rPr>
          <w:rFonts w:ascii="Fb Fontext" w:hAnsi="Fb Fontext" w:hint="cs"/>
          <w:rtl/>
        </w:rPr>
        <w:t xml:space="preserve">  </w:t>
      </w:r>
      <w:r w:rsidRPr="00DD43C2">
        <w:rPr>
          <w:rStyle w:val="afffff3"/>
          <w:rFonts w:hint="cs"/>
          <w:rtl/>
        </w:rPr>
        <w:t>וסיפא לר</w:t>
      </w:r>
      <w:r w:rsidRPr="00DD43C2">
        <w:rPr>
          <w:rStyle w:val="afffff3"/>
          <w:rtl/>
        </w:rPr>
        <w:t>' יוסי</w:t>
      </w:r>
      <w:r>
        <w:rPr>
          <w:rFonts w:ascii="Fb Fontext" w:hAnsi="Fb Fontext" w:hint="cs"/>
          <w:rtl/>
        </w:rPr>
        <w:t xml:space="preserve"> שאינו מודה </w:t>
      </w:r>
      <w:r>
        <w:rPr>
          <w:rStyle w:val="afffff3"/>
          <w:rFonts w:ascii="Fb Fontext" w:hAnsi="Fb Fontext" w:hint="cs"/>
          <w:rtl/>
          <w:rPrChange w:id="9267" w:author="מנוע אמוראים" w:date="2026-10-05T16:42:07Z">
            <w:rPr>
              <w:rFonts w:ascii="Fb Fontext" w:hAnsi="Fb Fontext" w:hint="cs"/>
              <w:rtl/>
            </w:rPr>
          </w:rPrChange>
        </w:rPr>
        <w:t xml:space="preserve">לר</w:t>
      </w:r>
      <w:r>
        <w:rPr>
          <w:rStyle w:val="afffff3"/>
          <w:rFonts w:ascii="Fb Fontext" w:hAnsi="Fb Fontext"/>
          <w:rtl/>
          <w:rPrChange w:id="9268" w:author="מנוע אמוראים" w:date="2026-10-05T16:42:07Z">
            <w:rPr>
              <w:rFonts w:ascii="Fb Fontext" w:hAnsi="Fb Fontext"/>
              <w:rtl/>
            </w:rPr>
          </w:rPrChange>
        </w:rPr>
        <w:t xml:space="preserve">"</w:t>
      </w:r>
      <w:r>
        <w:rPr>
          <w:rStyle w:val="afffff3"/>
          <w:rFonts w:ascii="Fb Fontext" w:hAnsi="Fb Fontext" w:hint="cs"/>
          <w:rtl/>
          <w:rPrChange w:id="9269" w:author="מנוע אמוראים" w:date="2026-10-05T16:42:07Z">
            <w:rPr>
              <w:rFonts w:ascii="Fb Fontext" w:hAnsi="Fb Fontext" w:hint="cs"/>
              <w:rtl/>
            </w:rPr>
          </w:rPrChange>
        </w:rPr>
        <w:t xml:space="preserve">מ</w:t>
      </w:r>
      <w:r w:rsidR="00DD43C2">
        <w:rPr>
          <w:rFonts w:ascii="Fb Fontext" w:hAnsi="Fb Fontext" w:hint="cs"/>
          <w:rtl/>
        </w:rPr>
        <w:t>.</w:t>
      </w:r>
    </w:p>
    <w:p w14:paraId="1CC86D9F" w14:textId="75A77048" w:rsidR="00A85AC8" w:rsidRPr="00E600D8" w:rsidRDefault="006E0774" w:rsidP="00DD43C2">
      <w:pPr>
        <w:pStyle w:val="38"/>
        <w:framePr w:wrap="notBeside"/>
        <w:rPr>
          <w:rtl/>
        </w:rPr>
      </w:pPr>
      <w:r w:rsidRPr="00E600D8">
        <w:rPr>
          <w:rtl/>
        </w:rPr>
        <w:t>למימרא, ד</w:t>
      </w:r>
      <w:r w:rsidRPr="00E600D8">
        <w:rPr>
          <w:rFonts w:hint="cs"/>
          <w:rtl/>
        </w:rPr>
        <w:t>ל</w:t>
      </w:r>
      <w:r w:rsidRPr="00E600D8">
        <w:rPr>
          <w:rtl/>
        </w:rPr>
        <w:t>ר"מ</w:t>
      </w:r>
      <w:r w:rsidR="00A85AC8" w:rsidRPr="00E600D8">
        <w:rPr>
          <w:rtl/>
        </w:rPr>
        <w:t>:</w:t>
      </w:r>
    </w:p>
    <w:p w14:paraId="150A52D1" w14:textId="0BE9A0BF" w:rsidR="006E0774" w:rsidRPr="00131640" w:rsidRDefault="009214EF" w:rsidP="006E0774">
      <w:pPr>
        <w:rPr>
          <w:rtl/>
        </w:rPr>
      </w:pPr>
      <w:r w:rsidRPr="009214EF">
        <w:rPr>
          <w:rStyle w:val="afffff3"/>
          <w:rFonts w:hint="cs"/>
          <w:spacing w:val="0"/>
          <w:rtl/>
        </w:rPr>
        <w:t>לר''מ:</w:t>
      </w:r>
      <w:r w:rsidRPr="009214EF">
        <w:rPr>
          <w:rFonts w:ascii="Fb Fontext" w:hAnsi="Fb Fontext" w:hint="cs"/>
          <w:spacing w:val="0"/>
          <w:sz w:val="32"/>
          <w:rtl/>
        </w:rPr>
        <w:t xml:space="preserve"> מכניס אדם עצמו</w:t>
      </w:r>
      <w:r w:rsidR="006E0774" w:rsidRPr="009214EF">
        <w:rPr>
          <w:rFonts w:ascii="Fb Fontext" w:hAnsi="Fb Fontext"/>
          <w:spacing w:val="0"/>
          <w:sz w:val="32"/>
          <w:rtl/>
        </w:rPr>
        <w:t xml:space="preserve"> לספק, </w:t>
      </w:r>
      <w:r w:rsidR="006E0774" w:rsidRPr="009214EF">
        <w:rPr>
          <w:rStyle w:val="afffff3"/>
          <w:spacing w:val="0"/>
          <w:rtl/>
        </w:rPr>
        <w:t>ו</w:t>
      </w:r>
      <w:r w:rsidRPr="009214EF">
        <w:rPr>
          <w:rStyle w:val="afffff3"/>
          <w:rFonts w:hint="cs"/>
          <w:spacing w:val="0"/>
          <w:rtl/>
        </w:rPr>
        <w:t>ל</w:t>
      </w:r>
      <w:r w:rsidR="006E0774" w:rsidRPr="009214EF">
        <w:rPr>
          <w:rStyle w:val="afffff3"/>
          <w:spacing w:val="0"/>
          <w:rtl/>
        </w:rPr>
        <w:t>ר' יוסי:</w:t>
      </w:r>
      <w:r w:rsidR="006E0774" w:rsidRPr="009214EF">
        <w:rPr>
          <w:rFonts w:ascii="Fb Fontext" w:hAnsi="Fb Fontext"/>
          <w:spacing w:val="0"/>
          <w:sz w:val="32"/>
          <w:rtl/>
        </w:rPr>
        <w:t xml:space="preserve"> לא </w:t>
      </w:r>
      <w:r w:rsidRPr="009214EF">
        <w:rPr>
          <w:rFonts w:ascii="Fb Fontext" w:hAnsi="Fb Fontext" w:hint="cs"/>
          <w:spacing w:val="0"/>
          <w:sz w:val="32"/>
          <w:rtl/>
        </w:rPr>
        <w:t>מכניס אדם עצמו</w:t>
      </w:r>
      <w:r w:rsidR="006E0774" w:rsidRPr="009214EF">
        <w:rPr>
          <w:rFonts w:ascii="Fb Fontext" w:hAnsi="Fb Fontext"/>
          <w:spacing w:val="0"/>
          <w:sz w:val="32"/>
          <w:rtl/>
        </w:rPr>
        <w:t xml:space="preserve"> לספק,</w:t>
      </w:r>
    </w:p>
    <w:p w14:paraId="78561C4A" w14:textId="77777777" w:rsidR="00A85AC8" w:rsidRPr="00E600D8" w:rsidRDefault="006E0774" w:rsidP="009214EF">
      <w:pPr>
        <w:pStyle w:val="38"/>
        <w:framePr w:wrap="notBeside"/>
        <w:rPr>
          <w:rtl/>
        </w:rPr>
      </w:pPr>
      <w:r w:rsidRPr="00E600D8">
        <w:rPr>
          <w:rFonts w:hint="cs"/>
          <w:rtl/>
        </w:rPr>
        <w:t>והך</w:t>
      </w:r>
      <w:r w:rsidR="00A85AC8" w:rsidRPr="00E600D8">
        <w:rPr>
          <w:rtl/>
        </w:rPr>
        <w:t>:</w:t>
      </w:r>
    </w:p>
    <w:p w14:paraId="58613E93" w14:textId="211D33BA" w:rsidR="009214EF" w:rsidRPr="001872B8" w:rsidRDefault="006E0774" w:rsidP="009214EF">
      <w:pPr>
        <w:rPr>
          <w:spacing w:val="-2"/>
          <w:rtl/>
        </w:rPr>
      </w:pPr>
      <w:r w:rsidRPr="001872B8">
        <w:rPr>
          <w:rFonts w:ascii="Fb Fontext" w:hAnsi="Fb Fontext" w:hint="cs"/>
          <w:spacing w:val="-2"/>
          <w:rtl/>
        </w:rPr>
        <w:t>ד</w:t>
      </w:r>
      <w:r w:rsidRPr="001872B8">
        <w:rPr>
          <w:rFonts w:ascii="Fb Fontext" w:hAnsi="Fb Fontext"/>
          <w:spacing w:val="-2"/>
          <w:rtl/>
        </w:rPr>
        <w:t>הנודר עד הפסח - אסור עד שיגיע, עד שיהא פסח - אסור עד שיצא,</w:t>
      </w:r>
    </w:p>
    <w:p w14:paraId="36605E52" w14:textId="77777777" w:rsidR="009469D7" w:rsidRDefault="006E0774" w:rsidP="009214EF">
      <w:pPr>
        <w:rPr>
          <w:rFonts w:ascii="Fb Fontext" w:hAnsi="Fb Fontext"/>
          <w:rtl/>
        </w:rPr>
      </w:pPr>
      <w:r w:rsidRPr="00224C4C">
        <w:rPr>
          <w:rFonts w:ascii="Fb Fontext" w:hAnsi="Fb Fontext"/>
          <w:rtl/>
        </w:rPr>
        <w:t xml:space="preserve">עד פני פסח </w:t>
      </w:r>
      <w:r w:rsidR="007E66F1" w:rsidRPr="00483219">
        <w:rPr>
          <w:rFonts w:ascii="BA  Leukmey Girsa Regular" w:hAnsi="BA  Leukmey Girsa Regular" w:cs="BA  Leukmey Girsa Regular"/>
          <w:rtl/>
        </w:rPr>
        <w:t>◄</w:t>
      </w:r>
      <w:r w:rsidR="007E66F1">
        <w:rPr>
          <w:rFonts w:hint="cs"/>
          <w:rtl/>
        </w:rPr>
        <w:t xml:space="preserve"> </w:t>
      </w:r>
      <w:r w:rsidRPr="009214EF">
        <w:rPr>
          <w:rStyle w:val="afffff3"/>
          <w:rtl/>
        </w:rPr>
        <w:t xml:space="preserve"> </w:t>
      </w:r>
      <w:r w:rsidRPr="009214EF">
        <w:rPr>
          <w:rStyle w:val="afffff3"/>
          <w:rFonts w:hint="cs"/>
          <w:rtl/>
        </w:rPr>
        <w:t>לר</w:t>
      </w:r>
      <w:r w:rsidRPr="009214EF">
        <w:rPr>
          <w:rStyle w:val="afffff3"/>
          <w:rtl/>
        </w:rPr>
        <w:t>"</w:t>
      </w:r>
      <w:r w:rsidRPr="009214EF">
        <w:rPr>
          <w:rStyle w:val="afffff3"/>
          <w:rFonts w:hint="cs"/>
          <w:rtl/>
        </w:rPr>
        <w:t>מ</w:t>
      </w:r>
      <w:r w:rsidRPr="009214EF">
        <w:rPr>
          <w:rStyle w:val="afffff3"/>
          <w:rtl/>
        </w:rPr>
        <w:t>:</w:t>
      </w:r>
      <w:r w:rsidRPr="00224C4C">
        <w:rPr>
          <w:rFonts w:ascii="Fb Fontext" w:hAnsi="Fb Fontext"/>
          <w:rtl/>
        </w:rPr>
        <w:t xml:space="preserve"> אסור עד שיגיע, </w:t>
      </w:r>
      <w:r w:rsidRPr="009214EF">
        <w:rPr>
          <w:rStyle w:val="afffff3"/>
          <w:rFonts w:hint="cs"/>
          <w:rtl/>
        </w:rPr>
        <w:t>ול</w:t>
      </w:r>
      <w:r w:rsidRPr="009214EF">
        <w:rPr>
          <w:rStyle w:val="afffff3"/>
          <w:rtl/>
        </w:rPr>
        <w:t xml:space="preserve">רבי יוסי: </w:t>
      </w:r>
      <w:r w:rsidRPr="00224C4C">
        <w:rPr>
          <w:rFonts w:ascii="Fb Fontext" w:hAnsi="Fb Fontext"/>
          <w:rtl/>
        </w:rPr>
        <w:t>עד שיצא!</w:t>
      </w:r>
    </w:p>
    <w:p w14:paraId="3173A3B7" w14:textId="77777777" w:rsidR="00A85AC8" w:rsidRPr="00E600D8" w:rsidRDefault="006E0774" w:rsidP="009214EF">
      <w:pPr>
        <w:pStyle w:val="38"/>
        <w:framePr w:wrap="notBeside"/>
        <w:rPr>
          <w:rtl/>
        </w:rPr>
      </w:pPr>
      <w:r w:rsidRPr="00E600D8">
        <w:rPr>
          <w:rFonts w:hint="cs"/>
          <w:rtl/>
        </w:rPr>
        <w:t>רחב</w:t>
      </w:r>
      <w:r w:rsidRPr="00E600D8">
        <w:rPr>
          <w:rtl/>
        </w:rPr>
        <w:t>"</w:t>
      </w:r>
      <w:r w:rsidRPr="00E600D8">
        <w:rPr>
          <w:rFonts w:hint="cs"/>
          <w:rtl/>
        </w:rPr>
        <w:t>א</w:t>
      </w:r>
      <w:r w:rsidR="00A85AC8" w:rsidRPr="00E600D8">
        <w:rPr>
          <w:rtl/>
        </w:rPr>
        <w:t>:</w:t>
      </w:r>
    </w:p>
    <w:p w14:paraId="5759731C" w14:textId="5F0A83EA" w:rsidR="006E0774" w:rsidRPr="00131640" w:rsidRDefault="006E0774" w:rsidP="009214EF">
      <w:pPr>
        <w:rPr>
          <w:rtl/>
        </w:rPr>
      </w:pPr>
      <w:r w:rsidRPr="00224C4C">
        <w:rPr>
          <w:rFonts w:ascii="Fb Fontext" w:hAnsi="Fb Fontext" w:hint="cs"/>
          <w:rtl/>
        </w:rPr>
        <w:t>מוחלפת השיטה</w:t>
      </w:r>
    </w:p>
    <w:p w14:paraId="2C7BE2A5" w14:textId="09F5F7AF" w:rsidR="00A85AC8" w:rsidRPr="00E600D8" w:rsidRDefault="006E0774" w:rsidP="009214EF">
      <w:pPr>
        <w:pStyle w:val="38"/>
        <w:framePr w:wrap="notBeside"/>
        <w:rPr>
          <w:rtl/>
        </w:rPr>
      </w:pPr>
      <w:r w:rsidRPr="00E600D8">
        <w:rPr>
          <w:rFonts w:hint="cs"/>
          <w:rtl/>
        </w:rPr>
        <w:t>והך ד</w:t>
      </w:r>
      <w:r w:rsidRPr="00E600D8">
        <w:rPr>
          <w:rtl/>
        </w:rPr>
        <w:t>זה הכלל</w:t>
      </w:r>
      <w:r w:rsidR="00A85AC8" w:rsidRPr="00E600D8">
        <w:rPr>
          <w:rtl/>
        </w:rPr>
        <w:t>:</w:t>
      </w:r>
    </w:p>
    <w:p w14:paraId="1DA1E9DE" w14:textId="0F78E87E" w:rsidR="006E0774" w:rsidRPr="001872B8" w:rsidRDefault="006E0774" w:rsidP="006E0774">
      <w:pPr>
        <w:rPr>
          <w:spacing w:val="2"/>
          <w:rtl/>
        </w:rPr>
      </w:pPr>
      <w:r w:rsidRPr="001872B8">
        <w:rPr>
          <w:rFonts w:ascii="Fb Fontext" w:hAnsi="Fb Fontext"/>
          <w:spacing w:val="2"/>
          <w:rtl/>
        </w:rPr>
        <w:t xml:space="preserve">כל שזמנו קבוע ואמר עד פני, </w:t>
      </w:r>
      <w:r w:rsidRPr="001872B8">
        <w:rPr>
          <w:rStyle w:val="afffff3"/>
          <w:rFonts w:hint="cs"/>
          <w:spacing w:val="2"/>
          <w:rtl/>
        </w:rPr>
        <w:t>לר</w:t>
      </w:r>
      <w:r w:rsidRPr="001872B8">
        <w:rPr>
          <w:rStyle w:val="afffff3"/>
          <w:spacing w:val="2"/>
          <w:rtl/>
        </w:rPr>
        <w:t>"</w:t>
      </w:r>
      <w:r w:rsidRPr="001872B8">
        <w:rPr>
          <w:rStyle w:val="afffff3"/>
          <w:rFonts w:hint="cs"/>
          <w:spacing w:val="2"/>
          <w:rtl/>
        </w:rPr>
        <w:t>מ</w:t>
      </w:r>
      <w:r w:rsidRPr="001872B8">
        <w:rPr>
          <w:rStyle w:val="afffff3"/>
          <w:spacing w:val="2"/>
          <w:rtl/>
        </w:rPr>
        <w:t xml:space="preserve">: </w:t>
      </w:r>
      <w:r w:rsidRPr="001872B8">
        <w:rPr>
          <w:rFonts w:ascii="Fb Fontext" w:hAnsi="Fb Fontext"/>
          <w:spacing w:val="2"/>
          <w:rtl/>
        </w:rPr>
        <w:t xml:space="preserve">עד שיצא, </w:t>
      </w:r>
      <w:r w:rsidRPr="001872B8">
        <w:rPr>
          <w:rStyle w:val="afffff3"/>
          <w:rFonts w:hint="cs"/>
          <w:spacing w:val="2"/>
          <w:rtl/>
        </w:rPr>
        <w:t>ול</w:t>
      </w:r>
      <w:r w:rsidRPr="001872B8">
        <w:rPr>
          <w:rStyle w:val="afffff3"/>
          <w:spacing w:val="2"/>
          <w:rtl/>
        </w:rPr>
        <w:t>רבי יוסי:</w:t>
      </w:r>
      <w:r w:rsidRPr="001872B8">
        <w:rPr>
          <w:rFonts w:ascii="Fb Fontext" w:hAnsi="Fb Fontext"/>
          <w:spacing w:val="2"/>
          <w:rtl/>
        </w:rPr>
        <w:t xml:space="preserve"> עד שיגיע.</w:t>
      </w:r>
    </w:p>
    <w:p w14:paraId="6CB54283" w14:textId="74618F4B" w:rsidR="00A85AC8" w:rsidRPr="00E600D8" w:rsidRDefault="004E5A4B" w:rsidP="009214EF">
      <w:pPr>
        <w:pStyle w:val="38"/>
        <w:framePr w:wrap="notBeside"/>
        <w:rPr>
          <w:rtl/>
        </w:rPr>
      </w:pPr>
      <w:r w:rsidRPr="00E600D8">
        <w:rPr>
          <w:rFonts w:hint="cs"/>
          <w:rtl/>
        </w:rPr>
        <w:t xml:space="preserve">- </w:t>
      </w:r>
      <w:r w:rsidR="006E0774" w:rsidRPr="00E600D8">
        <w:rPr>
          <w:rtl/>
        </w:rPr>
        <w:t>אביי</w:t>
      </w:r>
      <w:r w:rsidR="00A85AC8" w:rsidRPr="00E600D8">
        <w:rPr>
          <w:rtl/>
        </w:rPr>
        <w:t>:</w:t>
      </w:r>
    </w:p>
    <w:p w14:paraId="6795A451" w14:textId="42A91C73" w:rsidR="006E0774" w:rsidRPr="00131640" w:rsidRDefault="006E0774" w:rsidP="006E0774">
      <w:pPr>
        <w:rPr>
          <w:rtl/>
        </w:rPr>
      </w:pPr>
      <w:r w:rsidRPr="00224C4C">
        <w:rPr>
          <w:rFonts w:ascii="Fb Fontext" w:hAnsi="Fb Fontext"/>
          <w:sz w:val="32"/>
          <w:rtl/>
        </w:rPr>
        <w:t>מחלוקת - בשתי כיתי בנות,</w:t>
      </w:r>
    </w:p>
    <w:p w14:paraId="72CD99E1" w14:textId="79FA9735" w:rsidR="006E0774" w:rsidRPr="00131640" w:rsidRDefault="006E0774" w:rsidP="006E0774">
      <w:pPr>
        <w:rPr>
          <w:rtl/>
        </w:rPr>
      </w:pPr>
      <w:r w:rsidRPr="00224C4C">
        <w:rPr>
          <w:rFonts w:ascii="Fb Fontext" w:hAnsi="Fb Fontext"/>
          <w:rtl/>
        </w:rPr>
        <w:t xml:space="preserve">אבל בכת אחת, </w:t>
      </w:r>
      <w:r w:rsidR="009214EF" w:rsidRPr="009214EF">
        <w:rPr>
          <w:rStyle w:val="afffff3"/>
          <w:rFonts w:hint="cs"/>
          <w:rtl/>
        </w:rPr>
        <w:t>לכו''ע</w:t>
      </w:r>
      <w:r w:rsidR="009214EF">
        <w:rPr>
          <w:rFonts w:ascii="Fb Fontext" w:hAnsi="Fb Fontext" w:hint="cs"/>
          <w:rtl/>
        </w:rPr>
        <w:t xml:space="preserve"> </w:t>
      </w:r>
      <w:r w:rsidRPr="00224C4C">
        <w:rPr>
          <w:rFonts w:ascii="Fb Fontext" w:hAnsi="Fb Fontext"/>
          <w:rtl/>
        </w:rPr>
        <w:t>גדולה ממש, קטנה ממש, אמצעית בשמה קרי לה.</w:t>
      </w:r>
    </w:p>
    <w:p w14:paraId="4C8C6A5D" w14:textId="231B29A1" w:rsidR="00A85AC8" w:rsidRPr="00E600D8" w:rsidRDefault="006E0774" w:rsidP="009214EF">
      <w:pPr>
        <w:pStyle w:val="38"/>
        <w:framePr w:wrap="notBeside"/>
        <w:rPr>
          <w:rtl/>
        </w:rPr>
      </w:pPr>
      <w:r w:rsidRPr="00E600D8">
        <w:rPr>
          <w:rFonts w:hint="cs"/>
          <w:rtl/>
        </w:rPr>
        <w:t>ראב</w:t>
      </w:r>
      <w:r w:rsidRPr="00E600D8">
        <w:rPr>
          <w:rtl/>
        </w:rPr>
        <w:t>"</w:t>
      </w:r>
      <w:r w:rsidRPr="00E600D8">
        <w:rPr>
          <w:rFonts w:hint="cs"/>
          <w:rtl/>
        </w:rPr>
        <w:t xml:space="preserve">'מ </w:t>
      </w:r>
      <w:r w:rsidRPr="00E600D8">
        <w:rPr>
          <w:rtl/>
        </w:rPr>
        <w:t>לאביי</w:t>
      </w:r>
      <w:r w:rsidR="00A85AC8" w:rsidRPr="00E600D8">
        <w:rPr>
          <w:rtl/>
        </w:rPr>
        <w:t>:</w:t>
      </w:r>
    </w:p>
    <w:p w14:paraId="03E7A6E2" w14:textId="35CE75DD" w:rsidR="009469D7" w:rsidRDefault="006E0774" w:rsidP="006E0774">
      <w:pPr>
        <w:rPr>
          <w:rFonts w:ascii="Fb Fontext" w:hAnsi="Fb Fontext"/>
          <w:rtl/>
        </w:rPr>
      </w:pPr>
      <w:r w:rsidRPr="00224C4C">
        <w:rPr>
          <w:rFonts w:ascii="Fb Fontext" w:hAnsi="Fb Fontext" w:hint="cs"/>
          <w:rtl/>
        </w:rPr>
        <w:t>ואין אמצעית בכת שניה שמיירי שיש רק גדולה וקטנה</w:t>
      </w:r>
    </w:p>
    <w:p w14:paraId="09B2656E" w14:textId="2573B6C6" w:rsidR="00A85AC8" w:rsidRPr="00E600D8" w:rsidRDefault="006E0774" w:rsidP="00AE2F32">
      <w:pPr>
        <w:pStyle w:val="38"/>
        <w:framePr w:wrap="notBeside"/>
        <w:rPr>
          <w:rtl/>
        </w:rPr>
      </w:pPr>
      <w:r w:rsidRPr="00E600D8">
        <w:rPr>
          <w:rFonts w:hint="cs"/>
          <w:rtl/>
        </w:rPr>
        <w:t>וכן משמע</w:t>
      </w:r>
      <w:r w:rsidR="00A85AC8" w:rsidRPr="00E600D8">
        <w:rPr>
          <w:rFonts w:hint="cs"/>
          <w:rtl/>
        </w:rPr>
        <w:t>:</w:t>
      </w:r>
    </w:p>
    <w:p w14:paraId="54954080" w14:textId="3BF6E4C0" w:rsidR="006E0774" w:rsidRPr="00131640" w:rsidRDefault="00AE2F32" w:rsidP="00AE2F32">
      <w:pPr>
        <w:spacing w:after="120"/>
        <w:rPr>
          <w:rtl/>
        </w:rPr>
      </w:pPr>
      <w:r>
        <w:rPr>
          <w:rFonts w:ascii="Fb Fontext" w:hAnsi="Fb Fontext" w:hint="cs"/>
          <w:rtl/>
        </w:rPr>
        <w:t>מ</w:t>
      </w:r>
      <w:r w:rsidR="006E0774" w:rsidRPr="00224C4C">
        <w:rPr>
          <w:rFonts w:ascii="Fb Fontext" w:hAnsi="Fb Fontext" w:hint="cs"/>
          <w:rtl/>
        </w:rPr>
        <w:t>דלא תני אמצעית</w:t>
      </w:r>
    </w:p>
    <w:p w14:paraId="59276D4F" w14:textId="77777777" w:rsidR="00A85AC8" w:rsidRPr="00E600D8" w:rsidRDefault="006E0774" w:rsidP="009214EF">
      <w:pPr>
        <w:pStyle w:val="38"/>
        <w:framePr w:wrap="notBeside"/>
        <w:rPr>
          <w:rtl/>
        </w:rPr>
      </w:pPr>
      <w:r w:rsidRPr="00E600D8">
        <w:rPr>
          <w:rFonts w:hint="cs"/>
          <w:rtl/>
        </w:rPr>
        <w:t>והך דברישא</w:t>
      </w:r>
      <w:r w:rsidR="00A85AC8" w:rsidRPr="00E600D8">
        <w:rPr>
          <w:rtl/>
        </w:rPr>
        <w:t>:</w:t>
      </w:r>
    </w:p>
    <w:p w14:paraId="1405191F" w14:textId="5B153F3A" w:rsidR="006E0774" w:rsidRPr="00131640" w:rsidRDefault="006E0774" w:rsidP="009214EF">
      <w:pPr>
        <w:rPr>
          <w:rtl/>
        </w:rPr>
      </w:pPr>
      <w:r w:rsidRPr="00224C4C">
        <w:rPr>
          <w:rFonts w:ascii="Fb Fontext" w:hAnsi="Fb Fontext" w:hint="cs"/>
          <w:sz w:val="32"/>
          <w:rtl/>
        </w:rPr>
        <w:t>לא תני אמצעית שבכת ראשונה שוודאי אסורה ד</w:t>
      </w:r>
      <w:r w:rsidR="00B35B36">
        <w:rPr>
          <w:rFonts w:ascii="Fb Fontext" w:hAnsi="Fb Fontext" w:hint="cs"/>
          <w:sz w:val="32"/>
          <w:rtl/>
        </w:rPr>
        <w:t>שם</w:t>
      </w:r>
      <w:r w:rsidRPr="00224C4C">
        <w:rPr>
          <w:rFonts w:ascii="Fb Fontext" w:hAnsi="Fb Fontext" w:hint="cs"/>
          <w:sz w:val="32"/>
          <w:rtl/>
        </w:rPr>
        <w:t xml:space="preserve"> כ'ש מקטנה </w:t>
      </w:r>
      <w:r w:rsidR="004E5A4B">
        <w:rPr>
          <w:rFonts w:ascii="Fb Fontext" w:hAnsi="Fb Fontext" w:hint="cs"/>
          <w:sz w:val="32"/>
          <w:rtl/>
        </w:rPr>
        <w:t>ש</w:t>
      </w:r>
      <w:r w:rsidRPr="00224C4C">
        <w:rPr>
          <w:rFonts w:ascii="Fb Fontext" w:hAnsi="Fb Fontext" w:hint="cs"/>
          <w:sz w:val="32"/>
          <w:rtl/>
        </w:rPr>
        <w:t>ידה שאסורה</w:t>
      </w:r>
      <w:r w:rsidR="009214EF">
        <w:rPr>
          <w:rFonts w:ascii="Fb Fontext" w:hAnsi="Fb Fontext" w:hint="cs"/>
          <w:sz w:val="32"/>
          <w:rtl/>
        </w:rPr>
        <w:t xml:space="preserve">, </w:t>
      </w:r>
      <w:r w:rsidRPr="004E5A4B">
        <w:rPr>
          <w:rStyle w:val="afffff3"/>
          <w:rFonts w:hint="cs"/>
          <w:rtl/>
        </w:rPr>
        <w:t>משא</w:t>
      </w:r>
      <w:r w:rsidRPr="004E5A4B">
        <w:rPr>
          <w:rStyle w:val="afffff3"/>
          <w:rtl/>
        </w:rPr>
        <w:t>"</w:t>
      </w:r>
      <w:r w:rsidRPr="004E5A4B">
        <w:rPr>
          <w:rStyle w:val="afffff3"/>
          <w:rFonts w:hint="cs"/>
          <w:rtl/>
        </w:rPr>
        <w:t xml:space="preserve">כ </w:t>
      </w:r>
      <w:r w:rsidR="00B35B36" w:rsidRPr="004E5A4B">
        <w:rPr>
          <w:rStyle w:val="afffff3"/>
          <w:rtl/>
        </w:rPr>
        <w:t>כאן</w:t>
      </w:r>
      <w:r w:rsidR="004E5A4B">
        <w:rPr>
          <w:rStyle w:val="afffff3"/>
          <w:rFonts w:hint="cs"/>
          <w:rtl/>
        </w:rPr>
        <w:t>:</w:t>
      </w:r>
      <w:r w:rsidRPr="00224C4C">
        <w:rPr>
          <w:rFonts w:ascii="Fb Fontext" w:hAnsi="Fb Fontext"/>
          <w:sz w:val="32"/>
          <w:rtl/>
        </w:rPr>
        <w:t xml:space="preserve"> </w:t>
      </w:r>
      <w:r w:rsidRPr="00224C4C">
        <w:rPr>
          <w:rFonts w:ascii="Fb Fontext" w:hAnsi="Fb Fontext" w:hint="cs"/>
          <w:sz w:val="32"/>
          <w:rtl/>
        </w:rPr>
        <w:t>ד</w:t>
      </w:r>
      <w:r w:rsidRPr="00224C4C">
        <w:rPr>
          <w:rFonts w:ascii="Fb Fontext" w:hAnsi="Fb Fontext"/>
          <w:sz w:val="32"/>
          <w:rtl/>
        </w:rPr>
        <w:t>אם איתא ד</w:t>
      </w:r>
      <w:r w:rsidR="00B35B36">
        <w:rPr>
          <w:rFonts w:ascii="Fb Fontext" w:hAnsi="Fb Fontext"/>
          <w:sz w:val="32"/>
          <w:rtl/>
        </w:rPr>
        <w:t>יש</w:t>
      </w:r>
      <w:r w:rsidRPr="00224C4C">
        <w:rPr>
          <w:rFonts w:ascii="Fb Fontext" w:hAnsi="Fb Fontext"/>
          <w:sz w:val="32"/>
          <w:rtl/>
        </w:rPr>
        <w:t xml:space="preserve"> ניתנייה.</w:t>
      </w:r>
    </w:p>
    <w:p w14:paraId="1B570DF9" w14:textId="77777777" w:rsidR="00A85AC8" w:rsidRPr="00E600D8" w:rsidRDefault="002C6DA0" w:rsidP="002C6DA0">
      <w:pPr>
        <w:pStyle w:val="38"/>
        <w:framePr w:wrap="notBeside"/>
        <w:rPr>
          <w:rtl/>
        </w:rPr>
      </w:pPr>
      <w:r w:rsidRPr="00E600D8">
        <w:rPr>
          <w:rFonts w:hint="cs"/>
          <w:rtl/>
        </w:rPr>
        <w:t xml:space="preserve">- </w:t>
      </w:r>
      <w:r w:rsidR="006E0774" w:rsidRPr="00E600D8">
        <w:rPr>
          <w:rFonts w:hint="cs"/>
          <w:rtl/>
        </w:rPr>
        <w:t>והא</w:t>
      </w:r>
      <w:r w:rsidR="00A85AC8" w:rsidRPr="00E600D8">
        <w:rPr>
          <w:rtl/>
        </w:rPr>
        <w:t>:</w:t>
      </w:r>
    </w:p>
    <w:p w14:paraId="22A16C8A" w14:textId="4A78E787" w:rsidR="006E0774" w:rsidRPr="00131640" w:rsidRDefault="006E0774" w:rsidP="006E0774">
      <w:pPr>
        <w:rPr>
          <w:rtl/>
        </w:rPr>
      </w:pPr>
      <w:r w:rsidRPr="00224C4C">
        <w:rPr>
          <w:rFonts w:ascii="Fb Fontext" w:hAnsi="Fb Fontext" w:hint="cs"/>
          <w:sz w:val="32"/>
          <w:rtl/>
        </w:rPr>
        <w:t xml:space="preserve">דגבי פסח אפי' דככת אחת הוא </w:t>
      </w:r>
      <w:r w:rsidRPr="002C6DA0">
        <w:rPr>
          <w:rStyle w:val="afffff3"/>
          <w:rFonts w:hint="cs"/>
          <w:rtl/>
        </w:rPr>
        <w:t>ו</w:t>
      </w:r>
      <w:r w:rsidR="00026A29" w:rsidRPr="002C6DA0">
        <w:rPr>
          <w:rStyle w:val="afffff3"/>
          <w:rFonts w:hint="cs"/>
          <w:rtl/>
        </w:rPr>
        <w:t>חלקו</w:t>
      </w:r>
      <w:r w:rsidRPr="002C6DA0">
        <w:rPr>
          <w:rStyle w:val="afffff3"/>
          <w:rFonts w:hint="cs"/>
          <w:rtl/>
        </w:rPr>
        <w:t xml:space="preserve"> </w:t>
      </w:r>
      <w:r w:rsidR="002C6DA0">
        <w:rPr>
          <w:rFonts w:ascii="Fb Fontext" w:hAnsi="Fb Fontext" w:hint="cs"/>
          <w:sz w:val="32"/>
          <w:rtl/>
        </w:rPr>
        <w:t xml:space="preserve">- </w:t>
      </w:r>
      <w:r w:rsidRPr="00224C4C">
        <w:rPr>
          <w:rFonts w:ascii="Fb Fontext" w:hAnsi="Fb Fontext" w:hint="cs"/>
          <w:sz w:val="32"/>
          <w:rtl/>
        </w:rPr>
        <w:t>בלישנא דעלמא</w:t>
      </w:r>
    </w:p>
    <w:p w14:paraId="25CDBF67" w14:textId="3D6E8A2C" w:rsidR="006E0774" w:rsidRPr="00131640" w:rsidRDefault="002C6DA0" w:rsidP="006E0774">
      <w:pPr>
        <w:rPr>
          <w:rtl/>
        </w:rPr>
      </w:pPr>
      <w:r>
        <w:rPr>
          <w:rFonts w:ascii="Fb Fontext" w:hAnsi="Fb Fontext" w:hint="cs"/>
          <w:sz w:val="32"/>
          <w:rtl/>
        </w:rPr>
        <w:t xml:space="preserve">אם </w:t>
      </w:r>
      <w:r w:rsidR="006E0774" w:rsidRPr="00224C4C">
        <w:rPr>
          <w:rFonts w:ascii="Fb Fontext" w:hAnsi="Fb Fontext"/>
          <w:sz w:val="32"/>
          <w:rtl/>
        </w:rPr>
        <w:t xml:space="preserve">עד פני הפסח </w:t>
      </w:r>
      <w:r>
        <w:rPr>
          <w:rFonts w:ascii="Fb Fontext" w:hAnsi="Fb Fontext" w:hint="cs"/>
          <w:sz w:val="32"/>
          <w:rtl/>
        </w:rPr>
        <w:t>עד לפני הפסח או עד שיפנה הפסח</w:t>
      </w:r>
      <w:r w:rsidR="006E0774" w:rsidRPr="00224C4C">
        <w:rPr>
          <w:rFonts w:ascii="Fb Fontext" w:hAnsi="Fb Fontext"/>
          <w:sz w:val="32"/>
          <w:rtl/>
        </w:rPr>
        <w:t>.</w:t>
      </w:r>
    </w:p>
    <w:p w14:paraId="6134A104" w14:textId="77777777" w:rsidR="006E0774" w:rsidRPr="00131640" w:rsidRDefault="006E0774" w:rsidP="00841728">
      <w:pPr>
        <w:pStyle w:val="affb"/>
        <w:rPr>
          <w:rtl/>
        </w:rPr>
      </w:pPr>
      <w:r w:rsidRPr="00224C4C">
        <w:rPr>
          <w:rFonts w:hint="cs"/>
          <w:rtl/>
        </w:rPr>
        <w:t>׹</w:t>
      </w:r>
    </w:p>
    <w:p w14:paraId="3B12050C" w14:textId="77777777" w:rsidR="006E0774" w:rsidRPr="00131640" w:rsidRDefault="006E0774" w:rsidP="0010529F">
      <w:pPr>
        <w:pStyle w:val="afff0"/>
        <w:framePr w:wrap="around"/>
        <w:rPr>
          <w:rtl/>
        </w:rPr>
      </w:pPr>
      <w:r w:rsidRPr="00224C4C">
        <w:rPr>
          <w:rFonts w:hint="cs"/>
          <w:rtl/>
        </w:rPr>
        <w:t>סה.</w:t>
      </w:r>
    </w:p>
    <w:p w14:paraId="3D587B18" w14:textId="77777777" w:rsidR="006E0774" w:rsidRPr="00131640" w:rsidRDefault="006E0774" w:rsidP="009D66E0">
      <w:pPr>
        <w:pStyle w:val="afffff8"/>
        <w:framePr w:wrap="around"/>
        <w:rPr>
          <w:rtl/>
        </w:rPr>
      </w:pPr>
      <w:del w:id="20150" w:author="קלוד" w:date="2026-10-06T10:09:14Z">
        <w:r>
          <w:rPr>
            <w:rStyle w:val="afffa"/>
            <w:rFonts w:ascii="Fb Fontext" w:hAnsi="Fb Fontext"/>
            <w:rtl/>
          </w:rPr>
          <w:delText xml:space="preserve">מתני'.</w:delText>
        </w:r>
      </w:del>
      <w:ins w:id="20151" w:author="קלוד" w:date="2026-10-06T10:09:14Z">
        <w:r>
          <w:rPr>
            <w:rStyle w:val="afffa"/>
            <w:rFonts w:ascii="Fb Fontext" w:hAnsi="Fb Fontext"/>
            <w:rtl/>
          </w:rPr>
          <w:t xml:space="preserve">משנה י</w:t>
        </w:r>
      </w:ins>
    </w:p>
    <w:p w14:paraId="309E71B4" w14:textId="77777777" w:rsidR="0061604B" w:rsidRPr="00131640" w:rsidRDefault="006E0774" w:rsidP="00954D80">
      <w:pPr>
        <w:pStyle w:val="afff5"/>
        <w:spacing w:before="120"/>
        <w:rPr>
          <w:rtl/>
        </w:rPr>
        <w:pPrChange w:id="90035" w:author="קלוד" w:date="2026-10-08T12:08:16Z">
          <w:pPr>
            <w:pStyle w:val="afff5"/>
          </w:pPr>
        </w:pPrChange>
      </w:pPr>
      <w:r w:rsidRPr="00224C4C">
        <w:rPr>
          <w:rtl/>
        </w:rPr>
        <w:t>האומר לאשה קדשתיך, והיא אומרת לא קדשתני</w:t>
      </w:r>
    </w:p>
    <w:p w14:paraId="06772A7A" w14:textId="709C20AD" w:rsidR="006E0774" w:rsidRPr="00131640" w:rsidRDefault="006E0774" w:rsidP="007C6126">
      <w:pPr>
        <w:pStyle w:val="afff5"/>
        <w:spacing w:after="120"/>
        <w:rPr>
          <w:rtl/>
        </w:rPr>
      </w:pPr>
      <w:r w:rsidRPr="00224C4C">
        <w:rPr>
          <w:rtl/>
        </w:rPr>
        <w:t>- הוא אסור בקרובותיה והיא מותרת בקרוביו</w:t>
      </w:r>
    </w:p>
    <w:p w14:paraId="2D7C5143" w14:textId="77777777" w:rsidR="009469D7" w:rsidRDefault="006E0774" w:rsidP="00954D80">
      <w:pPr>
        <w:pStyle w:val="afff5"/>
        <w:rPr>
          <w:rtl/>
        </w:rPr>
      </w:pPr>
      <w:r w:rsidRPr="00224C4C">
        <w:rPr>
          <w:rtl/>
        </w:rPr>
        <w:t>היא אומרת קדשתני, והוא אומר לא קדשתיך</w:t>
      </w:r>
    </w:p>
    <w:p w14:paraId="24A54D3C" w14:textId="0B96A673" w:rsidR="006E0774" w:rsidRPr="00131640" w:rsidRDefault="006E0774" w:rsidP="007C6126">
      <w:pPr>
        <w:pStyle w:val="afff5"/>
        <w:spacing w:after="120"/>
        <w:rPr>
          <w:rtl/>
        </w:rPr>
      </w:pPr>
      <w:r w:rsidRPr="00224C4C">
        <w:rPr>
          <w:rtl/>
        </w:rPr>
        <w:t>- הוא מותר בקרובותיה, והיא אסורה בקרוביו.</w:t>
      </w:r>
    </w:p>
    <w:p w14:paraId="09C8174A" w14:textId="77777777" w:rsidR="009469D7" w:rsidRDefault="006E0774" w:rsidP="00954D80">
      <w:pPr>
        <w:pStyle w:val="afff5"/>
        <w:rPr>
          <w:rStyle w:val="afffa"/>
          <w:rFonts w:ascii="Fb Fontext" w:hAnsi="Fb Fontext"/>
          <w:b/>
          <w:rtl/>
        </w:rPr>
      </w:pPr>
      <w:r w:rsidRPr="00224C4C">
        <w:rPr>
          <w:rStyle w:val="afffa"/>
          <w:rFonts w:ascii="Fb Fontext" w:hAnsi="Fb Fontext"/>
          <w:b/>
          <w:rtl/>
        </w:rPr>
        <w:t>קידשתיך, והיא אומרת לא קידשת אלא בתי</w:t>
      </w:r>
    </w:p>
    <w:p w14:paraId="7058CE52" w14:textId="77777777" w:rsidR="009469D7" w:rsidRDefault="006E0774" w:rsidP="00954D80">
      <w:pPr>
        <w:pStyle w:val="afff5"/>
        <w:rPr>
          <w:rStyle w:val="afffa"/>
          <w:rFonts w:ascii="Fb Fontext" w:hAnsi="Fb Fontext"/>
          <w:b/>
          <w:rtl/>
        </w:rPr>
      </w:pPr>
      <w:r w:rsidRPr="00224C4C">
        <w:rPr>
          <w:rStyle w:val="afffa"/>
          <w:rFonts w:ascii="Fb Fontext" w:hAnsi="Fb Fontext"/>
          <w:b/>
          <w:rtl/>
        </w:rPr>
        <w:t>- הוא אסור בקרובות גדולה וגדולה מותרת בקרוביו,</w:t>
      </w:r>
    </w:p>
    <w:p w14:paraId="7490B223" w14:textId="3EE19D35" w:rsidR="006E0774" w:rsidRPr="00131640" w:rsidRDefault="006E0774" w:rsidP="007C6126">
      <w:pPr>
        <w:pStyle w:val="afff5"/>
        <w:spacing w:after="120"/>
        <w:rPr>
          <w:rtl/>
        </w:rPr>
      </w:pPr>
      <w:r w:rsidRPr="00224C4C">
        <w:rPr>
          <w:rStyle w:val="afffa"/>
          <w:rFonts w:ascii="Fb Fontext" w:hAnsi="Fb Fontext"/>
          <w:b/>
          <w:rtl/>
        </w:rPr>
        <w:t>הוא מותר בקרובות קטנה וקטנה מותרת בקרוביו.</w:t>
      </w:r>
    </w:p>
    <w:p w14:paraId="5514C0C5" w14:textId="77777777" w:rsidR="009469D7" w:rsidRDefault="006E0774" w:rsidP="00954D80">
      <w:pPr>
        <w:pStyle w:val="afff5"/>
        <w:rPr>
          <w:rStyle w:val="afffa"/>
          <w:rFonts w:ascii="Fb Fontext" w:hAnsi="Fb Fontext"/>
          <w:b/>
          <w:rtl/>
        </w:rPr>
      </w:pPr>
      <w:r w:rsidRPr="00224C4C">
        <w:rPr>
          <w:rStyle w:val="afffa"/>
          <w:rFonts w:ascii="Fb Fontext" w:hAnsi="Fb Fontext"/>
          <w:b/>
          <w:rtl/>
        </w:rPr>
        <w:t>קדשתי את בתך, והיא אומרת לא קדשת אלא אותי</w:t>
      </w:r>
      <w:r w:rsidR="000D04DE">
        <w:rPr>
          <w:rStyle w:val="afffa"/>
          <w:rFonts w:ascii="Fb Fontext" w:hAnsi="Fb Fontext" w:hint="cs"/>
          <w:b/>
          <w:rtl/>
        </w:rPr>
        <w:t>,</w:t>
      </w:r>
    </w:p>
    <w:p w14:paraId="5458093D" w14:textId="77777777" w:rsidR="009469D7" w:rsidRDefault="000D04DE" w:rsidP="00954D80">
      <w:pPr>
        <w:pStyle w:val="afff5"/>
        <w:rPr>
          <w:rStyle w:val="afffa"/>
          <w:rFonts w:ascii="Fb Fontext" w:hAnsi="Fb Fontext"/>
          <w:b/>
          <w:rtl/>
        </w:rPr>
      </w:pPr>
      <w:r>
        <w:rPr>
          <w:rStyle w:val="afffa"/>
          <w:rFonts w:ascii="Fb Fontext" w:hAnsi="Fb Fontext" w:hint="cs"/>
          <w:b/>
          <w:rtl/>
        </w:rPr>
        <w:t>-</w:t>
      </w:r>
      <w:r w:rsidR="006E0774" w:rsidRPr="00224C4C">
        <w:rPr>
          <w:rStyle w:val="afffa"/>
          <w:rFonts w:ascii="Fb Fontext" w:hAnsi="Fb Fontext"/>
          <w:b/>
          <w:rtl/>
        </w:rPr>
        <w:t>הוא אסור בקרובות קטנה וקטנה מותרת בקרוביו,</w:t>
      </w:r>
    </w:p>
    <w:p w14:paraId="6E0EE385" w14:textId="135C3B35" w:rsidR="006E0774" w:rsidRPr="00131640" w:rsidRDefault="006E0774" w:rsidP="00954D80">
      <w:pPr>
        <w:pStyle w:val="afff5"/>
        <w:rPr>
          <w:rtl/>
        </w:rPr>
      </w:pPr>
      <w:r w:rsidRPr="00224C4C">
        <w:rPr>
          <w:rStyle w:val="afffa"/>
          <w:rFonts w:ascii="Fb Fontext" w:hAnsi="Fb Fontext"/>
          <w:b/>
          <w:rtl/>
        </w:rPr>
        <w:t>הוא מותר בקרובות גדולה וגדולה אסורה בקרוביו</w:t>
      </w:r>
      <w:r w:rsidRPr="00224C4C">
        <w:rPr>
          <w:rtl/>
          <w:rPrChange w:id="40008" w:author="Claude" w:date="2026-10-06T13:34:54Z">
            <w:rPr>
              <w:sz w:val="32"/>
              <w:rtl/>
            </w:rPr>
          </w:rPrChange>
        </w:rPr>
        <w:t>.</w:t>
      </w:r>
    </w:p>
    <w:p w14:paraId="4C3B5A6E" w14:textId="77777777" w:rsidR="006E0774" w:rsidRPr="00131640" w:rsidRDefault="006E0774" w:rsidP="00841728">
      <w:pPr>
        <w:pStyle w:val="affb"/>
        <w:rPr>
          <w:del w:id="90116" w:author="מנוע עיצוב" w:date="2026-10-08T11:01:28Z"/>
          <w:rtl/>
        </w:rPr>
      </w:pPr>
      <w:del w:id="90115" w:author="מנוע עיצוב" w:date="2026-10-08T11:01:28Z">
        <w:r w:rsidRPr="00224C4C">
          <w:rPr>
            <w:rFonts w:hint="cs"/>
            <w:rtl/>
          </w:rPr>
          <w:delText xml:space="preserve">׹</w:delText>
        </w:r>
      </w:del>
    </w:p>
    <w:p w14:paraId="1C090435" w14:textId="77777777" w:rsidR="006E0774" w:rsidRPr="00131640" w:rsidRDefault="006E0774" w:rsidP="002A094E">
      <w:pPr>
        <w:pStyle w:val="afffd"/>
        <w:rPr>
          <w:rtl/>
        </w:rPr>
      </w:pPr>
      <w:ins w:id="9870" w:author="מספור קטעי משנה" w:date="2026-10-06T06:45:32Z">
        <w:r>
          <w:rPr>
            <w:rStyle w:val="MisparKeta"/>
          </w:rPr>
          <w:t xml:space="preserve">ב. </w:t>
        </w:r>
      </w:ins>
      <w:r w:rsidRPr="00224C4C">
        <w:rPr>
          <w:rStyle w:val="afffa"/>
          <w:spacing w:val="4"/>
          <w:rtl/>
        </w:rPr>
        <w:t>האומר לאשה קדשתיך וכו'.</w:t>
      </w:r>
    </w:p>
    <w:p w14:paraId="6EB02D72" w14:textId="77777777" w:rsidR="00A85AC8" w:rsidRPr="00E600D8" w:rsidRDefault="006E0774" w:rsidP="000D04DE">
      <w:pPr>
        <w:pStyle w:val="38"/>
        <w:framePr w:wrap="notBeside"/>
        <w:rPr>
          <w:rtl/>
        </w:rPr>
      </w:pPr>
      <w:r w:rsidRPr="00E600D8">
        <w:rPr>
          <w:rtl/>
        </w:rPr>
        <w:t>וצריכא</w:t>
      </w:r>
      <w:r w:rsidR="00A85AC8" w:rsidRPr="00E600D8">
        <w:rPr>
          <w:rtl/>
        </w:rPr>
        <w:t>:</w:t>
      </w:r>
    </w:p>
    <w:p w14:paraId="296D2B15" w14:textId="4219B136" w:rsidR="006E0774" w:rsidRPr="00131640" w:rsidRDefault="006E0774" w:rsidP="00C33E73">
      <w:pPr>
        <w:rPr>
          <w:rtl/>
        </w:rPr>
      </w:pPr>
      <w:r w:rsidRPr="00224C4C">
        <w:rPr>
          <w:rFonts w:ascii="Fb Fontext" w:hAnsi="Fb Fontext" w:hint="cs"/>
          <w:sz w:val="32"/>
          <w:rtl/>
        </w:rPr>
        <w:t>לגביו</w:t>
      </w:r>
      <w:r w:rsidRPr="00224C4C">
        <w:rPr>
          <w:rFonts w:ascii="Fb Fontext" w:hAnsi="Fb Fontext"/>
          <w:sz w:val="32"/>
          <w:rtl/>
        </w:rPr>
        <w:t>, משום דגברא לא איכפת ליה ומיקרי אמר,</w:t>
      </w:r>
      <w:r w:rsidR="00C33E73">
        <w:rPr>
          <w:rFonts w:ascii="Fb Fontext" w:hAnsi="Fb Fontext" w:hint="cs"/>
          <w:sz w:val="32"/>
          <w:rtl/>
        </w:rPr>
        <w:t xml:space="preserve"> </w:t>
      </w:r>
      <w:r w:rsidRPr="00224C4C">
        <w:rPr>
          <w:rFonts w:ascii="Fb Fontext" w:hAnsi="Fb Fontext"/>
          <w:sz w:val="32"/>
          <w:rtl/>
        </w:rPr>
        <w:t xml:space="preserve">אבל </w:t>
      </w:r>
      <w:r w:rsidRPr="00224C4C">
        <w:rPr>
          <w:rFonts w:ascii="Fb Fontext" w:hAnsi="Fb Fontext" w:hint="cs"/>
          <w:sz w:val="32"/>
          <w:rtl/>
        </w:rPr>
        <w:t>היא</w:t>
      </w:r>
      <w:r w:rsidRPr="00224C4C">
        <w:rPr>
          <w:rFonts w:ascii="Fb Fontext" w:hAnsi="Fb Fontext"/>
          <w:sz w:val="32"/>
          <w:rtl/>
        </w:rPr>
        <w:t xml:space="preserve"> </w:t>
      </w:r>
      <w:r w:rsidRPr="00224C4C">
        <w:rPr>
          <w:rFonts w:ascii="Fb Fontext" w:hAnsi="Fb Fontext" w:hint="cs"/>
          <w:sz w:val="32"/>
          <w:rtl/>
        </w:rPr>
        <w:t>אם</w:t>
      </w:r>
      <w:r w:rsidRPr="00224C4C">
        <w:rPr>
          <w:rFonts w:ascii="Fb Fontext" w:hAnsi="Fb Fontext"/>
          <w:sz w:val="32"/>
          <w:rtl/>
        </w:rPr>
        <w:t xml:space="preserve"> לא דקים לה בדיבורה לא אמרה, וי</w:t>
      </w:r>
      <w:r w:rsidRPr="00224C4C">
        <w:rPr>
          <w:rFonts w:ascii="Fb Fontext" w:hAnsi="Fb Fontext" w:hint="cs"/>
          <w:sz w:val="32"/>
          <w:rtl/>
        </w:rPr>
        <w:t>א</w:t>
      </w:r>
      <w:r w:rsidRPr="00224C4C">
        <w:rPr>
          <w:rFonts w:ascii="Fb Fontext" w:hAnsi="Fb Fontext"/>
          <w:sz w:val="32"/>
          <w:rtl/>
        </w:rPr>
        <w:t>סר בקרובותיה, קמ"ל.</w:t>
      </w:r>
    </w:p>
    <w:p w14:paraId="5C1A80DF" w14:textId="77777777" w:rsidR="006E0774" w:rsidRPr="00131640" w:rsidRDefault="006E0774" w:rsidP="00841728">
      <w:pPr>
        <w:pStyle w:val="affb"/>
        <w:rPr>
          <w:del w:id="90118" w:author="מנוע עיצוב" w:date="2026-10-08T11:01:28Z"/>
          <w:rtl/>
        </w:rPr>
      </w:pPr>
      <w:del w:id="90117" w:author="מנוע עיצוב" w:date="2026-10-08T11:01:28Z">
        <w:r w:rsidRPr="00224C4C">
          <w:rPr>
            <w:rFonts w:hint="cs"/>
            <w:rtl/>
          </w:rPr>
          <w:delText xml:space="preserve">׹</w:delText>
        </w:r>
      </w:del>
    </w:p>
    <w:p w14:paraId="7FCEC659" w14:textId="77777777" w:rsidR="006E0774" w:rsidRPr="00131640" w:rsidRDefault="006E0774" w:rsidP="002A094E">
      <w:pPr>
        <w:pStyle w:val="afffd"/>
        <w:rPr>
          <w:rtl/>
        </w:rPr>
      </w:pPr>
      <w:ins w:id="9871" w:author="מספור קטעי משנה" w:date="2026-10-06T06:45:32Z">
        <w:r>
          <w:rPr>
            <w:rStyle w:val="MisparKeta"/>
          </w:rPr>
          <w:t xml:space="preserve">ג. </w:t>
        </w:r>
      </w:ins>
      <w:r w:rsidRPr="00224C4C">
        <w:rPr>
          <w:rStyle w:val="afffa"/>
          <w:spacing w:val="4"/>
          <w:rtl/>
        </w:rPr>
        <w:t>קידשתיך והיא אומרת וכו'.</w:t>
      </w:r>
    </w:p>
    <w:p w14:paraId="7622B04A" w14:textId="77777777" w:rsidR="00A85AC8" w:rsidRPr="00E600D8" w:rsidRDefault="006E0774" w:rsidP="003B1834">
      <w:pPr>
        <w:pStyle w:val="38"/>
        <w:framePr w:wrap="notBeside"/>
        <w:rPr>
          <w:rtl/>
        </w:rPr>
      </w:pPr>
      <w:r w:rsidRPr="00E600D8">
        <w:rPr>
          <w:rtl/>
        </w:rPr>
        <w:t>איצטריך</w:t>
      </w:r>
      <w:r w:rsidR="00A85AC8" w:rsidRPr="00E600D8">
        <w:rPr>
          <w:rtl/>
        </w:rPr>
        <w:t>:</w:t>
      </w:r>
    </w:p>
    <w:p w14:paraId="3A9C2E48" w14:textId="3A309DCE" w:rsidR="006E0774" w:rsidRPr="00131640" w:rsidRDefault="003B1834" w:rsidP="003B1834">
      <w:pPr>
        <w:rPr>
          <w:rtl/>
        </w:rPr>
      </w:pPr>
      <w:r>
        <w:rPr>
          <w:rFonts w:ascii="Fb Fontext" w:hAnsi="Fb Fontext" w:hint="cs"/>
          <w:rtl/>
        </w:rPr>
        <w:t>קמ''ל דלא אמרי' דמדברנן בתה נאסרת בדיבורה, כאב לבנו,</w:t>
      </w:r>
    </w:p>
    <w:p w14:paraId="14A85401" w14:textId="77777777" w:rsidR="006E0774" w:rsidRPr="00131640" w:rsidRDefault="006E0774" w:rsidP="00841728">
      <w:pPr>
        <w:pStyle w:val="affb"/>
        <w:rPr>
          <w:del w:id="90120" w:author="מנוע עיצוב" w:date="2026-10-08T11:01:28Z"/>
          <w:rtl/>
        </w:rPr>
      </w:pPr>
      <w:del w:id="90119" w:author="מנוע עיצוב" w:date="2026-10-08T11:01:28Z">
        <w:r w:rsidRPr="00224C4C">
          <w:rPr>
            <w:rFonts w:hint="cs"/>
            <w:rtl/>
          </w:rPr>
          <w:delText xml:space="preserve">׹</w:delText>
        </w:r>
      </w:del>
    </w:p>
    <w:p w14:paraId="1B9A7DD7" w14:textId="77777777" w:rsidR="009469D7" w:rsidRDefault="006E0774" w:rsidP="002A094E">
      <w:pPr>
        <w:pStyle w:val="afffd"/>
        <w:rPr>
          <w:rStyle w:val="afffa"/>
          <w:spacing w:val="4"/>
          <w:rtl/>
        </w:rPr>
      </w:pPr>
      <w:ins w:id="9872" w:author="מספור קטעי משנה" w:date="2026-10-06T06:45:32Z">
        <w:r>
          <w:rPr>
            <w:rStyle w:val="MisparKeta"/>
          </w:rPr>
          <w:t xml:space="preserve">ד. </w:t>
        </w:r>
      </w:ins>
      <w:r w:rsidRPr="00224C4C">
        <w:rPr>
          <w:rStyle w:val="afffa"/>
          <w:spacing w:val="4"/>
          <w:rtl/>
        </w:rPr>
        <w:t>קידשתי את בתך וכו'.</w:t>
      </w:r>
    </w:p>
    <w:p w14:paraId="5D1A255C" w14:textId="27D70766" w:rsidR="006E0774" w:rsidRPr="00131640" w:rsidRDefault="006E0774" w:rsidP="0041136A">
      <w:pPr>
        <w:rPr>
          <w:rtl/>
        </w:rPr>
      </w:pPr>
      <w:r w:rsidRPr="00224C4C">
        <w:rPr>
          <w:rFonts w:ascii="Fb Fontext" w:hAnsi="Fb Fontext"/>
          <w:sz w:val="32"/>
          <w:rtl/>
        </w:rPr>
        <w:t xml:space="preserve">איידי דתנא הא, תנא </w:t>
      </w:r>
      <w:r w:rsidR="00B35B36">
        <w:rPr>
          <w:rFonts w:ascii="Fb Fontext" w:hAnsi="Fb Fontext"/>
          <w:sz w:val="32"/>
          <w:rtl/>
        </w:rPr>
        <w:t>גם</w:t>
      </w:r>
      <w:r w:rsidRPr="00224C4C">
        <w:rPr>
          <w:rFonts w:ascii="Fb Fontext" w:hAnsi="Fb Fontext"/>
          <w:sz w:val="32"/>
          <w:rtl/>
        </w:rPr>
        <w:t xml:space="preserve"> הא.</w:t>
      </w:r>
    </w:p>
    <w:p w14:paraId="2D8AAE1D" w14:textId="63E9A3E8" w:rsidR="00A85AC8" w:rsidRPr="00E600D8" w:rsidRDefault="006E0774" w:rsidP="003B1834">
      <w:pPr>
        <w:pStyle w:val="38"/>
        <w:framePr w:wrap="notBeside"/>
        <w:rPr>
          <w:rtl/>
        </w:rPr>
      </w:pPr>
      <w:r w:rsidRPr="00E600D8">
        <w:rPr>
          <w:rtl/>
        </w:rPr>
        <w:t>שמואל</w:t>
      </w:r>
      <w:r w:rsidR="00A85AC8" w:rsidRPr="00E600D8">
        <w:rPr>
          <w:rtl/>
        </w:rPr>
        <w:t>:</w:t>
      </w:r>
    </w:p>
    <w:p w14:paraId="58E93E72" w14:textId="0C9E3CAF" w:rsidR="009469D7" w:rsidRDefault="006E0774" w:rsidP="006E0774">
      <w:pPr>
        <w:rPr>
          <w:rFonts w:ascii="Fb Fontext" w:hAnsi="Fb Fontext"/>
          <w:rtl/>
        </w:rPr>
      </w:pPr>
      <w:r w:rsidRPr="00210DF6">
        <w:rPr>
          <w:rStyle w:val="afffa"/>
          <w:rFonts w:ascii="Fb Fontext" w:hAnsi="Fb Fontext" w:cs="BA TM • Vilna Extra-Bold"/>
          <w:bCs w:val="0"/>
          <w:rtl/>
        </w:rPr>
        <w:t>מבקשין</w:t>
      </w:r>
      <w:r w:rsidRPr="00224C4C">
        <w:rPr>
          <w:rFonts w:ascii="Fb Fontext" w:hAnsi="Fb Fontext"/>
          <w:rtl/>
        </w:rPr>
        <w:t xml:space="preserve"> ממנו ליתן גט,</w:t>
      </w:r>
    </w:p>
    <w:p w14:paraId="376EC997" w14:textId="1CDE524D" w:rsidR="00A85AC8" w:rsidRPr="00E600D8" w:rsidRDefault="008C5DC1" w:rsidP="008C5DC1">
      <w:pPr>
        <w:pStyle w:val="38"/>
        <w:framePr w:wrap="notBeside"/>
        <w:rPr>
          <w:rtl/>
        </w:rPr>
      </w:pPr>
      <w:r w:rsidRPr="00E600D8">
        <w:rPr>
          <w:rtl/>
        </w:rPr>
        <w:t>◄</w:t>
      </w:r>
      <w:r w:rsidRPr="00E600D8">
        <w:rPr>
          <w:rFonts w:hint="cs"/>
          <w:rtl/>
        </w:rPr>
        <w:t xml:space="preserve"> </w:t>
      </w:r>
      <w:r w:rsidRPr="00E600D8">
        <w:rPr>
          <w:rtl/>
        </w:rPr>
        <w:tab/>
      </w:r>
      <w:r w:rsidR="006E0774" w:rsidRPr="00E600D8">
        <w:rPr>
          <w:rtl/>
        </w:rPr>
        <w:t>רב</w:t>
      </w:r>
      <w:r w:rsidR="00A85AC8" w:rsidRPr="00E600D8">
        <w:rPr>
          <w:rtl/>
        </w:rPr>
        <w:t>:</w:t>
      </w:r>
    </w:p>
    <w:p w14:paraId="4F18135D" w14:textId="5AA64340" w:rsidR="006E0774" w:rsidRPr="00131640" w:rsidRDefault="006E0774" w:rsidP="006E0774">
      <w:pPr>
        <w:rPr>
          <w:rtl/>
        </w:rPr>
      </w:pPr>
      <w:r w:rsidRPr="00224C4C">
        <w:rPr>
          <w:rFonts w:ascii="Fb Fontext" w:hAnsi="Fb Fontext"/>
          <w:rtl/>
        </w:rPr>
        <w:t xml:space="preserve">אם נתן גט מעצמו, </w:t>
      </w:r>
      <w:r w:rsidRPr="00210DF6">
        <w:rPr>
          <w:rStyle w:val="afffa"/>
          <w:rFonts w:ascii="Fb Fontext" w:hAnsi="Fb Fontext" w:cs="BA TM • Vilna Extra-Bold"/>
          <w:bCs w:val="0"/>
          <w:rtl/>
        </w:rPr>
        <w:t>כופין</w:t>
      </w:r>
      <w:r w:rsidRPr="00224C4C">
        <w:rPr>
          <w:rFonts w:ascii="Fb Fontext" w:hAnsi="Fb Fontext"/>
          <w:rtl/>
        </w:rPr>
        <w:t xml:space="preserve"> אותו ליתן כתובה.</w:t>
      </w:r>
      <w:r w:rsidRPr="00224C4C">
        <w:rPr>
          <w:rFonts w:ascii="Fb Fontext" w:hAnsi="Fb Fontext" w:hint="cs"/>
          <w:rtl/>
        </w:rPr>
        <w:t xml:space="preserve"> וה</w:t>
      </w:r>
      <w:r w:rsidRPr="00224C4C">
        <w:rPr>
          <w:rFonts w:ascii="Fb Fontext" w:hAnsi="Fb Fontext"/>
          <w:rtl/>
        </w:rPr>
        <w:t>"</w:t>
      </w:r>
      <w:r w:rsidRPr="00224C4C">
        <w:rPr>
          <w:rFonts w:ascii="Fb Fontext" w:hAnsi="Fb Fontext" w:hint="cs"/>
          <w:rtl/>
        </w:rPr>
        <w:t>נ משמע מרב</w:t>
      </w:r>
    </w:p>
    <w:p w14:paraId="69ABB890" w14:textId="77777777" w:rsidR="006E0774" w:rsidRPr="00131640" w:rsidRDefault="006E0774" w:rsidP="00841728">
      <w:pPr>
        <w:pStyle w:val="affb"/>
        <w:rPr>
          <w:rtl/>
        </w:rPr>
      </w:pPr>
      <w:r w:rsidRPr="00224C4C">
        <w:rPr>
          <w:rFonts w:hint="cs"/>
          <w:rtl/>
        </w:rPr>
        <w:t>׹</w:t>
      </w:r>
    </w:p>
    <w:p w14:paraId="2F37BDDB" w14:textId="0B42C837" w:rsidR="00A85AC8" w:rsidRPr="00E600D8" w:rsidRDefault="006E0774" w:rsidP="00837F74">
      <w:pPr>
        <w:pStyle w:val="38"/>
        <w:framePr w:wrap="notBeside"/>
        <w:rPr>
          <w:rtl/>
        </w:rPr>
      </w:pPr>
      <w:r w:rsidRPr="00E600D8">
        <w:rPr>
          <w:rFonts w:hint="cs"/>
          <w:rtl/>
        </w:rPr>
        <w:t>ר</w:t>
      </w:r>
      <w:r w:rsidRPr="00E600D8">
        <w:rPr>
          <w:rtl/>
        </w:rPr>
        <w:t>"</w:t>
      </w:r>
      <w:r w:rsidRPr="00E600D8">
        <w:rPr>
          <w:rFonts w:hint="cs"/>
          <w:rtl/>
        </w:rPr>
        <w:t>י</w:t>
      </w:r>
      <w:r w:rsidR="00A85AC8" w:rsidRPr="00E600D8">
        <w:rPr>
          <w:rtl/>
        </w:rPr>
        <w:t>:</w:t>
      </w:r>
    </w:p>
    <w:p w14:paraId="7BD46E16" w14:textId="3894601B" w:rsidR="006E0774" w:rsidRDefault="00837F74" w:rsidP="006E0774">
      <w:pPr>
        <w:rPr>
          <w:rFonts w:ascii="Fb Fontext" w:hAnsi="Fb Fontext"/>
          <w:sz w:val="32"/>
          <w:rtl/>
        </w:rPr>
      </w:pPr>
      <w:r>
        <w:rPr>
          <w:rFonts w:ascii="Fb Fontext" w:hAnsi="Fb Fontext" w:hint="cs"/>
          <w:sz w:val="32"/>
          <w:rtl/>
        </w:rPr>
        <w:t>ה</w:t>
      </w:r>
      <w:r w:rsidR="006E0774" w:rsidRPr="00224C4C">
        <w:rPr>
          <w:rFonts w:ascii="Fb Fontext" w:hAnsi="Fb Fontext"/>
          <w:sz w:val="32"/>
          <w:rtl/>
        </w:rPr>
        <w:t>מקדש בעד אחד - אין חוששין לקידושיו.</w:t>
      </w:r>
    </w:p>
    <w:p w14:paraId="3323D9EF" w14:textId="655B8B9C" w:rsidR="007309FA" w:rsidRPr="00131640" w:rsidRDefault="007309FA" w:rsidP="007309FA">
      <w:pPr>
        <w:pStyle w:val="affffb"/>
        <w:rPr>
          <w:rtl/>
        </w:rPr>
      </w:pPr>
      <w:r w:rsidRPr="007309FA">
        <w:rPr>
          <w:rtl/>
        </w:rPr>
        <w:t>***</w:t>
      </w:r>
    </w:p>
    <w:p w14:paraId="1F9032E9" w14:textId="77777777" w:rsidR="006E0774" w:rsidRPr="00131640" w:rsidRDefault="006E0774" w:rsidP="00F65F8B">
      <w:pPr>
        <w:pStyle w:val="affffb"/>
        <w:rPr>
          <w:rtl/>
        </w:rPr>
      </w:pPr>
      <w:r w:rsidRPr="00196D6B">
        <w:rPr>
          <w:rStyle w:val="afffff3"/>
          <w:rFonts w:cs="BA TM • Vilna Extra-Bold"/>
          <w:b w:val="0"/>
          <w:bCs w:val="0"/>
          <w:rtl/>
        </w:rPr>
        <w:t xml:space="preserve">בעו </w:t>
      </w:r>
      <w:r w:rsidRPr="00196D6B">
        <w:rPr>
          <w:rStyle w:val="afffff3"/>
          <w:rFonts w:cs="BA TM • Vilna Extra-Bold" w:hint="cs"/>
          <w:b w:val="0"/>
          <w:bCs w:val="0"/>
          <w:rtl/>
        </w:rPr>
        <w:t>מר</w:t>
      </w:r>
      <w:r w:rsidRPr="00196D6B">
        <w:rPr>
          <w:rStyle w:val="afffff3"/>
          <w:rFonts w:cs="BA TM • Vilna Extra-Bold"/>
          <w:b w:val="0"/>
          <w:bCs w:val="0"/>
          <w:rtl/>
        </w:rPr>
        <w:t>"</w:t>
      </w:r>
      <w:r w:rsidRPr="00196D6B">
        <w:rPr>
          <w:rStyle w:val="afffff3"/>
          <w:rFonts w:cs="BA TM • Vilna Extra-Bold" w:hint="cs"/>
          <w:b w:val="0"/>
          <w:bCs w:val="0"/>
          <w:rtl/>
        </w:rPr>
        <w:t>י</w:t>
      </w:r>
      <w:r w:rsidRPr="00196D6B">
        <w:rPr>
          <w:rStyle w:val="afffff3"/>
          <w:rFonts w:cs="BA TM • Vilna Extra-Bold"/>
          <w:b w:val="0"/>
          <w:bCs w:val="0"/>
          <w:rtl/>
        </w:rPr>
        <w:t>:</w:t>
      </w:r>
      <w:r w:rsidRPr="00224C4C">
        <w:rPr>
          <w:rtl/>
        </w:rPr>
        <w:t xml:space="preserve"> שניהם מודים, מאי? אין ולא ורפיא בידיה.</w:t>
      </w:r>
    </w:p>
    <w:p w14:paraId="03CAF6DA" w14:textId="77777777" w:rsidR="00A85AC8" w:rsidRPr="00E600D8" w:rsidRDefault="002C13AA" w:rsidP="0002710D">
      <w:pPr>
        <w:pStyle w:val="38"/>
        <w:framePr w:wrap="notBeside"/>
        <w:rPr>
          <w:rtl/>
        </w:rPr>
      </w:pPr>
      <w:r w:rsidRPr="00E600D8">
        <w:rPr>
          <w:rtl/>
        </w:rPr>
        <w:t>◄</w:t>
      </w:r>
      <w:r w:rsidRPr="00E600D8">
        <w:rPr>
          <w:rFonts w:hint="cs"/>
          <w:rtl/>
        </w:rPr>
        <w:t xml:space="preserve"> </w:t>
      </w:r>
      <w:r w:rsidRPr="00E600D8">
        <w:rPr>
          <w:rtl/>
        </w:rPr>
        <w:tab/>
      </w:r>
      <w:r w:rsidR="006E0774" w:rsidRPr="00E600D8">
        <w:rPr>
          <w:rtl/>
        </w:rPr>
        <w:t xml:space="preserve"> </w:t>
      </w:r>
      <w:r w:rsidR="006E0774" w:rsidRPr="00E600D8">
        <w:rPr>
          <w:rFonts w:hint="cs"/>
          <w:rtl/>
        </w:rPr>
        <w:t>ר</w:t>
      </w:r>
      <w:r w:rsidR="006E0774" w:rsidRPr="00E600D8">
        <w:rPr>
          <w:rtl/>
        </w:rPr>
        <w:t>"</w:t>
      </w:r>
      <w:r w:rsidR="006E0774" w:rsidRPr="00E600D8">
        <w:rPr>
          <w:rFonts w:hint="cs"/>
          <w:rtl/>
        </w:rPr>
        <w:t>נ משמואל</w:t>
      </w:r>
      <w:r w:rsidR="00A85AC8" w:rsidRPr="00E600D8">
        <w:rPr>
          <w:rtl/>
        </w:rPr>
        <w:t>:</w:t>
      </w:r>
    </w:p>
    <w:p w14:paraId="79FDE44A" w14:textId="2D7F32C2" w:rsidR="006E0774" w:rsidRPr="00131640" w:rsidRDefault="006E0774" w:rsidP="006E0774">
      <w:pPr>
        <w:rPr>
          <w:rtl/>
        </w:rPr>
      </w:pPr>
      <w:r w:rsidRPr="00224C4C">
        <w:rPr>
          <w:rFonts w:ascii="Fb Fontext" w:hAnsi="Fb Fontext"/>
          <w:rtl/>
        </w:rPr>
        <w:t xml:space="preserve"> המקדש בעד אחד אין חוששין לקידושיו, ואפי' שניהם מודים.</w:t>
      </w:r>
    </w:p>
    <w:p w14:paraId="19DAC6DA" w14:textId="6A21147A" w:rsidR="00A85AC8" w:rsidRPr="00E600D8" w:rsidRDefault="00551154" w:rsidP="0002710D">
      <w:pPr>
        <w:pStyle w:val="38"/>
        <w:framePr w:wrap="notBeside"/>
        <w:rPr>
          <w:rtl/>
        </w:rPr>
      </w:pPr>
      <w:r w:rsidRPr="00E600D8">
        <w:rPr>
          <w:rFonts w:hint="cs"/>
          <w:rtl/>
        </w:rPr>
        <w:t>והך</w:t>
      </w:r>
      <w:r w:rsidR="00A85AC8" w:rsidRPr="00E600D8">
        <w:rPr>
          <w:rFonts w:hint="cs"/>
          <w:rtl/>
        </w:rPr>
        <w:t>:</w:t>
      </w:r>
    </w:p>
    <w:p w14:paraId="1C2BEE4F" w14:textId="5A235E05" w:rsidR="006E0774" w:rsidRPr="00131640" w:rsidRDefault="006E0774" w:rsidP="006E0774">
      <w:pPr>
        <w:rPr>
          <w:rtl/>
        </w:rPr>
      </w:pPr>
      <w:r w:rsidRPr="00224C4C">
        <w:rPr>
          <w:rFonts w:ascii="Fb Fontext" w:hAnsi="Fb Fontext" w:hint="cs"/>
          <w:rtl/>
        </w:rPr>
        <w:t>דה</w:t>
      </w:r>
      <w:r w:rsidRPr="00224C4C">
        <w:rPr>
          <w:rFonts w:ascii="Fb Fontext" w:hAnsi="Fb Fontext"/>
          <w:rtl/>
        </w:rPr>
        <w:t>אומר לאשה קדשתיך, והיא אומרת לא קדשתני - הוא אסור בקרובותיה, והיא מותרת בקרוביו.</w:t>
      </w:r>
    </w:p>
    <w:p w14:paraId="445B0226" w14:textId="77777777" w:rsidR="00A85AC8" w:rsidRPr="00E600D8" w:rsidRDefault="006E0774" w:rsidP="00551154">
      <w:pPr>
        <w:pStyle w:val="38"/>
        <w:framePr w:wrap="notBeside"/>
        <w:rPr>
          <w:rtl/>
        </w:rPr>
      </w:pPr>
      <w:r w:rsidRPr="00E600D8">
        <w:rPr>
          <w:rFonts w:hint="cs"/>
          <w:rtl/>
        </w:rPr>
        <w:t xml:space="preserve">לא </w:t>
      </w:r>
      <w:r w:rsidR="00026A29" w:rsidRPr="00E600D8">
        <w:rPr>
          <w:rFonts w:hint="cs"/>
          <w:rtl/>
        </w:rPr>
        <w:t>חלקו</w:t>
      </w:r>
      <w:r w:rsidR="00A85AC8" w:rsidRPr="00E600D8">
        <w:rPr>
          <w:rtl/>
        </w:rPr>
        <w:t>:</w:t>
      </w:r>
    </w:p>
    <w:p w14:paraId="5C621740" w14:textId="51444D6C" w:rsidR="006E0774" w:rsidRPr="00131640" w:rsidRDefault="00551154" w:rsidP="006E0774">
      <w:pPr>
        <w:rPr>
          <w:rtl/>
        </w:rPr>
      </w:pPr>
      <w:r>
        <w:rPr>
          <w:rFonts w:ascii="Fb Fontext" w:hAnsi="Fb Fontext" w:hint="cs"/>
          <w:sz w:val="32"/>
          <w:rtl/>
        </w:rPr>
        <w:t>בע''א</w:t>
      </w:r>
      <w:r w:rsidR="006E0774" w:rsidRPr="00224C4C">
        <w:rPr>
          <w:rFonts w:ascii="Fb Fontext" w:hAnsi="Fb Fontext" w:hint="cs"/>
          <w:sz w:val="32"/>
          <w:rtl/>
        </w:rPr>
        <w:t xml:space="preserve"> אלא </w:t>
      </w:r>
      <w:r>
        <w:rPr>
          <w:rFonts w:ascii="Fb Fontext" w:hAnsi="Fb Fontext" w:hint="cs"/>
          <w:sz w:val="32"/>
          <w:rtl/>
        </w:rPr>
        <w:t>ש</w:t>
      </w:r>
      <w:r w:rsidR="006E0774" w:rsidRPr="00224C4C">
        <w:rPr>
          <w:rFonts w:ascii="Fb Fontext" w:hAnsi="Fb Fontext" w:hint="cs"/>
          <w:sz w:val="32"/>
          <w:rtl/>
        </w:rPr>
        <w:t>אמ</w:t>
      </w:r>
      <w:r w:rsidR="006E0774" w:rsidRPr="00224C4C">
        <w:rPr>
          <w:rFonts w:ascii="Fb Fontext" w:hAnsi="Fb Fontext"/>
          <w:sz w:val="32"/>
          <w:rtl/>
        </w:rPr>
        <w:t>"</w:t>
      </w:r>
      <w:r w:rsidR="006E0774" w:rsidRPr="00224C4C">
        <w:rPr>
          <w:rFonts w:ascii="Fb Fontext" w:hAnsi="Fb Fontext" w:hint="cs"/>
          <w:sz w:val="32"/>
          <w:rtl/>
        </w:rPr>
        <w:t xml:space="preserve">ל </w:t>
      </w:r>
      <w:r w:rsidR="006E0774" w:rsidRPr="00224C4C">
        <w:rPr>
          <w:rFonts w:ascii="Fb Fontext" w:hAnsi="Fb Fontext"/>
          <w:sz w:val="32"/>
          <w:rtl/>
        </w:rPr>
        <w:t xml:space="preserve">קידשתיך בפני פלוני ופלוני, והלכו </w:t>
      </w:r>
      <w:r>
        <w:rPr>
          <w:rFonts w:ascii="Fb Fontext" w:hAnsi="Fb Fontext" w:hint="cs"/>
          <w:sz w:val="32"/>
          <w:rtl/>
        </w:rPr>
        <w:t>למדה''י</w:t>
      </w:r>
      <w:r w:rsidR="006E0774" w:rsidRPr="00224C4C">
        <w:rPr>
          <w:rFonts w:ascii="Fb Fontext" w:hAnsi="Fb Fontext"/>
          <w:sz w:val="32"/>
          <w:rtl/>
        </w:rPr>
        <w:t>.</w:t>
      </w:r>
    </w:p>
    <w:p w14:paraId="26FD3C52" w14:textId="426CCA92" w:rsidR="00A85AC8" w:rsidRPr="00E600D8" w:rsidRDefault="00551154" w:rsidP="00551154">
      <w:pPr>
        <w:pStyle w:val="38"/>
        <w:framePr w:wrap="notBeside"/>
        <w:rPr>
          <w:rtl/>
        </w:rPr>
      </w:pPr>
      <w:r w:rsidRPr="00E600D8">
        <w:rPr>
          <w:rFonts w:hint="cs"/>
          <w:rtl/>
        </w:rPr>
        <w:t>והך</w:t>
      </w:r>
      <w:r w:rsidR="00A85AC8" w:rsidRPr="00E600D8">
        <w:rPr>
          <w:rFonts w:hint="cs"/>
          <w:rtl/>
        </w:rPr>
        <w:t>:</w:t>
      </w:r>
    </w:p>
    <w:p w14:paraId="455CFD0F" w14:textId="62886E52" w:rsidR="009469D7" w:rsidRDefault="006E0774" w:rsidP="006E0774">
      <w:pPr>
        <w:rPr>
          <w:rFonts w:ascii="Fb Fontext" w:hAnsi="Fb Fontext"/>
          <w:rtl/>
        </w:rPr>
      </w:pPr>
      <w:r w:rsidRPr="00224C4C">
        <w:rPr>
          <w:rFonts w:ascii="Fb Fontext" w:hAnsi="Fb Fontext"/>
          <w:rtl/>
        </w:rPr>
        <w:t>המגרש את אשתו ולנה עמו בפונדקי,</w:t>
      </w:r>
    </w:p>
    <w:p w14:paraId="3A22E830" w14:textId="21FEC1C9" w:rsidR="006E0774" w:rsidRPr="00131640" w:rsidRDefault="006E0774" w:rsidP="006E0774">
      <w:pPr>
        <w:rPr>
          <w:rtl/>
        </w:rPr>
      </w:pPr>
      <w:r w:rsidRPr="00210DF6">
        <w:rPr>
          <w:rFonts w:ascii="Fb Fontext" w:hAnsi="Fb Fontext" w:cs="BA TM • Vilna Extra-Bold" w:hint="cs"/>
          <w:rtl/>
        </w:rPr>
        <w:t>ל</w:t>
      </w:r>
      <w:r w:rsidRPr="00210DF6">
        <w:rPr>
          <w:rFonts w:ascii="Fb Fontext" w:hAnsi="Fb Fontext" w:cs="BA TM • Vilna Extra-Bold"/>
          <w:rtl/>
        </w:rPr>
        <w:t>ב"ש</w:t>
      </w:r>
      <w:r w:rsidRPr="00224C4C">
        <w:rPr>
          <w:rFonts w:ascii="Fb Fontext" w:hAnsi="Fb Fontext"/>
          <w:rtl/>
        </w:rPr>
        <w:t xml:space="preserve">: </w:t>
      </w:r>
      <w:r w:rsidR="00551154">
        <w:rPr>
          <w:rFonts w:ascii="Fb Fontext" w:hAnsi="Fb Fontext" w:hint="cs"/>
          <w:rtl/>
        </w:rPr>
        <w:t>א"צ</w:t>
      </w:r>
      <w:r w:rsidRPr="00224C4C">
        <w:rPr>
          <w:rFonts w:ascii="Fb Fontext" w:hAnsi="Fb Fontext"/>
          <w:rtl/>
        </w:rPr>
        <w:t xml:space="preserve"> הימנו גט שני, </w:t>
      </w:r>
      <w:r w:rsidRPr="00224C4C">
        <w:rPr>
          <w:rFonts w:ascii="Fb Fontext" w:hAnsi="Fb Fontext"/>
          <w:sz w:val="32"/>
          <w:rtl/>
        </w:rPr>
        <w:tab/>
      </w:r>
      <w:r w:rsidRPr="00210DF6">
        <w:rPr>
          <w:rFonts w:ascii="Fb Fontext" w:hAnsi="Fb Fontext" w:cs="BA TM • Vilna Extra-Bold" w:hint="cs"/>
          <w:sz w:val="32"/>
          <w:rtl/>
        </w:rPr>
        <w:t>ולב</w:t>
      </w:r>
      <w:r w:rsidRPr="00210DF6">
        <w:rPr>
          <w:rFonts w:ascii="Fb Fontext" w:hAnsi="Fb Fontext" w:cs="BA TM • Vilna Extra-Bold"/>
          <w:sz w:val="32"/>
          <w:rtl/>
        </w:rPr>
        <w:t>"</w:t>
      </w:r>
      <w:r w:rsidRPr="00210DF6">
        <w:rPr>
          <w:rFonts w:ascii="Fb Fontext" w:hAnsi="Fb Fontext" w:cs="BA TM • Vilna Extra-Bold" w:hint="cs"/>
          <w:sz w:val="32"/>
          <w:rtl/>
        </w:rPr>
        <w:t>ה</w:t>
      </w:r>
      <w:r w:rsidRPr="00224C4C">
        <w:rPr>
          <w:rFonts w:ascii="Fb Fontext" w:hAnsi="Fb Fontext"/>
          <w:sz w:val="32"/>
          <w:rtl/>
        </w:rPr>
        <w:t>: צריכה הימנו גט שני.</w:t>
      </w:r>
    </w:p>
    <w:p w14:paraId="63CB85FB" w14:textId="77777777" w:rsidR="00A85AC8" w:rsidRPr="00E600D8" w:rsidRDefault="00DF3154" w:rsidP="00DF3154">
      <w:pPr>
        <w:pStyle w:val="38"/>
        <w:framePr w:wrap="notBeside"/>
        <w:rPr>
          <w:rtl/>
        </w:rPr>
      </w:pPr>
      <w:r w:rsidRPr="00E600D8">
        <w:rPr>
          <w:rFonts w:hint="cs"/>
          <w:rtl/>
        </w:rPr>
        <w:t xml:space="preserve">- </w:t>
      </w:r>
      <w:r w:rsidR="006E0774" w:rsidRPr="00E600D8">
        <w:rPr>
          <w:rFonts w:hint="cs"/>
          <w:rtl/>
        </w:rPr>
        <w:t>לא מיירי</w:t>
      </w:r>
      <w:r w:rsidR="00A85AC8" w:rsidRPr="00E600D8">
        <w:rPr>
          <w:rtl/>
        </w:rPr>
        <w:t>:</w:t>
      </w:r>
    </w:p>
    <w:p w14:paraId="68324F87" w14:textId="77DC919F" w:rsidR="006E0774" w:rsidRPr="00131640" w:rsidRDefault="006E0774" w:rsidP="006E0774">
      <w:pPr>
        <w:rPr>
          <w:rtl/>
        </w:rPr>
      </w:pPr>
      <w:r w:rsidRPr="00AF6608">
        <w:rPr>
          <w:rFonts w:ascii="Fb Fontext" w:hAnsi="Fb Fontext" w:hint="cs"/>
          <w:spacing w:val="2"/>
          <w:rtl/>
        </w:rPr>
        <w:t>בעד אחד דא</w:t>
      </w:r>
      <w:r w:rsidRPr="00AF6608">
        <w:rPr>
          <w:rFonts w:ascii="Fb Fontext" w:hAnsi="Fb Fontext"/>
          <w:spacing w:val="2"/>
          <w:rtl/>
        </w:rPr>
        <w:t>"</w:t>
      </w:r>
      <w:r w:rsidRPr="00AF6608">
        <w:rPr>
          <w:rFonts w:ascii="Fb Fontext" w:hAnsi="Fb Fontext" w:hint="cs"/>
          <w:spacing w:val="2"/>
          <w:rtl/>
        </w:rPr>
        <w:t xml:space="preserve">ה </w:t>
      </w:r>
      <w:r w:rsidR="00AF6608" w:rsidRPr="00AF6608">
        <w:rPr>
          <w:rFonts w:ascii="Fb Fontext" w:hAnsi="Fb Fontext" w:hint="cs"/>
          <w:spacing w:val="2"/>
          <w:rtl/>
        </w:rPr>
        <w:t xml:space="preserve">למה </w:t>
      </w:r>
      <w:r w:rsidRPr="00AF6608">
        <w:rPr>
          <w:rFonts w:ascii="Fb Fontext" w:hAnsi="Fb Fontext" w:hint="cs"/>
          <w:spacing w:val="2"/>
          <w:rtl/>
        </w:rPr>
        <w:t>בסיפא מודים ב</w:t>
      </w:r>
      <w:r w:rsidRPr="00AF6608">
        <w:rPr>
          <w:rFonts w:ascii="Fb Fontext" w:hAnsi="Fb Fontext"/>
          <w:spacing w:val="2"/>
          <w:rtl/>
        </w:rPr>
        <w:t xml:space="preserve">נתגרשה מן האירוסין </w:t>
      </w:r>
      <w:r w:rsidR="00AF6608" w:rsidRPr="00AF6608">
        <w:rPr>
          <w:rFonts w:ascii="Fb Fontext" w:hAnsi="Fb Fontext" w:hint="cs"/>
          <w:spacing w:val="2"/>
          <w:rtl/>
        </w:rPr>
        <w:t>ש</w:t>
      </w:r>
      <w:r w:rsidRPr="00AF6608">
        <w:rPr>
          <w:rFonts w:ascii="Fb Fontext" w:hAnsi="Fb Fontext"/>
          <w:spacing w:val="2"/>
          <w:rtl/>
        </w:rPr>
        <w:t>א</w:t>
      </w:r>
      <w:r w:rsidR="00DF3154" w:rsidRPr="00AF6608">
        <w:rPr>
          <w:rFonts w:ascii="Fb Fontext" w:hAnsi="Fb Fontext" w:hint="cs"/>
          <w:spacing w:val="2"/>
          <w:rtl/>
        </w:rPr>
        <w:t xml:space="preserve">"צ </w:t>
      </w:r>
      <w:r w:rsidRPr="00AF6608">
        <w:rPr>
          <w:rFonts w:ascii="Fb Fontext" w:hAnsi="Fb Fontext"/>
          <w:spacing w:val="2"/>
          <w:rtl/>
        </w:rPr>
        <w:t xml:space="preserve"> גט שני, מפני שאין לבו גס בה.</w:t>
      </w:r>
      <w:r w:rsidRPr="00AF6608">
        <w:rPr>
          <w:rFonts w:ascii="Fb Fontext" w:hAnsi="Fb Fontext" w:hint="cs"/>
          <w:spacing w:val="2"/>
          <w:rtl/>
        </w:rPr>
        <w:t xml:space="preserve"> </w:t>
      </w:r>
      <w:r w:rsidR="00DF3154" w:rsidRPr="00AF6608">
        <w:rPr>
          <w:rFonts w:ascii="Fb Fontext" w:hAnsi="Fb Fontext" w:hint="cs"/>
          <w:spacing w:val="2"/>
          <w:rtl/>
        </w:rPr>
        <w:t xml:space="preserve">מ"ל </w:t>
      </w:r>
      <w:r w:rsidRPr="00AF6608">
        <w:rPr>
          <w:rFonts w:ascii="Fb Fontext" w:hAnsi="Fb Fontext" w:hint="cs"/>
          <w:spacing w:val="2"/>
          <w:rtl/>
        </w:rPr>
        <w:t xml:space="preserve">מן האירוסין </w:t>
      </w:r>
      <w:r w:rsidR="00DF3154" w:rsidRPr="00AF6608">
        <w:rPr>
          <w:rFonts w:ascii="Fb Fontext" w:hAnsi="Fb Fontext" w:hint="cs"/>
          <w:spacing w:val="2"/>
          <w:rtl/>
        </w:rPr>
        <w:t>מ"ל</w:t>
      </w:r>
      <w:r w:rsidRPr="00AF6608">
        <w:rPr>
          <w:rFonts w:ascii="Fb Fontext" w:hAnsi="Fb Fontext" w:hint="cs"/>
          <w:spacing w:val="2"/>
          <w:rtl/>
        </w:rPr>
        <w:t xml:space="preserve"> מן הנישואין</w:t>
      </w:r>
    </w:p>
    <w:p w14:paraId="7F6CF77A" w14:textId="77777777" w:rsidR="00A85AC8" w:rsidRPr="00E600D8" w:rsidRDefault="006E0774" w:rsidP="00DF3154">
      <w:pPr>
        <w:pStyle w:val="38"/>
        <w:framePr w:wrap="notBeside"/>
        <w:rPr>
          <w:rtl/>
        </w:rPr>
      </w:pPr>
      <w:r w:rsidRPr="00E600D8">
        <w:rPr>
          <w:rtl/>
        </w:rPr>
        <w:t>אלא ה</w:t>
      </w:r>
      <w:r w:rsidRPr="00E600D8">
        <w:rPr>
          <w:rFonts w:hint="cs"/>
          <w:rtl/>
        </w:rPr>
        <w:t>ב</w:t>
      </w:r>
      <w:r w:rsidRPr="00E600D8">
        <w:rPr>
          <w:rtl/>
        </w:rPr>
        <w:t>"</w:t>
      </w:r>
      <w:r w:rsidRPr="00E600D8">
        <w:rPr>
          <w:rFonts w:hint="cs"/>
          <w:rtl/>
        </w:rPr>
        <w:t>ע</w:t>
      </w:r>
      <w:r w:rsidR="00A85AC8" w:rsidRPr="00E600D8">
        <w:rPr>
          <w:rtl/>
        </w:rPr>
        <w:t>:</w:t>
      </w:r>
    </w:p>
    <w:p w14:paraId="4DC623A1" w14:textId="5F0289CA" w:rsidR="009469D7" w:rsidRDefault="006E0774" w:rsidP="00ED3ADD">
      <w:pPr>
        <w:rPr>
          <w:rFonts w:ascii="Fb Fontext" w:hAnsi="Fb Fontext"/>
          <w:sz w:val="32"/>
          <w:rtl/>
        </w:rPr>
      </w:pPr>
      <w:r w:rsidRPr="00224C4C">
        <w:rPr>
          <w:rFonts w:ascii="Fb Fontext" w:hAnsi="Fb Fontext"/>
          <w:sz w:val="32"/>
          <w:rtl/>
        </w:rPr>
        <w:t>ד</w:t>
      </w:r>
      <w:r w:rsidR="00B35B36">
        <w:rPr>
          <w:rFonts w:ascii="Fb Fontext" w:hAnsi="Fb Fontext"/>
          <w:sz w:val="32"/>
          <w:rtl/>
        </w:rPr>
        <w:t>יש</w:t>
      </w:r>
      <w:r w:rsidRPr="00224C4C">
        <w:rPr>
          <w:rFonts w:ascii="Fb Fontext" w:hAnsi="Fb Fontext"/>
          <w:sz w:val="32"/>
          <w:rtl/>
        </w:rPr>
        <w:t xml:space="preserve"> עדי יחוד ו</w:t>
      </w:r>
      <w:r w:rsidR="00B35B36">
        <w:rPr>
          <w:rFonts w:ascii="Fb Fontext" w:hAnsi="Fb Fontext"/>
          <w:sz w:val="32"/>
          <w:rtl/>
        </w:rPr>
        <w:t>אין</w:t>
      </w:r>
      <w:r w:rsidRPr="00224C4C">
        <w:rPr>
          <w:rFonts w:ascii="Fb Fontext" w:hAnsi="Fb Fontext"/>
          <w:sz w:val="32"/>
          <w:rtl/>
        </w:rPr>
        <w:t xml:space="preserve"> עדי ביאה,</w:t>
      </w:r>
    </w:p>
    <w:p w14:paraId="096C2FF6" w14:textId="4F3C3B28" w:rsidR="00A85AC8" w:rsidRPr="00E600D8" w:rsidRDefault="006E0774" w:rsidP="00DF3154">
      <w:pPr>
        <w:pStyle w:val="38"/>
        <w:framePr w:wrap="notBeside"/>
        <w:rPr>
          <w:rtl/>
        </w:rPr>
      </w:pPr>
      <w:r w:rsidRPr="00E600D8">
        <w:rPr>
          <w:rFonts w:hint="cs"/>
          <w:rtl/>
        </w:rPr>
        <w:t>ל</w:t>
      </w:r>
      <w:r w:rsidRPr="00E600D8">
        <w:rPr>
          <w:rtl/>
        </w:rPr>
        <w:t>ב"ש</w:t>
      </w:r>
      <w:r w:rsidR="00A85AC8" w:rsidRPr="00E600D8">
        <w:rPr>
          <w:rtl/>
        </w:rPr>
        <w:t>:</w:t>
      </w:r>
    </w:p>
    <w:p w14:paraId="480BAC16" w14:textId="7C349CB1" w:rsidR="006E0774" w:rsidRPr="00131640" w:rsidRDefault="006E0774" w:rsidP="006E0774">
      <w:pPr>
        <w:rPr>
          <w:rtl/>
        </w:rPr>
      </w:pPr>
      <w:r w:rsidRPr="00224C4C">
        <w:rPr>
          <w:rFonts w:ascii="Fb Fontext" w:hAnsi="Fb Fontext"/>
          <w:sz w:val="32"/>
          <w:rtl/>
        </w:rPr>
        <w:t>לא אמרינן הן הן עדי יחוד הן הן עדי ביאה,</w:t>
      </w:r>
    </w:p>
    <w:p w14:paraId="248B26AC" w14:textId="70E82D27" w:rsidR="00A85AC8" w:rsidRPr="00E600D8" w:rsidRDefault="006E0774" w:rsidP="00DF3154">
      <w:pPr>
        <w:pStyle w:val="38"/>
        <w:framePr w:wrap="notBeside"/>
        <w:rPr>
          <w:rtl/>
        </w:rPr>
      </w:pPr>
      <w:r w:rsidRPr="00E600D8">
        <w:rPr>
          <w:rtl/>
        </w:rPr>
        <w:t>ו</w:t>
      </w:r>
      <w:r w:rsidRPr="00E600D8">
        <w:rPr>
          <w:rFonts w:hint="cs"/>
          <w:rtl/>
        </w:rPr>
        <w:t>ל</w:t>
      </w:r>
      <w:r w:rsidRPr="00E600D8">
        <w:rPr>
          <w:rtl/>
        </w:rPr>
        <w:t>ב"ה</w:t>
      </w:r>
      <w:r w:rsidR="00A85AC8" w:rsidRPr="00E600D8">
        <w:rPr>
          <w:rtl/>
        </w:rPr>
        <w:t>:</w:t>
      </w:r>
    </w:p>
    <w:p w14:paraId="02D5A9ED" w14:textId="3735C31E" w:rsidR="006E0774" w:rsidRPr="00131640" w:rsidRDefault="006E0774" w:rsidP="006E0774">
      <w:pPr>
        <w:rPr>
          <w:rtl/>
        </w:rPr>
      </w:pPr>
      <w:r w:rsidRPr="00224C4C">
        <w:rPr>
          <w:rFonts w:ascii="Fb Fontext" w:hAnsi="Fb Fontext"/>
          <w:sz w:val="32"/>
          <w:rtl/>
        </w:rPr>
        <w:t>אמרינן הן הן עדי יחוד הן הן עדי ביאה.</w:t>
      </w:r>
    </w:p>
    <w:p w14:paraId="6245876C" w14:textId="5F84FB76" w:rsidR="00A85AC8" w:rsidRPr="00E600D8" w:rsidRDefault="006E0774" w:rsidP="00ED3ADD">
      <w:pPr>
        <w:pStyle w:val="38"/>
        <w:framePr w:wrap="notBeside"/>
        <w:rPr>
          <w:rtl/>
        </w:rPr>
      </w:pPr>
      <w:r w:rsidRPr="00E600D8">
        <w:rPr>
          <w:rtl/>
        </w:rPr>
        <w:t xml:space="preserve">ומודים </w:t>
      </w:r>
      <w:r w:rsidR="00ED3ADD" w:rsidRPr="00E600D8">
        <w:rPr>
          <w:rFonts w:hint="cs"/>
          <w:rtl/>
        </w:rPr>
        <w:t xml:space="preserve"> ב''ה</w:t>
      </w:r>
      <w:r w:rsidR="00A85AC8" w:rsidRPr="00E600D8">
        <w:rPr>
          <w:rFonts w:hint="cs"/>
          <w:rtl/>
        </w:rPr>
        <w:t>:</w:t>
      </w:r>
    </w:p>
    <w:p w14:paraId="59E4AC15" w14:textId="6FE5E9C1" w:rsidR="006E0774" w:rsidRPr="001872B8" w:rsidRDefault="006E0774" w:rsidP="006E0774">
      <w:pPr>
        <w:rPr>
          <w:spacing w:val="0"/>
          <w:rtl/>
        </w:rPr>
      </w:pPr>
      <w:r w:rsidRPr="001872B8">
        <w:rPr>
          <w:rFonts w:ascii="Fb Fontext" w:hAnsi="Fb Fontext"/>
          <w:spacing w:val="0"/>
          <w:sz w:val="32"/>
          <w:rtl/>
        </w:rPr>
        <w:t>בנתגרשה מהאירוסין, דלא אמרינן הן הן עדי יחוד הן הן עדי ביאה,</w:t>
      </w:r>
    </w:p>
    <w:p w14:paraId="34AA8A4F" w14:textId="77777777" w:rsidR="006E0774" w:rsidRDefault="006E0774" w:rsidP="00507E2B">
      <w:pPr>
        <w:jc w:val="left"/>
        <w:rPr>
          <w:rFonts w:ascii="Fb Fontext" w:hAnsi="Fb Fontext"/>
          <w:rtl/>
        </w:rPr>
      </w:pPr>
      <w:r w:rsidRPr="00224C4C">
        <w:rPr>
          <w:rFonts w:ascii="Fb Fontext" w:hAnsi="Fb Fontext"/>
          <w:rtl/>
        </w:rPr>
        <w:t>מפני שאין לבו גס בה.</w:t>
      </w:r>
    </w:p>
    <w:p w14:paraId="78D639CA" w14:textId="2C3034D5" w:rsidR="007309FA" w:rsidRPr="00131640" w:rsidRDefault="007309FA" w:rsidP="00507E2B">
      <w:pPr>
        <w:pStyle w:val="affffb"/>
        <w:rPr>
          <w:rtl/>
        </w:rPr>
      </w:pPr>
      <w:r w:rsidRPr="007309FA">
        <w:rPr>
          <w:rtl/>
        </w:rPr>
        <w:t>***</w:t>
      </w:r>
    </w:p>
    <w:p w14:paraId="0D88B9AA" w14:textId="77777777" w:rsidR="006E0774" w:rsidRPr="00131640" w:rsidRDefault="006E0774" w:rsidP="0010529F">
      <w:pPr>
        <w:pStyle w:val="afff0"/>
        <w:framePr w:wrap="around"/>
        <w:rPr>
          <w:rtl/>
        </w:rPr>
      </w:pPr>
      <w:r w:rsidRPr="00224C4C">
        <w:rPr>
          <w:rFonts w:hint="cs"/>
          <w:rtl/>
        </w:rPr>
        <w:t>סה:</w:t>
      </w:r>
    </w:p>
    <w:p w14:paraId="5B94CC65" w14:textId="71CAEE08" w:rsidR="00A85AC8" w:rsidRPr="00E600D8" w:rsidRDefault="006E0774" w:rsidP="00ED3ADD">
      <w:pPr>
        <w:pStyle w:val="38"/>
        <w:framePr w:wrap="notBeside"/>
        <w:rPr>
          <w:rtl/>
        </w:rPr>
      </w:pPr>
      <w:r w:rsidRPr="00E600D8">
        <w:rPr>
          <w:rFonts w:hint="cs"/>
          <w:rtl/>
        </w:rPr>
        <w:t>ריבשב</w:t>
      </w:r>
      <w:r w:rsidRPr="00E600D8">
        <w:rPr>
          <w:rtl/>
        </w:rPr>
        <w:t>"</w:t>
      </w:r>
      <w:r w:rsidRPr="00E600D8">
        <w:rPr>
          <w:rFonts w:hint="cs"/>
          <w:rtl/>
        </w:rPr>
        <w:t>מ מ</w:t>
      </w:r>
      <w:r w:rsidRPr="00E600D8">
        <w:rPr>
          <w:rtl/>
        </w:rPr>
        <w:t>רב</w:t>
      </w:r>
      <w:r w:rsidR="00A85AC8" w:rsidRPr="00E600D8">
        <w:rPr>
          <w:rtl/>
        </w:rPr>
        <w:t>:</w:t>
      </w:r>
    </w:p>
    <w:p w14:paraId="514774BD" w14:textId="67C0694E" w:rsidR="006E0774" w:rsidRPr="00131640" w:rsidRDefault="006E0774" w:rsidP="00F65F8B">
      <w:pPr>
        <w:pStyle w:val="affffb"/>
        <w:rPr>
          <w:rtl/>
        </w:rPr>
      </w:pPr>
      <w:r w:rsidRPr="00224C4C">
        <w:rPr>
          <w:rtl/>
        </w:rPr>
        <w:t>המקדש בעד אחד אין חוששין לקידושיו, ואפילו שניהם מודים.</w:t>
      </w:r>
    </w:p>
    <w:p w14:paraId="045D6738" w14:textId="455DD9C9" w:rsidR="00A85AC8" w:rsidRPr="00E600D8" w:rsidRDefault="006E0774" w:rsidP="00ED3ADD">
      <w:pPr>
        <w:pStyle w:val="38"/>
        <w:framePr w:wrap="notBeside"/>
        <w:rPr>
          <w:rtl/>
        </w:rPr>
      </w:pPr>
      <w:r w:rsidRPr="00E600D8">
        <w:rPr>
          <w:rFonts w:hint="cs"/>
          <w:rtl/>
        </w:rPr>
        <w:t>רבר</w:t>
      </w:r>
      <w:r w:rsidRPr="00E600D8">
        <w:rPr>
          <w:rtl/>
        </w:rPr>
        <w:t>"</w:t>
      </w:r>
      <w:r w:rsidRPr="00E600D8">
        <w:rPr>
          <w:rFonts w:hint="cs"/>
          <w:rtl/>
        </w:rPr>
        <w:t>ה</w:t>
      </w:r>
      <w:r w:rsidR="00A85AC8" w:rsidRPr="00E600D8">
        <w:rPr>
          <w:rtl/>
        </w:rPr>
        <w:t>:</w:t>
      </w:r>
    </w:p>
    <w:p w14:paraId="3D566987" w14:textId="4D48FEA2" w:rsidR="006E0774" w:rsidRPr="00131640" w:rsidRDefault="006E0774" w:rsidP="006E0774">
      <w:pPr>
        <w:rPr>
          <w:rtl/>
        </w:rPr>
      </w:pPr>
      <w:r w:rsidRPr="00224C4C">
        <w:rPr>
          <w:rFonts w:ascii="Fb Fontext" w:hAnsi="Fb Fontext"/>
          <w:rtl/>
        </w:rPr>
        <w:t xml:space="preserve">המקדש בעד אחד </w:t>
      </w:r>
      <w:r w:rsidR="00ED3ADD" w:rsidRPr="009B1ADC">
        <w:rPr>
          <w:rStyle w:val="afffff3"/>
          <w:rFonts w:hint="cs"/>
          <w:rtl/>
        </w:rPr>
        <w:t>בי''ד הג</w:t>
      </w:r>
      <w:r w:rsidR="009B1ADC" w:rsidRPr="009B1ADC">
        <w:rPr>
          <w:rStyle w:val="afffff3"/>
          <w:rFonts w:hint="cs"/>
          <w:rtl/>
        </w:rPr>
        <w:t>דול</w:t>
      </w:r>
      <w:r w:rsidR="009B1ADC">
        <w:rPr>
          <w:rStyle w:val="afffff3"/>
          <w:rFonts w:hint="cs"/>
          <w:rtl/>
        </w:rPr>
        <w:t xml:space="preserve"> </w:t>
      </w:r>
      <w:r w:rsidRPr="00ED3ADD">
        <w:rPr>
          <w:rStyle w:val="afffff3"/>
          <w:rFonts w:hint="cs"/>
          <w:rtl/>
        </w:rPr>
        <w:t>[רב וא</w:t>
      </w:r>
      <w:r w:rsidRPr="00ED3ADD">
        <w:rPr>
          <w:rStyle w:val="afffff3"/>
          <w:rtl/>
        </w:rPr>
        <w:t>"</w:t>
      </w:r>
      <w:r w:rsidRPr="00ED3ADD">
        <w:rPr>
          <w:rStyle w:val="afffff3"/>
          <w:rFonts w:hint="cs"/>
          <w:rtl/>
        </w:rPr>
        <w:t>ד רבי]</w:t>
      </w:r>
      <w:r w:rsidRPr="00ED3ADD">
        <w:rPr>
          <w:rStyle w:val="afffff3"/>
          <w:rtl/>
        </w:rPr>
        <w:t>:</w:t>
      </w:r>
      <w:r w:rsidRPr="00224C4C">
        <w:rPr>
          <w:rFonts w:ascii="Fb Fontext" w:hAnsi="Fb Fontext"/>
          <w:rtl/>
        </w:rPr>
        <w:t xml:space="preserve"> אין חוששין לקידושיו.</w:t>
      </w:r>
    </w:p>
    <w:p w14:paraId="39EC3FC9" w14:textId="77777777" w:rsidR="00A85AC8" w:rsidRPr="00E600D8" w:rsidRDefault="006E0774" w:rsidP="009B1ADC">
      <w:pPr>
        <w:pStyle w:val="38"/>
        <w:framePr w:wrap="notBeside"/>
        <w:rPr>
          <w:rtl/>
        </w:rPr>
      </w:pPr>
      <w:r w:rsidRPr="00E600D8">
        <w:rPr>
          <w:rFonts w:hint="cs"/>
          <w:rtl/>
        </w:rPr>
        <w:t>והך</w:t>
      </w:r>
      <w:r w:rsidR="00A85AC8" w:rsidRPr="00E600D8">
        <w:rPr>
          <w:rtl/>
        </w:rPr>
        <w:t>:</w:t>
      </w:r>
    </w:p>
    <w:p w14:paraId="5E0E6C06" w14:textId="6B33B679" w:rsidR="009469D7" w:rsidRDefault="006E0774" w:rsidP="006E0774">
      <w:pPr>
        <w:rPr>
          <w:rFonts w:ascii="Fb Fontext" w:hAnsi="Fb Fontext"/>
          <w:rtl/>
        </w:rPr>
      </w:pPr>
      <w:r w:rsidRPr="00224C4C">
        <w:rPr>
          <w:rFonts w:ascii="Fb Fontext" w:hAnsi="Fb Fontext" w:hint="cs"/>
          <w:rtl/>
        </w:rPr>
        <w:t>ד</w:t>
      </w:r>
      <w:r w:rsidRPr="00224C4C">
        <w:rPr>
          <w:rFonts w:ascii="Fb Fontext" w:hAnsi="Fb Fontext"/>
          <w:rtl/>
        </w:rPr>
        <w:t>שנים שבאו ממד</w:t>
      </w:r>
      <w:r w:rsidR="009B1ADC">
        <w:rPr>
          <w:rFonts w:ascii="Fb Fontext" w:hAnsi="Fb Fontext" w:hint="cs"/>
          <w:rtl/>
        </w:rPr>
        <w:t>ה''י</w:t>
      </w:r>
      <w:r w:rsidRPr="00224C4C">
        <w:rPr>
          <w:rFonts w:ascii="Fb Fontext" w:hAnsi="Fb Fontext"/>
          <w:rtl/>
        </w:rPr>
        <w:t xml:space="preserve"> ואשה עמהם וחבילה עמהם,</w:t>
      </w:r>
    </w:p>
    <w:p w14:paraId="371B24FA" w14:textId="679F1C52" w:rsidR="006E0774" w:rsidRPr="00131640" w:rsidRDefault="006E0774" w:rsidP="006E0774">
      <w:pPr>
        <w:rPr>
          <w:rtl/>
        </w:rPr>
      </w:pPr>
      <w:r w:rsidRPr="00224C4C">
        <w:rPr>
          <w:rFonts w:ascii="Fb Fontext" w:hAnsi="Fb Fontext"/>
          <w:rtl/>
        </w:rPr>
        <w:t>זה אומר</w:t>
      </w:r>
      <w:r w:rsidR="000C1078">
        <w:rPr>
          <w:rFonts w:ascii="Fb Fontext" w:hAnsi="Fb Fontext" w:hint="cs"/>
          <w:rtl/>
        </w:rPr>
        <w:t>:</w:t>
      </w:r>
      <w:r w:rsidRPr="00224C4C">
        <w:rPr>
          <w:rFonts w:ascii="Fb Fontext" w:hAnsi="Fb Fontext"/>
          <w:rtl/>
        </w:rPr>
        <w:t xml:space="preserve"> זו אשתי וזה עבדי וזו חבילתי,</w:t>
      </w:r>
    </w:p>
    <w:p w14:paraId="58CBF0FD" w14:textId="77777777" w:rsidR="009469D7" w:rsidRDefault="006E0774" w:rsidP="006E0774">
      <w:pPr>
        <w:rPr>
          <w:rFonts w:ascii="Fb Fontext" w:hAnsi="Fb Fontext"/>
          <w:sz w:val="32"/>
          <w:rtl/>
        </w:rPr>
      </w:pPr>
      <w:r w:rsidRPr="00224C4C">
        <w:rPr>
          <w:rFonts w:ascii="Fb Fontext" w:hAnsi="Fb Fontext"/>
          <w:sz w:val="32"/>
          <w:rtl/>
        </w:rPr>
        <w:t>וזה אומר</w:t>
      </w:r>
      <w:r w:rsidR="000C1078">
        <w:rPr>
          <w:rFonts w:ascii="Fb Fontext" w:hAnsi="Fb Fontext" w:hint="cs"/>
          <w:sz w:val="32"/>
          <w:rtl/>
        </w:rPr>
        <w:t>:</w:t>
      </w:r>
      <w:r w:rsidRPr="00224C4C">
        <w:rPr>
          <w:rFonts w:ascii="Fb Fontext" w:hAnsi="Fb Fontext"/>
          <w:sz w:val="32"/>
          <w:rtl/>
        </w:rPr>
        <w:t xml:space="preserve"> זו אשתי וזה עבדי וזו חבילתי,</w:t>
      </w:r>
    </w:p>
    <w:p w14:paraId="276668DB" w14:textId="6A584E97" w:rsidR="006E0774" w:rsidRPr="00131640" w:rsidRDefault="006E0774" w:rsidP="006E0774">
      <w:pPr>
        <w:rPr>
          <w:rtl/>
        </w:rPr>
      </w:pPr>
      <w:r w:rsidRPr="00224C4C">
        <w:rPr>
          <w:rFonts w:ascii="Fb Fontext" w:hAnsi="Fb Fontext"/>
          <w:sz w:val="32"/>
          <w:rtl/>
        </w:rPr>
        <w:t>ואשה אומרת</w:t>
      </w:r>
      <w:r w:rsidR="000C1078">
        <w:rPr>
          <w:rFonts w:ascii="Fb Fontext" w:hAnsi="Fb Fontext" w:hint="cs"/>
          <w:sz w:val="32"/>
          <w:rtl/>
        </w:rPr>
        <w:t>:</w:t>
      </w:r>
      <w:r w:rsidRPr="00224C4C">
        <w:rPr>
          <w:rFonts w:ascii="Fb Fontext" w:hAnsi="Fb Fontext"/>
          <w:sz w:val="32"/>
          <w:rtl/>
        </w:rPr>
        <w:t xml:space="preserve"> אלו שני עבדי וחבילה שלי</w:t>
      </w:r>
    </w:p>
    <w:p w14:paraId="4F199ABB" w14:textId="23904E5C" w:rsidR="00A85AC8" w:rsidRPr="00E600D8" w:rsidRDefault="00E600D8" w:rsidP="000C1078">
      <w:pPr>
        <w:pStyle w:val="38"/>
        <w:framePr w:wrap="notBeside"/>
        <w:rPr>
          <w:rtl/>
        </w:rPr>
      </w:pPr>
      <w:r w:rsidRPr="00E600D8">
        <w:rPr>
          <w:rtl/>
        </w:rPr>
        <w:t>-</w:t>
      </w:r>
    </w:p>
    <w:p w14:paraId="1ED171D4" w14:textId="23C4C72C" w:rsidR="006E0774" w:rsidRPr="00131640" w:rsidRDefault="006E0774" w:rsidP="00943179">
      <w:pPr>
        <w:rPr>
          <w:rtl/>
        </w:rPr>
      </w:pPr>
      <w:r w:rsidRPr="00943179">
        <w:rPr>
          <w:rtl/>
        </w:rPr>
        <w:t>צריכה שני גיטין, וגובה כתובתה מן החבילה.</w:t>
      </w:r>
    </w:p>
    <w:p w14:paraId="5E98174F" w14:textId="77777777" w:rsidR="009469D7" w:rsidRDefault="006E0774" w:rsidP="006E0774">
      <w:pPr>
        <w:rPr>
          <w:rFonts w:ascii="Fb Fontext" w:hAnsi="Fb Fontext"/>
          <w:rtl/>
        </w:rPr>
      </w:pPr>
      <w:r w:rsidRPr="00224C4C">
        <w:rPr>
          <w:rFonts w:ascii="Fb Fontext" w:hAnsi="Fb Fontext" w:hint="cs"/>
          <w:rtl/>
        </w:rPr>
        <w:t>וא</w:t>
      </w:r>
      <w:r w:rsidRPr="00224C4C">
        <w:rPr>
          <w:rFonts w:ascii="Fb Fontext" w:hAnsi="Fb Fontext"/>
          <w:rtl/>
        </w:rPr>
        <w:t>"</w:t>
      </w:r>
      <w:r w:rsidRPr="00224C4C">
        <w:rPr>
          <w:rFonts w:ascii="Fb Fontext" w:hAnsi="Fb Fontext" w:hint="cs"/>
          <w:rtl/>
        </w:rPr>
        <w:t>א דב</w:t>
      </w:r>
      <w:r w:rsidR="00474FEF">
        <w:rPr>
          <w:rFonts w:ascii="Fb Fontext" w:hAnsi="Fb Fontext" w:hint="cs"/>
          <w:rtl/>
        </w:rPr>
        <w:t>שני</w:t>
      </w:r>
      <w:r w:rsidRPr="00224C4C">
        <w:rPr>
          <w:rFonts w:ascii="Fb Fontext" w:hAnsi="Fb Fontext" w:hint="cs"/>
          <w:rtl/>
        </w:rPr>
        <w:t xml:space="preserve"> עדים לא תאמן</w:t>
      </w:r>
      <w:r w:rsidR="007B4920">
        <w:rPr>
          <w:rFonts w:ascii="Fb Fontext" w:hAnsi="Fb Fontext" w:hint="cs"/>
          <w:rtl/>
        </w:rPr>
        <w:t>,</w:t>
      </w:r>
      <w:r w:rsidRPr="00224C4C">
        <w:rPr>
          <w:rFonts w:ascii="Fb Fontext" w:hAnsi="Fb Fontext" w:hint="cs"/>
          <w:rtl/>
        </w:rPr>
        <w:t xml:space="preserve"> </w:t>
      </w:r>
      <w:r w:rsidRPr="00210DF6">
        <w:rPr>
          <w:rStyle w:val="afffa"/>
          <w:rFonts w:ascii="Fb Fontext" w:hAnsi="Fb Fontext" w:cs="BA TM • Vilna Extra-Bold" w:hint="cs"/>
          <w:bCs w:val="0"/>
          <w:rtl/>
        </w:rPr>
        <w:t xml:space="preserve">אלא </w:t>
      </w:r>
      <w:r w:rsidR="007B4920">
        <w:rPr>
          <w:rStyle w:val="afffa"/>
          <w:rFonts w:ascii="Fb Fontext" w:hAnsi="Fb Fontext" w:cs="BA TM • Vilna Extra-Bold" w:hint="cs"/>
          <w:bCs w:val="0"/>
          <w:rtl/>
        </w:rPr>
        <w:t>ב</w:t>
      </w:r>
      <w:r w:rsidRPr="00210DF6">
        <w:rPr>
          <w:rStyle w:val="afffa"/>
          <w:rFonts w:ascii="Fb Fontext" w:hAnsi="Fb Fontext" w:cs="BA TM • Vilna Extra-Bold" w:hint="cs"/>
          <w:bCs w:val="0"/>
          <w:rtl/>
        </w:rPr>
        <w:t>עד</w:t>
      </w:r>
      <w:r w:rsidR="007B4920">
        <w:rPr>
          <w:rStyle w:val="afffa"/>
          <w:rFonts w:ascii="Fb Fontext" w:hAnsi="Fb Fontext" w:cs="BA TM • Vilna Extra-Bold" w:hint="cs"/>
          <w:bCs w:val="0"/>
          <w:rtl/>
        </w:rPr>
        <w:t xml:space="preserve"> אחד,</w:t>
      </w:r>
    </w:p>
    <w:p w14:paraId="13519325" w14:textId="77777777" w:rsidR="00A85AC8" w:rsidRPr="00E600D8" w:rsidRDefault="006E0774" w:rsidP="000C1078">
      <w:pPr>
        <w:pStyle w:val="38"/>
        <w:framePr w:wrap="notBeside"/>
        <w:rPr>
          <w:rtl/>
        </w:rPr>
      </w:pPr>
      <w:r w:rsidRPr="00E600D8">
        <w:rPr>
          <w:rFonts w:hint="cs"/>
          <w:rtl/>
        </w:rPr>
        <w:t>- ודחי'</w:t>
      </w:r>
      <w:r w:rsidR="00A85AC8" w:rsidRPr="00E600D8">
        <w:rPr>
          <w:rtl/>
        </w:rPr>
        <w:t>:</w:t>
      </w:r>
    </w:p>
    <w:p w14:paraId="64088471" w14:textId="26793777" w:rsidR="006E0774" w:rsidRPr="00131640" w:rsidRDefault="006E0774" w:rsidP="006E0774">
      <w:pPr>
        <w:rPr>
          <w:rtl/>
        </w:rPr>
      </w:pPr>
      <w:r w:rsidRPr="00224C4C">
        <w:rPr>
          <w:rFonts w:ascii="Fb Fontext" w:hAnsi="Fb Fontext" w:hint="cs"/>
          <w:rtl/>
        </w:rPr>
        <w:t xml:space="preserve">דמי נאמן בהכחשה אלא למישרא לעלמא </w:t>
      </w:r>
      <w:r w:rsidRPr="00210DF6">
        <w:rPr>
          <w:rFonts w:ascii="Fb Fontext" w:hAnsi="Fb Fontext" w:cs="BA TM • Vilna Extra-Bold" w:hint="cs"/>
          <w:rtl/>
        </w:rPr>
        <w:t>לכו</w:t>
      </w:r>
      <w:r w:rsidRPr="00210DF6">
        <w:rPr>
          <w:rFonts w:ascii="Fb Fontext" w:hAnsi="Fb Fontext" w:cs="BA TM • Vilna Extra-Bold"/>
          <w:rtl/>
        </w:rPr>
        <w:t>"</w:t>
      </w:r>
      <w:r w:rsidRPr="00210DF6">
        <w:rPr>
          <w:rFonts w:ascii="Fb Fontext" w:hAnsi="Fb Fontext" w:cs="BA TM • Vilna Extra-Bold" w:hint="cs"/>
          <w:rtl/>
        </w:rPr>
        <w:t>ע</w:t>
      </w:r>
      <w:r w:rsidRPr="00224C4C">
        <w:rPr>
          <w:rFonts w:ascii="Fb Fontext" w:hAnsi="Fb Fontext" w:hint="cs"/>
          <w:rtl/>
        </w:rPr>
        <w:t xml:space="preserve"> שרי</w:t>
      </w:r>
    </w:p>
    <w:p w14:paraId="506BF67B" w14:textId="77777777" w:rsidR="00A85AC8" w:rsidRPr="00E600D8" w:rsidRDefault="006E0774" w:rsidP="000C1078">
      <w:pPr>
        <w:pStyle w:val="38"/>
        <w:framePr w:wrap="notBeside"/>
        <w:rPr>
          <w:rtl/>
        </w:rPr>
      </w:pPr>
      <w:r w:rsidRPr="00E600D8">
        <w:rPr>
          <w:rFonts w:hint="cs"/>
          <w:rtl/>
        </w:rPr>
        <w:t>ו</w:t>
      </w:r>
      <w:r w:rsidR="00B35B36" w:rsidRPr="00E600D8">
        <w:rPr>
          <w:rFonts w:hint="cs"/>
          <w:rtl/>
        </w:rPr>
        <w:t>כאן</w:t>
      </w:r>
      <w:r w:rsidRPr="00E600D8">
        <w:rPr>
          <w:rFonts w:hint="cs"/>
          <w:rtl/>
        </w:rPr>
        <w:t xml:space="preserve"> </w:t>
      </w:r>
      <w:r w:rsidR="00026A29" w:rsidRPr="00E600D8">
        <w:rPr>
          <w:rFonts w:hint="cs"/>
          <w:rtl/>
        </w:rPr>
        <w:t>חלקו</w:t>
      </w:r>
      <w:r w:rsidR="00A85AC8" w:rsidRPr="00E600D8">
        <w:rPr>
          <w:rtl/>
        </w:rPr>
        <w:t>:</w:t>
      </w:r>
    </w:p>
    <w:p w14:paraId="7B475AC8" w14:textId="1741BFE8" w:rsidR="009469D7" w:rsidRDefault="006E0774" w:rsidP="006E0774">
      <w:pPr>
        <w:rPr>
          <w:rFonts w:ascii="Fb Fontext" w:hAnsi="Fb Fontext"/>
          <w:rtl/>
        </w:rPr>
      </w:pPr>
      <w:r w:rsidRPr="00224C4C">
        <w:rPr>
          <w:rFonts w:ascii="Fb Fontext" w:hAnsi="Fb Fontext" w:hint="cs"/>
          <w:rtl/>
        </w:rPr>
        <w:t xml:space="preserve">אי </w:t>
      </w:r>
      <w:r w:rsidRPr="00224C4C">
        <w:rPr>
          <w:rFonts w:ascii="Fb Fontext" w:hAnsi="Fb Fontext"/>
          <w:rtl/>
        </w:rPr>
        <w:t>צריכה שני גיטין כדי לגבות כתובתה מן החבילה,</w:t>
      </w:r>
    </w:p>
    <w:p w14:paraId="35CDC642" w14:textId="02BBD782" w:rsidR="006E0774" w:rsidRPr="00131640" w:rsidRDefault="006E0774" w:rsidP="006E0774">
      <w:pPr>
        <w:rPr>
          <w:rtl/>
        </w:rPr>
      </w:pPr>
      <w:r>
        <w:rPr>
          <w:rStyle w:val="afffff3"/>
          <w:rFonts w:ascii="Fb Fontext" w:hAnsi="Fb Fontext" w:hint="cs"/>
          <w:rtl/>
          <w:rPrChange w:id="9270" w:author="מנוע אמוראים" w:date="2026-10-05T16:42:07Z">
            <w:rPr>
              <w:rFonts w:ascii="Fb Fontext" w:hAnsi="Fb Fontext" w:hint="cs"/>
              <w:rtl/>
            </w:rPr>
          </w:rPrChange>
        </w:rPr>
        <w:t xml:space="preserve">וכר</w:t>
      </w:r>
      <w:r>
        <w:rPr>
          <w:rStyle w:val="afffff3"/>
          <w:rFonts w:ascii="Fb Fontext" w:hAnsi="Fb Fontext"/>
          <w:rtl/>
          <w:rPrChange w:id="9271" w:author="מנוע אמוראים" w:date="2026-10-05T16:42:07Z">
            <w:rPr>
              <w:rFonts w:ascii="Fb Fontext" w:hAnsi="Fb Fontext"/>
              <w:rtl/>
            </w:rPr>
          </w:rPrChange>
        </w:rPr>
        <w:t xml:space="preserve">"</w:t>
      </w:r>
      <w:r>
        <w:rPr>
          <w:rStyle w:val="afffff3"/>
          <w:rFonts w:ascii="Fb Fontext" w:hAnsi="Fb Fontext" w:hint="cs"/>
          <w:rtl/>
          <w:rPrChange w:id="9272" w:author="מנוע אמוראים" w:date="2026-10-05T16:42:07Z">
            <w:rPr>
              <w:rFonts w:ascii="Fb Fontext" w:hAnsi="Fb Fontext" w:hint="cs"/>
              <w:rtl/>
            </w:rPr>
          </w:rPrChange>
        </w:rPr>
        <w:t xml:space="preserve">מ</w:t>
      </w:r>
      <w:r>
        <w:rPr>
          <w:rFonts w:ascii="Fb Fontext" w:hAnsi="Fb Fontext" w:hint="cs"/>
          <w:rtl/>
        </w:rPr>
        <w:t xml:space="preserve"> ד</w:t>
      </w:r>
      <w:r w:rsidRPr="00224C4C">
        <w:rPr>
          <w:rFonts w:ascii="Fb Fontext" w:hAnsi="Fb Fontext"/>
          <w:rtl/>
        </w:rPr>
        <w:t>מטלטלי משתעבדי לכתובה.</w:t>
      </w:r>
    </w:p>
    <w:p w14:paraId="2B1D3BC3" w14:textId="01D75E97" w:rsidR="00A85AC8" w:rsidRPr="00E600D8" w:rsidRDefault="006E0774" w:rsidP="000C1078">
      <w:pPr>
        <w:pStyle w:val="38"/>
        <w:framePr w:wrap="notBeside"/>
        <w:rPr>
          <w:rtl/>
        </w:rPr>
      </w:pPr>
      <w:r w:rsidRPr="00E600D8">
        <w:rPr>
          <w:rtl/>
        </w:rPr>
        <w:t xml:space="preserve">מאי הוי עלה? </w:t>
      </w:r>
      <w:r w:rsidR="00D37789" w:rsidRPr="00E600D8">
        <w:rPr>
          <w:rFonts w:hint="cs"/>
          <w:rtl/>
        </w:rPr>
        <w:t>ר''כ</w:t>
      </w:r>
      <w:r w:rsidR="00A85AC8" w:rsidRPr="00E600D8">
        <w:rPr>
          <w:rFonts w:hint="cs"/>
          <w:rtl/>
        </w:rPr>
        <w:t>:</w:t>
      </w:r>
    </w:p>
    <w:p w14:paraId="323B9856" w14:textId="5561FC69" w:rsidR="006E0774" w:rsidRPr="00131640" w:rsidRDefault="006E0774" w:rsidP="006E0774">
      <w:pPr>
        <w:rPr>
          <w:rtl/>
        </w:rPr>
      </w:pPr>
      <w:r w:rsidRPr="00224C4C">
        <w:rPr>
          <w:rFonts w:ascii="Fb Fontext" w:hAnsi="Fb Fontext"/>
          <w:sz w:val="32"/>
          <w:rtl/>
        </w:rPr>
        <w:t xml:space="preserve">אין חוששין לקידושיו, </w:t>
      </w:r>
      <w:r w:rsidRPr="00224C4C">
        <w:rPr>
          <w:rFonts w:ascii="Fb Fontext" w:hAnsi="Fb Fontext" w:hint="cs"/>
          <w:sz w:val="32"/>
          <w:rtl/>
        </w:rPr>
        <w:t xml:space="preserve">דיליף </w:t>
      </w:r>
      <w:r w:rsidRPr="00D37789">
        <w:rPr>
          <w:rStyle w:val="affffa"/>
          <w:rFonts w:hint="cs"/>
          <w:rtl/>
        </w:rPr>
        <w:t>דבר דבר</w:t>
      </w:r>
      <w:r w:rsidRPr="00224C4C">
        <w:rPr>
          <w:rFonts w:ascii="Fb Fontext" w:hAnsi="Fb Fontext" w:hint="cs"/>
          <w:sz w:val="32"/>
          <w:rtl/>
        </w:rPr>
        <w:t xml:space="preserve"> מממון</w:t>
      </w:r>
    </w:p>
    <w:p w14:paraId="334FE439" w14:textId="16E9BB03" w:rsidR="006E0774" w:rsidRPr="00131640" w:rsidRDefault="006E0774" w:rsidP="006E0774">
      <w:pPr>
        <w:rPr>
          <w:rtl/>
        </w:rPr>
      </w:pPr>
      <w:r w:rsidRPr="00D37789">
        <w:rPr>
          <w:rStyle w:val="afffff3"/>
          <w:rFonts w:hint="cs"/>
          <w:rtl/>
        </w:rPr>
        <w:t>ולא אמרי'</w:t>
      </w:r>
      <w:r w:rsidR="00D37789">
        <w:rPr>
          <w:rStyle w:val="afffff3"/>
          <w:rFonts w:hint="cs"/>
          <w:rtl/>
        </w:rPr>
        <w:t>:</w:t>
      </w:r>
      <w:r w:rsidRPr="00224C4C">
        <w:rPr>
          <w:rFonts w:ascii="Fb Fontext" w:hAnsi="Fb Fontext" w:hint="cs"/>
          <w:rtl/>
        </w:rPr>
        <w:t xml:space="preserve"> הודאת בע</w:t>
      </w:r>
      <w:r w:rsidRPr="00224C4C">
        <w:rPr>
          <w:rFonts w:ascii="Fb Fontext" w:hAnsi="Fb Fontext"/>
          <w:rtl/>
        </w:rPr>
        <w:t>"</w:t>
      </w:r>
      <w:r w:rsidRPr="00224C4C">
        <w:rPr>
          <w:rFonts w:ascii="Fb Fontext" w:hAnsi="Fb Fontext" w:hint="cs"/>
          <w:rtl/>
        </w:rPr>
        <w:t>ד כמאה עדים במקום דחייב לאחריני</w:t>
      </w:r>
    </w:p>
    <w:p w14:paraId="516AD85E" w14:textId="47EED72F" w:rsidR="00A85AC8" w:rsidRPr="00E600D8" w:rsidRDefault="006E0774" w:rsidP="00D37789">
      <w:pPr>
        <w:pStyle w:val="38"/>
        <w:framePr w:wrap="notBeside"/>
        <w:rPr>
          <w:rtl/>
        </w:rPr>
      </w:pPr>
      <w:r w:rsidRPr="00E600D8">
        <w:rPr>
          <w:rFonts w:hint="cs"/>
          <w:rtl/>
        </w:rPr>
        <w:t>ר</w:t>
      </w:r>
      <w:r w:rsidRPr="00E600D8">
        <w:rPr>
          <w:rtl/>
        </w:rPr>
        <w:t>"</w:t>
      </w:r>
      <w:r w:rsidRPr="00E600D8">
        <w:rPr>
          <w:rFonts w:hint="cs"/>
          <w:rtl/>
        </w:rPr>
        <w:t>פ</w:t>
      </w:r>
      <w:r w:rsidR="00A85AC8" w:rsidRPr="00E600D8">
        <w:rPr>
          <w:rtl/>
        </w:rPr>
        <w:t>:</w:t>
      </w:r>
    </w:p>
    <w:p w14:paraId="1AF33567" w14:textId="318B8B46" w:rsidR="006E0774" w:rsidRPr="00131640" w:rsidRDefault="006E0774" w:rsidP="00D37789">
      <w:pPr>
        <w:rPr>
          <w:rtl/>
        </w:rPr>
      </w:pPr>
      <w:r w:rsidRPr="00224C4C">
        <w:rPr>
          <w:rFonts w:ascii="Fb Fontext" w:hAnsi="Fb Fontext"/>
          <w:sz w:val="32"/>
          <w:rtl/>
        </w:rPr>
        <w:t>חוששין לקדושיו.</w:t>
      </w:r>
    </w:p>
    <w:p w14:paraId="0399A650" w14:textId="54C00D60" w:rsidR="007309FA" w:rsidRPr="00131640" w:rsidRDefault="007309FA" w:rsidP="007309FA">
      <w:pPr>
        <w:pStyle w:val="affffb"/>
        <w:rPr>
          <w:rtl/>
        </w:rPr>
      </w:pPr>
      <w:r w:rsidRPr="007309FA">
        <w:rPr>
          <w:rFonts w:hint="cs"/>
          <w:rtl/>
        </w:rPr>
        <w:t>***</w:t>
      </w:r>
    </w:p>
    <w:p w14:paraId="1E5EF262" w14:textId="77777777" w:rsidR="009469D7" w:rsidRDefault="006E0774" w:rsidP="00F65F8B">
      <w:pPr>
        <w:pStyle w:val="affffb"/>
        <w:rPr>
          <w:rtl/>
        </w:rPr>
      </w:pPr>
      <w:r w:rsidRPr="00F65F8B">
        <w:rPr>
          <w:rFonts w:hint="cs"/>
          <w:rtl/>
        </w:rPr>
        <w:t>מ</w:t>
      </w:r>
      <w:r w:rsidRPr="00F65F8B">
        <w:rPr>
          <w:rtl/>
        </w:rPr>
        <w:t>"</w:t>
      </w:r>
      <w:r w:rsidRPr="00F65F8B">
        <w:rPr>
          <w:rFonts w:hint="cs"/>
          <w:rtl/>
        </w:rPr>
        <w:t>ז</w:t>
      </w:r>
      <w:r w:rsidRPr="00F65F8B">
        <w:rPr>
          <w:rtl/>
        </w:rPr>
        <w:t xml:space="preserve"> ור</w:t>
      </w:r>
      <w:r w:rsidRPr="00F65F8B">
        <w:rPr>
          <w:rFonts w:hint="cs"/>
          <w:rtl/>
        </w:rPr>
        <w:t>א</w:t>
      </w:r>
      <w:r w:rsidRPr="00F65F8B">
        <w:rPr>
          <w:rtl/>
        </w:rPr>
        <w:t>"</w:t>
      </w:r>
      <w:r w:rsidRPr="00F65F8B">
        <w:rPr>
          <w:rFonts w:hint="cs"/>
          <w:rtl/>
        </w:rPr>
        <w:t xml:space="preserve">ס </w:t>
      </w:r>
      <w:r w:rsidRPr="00F65F8B">
        <w:rPr>
          <w:rtl/>
        </w:rPr>
        <w:t>בני דר</w:t>
      </w:r>
      <w:r w:rsidRPr="00F65F8B">
        <w:rPr>
          <w:rFonts w:hint="cs"/>
          <w:rtl/>
        </w:rPr>
        <w:t>מב</w:t>
      </w:r>
      <w:r w:rsidRPr="00F65F8B">
        <w:rPr>
          <w:rtl/>
        </w:rPr>
        <w:t>"</w:t>
      </w:r>
      <w:r w:rsidRPr="00F65F8B">
        <w:rPr>
          <w:rFonts w:hint="cs"/>
          <w:rtl/>
        </w:rPr>
        <w:t>א</w:t>
      </w:r>
      <w:r w:rsidRPr="00F65F8B">
        <w:rPr>
          <w:rtl/>
        </w:rPr>
        <w:t xml:space="preserve"> </w:t>
      </w:r>
      <w:r w:rsidR="003067FE" w:rsidRPr="00F65F8B">
        <w:rPr>
          <w:rtl/>
        </w:rPr>
        <w:t>חלק</w:t>
      </w:r>
      <w:r w:rsidR="007C01C6" w:rsidRPr="00F65F8B">
        <w:rPr>
          <w:rFonts w:hint="cs"/>
          <w:rtl/>
        </w:rPr>
        <w:t>ו נכסיהם יחד</w:t>
      </w:r>
    </w:p>
    <w:p w14:paraId="317A8E5D" w14:textId="1FBCAC13" w:rsidR="00A85AC8" w:rsidRPr="00E600D8" w:rsidRDefault="00785E72" w:rsidP="007C01C6">
      <w:pPr>
        <w:pStyle w:val="38"/>
        <w:framePr w:wrap="notBeside"/>
        <w:rPr>
          <w:rtl/>
        </w:rPr>
      </w:pPr>
      <w:r w:rsidRPr="00E600D8">
        <w:rPr>
          <w:rFonts w:hint="cs"/>
          <w:rtl/>
        </w:rPr>
        <w:t>שאלו לר''א</w:t>
      </w:r>
      <w:r w:rsidR="00A85AC8" w:rsidRPr="00E600D8">
        <w:rPr>
          <w:rtl/>
        </w:rPr>
        <w:t>:</w:t>
      </w:r>
    </w:p>
    <w:p w14:paraId="01F98DE6" w14:textId="17E118A1" w:rsidR="006E0774" w:rsidRPr="00131640" w:rsidRDefault="006E0774" w:rsidP="006E0774">
      <w:pPr>
        <w:rPr>
          <w:rtl/>
        </w:rPr>
      </w:pPr>
      <w:r w:rsidRPr="00224C4C">
        <w:rPr>
          <w:rStyle w:val="affffa"/>
          <w:rFonts w:hint="cs"/>
          <w:rtl/>
        </w:rPr>
        <w:t>'</w:t>
      </w:r>
      <w:r w:rsidRPr="00224C4C">
        <w:rPr>
          <w:rStyle w:val="affffa"/>
          <w:rtl/>
        </w:rPr>
        <w:t>על פי שני עדים</w:t>
      </w:r>
      <w:r w:rsidRPr="00224C4C">
        <w:rPr>
          <w:rStyle w:val="affffa"/>
          <w:rFonts w:hint="cs"/>
          <w:rtl/>
        </w:rPr>
        <w:t>'</w:t>
      </w:r>
      <w:r w:rsidRPr="00224C4C">
        <w:rPr>
          <w:rStyle w:val="affffa"/>
          <w:rtl/>
        </w:rPr>
        <w:t xml:space="preserve"> </w:t>
      </w:r>
      <w:r w:rsidRPr="00224C4C">
        <w:rPr>
          <w:rFonts w:ascii="Fb Fontext" w:hAnsi="Fb Fontext" w:hint="cs"/>
          <w:rtl/>
        </w:rPr>
        <w:t xml:space="preserve">כדי שלא יוכלו לחזור בהם </w:t>
      </w:r>
      <w:r w:rsidR="00785E72">
        <w:rPr>
          <w:rFonts w:ascii="Fb Fontext" w:hAnsi="Fb Fontext" w:hint="cs"/>
          <w:rtl/>
        </w:rPr>
        <w:t>-</w:t>
      </w:r>
      <w:r w:rsidRPr="00224C4C">
        <w:rPr>
          <w:rFonts w:ascii="Fb Fontext" w:hAnsi="Fb Fontext" w:hint="cs"/>
          <w:rtl/>
        </w:rPr>
        <w:t>והם לא חוזרים</w:t>
      </w:r>
      <w:r w:rsidR="00785E72">
        <w:rPr>
          <w:rFonts w:ascii="Fb Fontext" w:hAnsi="Fb Fontext" w:hint="cs"/>
          <w:rtl/>
        </w:rPr>
        <w:t>,</w:t>
      </w:r>
    </w:p>
    <w:p w14:paraId="5DC5575E" w14:textId="744B0277" w:rsidR="006E0774" w:rsidRPr="00131640" w:rsidRDefault="00785E72" w:rsidP="00785E72">
      <w:pPr>
        <w:ind w:left="791" w:firstLine="113"/>
        <w:rPr>
          <w:rtl/>
        </w:rPr>
      </w:pPr>
      <w:r>
        <w:rPr>
          <w:rStyle w:val="afffa"/>
          <w:rFonts w:ascii="Fb Fontext" w:hAnsi="Fb Fontext" w:cs="BA TM • Vilna Extra-Bold" w:hint="cs"/>
          <w:bCs w:val="0"/>
          <w:rtl/>
        </w:rPr>
        <w:t xml:space="preserve">  </w:t>
      </w:r>
      <w:r w:rsidR="006E0774" w:rsidRPr="00210DF6">
        <w:rPr>
          <w:rStyle w:val="afffa"/>
          <w:rFonts w:ascii="Fb Fontext" w:hAnsi="Fb Fontext" w:cs="BA TM • Vilna Extra-Bold"/>
          <w:bCs w:val="0"/>
          <w:rtl/>
        </w:rPr>
        <w:t>או</w:t>
      </w:r>
      <w:r w:rsidR="006E0774" w:rsidRPr="00224C4C">
        <w:rPr>
          <w:rFonts w:ascii="Fb Fontext" w:hAnsi="Fb Fontext"/>
          <w:sz w:val="32"/>
          <w:rtl/>
        </w:rPr>
        <w:t xml:space="preserve"> </w:t>
      </w:r>
      <w:r>
        <w:rPr>
          <w:rFonts w:ascii="Fb Fontext" w:hAnsi="Fb Fontext" w:hint="cs"/>
          <w:sz w:val="32"/>
          <w:rtl/>
        </w:rPr>
        <w:t>ש</w:t>
      </w:r>
      <w:r w:rsidR="006E0774" w:rsidRPr="00224C4C">
        <w:rPr>
          <w:rFonts w:ascii="Fb Fontext" w:hAnsi="Fb Fontext"/>
          <w:sz w:val="32"/>
          <w:rtl/>
        </w:rPr>
        <w:t>לא מ</w:t>
      </w:r>
      <w:r>
        <w:rPr>
          <w:rFonts w:ascii="Fb Fontext" w:hAnsi="Fb Fontext" w:hint="cs"/>
          <w:sz w:val="32"/>
          <w:rtl/>
        </w:rPr>
        <w:t>תקיים הדבר אלא בעדים,</w:t>
      </w:r>
    </w:p>
    <w:p w14:paraId="4A2BE028" w14:textId="77777777" w:rsidR="00A85AC8" w:rsidRPr="00E600D8" w:rsidRDefault="00785E72" w:rsidP="00785E72">
      <w:pPr>
        <w:pStyle w:val="38"/>
        <w:framePr w:wrap="notBeside"/>
        <w:rPr>
          <w:rtl/>
        </w:rPr>
      </w:pPr>
      <w:r w:rsidRPr="00E600D8">
        <w:rPr>
          <w:rFonts w:hint="cs"/>
          <w:rtl/>
        </w:rPr>
        <w:t>א''ל</w:t>
      </w:r>
      <w:r w:rsidR="00A85AC8" w:rsidRPr="00E600D8">
        <w:rPr>
          <w:rtl/>
        </w:rPr>
        <w:t>:</w:t>
      </w:r>
    </w:p>
    <w:p w14:paraId="76B58E6F" w14:textId="6509F5E9" w:rsidR="006E0774" w:rsidRPr="00131640" w:rsidRDefault="006E0774" w:rsidP="006E0774">
      <w:pPr>
        <w:rPr>
          <w:rtl/>
        </w:rPr>
      </w:pPr>
      <w:r w:rsidRPr="00224C4C">
        <w:rPr>
          <w:rFonts w:ascii="Fb Fontext" w:hAnsi="Fb Fontext"/>
          <w:rtl/>
        </w:rPr>
        <w:t>לא איברו סהדי אלא לשקרי.</w:t>
      </w:r>
      <w:r w:rsidRPr="00224C4C">
        <w:rPr>
          <w:rFonts w:ascii="Fb Fontext" w:hAnsi="Fb Fontext" w:hint="cs"/>
          <w:rtl/>
        </w:rPr>
        <w:t xml:space="preserve"> [וא</w:t>
      </w:r>
      <w:r w:rsidRPr="00224C4C">
        <w:rPr>
          <w:rFonts w:ascii="Fb Fontext" w:hAnsi="Fb Fontext"/>
          <w:rtl/>
        </w:rPr>
        <w:t>"</w:t>
      </w:r>
      <w:r w:rsidRPr="00224C4C">
        <w:rPr>
          <w:rFonts w:ascii="Fb Fontext" w:hAnsi="Fb Fontext" w:hint="cs"/>
          <w:rtl/>
        </w:rPr>
        <w:t>כ יכולים ]</w:t>
      </w:r>
    </w:p>
    <w:p w14:paraId="5527FC07" w14:textId="32400514" w:rsidR="007309FA" w:rsidRPr="00131640" w:rsidRDefault="007309FA" w:rsidP="007309FA">
      <w:pPr>
        <w:pStyle w:val="affffb"/>
        <w:rPr>
          <w:rtl/>
        </w:rPr>
      </w:pPr>
      <w:r w:rsidRPr="007309FA">
        <w:rPr>
          <w:rFonts w:hint="cs"/>
          <w:rtl/>
        </w:rPr>
        <w:t>***</w:t>
      </w:r>
    </w:p>
    <w:p w14:paraId="0FB0EC4D" w14:textId="4CCA1351" w:rsidR="00A85AC8" w:rsidRPr="00E600D8" w:rsidRDefault="002A2B1B" w:rsidP="00FE7CC9">
      <w:pPr>
        <w:pStyle w:val="38"/>
        <w:framePr w:wrap="notBeside"/>
        <w:rPr>
          <w:rtl/>
        </w:rPr>
      </w:pPr>
      <w:r w:rsidRPr="00E600D8">
        <w:rPr>
          <w:rFonts w:hint="cs"/>
          <w:rtl/>
        </w:rPr>
        <w:t xml:space="preserve">א. </w:t>
      </w:r>
      <w:r w:rsidR="006E0774" w:rsidRPr="00E600D8">
        <w:rPr>
          <w:rtl/>
        </w:rPr>
        <w:t>אביי</w:t>
      </w:r>
      <w:r w:rsidR="00A85AC8" w:rsidRPr="00E600D8">
        <w:rPr>
          <w:rtl/>
        </w:rPr>
        <w:t>:</w:t>
      </w:r>
    </w:p>
    <w:p w14:paraId="09D7F5DD" w14:textId="26A47F35" w:rsidR="006E0774" w:rsidRPr="00131640" w:rsidRDefault="006E0774" w:rsidP="00F65F8B">
      <w:pPr>
        <w:pStyle w:val="affffb"/>
        <w:rPr>
          <w:rtl/>
        </w:rPr>
      </w:pPr>
      <w:r w:rsidRPr="00E06692">
        <w:rPr>
          <w:rtl/>
        </w:rPr>
        <w:t>אמר לו עד אחד אכלת חלב, והלה שותק - נאמן,</w:t>
      </w:r>
    </w:p>
    <w:p w14:paraId="49C03E8F" w14:textId="5309781D" w:rsidR="00A85AC8" w:rsidRPr="00E600D8" w:rsidRDefault="006E0774" w:rsidP="00785E72">
      <w:pPr>
        <w:pStyle w:val="38"/>
        <w:framePr w:wrap="notBeside"/>
        <w:rPr>
          <w:rtl/>
        </w:rPr>
      </w:pPr>
      <w:r w:rsidRPr="00E600D8">
        <w:rPr>
          <w:rtl/>
        </w:rPr>
        <w:t>ותנא תונא</w:t>
      </w:r>
      <w:r w:rsidR="00A85AC8" w:rsidRPr="00E600D8">
        <w:rPr>
          <w:rtl/>
        </w:rPr>
        <w:t>:</w:t>
      </w:r>
    </w:p>
    <w:p w14:paraId="3CFFE02C" w14:textId="0C7D9B6C" w:rsidR="006E0774" w:rsidRDefault="006E0774" w:rsidP="006E0774">
      <w:pPr>
        <w:rPr>
          <w:rtl/>
        </w:rPr>
      </w:pPr>
      <w:r w:rsidRPr="00224C4C">
        <w:rPr>
          <w:rFonts w:ascii="Fb Fontext" w:hAnsi="Fb Fontext"/>
          <w:rtl/>
        </w:rPr>
        <w:t>אמר לו עד אחד אכלת חלב, והלה אומר לא אכלתי פטור.</w:t>
      </w:r>
      <w:r w:rsidRPr="00224C4C">
        <w:rPr>
          <w:rFonts w:ascii="Fb Fontext" w:hAnsi="Fb Fontext" w:hint="cs"/>
          <w:rtl/>
        </w:rPr>
        <w:t xml:space="preserve"> הא שתק מהימן</w:t>
      </w:r>
    </w:p>
    <w:p w14:paraId="42B6924A" w14:textId="4028536B" w:rsidR="007309FA" w:rsidRPr="00131640" w:rsidRDefault="007309FA" w:rsidP="007309FA">
      <w:pPr>
        <w:pStyle w:val="affffb"/>
        <w:rPr>
          <w:rtl/>
        </w:rPr>
      </w:pPr>
      <w:r w:rsidRPr="007309FA">
        <w:rPr>
          <w:rtl/>
        </w:rPr>
        <w:t>***</w:t>
      </w:r>
    </w:p>
    <w:p w14:paraId="059A3120" w14:textId="34F32060" w:rsidR="00A85AC8" w:rsidRPr="00E600D8" w:rsidRDefault="002A2B1B" w:rsidP="002A2B1B">
      <w:pPr>
        <w:pStyle w:val="38"/>
        <w:framePr w:wrap="notBeside"/>
        <w:rPr>
          <w:rtl/>
        </w:rPr>
      </w:pPr>
      <w:r w:rsidRPr="00E600D8">
        <w:rPr>
          <w:rFonts w:hint="cs"/>
          <w:rtl/>
        </w:rPr>
        <w:t xml:space="preserve">ב. </w:t>
      </w:r>
      <w:r w:rsidR="006E0774" w:rsidRPr="00E600D8">
        <w:rPr>
          <w:rtl/>
        </w:rPr>
        <w:t>ואמר אביי</w:t>
      </w:r>
      <w:r w:rsidR="00A85AC8" w:rsidRPr="00E600D8">
        <w:rPr>
          <w:rtl/>
        </w:rPr>
        <w:t>:</w:t>
      </w:r>
    </w:p>
    <w:p w14:paraId="3F47DD5D" w14:textId="6464AEFE" w:rsidR="006E0774" w:rsidRPr="00131640" w:rsidRDefault="006E0774" w:rsidP="00FE7CC9">
      <w:pPr>
        <w:pStyle w:val="affffb"/>
        <w:rPr>
          <w:rtl/>
        </w:rPr>
      </w:pPr>
      <w:r w:rsidRPr="00224C4C">
        <w:rPr>
          <w:rtl/>
        </w:rPr>
        <w:t>אמר לו עד אחד נטמאו טהרותיך, והלה שותק - נאמן,</w:t>
      </w:r>
    </w:p>
    <w:p w14:paraId="60D32A22" w14:textId="71596010" w:rsidR="00A85AC8" w:rsidRPr="00E600D8" w:rsidRDefault="006E0774" w:rsidP="00FE7CC9">
      <w:pPr>
        <w:pStyle w:val="38"/>
        <w:framePr w:wrap="notBeside"/>
        <w:rPr>
          <w:rtl/>
        </w:rPr>
      </w:pPr>
      <w:r w:rsidRPr="00E600D8">
        <w:rPr>
          <w:rtl/>
        </w:rPr>
        <w:t>ותנא תונא</w:t>
      </w:r>
      <w:r w:rsidR="00A85AC8" w:rsidRPr="00E600D8">
        <w:rPr>
          <w:rtl/>
        </w:rPr>
        <w:t>:</w:t>
      </w:r>
    </w:p>
    <w:p w14:paraId="43040968" w14:textId="1BD8A232" w:rsidR="006E0774" w:rsidRPr="001872B8" w:rsidRDefault="006E0774" w:rsidP="006E0774">
      <w:pPr>
        <w:rPr>
          <w:spacing w:val="-2"/>
          <w:rtl/>
        </w:rPr>
      </w:pPr>
      <w:r w:rsidRPr="001872B8">
        <w:rPr>
          <w:rFonts w:ascii="Fb Fontext" w:hAnsi="Fb Fontext"/>
          <w:spacing w:val="-2"/>
          <w:rtl/>
        </w:rPr>
        <w:t>עד אחד אומר נטמאו, והלה אומר לא נטמאו - פטור.</w:t>
      </w:r>
      <w:r w:rsidRPr="001872B8">
        <w:rPr>
          <w:rFonts w:ascii="Fb Fontext" w:hAnsi="Fb Fontext" w:hint="cs"/>
          <w:spacing w:val="-2"/>
          <w:rtl/>
        </w:rPr>
        <w:t xml:space="preserve"> </w:t>
      </w:r>
      <w:r w:rsidRPr="001872B8">
        <w:rPr>
          <w:rFonts w:ascii="Fb Fontext" w:hAnsi="Fb Fontext"/>
          <w:spacing w:val="-2"/>
          <w:rtl/>
        </w:rPr>
        <w:t xml:space="preserve">הא </w:t>
      </w:r>
      <w:r w:rsidR="00FE7CC9" w:rsidRPr="001872B8">
        <w:rPr>
          <w:rFonts w:ascii="Fb Fontext" w:hAnsi="Fb Fontext" w:hint="cs"/>
          <w:spacing w:val="-2"/>
          <w:rtl/>
        </w:rPr>
        <w:t>שתק</w:t>
      </w:r>
      <w:r w:rsidRPr="001872B8">
        <w:rPr>
          <w:rFonts w:ascii="Fb Fontext" w:hAnsi="Fb Fontext"/>
          <w:spacing w:val="-2"/>
          <w:rtl/>
        </w:rPr>
        <w:t xml:space="preserve"> </w:t>
      </w:r>
      <w:r w:rsidR="00FE7CC9" w:rsidRPr="001872B8">
        <w:rPr>
          <w:rFonts w:ascii="Fb Fontext" w:hAnsi="Fb Fontext" w:hint="cs"/>
          <w:spacing w:val="-2"/>
          <w:rtl/>
        </w:rPr>
        <w:t>נא</w:t>
      </w:r>
      <w:r w:rsidRPr="001872B8">
        <w:rPr>
          <w:rFonts w:ascii="Fb Fontext" w:hAnsi="Fb Fontext"/>
          <w:spacing w:val="-2"/>
          <w:rtl/>
        </w:rPr>
        <w:t>מן.</w:t>
      </w:r>
    </w:p>
    <w:p w14:paraId="74949515" w14:textId="177C93E4" w:rsidR="007309FA" w:rsidRPr="00131640" w:rsidRDefault="007309FA" w:rsidP="007309FA">
      <w:pPr>
        <w:pStyle w:val="affffb"/>
        <w:rPr>
          <w:rtl/>
        </w:rPr>
      </w:pPr>
      <w:r w:rsidRPr="007309FA">
        <w:rPr>
          <w:rtl/>
        </w:rPr>
        <w:t>***</w:t>
      </w:r>
    </w:p>
    <w:p w14:paraId="468632C5" w14:textId="5196F310" w:rsidR="00A85AC8" w:rsidRPr="00E600D8" w:rsidRDefault="00FE7CC9" w:rsidP="00FE7CC9">
      <w:pPr>
        <w:pStyle w:val="38"/>
        <w:framePr w:wrap="notBeside"/>
        <w:rPr>
          <w:rtl/>
        </w:rPr>
      </w:pPr>
      <w:r w:rsidRPr="00E600D8">
        <w:rPr>
          <w:rFonts w:hint="cs"/>
          <w:rtl/>
        </w:rPr>
        <w:t xml:space="preserve">ג. </w:t>
      </w:r>
      <w:r w:rsidR="006E0774" w:rsidRPr="00E600D8">
        <w:rPr>
          <w:rtl/>
        </w:rPr>
        <w:t>ואמר אביי</w:t>
      </w:r>
      <w:r w:rsidR="00A85AC8" w:rsidRPr="00E600D8">
        <w:rPr>
          <w:rtl/>
        </w:rPr>
        <w:t>:</w:t>
      </w:r>
    </w:p>
    <w:p w14:paraId="0CE9C5B5" w14:textId="21E41855" w:rsidR="006E0774" w:rsidRPr="00131640" w:rsidRDefault="006E0774" w:rsidP="00FE7CC9">
      <w:pPr>
        <w:pStyle w:val="affffb"/>
        <w:rPr>
          <w:rtl/>
        </w:rPr>
      </w:pPr>
      <w:r w:rsidRPr="00224C4C">
        <w:rPr>
          <w:rtl/>
        </w:rPr>
        <w:t>אמר לו עד אחד שורך נרבע, והלה שותק - נאמן,</w:t>
      </w:r>
    </w:p>
    <w:p w14:paraId="084CCE49" w14:textId="04B87B05" w:rsidR="00A85AC8" w:rsidRPr="00E600D8" w:rsidRDefault="006E0774" w:rsidP="00FE7CC9">
      <w:pPr>
        <w:pStyle w:val="38"/>
        <w:framePr w:wrap="notBeside"/>
        <w:rPr>
          <w:rtl/>
        </w:rPr>
      </w:pPr>
      <w:r w:rsidRPr="00E600D8">
        <w:rPr>
          <w:rtl/>
        </w:rPr>
        <w:t>ותנא תונא</w:t>
      </w:r>
      <w:r w:rsidR="00A85AC8" w:rsidRPr="00E600D8">
        <w:rPr>
          <w:rtl/>
        </w:rPr>
        <w:t>:</w:t>
      </w:r>
    </w:p>
    <w:p w14:paraId="7F526BF2" w14:textId="57C3A990" w:rsidR="006E0774" w:rsidRPr="001872B8" w:rsidRDefault="006E0774" w:rsidP="006E0774">
      <w:pPr>
        <w:rPr>
          <w:spacing w:val="0"/>
          <w:rtl/>
        </w:rPr>
      </w:pPr>
      <w:r w:rsidRPr="001872B8">
        <w:rPr>
          <w:rFonts w:ascii="Fb Fontext" w:hAnsi="Fb Fontext"/>
          <w:spacing w:val="0"/>
          <w:rtl/>
        </w:rPr>
        <w:t xml:space="preserve">ושנעבדה בו עבירה, ושהמית </w:t>
      </w:r>
      <w:r w:rsidRPr="001872B8">
        <w:rPr>
          <w:rStyle w:val="afffa"/>
          <w:rFonts w:ascii="Fb Fontext" w:hAnsi="Fb Fontext" w:cs="BA TM • Vilna Extra-Bold"/>
          <w:bCs w:val="0"/>
          <w:spacing w:val="0"/>
          <w:rtl/>
        </w:rPr>
        <w:t>על פי עד אחד</w:t>
      </w:r>
      <w:r w:rsidRPr="001872B8">
        <w:rPr>
          <w:rFonts w:ascii="Fb Fontext" w:hAnsi="Fb Fontext"/>
          <w:spacing w:val="0"/>
          <w:rtl/>
        </w:rPr>
        <w:t xml:space="preserve"> או ע"פ הבעלים - נאמן.</w:t>
      </w:r>
    </w:p>
    <w:p w14:paraId="18040FCA" w14:textId="298C78E2" w:rsidR="006E0774" w:rsidRPr="001872B8" w:rsidRDefault="006E0774" w:rsidP="006E0774">
      <w:pPr>
        <w:rPr>
          <w:spacing w:val="0"/>
          <w:rtl/>
        </w:rPr>
      </w:pPr>
      <w:r w:rsidRPr="001872B8">
        <w:rPr>
          <w:rFonts w:ascii="Fb Fontext" w:hAnsi="Fb Fontext" w:hint="cs"/>
          <w:spacing w:val="0"/>
          <w:rtl/>
        </w:rPr>
        <w:t>עד אחד - אי דמודה בעלים היינו ע</w:t>
      </w:r>
      <w:r w:rsidRPr="001872B8">
        <w:rPr>
          <w:rFonts w:ascii="Fb Fontext" w:hAnsi="Fb Fontext"/>
          <w:spacing w:val="0"/>
          <w:rtl/>
        </w:rPr>
        <w:t>"</w:t>
      </w:r>
      <w:r w:rsidRPr="001872B8">
        <w:rPr>
          <w:rFonts w:ascii="Fb Fontext" w:hAnsi="Fb Fontext" w:hint="cs"/>
          <w:spacing w:val="0"/>
          <w:rtl/>
        </w:rPr>
        <w:t>פ בעלים, אלא לאו דשתק ונאמן</w:t>
      </w:r>
    </w:p>
    <w:p w14:paraId="418AB38E" w14:textId="1AB748CB" w:rsidR="00A85AC8" w:rsidRPr="00E600D8" w:rsidRDefault="006E0774" w:rsidP="00092F4B">
      <w:pPr>
        <w:pStyle w:val="38"/>
        <w:framePr w:wrap="notBeside"/>
        <w:rPr>
          <w:rtl/>
        </w:rPr>
      </w:pPr>
      <w:r w:rsidRPr="00E600D8">
        <w:rPr>
          <w:rtl/>
        </w:rPr>
        <w:t>וצריכא</w:t>
      </w:r>
      <w:r w:rsidR="00A85AC8" w:rsidRPr="00E600D8">
        <w:rPr>
          <w:rFonts w:hint="cs"/>
          <w:rtl/>
        </w:rPr>
        <w:t>:</w:t>
      </w:r>
    </w:p>
    <w:p w14:paraId="27B79175" w14:textId="0B687630" w:rsidR="009469D7" w:rsidRDefault="00FD44D0" w:rsidP="00092F4B">
      <w:pPr>
        <w:rPr>
          <w:rFonts w:ascii="Fb Fontext" w:hAnsi="Fb Fontext"/>
          <w:sz w:val="32"/>
          <w:rtl/>
        </w:rPr>
      </w:pPr>
      <w:r w:rsidRPr="00196D6B">
        <w:rPr>
          <w:rFonts w:ascii="Fb Fontext" w:hAnsi="Fb Fontext" w:cs="BA TM • Vilna Extra-Bold" w:hint="cs"/>
          <w:sz w:val="32"/>
          <w:rtl/>
        </w:rPr>
        <w:t>חלב</w:t>
      </w:r>
      <w:r>
        <w:rPr>
          <w:rFonts w:ascii="Fb Fontext" w:hAnsi="Fb Fontext" w:hint="cs"/>
          <w:sz w:val="32"/>
          <w:rtl/>
        </w:rPr>
        <w:t xml:space="preserve"> ולא </w:t>
      </w:r>
      <w:r w:rsidR="00850D75">
        <w:rPr>
          <w:rFonts w:ascii="Fb Fontext" w:hAnsi="Fb Fontext" w:hint="cs"/>
          <w:sz w:val="32"/>
          <w:rtl/>
        </w:rPr>
        <w:t>חיישי</w:t>
      </w:r>
      <w:r>
        <w:rPr>
          <w:rFonts w:ascii="Fb Fontext" w:hAnsi="Fb Fontext" w:hint="cs"/>
          <w:sz w:val="32"/>
          <w:rtl/>
        </w:rPr>
        <w:t xml:space="preserve"> </w:t>
      </w:r>
      <w:r w:rsidR="00850D75">
        <w:rPr>
          <w:rFonts w:ascii="Fb Fontext" w:hAnsi="Fb Fontext" w:hint="cs"/>
          <w:sz w:val="32"/>
          <w:rtl/>
        </w:rPr>
        <w:t>ל</w:t>
      </w:r>
      <w:r>
        <w:rPr>
          <w:rFonts w:ascii="Fb Fontext" w:hAnsi="Fb Fontext" w:hint="cs"/>
          <w:sz w:val="32"/>
          <w:rtl/>
        </w:rPr>
        <w:t>חולין בעזרה</w:t>
      </w:r>
      <w:r w:rsidR="00850D75">
        <w:rPr>
          <w:rFonts w:ascii="Fb Fontext" w:hAnsi="Fb Fontext" w:hint="cs"/>
          <w:sz w:val="32"/>
          <w:rtl/>
        </w:rPr>
        <w:t>,</w:t>
      </w:r>
    </w:p>
    <w:p w14:paraId="0FE6270D" w14:textId="77777777" w:rsidR="009469D7" w:rsidRDefault="006E0774" w:rsidP="009E6E9D">
      <w:pPr>
        <w:rPr>
          <w:rFonts w:ascii="Fb Fontext" w:hAnsi="Fb Fontext"/>
          <w:sz w:val="32"/>
          <w:rtl/>
        </w:rPr>
      </w:pPr>
      <w:r w:rsidRPr="00196D6B">
        <w:rPr>
          <w:rFonts w:ascii="Fb Fontext" w:hAnsi="Fb Fontext" w:cs="BA TM • Vilna Extra-Bold" w:hint="cs"/>
          <w:sz w:val="32"/>
          <w:rtl/>
        </w:rPr>
        <w:t>טהרות</w:t>
      </w:r>
      <w:r w:rsidRPr="00224C4C">
        <w:rPr>
          <w:rFonts w:ascii="Fb Fontext" w:hAnsi="Fb Fontext" w:hint="cs"/>
          <w:sz w:val="32"/>
          <w:rtl/>
        </w:rPr>
        <w:t xml:space="preserve"> </w:t>
      </w:r>
      <w:r w:rsidR="00850D75">
        <w:rPr>
          <w:rFonts w:ascii="Fb Fontext" w:hAnsi="Fb Fontext" w:hint="cs"/>
          <w:sz w:val="32"/>
          <w:rtl/>
        </w:rPr>
        <w:t>ולא מצד שמפסיד ימי טהרתו</w:t>
      </w:r>
    </w:p>
    <w:p w14:paraId="3DB07350" w14:textId="77777777" w:rsidR="009469D7" w:rsidRDefault="00850D75" w:rsidP="009E6E9D">
      <w:pPr>
        <w:rPr>
          <w:rFonts w:ascii="Fb Fontext" w:hAnsi="Fb Fontext"/>
          <w:sz w:val="32"/>
          <w:rtl/>
        </w:rPr>
      </w:pPr>
      <w:r w:rsidRPr="00196D6B">
        <w:rPr>
          <w:rFonts w:ascii="Fb Fontext" w:hAnsi="Fb Fontext" w:cs="BA TM • Vilna Extra-Bold" w:hint="cs"/>
          <w:sz w:val="32"/>
          <w:rtl/>
        </w:rPr>
        <w:t>שור</w:t>
      </w:r>
      <w:r>
        <w:rPr>
          <w:rFonts w:ascii="Fb Fontext" w:hAnsi="Fb Fontext" w:hint="cs"/>
          <w:sz w:val="32"/>
          <w:rtl/>
        </w:rPr>
        <w:t xml:space="preserve"> </w:t>
      </w:r>
      <w:r w:rsidR="009E6E9D">
        <w:rPr>
          <w:rFonts w:ascii="Fb Fontext" w:hAnsi="Fb Fontext" w:hint="cs"/>
          <w:sz w:val="32"/>
          <w:rtl/>
        </w:rPr>
        <w:t>ולא אמרי' ד</w:t>
      </w:r>
      <w:r>
        <w:rPr>
          <w:rFonts w:ascii="Fb Fontext" w:hAnsi="Fb Fontext" w:hint="cs"/>
          <w:sz w:val="32"/>
          <w:rtl/>
        </w:rPr>
        <w:t xml:space="preserve">לא </w:t>
      </w:r>
      <w:r w:rsidR="009E6E9D">
        <w:rPr>
          <w:rFonts w:ascii="Fb Fontext" w:hAnsi="Fb Fontext" w:hint="cs"/>
          <w:sz w:val="32"/>
          <w:rtl/>
        </w:rPr>
        <w:t>כל השורים עומדים לגבי מזבח</w:t>
      </w:r>
    </w:p>
    <w:p w14:paraId="5ECFF133" w14:textId="5F4DBE6C" w:rsidR="007309FA" w:rsidRPr="00131640" w:rsidRDefault="007309FA" w:rsidP="007309FA">
      <w:pPr>
        <w:pStyle w:val="affffb"/>
        <w:rPr>
          <w:rtl/>
        </w:rPr>
      </w:pPr>
      <w:r w:rsidRPr="007309FA">
        <w:rPr>
          <w:rFonts w:hint="cs"/>
          <w:rtl/>
        </w:rPr>
        <w:t>***</w:t>
      </w:r>
    </w:p>
    <w:p w14:paraId="04AE22FA" w14:textId="77777777" w:rsidR="009469D7" w:rsidRDefault="00834135" w:rsidP="009E6E9D">
      <w:pPr>
        <w:pStyle w:val="affffb"/>
        <w:rPr>
          <w:rtl/>
        </w:rPr>
      </w:pPr>
      <w:r>
        <w:rPr>
          <w:rFonts w:hint="cs"/>
          <w:rtl/>
        </w:rPr>
        <w:t>נאמנות עד אחד בערוה והלה שותק</w:t>
      </w:r>
    </w:p>
    <w:p w14:paraId="0E720FE4" w14:textId="77777777" w:rsidR="009469D7" w:rsidRDefault="006E0774" w:rsidP="009E6E9D">
      <w:pPr>
        <w:pStyle w:val="affffb"/>
        <w:rPr>
          <w:rtl/>
        </w:rPr>
      </w:pPr>
      <w:r w:rsidRPr="00210DF6">
        <w:rPr>
          <w:rtl/>
        </w:rPr>
        <w:t>איבעיא להו: אשתו זינתה בעד אחד, ושותק,</w:t>
      </w:r>
    </w:p>
    <w:p w14:paraId="6A7D2AB4" w14:textId="61B9CF44" w:rsidR="00A85AC8" w:rsidRPr="00E600D8" w:rsidRDefault="006E0774" w:rsidP="00144466">
      <w:pPr>
        <w:pStyle w:val="38"/>
        <w:framePr w:wrap="notBeside"/>
        <w:rPr>
          <w:rtl/>
        </w:rPr>
      </w:pPr>
      <w:r w:rsidRPr="00E600D8">
        <w:rPr>
          <w:rFonts w:hint="cs"/>
          <w:rtl/>
        </w:rPr>
        <w:t>ל</w:t>
      </w:r>
      <w:r w:rsidRPr="00E600D8">
        <w:rPr>
          <w:rtl/>
        </w:rPr>
        <w:t>אביי</w:t>
      </w:r>
      <w:r w:rsidR="00A85AC8" w:rsidRPr="00E600D8">
        <w:rPr>
          <w:rtl/>
        </w:rPr>
        <w:t>:</w:t>
      </w:r>
    </w:p>
    <w:p w14:paraId="0C5BF4A6" w14:textId="00EBA09C" w:rsidR="00A22EA8" w:rsidRPr="00131640" w:rsidRDefault="006E0774" w:rsidP="006E0774">
      <w:pPr>
        <w:rPr>
          <w:rtl/>
        </w:rPr>
      </w:pPr>
      <w:r w:rsidRPr="00224C4C">
        <w:rPr>
          <w:rFonts w:ascii="Fb Fontext" w:hAnsi="Fb Fontext"/>
          <w:sz w:val="32"/>
          <w:rtl/>
        </w:rPr>
        <w:t>נאמן.</w:t>
      </w:r>
    </w:p>
    <w:p w14:paraId="3D327480" w14:textId="3ACF0B58" w:rsidR="00A85AC8" w:rsidRPr="00E600D8" w:rsidRDefault="006E0774" w:rsidP="00144466">
      <w:pPr>
        <w:pStyle w:val="38"/>
        <w:framePr w:wrap="notBeside"/>
        <w:rPr>
          <w:rtl/>
        </w:rPr>
      </w:pPr>
      <w:r w:rsidRPr="00E600D8">
        <w:rPr>
          <w:rFonts w:hint="cs"/>
          <w:rtl/>
        </w:rPr>
        <w:t>ל</w:t>
      </w:r>
      <w:r w:rsidRPr="00E600D8">
        <w:rPr>
          <w:rtl/>
        </w:rPr>
        <w:t>רבא</w:t>
      </w:r>
      <w:r w:rsidR="00A85AC8" w:rsidRPr="00E600D8">
        <w:rPr>
          <w:rtl/>
        </w:rPr>
        <w:t>:</w:t>
      </w:r>
    </w:p>
    <w:p w14:paraId="44DB310C" w14:textId="60D74301" w:rsidR="006E0774" w:rsidRPr="00131640" w:rsidRDefault="006E0774" w:rsidP="006E0774">
      <w:pPr>
        <w:rPr>
          <w:rtl/>
        </w:rPr>
      </w:pPr>
      <w:r w:rsidRPr="00224C4C">
        <w:rPr>
          <w:rFonts w:ascii="Fb Fontext" w:hAnsi="Fb Fontext"/>
          <w:sz w:val="32"/>
          <w:rtl/>
        </w:rPr>
        <w:t>אינו נאמן</w:t>
      </w:r>
      <w:r w:rsidRPr="00224C4C">
        <w:rPr>
          <w:rFonts w:ascii="Fb Fontext" w:hAnsi="Fb Fontext" w:hint="cs"/>
          <w:sz w:val="32"/>
          <w:rtl/>
        </w:rPr>
        <w:t xml:space="preserve"> ד</w:t>
      </w:r>
      <w:r w:rsidRPr="00224C4C">
        <w:rPr>
          <w:rFonts w:ascii="Fb Fontext" w:hAnsi="Fb Fontext"/>
          <w:sz w:val="32"/>
          <w:rtl/>
        </w:rPr>
        <w:t>אין דבר שבערוה פחות משנים.</w:t>
      </w:r>
    </w:p>
    <w:p w14:paraId="57AC5D6D" w14:textId="0EFBCF7C" w:rsidR="00A85AC8" w:rsidRPr="00E600D8" w:rsidRDefault="006E0774" w:rsidP="00A22EA8">
      <w:pPr>
        <w:pStyle w:val="38"/>
        <w:framePr w:wrap="notBeside"/>
        <w:rPr>
          <w:rtl/>
        </w:rPr>
      </w:pPr>
      <w:r w:rsidRPr="00E600D8">
        <w:rPr>
          <w:rFonts w:hint="cs"/>
          <w:rtl/>
        </w:rPr>
        <w:t>אביי</w:t>
      </w:r>
      <w:r w:rsidR="00144466" w:rsidRPr="00E600D8">
        <w:rPr>
          <w:rFonts w:hint="cs"/>
          <w:rtl/>
        </w:rPr>
        <w:t>: שנאמן</w:t>
      </w:r>
      <w:r w:rsidR="00A85AC8" w:rsidRPr="00E600D8">
        <w:rPr>
          <w:rFonts w:hint="cs"/>
          <w:rtl/>
        </w:rPr>
        <w:t>:</w:t>
      </w:r>
    </w:p>
    <w:p w14:paraId="27F57E84" w14:textId="35B40EE6" w:rsidR="006E0774" w:rsidRPr="00131640" w:rsidRDefault="006E0774" w:rsidP="006E0774">
      <w:pPr>
        <w:rPr>
          <w:rtl/>
        </w:rPr>
      </w:pPr>
      <w:r w:rsidRPr="00A22EA8">
        <w:rPr>
          <w:rStyle w:val="afffff5"/>
          <w:rFonts w:hint="cs"/>
          <w:rtl/>
        </w:rPr>
        <w:t xml:space="preserve">מדההוא סמיה שהיה מסדר משניות לפני שמואל וכשלא </w:t>
      </w:r>
      <w:r w:rsidR="00144466">
        <w:rPr>
          <w:rStyle w:val="afffff5"/>
          <w:rFonts w:hint="cs"/>
          <w:rtl/>
        </w:rPr>
        <w:t>בא</w:t>
      </w:r>
      <w:r w:rsidRPr="00A22EA8">
        <w:rPr>
          <w:rStyle w:val="afffff5"/>
          <w:rFonts w:hint="cs"/>
          <w:rtl/>
        </w:rPr>
        <w:t xml:space="preserve"> שלחו אחריו שליח </w:t>
      </w:r>
      <w:r w:rsidRPr="001872B8">
        <w:rPr>
          <w:rStyle w:val="afffff5"/>
          <w:rFonts w:hint="cs"/>
          <w:spacing w:val="0"/>
          <w:rtl/>
        </w:rPr>
        <w:t xml:space="preserve">שהלך בדרך אחת והוא </w:t>
      </w:r>
      <w:r w:rsidR="00144466" w:rsidRPr="001872B8">
        <w:rPr>
          <w:rStyle w:val="afffff5"/>
          <w:rFonts w:hint="cs"/>
          <w:spacing w:val="0"/>
          <w:rtl/>
        </w:rPr>
        <w:t>בא</w:t>
      </w:r>
      <w:r w:rsidRPr="001872B8">
        <w:rPr>
          <w:rStyle w:val="afffff5"/>
          <w:rFonts w:hint="cs"/>
          <w:spacing w:val="0"/>
          <w:rtl/>
        </w:rPr>
        <w:t xml:space="preserve"> בדרך אחרת</w:t>
      </w:r>
      <w:r w:rsidRPr="001872B8">
        <w:rPr>
          <w:rFonts w:ascii="Fb Fontext" w:hAnsi="Fb Fontext" w:hint="cs"/>
          <w:spacing w:val="0"/>
          <w:sz w:val="32"/>
          <w:rtl/>
        </w:rPr>
        <w:t xml:space="preserve"> </w:t>
      </w:r>
      <w:r w:rsidR="00A22EA8" w:rsidRPr="001872B8">
        <w:rPr>
          <w:rFonts w:ascii="Fb Fontext" w:hAnsi="Fb Fontext" w:hint="cs"/>
          <w:spacing w:val="0"/>
          <w:sz w:val="32"/>
          <w:rtl/>
        </w:rPr>
        <w:t>משבא</w:t>
      </w:r>
      <w:r w:rsidRPr="001872B8">
        <w:rPr>
          <w:rFonts w:ascii="Fb Fontext" w:hAnsi="Fb Fontext" w:hint="cs"/>
          <w:spacing w:val="0"/>
          <w:sz w:val="32"/>
          <w:rtl/>
        </w:rPr>
        <w:t xml:space="preserve"> השליח אמר שאשתו זינתה</w:t>
      </w:r>
    </w:p>
    <w:p w14:paraId="373E7714" w14:textId="37E467C6" w:rsidR="00A85AC8" w:rsidRPr="00E600D8" w:rsidRDefault="006E0774" w:rsidP="00A22EA8">
      <w:pPr>
        <w:pStyle w:val="38"/>
        <w:framePr w:wrap="notBeside"/>
        <w:rPr>
          <w:rtl/>
        </w:rPr>
      </w:pPr>
      <w:r w:rsidRPr="00E600D8">
        <w:rPr>
          <w:rFonts w:hint="cs"/>
          <w:rtl/>
        </w:rPr>
        <w:t>ואמר שמואל</w:t>
      </w:r>
      <w:r w:rsidR="00A85AC8" w:rsidRPr="00E600D8">
        <w:rPr>
          <w:rFonts w:hint="cs"/>
          <w:rtl/>
        </w:rPr>
        <w:t>:</w:t>
      </w:r>
    </w:p>
    <w:p w14:paraId="100349AD" w14:textId="7AEB7D9A" w:rsidR="006E0774" w:rsidRPr="00131640" w:rsidRDefault="006E0774" w:rsidP="006E0774">
      <w:pPr>
        <w:rPr>
          <w:rtl/>
        </w:rPr>
      </w:pPr>
      <w:r w:rsidRPr="00224C4C">
        <w:rPr>
          <w:rFonts w:ascii="Fb Fontext" w:hAnsi="Fb Fontext" w:hint="cs"/>
          <w:rtl/>
        </w:rPr>
        <w:t>דאי מיהמן לך גרשה ואי לא לא</w:t>
      </w:r>
    </w:p>
    <w:p w14:paraId="142CFFFC" w14:textId="77777777" w:rsidR="00A85AC8" w:rsidRPr="00E600D8" w:rsidRDefault="006E0774" w:rsidP="004D6399">
      <w:pPr>
        <w:pStyle w:val="38"/>
        <w:framePr w:wrap="notBeside"/>
        <w:rPr>
          <w:rtl/>
        </w:rPr>
      </w:pPr>
      <w:r w:rsidRPr="00E600D8">
        <w:rPr>
          <w:rFonts w:hint="cs"/>
          <w:rtl/>
        </w:rPr>
        <w:t>לאביי</w:t>
      </w:r>
      <w:r w:rsidR="00A85AC8" w:rsidRPr="00E600D8">
        <w:rPr>
          <w:rtl/>
        </w:rPr>
        <w:t>:</w:t>
      </w:r>
    </w:p>
    <w:p w14:paraId="692E1C68" w14:textId="7BE4D0D9" w:rsidR="006E0774" w:rsidRPr="00131640" w:rsidRDefault="004D6399" w:rsidP="006E0774">
      <w:pPr>
        <w:rPr>
          <w:rtl/>
        </w:rPr>
      </w:pPr>
      <w:r>
        <w:rPr>
          <w:rFonts w:ascii="Fb Fontext" w:hAnsi="Fb Fontext" w:hint="cs"/>
          <w:sz w:val="32"/>
          <w:rtl/>
        </w:rPr>
        <w:t>ה</w:t>
      </w:r>
      <w:r w:rsidR="006E0774" w:rsidRPr="00224C4C">
        <w:rPr>
          <w:rFonts w:ascii="Fb Fontext" w:hAnsi="Fb Fontext" w:hint="cs"/>
          <w:sz w:val="32"/>
          <w:rtl/>
        </w:rPr>
        <w:t xml:space="preserve">יינו אי נאמן </w:t>
      </w:r>
      <w:r w:rsidR="006E0774" w:rsidRPr="00210DF6">
        <w:rPr>
          <w:rStyle w:val="afffa"/>
          <w:rFonts w:ascii="Fb Fontext" w:hAnsi="Fb Fontext" w:cs="BA TM • Vilna Extra-Bold" w:hint="cs"/>
          <w:bCs w:val="0"/>
          <w:rtl/>
        </w:rPr>
        <w:t>שאינו גזלן</w:t>
      </w:r>
      <w:r>
        <w:rPr>
          <w:rFonts w:ascii="Fb Fontext" w:hAnsi="Fb Fontext" w:hint="cs"/>
          <w:sz w:val="32"/>
          <w:rtl/>
        </w:rPr>
        <w:t>,</w:t>
      </w:r>
    </w:p>
    <w:p w14:paraId="7A4553C3" w14:textId="77777777" w:rsidR="00A85AC8" w:rsidRPr="00E600D8" w:rsidRDefault="006E0774" w:rsidP="004D6399">
      <w:pPr>
        <w:pStyle w:val="38"/>
        <w:framePr w:wrap="notBeside"/>
        <w:rPr>
          <w:rtl/>
        </w:rPr>
      </w:pPr>
      <w:r w:rsidRPr="00E600D8">
        <w:rPr>
          <w:rFonts w:hint="cs"/>
          <w:rtl/>
        </w:rPr>
        <w:t>לרבא</w:t>
      </w:r>
      <w:r w:rsidR="00A85AC8" w:rsidRPr="00E600D8">
        <w:rPr>
          <w:rtl/>
        </w:rPr>
        <w:t>:</w:t>
      </w:r>
    </w:p>
    <w:p w14:paraId="6C867109" w14:textId="73B17794" w:rsidR="00A90436" w:rsidRPr="00131640" w:rsidRDefault="006E0774" w:rsidP="00144466">
      <w:pPr>
        <w:spacing w:after="120"/>
        <w:rPr>
          <w:rtl/>
        </w:rPr>
      </w:pPr>
      <w:r w:rsidRPr="00224C4C">
        <w:rPr>
          <w:rFonts w:ascii="Fb Fontext" w:hAnsi="Fb Fontext" w:hint="cs"/>
          <w:rtl/>
        </w:rPr>
        <w:t xml:space="preserve">אי נאמן עליך </w:t>
      </w:r>
      <w:r w:rsidRPr="00210DF6">
        <w:rPr>
          <w:rStyle w:val="afffa"/>
          <w:rFonts w:ascii="Fb Fontext" w:hAnsi="Fb Fontext" w:cs="BA TM • Vilna Extra-Bold" w:hint="cs"/>
          <w:bCs w:val="0"/>
          <w:rtl/>
        </w:rPr>
        <w:t>כשני עדים</w:t>
      </w:r>
      <w:r w:rsidRPr="00224C4C">
        <w:rPr>
          <w:rFonts w:ascii="Fb Fontext" w:hAnsi="Fb Fontext" w:hint="cs"/>
          <w:rtl/>
        </w:rPr>
        <w:t xml:space="preserve">, </w:t>
      </w:r>
      <w:r w:rsidR="004D6399">
        <w:rPr>
          <w:rFonts w:ascii="Fb Fontext" w:hAnsi="Fb Fontext" w:hint="cs"/>
          <w:rtl/>
        </w:rPr>
        <w:t>הוצא</w:t>
      </w:r>
      <w:r w:rsidRPr="00224C4C">
        <w:rPr>
          <w:rFonts w:ascii="Fb Fontext" w:hAnsi="Fb Fontext" w:hint="cs"/>
          <w:rtl/>
        </w:rPr>
        <w:t xml:space="preserve"> ואי לא לא</w:t>
      </w:r>
    </w:p>
    <w:p w14:paraId="55B31DA1" w14:textId="23111A61" w:rsidR="00A85AC8" w:rsidRPr="00E600D8" w:rsidRDefault="006E0774" w:rsidP="00A90436">
      <w:pPr>
        <w:pStyle w:val="38"/>
        <w:framePr w:wrap="notBeside"/>
        <w:rPr>
          <w:rtl/>
        </w:rPr>
      </w:pPr>
      <w:r w:rsidRPr="00E600D8">
        <w:rPr>
          <w:rtl/>
        </w:rPr>
        <w:t>אביי</w:t>
      </w:r>
      <w:r w:rsidR="00834135" w:rsidRPr="00E600D8">
        <w:rPr>
          <w:rFonts w:hint="cs"/>
          <w:rtl/>
        </w:rPr>
        <w:t xml:space="preserve"> הוכיח</w:t>
      </w:r>
      <w:r w:rsidR="00A85AC8" w:rsidRPr="00E600D8">
        <w:rPr>
          <w:rtl/>
        </w:rPr>
        <w:t>:</w:t>
      </w:r>
    </w:p>
    <w:p w14:paraId="6A5E5CFA" w14:textId="72983EEE" w:rsidR="006E0774" w:rsidRPr="00131640" w:rsidRDefault="00C44A2B" w:rsidP="00834135">
      <w:pPr>
        <w:rPr>
          <w:rtl/>
        </w:rPr>
      </w:pPr>
      <w:r>
        <w:rPr>
          <w:rStyle w:val="afffff3"/>
          <w:rFonts w:hint="cs"/>
          <w:rtl/>
        </w:rPr>
        <w:t>מ</w:t>
      </w:r>
      <w:r w:rsidR="006E0774" w:rsidRPr="00A90436">
        <w:rPr>
          <w:rStyle w:val="afffff3"/>
          <w:rtl/>
        </w:rPr>
        <w:t>מעשה בינאי המלך</w:t>
      </w:r>
      <w:r w:rsidR="006E0774" w:rsidRPr="00224C4C">
        <w:rPr>
          <w:rFonts w:ascii="Fb Fontext" w:hAnsi="Fb Fontext"/>
          <w:sz w:val="32"/>
          <w:rtl/>
        </w:rPr>
        <w:t xml:space="preserve"> שהלך לכוחלית שבמדבר וכיבש שם ששים כרכים,</w:t>
      </w:r>
      <w:r w:rsidR="00A90436">
        <w:rPr>
          <w:rFonts w:ascii="Fb Fontext" w:hAnsi="Fb Fontext" w:hint="cs"/>
          <w:sz w:val="32"/>
          <w:rtl/>
        </w:rPr>
        <w:t xml:space="preserve"> </w:t>
      </w:r>
      <w:r w:rsidR="006E0774" w:rsidRPr="00224C4C">
        <w:rPr>
          <w:rFonts w:ascii="Fb Fontext" w:hAnsi="Fb Fontext"/>
          <w:sz w:val="32"/>
          <w:rtl/>
        </w:rPr>
        <w:t xml:space="preserve">ובחזרתו </w:t>
      </w:r>
      <w:r w:rsidR="00A90436">
        <w:rPr>
          <w:rFonts w:ascii="Fb Fontext" w:hAnsi="Fb Fontext" w:hint="cs"/>
          <w:sz w:val="32"/>
          <w:rtl/>
        </w:rPr>
        <w:t>ש</w:t>
      </w:r>
      <w:r w:rsidR="006E0774" w:rsidRPr="00224C4C">
        <w:rPr>
          <w:rFonts w:ascii="Fb Fontext" w:hAnsi="Fb Fontext"/>
          <w:sz w:val="32"/>
          <w:rtl/>
        </w:rPr>
        <w:t>מח שמחה גדולה, וקרא לכל חכמי ישראל.</w:t>
      </w:r>
      <w:r w:rsidR="00834135">
        <w:rPr>
          <w:rFonts w:ascii="Fb Fontext" w:hAnsi="Fb Fontext" w:cs="Guttman Vilna" w:hint="cs"/>
          <w:b/>
          <w:bCs/>
          <w:sz w:val="32"/>
          <w:rtl/>
        </w:rPr>
        <w:t xml:space="preserve"> </w:t>
      </w:r>
      <w:r w:rsidR="00C51126" w:rsidRPr="00C51126">
        <w:rPr>
          <w:rStyle w:val="afffff3"/>
          <w:rFonts w:hint="cs"/>
          <w:spacing w:val="2"/>
          <w:rtl/>
        </w:rPr>
        <w:t>ואמר להם</w:t>
      </w:r>
      <w:r w:rsidR="00C51126" w:rsidRPr="00C51126">
        <w:rPr>
          <w:rFonts w:ascii="Fb Fontext" w:hAnsi="Fb Fontext" w:hint="cs"/>
          <w:spacing w:val="2"/>
          <w:sz w:val="32"/>
          <w:rtl/>
        </w:rPr>
        <w:t xml:space="preserve"> </w:t>
      </w:r>
      <w:r w:rsidR="006E0774" w:rsidRPr="00C51126">
        <w:rPr>
          <w:rFonts w:ascii="Fb Fontext" w:hAnsi="Fb Fontext"/>
          <w:spacing w:val="2"/>
          <w:sz w:val="32"/>
          <w:rtl/>
        </w:rPr>
        <w:t xml:space="preserve">אבותינו </w:t>
      </w:r>
      <w:r w:rsidR="00A90436" w:rsidRPr="00C51126">
        <w:rPr>
          <w:rFonts w:ascii="Fb Fontext" w:hAnsi="Fb Fontext" w:hint="cs"/>
          <w:spacing w:val="2"/>
          <w:sz w:val="32"/>
          <w:rtl/>
        </w:rPr>
        <w:t>אכלו</w:t>
      </w:r>
      <w:r w:rsidR="006E0774" w:rsidRPr="00C51126">
        <w:rPr>
          <w:rFonts w:ascii="Fb Fontext" w:hAnsi="Fb Fontext"/>
          <w:spacing w:val="2"/>
          <w:sz w:val="32"/>
          <w:rtl/>
        </w:rPr>
        <w:t xml:space="preserve"> מלוחים בזמן שהיו עסוקים בבנין בי</w:t>
      </w:r>
      <w:r w:rsidR="00C51126" w:rsidRPr="00C51126">
        <w:rPr>
          <w:rFonts w:ascii="Fb Fontext" w:hAnsi="Fb Fontext" w:hint="cs"/>
          <w:spacing w:val="2"/>
          <w:sz w:val="32"/>
          <w:rtl/>
        </w:rPr>
        <w:t>המ''ק,</w:t>
      </w:r>
      <w:r>
        <w:rPr>
          <w:rFonts w:ascii="Fb Fontext" w:hAnsi="Fb Fontext" w:hint="cs"/>
          <w:sz w:val="32"/>
          <w:rtl/>
        </w:rPr>
        <w:t xml:space="preserve"> </w:t>
      </w:r>
      <w:r w:rsidR="006E0774" w:rsidRPr="00C34FC9">
        <w:rPr>
          <w:rFonts w:ascii="Fb Fontext" w:hAnsi="Fb Fontext"/>
          <w:spacing w:val="0"/>
          <w:sz w:val="32"/>
          <w:rtl/>
        </w:rPr>
        <w:t>אף אנו נאכל מלוחים זכר לאבותינו, והעלו מלוחים על שולחנות זהב.</w:t>
      </w:r>
    </w:p>
    <w:p w14:paraId="4121CAF9" w14:textId="5805D175" w:rsidR="006E0774" w:rsidRPr="00131640" w:rsidRDefault="006E0774" w:rsidP="00C44A2B">
      <w:pPr>
        <w:rPr>
          <w:rtl/>
        </w:rPr>
      </w:pPr>
      <w:r w:rsidRPr="00EA6765">
        <w:rPr>
          <w:rStyle w:val="afffff5"/>
          <w:rtl/>
        </w:rPr>
        <w:t xml:space="preserve">והיה שם אחד איש לץ לב רע ובליעל ואלעזר בן פועירה שמו, </w:t>
      </w:r>
      <w:r w:rsidR="00C44A2B">
        <w:rPr>
          <w:rStyle w:val="afffff3"/>
          <w:rFonts w:hint="cs"/>
          <w:rtl/>
        </w:rPr>
        <w:t>ואמר ל</w:t>
      </w:r>
      <w:r w:rsidRPr="00B5463F">
        <w:rPr>
          <w:rStyle w:val="afffff3"/>
          <w:rtl/>
        </w:rPr>
        <w:t>ינאי המלך:</w:t>
      </w:r>
      <w:r w:rsidRPr="00224C4C">
        <w:rPr>
          <w:rFonts w:ascii="Fb Fontext" w:hAnsi="Fb Fontext"/>
          <w:sz w:val="32"/>
          <w:rtl/>
        </w:rPr>
        <w:t xml:space="preserve"> לבם של פרושים עליך! </w:t>
      </w:r>
      <w:r w:rsidR="00C44A2B">
        <w:rPr>
          <w:rFonts w:ascii="Fb Fontext" w:hAnsi="Fb Fontext" w:hint="cs"/>
          <w:sz w:val="32"/>
          <w:rtl/>
        </w:rPr>
        <w:t xml:space="preserve"> </w:t>
      </w:r>
      <w:r w:rsidRPr="00224C4C">
        <w:rPr>
          <w:rFonts w:ascii="Fb Fontext" w:hAnsi="Fb Fontext"/>
          <w:sz w:val="32"/>
          <w:rtl/>
        </w:rPr>
        <w:t>הקם להם בציץ שבין עיניך,</w:t>
      </w:r>
      <w:r w:rsidR="00C44A2B">
        <w:rPr>
          <w:rFonts w:ascii="Fb Fontext" w:hAnsi="Fb Fontext" w:hint="cs"/>
          <w:sz w:val="32"/>
          <w:rtl/>
        </w:rPr>
        <w:t xml:space="preserve"> וכן עשה,</w:t>
      </w:r>
    </w:p>
    <w:p w14:paraId="4874785D" w14:textId="647FA99C" w:rsidR="006E0774" w:rsidRPr="00131640" w:rsidRDefault="006E0774" w:rsidP="006E0774">
      <w:pPr>
        <w:rPr>
          <w:rtl/>
        </w:rPr>
      </w:pPr>
      <w:r w:rsidRPr="00B5463F">
        <w:rPr>
          <w:rStyle w:val="afffff3"/>
          <w:rtl/>
        </w:rPr>
        <w:t>ויאמר יהודה בן גדידיה לינאי המלך:</w:t>
      </w:r>
      <w:r w:rsidRPr="00224C4C">
        <w:rPr>
          <w:rFonts w:ascii="Fb Fontext" w:hAnsi="Fb Fontext"/>
          <w:sz w:val="32"/>
          <w:rtl/>
        </w:rPr>
        <w:t xml:space="preserve"> ינאי המלך, רב לך כתר מלכות, הנח כתר כהונה לזרעו של אהרן! שהיו אומרים: אמו נשבית במודיעים,</w:t>
      </w:r>
      <w:r w:rsidRPr="00196D6B">
        <w:rPr>
          <w:rFonts w:ascii="Fb Fontext" w:hAnsi="Fb Fontext" w:cs="BA TM • Vilna Extra-Bold"/>
          <w:sz w:val="32"/>
          <w:rtl/>
        </w:rPr>
        <w:t xml:space="preserve"> ויבוקש הדבר ולא נמצא.</w:t>
      </w:r>
      <w:r w:rsidRPr="00224C4C">
        <w:rPr>
          <w:rFonts w:ascii="Fb Fontext" w:hAnsi="Fb Fontext" w:hint="cs"/>
          <w:sz w:val="32"/>
          <w:rtl/>
        </w:rPr>
        <w:t xml:space="preserve"> </w:t>
      </w:r>
      <w:r w:rsidRPr="00224C4C">
        <w:rPr>
          <w:rFonts w:ascii="Fb Fontext" w:hAnsi="Fb Fontext"/>
          <w:sz w:val="32"/>
          <w:rtl/>
        </w:rPr>
        <w:t>ויבדלו חכמי ישראל בזעם.</w:t>
      </w:r>
    </w:p>
    <w:p w14:paraId="34271A65" w14:textId="77777777" w:rsidR="009469D7" w:rsidRDefault="006E0774" w:rsidP="001E1BB4">
      <w:pPr>
        <w:rPr>
          <w:rFonts w:ascii="Fb Fontext" w:hAnsi="Fb Fontext"/>
          <w:sz w:val="32"/>
          <w:rtl/>
        </w:rPr>
      </w:pPr>
      <w:r w:rsidRPr="001E1BB4">
        <w:rPr>
          <w:rStyle w:val="afffff3"/>
          <w:rtl/>
        </w:rPr>
        <w:t>ויאמר אלעזר בן פועירה לינאי המלך:</w:t>
      </w:r>
      <w:r w:rsidRPr="001E1BB4">
        <w:rPr>
          <w:rFonts w:ascii="Fb Fontext" w:hAnsi="Fb Fontext"/>
          <w:sz w:val="32"/>
          <w:rtl/>
        </w:rPr>
        <w:t xml:space="preserve"> הדיוט שבישראל כך דינו, ואתה מלך וכהן גדול כך הוא דינך? </w:t>
      </w:r>
      <w:r w:rsidR="00C44A2B" w:rsidRPr="001E1BB4">
        <w:rPr>
          <w:rFonts w:ascii="Fb Fontext" w:hAnsi="Fb Fontext" w:hint="cs"/>
          <w:sz w:val="32"/>
          <w:rtl/>
        </w:rPr>
        <w:t xml:space="preserve">- </w:t>
      </w:r>
      <w:r w:rsidRPr="001E1BB4">
        <w:rPr>
          <w:rFonts w:ascii="Fb Fontext" w:hAnsi="Fb Fontext"/>
          <w:sz w:val="32"/>
          <w:rtl/>
        </w:rPr>
        <w:t>רומסם.</w:t>
      </w:r>
      <w:r w:rsidR="001E1BB4" w:rsidRPr="001E1BB4">
        <w:rPr>
          <w:rFonts w:ascii="Fb Fontext" w:hAnsi="Fb Fontext" w:cs="Guttman Vilna" w:hint="cs"/>
          <w:b/>
          <w:bCs/>
          <w:sz w:val="32"/>
          <w:rtl/>
        </w:rPr>
        <w:t xml:space="preserve"> </w:t>
      </w:r>
      <w:r w:rsidRPr="001E1BB4">
        <w:rPr>
          <w:rFonts w:ascii="Fb Fontext" w:hAnsi="Fb Fontext"/>
          <w:sz w:val="32"/>
          <w:rtl/>
        </w:rPr>
        <w:t>ותורה מה תהא עליה?</w:t>
      </w:r>
    </w:p>
    <w:p w14:paraId="5874C9A1" w14:textId="7860C9B5" w:rsidR="006E0774" w:rsidRPr="00131640" w:rsidRDefault="001E1BB4" w:rsidP="001E1BB4">
      <w:pPr>
        <w:rPr>
          <w:rtl/>
        </w:rPr>
      </w:pPr>
      <w:r w:rsidRPr="001E1BB4">
        <w:rPr>
          <w:rStyle w:val="afffff3"/>
          <w:rFonts w:hint="cs"/>
          <w:rtl/>
        </w:rPr>
        <w:t>א''ל:</w:t>
      </w:r>
      <w:r>
        <w:rPr>
          <w:rFonts w:hint="cs"/>
        </w:rPr>
        <w:t xml:space="preserve"> </w:t>
      </w:r>
      <w:r w:rsidR="006E0774" w:rsidRPr="001E1BB4">
        <w:rPr>
          <w:rtl/>
        </w:rPr>
        <w:t xml:space="preserve">הרי כרוכה ומונחת בקרן זוית, כל הרוצה </w:t>
      </w:r>
      <w:r w:rsidR="00B00A6C" w:rsidRPr="001E1BB4">
        <w:rPr>
          <w:rFonts w:hint="cs"/>
          <w:rtl/>
        </w:rPr>
        <w:t>י</w:t>
      </w:r>
      <w:r w:rsidR="006E0774" w:rsidRPr="001E1BB4">
        <w:rPr>
          <w:rtl/>
        </w:rPr>
        <w:t>בוא וילמוד.</w:t>
      </w:r>
    </w:p>
    <w:p w14:paraId="5681ED24" w14:textId="77777777" w:rsidR="009469D7" w:rsidRDefault="006E0774" w:rsidP="00DA7E67">
      <w:pPr>
        <w:rPr>
          <w:rFonts w:ascii="Fb Fontext" w:hAnsi="Fb Fontext"/>
          <w:spacing w:val="0"/>
          <w:sz w:val="32"/>
          <w:rtl/>
        </w:rPr>
      </w:pPr>
      <w:r w:rsidRPr="001A1CE6">
        <w:rPr>
          <w:rFonts w:ascii="Fb Fontext" w:hAnsi="Fb Fontext"/>
          <w:spacing w:val="0"/>
          <w:sz w:val="32"/>
          <w:rtl/>
        </w:rPr>
        <w:t>מיד נזרקה בו אפיקורסות</w:t>
      </w:r>
      <w:r w:rsidRPr="001A1CE6">
        <w:rPr>
          <w:rStyle w:val="afffff3"/>
          <w:spacing w:val="0"/>
          <w:rtl/>
        </w:rPr>
        <w:t xml:space="preserve"> דהו"</w:t>
      </w:r>
      <w:r w:rsidRPr="001A1CE6">
        <w:rPr>
          <w:rStyle w:val="afffff3"/>
          <w:rFonts w:hint="cs"/>
          <w:spacing w:val="0"/>
          <w:rtl/>
        </w:rPr>
        <w:t>ל לומר</w:t>
      </w:r>
      <w:r w:rsidRPr="001A1CE6">
        <w:rPr>
          <w:rStyle w:val="afffff3"/>
          <w:spacing w:val="0"/>
          <w:rtl/>
        </w:rPr>
        <w:t xml:space="preserve">: </w:t>
      </w:r>
      <w:r w:rsidRPr="001A1CE6">
        <w:rPr>
          <w:rFonts w:ascii="Fb Fontext" w:hAnsi="Fb Fontext"/>
          <w:spacing w:val="0"/>
          <w:sz w:val="32"/>
          <w:rtl/>
        </w:rPr>
        <w:t>תינח תורה שבכתב, תורה שבע</w:t>
      </w:r>
      <w:r w:rsidR="00E90ACE" w:rsidRPr="001A1CE6">
        <w:rPr>
          <w:rFonts w:ascii="Fb Fontext" w:hAnsi="Fb Fontext" w:hint="cs"/>
          <w:spacing w:val="0"/>
          <w:sz w:val="32"/>
          <w:rtl/>
        </w:rPr>
        <w:t xml:space="preserve">"פ </w:t>
      </w:r>
      <w:r w:rsidRPr="001A1CE6">
        <w:rPr>
          <w:rFonts w:ascii="Fb Fontext" w:hAnsi="Fb Fontext"/>
          <w:spacing w:val="0"/>
          <w:sz w:val="32"/>
          <w:rtl/>
        </w:rPr>
        <w:t>מאי?</w:t>
      </w:r>
    </w:p>
    <w:p w14:paraId="184DA498" w14:textId="3D6E961F" w:rsidR="006E0774" w:rsidRPr="00131640" w:rsidRDefault="006E0774" w:rsidP="00DA7E67">
      <w:pPr>
        <w:rPr>
          <w:rtl/>
        </w:rPr>
      </w:pPr>
      <w:r w:rsidRPr="001A1CE6">
        <w:rPr>
          <w:rFonts w:ascii="Fb Fontext" w:hAnsi="Fb Fontext"/>
          <w:spacing w:val="0"/>
          <w:sz w:val="32"/>
          <w:rtl/>
        </w:rPr>
        <w:t>מיד ותוצץ הרעה על ידי אלעזר בן פועירה, ויהרגו כל חכמי ישראל,</w:t>
      </w:r>
    </w:p>
    <w:p w14:paraId="75B0223F" w14:textId="2BE8B86F" w:rsidR="006E0774" w:rsidRPr="00131640" w:rsidRDefault="006E0774" w:rsidP="00DA7E67">
      <w:pPr>
        <w:spacing w:after="120"/>
        <w:rPr>
          <w:rtl/>
        </w:rPr>
      </w:pPr>
      <w:r w:rsidRPr="001A1CE6">
        <w:rPr>
          <w:rFonts w:ascii="Fb Fontext" w:hAnsi="Fb Fontext"/>
          <w:spacing w:val="-2"/>
          <w:rtl/>
        </w:rPr>
        <w:t>והיה העולם משתומם עד שבא שמעון בן שטח והחזיר התורה ליושנה.</w:t>
      </w:r>
    </w:p>
    <w:p w14:paraId="7A2A0FF6" w14:textId="12AD7971" w:rsidR="00A85AC8" w:rsidRPr="00E600D8" w:rsidRDefault="00B80890" w:rsidP="00DA7E67">
      <w:pPr>
        <w:pStyle w:val="38"/>
        <w:framePr w:wrap="notBeside"/>
        <w:rPr>
          <w:rtl/>
        </w:rPr>
      </w:pPr>
      <w:r w:rsidRPr="00E600D8">
        <w:rPr>
          <w:rFonts w:hint="cs"/>
          <w:rtl/>
        </w:rPr>
        <w:t xml:space="preserve">א. </w:t>
      </w:r>
      <w:r w:rsidR="006E0774" w:rsidRPr="00E600D8">
        <w:rPr>
          <w:rFonts w:hint="cs"/>
          <w:rtl/>
        </w:rPr>
        <w:t>לאביי</w:t>
      </w:r>
      <w:r w:rsidR="00A85AC8" w:rsidRPr="00E600D8">
        <w:rPr>
          <w:rFonts w:hint="cs"/>
          <w:rtl/>
        </w:rPr>
        <w:t>:</w:t>
      </w:r>
    </w:p>
    <w:p w14:paraId="6217AED6" w14:textId="3D5ED54F" w:rsidR="009469D7" w:rsidRDefault="009E0C1B" w:rsidP="006E0774">
      <w:pPr>
        <w:rPr>
          <w:rFonts w:ascii="Fb Fontext" w:hAnsi="Fb Fontext"/>
          <w:rtl/>
        </w:rPr>
      </w:pPr>
      <w:r>
        <w:rPr>
          <w:rFonts w:ascii="Fb Fontext" w:hAnsi="Fb Fontext" w:hint="cs"/>
          <w:rtl/>
        </w:rPr>
        <w:t xml:space="preserve">מיירי בעד אחד ובשנים מכחישים </w:t>
      </w:r>
      <w:r w:rsidR="00B80890">
        <w:rPr>
          <w:rFonts w:ascii="Fb Fontext" w:hAnsi="Fb Fontext" w:hint="cs"/>
          <w:rtl/>
        </w:rPr>
        <w:t>ובלא זה נאמן</w:t>
      </w:r>
    </w:p>
    <w:p w14:paraId="05DAAB42" w14:textId="77777777" w:rsidR="009469D7" w:rsidRDefault="00B80890" w:rsidP="006E0774">
      <w:pPr>
        <w:rPr>
          <w:rFonts w:ascii="Fb Fontext" w:hAnsi="Fb Fontext"/>
          <w:rtl/>
        </w:rPr>
      </w:pPr>
      <w:r>
        <w:rPr>
          <w:rFonts w:ascii="Fb Fontext" w:hAnsi="Fb Fontext" w:hint="cs"/>
          <w:rtl/>
        </w:rPr>
        <w:t>דאי מיירי בתרי ותרי</w:t>
      </w:r>
      <w:r w:rsidR="006E0774" w:rsidRPr="00224C4C">
        <w:rPr>
          <w:rFonts w:ascii="Fb Fontext" w:hAnsi="Fb Fontext" w:hint="cs"/>
          <w:rtl/>
        </w:rPr>
        <w:t xml:space="preserve"> </w:t>
      </w:r>
      <w:r w:rsidR="00417281">
        <w:rPr>
          <w:rFonts w:ascii="Fb Fontext" w:hAnsi="Fb Fontext" w:hint="cs"/>
          <w:rtl/>
        </w:rPr>
        <w:t xml:space="preserve">למה </w:t>
      </w:r>
      <w:r w:rsidR="006E0774" w:rsidRPr="00224C4C">
        <w:rPr>
          <w:rFonts w:ascii="Fb Fontext" w:hAnsi="Fb Fontext" w:hint="cs"/>
          <w:rtl/>
        </w:rPr>
        <w:t xml:space="preserve">סמכת </w:t>
      </w:r>
      <w:r w:rsidR="00444D87">
        <w:rPr>
          <w:rFonts w:ascii="Fb Fontext" w:hAnsi="Fb Fontext" w:hint="cs"/>
          <w:rtl/>
        </w:rPr>
        <w:t>על ה</w:t>
      </w:r>
      <w:r w:rsidR="00417281">
        <w:rPr>
          <w:rFonts w:ascii="Fb Fontext" w:hAnsi="Fb Fontext" w:hint="cs"/>
          <w:rtl/>
        </w:rPr>
        <w:t>פוסלים</w:t>
      </w:r>
      <w:r w:rsidR="000A1E27">
        <w:rPr>
          <w:rFonts w:ascii="Fb Fontext" w:hAnsi="Fb Fontext" w:hint="cs"/>
          <w:rtl/>
        </w:rPr>
        <w:t>,</w:t>
      </w:r>
    </w:p>
    <w:p w14:paraId="130FE582" w14:textId="5FBBD93B" w:rsidR="00A85AC8" w:rsidRPr="00E600D8" w:rsidRDefault="00B80890" w:rsidP="007A77B5">
      <w:pPr>
        <w:pStyle w:val="38"/>
        <w:framePr w:wrap="notBeside"/>
        <w:rPr>
          <w:rtl/>
        </w:rPr>
      </w:pPr>
      <w:r w:rsidRPr="00E600D8">
        <w:rPr>
          <w:rFonts w:hint="cs"/>
          <w:rtl/>
        </w:rPr>
        <w:t xml:space="preserve">ב. </w:t>
      </w:r>
      <w:r w:rsidR="006E0774" w:rsidRPr="00E600D8">
        <w:rPr>
          <w:rFonts w:hint="cs"/>
          <w:rtl/>
        </w:rPr>
        <w:t>ל</w:t>
      </w:r>
      <w:r w:rsidR="006E0774" w:rsidRPr="00E600D8">
        <w:rPr>
          <w:rtl/>
        </w:rPr>
        <w:t>רבא</w:t>
      </w:r>
      <w:r w:rsidR="00A85AC8" w:rsidRPr="00E600D8">
        <w:rPr>
          <w:rFonts w:hint="cs"/>
          <w:rtl/>
        </w:rPr>
        <w:t>:</w:t>
      </w:r>
    </w:p>
    <w:p w14:paraId="1681762C" w14:textId="3E31AEE9" w:rsidR="006E0774" w:rsidRPr="00131640" w:rsidRDefault="006E0774" w:rsidP="006E0774">
      <w:pPr>
        <w:rPr>
          <w:rtl/>
        </w:rPr>
      </w:pPr>
      <w:r w:rsidRPr="00224C4C">
        <w:rPr>
          <w:rFonts w:ascii="Fb Fontext" w:hAnsi="Fb Fontext"/>
          <w:sz w:val="32"/>
          <w:rtl/>
        </w:rPr>
        <w:t xml:space="preserve">לעולם תרי ותרי, </w:t>
      </w:r>
      <w:r w:rsidRPr="007A77B5">
        <w:rPr>
          <w:rStyle w:val="afffff3"/>
          <w:rFonts w:hint="cs"/>
          <w:rtl/>
        </w:rPr>
        <w:t>וכדראב</w:t>
      </w:r>
      <w:r w:rsidRPr="007A77B5">
        <w:rPr>
          <w:rStyle w:val="afffff3"/>
          <w:rtl/>
        </w:rPr>
        <w:t>"</w:t>
      </w:r>
      <w:r w:rsidRPr="007A77B5">
        <w:rPr>
          <w:rStyle w:val="afffff3"/>
          <w:rFonts w:hint="cs"/>
          <w:rtl/>
        </w:rPr>
        <w:t>מ</w:t>
      </w:r>
      <w:r w:rsidR="002553BE">
        <w:rPr>
          <w:rStyle w:val="afffff3"/>
          <w:rFonts w:hint="cs"/>
          <w:rtl/>
        </w:rPr>
        <w:t>:</w:t>
      </w:r>
      <w:r w:rsidRPr="00224C4C">
        <w:rPr>
          <w:rFonts w:ascii="Fb Fontext" w:hAnsi="Fb Fontext" w:hint="cs"/>
          <w:sz w:val="32"/>
          <w:rtl/>
        </w:rPr>
        <w:t xml:space="preserve"> </w:t>
      </w:r>
      <w:r w:rsidR="002553BE">
        <w:rPr>
          <w:rFonts w:ascii="Fb Fontext" w:hAnsi="Fb Fontext" w:hint="cs"/>
          <w:sz w:val="32"/>
          <w:rtl/>
        </w:rPr>
        <w:t>ו</w:t>
      </w:r>
      <w:r w:rsidRPr="00224C4C">
        <w:rPr>
          <w:rFonts w:ascii="Fb Fontext" w:hAnsi="Fb Fontext" w:hint="cs"/>
          <w:sz w:val="32"/>
          <w:rtl/>
        </w:rPr>
        <w:t>בעדי הזמה</w:t>
      </w:r>
      <w:r w:rsidR="002553BE">
        <w:rPr>
          <w:rFonts w:ascii="Fb Fontext" w:hAnsi="Fb Fontext" w:hint="cs"/>
          <w:sz w:val="32"/>
          <w:rtl/>
        </w:rPr>
        <w:t>,</w:t>
      </w:r>
    </w:p>
    <w:p w14:paraId="0BBC229E" w14:textId="6AB1BFF2" w:rsidR="00A85AC8" w:rsidRPr="00E600D8" w:rsidRDefault="00C34FC9" w:rsidP="007A77B5">
      <w:pPr>
        <w:pStyle w:val="38"/>
        <w:framePr w:wrap="notBeside"/>
        <w:rPr>
          <w:rtl/>
        </w:rPr>
      </w:pPr>
      <w:r w:rsidRPr="00E600D8">
        <w:rPr>
          <w:rFonts w:hint="cs"/>
          <w:rtl/>
        </w:rPr>
        <w:t>ג</w:t>
      </w:r>
      <w:r w:rsidR="006E0774" w:rsidRPr="00E600D8">
        <w:rPr>
          <w:rFonts w:hint="cs"/>
          <w:rtl/>
        </w:rPr>
        <w:t>. כר</w:t>
      </w:r>
      <w:r w:rsidR="006E0774" w:rsidRPr="00E600D8">
        <w:rPr>
          <w:rtl/>
        </w:rPr>
        <w:t>"</w:t>
      </w:r>
      <w:r w:rsidR="006E0774" w:rsidRPr="00E600D8">
        <w:rPr>
          <w:rFonts w:hint="cs"/>
          <w:rtl/>
        </w:rPr>
        <w:t>יצ</w:t>
      </w:r>
      <w:r w:rsidR="00A85AC8" w:rsidRPr="00E600D8">
        <w:rPr>
          <w:rtl/>
        </w:rPr>
        <w:t>:</w:t>
      </w:r>
    </w:p>
    <w:p w14:paraId="7F9F39DE" w14:textId="59EA473F" w:rsidR="006E0774" w:rsidRPr="00131640" w:rsidRDefault="006E0774" w:rsidP="000A1E27">
      <w:pPr>
        <w:spacing w:after="120"/>
        <w:rPr>
          <w:rtl/>
        </w:rPr>
      </w:pPr>
      <w:r w:rsidRPr="00224C4C">
        <w:rPr>
          <w:rFonts w:ascii="Fb Fontext" w:hAnsi="Fb Fontext"/>
          <w:rtl/>
        </w:rPr>
        <w:t>שפחה הכניסו תחתיה.</w:t>
      </w:r>
    </w:p>
    <w:p w14:paraId="1A7BF4B9" w14:textId="77777777" w:rsidR="006E0774" w:rsidRPr="00131640" w:rsidRDefault="006E0774" w:rsidP="0010529F">
      <w:pPr>
        <w:pStyle w:val="afff0"/>
        <w:framePr w:wrap="around"/>
        <w:rPr>
          <w:rtl/>
        </w:rPr>
      </w:pPr>
      <w:r w:rsidRPr="00224C4C">
        <w:rPr>
          <w:rFonts w:hint="cs"/>
          <w:rtl/>
        </w:rPr>
        <w:t>סו:</w:t>
      </w:r>
    </w:p>
    <w:p w14:paraId="59F09504" w14:textId="48E6A682" w:rsidR="00A85AC8" w:rsidRPr="00E600D8" w:rsidRDefault="006E0774" w:rsidP="00B80890">
      <w:pPr>
        <w:pStyle w:val="38"/>
        <w:framePr w:wrap="notBeside"/>
        <w:rPr>
          <w:rtl/>
        </w:rPr>
      </w:pPr>
      <w:r w:rsidRPr="00E600D8">
        <w:rPr>
          <w:rtl/>
        </w:rPr>
        <w:t xml:space="preserve">רבא: </w:t>
      </w:r>
      <w:r w:rsidRPr="00E600D8">
        <w:rPr>
          <w:rFonts w:hint="cs"/>
          <w:rtl/>
        </w:rPr>
        <w:t>מדתנן אר</w:t>
      </w:r>
      <w:r w:rsidRPr="00E600D8">
        <w:rPr>
          <w:rtl/>
        </w:rPr>
        <w:t>"</w:t>
      </w:r>
      <w:r w:rsidRPr="00E600D8">
        <w:rPr>
          <w:rFonts w:hint="cs"/>
          <w:rtl/>
        </w:rPr>
        <w:t>ש</w:t>
      </w:r>
      <w:r w:rsidR="00A85AC8" w:rsidRPr="00E600D8">
        <w:rPr>
          <w:rtl/>
        </w:rPr>
        <w:t>:</w:t>
      </w:r>
    </w:p>
    <w:p w14:paraId="20680AD7" w14:textId="5966DB1C" w:rsidR="006E0774" w:rsidRPr="00131640" w:rsidRDefault="006E0774" w:rsidP="006E0774">
      <w:pPr>
        <w:rPr>
          <w:rtl/>
        </w:rPr>
      </w:pPr>
      <w:r w:rsidRPr="00630453">
        <w:rPr>
          <w:rFonts w:ascii="Fb Fontext" w:hAnsi="Fb Fontext"/>
          <w:spacing w:val="2"/>
          <w:sz w:val="32"/>
          <w:rtl/>
        </w:rPr>
        <w:t>מעשה ב</w:t>
      </w:r>
      <w:r w:rsidR="00630453" w:rsidRPr="00630453">
        <w:rPr>
          <w:rFonts w:ascii="Fb Fontext" w:hAnsi="Fb Fontext" w:hint="cs"/>
          <w:spacing w:val="2"/>
          <w:sz w:val="32"/>
          <w:rtl/>
        </w:rPr>
        <w:t xml:space="preserve">ברכת מים </w:t>
      </w:r>
      <w:r w:rsidRPr="00630453">
        <w:rPr>
          <w:rStyle w:val="afffff5"/>
          <w:spacing w:val="2"/>
          <w:rtl/>
        </w:rPr>
        <w:t xml:space="preserve">של דסקים ביבנה </w:t>
      </w:r>
      <w:r w:rsidRPr="00630453">
        <w:rPr>
          <w:rFonts w:ascii="Fb Fontext" w:hAnsi="Fb Fontext"/>
          <w:spacing w:val="2"/>
          <w:sz w:val="32"/>
          <w:rtl/>
        </w:rPr>
        <w:t>שעמדת בחזקת שלימה</w:t>
      </w:r>
      <w:r w:rsidR="00630453" w:rsidRPr="00630453">
        <w:rPr>
          <w:rFonts w:ascii="Fb Fontext" w:hAnsi="Fb Fontext" w:hint="cs"/>
          <w:spacing w:val="2"/>
          <w:sz w:val="32"/>
          <w:rtl/>
        </w:rPr>
        <w:t xml:space="preserve"> </w:t>
      </w:r>
      <w:r w:rsidR="00630453" w:rsidRPr="00630453">
        <w:rPr>
          <w:rStyle w:val="afffff5"/>
          <w:rFonts w:hint="cs"/>
          <w:spacing w:val="2"/>
          <w:rtl/>
        </w:rPr>
        <w:t>מ' סאה</w:t>
      </w:r>
      <w:r w:rsidRPr="00630453">
        <w:rPr>
          <w:rStyle w:val="afffff5"/>
          <w:spacing w:val="2"/>
          <w:rtl/>
        </w:rPr>
        <w:t>,</w:t>
      </w:r>
    </w:p>
    <w:p w14:paraId="125B62DB" w14:textId="77777777" w:rsidR="009469D7" w:rsidRDefault="006E0774" w:rsidP="006E0774">
      <w:pPr>
        <w:rPr>
          <w:rFonts w:ascii="Fb Fontext" w:hAnsi="Fb Fontext"/>
          <w:rtl/>
        </w:rPr>
      </w:pPr>
      <w:r w:rsidRPr="00224C4C">
        <w:rPr>
          <w:rFonts w:ascii="Fb Fontext" w:hAnsi="Fb Fontext"/>
          <w:rtl/>
        </w:rPr>
        <w:t>ומדדו ונמצאת חסירה, כל טהרות שנעשו על גבה</w:t>
      </w:r>
    </w:p>
    <w:p w14:paraId="73C0A37F" w14:textId="2012EBDF" w:rsidR="00A85AC8" w:rsidRPr="00E600D8" w:rsidRDefault="006E0774" w:rsidP="000F1171">
      <w:pPr>
        <w:pStyle w:val="38"/>
        <w:framePr w:wrap="notBeside"/>
        <w:rPr>
          <w:rtl/>
        </w:rPr>
      </w:pPr>
      <w:r w:rsidRPr="00E600D8">
        <w:rPr>
          <w:rFonts w:hint="cs"/>
          <w:rtl/>
        </w:rPr>
        <w:t>ר</w:t>
      </w:r>
      <w:r w:rsidRPr="00E600D8">
        <w:rPr>
          <w:rtl/>
        </w:rPr>
        <w:t>"</w:t>
      </w:r>
      <w:r w:rsidRPr="00E600D8">
        <w:rPr>
          <w:rFonts w:hint="cs"/>
          <w:rtl/>
        </w:rPr>
        <w:t>ט</w:t>
      </w:r>
      <w:r w:rsidR="00A85AC8" w:rsidRPr="00E600D8">
        <w:rPr>
          <w:rtl/>
        </w:rPr>
        <w:t>:</w:t>
      </w:r>
    </w:p>
    <w:p w14:paraId="5FF795CE" w14:textId="709A8A82" w:rsidR="006E0774" w:rsidRPr="00131640" w:rsidRDefault="000C78C5" w:rsidP="006E0774">
      <w:pPr>
        <w:rPr>
          <w:rtl/>
        </w:rPr>
      </w:pPr>
      <w:r w:rsidRPr="00196D6B">
        <w:rPr>
          <w:rFonts w:ascii="Fb Fontext" w:hAnsi="Fb Fontext" w:cs="BA TM • Vilna Extra-Bold" w:hint="cs"/>
          <w:rtl/>
        </w:rPr>
        <w:t xml:space="preserve">מטהר - </w:t>
      </w:r>
      <w:r w:rsidR="006E0774" w:rsidRPr="00196D6B">
        <w:rPr>
          <w:rFonts w:ascii="Fb Fontext" w:hAnsi="Fb Fontext" w:cs="BA TM • Vilna Extra-Bold"/>
          <w:rtl/>
        </w:rPr>
        <w:t>מקוה</w:t>
      </w:r>
      <w:r w:rsidR="006E0774" w:rsidRPr="00224C4C">
        <w:rPr>
          <w:rFonts w:ascii="Fb Fontext" w:hAnsi="Fb Fontext"/>
          <w:rtl/>
        </w:rPr>
        <w:t xml:space="preserve"> זה בחזקת שלם, אל תחסרנו מספק.</w:t>
      </w:r>
    </w:p>
    <w:p w14:paraId="5BD6A66E" w14:textId="4F4EEED7" w:rsidR="00A85AC8" w:rsidRPr="00E600D8" w:rsidRDefault="006E0774" w:rsidP="000F1171">
      <w:pPr>
        <w:pStyle w:val="38"/>
        <w:framePr w:wrap="notBeside"/>
        <w:rPr>
          <w:rtl/>
        </w:rPr>
      </w:pPr>
      <w:r w:rsidRPr="00E600D8">
        <w:rPr>
          <w:rFonts w:hint="cs"/>
          <w:rtl/>
        </w:rPr>
        <w:t>ר</w:t>
      </w:r>
      <w:r w:rsidRPr="00E600D8">
        <w:rPr>
          <w:rtl/>
        </w:rPr>
        <w:t>"</w:t>
      </w:r>
      <w:r w:rsidRPr="00E600D8">
        <w:rPr>
          <w:rFonts w:hint="cs"/>
          <w:rtl/>
        </w:rPr>
        <w:t>ע</w:t>
      </w:r>
      <w:r w:rsidR="00A85AC8" w:rsidRPr="00E600D8">
        <w:rPr>
          <w:rtl/>
        </w:rPr>
        <w:t>:</w:t>
      </w:r>
    </w:p>
    <w:p w14:paraId="383AD734" w14:textId="08C07F0C" w:rsidR="006E0774" w:rsidRPr="00131640" w:rsidRDefault="000C78C5" w:rsidP="006E0774">
      <w:pPr>
        <w:rPr>
          <w:rtl/>
        </w:rPr>
      </w:pPr>
      <w:r w:rsidRPr="00196D6B">
        <w:rPr>
          <w:rFonts w:ascii="Fb Fontext" w:hAnsi="Fb Fontext" w:cs="BA TM • Vilna Extra-Bold" w:hint="cs"/>
          <w:rtl/>
        </w:rPr>
        <w:t xml:space="preserve">מטמא - </w:t>
      </w:r>
      <w:r w:rsidR="006E0774" w:rsidRPr="00196D6B">
        <w:rPr>
          <w:rFonts w:ascii="Fb Fontext" w:hAnsi="Fb Fontext" w:cs="BA TM • Vilna Extra-Bold"/>
          <w:rtl/>
        </w:rPr>
        <w:t>אדם</w:t>
      </w:r>
      <w:r w:rsidR="006E0774" w:rsidRPr="00224C4C">
        <w:rPr>
          <w:rFonts w:ascii="Fb Fontext" w:hAnsi="Fb Fontext"/>
          <w:rtl/>
        </w:rPr>
        <w:t xml:space="preserve"> זה בחזקת טמא הוא עומד, אל תטהרנו מספק.</w:t>
      </w:r>
    </w:p>
    <w:p w14:paraId="32C9FDEC" w14:textId="0572942A" w:rsidR="00E01822" w:rsidRPr="00131640" w:rsidRDefault="006E0774" w:rsidP="006E678E">
      <w:pPr>
        <w:pStyle w:val="afffff2"/>
        <w:jc w:val="center"/>
        <w:rPr>
          <w:rtl/>
        </w:rPr>
      </w:pPr>
      <w:r w:rsidRPr="00224C4C">
        <w:rPr>
          <w:rtl/>
        </w:rPr>
        <w:t>משל, לעומד ומקריב על גבי המזבח</w:t>
      </w:r>
    </w:p>
    <w:p w14:paraId="09FBBB20" w14:textId="479CE265" w:rsidR="00A85AC8" w:rsidRPr="00E600D8" w:rsidRDefault="00E01822" w:rsidP="00E01822">
      <w:pPr>
        <w:pStyle w:val="38"/>
        <w:framePr w:wrap="notBeside"/>
        <w:rPr>
          <w:rtl/>
        </w:rPr>
      </w:pPr>
      <w:r w:rsidRPr="00E600D8">
        <w:rPr>
          <w:rFonts w:hint="cs"/>
          <w:rtl/>
        </w:rPr>
        <w:t>לר''ט</w:t>
      </w:r>
      <w:r w:rsidR="00A85AC8" w:rsidRPr="00E600D8">
        <w:rPr>
          <w:rFonts w:hint="cs"/>
          <w:rtl/>
        </w:rPr>
        <w:t>:</w:t>
      </w:r>
    </w:p>
    <w:p w14:paraId="34E4058A" w14:textId="2D46A384" w:rsidR="009469D7" w:rsidRDefault="006E0774" w:rsidP="006E0774">
      <w:pPr>
        <w:rPr>
          <w:rFonts w:ascii="Fb Fontext" w:hAnsi="Fb Fontext"/>
          <w:sz w:val="32"/>
          <w:rtl/>
        </w:rPr>
      </w:pPr>
      <w:r w:rsidRPr="00224C4C">
        <w:rPr>
          <w:rFonts w:ascii="Fb Fontext" w:hAnsi="Fb Fontext"/>
          <w:sz w:val="32"/>
          <w:rtl/>
        </w:rPr>
        <w:t xml:space="preserve">ונודע שהוא </w:t>
      </w:r>
      <w:r w:rsidRPr="00210DF6">
        <w:rPr>
          <w:rStyle w:val="afffa"/>
          <w:rFonts w:ascii="Fb Fontext" w:hAnsi="Fb Fontext" w:cs="BA TM • Vilna Extra-Bold"/>
          <w:bCs w:val="0"/>
          <w:rtl/>
        </w:rPr>
        <w:t>בן גרושה או בן חלוצה</w:t>
      </w:r>
      <w:r w:rsidRPr="00224C4C">
        <w:rPr>
          <w:rFonts w:ascii="Fb Fontext" w:hAnsi="Fb Fontext"/>
          <w:sz w:val="32"/>
          <w:rtl/>
        </w:rPr>
        <w:t>, שעבודתו כשירה!</w:t>
      </w:r>
    </w:p>
    <w:p w14:paraId="613CD34E" w14:textId="498F907D" w:rsidR="00A85AC8" w:rsidRPr="00E600D8" w:rsidRDefault="00A424DE" w:rsidP="00E01822">
      <w:pPr>
        <w:pStyle w:val="38"/>
        <w:framePr w:wrap="notBeside"/>
        <w:rPr>
          <w:rtl/>
        </w:rPr>
      </w:pPr>
      <w:r w:rsidRPr="00E600D8">
        <w:rPr>
          <w:rFonts w:hint="cs"/>
          <w:rtl/>
        </w:rPr>
        <w:t>ל</w:t>
      </w:r>
      <w:r w:rsidR="006E0774" w:rsidRPr="00E600D8">
        <w:rPr>
          <w:rFonts w:hint="cs"/>
          <w:rtl/>
        </w:rPr>
        <w:t>ר</w:t>
      </w:r>
      <w:r w:rsidR="006E0774" w:rsidRPr="00E600D8">
        <w:rPr>
          <w:rtl/>
        </w:rPr>
        <w:t>"</w:t>
      </w:r>
      <w:r w:rsidR="006E0774" w:rsidRPr="00E600D8">
        <w:rPr>
          <w:rFonts w:hint="cs"/>
          <w:rtl/>
        </w:rPr>
        <w:t>ע</w:t>
      </w:r>
      <w:r w:rsidR="00A85AC8" w:rsidRPr="00E600D8">
        <w:rPr>
          <w:rtl/>
        </w:rPr>
        <w:t>:</w:t>
      </w:r>
    </w:p>
    <w:p w14:paraId="445EB7CA" w14:textId="62BBFF45" w:rsidR="006E0774" w:rsidRPr="00131640" w:rsidRDefault="006E0774" w:rsidP="006E0774">
      <w:pPr>
        <w:rPr>
          <w:rtl/>
        </w:rPr>
      </w:pPr>
      <w:r w:rsidRPr="00224C4C">
        <w:rPr>
          <w:rFonts w:ascii="Fb Fontext" w:hAnsi="Fb Fontext"/>
          <w:sz w:val="32"/>
          <w:rtl/>
        </w:rPr>
        <w:t xml:space="preserve">ונודע שהוא </w:t>
      </w:r>
      <w:r w:rsidRPr="00210DF6">
        <w:rPr>
          <w:rStyle w:val="afffa"/>
          <w:rFonts w:ascii="Fb Fontext" w:hAnsi="Fb Fontext" w:cs="BA TM • Vilna Extra-Bold"/>
          <w:bCs w:val="0"/>
          <w:rtl/>
        </w:rPr>
        <w:t>בעל מום</w:t>
      </w:r>
      <w:r w:rsidRPr="00224C4C">
        <w:rPr>
          <w:rFonts w:ascii="Fb Fontext" w:hAnsi="Fb Fontext"/>
          <w:sz w:val="32"/>
          <w:rtl/>
        </w:rPr>
        <w:t>, שעבודתו פסולה!</w:t>
      </w:r>
    </w:p>
    <w:p w14:paraId="783BCC05" w14:textId="543CDF5A" w:rsidR="00A85AC8" w:rsidRPr="00E600D8" w:rsidRDefault="006E678E" w:rsidP="006E678E">
      <w:pPr>
        <w:pStyle w:val="38"/>
        <w:framePr w:wrap="notBeside"/>
        <w:rPr>
          <w:rtl/>
        </w:rPr>
      </w:pPr>
      <w:r w:rsidRPr="00E600D8">
        <w:rPr>
          <w:rFonts w:hint="cs"/>
          <w:rtl/>
        </w:rPr>
        <w:t>התחיל ר''ע לדון</w:t>
      </w:r>
      <w:r w:rsidR="00A85AC8" w:rsidRPr="00E600D8">
        <w:rPr>
          <w:rFonts w:hint="cs"/>
          <w:rtl/>
        </w:rPr>
        <w:t>:</w:t>
      </w:r>
    </w:p>
    <w:p w14:paraId="1F58DCC3" w14:textId="2FC01D96" w:rsidR="006E0774" w:rsidRPr="001872B8" w:rsidRDefault="006E0774" w:rsidP="006E0774">
      <w:pPr>
        <w:rPr>
          <w:spacing w:val="2"/>
          <w:rtl/>
        </w:rPr>
      </w:pPr>
      <w:r w:rsidRPr="001872B8">
        <w:rPr>
          <w:rFonts w:ascii="Fb Fontext" w:hAnsi="Fb Fontext"/>
          <w:spacing w:val="2"/>
          <w:sz w:val="32"/>
          <w:rtl/>
        </w:rPr>
        <w:t xml:space="preserve">מקוה </w:t>
      </w:r>
      <w:r w:rsidR="003174B7" w:rsidRPr="001872B8">
        <w:rPr>
          <w:rFonts w:ascii="Fb Fontext" w:hAnsi="Fb Fontext" w:hint="cs"/>
          <w:spacing w:val="2"/>
          <w:sz w:val="32"/>
          <w:rtl/>
        </w:rPr>
        <w:t xml:space="preserve">ובעל מום </w:t>
      </w:r>
      <w:r w:rsidRPr="001872B8">
        <w:rPr>
          <w:rFonts w:ascii="Fb Fontext" w:hAnsi="Fb Fontext"/>
          <w:spacing w:val="2"/>
          <w:sz w:val="32"/>
          <w:rtl/>
        </w:rPr>
        <w:t xml:space="preserve">פסולו </w:t>
      </w:r>
      <w:r w:rsidRPr="00196D6B">
        <w:rPr>
          <w:rFonts w:ascii="Fb Fontext" w:hAnsi="Fb Fontext" w:cs="BA TM • Vilna Extra-Bold"/>
          <w:spacing w:val="2"/>
          <w:sz w:val="32"/>
          <w:rtl/>
        </w:rPr>
        <w:t>ביחיד</w:t>
      </w:r>
      <w:r w:rsidRPr="001872B8">
        <w:rPr>
          <w:rFonts w:ascii="Fb Fontext" w:hAnsi="Fb Fontext"/>
          <w:spacing w:val="2"/>
          <w:sz w:val="32"/>
          <w:rtl/>
        </w:rPr>
        <w:t>, ואל יוכיח ב"</w:t>
      </w:r>
      <w:r w:rsidRPr="001872B8">
        <w:rPr>
          <w:rFonts w:ascii="Fb Fontext" w:hAnsi="Fb Fontext" w:hint="cs"/>
          <w:spacing w:val="2"/>
          <w:sz w:val="32"/>
          <w:rtl/>
        </w:rPr>
        <w:t>ג וב</w:t>
      </w:r>
      <w:r w:rsidRPr="001872B8">
        <w:rPr>
          <w:rFonts w:ascii="Fb Fontext" w:hAnsi="Fb Fontext"/>
          <w:spacing w:val="2"/>
          <w:sz w:val="32"/>
          <w:rtl/>
        </w:rPr>
        <w:t>"</w:t>
      </w:r>
      <w:r w:rsidRPr="001872B8">
        <w:rPr>
          <w:rFonts w:ascii="Fb Fontext" w:hAnsi="Fb Fontext" w:hint="cs"/>
          <w:spacing w:val="2"/>
          <w:sz w:val="32"/>
          <w:rtl/>
        </w:rPr>
        <w:t>ח שפסולו בשנים</w:t>
      </w:r>
    </w:p>
    <w:p w14:paraId="1F8547BF" w14:textId="130EB39E" w:rsidR="00A85AC8" w:rsidRPr="00E600D8" w:rsidRDefault="003174B7" w:rsidP="003174B7">
      <w:pPr>
        <w:pStyle w:val="38"/>
        <w:framePr w:wrap="notBeside"/>
        <w:rPr>
          <w:rtl/>
        </w:rPr>
      </w:pPr>
      <w:r w:rsidRPr="00E600D8">
        <w:rPr>
          <w:rFonts w:hint="cs"/>
          <w:rtl/>
        </w:rPr>
        <w:t>ב</w:t>
      </w:r>
      <w:r w:rsidR="00A85AC8" w:rsidRPr="00E600D8">
        <w:rPr>
          <w:rFonts w:hint="cs"/>
          <w:rtl/>
        </w:rPr>
        <w:t>.</w:t>
      </w:r>
    </w:p>
    <w:p w14:paraId="2F19F1C1" w14:textId="6378774A" w:rsidR="006E0774" w:rsidRPr="00B42B3C" w:rsidRDefault="006E0774" w:rsidP="006E0774">
      <w:pPr>
        <w:rPr>
          <w:spacing w:val="0"/>
          <w:rtl/>
        </w:rPr>
      </w:pPr>
      <w:r w:rsidRPr="00B42B3C">
        <w:rPr>
          <w:rFonts w:ascii="Fb Fontext" w:hAnsi="Fb Fontext"/>
          <w:spacing w:val="0"/>
          <w:rtl/>
        </w:rPr>
        <w:t xml:space="preserve">מקוה </w:t>
      </w:r>
      <w:r w:rsidR="003174B7" w:rsidRPr="00B42B3C">
        <w:rPr>
          <w:rFonts w:ascii="Fb Fontext" w:hAnsi="Fb Fontext" w:hint="cs"/>
          <w:spacing w:val="0"/>
          <w:rtl/>
        </w:rPr>
        <w:t xml:space="preserve">ובעל מום </w:t>
      </w:r>
      <w:r w:rsidRPr="00B42B3C">
        <w:rPr>
          <w:rFonts w:ascii="Fb Fontext" w:hAnsi="Fb Fontext"/>
          <w:spacing w:val="0"/>
          <w:rtl/>
        </w:rPr>
        <w:t xml:space="preserve">פסולו </w:t>
      </w:r>
      <w:r w:rsidRPr="00196D6B">
        <w:rPr>
          <w:rFonts w:ascii="Fb Fontext" w:hAnsi="Fb Fontext" w:cs="BA TM • Vilna Extra-Bold"/>
          <w:spacing w:val="0"/>
          <w:rtl/>
        </w:rPr>
        <w:t>בגופו</w:t>
      </w:r>
      <w:r w:rsidRPr="00B42B3C">
        <w:rPr>
          <w:rFonts w:ascii="Fb Fontext" w:hAnsi="Fb Fontext"/>
          <w:spacing w:val="0"/>
          <w:rtl/>
        </w:rPr>
        <w:t>, ואל יוכיח ב"</w:t>
      </w:r>
      <w:r w:rsidRPr="00B42B3C">
        <w:rPr>
          <w:rFonts w:ascii="Fb Fontext" w:hAnsi="Fb Fontext" w:hint="cs"/>
          <w:spacing w:val="0"/>
          <w:rtl/>
        </w:rPr>
        <w:t>ג וב</w:t>
      </w:r>
      <w:r w:rsidRPr="00B42B3C">
        <w:rPr>
          <w:rFonts w:ascii="Fb Fontext" w:hAnsi="Fb Fontext"/>
          <w:spacing w:val="0"/>
          <w:rtl/>
        </w:rPr>
        <w:t>"</w:t>
      </w:r>
      <w:r w:rsidRPr="00B42B3C">
        <w:rPr>
          <w:rFonts w:ascii="Fb Fontext" w:hAnsi="Fb Fontext" w:hint="cs"/>
          <w:spacing w:val="0"/>
          <w:rtl/>
        </w:rPr>
        <w:t xml:space="preserve">ח </w:t>
      </w:r>
      <w:r w:rsidRPr="00B42B3C">
        <w:rPr>
          <w:rFonts w:ascii="Fb Fontext" w:hAnsi="Fb Fontext"/>
          <w:spacing w:val="0"/>
          <w:rtl/>
        </w:rPr>
        <w:t>שפסולו מאחרים.</w:t>
      </w:r>
    </w:p>
    <w:p w14:paraId="4B3F13BD" w14:textId="54C48D55" w:rsidR="00A85AC8" w:rsidRPr="00E600D8" w:rsidRDefault="006E0774" w:rsidP="003174B7">
      <w:pPr>
        <w:pStyle w:val="38"/>
        <w:framePr w:wrap="notBeside"/>
        <w:rPr>
          <w:rtl/>
        </w:rPr>
      </w:pPr>
      <w:r w:rsidRPr="00E600D8">
        <w:rPr>
          <w:rtl/>
        </w:rPr>
        <w:t>אר"</w:t>
      </w:r>
      <w:r w:rsidRPr="00E600D8">
        <w:rPr>
          <w:rFonts w:hint="cs"/>
          <w:rtl/>
        </w:rPr>
        <w:t>ט</w:t>
      </w:r>
      <w:r w:rsidR="00A85AC8" w:rsidRPr="00E600D8">
        <w:rPr>
          <w:rtl/>
        </w:rPr>
        <w:t>:</w:t>
      </w:r>
    </w:p>
    <w:p w14:paraId="115C3A31" w14:textId="04E7CA0D" w:rsidR="006E0774" w:rsidRPr="00131640" w:rsidRDefault="006E0774" w:rsidP="00CB3D27">
      <w:pPr>
        <w:spacing w:after="120"/>
        <w:rPr>
          <w:rtl/>
        </w:rPr>
      </w:pPr>
      <w:r w:rsidRPr="00224C4C">
        <w:rPr>
          <w:rFonts w:ascii="Fb Fontext" w:hAnsi="Fb Fontext"/>
          <w:rtl/>
        </w:rPr>
        <w:t>עקיבא, כל הפורש ממך כפורש מן החיים!</w:t>
      </w:r>
    </w:p>
    <w:p w14:paraId="4FB81429" w14:textId="1FF23730" w:rsidR="00A85AC8" w:rsidRPr="00E600D8" w:rsidRDefault="00CB3D27" w:rsidP="00CB3D27">
      <w:pPr>
        <w:pStyle w:val="38"/>
        <w:framePr w:wrap="notBeside"/>
        <w:rPr>
          <w:rtl/>
        </w:rPr>
      </w:pPr>
      <w:r w:rsidRPr="00E600D8">
        <w:rPr>
          <w:rFonts w:hint="cs"/>
          <w:rtl/>
        </w:rPr>
        <w:t>ומוכיח רבא</w:t>
      </w:r>
      <w:r w:rsidR="00A85AC8" w:rsidRPr="00E600D8">
        <w:rPr>
          <w:rFonts w:hint="cs"/>
          <w:rtl/>
        </w:rPr>
        <w:t>:</w:t>
      </w:r>
    </w:p>
    <w:p w14:paraId="69D10B56" w14:textId="2EC17BD3" w:rsidR="009469D7" w:rsidRDefault="006E0774" w:rsidP="006E0774">
      <w:pPr>
        <w:rPr>
          <w:rFonts w:ascii="Fb Fontext" w:hAnsi="Fb Fontext"/>
          <w:sz w:val="32"/>
          <w:rtl/>
        </w:rPr>
      </w:pPr>
      <w:r w:rsidRPr="00224C4C">
        <w:rPr>
          <w:rFonts w:ascii="Fb Fontext" w:hAnsi="Fb Fontext"/>
          <w:sz w:val="32"/>
          <w:rtl/>
        </w:rPr>
        <w:t xml:space="preserve">בעל מום שפסולו ביחיד </w:t>
      </w:r>
      <w:r w:rsidRPr="00224C4C">
        <w:rPr>
          <w:rFonts w:ascii="Fb Fontext" w:hAnsi="Fb Fontext" w:hint="cs"/>
          <w:sz w:val="32"/>
          <w:rtl/>
        </w:rPr>
        <w:t>בהכרח דשתק</w:t>
      </w:r>
      <w:r w:rsidR="00860EDA">
        <w:rPr>
          <w:rFonts w:ascii="Fb Fontext" w:hAnsi="Fb Fontext" w:hint="cs"/>
          <w:sz w:val="32"/>
          <w:rtl/>
        </w:rPr>
        <w:t>,</w:t>
      </w:r>
      <w:r w:rsidRPr="000333F8">
        <w:rPr>
          <w:rStyle w:val="afffff5"/>
          <w:rFonts w:hint="cs"/>
          <w:rtl/>
        </w:rPr>
        <w:t xml:space="preserve"> דאי מכחיש אין נאמן </w:t>
      </w:r>
      <w:r w:rsidRPr="00224C4C">
        <w:rPr>
          <w:rFonts w:ascii="Fb Fontext" w:hAnsi="Fb Fontext" w:hint="cs"/>
          <w:sz w:val="32"/>
          <w:rtl/>
        </w:rPr>
        <w:t>וכמוהו ב</w:t>
      </w:r>
      <w:r w:rsidRPr="00224C4C">
        <w:rPr>
          <w:rFonts w:ascii="Fb Fontext" w:hAnsi="Fb Fontext"/>
          <w:sz w:val="32"/>
          <w:rtl/>
        </w:rPr>
        <w:t>"</w:t>
      </w:r>
      <w:r w:rsidRPr="00224C4C">
        <w:rPr>
          <w:rFonts w:ascii="Fb Fontext" w:hAnsi="Fb Fontext" w:hint="cs"/>
          <w:sz w:val="32"/>
          <w:rtl/>
        </w:rPr>
        <w:t>ג וב</w:t>
      </w:r>
      <w:r w:rsidRPr="00224C4C">
        <w:rPr>
          <w:rFonts w:ascii="Fb Fontext" w:hAnsi="Fb Fontext"/>
          <w:sz w:val="32"/>
          <w:rtl/>
        </w:rPr>
        <w:t>"</w:t>
      </w:r>
      <w:r w:rsidRPr="00224C4C">
        <w:rPr>
          <w:rFonts w:ascii="Fb Fontext" w:hAnsi="Fb Fontext" w:hint="cs"/>
          <w:sz w:val="32"/>
          <w:rtl/>
        </w:rPr>
        <w:t>ח דשתיק</w:t>
      </w:r>
      <w:r w:rsidR="00860EDA">
        <w:rPr>
          <w:rFonts w:ascii="Fb Fontext" w:hAnsi="Fb Fontext" w:hint="cs"/>
          <w:sz w:val="32"/>
          <w:rtl/>
        </w:rPr>
        <w:t>,</w:t>
      </w:r>
      <w:r w:rsidR="00CB3D27">
        <w:rPr>
          <w:rFonts w:ascii="Fb Fontext" w:hAnsi="Fb Fontext" w:hint="cs"/>
          <w:sz w:val="32"/>
          <w:rtl/>
        </w:rPr>
        <w:t xml:space="preserve"> וא''כ בעד אחד </w:t>
      </w:r>
      <w:r w:rsidR="004D183C">
        <w:rPr>
          <w:rFonts w:ascii="Fb Fontext" w:hAnsi="Fb Fontext" w:hint="cs"/>
          <w:sz w:val="32"/>
          <w:rtl/>
        </w:rPr>
        <w:t>אינו נאמן.</w:t>
      </w:r>
    </w:p>
    <w:p w14:paraId="1E37315E" w14:textId="56CD5CE2" w:rsidR="00A85AC8" w:rsidRPr="00E600D8" w:rsidRDefault="006E0774" w:rsidP="00860EDA">
      <w:pPr>
        <w:pStyle w:val="38"/>
        <w:framePr w:wrap="notBeside"/>
        <w:rPr>
          <w:rtl/>
        </w:rPr>
      </w:pPr>
      <w:r w:rsidRPr="00E600D8">
        <w:rPr>
          <w:rFonts w:hint="cs"/>
          <w:rtl/>
        </w:rPr>
        <w:t>ותני</w:t>
      </w:r>
      <w:r w:rsidR="00A85AC8" w:rsidRPr="00E600D8">
        <w:rPr>
          <w:rtl/>
        </w:rPr>
        <w:t>:</w:t>
      </w:r>
    </w:p>
    <w:p w14:paraId="6AB41D96" w14:textId="65919CBF" w:rsidR="006E0774" w:rsidRPr="00B42B3C" w:rsidRDefault="006E0774" w:rsidP="006E0774">
      <w:pPr>
        <w:rPr>
          <w:spacing w:val="2"/>
          <w:rtl/>
        </w:rPr>
      </w:pPr>
      <w:r w:rsidRPr="00B42B3C">
        <w:rPr>
          <w:rFonts w:ascii="Fb Fontext" w:hAnsi="Fb Fontext"/>
          <w:spacing w:val="2"/>
          <w:sz w:val="32"/>
          <w:rtl/>
        </w:rPr>
        <w:t>מקוה ובעל מום פסולו ביחיד, ואל יוכיח ב"</w:t>
      </w:r>
      <w:r w:rsidRPr="00B42B3C">
        <w:rPr>
          <w:rFonts w:ascii="Fb Fontext" w:hAnsi="Fb Fontext" w:hint="cs"/>
          <w:spacing w:val="2"/>
          <w:sz w:val="32"/>
          <w:rtl/>
        </w:rPr>
        <w:t>ג וב</w:t>
      </w:r>
      <w:r w:rsidRPr="00B42B3C">
        <w:rPr>
          <w:rFonts w:ascii="Fb Fontext" w:hAnsi="Fb Fontext"/>
          <w:spacing w:val="2"/>
          <w:sz w:val="32"/>
          <w:rtl/>
        </w:rPr>
        <w:t>"</w:t>
      </w:r>
      <w:r w:rsidRPr="00B42B3C">
        <w:rPr>
          <w:rFonts w:ascii="Fb Fontext" w:hAnsi="Fb Fontext" w:hint="cs"/>
          <w:spacing w:val="2"/>
          <w:sz w:val="32"/>
          <w:rtl/>
        </w:rPr>
        <w:t xml:space="preserve">ח </w:t>
      </w:r>
      <w:r w:rsidRPr="00B42B3C">
        <w:rPr>
          <w:rFonts w:ascii="Fb Fontext" w:hAnsi="Fb Fontext"/>
          <w:spacing w:val="2"/>
          <w:sz w:val="32"/>
          <w:rtl/>
        </w:rPr>
        <w:t>שפסולו בשנים.</w:t>
      </w:r>
    </w:p>
    <w:p w14:paraId="615C52FA" w14:textId="566AB8F5" w:rsidR="00A85AC8" w:rsidRPr="00E600D8" w:rsidRDefault="006E0774" w:rsidP="000333F8">
      <w:pPr>
        <w:pStyle w:val="38"/>
        <w:framePr w:wrap="notBeside"/>
        <w:rPr>
          <w:rtl/>
        </w:rPr>
      </w:pPr>
      <w:r w:rsidRPr="00E600D8">
        <w:rPr>
          <w:rtl/>
        </w:rPr>
        <w:t>ואביי אמר</w:t>
      </w:r>
      <w:r w:rsidR="00A85AC8" w:rsidRPr="00E600D8">
        <w:rPr>
          <w:rtl/>
        </w:rPr>
        <w:t>:</w:t>
      </w:r>
    </w:p>
    <w:p w14:paraId="1ADFEF5B" w14:textId="7F6F0694" w:rsidR="006E0774" w:rsidRPr="00131640" w:rsidRDefault="006E0774" w:rsidP="006E0774">
      <w:pPr>
        <w:rPr>
          <w:rtl/>
        </w:rPr>
      </w:pPr>
      <w:r w:rsidRPr="00224C4C">
        <w:rPr>
          <w:rFonts w:ascii="Fb Fontext" w:hAnsi="Fb Fontext"/>
          <w:sz w:val="32"/>
          <w:rtl/>
        </w:rPr>
        <w:t xml:space="preserve">לעולם דמכחיש, </w:t>
      </w:r>
      <w:r w:rsidRPr="00224C4C">
        <w:rPr>
          <w:rFonts w:ascii="Fb Fontext" w:hAnsi="Fb Fontext" w:hint="cs"/>
          <w:sz w:val="32"/>
          <w:rtl/>
        </w:rPr>
        <w:t xml:space="preserve">ונאמן משום שיכול להפשיט בגדיו ולבדוק בגופו </w:t>
      </w:r>
      <w:r w:rsidRPr="007078D0">
        <w:rPr>
          <w:rStyle w:val="afffff5"/>
          <w:rFonts w:hint="cs"/>
          <w:rtl/>
        </w:rPr>
        <w:t>[כמקווה]</w:t>
      </w:r>
    </w:p>
    <w:p w14:paraId="68A38816" w14:textId="456FDE47" w:rsidR="00A85AC8" w:rsidRPr="00E600D8" w:rsidRDefault="006E0774" w:rsidP="00DE54F1">
      <w:pPr>
        <w:pStyle w:val="38"/>
        <w:framePr w:wrap="notBeside"/>
        <w:rPr>
          <w:rtl/>
        </w:rPr>
      </w:pPr>
      <w:r w:rsidRPr="00E600D8">
        <w:rPr>
          <w:rtl/>
        </w:rPr>
        <w:t>והיינו דתני</w:t>
      </w:r>
      <w:r w:rsidR="00A85AC8" w:rsidRPr="00E600D8">
        <w:rPr>
          <w:rtl/>
        </w:rPr>
        <w:t>:</w:t>
      </w:r>
    </w:p>
    <w:p w14:paraId="1BEE286A" w14:textId="34BD9901" w:rsidR="006E0774" w:rsidRPr="00B42B3C" w:rsidRDefault="006E0774" w:rsidP="006E0774">
      <w:pPr>
        <w:rPr>
          <w:spacing w:val="2"/>
          <w:rtl/>
        </w:rPr>
      </w:pPr>
      <w:r w:rsidRPr="00B42B3C">
        <w:rPr>
          <w:rFonts w:ascii="Fb Fontext" w:hAnsi="Fb Fontext"/>
          <w:spacing w:val="2"/>
          <w:rtl/>
        </w:rPr>
        <w:t xml:space="preserve">מקוה ובעל מום פסולו בגופו, ואל יוכיח </w:t>
      </w:r>
      <w:r w:rsidRPr="00B42B3C">
        <w:rPr>
          <w:rFonts w:ascii="Fb Fontext" w:hAnsi="Fb Fontext" w:hint="cs"/>
          <w:spacing w:val="2"/>
          <w:rtl/>
        </w:rPr>
        <w:t>ב</w:t>
      </w:r>
      <w:r w:rsidRPr="00B42B3C">
        <w:rPr>
          <w:rFonts w:ascii="Fb Fontext" w:hAnsi="Fb Fontext"/>
          <w:spacing w:val="2"/>
          <w:rtl/>
        </w:rPr>
        <w:t>"</w:t>
      </w:r>
      <w:r w:rsidRPr="00B42B3C">
        <w:rPr>
          <w:rFonts w:ascii="Fb Fontext" w:hAnsi="Fb Fontext" w:hint="cs"/>
          <w:spacing w:val="2"/>
          <w:rtl/>
        </w:rPr>
        <w:t>ג וב</w:t>
      </w:r>
      <w:r w:rsidRPr="00B42B3C">
        <w:rPr>
          <w:rFonts w:ascii="Fb Fontext" w:hAnsi="Fb Fontext"/>
          <w:spacing w:val="2"/>
          <w:rtl/>
        </w:rPr>
        <w:t>"</w:t>
      </w:r>
      <w:r w:rsidRPr="00B42B3C">
        <w:rPr>
          <w:rFonts w:ascii="Fb Fontext" w:hAnsi="Fb Fontext" w:hint="cs"/>
          <w:spacing w:val="2"/>
          <w:rtl/>
        </w:rPr>
        <w:t>ח</w:t>
      </w:r>
      <w:r w:rsidRPr="00B42B3C">
        <w:rPr>
          <w:rFonts w:ascii="Fb Fontext" w:hAnsi="Fb Fontext"/>
          <w:spacing w:val="2"/>
          <w:rtl/>
        </w:rPr>
        <w:t xml:space="preserve"> שפסולו מאחרים.</w:t>
      </w:r>
    </w:p>
    <w:p w14:paraId="2A883630" w14:textId="162F082D" w:rsidR="007309FA" w:rsidRPr="00131640" w:rsidRDefault="007309FA" w:rsidP="007309FA">
      <w:pPr>
        <w:pStyle w:val="affffb"/>
        <w:rPr>
          <w:rtl/>
        </w:rPr>
      </w:pPr>
      <w:r w:rsidRPr="007309FA">
        <w:rPr>
          <w:rtl/>
        </w:rPr>
        <w:t>***</w:t>
      </w:r>
    </w:p>
    <w:p w14:paraId="17B7BA98" w14:textId="77777777" w:rsidR="009469D7" w:rsidRDefault="006E0774" w:rsidP="00DE54F1">
      <w:pPr>
        <w:pStyle w:val="affffb"/>
        <w:rPr>
          <w:rtl/>
        </w:rPr>
      </w:pPr>
      <w:r w:rsidRPr="00224C4C">
        <w:rPr>
          <w:rFonts w:hint="cs"/>
          <w:rtl/>
        </w:rPr>
        <w:t>ו</w:t>
      </w:r>
      <w:r w:rsidRPr="00224C4C">
        <w:rPr>
          <w:rtl/>
        </w:rPr>
        <w:t>ב"</w:t>
      </w:r>
      <w:r w:rsidRPr="00224C4C">
        <w:rPr>
          <w:rFonts w:hint="cs"/>
          <w:rtl/>
        </w:rPr>
        <w:t>ג וב</w:t>
      </w:r>
      <w:r w:rsidRPr="00224C4C">
        <w:rPr>
          <w:rtl/>
        </w:rPr>
        <w:t>"</w:t>
      </w:r>
      <w:r w:rsidRPr="00224C4C">
        <w:rPr>
          <w:rFonts w:hint="cs"/>
          <w:rtl/>
        </w:rPr>
        <w:t xml:space="preserve">ח </w:t>
      </w:r>
      <w:r w:rsidRPr="00224C4C">
        <w:rPr>
          <w:rtl/>
        </w:rPr>
        <w:t>דעבודתו כשירה</w:t>
      </w:r>
    </w:p>
    <w:p w14:paraId="7775D093" w14:textId="77777777" w:rsidR="00A85AC8" w:rsidRPr="00E600D8" w:rsidRDefault="006E0774" w:rsidP="00DE54F1">
      <w:pPr>
        <w:pStyle w:val="38"/>
        <w:framePr w:wrap="notBeside"/>
        <w:rPr>
          <w:rtl/>
        </w:rPr>
      </w:pPr>
      <w:r w:rsidRPr="00E600D8">
        <w:rPr>
          <w:rFonts w:hint="cs"/>
          <w:rtl/>
        </w:rPr>
        <w:t xml:space="preserve"> </w:t>
      </w:r>
      <w:r w:rsidR="00CE4918" w:rsidRPr="00E600D8">
        <w:rPr>
          <w:rFonts w:hint="cs"/>
          <w:rtl/>
        </w:rPr>
        <w:t xml:space="preserve">א. </w:t>
      </w:r>
      <w:r w:rsidR="00A25106" w:rsidRPr="00E600D8">
        <w:rPr>
          <w:rFonts w:hint="cs"/>
          <w:rtl/>
        </w:rPr>
        <w:t>משמואל</w:t>
      </w:r>
      <w:r w:rsidR="00A85AC8" w:rsidRPr="00E600D8">
        <w:rPr>
          <w:rtl/>
        </w:rPr>
        <w:t>:</w:t>
      </w:r>
    </w:p>
    <w:p w14:paraId="1A912062" w14:textId="56A0F221" w:rsidR="006E0774" w:rsidRPr="00131640" w:rsidRDefault="006E0774" w:rsidP="006E0774">
      <w:pPr>
        <w:rPr>
          <w:rtl/>
        </w:rPr>
      </w:pPr>
      <w:r w:rsidRPr="00DE54F1">
        <w:rPr>
          <w:rStyle w:val="affffa"/>
          <w:rtl/>
        </w:rPr>
        <w:t>ד</w:t>
      </w:r>
      <w:r w:rsidRPr="00DE54F1">
        <w:rPr>
          <w:rStyle w:val="affffa"/>
          <w:rFonts w:hint="cs"/>
          <w:rtl/>
        </w:rPr>
        <w:t>'</w:t>
      </w:r>
      <w:r w:rsidRPr="00DE54F1">
        <w:rPr>
          <w:rStyle w:val="affffa"/>
          <w:rtl/>
        </w:rPr>
        <w:t>והיתה לו ולזרעו אחריו,</w:t>
      </w:r>
      <w:r w:rsidRPr="00224C4C">
        <w:rPr>
          <w:rFonts w:ascii="Fb Fontext" w:hAnsi="Fb Fontext"/>
          <w:rtl/>
        </w:rPr>
        <w:t xml:space="preserve"> בין זרע כשר ובין זרע פסול.</w:t>
      </w:r>
    </w:p>
    <w:p w14:paraId="34ABAD45" w14:textId="2A1CB060" w:rsidR="00A85AC8" w:rsidRPr="00E600D8" w:rsidRDefault="00CE4918" w:rsidP="00DE54F1">
      <w:pPr>
        <w:pStyle w:val="38"/>
        <w:framePr w:wrap="notBeside"/>
        <w:rPr>
          <w:rtl/>
        </w:rPr>
      </w:pPr>
      <w:r w:rsidRPr="00E600D8">
        <w:rPr>
          <w:rFonts w:hint="cs"/>
          <w:rtl/>
        </w:rPr>
        <w:t xml:space="preserve">ב. </w:t>
      </w:r>
      <w:r w:rsidR="006E0774" w:rsidRPr="00E600D8">
        <w:rPr>
          <w:rtl/>
        </w:rPr>
        <w:t>אבוה דשמואל</w:t>
      </w:r>
      <w:r w:rsidR="00A85AC8" w:rsidRPr="00E600D8">
        <w:rPr>
          <w:rtl/>
        </w:rPr>
        <w:t>:</w:t>
      </w:r>
    </w:p>
    <w:p w14:paraId="4C941A14" w14:textId="08B22114" w:rsidR="006E0774" w:rsidRPr="00131640" w:rsidRDefault="006E0774" w:rsidP="006E0774">
      <w:pPr>
        <w:rPr>
          <w:rtl/>
        </w:rPr>
      </w:pPr>
      <w:r w:rsidRPr="00224C4C">
        <w:rPr>
          <w:rStyle w:val="affffa"/>
          <w:rFonts w:hint="cs"/>
          <w:rtl/>
        </w:rPr>
        <w:t>'</w:t>
      </w:r>
      <w:r w:rsidRPr="00224C4C">
        <w:rPr>
          <w:rStyle w:val="affffa"/>
          <w:rtl/>
        </w:rPr>
        <w:t>ברך ה' חילו ופועל ידיו תרצה</w:t>
      </w:r>
      <w:r w:rsidRPr="00224C4C">
        <w:rPr>
          <w:rStyle w:val="affffa"/>
          <w:rFonts w:hint="cs"/>
          <w:rtl/>
        </w:rPr>
        <w:t>'</w:t>
      </w:r>
      <w:r w:rsidRPr="00224C4C">
        <w:rPr>
          <w:rStyle w:val="affffa"/>
          <w:rtl/>
        </w:rPr>
        <w:t xml:space="preserve"> </w:t>
      </w:r>
      <w:r w:rsidRPr="00224C4C">
        <w:rPr>
          <w:rFonts w:ascii="Fb Fontext" w:hAnsi="Fb Fontext"/>
          <w:sz w:val="32"/>
          <w:rtl/>
        </w:rPr>
        <w:t>אפילו חולין שבו תרצה.</w:t>
      </w:r>
    </w:p>
    <w:p w14:paraId="003877A4" w14:textId="093DEA44" w:rsidR="00A85AC8" w:rsidRPr="00E600D8" w:rsidRDefault="00CE4918" w:rsidP="00CE4918">
      <w:pPr>
        <w:pStyle w:val="38"/>
        <w:framePr w:wrap="notBeside"/>
        <w:rPr>
          <w:rtl/>
        </w:rPr>
      </w:pPr>
      <w:r w:rsidRPr="00E600D8">
        <w:rPr>
          <w:rFonts w:hint="cs"/>
          <w:rtl/>
        </w:rPr>
        <w:t xml:space="preserve">ג. </w:t>
      </w:r>
      <w:r w:rsidR="006E0774" w:rsidRPr="00E600D8">
        <w:rPr>
          <w:rtl/>
        </w:rPr>
        <w:t>רבי ינאי</w:t>
      </w:r>
      <w:r w:rsidR="00A85AC8" w:rsidRPr="00E600D8">
        <w:rPr>
          <w:rtl/>
        </w:rPr>
        <w:t>:</w:t>
      </w:r>
    </w:p>
    <w:p w14:paraId="4FA6CF55" w14:textId="5397C39E" w:rsidR="00CE4918" w:rsidRDefault="006E0774" w:rsidP="00CE4918">
      <w:pPr>
        <w:rPr>
          <w:rtl/>
        </w:rPr>
      </w:pPr>
      <w:r w:rsidRPr="00224C4C">
        <w:rPr>
          <w:rStyle w:val="affffa"/>
          <w:rFonts w:hint="cs"/>
          <w:rtl/>
        </w:rPr>
        <w:t>'</w:t>
      </w:r>
      <w:r w:rsidRPr="00224C4C">
        <w:rPr>
          <w:rStyle w:val="affffa"/>
          <w:rtl/>
        </w:rPr>
        <w:t>ובאת אל הכהן אשר יהיה בימים ההם</w:t>
      </w:r>
      <w:r w:rsidRPr="00224C4C">
        <w:rPr>
          <w:rStyle w:val="affffa"/>
          <w:rFonts w:hint="cs"/>
          <w:rtl/>
        </w:rPr>
        <w:t>'</w:t>
      </w:r>
      <w:r w:rsidRPr="00224C4C">
        <w:rPr>
          <w:rStyle w:val="affffa"/>
          <w:rtl/>
        </w:rPr>
        <w:t>,</w:t>
      </w:r>
      <w:r w:rsidRPr="00224C4C">
        <w:rPr>
          <w:rFonts w:ascii="Fb Fontext" w:hAnsi="Fb Fontext"/>
          <w:sz w:val="32"/>
          <w:rtl/>
        </w:rPr>
        <w:t xml:space="preserve"> וכי תעלה על דעתך שאדם הולך אצל כהן שלא היה בימיו? אלא, זה כשר ונתחלל.</w:t>
      </w:r>
    </w:p>
    <w:p w14:paraId="3EF51ECB" w14:textId="22E7E8D5" w:rsidR="007309FA" w:rsidRPr="00131640" w:rsidRDefault="007309FA" w:rsidP="007309FA">
      <w:pPr>
        <w:pStyle w:val="affffb"/>
        <w:rPr>
          <w:rtl/>
        </w:rPr>
      </w:pPr>
      <w:r w:rsidRPr="007309FA">
        <w:rPr>
          <w:rtl/>
        </w:rPr>
        <w:t>***</w:t>
      </w:r>
    </w:p>
    <w:p w14:paraId="436E39F8" w14:textId="77777777" w:rsidR="00CE4918" w:rsidRPr="00131640" w:rsidRDefault="006E0774" w:rsidP="00CE4918">
      <w:pPr>
        <w:pStyle w:val="affffb"/>
        <w:rPr>
          <w:rtl/>
        </w:rPr>
      </w:pPr>
      <w:r w:rsidRPr="00210DF6">
        <w:rPr>
          <w:rtl/>
        </w:rPr>
        <w:t>בעל מום דעבודתו פסולה</w:t>
      </w:r>
    </w:p>
    <w:p w14:paraId="63882ACF" w14:textId="655087BE" w:rsidR="00A85AC8" w:rsidRPr="00E600D8" w:rsidRDefault="006E0774" w:rsidP="00CE4918">
      <w:pPr>
        <w:pStyle w:val="38"/>
        <w:framePr w:wrap="notBeside"/>
        <w:rPr>
          <w:rtl/>
        </w:rPr>
      </w:pPr>
      <w:r w:rsidRPr="00E600D8">
        <w:rPr>
          <w:rFonts w:hint="cs"/>
          <w:rtl/>
        </w:rPr>
        <w:t>ריא</w:t>
      </w:r>
      <w:r w:rsidRPr="00E600D8">
        <w:rPr>
          <w:rtl/>
        </w:rPr>
        <w:t>"</w:t>
      </w:r>
      <w:r w:rsidRPr="00E600D8">
        <w:rPr>
          <w:rFonts w:hint="cs"/>
          <w:rtl/>
        </w:rPr>
        <w:t>ש</w:t>
      </w:r>
      <w:r w:rsidR="00A85AC8" w:rsidRPr="00E600D8">
        <w:rPr>
          <w:rtl/>
        </w:rPr>
        <w:t>:</w:t>
      </w:r>
    </w:p>
    <w:p w14:paraId="1DB35DEC" w14:textId="77777777" w:rsidR="00507E2B" w:rsidRDefault="006E0774" w:rsidP="00CE4918">
      <w:pPr>
        <w:rPr>
          <w:rFonts w:ascii="Fb Fontext" w:hAnsi="Fb Fontext"/>
          <w:sz w:val="32"/>
          <w:rtl/>
        </w:rPr>
      </w:pPr>
      <w:r w:rsidRPr="00224C4C">
        <w:rPr>
          <w:rStyle w:val="affffa"/>
          <w:rFonts w:hint="cs"/>
          <w:rtl/>
        </w:rPr>
        <w:t>'</w:t>
      </w:r>
      <w:r w:rsidRPr="00224C4C">
        <w:rPr>
          <w:rStyle w:val="affffa"/>
          <w:rtl/>
        </w:rPr>
        <w:t xml:space="preserve">לכן אמור הנני נותן לו את בריתי </w:t>
      </w:r>
      <w:r w:rsidRPr="007F3D45">
        <w:rPr>
          <w:rStyle w:val="affffa"/>
          <w:b/>
          <w:bCs/>
          <w:rtl/>
        </w:rPr>
        <w:t>שלום</w:t>
      </w:r>
      <w:r w:rsidRPr="007F3D45">
        <w:rPr>
          <w:rStyle w:val="affffa"/>
          <w:rFonts w:hint="cs"/>
          <w:b/>
          <w:bCs/>
          <w:rtl/>
        </w:rPr>
        <w:t>'</w:t>
      </w:r>
      <w:r w:rsidR="00F6679E">
        <w:rPr>
          <w:rStyle w:val="affffa"/>
          <w:rFonts w:hint="cs"/>
          <w:rtl/>
        </w:rPr>
        <w:t>-</w:t>
      </w:r>
      <w:r w:rsidRPr="00224C4C">
        <w:rPr>
          <w:rFonts w:ascii="Fb Fontext" w:hAnsi="Fb Fontext"/>
          <w:rtl/>
        </w:rPr>
        <w:t xml:space="preserve"> שלם ולא חסר.</w:t>
      </w:r>
      <w:r w:rsidR="00CE4918">
        <w:rPr>
          <w:rFonts w:ascii="Fb Fontext" w:hAnsi="Fb Fontext" w:hint="cs"/>
          <w:sz w:val="32"/>
          <w:rtl/>
        </w:rPr>
        <w:t xml:space="preserve"> </w:t>
      </w:r>
    </w:p>
    <w:p w14:paraId="6579193D" w14:textId="115FA7C1" w:rsidR="006E0774" w:rsidRPr="00131640" w:rsidRDefault="006E0774" w:rsidP="00CE4918">
      <w:pPr>
        <w:rPr>
          <w:rtl/>
        </w:rPr>
      </w:pPr>
      <w:r w:rsidRPr="00F6679E">
        <w:rPr>
          <w:rStyle w:val="afffff5"/>
          <w:rtl/>
        </w:rPr>
        <w:t>וי"ו דשלום קט</w:t>
      </w:r>
      <w:r w:rsidR="00F6679E">
        <w:rPr>
          <w:rStyle w:val="afffff5"/>
          <w:rFonts w:hint="cs"/>
          <w:rtl/>
        </w:rPr>
        <w:t>ו</w:t>
      </w:r>
      <w:r w:rsidRPr="00F6679E">
        <w:rPr>
          <w:rStyle w:val="afffff5"/>
          <w:rtl/>
        </w:rPr>
        <w:t>עה.</w:t>
      </w:r>
    </w:p>
    <w:p w14:paraId="71CA244E" w14:textId="77777777" w:rsidR="006E0774" w:rsidRPr="00131640" w:rsidRDefault="006E0774" w:rsidP="00841728">
      <w:pPr>
        <w:pStyle w:val="affb"/>
        <w:rPr>
          <w:rtl/>
        </w:rPr>
      </w:pPr>
      <w:r w:rsidRPr="00224C4C">
        <w:rPr>
          <w:rFonts w:hint="cs"/>
          <w:rtl/>
        </w:rPr>
        <w:t>׹</w:t>
      </w:r>
    </w:p>
    <w:p w14:paraId="72DFBACB" w14:textId="77777777" w:rsidR="006E0774" w:rsidRPr="00131640" w:rsidRDefault="006E0774" w:rsidP="009D66E0">
      <w:pPr>
        <w:pStyle w:val="afffff8"/>
        <w:framePr w:wrap="around"/>
        <w:rPr>
          <w:rtl/>
        </w:rPr>
      </w:pPr>
      <w:del w:id="20152" w:author="קלוד" w:date="2026-10-06T10:09:14Z">
        <w:r>
          <w:rPr>
            <w:rtl/>
          </w:rPr>
          <w:delText xml:space="preserve">מתני'.</w:delText>
        </w:r>
      </w:del>
      <w:ins w:id="20153" w:author="קלוד" w:date="2026-10-06T10:09:14Z">
        <w:r>
          <w:rPr>
            <w:rtl/>
          </w:rPr>
          <w:t xml:space="preserve">משנה יב</w:t>
        </w:r>
      </w:ins>
    </w:p>
    <w:p w14:paraId="0C0E04B2" w14:textId="77777777" w:rsidR="006E0774" w:rsidRPr="00131640" w:rsidRDefault="006E0774" w:rsidP="00954D80">
      <w:pPr>
        <w:pStyle w:val="afff5"/>
        <w:spacing w:before="120"/>
        <w:rPr>
          <w:rtl/>
        </w:rPr>
        <w:pPrChange w:id="90036" w:author="קלוד" w:date="2026-10-08T12:08:16Z">
          <w:pPr>
            <w:pStyle w:val="afff5"/>
          </w:pPr>
        </w:pPrChange>
      </w:pPr>
      <w:r w:rsidRPr="00224C4C">
        <w:rPr>
          <w:rtl/>
        </w:rPr>
        <w:t>כל מקום שיש קידושין ואין עבירה - הולד הולך אחר הזכר,</w:t>
      </w:r>
    </w:p>
    <w:p w14:paraId="10D6D963" w14:textId="77777777" w:rsidR="006E0774" w:rsidRPr="00131640" w:rsidRDefault="006E0774" w:rsidP="00F66D8A">
      <w:pPr>
        <w:pStyle w:val="afff5"/>
        <w:spacing w:after="120"/>
        <w:rPr>
          <w:rtl/>
        </w:rPr>
      </w:pPr>
      <w:r w:rsidRPr="00224C4C">
        <w:rPr>
          <w:rtl/>
        </w:rPr>
        <w:t>ואיזה זו? זו כהנת לויה וישראלית שנשאו לכהן לוי וישראל.</w:t>
      </w:r>
    </w:p>
    <w:p w14:paraId="1D5E71B3" w14:textId="77777777" w:rsidR="006E0774" w:rsidRPr="00131640" w:rsidRDefault="006E0774" w:rsidP="00954D80">
      <w:pPr>
        <w:pStyle w:val="afff5"/>
        <w:rPr>
          <w:rtl/>
        </w:rPr>
      </w:pPr>
      <w:r w:rsidRPr="00224C4C">
        <w:rPr>
          <w:rtl/>
        </w:rPr>
        <w:t>וכל מקום שיש קידושין ויש עבירה - הולד הולך אחר הפגום,</w:t>
      </w:r>
    </w:p>
    <w:p w14:paraId="6A45FAE3" w14:textId="77777777" w:rsidR="009469D7" w:rsidRDefault="006E0774" w:rsidP="00954D80">
      <w:pPr>
        <w:pStyle w:val="afff5"/>
        <w:rPr>
          <w:rtl/>
        </w:rPr>
      </w:pPr>
      <w:r w:rsidRPr="00224C4C">
        <w:rPr>
          <w:rtl/>
        </w:rPr>
        <w:t>ואיזה זו? זו אלמנה לכה"</w:t>
      </w:r>
      <w:r w:rsidRPr="00224C4C">
        <w:rPr>
          <w:rFonts w:hint="cs"/>
          <w:rtl/>
        </w:rPr>
        <w:t>ג</w:t>
      </w:r>
      <w:r w:rsidRPr="00224C4C">
        <w:rPr>
          <w:rtl/>
        </w:rPr>
        <w:t>, גרושה וחלוצה לכהן הדיוט,</w:t>
      </w:r>
    </w:p>
    <w:p w14:paraId="4B3CA57C" w14:textId="4BF7535D" w:rsidR="006E0774" w:rsidRPr="00131640" w:rsidRDefault="00191C5A" w:rsidP="00954D80">
      <w:pPr>
        <w:pStyle w:val="afff5"/>
        <w:rPr>
          <w:rtl/>
        </w:rPr>
      </w:pPr>
      <w:r>
        <w:rPr>
          <w:rFonts w:hint="cs"/>
          <w:rtl/>
        </w:rPr>
        <w:t xml:space="preserve"> </w:t>
      </w:r>
      <w:r>
        <w:rPr>
          <w:rtl/>
        </w:rPr>
        <w:tab/>
      </w:r>
      <w:r>
        <w:rPr>
          <w:rtl/>
        </w:rPr>
        <w:tab/>
      </w:r>
      <w:r>
        <w:rPr>
          <w:rtl/>
        </w:rPr>
        <w:tab/>
      </w:r>
      <w:r>
        <w:rPr>
          <w:rtl/>
        </w:rPr>
        <w:tab/>
      </w:r>
      <w:r w:rsidR="006E0774" w:rsidRPr="00224C4C">
        <w:rPr>
          <w:rtl/>
        </w:rPr>
        <w:t>ממזרת ונתינה לישראל, בת ישראל לממזר ולנתין.</w:t>
      </w:r>
    </w:p>
    <w:p w14:paraId="158CDFEC" w14:textId="1F565384" w:rsidR="006E0774" w:rsidRPr="00131640" w:rsidRDefault="006E0774" w:rsidP="00F66D8A">
      <w:pPr>
        <w:pStyle w:val="afff5"/>
        <w:spacing w:after="120"/>
        <w:rPr>
          <w:rtl/>
        </w:rPr>
      </w:pPr>
      <w:r w:rsidRPr="00224C4C">
        <w:rPr>
          <w:rtl/>
        </w:rPr>
        <w:t xml:space="preserve">וכל מי שאין לה עליו קידושין אבל יש לה על אחרים קידושין </w:t>
      </w:r>
      <w:r w:rsidRPr="00F66D8A">
        <w:rPr>
          <w:spacing w:val="2"/>
          <w:rtl/>
        </w:rPr>
        <w:t>- הולד ממזר,</w:t>
      </w:r>
      <w:r w:rsidR="00F66D8A" w:rsidRPr="00F66D8A">
        <w:rPr>
          <w:rFonts w:hint="cs"/>
          <w:spacing w:val="2"/>
          <w:rtl/>
        </w:rPr>
        <w:t xml:space="preserve"> </w:t>
      </w:r>
      <w:r w:rsidRPr="00F66D8A">
        <w:rPr>
          <w:spacing w:val="2"/>
          <w:rtl/>
        </w:rPr>
        <w:t>ואיזה זה? זה הבא על אחת מכל העריות שבתורה.</w:t>
      </w:r>
    </w:p>
    <w:p w14:paraId="587715DB" w14:textId="67297CDB" w:rsidR="006E0774" w:rsidRPr="00131640" w:rsidRDefault="006E0774" w:rsidP="00954D80">
      <w:pPr>
        <w:pStyle w:val="afff5"/>
        <w:rPr>
          <w:rtl/>
        </w:rPr>
      </w:pPr>
      <w:r w:rsidRPr="00224C4C">
        <w:rPr>
          <w:rtl/>
        </w:rPr>
        <w:t>וכל מי שאין לה לא עליו ולא על אחרים קידושין הולד כמותה,</w:t>
      </w:r>
    </w:p>
    <w:p w14:paraId="6B8E6A71" w14:textId="77777777" w:rsidR="006E0774" w:rsidRPr="00131640" w:rsidRDefault="006E0774" w:rsidP="00954D80">
      <w:pPr>
        <w:pStyle w:val="afff5"/>
        <w:rPr>
          <w:rtl/>
        </w:rPr>
      </w:pPr>
      <w:r w:rsidRPr="00224C4C">
        <w:rPr>
          <w:rtl/>
        </w:rPr>
        <w:t>ואיזה זה? זה ולד שפחה ונכרית.</w:t>
      </w:r>
    </w:p>
    <w:p w14:paraId="519662DE" w14:textId="77777777" w:rsidR="006E0774" w:rsidRPr="00131640" w:rsidRDefault="006E0774" w:rsidP="00841728">
      <w:pPr>
        <w:pStyle w:val="affb"/>
        <w:rPr>
          <w:del w:id="90122" w:author="מנוע עיצוב" w:date="2026-10-08T11:01:28Z"/>
          <w:rtl/>
        </w:rPr>
      </w:pPr>
      <w:del w:id="90121" w:author="מנוע עיצוב" w:date="2026-10-08T11:01:28Z">
        <w:r w:rsidRPr="00224C4C">
          <w:rPr>
            <w:rFonts w:hint="cs"/>
            <w:rtl/>
          </w:rPr>
          <w:delText xml:space="preserve">׹</w:delText>
        </w:r>
      </w:del>
    </w:p>
    <w:p w14:paraId="115BB532" w14:textId="77777777" w:rsidR="006E0774" w:rsidRPr="00131640" w:rsidRDefault="006E0774" w:rsidP="0010529F">
      <w:pPr>
        <w:pStyle w:val="afff0"/>
        <w:framePr w:wrap="around"/>
        <w:rPr>
          <w:rtl/>
        </w:rPr>
      </w:pPr>
      <w:r w:rsidRPr="00224C4C">
        <w:rPr>
          <w:rFonts w:hint="cs"/>
          <w:rtl/>
        </w:rPr>
        <w:t>סז.</w:t>
      </w:r>
    </w:p>
    <w:p w14:paraId="0642EAC7" w14:textId="77777777" w:rsidR="006E0774" w:rsidRPr="00131640" w:rsidRDefault="006E0774" w:rsidP="002A094E">
      <w:pPr>
        <w:pStyle w:val="afffd"/>
        <w:rPr>
          <w:rtl/>
        </w:rPr>
      </w:pPr>
      <w:ins w:id="9874" w:author="מספור קטעי משנה" w:date="2026-10-06T06:45:32Z">
        <w:r>
          <w:rPr>
            <w:rStyle w:val="MisparKeta"/>
          </w:rPr>
          <w:t xml:space="preserve">ג. </w:t>
        </w:r>
      </w:ins>
      <w:r w:rsidRPr="00224C4C">
        <w:rPr>
          <w:rStyle w:val="afffa"/>
          <w:rFonts w:ascii="Fb Fontext" w:hAnsi="Fb Fontext"/>
          <w:b/>
          <w:spacing w:val="4"/>
          <w:rtl/>
        </w:rPr>
        <w:t>כל מקום שיש קידושין</w:t>
      </w:r>
      <w:r w:rsidRPr="00224C4C">
        <w:rPr>
          <w:rStyle w:val="afffa"/>
          <w:rFonts w:ascii="Fb Fontext" w:hAnsi="Fb Fontext" w:hint="cs"/>
          <w:b/>
          <w:spacing w:val="4"/>
          <w:rtl/>
        </w:rPr>
        <w:t xml:space="preserve"> הולד הולך אחר הזכר</w:t>
      </w:r>
      <w:r w:rsidRPr="00224C4C">
        <w:rPr>
          <w:rStyle w:val="afffa"/>
          <w:rFonts w:ascii="Fb Fontext" w:hAnsi="Fb Fontext"/>
          <w:b/>
          <w:spacing w:val="4"/>
          <w:rtl/>
        </w:rPr>
        <w:t>.</w:t>
      </w:r>
    </w:p>
    <w:p w14:paraId="467E8147" w14:textId="77777777" w:rsidR="00A85AC8" w:rsidRPr="00E600D8" w:rsidRDefault="006E0774" w:rsidP="00B9188D">
      <w:pPr>
        <w:pStyle w:val="38"/>
        <w:framePr w:wrap="notBeside"/>
        <w:rPr>
          <w:rtl/>
        </w:rPr>
      </w:pPr>
      <w:r w:rsidRPr="00E600D8">
        <w:rPr>
          <w:rFonts w:hint="cs"/>
          <w:rtl/>
        </w:rPr>
        <w:t>ר</w:t>
      </w:r>
      <w:r w:rsidRPr="00E600D8">
        <w:rPr>
          <w:rtl/>
        </w:rPr>
        <w:t>"</w:t>
      </w:r>
      <w:r w:rsidRPr="00E600D8">
        <w:rPr>
          <w:rFonts w:hint="cs"/>
          <w:rtl/>
        </w:rPr>
        <w:t>י לרי</w:t>
      </w:r>
      <w:r w:rsidRPr="00E600D8">
        <w:rPr>
          <w:rtl/>
        </w:rPr>
        <w:t>"</w:t>
      </w:r>
      <w:r w:rsidRPr="00E600D8">
        <w:rPr>
          <w:rFonts w:hint="cs"/>
          <w:rtl/>
        </w:rPr>
        <w:t>ו</w:t>
      </w:r>
      <w:r w:rsidR="00A85AC8" w:rsidRPr="00E600D8">
        <w:rPr>
          <w:rtl/>
        </w:rPr>
        <w:t>:</w:t>
      </w:r>
    </w:p>
    <w:p w14:paraId="50357CD4" w14:textId="64B31D78" w:rsidR="006E0774" w:rsidRPr="00B42B3C" w:rsidRDefault="006E0774" w:rsidP="006E0774">
      <w:pPr>
        <w:rPr>
          <w:spacing w:val="0"/>
          <w:rtl/>
        </w:rPr>
      </w:pPr>
      <w:r w:rsidRPr="00B42B3C">
        <w:rPr>
          <w:rFonts w:ascii="Fb Fontext" w:hAnsi="Fb Fontext" w:hint="cs"/>
          <w:spacing w:val="0"/>
          <w:sz w:val="32"/>
          <w:rtl/>
        </w:rPr>
        <w:t>וכי כללא הוא</w:t>
      </w:r>
      <w:r w:rsidR="00B9188D" w:rsidRPr="00B42B3C">
        <w:rPr>
          <w:rFonts w:ascii="Fb Fontext" w:hAnsi="Fb Fontext" w:hint="cs"/>
          <w:spacing w:val="0"/>
          <w:sz w:val="32"/>
          <w:rtl/>
        </w:rPr>
        <w:t>?</w:t>
      </w:r>
      <w:r w:rsidRPr="00B42B3C">
        <w:rPr>
          <w:rFonts w:ascii="Fb Fontext" w:hAnsi="Fb Fontext" w:hint="cs"/>
          <w:spacing w:val="0"/>
          <w:sz w:val="32"/>
          <w:rtl/>
        </w:rPr>
        <w:t xml:space="preserve"> </w:t>
      </w:r>
      <w:r w:rsidRPr="00B42B3C">
        <w:rPr>
          <w:rStyle w:val="afffff3"/>
          <w:rFonts w:hint="cs"/>
          <w:spacing w:val="0"/>
          <w:rtl/>
        </w:rPr>
        <w:t>הרי</w:t>
      </w:r>
      <w:r w:rsidRPr="00B42B3C">
        <w:rPr>
          <w:rStyle w:val="afffff3"/>
          <w:spacing w:val="0"/>
          <w:rtl/>
        </w:rPr>
        <w:t xml:space="preserve"> </w:t>
      </w:r>
      <w:r w:rsidRPr="00B42B3C">
        <w:rPr>
          <w:rStyle w:val="afffff3"/>
          <w:rFonts w:hint="cs"/>
          <w:spacing w:val="0"/>
          <w:rtl/>
        </w:rPr>
        <w:t>לרבי יוסי:</w:t>
      </w:r>
      <w:r w:rsidRPr="00B42B3C">
        <w:rPr>
          <w:rFonts w:ascii="Fb Fontext" w:hAnsi="Fb Fontext" w:hint="cs"/>
          <w:spacing w:val="0"/>
          <w:sz w:val="32"/>
          <w:rtl/>
        </w:rPr>
        <w:t xml:space="preserve"> </w:t>
      </w:r>
      <w:r w:rsidRPr="00B42B3C">
        <w:rPr>
          <w:rFonts w:ascii="Fb Fontext" w:hAnsi="Fb Fontext"/>
          <w:spacing w:val="0"/>
          <w:sz w:val="32"/>
          <w:rtl/>
        </w:rPr>
        <w:t xml:space="preserve">גר שנשא ממזרת </w:t>
      </w:r>
      <w:r w:rsidRPr="00B42B3C">
        <w:rPr>
          <w:rStyle w:val="afffff5"/>
          <w:rFonts w:hint="cs"/>
          <w:spacing w:val="0"/>
          <w:rtl/>
        </w:rPr>
        <w:t>[אין עבירה]</w:t>
      </w:r>
      <w:r w:rsidRPr="00B42B3C">
        <w:rPr>
          <w:rFonts w:ascii="Fb Fontext" w:hAnsi="Fb Fontext"/>
          <w:spacing w:val="0"/>
          <w:sz w:val="32"/>
          <w:rtl/>
        </w:rPr>
        <w:t xml:space="preserve"> הולד ממזר,</w:t>
      </w:r>
    </w:p>
    <w:p w14:paraId="554647CE" w14:textId="3E7BA9D6" w:rsidR="00A85AC8" w:rsidRPr="00E600D8" w:rsidRDefault="001E61CC" w:rsidP="001E61CC">
      <w:pPr>
        <w:pStyle w:val="38"/>
        <w:framePr w:wrap="notBeside"/>
        <w:jc w:val="center"/>
        <w:rPr>
          <w:rtl/>
        </w:rPr>
      </w:pPr>
      <w:r w:rsidRPr="00E600D8">
        <w:rPr>
          <w:rFonts w:hint="cs"/>
          <w:rtl/>
        </w:rPr>
        <w:t>-ענהו א</w:t>
      </w:r>
      <w:r w:rsidR="00A85AC8" w:rsidRPr="00E600D8">
        <w:rPr>
          <w:rFonts w:hint="cs"/>
          <w:rtl/>
        </w:rPr>
        <w:t>.</w:t>
      </w:r>
    </w:p>
    <w:p w14:paraId="15EB3384" w14:textId="5D95C227" w:rsidR="006E0774" w:rsidRPr="00131640" w:rsidRDefault="007B1DD3" w:rsidP="000513E8">
      <w:pPr>
        <w:rPr>
          <w:rtl/>
        </w:rPr>
      </w:pPr>
      <w:r>
        <w:rPr>
          <w:rFonts w:hint="cs"/>
          <w:rtl/>
        </w:rPr>
        <w:t xml:space="preserve">מתני' </w:t>
      </w:r>
      <w:r w:rsidR="006E0774" w:rsidRPr="007B1DD3">
        <w:rPr>
          <w:rStyle w:val="afffff3"/>
          <w:rFonts w:hint="cs"/>
          <w:rtl/>
        </w:rPr>
        <w:t>כר</w:t>
      </w:r>
      <w:r w:rsidR="006E0774" w:rsidRPr="007B1DD3">
        <w:rPr>
          <w:rStyle w:val="afffff3"/>
          <w:rtl/>
        </w:rPr>
        <w:t>"</w:t>
      </w:r>
      <w:r w:rsidR="006E0774" w:rsidRPr="007B1DD3">
        <w:rPr>
          <w:rStyle w:val="afffff3"/>
          <w:rFonts w:hint="cs"/>
          <w:rtl/>
        </w:rPr>
        <w:t>י</w:t>
      </w:r>
      <w:r>
        <w:rPr>
          <w:rStyle w:val="afffff3"/>
          <w:rFonts w:hint="cs"/>
          <w:rtl/>
        </w:rPr>
        <w:t>:</w:t>
      </w:r>
      <w:r w:rsidR="006E0774" w:rsidRPr="00943179">
        <w:rPr>
          <w:rFonts w:hint="cs"/>
          <w:rtl/>
        </w:rPr>
        <w:t xml:space="preserve"> דגר לא ישא ממזרת </w:t>
      </w:r>
      <w:r w:rsidR="006E0774" w:rsidRPr="00943179">
        <w:rPr>
          <w:rtl/>
        </w:rPr>
        <w:t>ויש קידושין ויש עבירה הולד הולך אחר הפגום.</w:t>
      </w:r>
      <w:r w:rsidR="000513E8">
        <w:rPr>
          <w:rFonts w:hint="cs"/>
          <w:rtl/>
        </w:rPr>
        <w:t xml:space="preserve"> </w:t>
      </w:r>
      <w:r w:rsidR="006E0774" w:rsidRPr="00224C4C">
        <w:rPr>
          <w:rFonts w:ascii="Fb Fontext" w:hAnsi="Fb Fontext" w:hint="cs"/>
          <w:sz w:val="32"/>
          <w:rtl/>
        </w:rPr>
        <w:t xml:space="preserve">ו'כל </w:t>
      </w:r>
      <w:r w:rsidR="006E0774" w:rsidRPr="00224C4C">
        <w:rPr>
          <w:rFonts w:ascii="Fb Fontext" w:hAnsi="Fb Fontext"/>
          <w:sz w:val="32"/>
          <w:rtl/>
        </w:rPr>
        <w:t>מקום</w:t>
      </w:r>
      <w:r w:rsidR="006E0774" w:rsidRPr="00224C4C">
        <w:rPr>
          <w:rFonts w:ascii="Fb Fontext" w:hAnsi="Fb Fontext" w:hint="cs"/>
          <w:sz w:val="32"/>
          <w:rtl/>
        </w:rPr>
        <w:t>'</w:t>
      </w:r>
      <w:r w:rsidR="006E0774" w:rsidRPr="00224C4C">
        <w:rPr>
          <w:rFonts w:ascii="Fb Fontext" w:hAnsi="Fb Fontext"/>
          <w:sz w:val="32"/>
          <w:rtl/>
        </w:rPr>
        <w:t xml:space="preserve"> דסיפא לאתויי.</w:t>
      </w:r>
    </w:p>
    <w:p w14:paraId="46AB283A" w14:textId="16AEFBC1" w:rsidR="00A85AC8" w:rsidRPr="00E600D8" w:rsidRDefault="000513E8" w:rsidP="000513E8">
      <w:pPr>
        <w:pStyle w:val="38"/>
        <w:framePr w:wrap="notBeside"/>
        <w:rPr>
          <w:rtl/>
        </w:rPr>
      </w:pPr>
      <w:r w:rsidRPr="00E600D8">
        <w:rPr>
          <w:rFonts w:hint="cs"/>
          <w:rtl/>
        </w:rPr>
        <w:t>ב</w:t>
      </w:r>
      <w:r w:rsidR="00A85AC8" w:rsidRPr="00E600D8">
        <w:rPr>
          <w:rFonts w:hint="cs"/>
          <w:rtl/>
        </w:rPr>
        <w:t>.</w:t>
      </w:r>
    </w:p>
    <w:p w14:paraId="7B240CD7" w14:textId="782BE2DD" w:rsidR="006E0774" w:rsidRPr="00131640" w:rsidRDefault="006E0774" w:rsidP="006E0774">
      <w:pPr>
        <w:rPr>
          <w:rtl/>
        </w:rPr>
      </w:pPr>
      <w:r w:rsidRPr="00224C4C">
        <w:rPr>
          <w:rFonts w:ascii="Fb Fontext" w:hAnsi="Fb Fontext" w:hint="cs"/>
          <w:rtl/>
        </w:rPr>
        <w:t>לעולם כרבי יוסי</w:t>
      </w:r>
      <w:r w:rsidRPr="00224C4C">
        <w:rPr>
          <w:rStyle w:val="affffa"/>
          <w:rFonts w:hint="cs"/>
          <w:rtl/>
        </w:rPr>
        <w:t xml:space="preserve"> </w:t>
      </w:r>
      <w:r w:rsidRPr="00196D6B">
        <w:rPr>
          <w:rFonts w:cs="BA TM • Vilna Extra-Bold" w:hint="cs"/>
          <w:rtl/>
        </w:rPr>
        <w:t>'ואיזו זו'</w:t>
      </w:r>
      <w:r w:rsidRPr="00224C4C">
        <w:rPr>
          <w:rStyle w:val="affffa"/>
          <w:rFonts w:hint="cs"/>
          <w:rtl/>
        </w:rPr>
        <w:t xml:space="preserve"> </w:t>
      </w:r>
      <w:r w:rsidRPr="00224C4C">
        <w:rPr>
          <w:rFonts w:ascii="Fb Fontext" w:hAnsi="Fb Fontext"/>
          <w:rtl/>
        </w:rPr>
        <w:t>–</w:t>
      </w:r>
      <w:r w:rsidRPr="00224C4C">
        <w:rPr>
          <w:rFonts w:ascii="Fb Fontext" w:hAnsi="Fb Fontext" w:hint="cs"/>
          <w:rtl/>
        </w:rPr>
        <w:t xml:space="preserve"> </w:t>
      </w:r>
      <w:r w:rsidR="00836BD3">
        <w:rPr>
          <w:rFonts w:ascii="Fb Fontext" w:hAnsi="Fb Fontext" w:hint="cs"/>
          <w:rtl/>
        </w:rPr>
        <w:t>למעט</w:t>
      </w:r>
      <w:r w:rsidR="000513E8">
        <w:rPr>
          <w:rFonts w:ascii="Fb Fontext" w:hAnsi="Fb Fontext" w:hint="cs"/>
          <w:rtl/>
        </w:rPr>
        <w:t>.</w:t>
      </w:r>
    </w:p>
    <w:p w14:paraId="2439C916" w14:textId="77777777" w:rsidR="00A85AC8" w:rsidRPr="00E600D8" w:rsidRDefault="006E0774" w:rsidP="000513E8">
      <w:pPr>
        <w:pStyle w:val="38"/>
        <w:framePr w:wrap="notBeside"/>
        <w:rPr>
          <w:rtl/>
        </w:rPr>
      </w:pPr>
      <w:r w:rsidRPr="00E600D8">
        <w:rPr>
          <w:rFonts w:hint="cs"/>
          <w:rtl/>
        </w:rPr>
        <w:t>וה</w:t>
      </w:r>
      <w:r w:rsidR="00401C9E" w:rsidRPr="00E600D8">
        <w:rPr>
          <w:rFonts w:hint="cs"/>
          <w:rtl/>
        </w:rPr>
        <w:t>ך</w:t>
      </w:r>
      <w:r w:rsidR="00A85AC8" w:rsidRPr="00E600D8">
        <w:rPr>
          <w:rtl/>
        </w:rPr>
        <w:t>:</w:t>
      </w:r>
    </w:p>
    <w:p w14:paraId="310D95A8" w14:textId="778AD5D2"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חלל שנשא בת ישראל, דיש קידושין ואין עבירה, הולך הולד אחר הזכר</w:t>
      </w:r>
      <w:r w:rsidRPr="00224C4C">
        <w:rPr>
          <w:rFonts w:ascii="Fb Fontext" w:hAnsi="Fb Fontext" w:hint="cs"/>
          <w:sz w:val="32"/>
          <w:rtl/>
        </w:rPr>
        <w:t>- ס</w:t>
      </w:r>
      <w:r w:rsidRPr="00224C4C">
        <w:rPr>
          <w:rFonts w:ascii="Fb Fontext" w:hAnsi="Fb Fontext"/>
          <w:sz w:val="32"/>
          <w:rtl/>
        </w:rPr>
        <w:t>"</w:t>
      </w:r>
      <w:r w:rsidRPr="00224C4C">
        <w:rPr>
          <w:rFonts w:ascii="Fb Fontext" w:hAnsi="Fb Fontext" w:hint="cs"/>
          <w:sz w:val="32"/>
          <w:rtl/>
        </w:rPr>
        <w:t xml:space="preserve">ל </w:t>
      </w:r>
      <w:r w:rsidRPr="00224C4C">
        <w:rPr>
          <w:rFonts w:ascii="Fb Fontext" w:hAnsi="Fb Fontext"/>
          <w:sz w:val="32"/>
          <w:rtl/>
        </w:rPr>
        <w:t xml:space="preserve"> </w:t>
      </w:r>
      <w:r>
        <w:rPr>
          <w:rStyle w:val="afffff3"/>
          <w:rFonts w:ascii="Fb Fontext" w:hAnsi="Fb Fontext" w:hint="cs"/>
          <w:sz w:val="32"/>
          <w:rtl/>
          <w:rPrChange w:id="9273" w:author="מנוע אמוראים" w:date="2026-10-05T16:42:07Z">
            <w:rPr>
              <w:rFonts w:ascii="Fb Fontext" w:hAnsi="Fb Fontext" w:hint="cs"/>
              <w:sz w:val="32"/>
              <w:rtl/>
            </w:rPr>
          </w:rPrChange>
        </w:rPr>
        <w:t xml:space="preserve">כרדב</w:t>
      </w:r>
      <w:r>
        <w:rPr>
          <w:rStyle w:val="afffff3"/>
          <w:rFonts w:ascii="Fb Fontext" w:hAnsi="Fb Fontext"/>
          <w:sz w:val="32"/>
          <w:rtl/>
          <w:rPrChange w:id="9274" w:author="מנוע אמוראים" w:date="2026-10-05T16:42:07Z">
            <w:rPr>
              <w:rFonts w:ascii="Fb Fontext" w:hAnsi="Fb Fontext"/>
              <w:sz w:val="32"/>
              <w:rtl/>
            </w:rPr>
          </w:rPrChange>
        </w:rPr>
        <w:t xml:space="preserve">"</w:t>
      </w:r>
      <w:r>
        <w:rPr>
          <w:rStyle w:val="afffff3"/>
          <w:rFonts w:ascii="Fb Fontext" w:hAnsi="Fb Fontext" w:hint="cs"/>
          <w:sz w:val="32"/>
          <w:rtl/>
          <w:rPrChange w:id="9275" w:author="מנוע אמוראים" w:date="2026-10-05T16:42:07Z">
            <w:rPr>
              <w:rFonts w:ascii="Fb Fontext" w:hAnsi="Fb Fontext" w:hint="cs"/>
              <w:sz w:val="32"/>
              <w:rtl/>
            </w:rPr>
          </w:rPrChange>
        </w:rPr>
        <w:t xml:space="preserve">י</w:t>
      </w:r>
    </w:p>
    <w:p w14:paraId="0D3852C2" w14:textId="77777777" w:rsidR="00A85AC8" w:rsidRPr="00E600D8" w:rsidRDefault="006E0774" w:rsidP="00401C9E">
      <w:pPr>
        <w:pStyle w:val="38"/>
        <w:framePr w:wrap="notBeside"/>
        <w:rPr>
          <w:rtl/>
        </w:rPr>
      </w:pPr>
      <w:r w:rsidRPr="00E600D8">
        <w:rPr>
          <w:rFonts w:hint="cs"/>
          <w:rtl/>
        </w:rPr>
        <w:t>וה</w:t>
      </w:r>
      <w:r w:rsidR="00401C9E" w:rsidRPr="00E600D8">
        <w:rPr>
          <w:rFonts w:hint="cs"/>
          <w:rtl/>
        </w:rPr>
        <w:t>ך</w:t>
      </w:r>
      <w:r w:rsidR="00A85AC8" w:rsidRPr="00E600D8">
        <w:rPr>
          <w:rtl/>
        </w:rPr>
        <w:t>:</w:t>
      </w:r>
    </w:p>
    <w:p w14:paraId="2BE6A1F0" w14:textId="15CA4EA8" w:rsidR="00AF497E" w:rsidRPr="00B42B3C" w:rsidRDefault="006E0774" w:rsidP="006E0774">
      <w:pPr>
        <w:rPr>
          <w:spacing w:val="-2"/>
          <w:rtl/>
        </w:rPr>
      </w:pPr>
      <w:r w:rsidRPr="00B42B3C">
        <w:rPr>
          <w:rFonts w:ascii="Fb Fontext" w:hAnsi="Fb Fontext"/>
          <w:spacing w:val="-2"/>
          <w:rtl/>
        </w:rPr>
        <w:t>ישראל שנשא חללה, דיש קידושין ואין עבירה, הולד הולך אחר הזכר</w:t>
      </w:r>
    </w:p>
    <w:p w14:paraId="0D4446F2" w14:textId="0ECDFD0B" w:rsidR="00A85AC8" w:rsidRPr="00E600D8" w:rsidRDefault="00E600D8" w:rsidP="000E0151">
      <w:pPr>
        <w:pStyle w:val="38"/>
        <w:framePr w:wrap="notBeside"/>
        <w:rPr>
          <w:rtl/>
        </w:rPr>
      </w:pPr>
      <w:r w:rsidRPr="00E600D8">
        <w:rPr>
          <w:rFonts w:hint="cs"/>
          <w:rtl/>
        </w:rPr>
        <w:t>-</w:t>
      </w:r>
    </w:p>
    <w:p w14:paraId="71332A1E" w14:textId="6363F895" w:rsidR="006E0774" w:rsidRPr="00131640" w:rsidRDefault="006E0774" w:rsidP="006E0774">
      <w:pPr>
        <w:rPr>
          <w:rtl/>
        </w:rPr>
      </w:pPr>
      <w:r w:rsidRPr="00224C4C">
        <w:rPr>
          <w:rFonts w:ascii="Fb Fontext" w:hAnsi="Fb Fontext"/>
          <w:rtl/>
        </w:rPr>
        <w:t>תנא</w:t>
      </w:r>
      <w:r w:rsidRPr="00224C4C">
        <w:rPr>
          <w:rStyle w:val="affffa"/>
          <w:rtl/>
        </w:rPr>
        <w:t xml:space="preserve"> </w:t>
      </w:r>
      <w:r w:rsidRPr="00224C4C">
        <w:rPr>
          <w:rStyle w:val="affffa"/>
          <w:rFonts w:hint="cs"/>
          <w:rtl/>
        </w:rPr>
        <w:t>'</w:t>
      </w:r>
      <w:r w:rsidRPr="00224C4C">
        <w:rPr>
          <w:rStyle w:val="affffa"/>
          <w:rtl/>
        </w:rPr>
        <w:t>כל מקום</w:t>
      </w:r>
      <w:r w:rsidRPr="00224C4C">
        <w:rPr>
          <w:rStyle w:val="affffa"/>
          <w:rFonts w:hint="cs"/>
          <w:rtl/>
        </w:rPr>
        <w:t>'</w:t>
      </w:r>
      <w:r w:rsidRPr="00224C4C">
        <w:rPr>
          <w:rStyle w:val="affffa"/>
          <w:rtl/>
        </w:rPr>
        <w:t xml:space="preserve"> </w:t>
      </w:r>
      <w:r w:rsidRPr="00224C4C">
        <w:rPr>
          <w:rFonts w:ascii="Fb Fontext" w:hAnsi="Fb Fontext"/>
          <w:rtl/>
        </w:rPr>
        <w:t>דרישא לאתויי.</w:t>
      </w:r>
    </w:p>
    <w:p w14:paraId="52E3A3CE" w14:textId="77777777" w:rsidR="006E0774" w:rsidRPr="00131640" w:rsidRDefault="006E0774" w:rsidP="006E0774">
      <w:pPr>
        <w:rPr>
          <w:rtl/>
        </w:rPr>
      </w:pPr>
      <w:r w:rsidRPr="00224C4C">
        <w:rPr>
          <w:rFonts w:ascii="Fb Fontext" w:hAnsi="Fb Fontext" w:hint="cs"/>
          <w:rtl/>
        </w:rPr>
        <w:t>וא</w:t>
      </w:r>
      <w:r w:rsidRPr="00224C4C">
        <w:rPr>
          <w:rFonts w:ascii="Fb Fontext" w:hAnsi="Fb Fontext"/>
          <w:rtl/>
        </w:rPr>
        <w:t>"</w:t>
      </w:r>
      <w:r w:rsidRPr="00224C4C">
        <w:rPr>
          <w:rFonts w:ascii="Fb Fontext" w:hAnsi="Fb Fontext" w:hint="cs"/>
          <w:rtl/>
        </w:rPr>
        <w:t>א לכותבה בהדיא - דא</w:t>
      </w:r>
      <w:r w:rsidRPr="00224C4C">
        <w:rPr>
          <w:rFonts w:ascii="Fb Fontext" w:hAnsi="Fb Fontext"/>
          <w:rtl/>
        </w:rPr>
        <w:t>"</w:t>
      </w:r>
      <w:r w:rsidRPr="00224C4C">
        <w:rPr>
          <w:rFonts w:ascii="Fb Fontext" w:hAnsi="Fb Fontext" w:hint="cs"/>
          <w:rtl/>
        </w:rPr>
        <w:t xml:space="preserve">א לכתוב 'כהנת לויה וישראלית </w:t>
      </w:r>
      <w:r w:rsidRPr="00224C4C">
        <w:rPr>
          <w:rFonts w:ascii="Fb Fontext" w:hAnsi="Fb Fontext"/>
          <w:rtl/>
        </w:rPr>
        <w:t>וחללה</w:t>
      </w:r>
      <w:r w:rsidRPr="00224C4C">
        <w:rPr>
          <w:rFonts w:ascii="Fb Fontext" w:hAnsi="Fb Fontext" w:hint="cs"/>
          <w:rtl/>
        </w:rPr>
        <w:t>'</w:t>
      </w:r>
      <w:r w:rsidRPr="00224C4C">
        <w:rPr>
          <w:rFonts w:ascii="Fb Fontext" w:hAnsi="Fb Fontext"/>
          <w:rtl/>
        </w:rPr>
        <w:t xml:space="preserve"> שנשאת לכהן לוי וישראל,</w:t>
      </w:r>
      <w:r w:rsidRPr="00224C4C">
        <w:rPr>
          <w:rFonts w:ascii="Fb Fontext" w:hAnsi="Fb Fontext" w:hint="cs"/>
          <w:rtl/>
        </w:rPr>
        <w:t xml:space="preserve"> דהא חללה לכהן לא חזיא</w:t>
      </w:r>
    </w:p>
    <w:p w14:paraId="3E6325F7" w14:textId="77777777" w:rsidR="00A85AC8" w:rsidRPr="00E600D8" w:rsidRDefault="006E0774" w:rsidP="00AF497E">
      <w:pPr>
        <w:pStyle w:val="38"/>
        <w:framePr w:wrap="notBeside"/>
        <w:rPr>
          <w:rtl/>
        </w:rPr>
      </w:pPr>
      <w:r w:rsidRPr="00E600D8">
        <w:rPr>
          <w:rFonts w:hint="cs"/>
          <w:rtl/>
        </w:rPr>
        <w:t>וה</w:t>
      </w:r>
      <w:r w:rsidR="00AF497E" w:rsidRPr="00E600D8">
        <w:rPr>
          <w:rFonts w:hint="cs"/>
          <w:rtl/>
        </w:rPr>
        <w:t>ך</w:t>
      </w:r>
      <w:r w:rsidR="00A85AC8" w:rsidRPr="00E600D8">
        <w:rPr>
          <w:rtl/>
        </w:rPr>
        <w:t>:</w:t>
      </w:r>
    </w:p>
    <w:p w14:paraId="0F62B642" w14:textId="65746C14" w:rsidR="000E0151" w:rsidRPr="00131640" w:rsidRDefault="006E0774" w:rsidP="006E0774">
      <w:pPr>
        <w:rPr>
          <w:rtl/>
        </w:rPr>
      </w:pPr>
      <w:r w:rsidRPr="00224C4C">
        <w:rPr>
          <w:rFonts w:ascii="Fb Fontext" w:hAnsi="Fb Fontext" w:hint="cs"/>
          <w:sz w:val="32"/>
          <w:rtl/>
        </w:rPr>
        <w:t>ד</w:t>
      </w:r>
      <w:r w:rsidRPr="00224C4C">
        <w:rPr>
          <w:rFonts w:ascii="Fb Fontext" w:hAnsi="Fb Fontext"/>
          <w:sz w:val="32"/>
          <w:rtl/>
        </w:rPr>
        <w:t>מצרי שני שנשא מצרית ראשונה</w:t>
      </w:r>
      <w:r w:rsidR="000E0151">
        <w:rPr>
          <w:rFonts w:ascii="Fb Fontext" w:hAnsi="Fb Fontext" w:hint="cs"/>
          <w:sz w:val="32"/>
          <w:rtl/>
        </w:rPr>
        <w:t xml:space="preserve">, </w:t>
      </w:r>
      <w:r w:rsidRPr="00224C4C">
        <w:rPr>
          <w:rFonts w:ascii="Fb Fontext" w:hAnsi="Fb Fontext"/>
          <w:sz w:val="32"/>
          <w:rtl/>
        </w:rPr>
        <w:t xml:space="preserve"> בנה שלישי הוי</w:t>
      </w:r>
      <w:r w:rsidR="000E0151">
        <w:rPr>
          <w:rFonts w:ascii="Fb Fontext" w:hAnsi="Fb Fontext" w:hint="cs"/>
          <w:sz w:val="32"/>
          <w:rtl/>
        </w:rPr>
        <w:t xml:space="preserve"> </w:t>
      </w:r>
      <w:r w:rsidR="000E0151" w:rsidRPr="000E0151">
        <w:rPr>
          <w:rStyle w:val="afffff5"/>
          <w:rFonts w:hint="cs"/>
          <w:rtl/>
        </w:rPr>
        <w:t>[אחר הזכר]</w:t>
      </w:r>
    </w:p>
    <w:p w14:paraId="78F97081" w14:textId="6A26CD2E" w:rsidR="00A85AC8" w:rsidRPr="00E600D8" w:rsidRDefault="006E0774" w:rsidP="000E0151">
      <w:pPr>
        <w:pStyle w:val="38"/>
        <w:framePr w:wrap="notBeside"/>
        <w:rPr>
          <w:rtl/>
        </w:rPr>
      </w:pPr>
      <w:r w:rsidRPr="00E600D8">
        <w:rPr>
          <w:rFonts w:hint="cs"/>
          <w:rtl/>
        </w:rPr>
        <w:t>-</w:t>
      </w:r>
      <w:r w:rsidR="00712AC4" w:rsidRPr="00E600D8">
        <w:rPr>
          <w:rFonts w:hint="cs"/>
          <w:rtl/>
        </w:rPr>
        <w:t>א</w:t>
      </w:r>
      <w:r w:rsidR="00A85AC8" w:rsidRPr="00E600D8">
        <w:rPr>
          <w:rFonts w:hint="cs"/>
          <w:rtl/>
        </w:rPr>
        <w:t>.</w:t>
      </w:r>
    </w:p>
    <w:p w14:paraId="020FE6B0" w14:textId="05ED3AE7" w:rsidR="006E0774" w:rsidRPr="00131640" w:rsidRDefault="006E0774" w:rsidP="006E0774">
      <w:pPr>
        <w:rPr>
          <w:rtl/>
        </w:rPr>
      </w:pPr>
      <w:r w:rsidRPr="00224C4C">
        <w:rPr>
          <w:rFonts w:ascii="Fb Fontext" w:hAnsi="Fb Fontext" w:hint="cs"/>
          <w:sz w:val="32"/>
          <w:rtl/>
        </w:rPr>
        <w:t>'</w:t>
      </w:r>
      <w:r w:rsidRPr="00224C4C">
        <w:rPr>
          <w:rFonts w:ascii="Fb Fontext" w:hAnsi="Fb Fontext"/>
          <w:sz w:val="32"/>
          <w:rtl/>
        </w:rPr>
        <w:t>כל מקום דרישא לאתויי.</w:t>
      </w:r>
    </w:p>
    <w:p w14:paraId="4845BA9F" w14:textId="553CF540" w:rsidR="00A85AC8" w:rsidRPr="00E600D8" w:rsidRDefault="00712AC4" w:rsidP="00712AC4">
      <w:pPr>
        <w:pStyle w:val="38"/>
        <w:framePr w:wrap="notBeside"/>
        <w:rPr>
          <w:rtl/>
        </w:rPr>
      </w:pPr>
      <w:r w:rsidRPr="00E600D8">
        <w:rPr>
          <w:rFonts w:hint="cs"/>
          <w:rtl/>
        </w:rPr>
        <w:t>ב</w:t>
      </w:r>
      <w:r w:rsidR="00A85AC8" w:rsidRPr="00E600D8">
        <w:rPr>
          <w:rFonts w:hint="cs"/>
          <w:rtl/>
        </w:rPr>
        <w:t>.</w:t>
      </w:r>
    </w:p>
    <w:p w14:paraId="3711A10A" w14:textId="721FC7ED" w:rsidR="006E0774" w:rsidRPr="00131640" w:rsidRDefault="006E0774" w:rsidP="006E0774">
      <w:pPr>
        <w:rPr>
          <w:rtl/>
        </w:rPr>
      </w:pPr>
      <w:r w:rsidRPr="00712AC4">
        <w:rPr>
          <w:rStyle w:val="afffff3"/>
          <w:rtl/>
        </w:rPr>
        <w:t>ולרב דימי</w:t>
      </w:r>
      <w:r w:rsidR="00712AC4">
        <w:rPr>
          <w:rStyle w:val="afffff3"/>
          <w:rFonts w:hint="cs"/>
          <w:rtl/>
        </w:rPr>
        <w:t>:</w:t>
      </w:r>
      <w:r w:rsidRPr="00224C4C">
        <w:rPr>
          <w:rFonts w:ascii="Fb Fontext" w:hAnsi="Fb Fontext"/>
          <w:sz w:val="32"/>
          <w:rtl/>
        </w:rPr>
        <w:t xml:space="preserve"> דשני הוי</w:t>
      </w:r>
      <w:r w:rsidRPr="00224C4C">
        <w:rPr>
          <w:rFonts w:ascii="Fb Fontext" w:hAnsi="Fb Fontext" w:hint="cs"/>
          <w:sz w:val="32"/>
          <w:rtl/>
        </w:rPr>
        <w:t>-</w:t>
      </w:r>
      <w:r w:rsidRPr="00224C4C">
        <w:rPr>
          <w:rFonts w:ascii="Fb Fontext" w:hAnsi="Fb Fontext"/>
          <w:sz w:val="32"/>
          <w:rtl/>
        </w:rPr>
        <w:t xml:space="preserve"> תנא איזו זו </w:t>
      </w:r>
      <w:r w:rsidR="00836BD3">
        <w:rPr>
          <w:rFonts w:ascii="Fb Fontext" w:hAnsi="Fb Fontext"/>
          <w:sz w:val="32"/>
          <w:rtl/>
        </w:rPr>
        <w:t>למעט</w:t>
      </w:r>
      <w:r w:rsidRPr="00224C4C">
        <w:rPr>
          <w:rFonts w:ascii="Fb Fontext" w:hAnsi="Fb Fontext"/>
          <w:sz w:val="32"/>
          <w:rtl/>
        </w:rPr>
        <w:t>.</w:t>
      </w:r>
    </w:p>
    <w:p w14:paraId="5DBEA5EB" w14:textId="58BF853A" w:rsidR="00A85AC8" w:rsidRPr="00E600D8" w:rsidRDefault="006E0774" w:rsidP="00712AC4">
      <w:pPr>
        <w:pStyle w:val="38"/>
        <w:framePr w:wrap="notBeside"/>
        <w:rPr>
          <w:rtl/>
        </w:rPr>
      </w:pPr>
      <w:r w:rsidRPr="00E600D8">
        <w:rPr>
          <w:rtl/>
        </w:rPr>
        <w:t>וה</w:t>
      </w:r>
      <w:r w:rsidRPr="00E600D8">
        <w:rPr>
          <w:rFonts w:hint="cs"/>
          <w:rtl/>
        </w:rPr>
        <w:t>א דמרי</w:t>
      </w:r>
      <w:r w:rsidRPr="00E600D8">
        <w:rPr>
          <w:rtl/>
        </w:rPr>
        <w:t>"</w:t>
      </w:r>
      <w:r w:rsidRPr="00E600D8">
        <w:rPr>
          <w:rFonts w:hint="cs"/>
          <w:rtl/>
        </w:rPr>
        <w:t>ו</w:t>
      </w:r>
      <w:r w:rsidR="00A85AC8" w:rsidRPr="00E600D8">
        <w:rPr>
          <w:rtl/>
        </w:rPr>
        <w:t>:</w:t>
      </w:r>
    </w:p>
    <w:p w14:paraId="149DE1DB" w14:textId="21F56209" w:rsidR="00712AC4" w:rsidRPr="00131640" w:rsidRDefault="006E0774" w:rsidP="00712AC4">
      <w:pPr>
        <w:rPr>
          <w:rtl/>
        </w:rPr>
      </w:pPr>
      <w:r w:rsidRPr="00224C4C">
        <w:rPr>
          <w:rFonts w:ascii="Fb Fontext" w:hAnsi="Fb Fontext"/>
          <w:sz w:val="32"/>
          <w:rtl/>
        </w:rPr>
        <w:t xml:space="preserve">באומות הלך אחר הזכר, נתגיירו </w:t>
      </w:r>
      <w:r w:rsidR="00F15F7F">
        <w:rPr>
          <w:rFonts w:ascii="Fb Fontext" w:hAnsi="Fb Fontext" w:hint="cs"/>
          <w:sz w:val="32"/>
          <w:rtl/>
        </w:rPr>
        <w:t xml:space="preserve">- </w:t>
      </w:r>
      <w:r w:rsidRPr="00224C4C">
        <w:rPr>
          <w:rFonts w:ascii="Fb Fontext" w:hAnsi="Fb Fontext"/>
          <w:sz w:val="32"/>
          <w:rtl/>
        </w:rPr>
        <w:t>הלך אחר הפגום שבשניהם</w:t>
      </w:r>
    </w:p>
    <w:p w14:paraId="348DC851" w14:textId="06F32EED" w:rsidR="00A85AC8" w:rsidRPr="00E600D8" w:rsidRDefault="00E600D8" w:rsidP="00712AC4">
      <w:pPr>
        <w:pStyle w:val="38"/>
        <w:framePr w:wrap="notBeside"/>
        <w:rPr>
          <w:rtl/>
        </w:rPr>
      </w:pPr>
      <w:r w:rsidRPr="00E600D8">
        <w:rPr>
          <w:rFonts w:hint="cs"/>
          <w:rtl/>
        </w:rPr>
        <w:t>-</w:t>
      </w:r>
    </w:p>
    <w:p w14:paraId="3A5BD1D4" w14:textId="5C514340" w:rsidR="006E0774" w:rsidRPr="00131640" w:rsidRDefault="006E0774" w:rsidP="00C20CB3">
      <w:pPr>
        <w:spacing w:after="120"/>
        <w:rPr>
          <w:rtl/>
        </w:rPr>
      </w:pPr>
      <w:r w:rsidRPr="00224C4C">
        <w:rPr>
          <w:rFonts w:ascii="Fb Fontext" w:hAnsi="Fb Fontext"/>
          <w:sz w:val="32"/>
          <w:rtl/>
        </w:rPr>
        <w:t xml:space="preserve">תנא איזו זו </w:t>
      </w:r>
      <w:r w:rsidR="00836BD3">
        <w:rPr>
          <w:rFonts w:ascii="Fb Fontext" w:hAnsi="Fb Fontext"/>
          <w:sz w:val="32"/>
          <w:rtl/>
        </w:rPr>
        <w:t>למעט</w:t>
      </w:r>
      <w:r w:rsidRPr="00224C4C">
        <w:rPr>
          <w:rFonts w:ascii="Fb Fontext" w:hAnsi="Fb Fontext"/>
          <w:sz w:val="32"/>
          <w:rtl/>
        </w:rPr>
        <w:t>.</w:t>
      </w:r>
    </w:p>
    <w:p w14:paraId="5DD87095" w14:textId="732C0A05" w:rsidR="00A85AC8" w:rsidRPr="00E600D8" w:rsidRDefault="006E0774" w:rsidP="00C20CB3">
      <w:pPr>
        <w:pStyle w:val="38"/>
        <w:framePr w:wrap="notBeside"/>
        <w:rPr>
          <w:rtl/>
        </w:rPr>
      </w:pPr>
      <w:r w:rsidRPr="00E600D8">
        <w:rPr>
          <w:rFonts w:hint="cs"/>
          <w:rtl/>
        </w:rPr>
        <w:t>אי מתני'</w:t>
      </w:r>
      <w:r w:rsidRPr="00E600D8">
        <w:rPr>
          <w:rtl/>
        </w:rPr>
        <w:t xml:space="preserve"> </w:t>
      </w:r>
      <w:r w:rsidR="00C20CB3" w:rsidRPr="00E600D8">
        <w:rPr>
          <w:rFonts w:hint="cs"/>
          <w:rtl/>
        </w:rPr>
        <w:t>כ</w:t>
      </w:r>
      <w:r w:rsidRPr="00E600D8">
        <w:rPr>
          <w:rFonts w:hint="cs"/>
          <w:rtl/>
        </w:rPr>
        <w:t>ר</w:t>
      </w:r>
      <w:r w:rsidRPr="00E600D8">
        <w:rPr>
          <w:rtl/>
        </w:rPr>
        <w:t>"</w:t>
      </w:r>
      <w:r w:rsidR="00C20CB3" w:rsidRPr="00E600D8">
        <w:rPr>
          <w:rFonts w:hint="cs"/>
          <w:rtl/>
        </w:rPr>
        <w:t>י</w:t>
      </w:r>
      <w:r w:rsidR="00A85AC8" w:rsidRPr="00E600D8">
        <w:rPr>
          <w:rFonts w:hint="cs"/>
          <w:rtl/>
        </w:rPr>
        <w:t>:</w:t>
      </w:r>
    </w:p>
    <w:p w14:paraId="6F8D90A6" w14:textId="2A1E0CA9" w:rsidR="006E0774" w:rsidRPr="00131640" w:rsidRDefault="006E0774" w:rsidP="006E0774">
      <w:pPr>
        <w:rPr>
          <w:rtl/>
        </w:rPr>
      </w:pPr>
      <w:r w:rsidRPr="00210DF6">
        <w:rPr>
          <w:rFonts w:cs="BA TM • Vilna Extra-Bold"/>
          <w:rtl/>
        </w:rPr>
        <w:t xml:space="preserve">כל מקום </w:t>
      </w:r>
      <w:r>
        <w:rPr>
          <w:rtl/>
        </w:rPr>
        <w:t xml:space="preserve">דרישא לאתויי ישראל שנשא חללה </w:t>
      </w:r>
      <w:r>
        <w:rPr>
          <w:rStyle w:val="afffff3"/>
          <w:rtl/>
          <w:rPrChange w:id="9276" w:author="מנוע אמוראים" w:date="2026-10-05T16:42:07Z">
            <w:rPr>
              <w:rtl/>
            </w:rPr>
          </w:rPrChange>
        </w:rPr>
        <w:t xml:space="preserve">ודרב</w:t>
      </w:r>
      <w:r>
        <w:rPr>
          <w:rStyle w:val="afffff3"/>
          <w:rFonts w:hint="cs"/>
          <w:rtl/>
          <w:rPrChange w:id="9277" w:author="מנוע אמוראים" w:date="2026-10-05T16:42:07Z">
            <w:rPr>
              <w:rFonts w:hint="cs"/>
              <w:rtl/>
            </w:rPr>
          </w:rPrChange>
        </w:rPr>
        <w:t xml:space="preserve">ב</w:t>
      </w:r>
      <w:r>
        <w:rPr>
          <w:rStyle w:val="afffff3"/>
          <w:rtl/>
          <w:rPrChange w:id="9278" w:author="מנוע אמוראים" w:date="2026-10-05T16:42:07Z">
            <w:rPr>
              <w:rtl/>
            </w:rPr>
          </w:rPrChange>
        </w:rPr>
        <w:t xml:space="preserve">"</w:t>
      </w:r>
      <w:r>
        <w:rPr>
          <w:rStyle w:val="afffff3"/>
          <w:rFonts w:hint="cs"/>
          <w:rtl/>
          <w:rPrChange w:id="9279" w:author="מנוע אמוראים" w:date="2026-10-05T16:42:07Z">
            <w:rPr>
              <w:rFonts w:hint="cs"/>
              <w:rtl/>
            </w:rPr>
          </w:rPrChange>
        </w:rPr>
        <w:t xml:space="preserve">ח</w:t>
      </w:r>
      <w:r>
        <w:rPr>
          <w:rFonts w:hint="cs"/>
          <w:rtl/>
        </w:rPr>
        <w:t xml:space="preserve">,</w:t>
      </w:r>
    </w:p>
    <w:p w14:paraId="24F319F5" w14:textId="28C36B44" w:rsidR="006E0774" w:rsidRPr="00B42B3C" w:rsidRDefault="006E0774" w:rsidP="006E0774">
      <w:pPr>
        <w:rPr>
          <w:spacing w:val="0"/>
          <w:rtl/>
        </w:rPr>
      </w:pPr>
      <w:r w:rsidRPr="00B42B3C">
        <w:rPr>
          <w:rFonts w:cs="BA TM • Vilna Extra-Bold"/>
          <w:spacing w:val="0"/>
          <w:rtl/>
        </w:rPr>
        <w:t>איזו זו</w:t>
      </w:r>
      <w:r w:rsidRPr="00B42B3C">
        <w:rPr>
          <w:rStyle w:val="affffa"/>
          <w:b/>
          <w:bCs/>
          <w:spacing w:val="0"/>
          <w:rtl/>
        </w:rPr>
        <w:t xml:space="preserve"> </w:t>
      </w:r>
      <w:r w:rsidR="00F15F7F" w:rsidRPr="00B42B3C">
        <w:rPr>
          <w:rFonts w:ascii="Fb Fontext" w:hAnsi="Fb Fontext" w:hint="cs"/>
          <w:spacing w:val="0"/>
          <w:rtl/>
        </w:rPr>
        <w:t>-</w:t>
      </w:r>
      <w:r w:rsidR="00836BD3" w:rsidRPr="00B42B3C">
        <w:rPr>
          <w:rFonts w:ascii="Fb Fontext" w:hAnsi="Fb Fontext"/>
          <w:spacing w:val="0"/>
          <w:rtl/>
        </w:rPr>
        <w:t>למעט</w:t>
      </w:r>
      <w:r w:rsidRPr="00B42B3C">
        <w:rPr>
          <w:rFonts w:ascii="Fb Fontext" w:hAnsi="Fb Fontext"/>
          <w:spacing w:val="0"/>
          <w:rtl/>
        </w:rPr>
        <w:t xml:space="preserve"> </w:t>
      </w:r>
      <w:r w:rsidRPr="00B42B3C">
        <w:rPr>
          <w:rStyle w:val="afffff3"/>
          <w:spacing w:val="0"/>
          <w:rtl/>
        </w:rPr>
        <w:t>דר"</w:t>
      </w:r>
      <w:r w:rsidRPr="00B42B3C">
        <w:rPr>
          <w:rStyle w:val="afffff3"/>
          <w:rFonts w:hint="cs"/>
          <w:spacing w:val="0"/>
          <w:rtl/>
        </w:rPr>
        <w:t xml:space="preserve">ד </w:t>
      </w:r>
      <w:r w:rsidRPr="00B42B3C">
        <w:rPr>
          <w:rStyle w:val="afffff3"/>
          <w:spacing w:val="0"/>
          <w:rtl/>
        </w:rPr>
        <w:t>ורבין,</w:t>
      </w:r>
      <w:r w:rsidRPr="00B42B3C">
        <w:rPr>
          <w:rFonts w:ascii="Fb Fontext" w:hAnsi="Fb Fontext"/>
          <w:spacing w:val="0"/>
          <w:rtl/>
        </w:rPr>
        <w:t xml:space="preserve"> </w:t>
      </w:r>
      <w:r w:rsidRPr="00B42B3C">
        <w:rPr>
          <w:rFonts w:ascii="Fb Fontext" w:hAnsi="Fb Fontext" w:cs="BA TM • Vilna Extra-Bold"/>
          <w:spacing w:val="0"/>
          <w:rtl/>
        </w:rPr>
        <w:t>כל מקום דסיפא</w:t>
      </w:r>
      <w:r w:rsidRPr="00B42B3C">
        <w:rPr>
          <w:rFonts w:ascii="Fb Fontext" w:hAnsi="Fb Fontext"/>
          <w:spacing w:val="0"/>
          <w:rtl/>
        </w:rPr>
        <w:t xml:space="preserve"> לאתויי גר שנשא ממזרת.</w:t>
      </w:r>
    </w:p>
    <w:p w14:paraId="1D3783FA" w14:textId="77777777" w:rsidR="006E0774" w:rsidRPr="00131640" w:rsidRDefault="006E0774" w:rsidP="0010529F">
      <w:pPr>
        <w:pStyle w:val="afff0"/>
        <w:framePr w:wrap="around"/>
        <w:rPr>
          <w:rtl/>
        </w:rPr>
      </w:pPr>
      <w:r w:rsidRPr="00224C4C">
        <w:rPr>
          <w:rFonts w:hint="cs"/>
          <w:rtl/>
        </w:rPr>
        <w:t>סז:</w:t>
      </w:r>
    </w:p>
    <w:p w14:paraId="3E1EB448" w14:textId="77777777" w:rsidR="00A85AC8" w:rsidRPr="00E600D8" w:rsidRDefault="006E0774" w:rsidP="00907826">
      <w:pPr>
        <w:pStyle w:val="38"/>
        <w:framePr w:wrap="notBeside"/>
        <w:rPr>
          <w:rtl/>
        </w:rPr>
      </w:pPr>
      <w:r w:rsidRPr="00E600D8">
        <w:rPr>
          <w:rtl/>
        </w:rPr>
        <w:t xml:space="preserve">אי </w:t>
      </w:r>
      <w:r w:rsidRPr="00E600D8">
        <w:rPr>
          <w:rFonts w:hint="cs"/>
          <w:rtl/>
        </w:rPr>
        <w:t>מתני</w:t>
      </w:r>
      <w:r w:rsidR="00C20CB3" w:rsidRPr="00E600D8">
        <w:rPr>
          <w:rFonts w:hint="cs"/>
          <w:rtl/>
        </w:rPr>
        <w:t>' כרבי יוסי</w:t>
      </w:r>
      <w:r w:rsidR="00A85AC8" w:rsidRPr="00E600D8">
        <w:rPr>
          <w:rtl/>
        </w:rPr>
        <w:t>:</w:t>
      </w:r>
    </w:p>
    <w:p w14:paraId="75CEDB98" w14:textId="05FFB711" w:rsidR="006E0774" w:rsidRPr="00131640" w:rsidRDefault="006E0774" w:rsidP="006E0774">
      <w:pPr>
        <w:rPr>
          <w:rtl/>
        </w:rPr>
      </w:pPr>
      <w:r w:rsidRPr="00210DF6">
        <w:rPr>
          <w:rFonts w:cs="BA TM • Vilna Extra-Bold"/>
          <w:rtl/>
        </w:rPr>
        <w:t>כל מקום</w:t>
      </w:r>
      <w:r w:rsidRPr="00224C4C">
        <w:rPr>
          <w:rFonts w:hint="cs"/>
          <w:rtl/>
        </w:rPr>
        <w:t xml:space="preserve"> </w:t>
      </w:r>
      <w:r w:rsidRPr="00224C4C">
        <w:rPr>
          <w:rtl/>
        </w:rPr>
        <w:t>דרישא כדאמרן, איזו זו כדאמרן,</w:t>
      </w:r>
    </w:p>
    <w:p w14:paraId="1BCB44E4" w14:textId="19C4A913" w:rsidR="006E0774" w:rsidRPr="00131640" w:rsidRDefault="006E0774" w:rsidP="00907826">
      <w:pPr>
        <w:rPr>
          <w:rtl/>
        </w:rPr>
      </w:pPr>
      <w:r w:rsidRPr="00210DF6">
        <w:rPr>
          <w:rFonts w:ascii="Fb Fontext" w:hAnsi="Fb Fontext" w:cs="BA TM • Vilna Extra-Bold" w:hint="cs"/>
          <w:sz w:val="32"/>
          <w:rtl/>
        </w:rPr>
        <w:t>כל מקום</w:t>
      </w:r>
      <w:r w:rsidRPr="00224C4C">
        <w:rPr>
          <w:rFonts w:ascii="Fb Fontext" w:hAnsi="Fb Fontext" w:hint="cs"/>
          <w:sz w:val="32"/>
          <w:rtl/>
        </w:rPr>
        <w:t xml:space="preserve"> דסיפא </w:t>
      </w:r>
      <w:r w:rsidRPr="00224C4C">
        <w:rPr>
          <w:rFonts w:ascii="Fb Fontext" w:hAnsi="Fb Fontext"/>
          <w:sz w:val="32"/>
          <w:rtl/>
        </w:rPr>
        <w:t xml:space="preserve">איידי דרישא, </w:t>
      </w:r>
      <w:r w:rsidRPr="00907826">
        <w:rPr>
          <w:rStyle w:val="afffff3"/>
          <w:rFonts w:hint="cs"/>
          <w:rtl/>
        </w:rPr>
        <w:t>וכר</w:t>
      </w:r>
      <w:r w:rsidRPr="00907826">
        <w:rPr>
          <w:rStyle w:val="afffff3"/>
          <w:rtl/>
        </w:rPr>
        <w:t>"</w:t>
      </w:r>
      <w:r w:rsidRPr="00907826">
        <w:rPr>
          <w:rStyle w:val="afffff3"/>
          <w:rFonts w:hint="cs"/>
          <w:rtl/>
        </w:rPr>
        <w:t>י</w:t>
      </w:r>
      <w:r w:rsidR="00907826">
        <w:rPr>
          <w:rStyle w:val="afffff3"/>
          <w:rFonts w:hint="cs"/>
          <w:rtl/>
        </w:rPr>
        <w:t>:</w:t>
      </w:r>
      <w:r w:rsidRPr="00907826">
        <w:rPr>
          <w:rStyle w:val="afffff3"/>
          <w:rFonts w:hint="cs"/>
          <w:rtl/>
        </w:rPr>
        <w:t xml:space="preserve"> </w:t>
      </w:r>
      <w:r w:rsidRPr="00224C4C">
        <w:rPr>
          <w:rFonts w:ascii="Fb Fontext" w:hAnsi="Fb Fontext" w:hint="cs"/>
          <w:sz w:val="32"/>
          <w:rtl/>
        </w:rPr>
        <w:t>בכל מקום דסיפא</w:t>
      </w:r>
    </w:p>
    <w:p w14:paraId="68B0E0F9" w14:textId="0DE3CB8C" w:rsidR="007309FA" w:rsidRPr="00131640" w:rsidRDefault="007309FA" w:rsidP="007309FA">
      <w:pPr>
        <w:pStyle w:val="affffb"/>
        <w:rPr>
          <w:rtl/>
        </w:rPr>
      </w:pPr>
      <w:r w:rsidRPr="007309FA">
        <w:rPr>
          <w:rFonts w:hint="cs"/>
          <w:rtl/>
        </w:rPr>
        <w:t>***</w:t>
      </w:r>
    </w:p>
    <w:p w14:paraId="7A41F3A0" w14:textId="77777777" w:rsidR="009469D7" w:rsidRDefault="006E0774" w:rsidP="00BA77CA">
      <w:pPr>
        <w:pStyle w:val="affffb"/>
        <w:rPr>
          <w:rtl/>
        </w:rPr>
      </w:pPr>
      <w:r w:rsidRPr="00196D6B">
        <w:rPr>
          <w:rStyle w:val="afffff3"/>
          <w:rFonts w:cs="BA TM • Vilna Extra-Bold"/>
          <w:b w:val="0"/>
          <w:bCs w:val="0"/>
          <w:rtl/>
        </w:rPr>
        <w:t xml:space="preserve">רבין </w:t>
      </w:r>
      <w:r w:rsidR="008C4508" w:rsidRPr="00196D6B">
        <w:rPr>
          <w:rStyle w:val="afffff3"/>
          <w:rFonts w:cs="BA TM • Vilna Extra-Bold" w:hint="cs"/>
          <w:b w:val="0"/>
          <w:bCs w:val="0"/>
          <w:rtl/>
        </w:rPr>
        <w:t>מ</w:t>
      </w:r>
      <w:r w:rsidRPr="00196D6B">
        <w:rPr>
          <w:rStyle w:val="afffff3"/>
          <w:rFonts w:cs="BA TM • Vilna Extra-Bold" w:hint="cs"/>
          <w:b w:val="0"/>
          <w:bCs w:val="0"/>
          <w:rtl/>
        </w:rPr>
        <w:t>רי</w:t>
      </w:r>
      <w:r w:rsidRPr="00196D6B">
        <w:rPr>
          <w:rStyle w:val="afffff3"/>
          <w:rFonts w:cs="BA TM • Vilna Extra-Bold"/>
          <w:b w:val="0"/>
          <w:bCs w:val="0"/>
          <w:rtl/>
        </w:rPr>
        <w:t>"</w:t>
      </w:r>
      <w:r w:rsidRPr="00196D6B">
        <w:rPr>
          <w:rStyle w:val="afffff3"/>
          <w:rFonts w:cs="BA TM • Vilna Extra-Bold" w:hint="cs"/>
          <w:b w:val="0"/>
          <w:bCs w:val="0"/>
          <w:rtl/>
        </w:rPr>
        <w:t>ו</w:t>
      </w:r>
      <w:r w:rsidRPr="00196D6B">
        <w:rPr>
          <w:rStyle w:val="afffff3"/>
          <w:rFonts w:cs="BA TM • Vilna Extra-Bold"/>
          <w:b w:val="0"/>
          <w:bCs w:val="0"/>
          <w:rtl/>
        </w:rPr>
        <w:t>:</w:t>
      </w:r>
      <w:r w:rsidRPr="00210DF6">
        <w:rPr>
          <w:rtl/>
        </w:rPr>
        <w:t xml:space="preserve"> באומות הלך אחר הזכר,</w:t>
      </w:r>
    </w:p>
    <w:p w14:paraId="517C5FAC" w14:textId="6003B140" w:rsidR="00A85AC8" w:rsidRPr="00E600D8" w:rsidRDefault="006E0774" w:rsidP="008C4508">
      <w:pPr>
        <w:pStyle w:val="38"/>
        <w:framePr w:wrap="notBeside"/>
        <w:rPr>
          <w:rtl/>
        </w:rPr>
      </w:pPr>
      <w:r w:rsidRPr="00E600D8">
        <w:rPr>
          <w:rtl/>
        </w:rPr>
        <w:t>כדתניא</w:t>
      </w:r>
      <w:r w:rsidR="00A85AC8" w:rsidRPr="00E600D8">
        <w:rPr>
          <w:rtl/>
        </w:rPr>
        <w:t>:</w:t>
      </w:r>
    </w:p>
    <w:p w14:paraId="38E2C4BA" w14:textId="21E7B7A1" w:rsidR="006E0774" w:rsidRPr="00B42B3C" w:rsidRDefault="006E0774" w:rsidP="008431AF">
      <w:pPr>
        <w:rPr>
          <w:spacing w:val="2"/>
          <w:rtl/>
        </w:rPr>
      </w:pPr>
      <w:r w:rsidRPr="00B42B3C">
        <w:rPr>
          <w:rFonts w:ascii="Fb Fontext" w:hAnsi="Fb Fontext"/>
          <w:spacing w:val="2"/>
          <w:sz w:val="32"/>
          <w:rtl/>
        </w:rPr>
        <w:t>מנין לא' מן האומות שבא על הכנענית והוליד בן,</w:t>
      </w:r>
      <w:r w:rsidR="008431AF" w:rsidRPr="00B42B3C">
        <w:rPr>
          <w:rFonts w:ascii="Fb Fontext" w:hAnsi="Fb Fontext" w:hint="cs"/>
          <w:spacing w:val="2"/>
          <w:rtl/>
        </w:rPr>
        <w:t xml:space="preserve"> </w:t>
      </w:r>
      <w:r w:rsidRPr="00B42B3C">
        <w:rPr>
          <w:rFonts w:ascii="Fb Fontext" w:hAnsi="Fb Fontext"/>
          <w:spacing w:val="2"/>
          <w:rtl/>
        </w:rPr>
        <w:t xml:space="preserve">שאתה רשאי לקנותו בעבד? </w:t>
      </w:r>
      <w:r w:rsidRPr="00B42B3C">
        <w:rPr>
          <w:rStyle w:val="afffff3"/>
          <w:rFonts w:hint="cs"/>
          <w:spacing w:val="2"/>
          <w:rtl/>
        </w:rPr>
        <w:t>ת</w:t>
      </w:r>
      <w:r w:rsidRPr="00B42B3C">
        <w:rPr>
          <w:rStyle w:val="afffff3"/>
          <w:spacing w:val="2"/>
          <w:rtl/>
        </w:rPr>
        <w:t>"</w:t>
      </w:r>
      <w:r w:rsidRPr="00B42B3C">
        <w:rPr>
          <w:rStyle w:val="afffff3"/>
          <w:rFonts w:hint="cs"/>
          <w:spacing w:val="2"/>
          <w:rtl/>
        </w:rPr>
        <w:t>ל</w:t>
      </w:r>
      <w:r w:rsidRPr="00B42B3C">
        <w:rPr>
          <w:rStyle w:val="afffff3"/>
          <w:spacing w:val="2"/>
          <w:rtl/>
        </w:rPr>
        <w:t xml:space="preserve">: </w:t>
      </w:r>
      <w:r w:rsidRPr="00B42B3C">
        <w:rPr>
          <w:rStyle w:val="affffa"/>
          <w:rFonts w:hint="cs"/>
          <w:spacing w:val="2"/>
          <w:rtl/>
        </w:rPr>
        <w:t>'</w:t>
      </w:r>
      <w:r w:rsidRPr="00B42B3C">
        <w:rPr>
          <w:rStyle w:val="affffa"/>
          <w:spacing w:val="2"/>
          <w:rtl/>
        </w:rPr>
        <w:t>וגם מבני התושבים הגרים עמכם מהם תקנו</w:t>
      </w:r>
      <w:r w:rsidRPr="00B42B3C">
        <w:rPr>
          <w:rStyle w:val="affffa"/>
          <w:rFonts w:hint="cs"/>
          <w:spacing w:val="2"/>
          <w:rtl/>
        </w:rPr>
        <w:t>'</w:t>
      </w:r>
      <w:r w:rsidRPr="00B42B3C">
        <w:rPr>
          <w:rStyle w:val="affffa"/>
          <w:spacing w:val="2"/>
          <w:rtl/>
        </w:rPr>
        <w:t>.</w:t>
      </w:r>
    </w:p>
    <w:p w14:paraId="01DC1009" w14:textId="77777777" w:rsidR="009469D7" w:rsidRDefault="006E0774" w:rsidP="003B7193">
      <w:pPr>
        <w:rPr>
          <w:rFonts w:ascii="Fb Fontext" w:hAnsi="Fb Fontext"/>
          <w:rtl/>
        </w:rPr>
      </w:pPr>
      <w:r w:rsidRPr="00224C4C">
        <w:rPr>
          <w:rStyle w:val="affffa"/>
          <w:rFonts w:hint="cs"/>
          <w:rtl/>
        </w:rPr>
        <w:t xml:space="preserve">'אשר הולידו בארצכם' </w:t>
      </w:r>
      <w:r w:rsidRPr="00224C4C">
        <w:rPr>
          <w:rFonts w:ascii="Fb Fontext" w:hAnsi="Fb Fontext" w:hint="cs"/>
          <w:rtl/>
        </w:rPr>
        <w:t>ולא מן הגרים בארצכם,</w:t>
      </w:r>
    </w:p>
    <w:p w14:paraId="23EB4AD9" w14:textId="267BB417" w:rsidR="007309FA" w:rsidRDefault="007309FA" w:rsidP="007309FA">
      <w:pPr>
        <w:pStyle w:val="affffb"/>
        <w:rPr>
          <w:rtl/>
        </w:rPr>
      </w:pPr>
      <w:r w:rsidRPr="007309FA">
        <w:rPr>
          <w:rtl/>
        </w:rPr>
        <w:t>***</w:t>
      </w:r>
    </w:p>
    <w:p w14:paraId="5676974C" w14:textId="7FABEE25" w:rsidR="006E0774" w:rsidRPr="00131640" w:rsidRDefault="006E0774" w:rsidP="0076463D">
      <w:pPr>
        <w:pStyle w:val="affffb"/>
        <w:rPr>
          <w:rtl/>
        </w:rPr>
      </w:pPr>
      <w:r w:rsidRPr="008431AF">
        <w:rPr>
          <w:rtl/>
        </w:rPr>
        <w:t>נתגיירו - הלך אחר הפגום שבשניהם.</w:t>
      </w:r>
    </w:p>
    <w:p w14:paraId="281E38A0" w14:textId="77777777" w:rsidR="009469D7" w:rsidRDefault="006E0774" w:rsidP="006E0774">
      <w:pPr>
        <w:rPr>
          <w:rFonts w:ascii="Fb Fontext" w:hAnsi="Fb Fontext"/>
          <w:sz w:val="32"/>
          <w:rtl/>
        </w:rPr>
      </w:pPr>
      <w:r w:rsidRPr="00224C4C">
        <w:rPr>
          <w:rFonts w:ascii="Fb Fontext" w:hAnsi="Fb Fontext"/>
          <w:sz w:val="32"/>
          <w:rtl/>
        </w:rPr>
        <w:t>בעמוני שנשא מצרית</w:t>
      </w:r>
      <w:r w:rsidRPr="00224C4C">
        <w:rPr>
          <w:rFonts w:ascii="Fb Fontext" w:hAnsi="Fb Fontext" w:hint="cs"/>
          <w:sz w:val="32"/>
          <w:rtl/>
        </w:rPr>
        <w:t xml:space="preserve"> -</w:t>
      </w:r>
      <w:r w:rsidRPr="00224C4C">
        <w:rPr>
          <w:rFonts w:ascii="Fb Fontext" w:hAnsi="Fb Fontext"/>
          <w:sz w:val="32"/>
          <w:rtl/>
        </w:rPr>
        <w:t xml:space="preserve">אי זכר </w:t>
      </w:r>
      <w:r w:rsidR="0076463D">
        <w:rPr>
          <w:rFonts w:ascii="Fb Fontext" w:hAnsi="Fb Fontext" w:hint="cs"/>
          <w:sz w:val="32"/>
          <w:rtl/>
        </w:rPr>
        <w:t>יחס אחריו</w:t>
      </w:r>
    </w:p>
    <w:p w14:paraId="73EC8A7C" w14:textId="77777777" w:rsidR="009469D7" w:rsidRDefault="006E0774" w:rsidP="00BA77CA">
      <w:pPr>
        <w:ind w:left="565" w:firstLine="113"/>
        <w:rPr>
          <w:rFonts w:ascii="Fb Fontext" w:hAnsi="Fb Fontext"/>
          <w:sz w:val="32"/>
          <w:rtl/>
        </w:rPr>
      </w:pPr>
      <w:r w:rsidRPr="00224C4C">
        <w:rPr>
          <w:rFonts w:ascii="Fb Fontext" w:hAnsi="Fb Fontext" w:hint="cs"/>
          <w:sz w:val="32"/>
          <w:rtl/>
        </w:rPr>
        <w:t>אי</w:t>
      </w:r>
      <w:r w:rsidRPr="00224C4C">
        <w:rPr>
          <w:rFonts w:ascii="Fb Fontext" w:hAnsi="Fb Fontext"/>
          <w:sz w:val="32"/>
          <w:rtl/>
        </w:rPr>
        <w:t xml:space="preserve"> נקבה</w:t>
      </w:r>
      <w:r w:rsidRPr="00224C4C">
        <w:rPr>
          <w:rFonts w:ascii="Fb Fontext" w:hAnsi="Fb Fontext" w:hint="cs"/>
          <w:sz w:val="32"/>
          <w:rtl/>
        </w:rPr>
        <w:t xml:space="preserve"> </w:t>
      </w:r>
      <w:r w:rsidR="0076463D">
        <w:rPr>
          <w:rFonts w:ascii="Fb Fontext" w:hAnsi="Fb Fontext"/>
          <w:sz w:val="32"/>
          <w:rtl/>
        </w:rPr>
        <w:t>–</w:t>
      </w:r>
      <w:r w:rsidRPr="00224C4C">
        <w:rPr>
          <w:rFonts w:ascii="Fb Fontext" w:hAnsi="Fb Fontext"/>
          <w:sz w:val="32"/>
          <w:rtl/>
        </w:rPr>
        <w:t xml:space="preserve"> </w:t>
      </w:r>
      <w:r w:rsidR="0076463D">
        <w:rPr>
          <w:rFonts w:ascii="Fb Fontext" w:hAnsi="Fb Fontext" w:hint="cs"/>
          <w:sz w:val="32"/>
          <w:rtl/>
        </w:rPr>
        <w:t xml:space="preserve">יחס אחריה </w:t>
      </w:r>
      <w:r w:rsidR="0076463D" w:rsidRPr="0076463D">
        <w:rPr>
          <w:rStyle w:val="afffff5"/>
          <w:rFonts w:hint="cs"/>
          <w:rtl/>
        </w:rPr>
        <w:t>[שלא תת</w:t>
      </w:r>
      <w:r w:rsidR="0076463D">
        <w:rPr>
          <w:rStyle w:val="afffff5"/>
          <w:rFonts w:hint="cs"/>
          <w:rtl/>
        </w:rPr>
        <w:t>י</w:t>
      </w:r>
      <w:r w:rsidR="0076463D" w:rsidRPr="0076463D">
        <w:rPr>
          <w:rStyle w:val="afffff5"/>
          <w:rFonts w:hint="cs"/>
          <w:rtl/>
        </w:rPr>
        <w:t>ר</w:t>
      </w:r>
      <w:r w:rsidR="0076463D">
        <w:rPr>
          <w:rStyle w:val="afffff5"/>
          <w:rFonts w:hint="cs"/>
          <w:rtl/>
        </w:rPr>
        <w:t>ה</w:t>
      </w:r>
      <w:r w:rsidR="0076463D" w:rsidRPr="0076463D">
        <w:rPr>
          <w:rStyle w:val="afffff5"/>
          <w:rFonts w:hint="cs"/>
          <w:rtl/>
        </w:rPr>
        <w:t xml:space="preserve"> מצד ולא עמונית]</w:t>
      </w:r>
    </w:p>
    <w:p w14:paraId="26273EBA" w14:textId="6557C9FB" w:rsidR="006E0774" w:rsidRPr="00131640" w:rsidRDefault="006E0774" w:rsidP="00841728">
      <w:pPr>
        <w:pStyle w:val="affb"/>
        <w:rPr>
          <w:del w:id="90124" w:author="מנוע עיצוב" w:date="2026-10-08T11:01:28Z"/>
          <w:rtl/>
        </w:rPr>
      </w:pPr>
      <w:del w:id="90123" w:author="מנוע עיצוב" w:date="2026-10-08T11:01:28Z">
        <w:r w:rsidRPr="00224C4C">
          <w:rPr>
            <w:rFonts w:hint="cs"/>
            <w:rtl/>
          </w:rPr>
          <w:delText xml:space="preserve">׹</w:delText>
        </w:r>
      </w:del>
    </w:p>
    <w:p w14:paraId="4A9E287B" w14:textId="77777777" w:rsidR="006E0774" w:rsidRPr="00131640" w:rsidRDefault="006E0774" w:rsidP="002A094E">
      <w:pPr>
        <w:pStyle w:val="afffd"/>
        <w:rPr>
          <w:rtl/>
        </w:rPr>
      </w:pPr>
      <w:ins w:id="9875" w:author="מספור קטעי משנה" w:date="2026-10-06T06:45:32Z">
        <w:r>
          <w:rPr>
            <w:rStyle w:val="MisparKeta"/>
          </w:rPr>
          <w:t xml:space="preserve">ג. </w:t>
        </w:r>
      </w:ins>
      <w:r w:rsidRPr="00224C4C">
        <w:rPr>
          <w:rStyle w:val="afffa"/>
          <w:rFonts w:ascii="Fb Fontext" w:hAnsi="Fb Fontext"/>
          <w:b/>
          <w:spacing w:val="4"/>
          <w:rtl/>
        </w:rPr>
        <w:t>וכל מי שאין לה עליו קידושין אבל יש לה על אחרים קידושין - הולד ממזר,</w:t>
      </w:r>
    </w:p>
    <w:p w14:paraId="7311C2A2" w14:textId="77777777" w:rsidR="00A85AC8" w:rsidRPr="00E600D8" w:rsidRDefault="006E0774" w:rsidP="005A4A07">
      <w:pPr>
        <w:pStyle w:val="38"/>
        <w:framePr w:wrap="notBeside"/>
        <w:rPr>
          <w:rtl/>
        </w:rPr>
      </w:pPr>
      <w:r w:rsidRPr="00E600D8">
        <w:rPr>
          <w:rFonts w:hint="cs"/>
          <w:rtl/>
        </w:rPr>
        <w:t>מריה</w:t>
      </w:r>
      <w:r w:rsidRPr="00E600D8">
        <w:rPr>
          <w:rtl/>
        </w:rPr>
        <w:t>"</w:t>
      </w:r>
      <w:r w:rsidRPr="00E600D8">
        <w:rPr>
          <w:rFonts w:hint="cs"/>
          <w:rtl/>
        </w:rPr>
        <w:t>ג</w:t>
      </w:r>
      <w:r w:rsidR="00A85AC8" w:rsidRPr="00E600D8">
        <w:rPr>
          <w:rtl/>
        </w:rPr>
        <w:t>:</w:t>
      </w:r>
    </w:p>
    <w:p w14:paraId="3083D864" w14:textId="145A9BA5" w:rsidR="006E0774" w:rsidRPr="00B42B3C" w:rsidRDefault="006E0774" w:rsidP="006E0774">
      <w:pPr>
        <w:rPr>
          <w:spacing w:val="2"/>
          <w:rtl/>
        </w:rPr>
      </w:pPr>
      <w:r w:rsidRPr="00B42B3C">
        <w:rPr>
          <w:rStyle w:val="affffa"/>
          <w:rFonts w:hint="cs"/>
          <w:spacing w:val="2"/>
          <w:rtl/>
        </w:rPr>
        <w:t>'</w:t>
      </w:r>
      <w:r w:rsidRPr="00B42B3C">
        <w:rPr>
          <w:rStyle w:val="affffa"/>
          <w:spacing w:val="2"/>
          <w:rtl/>
        </w:rPr>
        <w:t>ויצאה מביתו והלכה והיתה לאיש אחר</w:t>
      </w:r>
      <w:r w:rsidRPr="00B42B3C">
        <w:rPr>
          <w:rStyle w:val="affffa"/>
          <w:rFonts w:hint="cs"/>
          <w:spacing w:val="2"/>
          <w:rtl/>
        </w:rPr>
        <w:t>'</w:t>
      </w:r>
      <w:r w:rsidRPr="00B42B3C">
        <w:rPr>
          <w:rFonts w:ascii="Fb Fontext" w:hAnsi="Fb Fontext"/>
          <w:spacing w:val="2"/>
          <w:sz w:val="32"/>
          <w:rtl/>
        </w:rPr>
        <w:t xml:space="preserve"> </w:t>
      </w:r>
      <w:r w:rsidRPr="00B42B3C">
        <w:rPr>
          <w:rStyle w:val="afffa"/>
          <w:rFonts w:ascii="Fb Fontext" w:hAnsi="Fb Fontext" w:cs="BA TM • Vilna Extra-Bold"/>
          <w:bCs w:val="0"/>
          <w:spacing w:val="2"/>
          <w:rtl/>
        </w:rPr>
        <w:t>לאחרים ולא לקרובים</w:t>
      </w:r>
      <w:r w:rsidRPr="00B42B3C">
        <w:rPr>
          <w:rFonts w:ascii="Fb Fontext" w:hAnsi="Fb Fontext"/>
          <w:spacing w:val="2"/>
          <w:sz w:val="32"/>
          <w:rtl/>
        </w:rPr>
        <w:t>.</w:t>
      </w:r>
    </w:p>
    <w:p w14:paraId="13EA6C93" w14:textId="77777777" w:rsidR="00A85AC8" w:rsidRPr="00E600D8" w:rsidRDefault="006E0774" w:rsidP="005A4A07">
      <w:pPr>
        <w:pStyle w:val="38"/>
        <w:framePr w:wrap="notBeside"/>
        <w:rPr>
          <w:rtl/>
        </w:rPr>
      </w:pPr>
      <w:r w:rsidRPr="00E600D8">
        <w:rPr>
          <w:rFonts w:hint="cs"/>
          <w:rtl/>
        </w:rPr>
        <w:t>ולא</w:t>
      </w:r>
      <w:r w:rsidR="00A85AC8" w:rsidRPr="00E600D8">
        <w:rPr>
          <w:rtl/>
        </w:rPr>
        <w:t>:</w:t>
      </w:r>
    </w:p>
    <w:p w14:paraId="4D1148C6" w14:textId="52AB6264" w:rsidR="006E0774" w:rsidRPr="00131640" w:rsidRDefault="005A4A07" w:rsidP="006E0774">
      <w:pPr>
        <w:rPr>
          <w:rtl/>
        </w:rPr>
      </w:pPr>
      <w:r>
        <w:rPr>
          <w:rFonts w:ascii="Fb Fontext" w:hAnsi="Fb Fontext" w:hint="cs"/>
          <w:rtl/>
        </w:rPr>
        <w:t>ל</w:t>
      </w:r>
      <w:r w:rsidR="00836BD3">
        <w:rPr>
          <w:rFonts w:ascii="Fb Fontext" w:hAnsi="Fb Fontext" w:hint="cs"/>
          <w:rtl/>
        </w:rPr>
        <w:t>מעט</w:t>
      </w:r>
      <w:r w:rsidR="006E0774" w:rsidRPr="00224C4C">
        <w:rPr>
          <w:rStyle w:val="affffa"/>
          <w:rFonts w:hint="cs"/>
          <w:rtl/>
        </w:rPr>
        <w:t xml:space="preserve"> 'בן'</w:t>
      </w:r>
      <w:r>
        <w:rPr>
          <w:rStyle w:val="affffa"/>
          <w:rFonts w:hint="cs"/>
          <w:rtl/>
        </w:rPr>
        <w:t xml:space="preserve">- </w:t>
      </w:r>
      <w:r w:rsidR="006E0774" w:rsidRPr="00224C4C">
        <w:rPr>
          <w:rStyle w:val="affffa"/>
          <w:rFonts w:hint="cs"/>
          <w:rtl/>
        </w:rPr>
        <w:t xml:space="preserve"> </w:t>
      </w:r>
      <w:r w:rsidR="006E0774" w:rsidRPr="005A4A07">
        <w:rPr>
          <w:rStyle w:val="afffff3"/>
          <w:rFonts w:hint="cs"/>
          <w:rtl/>
        </w:rPr>
        <w:t>דכתיב בהדיא</w:t>
      </w:r>
      <w:r w:rsidR="006E0774" w:rsidRPr="00224C4C">
        <w:rPr>
          <w:rFonts w:ascii="Fb Fontext" w:hAnsi="Fb Fontext" w:hint="cs"/>
          <w:rtl/>
        </w:rPr>
        <w:t xml:space="preserve"> ד</w:t>
      </w:r>
      <w:r w:rsidR="006E0774" w:rsidRPr="00224C4C">
        <w:rPr>
          <w:rStyle w:val="affffa"/>
          <w:rFonts w:hint="cs"/>
          <w:rtl/>
        </w:rPr>
        <w:t>'לא יקח איש את אשת אביו'</w:t>
      </w:r>
    </w:p>
    <w:p w14:paraId="1A92CD18" w14:textId="77777777" w:rsidR="00A85AC8" w:rsidRPr="00E600D8" w:rsidRDefault="006E0774" w:rsidP="005A4A07">
      <w:pPr>
        <w:pStyle w:val="38"/>
        <w:framePr w:wrap="notBeside"/>
        <w:rPr>
          <w:rtl/>
        </w:rPr>
      </w:pPr>
      <w:r w:rsidRPr="00E600D8">
        <w:rPr>
          <w:rFonts w:hint="cs"/>
          <w:rtl/>
        </w:rPr>
        <w:t>ולא</w:t>
      </w:r>
      <w:r w:rsidR="00A85AC8" w:rsidRPr="00E600D8">
        <w:rPr>
          <w:rtl/>
        </w:rPr>
        <w:t>:</w:t>
      </w:r>
    </w:p>
    <w:p w14:paraId="63168FD4" w14:textId="3A84FAB5" w:rsidR="009469D7" w:rsidRDefault="006E0774" w:rsidP="006E0774">
      <w:pPr>
        <w:rPr>
          <w:rFonts w:ascii="Fb Fontext" w:hAnsi="Fb Fontext"/>
          <w:rtl/>
        </w:rPr>
      </w:pPr>
      <w:r w:rsidRPr="00224C4C">
        <w:rPr>
          <w:rFonts w:ascii="Fb Fontext" w:hAnsi="Fb Fontext" w:hint="cs"/>
          <w:rtl/>
        </w:rPr>
        <w:t>לכתחילה ובדיעבד</w:t>
      </w:r>
      <w:r w:rsidR="00B309D0">
        <w:rPr>
          <w:rFonts w:ascii="Fb Fontext" w:hAnsi="Fb Fontext" w:hint="cs"/>
          <w:rtl/>
        </w:rPr>
        <w:t>,</w:t>
      </w:r>
    </w:p>
    <w:p w14:paraId="65A7812B" w14:textId="7411EDEF" w:rsidR="00A85AC8" w:rsidRPr="00E600D8" w:rsidRDefault="00E600D8" w:rsidP="00B309D0">
      <w:pPr>
        <w:pStyle w:val="38"/>
        <w:framePr w:wrap="notBeside"/>
        <w:rPr>
          <w:rtl/>
        </w:rPr>
      </w:pPr>
      <w:r w:rsidRPr="00E600D8">
        <w:rPr>
          <w:rFonts w:hint="cs"/>
          <w:rtl/>
        </w:rPr>
        <w:t>-</w:t>
      </w:r>
    </w:p>
    <w:p w14:paraId="2B21A29B" w14:textId="3A5839A0" w:rsidR="006E0774" w:rsidRPr="00131640" w:rsidRDefault="006E0774" w:rsidP="006E0774">
      <w:pPr>
        <w:rPr>
          <w:rtl/>
        </w:rPr>
      </w:pPr>
      <w:r w:rsidRPr="00224C4C">
        <w:rPr>
          <w:rFonts w:ascii="Fb Fontext" w:hAnsi="Fb Fontext" w:hint="cs"/>
          <w:rtl/>
        </w:rPr>
        <w:t>ד</w:t>
      </w:r>
      <w:r w:rsidRPr="00224C4C">
        <w:rPr>
          <w:rFonts w:ascii="Fb Fontext" w:hAnsi="Fb Fontext"/>
          <w:rtl/>
        </w:rPr>
        <w:t xml:space="preserve">לכתחילה </w:t>
      </w:r>
      <w:r w:rsidRPr="00B309D0">
        <w:rPr>
          <w:rtl/>
        </w:rPr>
        <w:t>מ</w:t>
      </w:r>
      <w:r w:rsidR="00B309D0">
        <w:rPr>
          <w:rFonts w:hint="cs"/>
          <w:rtl/>
        </w:rPr>
        <w:t>'</w:t>
      </w:r>
      <w:r w:rsidRPr="00224C4C">
        <w:rPr>
          <w:rStyle w:val="affffa"/>
          <w:rtl/>
        </w:rPr>
        <w:t>אחות אשה</w:t>
      </w:r>
      <w:r w:rsidRPr="00224C4C">
        <w:rPr>
          <w:rStyle w:val="affffa"/>
          <w:rFonts w:hint="cs"/>
          <w:rtl/>
        </w:rPr>
        <w:t>'</w:t>
      </w:r>
      <w:r w:rsidRPr="00224C4C">
        <w:rPr>
          <w:rFonts w:ascii="Fb Fontext" w:hAnsi="Fb Fontext" w:hint="cs"/>
          <w:rtl/>
        </w:rPr>
        <w:t xml:space="preserve"> שהיא בכרת כ</w:t>
      </w:r>
      <w:r w:rsidRPr="00224C4C">
        <w:rPr>
          <w:rFonts w:ascii="Fb Fontext" w:hAnsi="Fb Fontext"/>
          <w:rtl/>
        </w:rPr>
        <w:t>"</w:t>
      </w:r>
      <w:r w:rsidRPr="00224C4C">
        <w:rPr>
          <w:rFonts w:ascii="Fb Fontext" w:hAnsi="Fb Fontext" w:hint="cs"/>
          <w:rtl/>
        </w:rPr>
        <w:t>ש חייבי מיתות ב</w:t>
      </w:r>
      <w:r w:rsidRPr="00224C4C">
        <w:rPr>
          <w:rFonts w:ascii="Fb Fontext" w:hAnsi="Fb Fontext"/>
          <w:rtl/>
        </w:rPr>
        <w:t>"</w:t>
      </w:r>
      <w:r w:rsidRPr="00224C4C">
        <w:rPr>
          <w:rFonts w:ascii="Fb Fontext" w:hAnsi="Fb Fontext" w:hint="cs"/>
          <w:rtl/>
        </w:rPr>
        <w:t>ד</w:t>
      </w:r>
    </w:p>
    <w:p w14:paraId="173F02FA" w14:textId="77BA8E89" w:rsidR="00A85AC8" w:rsidRPr="00E600D8" w:rsidRDefault="00B63D25" w:rsidP="005A4A07">
      <w:pPr>
        <w:pStyle w:val="38"/>
        <w:framePr w:wrap="notBeside"/>
        <w:rPr>
          <w:rtl/>
        </w:rPr>
      </w:pPr>
      <w:r w:rsidRPr="00E600D8">
        <w:rPr>
          <w:rFonts w:hint="cs"/>
          <w:rtl/>
        </w:rPr>
        <w:t>ויקשה</w:t>
      </w:r>
      <w:r w:rsidR="00A85AC8" w:rsidRPr="00E600D8">
        <w:rPr>
          <w:rtl/>
        </w:rPr>
        <w:t>:</w:t>
      </w:r>
    </w:p>
    <w:p w14:paraId="4467E382" w14:textId="56084B56" w:rsidR="006E0774" w:rsidRDefault="00B309D0" w:rsidP="00F0271F">
      <w:pPr>
        <w:rPr>
          <w:rtl/>
        </w:rPr>
      </w:pPr>
      <w:r>
        <w:rPr>
          <w:rFonts w:ascii="Fb Fontext" w:hAnsi="Fb Fontext" w:hint="cs"/>
          <w:rtl/>
        </w:rPr>
        <w:t>שניהם</w:t>
      </w:r>
      <w:r w:rsidR="006E0774" w:rsidRPr="00224C4C">
        <w:rPr>
          <w:rFonts w:ascii="Fb Fontext" w:hAnsi="Fb Fontext"/>
          <w:rtl/>
        </w:rPr>
        <w:t xml:space="preserve"> באחות אשה, הא לכתחילה, הא דיעבד! </w:t>
      </w:r>
      <w:r w:rsidR="00B63D25">
        <w:rPr>
          <w:rStyle w:val="afffa"/>
          <w:rFonts w:ascii="Fb Fontext" w:hAnsi="Fb Fontext" w:cs="BA TM • Vilna Extra-Bold" w:hint="cs"/>
          <w:bCs w:val="0"/>
          <w:rtl/>
        </w:rPr>
        <w:t xml:space="preserve">בהכרח </w:t>
      </w:r>
      <w:r w:rsidR="005D12CE">
        <w:rPr>
          <w:rStyle w:val="afffa"/>
          <w:rFonts w:ascii="Fb Fontext" w:hAnsi="Fb Fontext" w:cs="BA TM • Vilna Extra-Bold" w:hint="cs"/>
          <w:bCs w:val="0"/>
          <w:rtl/>
        </w:rPr>
        <w:t xml:space="preserve">רק </w:t>
      </w:r>
      <w:r w:rsidR="00B63D25">
        <w:rPr>
          <w:rStyle w:val="afffa"/>
          <w:rFonts w:ascii="Fb Fontext" w:hAnsi="Fb Fontext" w:cs="BA TM • Vilna Extra-Bold" w:hint="cs"/>
          <w:bCs w:val="0"/>
          <w:rtl/>
        </w:rPr>
        <w:t>לאחות אשה</w:t>
      </w:r>
    </w:p>
    <w:p w14:paraId="78C9BAF1" w14:textId="6ED25E03" w:rsidR="007309FA" w:rsidRPr="00131640" w:rsidRDefault="007309FA" w:rsidP="00F0271F">
      <w:pPr>
        <w:pStyle w:val="affffb"/>
        <w:rPr>
          <w:rtl/>
        </w:rPr>
      </w:pPr>
      <w:r w:rsidRPr="007309FA">
        <w:rPr>
          <w:rtl/>
        </w:rPr>
        <w:t>***</w:t>
      </w:r>
    </w:p>
    <w:p w14:paraId="00803513" w14:textId="77777777" w:rsidR="009469D7" w:rsidRDefault="00682ADB" w:rsidP="00706B6A">
      <w:pPr>
        <w:pStyle w:val="affffb"/>
        <w:rPr>
          <w:rtl/>
        </w:rPr>
      </w:pPr>
      <w:r>
        <w:rPr>
          <w:rFonts w:hint="cs"/>
          <w:rtl/>
        </w:rPr>
        <w:t>מקור ל</w:t>
      </w:r>
      <w:r w:rsidR="006E0774" w:rsidRPr="00224C4C">
        <w:rPr>
          <w:rtl/>
        </w:rPr>
        <w:t>שאר עריות</w:t>
      </w:r>
    </w:p>
    <w:p w14:paraId="5919F4CA" w14:textId="77777777" w:rsidR="00A85AC8" w:rsidRPr="00E600D8" w:rsidRDefault="00682ADB" w:rsidP="00682ADB">
      <w:pPr>
        <w:pStyle w:val="38"/>
        <w:framePr w:wrap="notBeside"/>
        <w:rPr>
          <w:rtl/>
        </w:rPr>
      </w:pPr>
      <w:r w:rsidRPr="00E600D8">
        <w:rPr>
          <w:rFonts w:hint="cs"/>
          <w:rtl/>
        </w:rPr>
        <w:t>לא</w:t>
      </w:r>
      <w:r w:rsidR="00A85AC8" w:rsidRPr="00E600D8">
        <w:rPr>
          <w:rtl/>
        </w:rPr>
        <w:t>:</w:t>
      </w:r>
    </w:p>
    <w:p w14:paraId="7E12051E" w14:textId="701462AA" w:rsidR="009469D7" w:rsidRDefault="006E0774" w:rsidP="006E0774">
      <w:pPr>
        <w:rPr>
          <w:rFonts w:ascii="Fb Fontext" w:hAnsi="Fb Fontext"/>
          <w:rtl/>
        </w:rPr>
      </w:pPr>
      <w:r w:rsidRPr="00224C4C">
        <w:rPr>
          <w:rStyle w:val="affffa"/>
          <w:rFonts w:hint="cs"/>
          <w:rtl/>
        </w:rPr>
        <w:t>'</w:t>
      </w:r>
      <w:r w:rsidRPr="00224C4C">
        <w:rPr>
          <w:rStyle w:val="affffa"/>
          <w:rtl/>
        </w:rPr>
        <w:t>מאחות אשה</w:t>
      </w:r>
      <w:r w:rsidRPr="00224C4C">
        <w:rPr>
          <w:rStyle w:val="affffa"/>
          <w:rFonts w:hint="cs"/>
          <w:rtl/>
        </w:rPr>
        <w:t>'</w:t>
      </w:r>
      <w:r w:rsidRPr="00224C4C">
        <w:rPr>
          <w:rStyle w:val="affffa"/>
          <w:rtl/>
        </w:rPr>
        <w:t xml:space="preserve"> </w:t>
      </w:r>
      <w:r w:rsidR="00682ADB">
        <w:rPr>
          <w:rFonts w:ascii="Fb Fontext" w:hAnsi="Fb Fontext" w:hint="cs"/>
          <w:rtl/>
        </w:rPr>
        <w:t>ד</w:t>
      </w:r>
      <w:r w:rsidRPr="00224C4C">
        <w:rPr>
          <w:rFonts w:ascii="Fb Fontext" w:hAnsi="Fb Fontext"/>
          <w:rtl/>
        </w:rPr>
        <w:t>ערוה וחייבין על זדונה כרת ועל שגגתה חטאת</w:t>
      </w:r>
      <w:r w:rsidRPr="00224C4C">
        <w:rPr>
          <w:rFonts w:ascii="Fb Fontext" w:hAnsi="Fb Fontext" w:hint="cs"/>
          <w:rtl/>
        </w:rPr>
        <w:t>,</w:t>
      </w:r>
    </w:p>
    <w:p w14:paraId="078BDA3D" w14:textId="4248CDF5" w:rsidR="006E0774" w:rsidRPr="00131640" w:rsidRDefault="006E0774" w:rsidP="006E0774">
      <w:pPr>
        <w:rPr>
          <w:rtl/>
        </w:rPr>
      </w:pPr>
      <w:r w:rsidRPr="00224C4C">
        <w:rPr>
          <w:rFonts w:ascii="Fb Fontext" w:hAnsi="Fb Fontext"/>
          <w:rtl/>
        </w:rPr>
        <w:t xml:space="preserve">ולא תפסי בה קידושין, </w:t>
      </w:r>
      <w:r w:rsidR="00195C32">
        <w:rPr>
          <w:rFonts w:ascii="Fb Fontext" w:hAnsi="Fb Fontext" w:hint="cs"/>
          <w:rtl/>
        </w:rPr>
        <w:t xml:space="preserve">בנין </w:t>
      </w:r>
      <w:r w:rsidRPr="00224C4C">
        <w:rPr>
          <w:rFonts w:ascii="Fb Fontext" w:hAnsi="Fb Fontext"/>
          <w:rtl/>
        </w:rPr>
        <w:t xml:space="preserve">אף </w:t>
      </w:r>
      <w:r w:rsidR="00195C32">
        <w:rPr>
          <w:rFonts w:ascii="Fb Fontext" w:hAnsi="Fb Fontext" w:hint="cs"/>
          <w:rtl/>
        </w:rPr>
        <w:t>ל</w:t>
      </w:r>
      <w:r w:rsidRPr="00224C4C">
        <w:rPr>
          <w:rFonts w:ascii="Fb Fontext" w:hAnsi="Fb Fontext"/>
          <w:rtl/>
        </w:rPr>
        <w:t>כל</w:t>
      </w:r>
      <w:r w:rsidR="00195C32">
        <w:rPr>
          <w:rFonts w:ascii="Fb Fontext" w:hAnsi="Fb Fontext" w:hint="cs"/>
          <w:rtl/>
        </w:rPr>
        <w:t xml:space="preserve"> עריות כאלו</w:t>
      </w:r>
    </w:p>
    <w:p w14:paraId="2454EB3D" w14:textId="77777777" w:rsidR="00A85AC8" w:rsidRPr="00E600D8" w:rsidRDefault="006E0774" w:rsidP="005A4A07">
      <w:pPr>
        <w:pStyle w:val="38"/>
        <w:framePr w:wrap="notBeside"/>
        <w:rPr>
          <w:rtl/>
        </w:rPr>
      </w:pPr>
      <w:r w:rsidRPr="00E600D8">
        <w:rPr>
          <w:rFonts w:hint="cs"/>
          <w:rtl/>
        </w:rPr>
        <w:t>ד</w:t>
      </w:r>
      <w:r w:rsidR="00B35B36" w:rsidRPr="00E600D8">
        <w:rPr>
          <w:rFonts w:hint="cs"/>
          <w:rtl/>
        </w:rPr>
        <w:t>יש</w:t>
      </w:r>
      <w:r w:rsidRPr="00E600D8">
        <w:rPr>
          <w:rFonts w:hint="cs"/>
          <w:rtl/>
        </w:rPr>
        <w:t xml:space="preserve"> ל</w:t>
      </w:r>
      <w:r w:rsidR="005A4A07" w:rsidRPr="00E600D8">
        <w:rPr>
          <w:rFonts w:hint="cs"/>
          <w:rtl/>
        </w:rPr>
        <w:t>פ</w:t>
      </w:r>
      <w:r w:rsidRPr="00E600D8">
        <w:rPr>
          <w:rFonts w:hint="cs"/>
          <w:rtl/>
        </w:rPr>
        <w:t>ר</w:t>
      </w:r>
      <w:r w:rsidR="005A4A07" w:rsidRPr="00E600D8">
        <w:rPr>
          <w:rFonts w:hint="cs"/>
          <w:rtl/>
        </w:rPr>
        <w:t>ו</w:t>
      </w:r>
      <w:r w:rsidRPr="00E600D8">
        <w:rPr>
          <w:rFonts w:hint="cs"/>
          <w:rtl/>
        </w:rPr>
        <w:t>ך</w:t>
      </w:r>
      <w:r w:rsidR="00A85AC8" w:rsidRPr="00E600D8">
        <w:rPr>
          <w:rtl/>
        </w:rPr>
        <w:t>:</w:t>
      </w:r>
    </w:p>
    <w:p w14:paraId="1B40158D" w14:textId="014DE4F3"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 xml:space="preserve">אחות אשה אין לה היתר במקום מצוה, </w:t>
      </w:r>
      <w:r w:rsidRPr="00224C4C">
        <w:rPr>
          <w:rFonts w:ascii="Fb Fontext" w:hAnsi="Fb Fontext" w:hint="cs"/>
          <w:sz w:val="32"/>
          <w:rtl/>
        </w:rPr>
        <w:t>משא</w:t>
      </w:r>
      <w:r w:rsidRPr="00224C4C">
        <w:rPr>
          <w:rFonts w:ascii="Fb Fontext" w:hAnsi="Fb Fontext"/>
          <w:sz w:val="32"/>
          <w:rtl/>
        </w:rPr>
        <w:t>"</w:t>
      </w:r>
      <w:r w:rsidRPr="00224C4C">
        <w:rPr>
          <w:rFonts w:ascii="Fb Fontext" w:hAnsi="Fb Fontext" w:hint="cs"/>
          <w:sz w:val="32"/>
          <w:rtl/>
        </w:rPr>
        <w:t>כ באשת אח</w:t>
      </w:r>
    </w:p>
    <w:p w14:paraId="04878F54" w14:textId="73283ECA" w:rsidR="006E0774" w:rsidRPr="00131640" w:rsidRDefault="006E0774" w:rsidP="006E0774">
      <w:pPr>
        <w:rPr>
          <w:rtl/>
        </w:rPr>
      </w:pPr>
      <w:r w:rsidRPr="00224C4C">
        <w:rPr>
          <w:rFonts w:ascii="Fb Fontext" w:hAnsi="Fb Fontext" w:hint="cs"/>
          <w:rtl/>
        </w:rPr>
        <w:t>ו</w:t>
      </w:r>
      <w:r w:rsidRPr="00224C4C">
        <w:rPr>
          <w:rFonts w:ascii="Fb Fontext" w:hAnsi="Fb Fontext"/>
          <w:rtl/>
        </w:rPr>
        <w:t xml:space="preserve">אשת איש </w:t>
      </w:r>
      <w:r w:rsidRPr="00224C4C">
        <w:rPr>
          <w:rFonts w:ascii="Fb Fontext" w:hAnsi="Fb Fontext" w:hint="cs"/>
          <w:rtl/>
        </w:rPr>
        <w:t xml:space="preserve">יש </w:t>
      </w:r>
      <w:r w:rsidRPr="00224C4C">
        <w:rPr>
          <w:rFonts w:ascii="Fb Fontext" w:hAnsi="Fb Fontext"/>
          <w:rtl/>
        </w:rPr>
        <w:t>לה היתר בחיי אוסרן</w:t>
      </w:r>
      <w:r w:rsidRPr="00224C4C">
        <w:rPr>
          <w:rFonts w:ascii="Fb Fontext" w:hAnsi="Fb Fontext" w:hint="cs"/>
          <w:rtl/>
        </w:rPr>
        <w:t xml:space="preserve"> משא</w:t>
      </w:r>
      <w:r w:rsidRPr="00224C4C">
        <w:rPr>
          <w:rFonts w:ascii="Fb Fontext" w:hAnsi="Fb Fontext"/>
          <w:rtl/>
        </w:rPr>
        <w:t>"</w:t>
      </w:r>
      <w:r w:rsidRPr="00224C4C">
        <w:rPr>
          <w:rFonts w:ascii="Fb Fontext" w:hAnsi="Fb Fontext" w:hint="cs"/>
          <w:rtl/>
        </w:rPr>
        <w:t>כ הנך</w:t>
      </w:r>
    </w:p>
    <w:p w14:paraId="06203172" w14:textId="77777777" w:rsidR="00A85AC8" w:rsidRPr="00E600D8" w:rsidRDefault="006E0774" w:rsidP="00195C32">
      <w:pPr>
        <w:pStyle w:val="38"/>
        <w:framePr w:wrap="notBeside"/>
        <w:rPr>
          <w:rtl/>
        </w:rPr>
      </w:pPr>
      <w:r w:rsidRPr="00E600D8">
        <w:rPr>
          <w:rtl/>
        </w:rPr>
        <w:t>אלא א"ר יונה</w:t>
      </w:r>
      <w:r w:rsidR="00A85AC8" w:rsidRPr="00E600D8">
        <w:rPr>
          <w:rtl/>
        </w:rPr>
        <w:t>:</w:t>
      </w:r>
    </w:p>
    <w:p w14:paraId="5F923978" w14:textId="1991B6D8" w:rsidR="006E0774" w:rsidRPr="00131640" w:rsidRDefault="006E0774" w:rsidP="006E0774">
      <w:pPr>
        <w:rPr>
          <w:rtl/>
        </w:rPr>
      </w:pPr>
      <w:r w:rsidRPr="00224C4C">
        <w:rPr>
          <w:rStyle w:val="affffa"/>
          <w:rFonts w:hint="cs"/>
          <w:rtl/>
        </w:rPr>
        <w:t>'</w:t>
      </w:r>
      <w:r w:rsidRPr="00224C4C">
        <w:rPr>
          <w:rStyle w:val="affffa"/>
          <w:rtl/>
        </w:rPr>
        <w:t>כל אשר יעשה מכל התועבות האלה ונכרתו</w:t>
      </w:r>
      <w:r w:rsidRPr="00224C4C">
        <w:rPr>
          <w:rStyle w:val="affffa"/>
          <w:rFonts w:hint="cs"/>
          <w:rtl/>
        </w:rPr>
        <w:t>'</w:t>
      </w:r>
      <w:r w:rsidRPr="00224C4C">
        <w:rPr>
          <w:rStyle w:val="affffa"/>
          <w:rtl/>
        </w:rPr>
        <w:t>,</w:t>
      </w:r>
    </w:p>
    <w:p w14:paraId="42655D27" w14:textId="77777777" w:rsidR="00195C32" w:rsidRPr="00131640" w:rsidRDefault="00195C32" w:rsidP="00195C32">
      <w:pPr>
        <w:ind w:firstLine="40"/>
        <w:rPr>
          <w:rtl/>
        </w:rPr>
      </w:pPr>
      <w:r>
        <w:rPr>
          <w:rFonts w:ascii="Fb Fontext" w:hAnsi="Fb Fontext" w:hint="cs"/>
          <w:sz w:val="32"/>
          <w:rtl/>
        </w:rPr>
        <w:t>ה</w:t>
      </w:r>
      <w:r w:rsidR="006E0774" w:rsidRPr="00224C4C">
        <w:rPr>
          <w:rFonts w:ascii="Fb Fontext" w:hAnsi="Fb Fontext"/>
          <w:sz w:val="32"/>
          <w:rtl/>
        </w:rPr>
        <w:t xml:space="preserve">וקשו כל העריות כולם לאחות אשה, </w:t>
      </w:r>
      <w:r w:rsidR="006E0774" w:rsidRPr="00224C4C">
        <w:rPr>
          <w:rFonts w:ascii="Fb Fontext" w:hAnsi="Fb Fontext" w:hint="cs"/>
          <w:sz w:val="32"/>
          <w:rtl/>
        </w:rPr>
        <w:t>ד</w:t>
      </w:r>
      <w:r w:rsidR="006E0774" w:rsidRPr="00224C4C">
        <w:rPr>
          <w:rFonts w:ascii="Fb Fontext" w:hAnsi="Fb Fontext"/>
          <w:sz w:val="32"/>
          <w:rtl/>
        </w:rPr>
        <w:t>לא תפסי בה קידושין.</w:t>
      </w:r>
    </w:p>
    <w:p w14:paraId="62DB323B" w14:textId="77777777" w:rsidR="009469D7" w:rsidRDefault="006E0774" w:rsidP="00195C32">
      <w:pPr>
        <w:ind w:firstLine="40"/>
        <w:rPr>
          <w:rFonts w:ascii="Fb Fontext" w:hAnsi="Fb Fontext"/>
          <w:sz w:val="32"/>
          <w:rtl/>
        </w:rPr>
      </w:pPr>
      <w:r w:rsidRPr="00224C4C">
        <w:rPr>
          <w:rFonts w:ascii="Fb Fontext" w:hAnsi="Fb Fontext" w:hint="cs"/>
          <w:sz w:val="32"/>
          <w:rtl/>
        </w:rPr>
        <w:t>ובנדה אין הוולד ממזר</w:t>
      </w:r>
    </w:p>
    <w:p w14:paraId="3FB6A4A6" w14:textId="1C470766" w:rsidR="00A85AC8" w:rsidRPr="00E600D8" w:rsidRDefault="006E0774" w:rsidP="009D472E">
      <w:pPr>
        <w:pStyle w:val="38"/>
        <w:framePr w:wrap="notBeside"/>
        <w:rPr>
          <w:rtl/>
        </w:rPr>
      </w:pPr>
      <w:r w:rsidRPr="00E600D8">
        <w:rPr>
          <w:rFonts w:hint="cs"/>
          <w:rtl/>
        </w:rPr>
        <w:t>כחזקיה</w:t>
      </w:r>
      <w:r w:rsidR="00A85AC8" w:rsidRPr="00E600D8">
        <w:rPr>
          <w:rFonts w:hint="cs"/>
          <w:rtl/>
        </w:rPr>
        <w:t>:</w:t>
      </w:r>
    </w:p>
    <w:p w14:paraId="0F428572" w14:textId="38AF7F62" w:rsidR="006E0774" w:rsidRPr="00131640" w:rsidRDefault="006E0774" w:rsidP="00195C32">
      <w:pPr>
        <w:ind w:firstLine="40"/>
        <w:rPr>
          <w:rtl/>
        </w:rPr>
      </w:pPr>
      <w:r w:rsidRPr="00224C4C">
        <w:rPr>
          <w:rStyle w:val="affffa"/>
          <w:rFonts w:hint="cs"/>
          <w:rtl/>
        </w:rPr>
        <w:t xml:space="preserve">ד'ותהי נדתה עליו' </w:t>
      </w:r>
      <w:r w:rsidRPr="00224C4C">
        <w:rPr>
          <w:rFonts w:ascii="Fb Fontext" w:hAnsi="Fb Fontext" w:hint="cs"/>
          <w:sz w:val="32"/>
          <w:rtl/>
        </w:rPr>
        <w:t xml:space="preserve">- </w:t>
      </w:r>
      <w:r w:rsidRPr="00224C4C">
        <w:rPr>
          <w:rFonts w:ascii="Fb Fontext" w:hAnsi="Fb Fontext"/>
          <w:sz w:val="32"/>
          <w:rtl/>
        </w:rPr>
        <w:t>אפילו בשעת נדתה תהא בה הויה.</w:t>
      </w:r>
    </w:p>
    <w:p w14:paraId="51210F93" w14:textId="7C047726" w:rsidR="00A85AC8" w:rsidRPr="00E600D8" w:rsidRDefault="006E0774" w:rsidP="009D472E">
      <w:pPr>
        <w:pStyle w:val="38"/>
        <w:framePr w:wrap="notBeside"/>
        <w:rPr>
          <w:rtl/>
        </w:rPr>
      </w:pPr>
      <w:r w:rsidRPr="00E600D8">
        <w:rPr>
          <w:rFonts w:hint="cs"/>
          <w:rtl/>
        </w:rPr>
        <w:t>ומקשי'</w:t>
      </w:r>
      <w:r w:rsidR="00A85AC8" w:rsidRPr="00E600D8">
        <w:rPr>
          <w:rFonts w:hint="cs"/>
          <w:rtl/>
        </w:rPr>
        <w:t>:</w:t>
      </w:r>
    </w:p>
    <w:p w14:paraId="06062309" w14:textId="61994CB8" w:rsidR="006E0774" w:rsidRPr="00131640" w:rsidRDefault="009D472E" w:rsidP="006E0774">
      <w:pPr>
        <w:rPr>
          <w:rtl/>
        </w:rPr>
      </w:pPr>
      <w:r>
        <w:rPr>
          <w:rFonts w:ascii="Fb Fontext" w:hAnsi="Fb Fontext" w:hint="cs"/>
          <w:rtl/>
        </w:rPr>
        <w:t>לחומרא -</w:t>
      </w:r>
      <w:r w:rsidR="006E0774" w:rsidRPr="00224C4C">
        <w:rPr>
          <w:rFonts w:ascii="Fb Fontext" w:hAnsi="Fb Fontext" w:hint="cs"/>
          <w:rtl/>
        </w:rPr>
        <w:t>לאחות אשה</w:t>
      </w:r>
      <w:r>
        <w:rPr>
          <w:rFonts w:ascii="Fb Fontext" w:hAnsi="Fb Fontext" w:hint="cs"/>
          <w:rtl/>
        </w:rPr>
        <w:t>,</w:t>
      </w:r>
      <w:r w:rsidR="006E0774" w:rsidRPr="00224C4C">
        <w:rPr>
          <w:rFonts w:ascii="Fb Fontext" w:hAnsi="Fb Fontext" w:hint="cs"/>
          <w:rtl/>
        </w:rPr>
        <w:t xml:space="preserve"> ולא לנידה</w:t>
      </w:r>
      <w:r>
        <w:rPr>
          <w:rFonts w:ascii="Fb Fontext" w:hAnsi="Fb Fontext" w:hint="cs"/>
          <w:rtl/>
        </w:rPr>
        <w:t>.</w:t>
      </w:r>
    </w:p>
    <w:p w14:paraId="347AC1B9" w14:textId="77777777" w:rsidR="006E0774" w:rsidRPr="00131640" w:rsidRDefault="006E0774" w:rsidP="0010529F">
      <w:pPr>
        <w:pStyle w:val="afff0"/>
        <w:framePr w:wrap="around"/>
        <w:rPr>
          <w:rtl/>
        </w:rPr>
      </w:pPr>
      <w:r w:rsidRPr="00224C4C">
        <w:rPr>
          <w:rFonts w:hint="cs"/>
          <w:rtl/>
        </w:rPr>
        <w:t>סח.</w:t>
      </w:r>
    </w:p>
    <w:p w14:paraId="5DFB1476" w14:textId="29A64E3D" w:rsidR="00A85AC8" w:rsidRPr="00E600D8" w:rsidRDefault="006E0774" w:rsidP="009D472E">
      <w:pPr>
        <w:pStyle w:val="38"/>
        <w:framePr w:wrap="notBeside"/>
        <w:rPr>
          <w:rtl/>
        </w:rPr>
      </w:pPr>
      <w:r w:rsidRPr="00E600D8">
        <w:rPr>
          <w:rFonts w:hint="cs"/>
          <w:rtl/>
        </w:rPr>
        <w:t>ראב</w:t>
      </w:r>
      <w:r w:rsidRPr="00E600D8">
        <w:rPr>
          <w:rtl/>
        </w:rPr>
        <w:t>"</w:t>
      </w:r>
      <w:r w:rsidRPr="00E600D8">
        <w:rPr>
          <w:rFonts w:hint="cs"/>
          <w:rtl/>
        </w:rPr>
        <w:t>י</w:t>
      </w:r>
      <w:r w:rsidR="00A85AC8" w:rsidRPr="00E600D8">
        <w:rPr>
          <w:rFonts w:hint="cs"/>
          <w:rtl/>
        </w:rPr>
        <w:t>:</w:t>
      </w:r>
    </w:p>
    <w:p w14:paraId="6466AB8C" w14:textId="4644F1BF" w:rsidR="006E0774" w:rsidRDefault="006E0774" w:rsidP="006E0774">
      <w:pPr>
        <w:rPr>
          <w:rtl/>
        </w:rPr>
      </w:pPr>
      <w:r w:rsidRPr="00224C4C">
        <w:rPr>
          <w:rFonts w:ascii="Fb Fontext" w:hAnsi="Fb Fontext"/>
          <w:sz w:val="32"/>
          <w:rtl/>
        </w:rPr>
        <w:t xml:space="preserve">אתיא בק"ו מיבמה שהיא בלאו לא תפסי בה קידושין, </w:t>
      </w:r>
      <w:r w:rsidRPr="00224C4C">
        <w:rPr>
          <w:rFonts w:ascii="Fb Fontext" w:hAnsi="Fb Fontext" w:hint="cs"/>
          <w:sz w:val="32"/>
          <w:rtl/>
        </w:rPr>
        <w:t>וכ</w:t>
      </w:r>
      <w:r w:rsidRPr="00224C4C">
        <w:rPr>
          <w:rFonts w:ascii="Fb Fontext" w:hAnsi="Fb Fontext"/>
          <w:sz w:val="32"/>
          <w:rtl/>
        </w:rPr>
        <w:t>"</w:t>
      </w:r>
      <w:r w:rsidRPr="00224C4C">
        <w:rPr>
          <w:rFonts w:ascii="Fb Fontext" w:hAnsi="Fb Fontext" w:hint="cs"/>
          <w:sz w:val="32"/>
          <w:rtl/>
        </w:rPr>
        <w:t xml:space="preserve">ש </w:t>
      </w:r>
      <w:r w:rsidRPr="00224C4C">
        <w:rPr>
          <w:rFonts w:ascii="Fb Fontext" w:hAnsi="Fb Fontext"/>
          <w:sz w:val="32"/>
          <w:rtl/>
        </w:rPr>
        <w:t>חייבי מיתות וחייבי כריתות</w:t>
      </w:r>
      <w:r w:rsidRPr="00224C4C">
        <w:rPr>
          <w:rFonts w:ascii="Fb Fontext" w:hAnsi="Fb Fontext" w:hint="cs"/>
          <w:sz w:val="32"/>
          <w:rtl/>
        </w:rPr>
        <w:t>.</w:t>
      </w:r>
    </w:p>
    <w:p w14:paraId="7F09FC7B" w14:textId="78E20D30" w:rsidR="007309FA" w:rsidRPr="00131640" w:rsidRDefault="007309FA" w:rsidP="007309FA">
      <w:pPr>
        <w:pStyle w:val="affffb"/>
        <w:rPr>
          <w:rtl/>
        </w:rPr>
      </w:pPr>
      <w:r w:rsidRPr="007309FA">
        <w:rPr>
          <w:rtl/>
        </w:rPr>
        <w:t>***</w:t>
      </w:r>
    </w:p>
    <w:p w14:paraId="2EA74825" w14:textId="36BD4192" w:rsidR="00706B6A" w:rsidRPr="00131640" w:rsidRDefault="00706B6A" w:rsidP="00706B6A">
      <w:pPr>
        <w:pStyle w:val="affffb"/>
        <w:rPr>
          <w:rtl/>
        </w:rPr>
      </w:pPr>
      <w:r w:rsidRPr="00706B6A">
        <w:rPr>
          <w:rFonts w:hint="cs"/>
          <w:rtl/>
        </w:rPr>
        <w:t>ולא שאר חיי''ל</w:t>
      </w:r>
    </w:p>
    <w:p w14:paraId="19659229" w14:textId="5D97B2D7" w:rsidR="00A85AC8" w:rsidRPr="00E600D8" w:rsidRDefault="006E0774" w:rsidP="00706B6A">
      <w:pPr>
        <w:pStyle w:val="38"/>
        <w:framePr w:wrap="notBeside"/>
        <w:rPr>
          <w:rtl/>
        </w:rPr>
      </w:pPr>
      <w:r w:rsidRPr="00E600D8">
        <w:rPr>
          <w:rFonts w:hint="cs"/>
          <w:rtl/>
        </w:rPr>
        <w:t>כר</w:t>
      </w:r>
      <w:r w:rsidRPr="00E600D8">
        <w:rPr>
          <w:rtl/>
        </w:rPr>
        <w:t>"</w:t>
      </w:r>
      <w:r w:rsidRPr="00E600D8">
        <w:rPr>
          <w:rFonts w:hint="cs"/>
          <w:rtl/>
        </w:rPr>
        <w:t>פ</w:t>
      </w:r>
      <w:r w:rsidR="00A85AC8" w:rsidRPr="00E600D8">
        <w:rPr>
          <w:rFonts w:hint="cs"/>
          <w:rtl/>
        </w:rPr>
        <w:t>:</w:t>
      </w:r>
    </w:p>
    <w:p w14:paraId="36E0D0DB" w14:textId="15633143" w:rsidR="006E0774" w:rsidRPr="00131640" w:rsidRDefault="000804C2" w:rsidP="009D472E">
      <w:pPr>
        <w:rPr>
          <w:rtl/>
        </w:rPr>
      </w:pPr>
      <w:r w:rsidRPr="000804C2">
        <w:rPr>
          <w:rStyle w:val="affffa"/>
          <w:rFonts w:hint="cs"/>
          <w:spacing w:val="2"/>
          <w:rtl/>
        </w:rPr>
        <w:t>ד</w:t>
      </w:r>
      <w:r w:rsidR="006E0774" w:rsidRPr="000804C2">
        <w:rPr>
          <w:rStyle w:val="affffa"/>
          <w:rFonts w:hint="cs"/>
          <w:spacing w:val="2"/>
          <w:rtl/>
        </w:rPr>
        <w:t>'</w:t>
      </w:r>
      <w:r w:rsidR="006E0774" w:rsidRPr="000804C2">
        <w:rPr>
          <w:rStyle w:val="affffa"/>
          <w:b/>
          <w:bCs/>
          <w:spacing w:val="2"/>
          <w:rtl/>
        </w:rPr>
        <w:t xml:space="preserve">כי תהיין </w:t>
      </w:r>
      <w:r w:rsidR="006E0774" w:rsidRPr="000804C2">
        <w:rPr>
          <w:rStyle w:val="affffa"/>
          <w:spacing w:val="2"/>
          <w:rtl/>
        </w:rPr>
        <w:t>לאיש שתי נשים האחת אהובה והאחת שנואה</w:t>
      </w:r>
      <w:r w:rsidR="006E0774" w:rsidRPr="000804C2">
        <w:rPr>
          <w:rStyle w:val="affffa"/>
          <w:rFonts w:hint="cs"/>
          <w:spacing w:val="2"/>
          <w:rtl/>
        </w:rPr>
        <w:t>'</w:t>
      </w:r>
      <w:r w:rsidR="006E0774" w:rsidRPr="000804C2">
        <w:rPr>
          <w:rStyle w:val="affffa"/>
          <w:spacing w:val="2"/>
          <w:rtl/>
        </w:rPr>
        <w:t>,</w:t>
      </w:r>
      <w:r w:rsidR="009D472E">
        <w:rPr>
          <w:rFonts w:ascii="Fb Fontext" w:hAnsi="Fb Fontext" w:hint="cs"/>
          <w:sz w:val="32"/>
          <w:rtl/>
        </w:rPr>
        <w:t xml:space="preserve"> </w:t>
      </w:r>
      <w:r w:rsidR="006E0774" w:rsidRPr="00224C4C">
        <w:rPr>
          <w:rFonts w:ascii="Fb Fontext" w:hAnsi="Fb Fontext"/>
          <w:sz w:val="32"/>
          <w:rtl/>
        </w:rPr>
        <w:t xml:space="preserve">אהובה - בנישואיה, שנואה - בנישואיה, </w:t>
      </w:r>
      <w:r w:rsidR="006E0774" w:rsidRPr="000804C2">
        <w:rPr>
          <w:rStyle w:val="afffff3"/>
          <w:rtl/>
        </w:rPr>
        <w:t>וקאמר רחמנא:</w:t>
      </w:r>
      <w:r w:rsidR="006E0774" w:rsidRPr="000804C2">
        <w:rPr>
          <w:rStyle w:val="afffff3"/>
          <w:rFonts w:hint="cs"/>
          <w:rtl/>
        </w:rPr>
        <w:t xml:space="preserve"> </w:t>
      </w:r>
      <w:r w:rsidR="006E0774" w:rsidRPr="00224C4C">
        <w:rPr>
          <w:rStyle w:val="affffa"/>
          <w:rFonts w:hint="cs"/>
          <w:rtl/>
        </w:rPr>
        <w:t>'</w:t>
      </w:r>
      <w:r w:rsidR="006E0774" w:rsidRPr="00224C4C">
        <w:rPr>
          <w:rStyle w:val="affffa"/>
          <w:rtl/>
        </w:rPr>
        <w:t>כי תהיין</w:t>
      </w:r>
      <w:r w:rsidR="006E0774" w:rsidRPr="00224C4C">
        <w:rPr>
          <w:rStyle w:val="affffa"/>
          <w:rFonts w:hint="cs"/>
          <w:rtl/>
        </w:rPr>
        <w:t>'</w:t>
      </w:r>
    </w:p>
    <w:p w14:paraId="1B472C7E" w14:textId="78358F8F" w:rsidR="00A85AC8" w:rsidRPr="00E600D8" w:rsidRDefault="006E0774" w:rsidP="000804C2">
      <w:pPr>
        <w:pStyle w:val="38"/>
        <w:framePr w:wrap="notBeside"/>
        <w:rPr>
          <w:rtl/>
        </w:rPr>
      </w:pPr>
      <w:r w:rsidRPr="00E600D8">
        <w:rPr>
          <w:rtl/>
        </w:rPr>
        <w:t>ולר"ע</w:t>
      </w:r>
      <w:r w:rsidR="00A85AC8" w:rsidRPr="00E600D8">
        <w:rPr>
          <w:rFonts w:hint="cs"/>
          <w:rtl/>
        </w:rPr>
        <w:t>:</w:t>
      </w:r>
    </w:p>
    <w:p w14:paraId="6D310AD8" w14:textId="2315ED8E" w:rsidR="0064538E" w:rsidRPr="00131640" w:rsidRDefault="006E0774" w:rsidP="0064538E">
      <w:pPr>
        <w:rPr>
          <w:rtl/>
        </w:rPr>
      </w:pPr>
      <w:r w:rsidRPr="00224C4C">
        <w:rPr>
          <w:rFonts w:ascii="Fb Fontext" w:hAnsi="Fb Fontext" w:hint="cs"/>
          <w:sz w:val="32"/>
          <w:rtl/>
        </w:rPr>
        <w:t>ד</w:t>
      </w:r>
      <w:r w:rsidRPr="00224C4C">
        <w:rPr>
          <w:rFonts w:ascii="Fb Fontext" w:hAnsi="Fb Fontext"/>
          <w:sz w:val="32"/>
          <w:rtl/>
        </w:rPr>
        <w:t>אין קידושין תופסין בחייבי לאוין,</w:t>
      </w:r>
      <w:r w:rsidRPr="00224C4C">
        <w:rPr>
          <w:rStyle w:val="affffa"/>
          <w:rtl/>
        </w:rPr>
        <w:t xml:space="preserve"> </w:t>
      </w:r>
      <w:r w:rsidRPr="00224C4C">
        <w:rPr>
          <w:rStyle w:val="affffa"/>
          <w:rFonts w:hint="cs"/>
          <w:rtl/>
        </w:rPr>
        <w:t>'</w:t>
      </w:r>
      <w:r w:rsidRPr="00224C4C">
        <w:rPr>
          <w:rStyle w:val="affffa"/>
          <w:rtl/>
        </w:rPr>
        <w:t>כי תהיין</w:t>
      </w:r>
      <w:r w:rsidRPr="00224C4C">
        <w:rPr>
          <w:rStyle w:val="affffa"/>
          <w:rFonts w:hint="cs"/>
          <w:rtl/>
        </w:rPr>
        <w:t>'</w:t>
      </w:r>
      <w:r w:rsidRPr="00224C4C">
        <w:rPr>
          <w:rStyle w:val="affffa"/>
          <w:rtl/>
        </w:rPr>
        <w:t xml:space="preserve"> </w:t>
      </w:r>
      <w:r w:rsidRPr="00224C4C">
        <w:rPr>
          <w:rFonts w:ascii="Fb Fontext" w:hAnsi="Fb Fontext"/>
          <w:sz w:val="32"/>
          <w:rtl/>
        </w:rPr>
        <w:t xml:space="preserve">באלמנה לכ"ג, </w:t>
      </w:r>
      <w:r w:rsidRPr="00817E04">
        <w:rPr>
          <w:rStyle w:val="afffff3"/>
          <w:rtl/>
        </w:rPr>
        <w:t>וכר' סימאי</w:t>
      </w:r>
      <w:r w:rsidR="00817E04">
        <w:rPr>
          <w:rStyle w:val="afffff3"/>
          <w:rFonts w:hint="cs"/>
          <w:rtl/>
        </w:rPr>
        <w:t>:</w:t>
      </w:r>
      <w:r w:rsidR="00706B6A" w:rsidRPr="00817E04">
        <w:rPr>
          <w:rStyle w:val="afffff3"/>
          <w:rFonts w:hint="cs"/>
          <w:rtl/>
        </w:rPr>
        <w:t xml:space="preserve"> </w:t>
      </w:r>
      <w:r w:rsidR="00706B6A">
        <w:rPr>
          <w:rFonts w:ascii="Fb Fontext" w:hAnsi="Fb Fontext" w:hint="cs"/>
          <w:sz w:val="32"/>
          <w:rtl/>
        </w:rPr>
        <w:t>ד</w:t>
      </w:r>
      <w:r>
        <w:rPr>
          <w:rFonts w:ascii="Fb Fontext" w:hAnsi="Fb Fontext"/>
          <w:sz w:val="32"/>
          <w:rtl/>
        </w:rPr>
        <w:t xml:space="preserve">מן הכל היה </w:t>
      </w:r>
      <w:r>
        <w:rPr>
          <w:rStyle w:val="afffff3"/>
          <w:rFonts w:ascii="Fb Fontext" w:hAnsi="Fb Fontext"/>
          <w:sz w:val="32"/>
          <w:rtl/>
          <w:rPrChange w:id="9280" w:author="מנוע אמוראים" w:date="2026-10-05T16:42:07Z">
            <w:rPr>
              <w:rFonts w:ascii="Fb Fontext" w:hAnsi="Fb Fontext"/>
              <w:sz w:val="32"/>
              <w:rtl/>
            </w:rPr>
          </w:rPrChange>
        </w:rPr>
        <w:t xml:space="preserve">ר"ע</w:t>
      </w:r>
      <w:r>
        <w:rPr>
          <w:rFonts w:ascii="Fb Fontext" w:hAnsi="Fb Fontext"/>
          <w:sz w:val="32"/>
          <w:rtl/>
        </w:rPr>
        <w:t xml:space="preserve"> עושה ממזר, חוץ מאלמנה לכה</w:t>
      </w:r>
      <w:r w:rsidR="00706B6A">
        <w:rPr>
          <w:rFonts w:ascii="Fb Fontext" w:hAnsi="Fb Fontext" w:hint="cs"/>
          <w:sz w:val="32"/>
          <w:rtl/>
        </w:rPr>
        <w:t xml:space="preserve">"ג </w:t>
      </w:r>
      <w:r w:rsidRPr="0064538E">
        <w:rPr>
          <w:rStyle w:val="afffff3"/>
          <w:rtl/>
        </w:rPr>
        <w:t>שהרי אמרה תורה</w:t>
      </w:r>
      <w:r w:rsidRPr="0064538E">
        <w:rPr>
          <w:rStyle w:val="afffff3"/>
          <w:rFonts w:hint="cs"/>
          <w:rtl/>
        </w:rPr>
        <w:t xml:space="preserve"> </w:t>
      </w:r>
      <w:r w:rsidRPr="00224C4C">
        <w:rPr>
          <w:rStyle w:val="affffa"/>
          <w:rFonts w:hint="cs"/>
          <w:rtl/>
        </w:rPr>
        <w:t>'</w:t>
      </w:r>
      <w:r w:rsidRPr="00224C4C">
        <w:rPr>
          <w:rStyle w:val="affffa"/>
          <w:rtl/>
        </w:rPr>
        <w:t>לא יחלל</w:t>
      </w:r>
      <w:r w:rsidRPr="00224C4C">
        <w:rPr>
          <w:rStyle w:val="affffa"/>
          <w:rFonts w:hint="cs"/>
          <w:rtl/>
        </w:rPr>
        <w:t>'</w:t>
      </w:r>
      <w:r w:rsidRPr="00224C4C">
        <w:rPr>
          <w:rStyle w:val="affffa"/>
          <w:rtl/>
        </w:rPr>
        <w:t>,</w:t>
      </w:r>
      <w:r w:rsidRPr="00224C4C">
        <w:rPr>
          <w:rFonts w:ascii="Fb Fontext" w:hAnsi="Fb Fontext"/>
          <w:sz w:val="32"/>
          <w:rtl/>
        </w:rPr>
        <w:t xml:space="preserve"> חילולים עושה, ואין עושה ממזרות.</w:t>
      </w:r>
    </w:p>
    <w:p w14:paraId="79406233" w14:textId="30386A8A" w:rsidR="00A85AC8" w:rsidRPr="00E600D8" w:rsidRDefault="006E0774" w:rsidP="0064538E">
      <w:pPr>
        <w:pStyle w:val="38"/>
        <w:framePr w:wrap="notBeside"/>
        <w:rPr>
          <w:rtl/>
        </w:rPr>
      </w:pPr>
      <w:r w:rsidRPr="00E600D8">
        <w:rPr>
          <w:rtl/>
        </w:rPr>
        <w:t>ולר' ישבב</w:t>
      </w:r>
      <w:r w:rsidR="00A85AC8" w:rsidRPr="00E600D8">
        <w:rPr>
          <w:rtl/>
        </w:rPr>
        <w:t>:</w:t>
      </w:r>
    </w:p>
    <w:p w14:paraId="2103E202" w14:textId="629B4203" w:rsidR="006E0774" w:rsidRPr="00131640" w:rsidRDefault="006E0774" w:rsidP="00817E04">
      <w:pPr>
        <w:rPr>
          <w:rtl/>
        </w:rPr>
      </w:pPr>
      <w:r w:rsidRPr="00817E04">
        <w:rPr>
          <w:rStyle w:val="afffff3"/>
          <w:rFonts w:hint="cs"/>
          <w:rtl/>
        </w:rPr>
        <w:t>ד</w:t>
      </w:r>
      <w:r w:rsidRPr="00817E04">
        <w:rPr>
          <w:rStyle w:val="afffff3"/>
          <w:rtl/>
        </w:rPr>
        <w:t>בואו ונצווח על עקיבא בן יוסף</w:t>
      </w:r>
      <w:r w:rsidR="00817E04" w:rsidRPr="00817E04">
        <w:rPr>
          <w:rStyle w:val="afffff3"/>
          <w:rFonts w:hint="cs"/>
          <w:rtl/>
        </w:rPr>
        <w:t xml:space="preserve"> שאמר:</w:t>
      </w:r>
      <w:r w:rsidR="00817E04">
        <w:rPr>
          <w:rFonts w:ascii="Fb Fontext" w:hAnsi="Fb Fontext" w:hint="cs"/>
          <w:sz w:val="32"/>
          <w:rtl/>
        </w:rPr>
        <w:t xml:space="preserve"> </w:t>
      </w:r>
      <w:r w:rsidRPr="00224C4C">
        <w:rPr>
          <w:rFonts w:ascii="Fb Fontext" w:hAnsi="Fb Fontext"/>
          <w:sz w:val="32"/>
          <w:rtl/>
        </w:rPr>
        <w:t>כל שאין לו ביאה בישראל הולד ממזר,</w:t>
      </w:r>
      <w:r w:rsidR="0064538E">
        <w:rPr>
          <w:rFonts w:ascii="Fb Fontext" w:hAnsi="Fb Fontext" w:hint="cs"/>
          <w:rtl/>
        </w:rPr>
        <w:t xml:space="preserve"> </w:t>
      </w:r>
      <w:r w:rsidRPr="00224C4C">
        <w:rPr>
          <w:rFonts w:ascii="Fb Fontext" w:hAnsi="Fb Fontext" w:hint="cs"/>
          <w:rtl/>
        </w:rPr>
        <w:t>אפי' אי טע</w:t>
      </w:r>
      <w:r w:rsidR="00817E04">
        <w:rPr>
          <w:rFonts w:ascii="Fb Fontext" w:hAnsi="Fb Fontext" w:hint="cs"/>
          <w:rtl/>
        </w:rPr>
        <w:t xml:space="preserve">ם עצמו אמר </w:t>
      </w:r>
      <w:r w:rsidRPr="00224C4C">
        <w:rPr>
          <w:rFonts w:ascii="Fb Fontext" w:hAnsi="Fb Fontext" w:hint="cs"/>
          <w:rtl/>
        </w:rPr>
        <w:t xml:space="preserve">אמר ואפי' חייבי עשה, מוקים </w:t>
      </w:r>
      <w:r w:rsidRPr="00224C4C">
        <w:rPr>
          <w:rFonts w:ascii="Fb Fontext" w:hAnsi="Fb Fontext"/>
          <w:rtl/>
        </w:rPr>
        <w:t>בבעולה לכ"ג.</w:t>
      </w:r>
      <w:r w:rsidR="00817E04">
        <w:rPr>
          <w:rFonts w:ascii="Fb Fontext" w:hAnsi="Fb Fontext" w:hint="cs"/>
          <w:rtl/>
        </w:rPr>
        <w:t xml:space="preserve">  - </w:t>
      </w:r>
      <w:r w:rsidRPr="00224C4C">
        <w:rPr>
          <w:rFonts w:ascii="Fb Fontext" w:hAnsi="Fb Fontext" w:hint="cs"/>
          <w:rtl/>
        </w:rPr>
        <w:t xml:space="preserve">ושאני </w:t>
      </w:r>
      <w:r w:rsidRPr="00224C4C">
        <w:rPr>
          <w:rFonts w:ascii="Fb Fontext" w:hAnsi="Fb Fontext"/>
          <w:rtl/>
        </w:rPr>
        <w:t xml:space="preserve">משום </w:t>
      </w:r>
      <w:r w:rsidRPr="00224C4C">
        <w:rPr>
          <w:rFonts w:ascii="Fb Fontext" w:hAnsi="Fb Fontext" w:hint="cs"/>
          <w:rtl/>
        </w:rPr>
        <w:t>ד</w:t>
      </w:r>
      <w:r w:rsidRPr="00224C4C">
        <w:rPr>
          <w:rFonts w:ascii="Fb Fontext" w:hAnsi="Fb Fontext"/>
          <w:rtl/>
        </w:rPr>
        <w:t>עשה שאין שוה בכל.</w:t>
      </w:r>
    </w:p>
    <w:p w14:paraId="68570719" w14:textId="6946BE08" w:rsidR="00A85AC8" w:rsidRPr="00E600D8" w:rsidRDefault="006E0774" w:rsidP="0064538E">
      <w:pPr>
        <w:pStyle w:val="38"/>
        <w:framePr w:wrap="notBeside"/>
        <w:rPr>
          <w:rtl/>
        </w:rPr>
      </w:pPr>
      <w:r w:rsidRPr="00E600D8">
        <w:rPr>
          <w:rtl/>
        </w:rPr>
        <w:t>ורבנן</w:t>
      </w:r>
      <w:r w:rsidR="00E600D8" w:rsidRPr="00E600D8">
        <w:rPr>
          <w:rFonts w:hint="cs"/>
          <w:rtl/>
        </w:rPr>
        <w:t>-</w:t>
      </w:r>
    </w:p>
    <w:p w14:paraId="66C310E8" w14:textId="3A8A57CC" w:rsidR="009469D7" w:rsidRDefault="006E0774" w:rsidP="00F13743">
      <w:pPr>
        <w:rPr>
          <w:rFonts w:ascii="Fb Fontext" w:hAnsi="Fb Fontext"/>
          <w:rtl/>
        </w:rPr>
      </w:pPr>
      <w:r w:rsidRPr="00224C4C">
        <w:rPr>
          <w:rFonts w:ascii="Fb Fontext" w:hAnsi="Fb Fontext" w:hint="cs"/>
          <w:rtl/>
        </w:rPr>
        <w:t xml:space="preserve">לא מוקמי בחייבי עשה- </w:t>
      </w:r>
      <w:r w:rsidRPr="00210DF6">
        <w:rPr>
          <w:rStyle w:val="afffa"/>
          <w:rFonts w:ascii="Fb Fontext" w:hAnsi="Fb Fontext" w:cs="BA TM • Vilna Extra-Bold" w:hint="cs"/>
          <w:bCs w:val="0"/>
          <w:rtl/>
        </w:rPr>
        <w:t>ד</w:t>
      </w:r>
      <w:r w:rsidRPr="00210DF6">
        <w:rPr>
          <w:rStyle w:val="afffa"/>
          <w:rFonts w:ascii="Fb Fontext" w:hAnsi="Fb Fontext" w:cs="BA TM • Vilna Extra-Bold"/>
          <w:bCs w:val="0"/>
          <w:rtl/>
        </w:rPr>
        <w:t xml:space="preserve">אי </w:t>
      </w:r>
      <w:r w:rsidRPr="00224C4C">
        <w:rPr>
          <w:rFonts w:ascii="Fb Fontext" w:hAnsi="Fb Fontext"/>
          <w:rtl/>
        </w:rPr>
        <w:t>שתיהן מצריות, שתיהן שנואות</w:t>
      </w:r>
      <w:r w:rsidRPr="00224C4C">
        <w:rPr>
          <w:rFonts w:ascii="Fb Fontext" w:hAnsi="Fb Fontext" w:hint="cs"/>
          <w:rtl/>
        </w:rPr>
        <w:t>,</w:t>
      </w:r>
      <w:r w:rsidRPr="00224C4C">
        <w:rPr>
          <w:rFonts w:ascii="Fb Fontext" w:hAnsi="Fb Fontext"/>
          <w:rtl/>
        </w:rPr>
        <w:t xml:space="preserve"> </w:t>
      </w:r>
      <w:r w:rsidRPr="00210DF6">
        <w:rPr>
          <w:rStyle w:val="afffa"/>
          <w:rFonts w:ascii="Fb Fontext" w:hAnsi="Fb Fontext" w:cs="BA TM • Vilna Extra-Bold"/>
          <w:bCs w:val="0"/>
          <w:rtl/>
        </w:rPr>
        <w:t>אי</w:t>
      </w:r>
      <w:r w:rsidRPr="00224C4C">
        <w:rPr>
          <w:rFonts w:ascii="Fb Fontext" w:hAnsi="Fb Fontext"/>
          <w:rtl/>
        </w:rPr>
        <w:t xml:space="preserve"> אחת מצרית ואחת ישראלית</w:t>
      </w:r>
      <w:r w:rsidR="00F13743">
        <w:rPr>
          <w:rFonts w:ascii="Fb Fontext" w:hAnsi="Fb Fontext" w:hint="cs"/>
          <w:rtl/>
        </w:rPr>
        <w:t xml:space="preserve"> - </w:t>
      </w:r>
      <w:r w:rsidRPr="00224C4C">
        <w:rPr>
          <w:rFonts w:ascii="Fb Fontext" w:hAnsi="Fb Fontext"/>
          <w:rtl/>
        </w:rPr>
        <w:t>שתי נשים מעם אחד בעינן!</w:t>
      </w:r>
    </w:p>
    <w:p w14:paraId="493A7A72" w14:textId="735D8BA4" w:rsidR="006E0774" w:rsidRPr="00131640" w:rsidRDefault="006E0774" w:rsidP="00F13743">
      <w:pPr>
        <w:rPr>
          <w:rtl/>
        </w:rPr>
      </w:pPr>
      <w:r w:rsidRPr="00210DF6">
        <w:rPr>
          <w:rStyle w:val="afffa"/>
          <w:rFonts w:ascii="Fb Fontext" w:hAnsi="Fb Fontext" w:cs="BA TM • Vilna Extra-Bold"/>
          <w:bCs w:val="0"/>
          <w:rtl/>
        </w:rPr>
        <w:t>אי</w:t>
      </w:r>
      <w:r w:rsidRPr="00224C4C">
        <w:rPr>
          <w:rFonts w:ascii="Fb Fontext" w:hAnsi="Fb Fontext"/>
          <w:rtl/>
        </w:rPr>
        <w:t xml:space="preserve"> בעולה ל</w:t>
      </w:r>
      <w:r w:rsidR="00F13743">
        <w:rPr>
          <w:rFonts w:ascii="Fb Fontext" w:hAnsi="Fb Fontext" w:hint="cs"/>
          <w:rtl/>
        </w:rPr>
        <w:t>ה</w:t>
      </w:r>
      <w:r w:rsidRPr="00224C4C">
        <w:rPr>
          <w:rFonts w:ascii="Fb Fontext" w:hAnsi="Fb Fontext"/>
          <w:rtl/>
        </w:rPr>
        <w:t>כ</w:t>
      </w:r>
      <w:r w:rsidR="00F13743">
        <w:rPr>
          <w:rFonts w:ascii="Fb Fontext" w:hAnsi="Fb Fontext" w:hint="cs"/>
          <w:rtl/>
        </w:rPr>
        <w:t>"ג</w:t>
      </w:r>
      <w:r w:rsidRPr="00224C4C">
        <w:rPr>
          <w:rFonts w:ascii="Fb Fontext" w:hAnsi="Fb Fontext"/>
          <w:rtl/>
        </w:rPr>
        <w:t>, מי כתיב תהיין לכהן?</w:t>
      </w:r>
      <w:r w:rsidRPr="00224C4C">
        <w:rPr>
          <w:rFonts w:ascii="Fb Fontext" w:hAnsi="Fb Fontext" w:hint="cs"/>
          <w:rtl/>
        </w:rPr>
        <w:t xml:space="preserve"> </w:t>
      </w:r>
      <w:r w:rsidRPr="00224C4C">
        <w:rPr>
          <w:rFonts w:ascii="Fb Fontext" w:hAnsi="Fb Fontext"/>
          <w:rtl/>
        </w:rPr>
        <w:t>–</w:t>
      </w:r>
      <w:r w:rsidRPr="00224C4C">
        <w:rPr>
          <w:rFonts w:ascii="Fb Fontext" w:hAnsi="Fb Fontext" w:hint="cs"/>
          <w:rtl/>
        </w:rPr>
        <w:t xml:space="preserve"> על כרחך חייב לאוין</w:t>
      </w:r>
    </w:p>
    <w:p w14:paraId="00514EB3" w14:textId="043D3D94" w:rsidR="00A85AC8" w:rsidRPr="00E600D8" w:rsidRDefault="006E0774" w:rsidP="0064538E">
      <w:pPr>
        <w:pStyle w:val="38"/>
        <w:framePr w:wrap="notBeside"/>
        <w:rPr>
          <w:rtl/>
        </w:rPr>
      </w:pPr>
      <w:r w:rsidRPr="00E600D8">
        <w:rPr>
          <w:rFonts w:hint="cs"/>
          <w:rtl/>
        </w:rPr>
        <w:t>ור</w:t>
      </w:r>
      <w:r w:rsidRPr="00E600D8">
        <w:rPr>
          <w:rtl/>
        </w:rPr>
        <w:t>"</w:t>
      </w:r>
      <w:r w:rsidRPr="00E600D8">
        <w:rPr>
          <w:rFonts w:hint="cs"/>
          <w:rtl/>
        </w:rPr>
        <w:t>ע</w:t>
      </w:r>
      <w:r w:rsidR="00A85AC8" w:rsidRPr="00E600D8">
        <w:rPr>
          <w:rFonts w:hint="cs"/>
          <w:rtl/>
        </w:rPr>
        <w:t>:</w:t>
      </w:r>
    </w:p>
    <w:p w14:paraId="637835A3" w14:textId="022FD6D5" w:rsidR="006E0774" w:rsidRPr="00131640" w:rsidRDefault="00F13743" w:rsidP="006E0774">
      <w:pPr>
        <w:rPr>
          <w:rtl/>
        </w:rPr>
      </w:pPr>
      <w:r>
        <w:rPr>
          <w:rFonts w:ascii="Fb Fontext" w:hAnsi="Fb Fontext" w:hint="cs"/>
          <w:sz w:val="32"/>
          <w:rtl/>
        </w:rPr>
        <w:t>ב</w:t>
      </w:r>
      <w:r w:rsidR="006E0774" w:rsidRPr="00224C4C">
        <w:rPr>
          <w:rFonts w:ascii="Fb Fontext" w:hAnsi="Fb Fontext"/>
          <w:sz w:val="32"/>
          <w:rtl/>
        </w:rPr>
        <w:t>על כורחיך שבקיה לקרא דהוי דחיק ומוקי אנפשיה.</w:t>
      </w:r>
    </w:p>
    <w:p w14:paraId="15AEA055" w14:textId="77777777" w:rsidR="006E0774" w:rsidRPr="00131640" w:rsidRDefault="006E0774" w:rsidP="00841728">
      <w:pPr>
        <w:pStyle w:val="affb"/>
        <w:rPr>
          <w:rtl/>
        </w:rPr>
      </w:pPr>
      <w:r w:rsidRPr="00224C4C">
        <w:rPr>
          <w:rFonts w:hint="cs"/>
          <w:rtl/>
        </w:rPr>
        <w:t>׹</w:t>
      </w:r>
    </w:p>
    <w:p w14:paraId="6749A8DB" w14:textId="77777777" w:rsidR="006E0774" w:rsidRPr="00131640" w:rsidRDefault="006E0774" w:rsidP="0010529F">
      <w:pPr>
        <w:pStyle w:val="afff0"/>
        <w:framePr w:wrap="around"/>
        <w:rPr>
          <w:rtl/>
        </w:rPr>
      </w:pPr>
      <w:r w:rsidRPr="00224C4C">
        <w:rPr>
          <w:rFonts w:hint="cs"/>
          <w:rtl/>
        </w:rPr>
        <w:t>סח:</w:t>
      </w:r>
    </w:p>
    <w:p w14:paraId="0FDFBA72" w14:textId="724128F9" w:rsidR="006E0774" w:rsidRDefault="006E0774" w:rsidP="006E0774">
      <w:pPr>
        <w:rPr>
          <w:rtl/>
        </w:rPr>
      </w:pPr>
      <w:r w:rsidRPr="00210DF6">
        <w:rPr>
          <w:rStyle w:val="afffa"/>
          <w:rFonts w:ascii="Fb Fontext" w:hAnsi="Fb Fontext" w:cs="BA TM • Vilna Extra-Bold"/>
          <w:bCs w:val="0"/>
          <w:rtl/>
        </w:rPr>
        <w:t>וכל מי שאין לה לא עליו ולא על אחרים קידושין הולד כמותה,</w:t>
      </w:r>
    </w:p>
    <w:p w14:paraId="4342B804" w14:textId="312C23D0" w:rsidR="007309FA" w:rsidRPr="00131640" w:rsidRDefault="007309FA" w:rsidP="007309FA">
      <w:pPr>
        <w:pStyle w:val="affffb"/>
        <w:rPr>
          <w:rtl/>
        </w:rPr>
      </w:pPr>
      <w:r w:rsidRPr="007309FA">
        <w:rPr>
          <w:rtl/>
        </w:rPr>
        <w:t>***</w:t>
      </w:r>
    </w:p>
    <w:p w14:paraId="1B273D1C" w14:textId="77777777" w:rsidR="009469D7" w:rsidRDefault="006E0774" w:rsidP="00547486">
      <w:pPr>
        <w:pStyle w:val="affffb"/>
        <w:rPr>
          <w:rtl/>
        </w:rPr>
      </w:pPr>
      <w:r w:rsidRPr="00224C4C">
        <w:rPr>
          <w:rtl/>
        </w:rPr>
        <w:t>שפחה כנענית</w:t>
      </w:r>
    </w:p>
    <w:p w14:paraId="017FB478" w14:textId="3281EFF8" w:rsidR="00A85AC8" w:rsidRPr="00E600D8" w:rsidRDefault="006E0774" w:rsidP="00F13743">
      <w:pPr>
        <w:pStyle w:val="38"/>
        <w:framePr w:wrap="notBeside"/>
        <w:rPr>
          <w:rtl/>
        </w:rPr>
      </w:pPr>
      <w:r w:rsidRPr="00E600D8">
        <w:rPr>
          <w:rFonts w:hint="cs"/>
          <w:rtl/>
        </w:rPr>
        <w:t>מר</w:t>
      </w:r>
      <w:r w:rsidRPr="00E600D8">
        <w:rPr>
          <w:rtl/>
        </w:rPr>
        <w:t>"</w:t>
      </w:r>
      <w:r w:rsidRPr="00E600D8">
        <w:rPr>
          <w:rFonts w:hint="cs"/>
          <w:rtl/>
        </w:rPr>
        <w:t>ה</w:t>
      </w:r>
      <w:r w:rsidR="00A85AC8" w:rsidRPr="00E600D8">
        <w:rPr>
          <w:rFonts w:hint="cs"/>
          <w:rtl/>
        </w:rPr>
        <w:t>:</w:t>
      </w:r>
    </w:p>
    <w:p w14:paraId="15005593" w14:textId="48EB2F3B" w:rsidR="006E0774" w:rsidRPr="00B42B3C" w:rsidRDefault="006E0774" w:rsidP="006E0774">
      <w:pPr>
        <w:rPr>
          <w:spacing w:val="-2"/>
          <w:rtl/>
        </w:rPr>
      </w:pPr>
      <w:r w:rsidRPr="00B42B3C">
        <w:rPr>
          <w:rStyle w:val="affffa"/>
          <w:rFonts w:hint="cs"/>
          <w:spacing w:val="-2"/>
          <w:rtl/>
        </w:rPr>
        <w:t>ד'</w:t>
      </w:r>
      <w:r w:rsidRPr="00B42B3C">
        <w:rPr>
          <w:rStyle w:val="affffa"/>
          <w:spacing w:val="-2"/>
          <w:rtl/>
        </w:rPr>
        <w:t>שבו לכם פה עם החמור</w:t>
      </w:r>
      <w:r w:rsidRPr="00B42B3C">
        <w:rPr>
          <w:rStyle w:val="affffa"/>
          <w:rFonts w:hint="cs"/>
          <w:spacing w:val="-2"/>
          <w:rtl/>
        </w:rPr>
        <w:t>'</w:t>
      </w:r>
      <w:r w:rsidRPr="00B42B3C">
        <w:rPr>
          <w:rStyle w:val="affffa"/>
          <w:spacing w:val="-2"/>
          <w:rtl/>
        </w:rPr>
        <w:t>,</w:t>
      </w:r>
      <w:r w:rsidRPr="00B42B3C">
        <w:rPr>
          <w:rFonts w:ascii="Fb Fontext" w:hAnsi="Fb Fontext"/>
          <w:spacing w:val="-2"/>
          <w:rtl/>
        </w:rPr>
        <w:t xml:space="preserve"> עם הדומה לחמור</w:t>
      </w:r>
      <w:r w:rsidR="00B1135F" w:rsidRPr="00B42B3C">
        <w:rPr>
          <w:rFonts w:ascii="Fb Fontext" w:hAnsi="Fb Fontext" w:hint="cs"/>
          <w:spacing w:val="-2"/>
          <w:rtl/>
        </w:rPr>
        <w:t xml:space="preserve">. </w:t>
      </w:r>
      <w:r w:rsidRPr="00B42B3C">
        <w:rPr>
          <w:rFonts w:ascii="Fb Fontext" w:hAnsi="Fb Fontext" w:hint="cs"/>
          <w:spacing w:val="-2"/>
          <w:rtl/>
        </w:rPr>
        <w:t>דלא תפסי בה קדושין</w:t>
      </w:r>
    </w:p>
    <w:p w14:paraId="48DF97AF" w14:textId="7DC1DDDA" w:rsidR="006E0774" w:rsidRPr="00131640" w:rsidRDefault="006E0774" w:rsidP="006E0774">
      <w:pPr>
        <w:rPr>
          <w:rtl/>
        </w:rPr>
      </w:pPr>
      <w:r w:rsidRPr="00224C4C">
        <w:rPr>
          <w:rStyle w:val="affffa"/>
          <w:rFonts w:hint="cs"/>
          <w:rtl/>
        </w:rPr>
        <w:t>'</w:t>
      </w:r>
      <w:r w:rsidRPr="00224C4C">
        <w:rPr>
          <w:rStyle w:val="affffa"/>
          <w:rtl/>
        </w:rPr>
        <w:t>האשה וילדיה תהיה לאדוניה</w:t>
      </w:r>
      <w:r w:rsidRPr="00224C4C">
        <w:rPr>
          <w:rStyle w:val="affffa"/>
          <w:rFonts w:hint="cs"/>
          <w:rtl/>
        </w:rPr>
        <w:t>'-</w:t>
      </w:r>
      <w:r w:rsidRPr="00224C4C">
        <w:rPr>
          <w:rFonts w:ascii="Fb Fontext" w:hAnsi="Fb Fontext" w:hint="cs"/>
          <w:sz w:val="32"/>
          <w:rtl/>
        </w:rPr>
        <w:t xml:space="preserve">  דולדה כמותה</w:t>
      </w:r>
      <w:r w:rsidR="00086D51">
        <w:rPr>
          <w:rFonts w:ascii="Fb Fontext" w:hAnsi="Fb Fontext" w:hint="cs"/>
          <w:sz w:val="32"/>
          <w:rtl/>
        </w:rPr>
        <w:t>,</w:t>
      </w:r>
    </w:p>
    <w:p w14:paraId="44CADFA7" w14:textId="7DC77FF7" w:rsidR="006E0774" w:rsidRPr="00131640" w:rsidRDefault="006E0774" w:rsidP="006E0774">
      <w:pPr>
        <w:rPr>
          <w:rtl/>
        </w:rPr>
      </w:pPr>
      <w:r w:rsidRPr="00224C4C">
        <w:rPr>
          <w:rtl/>
        </w:rPr>
        <w:t xml:space="preserve">נכרית </w:t>
      </w:r>
      <w:r w:rsidRPr="00224C4C">
        <w:rPr>
          <w:rFonts w:hint="cs"/>
          <w:rtl/>
        </w:rPr>
        <w:t>מ</w:t>
      </w:r>
      <w:r w:rsidRPr="00224C4C">
        <w:rPr>
          <w:rStyle w:val="affffa"/>
          <w:rFonts w:hint="cs"/>
          <w:rtl/>
        </w:rPr>
        <w:t>'</w:t>
      </w:r>
      <w:r w:rsidRPr="00224C4C">
        <w:rPr>
          <w:rStyle w:val="affffa"/>
          <w:rtl/>
        </w:rPr>
        <w:t>לא תתחתן בם</w:t>
      </w:r>
      <w:r w:rsidRPr="00224C4C">
        <w:rPr>
          <w:rStyle w:val="affffa"/>
          <w:rFonts w:hint="cs"/>
          <w:rtl/>
        </w:rPr>
        <w:t>'</w:t>
      </w:r>
      <w:r w:rsidRPr="00224C4C">
        <w:rPr>
          <w:rtl/>
        </w:rPr>
        <w:t>.</w:t>
      </w:r>
      <w:r w:rsidRPr="00224C4C">
        <w:rPr>
          <w:rFonts w:hint="cs"/>
          <w:rtl/>
        </w:rPr>
        <w:t xml:space="preserve"> דלא תפסי בה קדושין</w:t>
      </w:r>
      <w:r w:rsidR="00086D51">
        <w:rPr>
          <w:rFonts w:hint="cs"/>
          <w:rtl/>
        </w:rPr>
        <w:t>,</w:t>
      </w:r>
    </w:p>
    <w:p w14:paraId="35F2E3A8" w14:textId="28E3A02A" w:rsidR="006E0774" w:rsidRPr="00131640" w:rsidRDefault="006E0774" w:rsidP="001574EA">
      <w:pPr>
        <w:spacing w:after="120"/>
        <w:rPr>
          <w:rtl/>
        </w:rPr>
      </w:pPr>
      <w:r w:rsidRPr="00224C4C">
        <w:rPr>
          <w:rStyle w:val="affffa"/>
          <w:rFonts w:hint="cs"/>
          <w:rtl/>
        </w:rPr>
        <w:t>'</w:t>
      </w:r>
      <w:r w:rsidRPr="00224C4C">
        <w:rPr>
          <w:rStyle w:val="affffa"/>
          <w:rtl/>
        </w:rPr>
        <w:t>כי יסיר את בנך מאחרי</w:t>
      </w:r>
      <w:r w:rsidRPr="00224C4C">
        <w:rPr>
          <w:rStyle w:val="affffa"/>
          <w:rFonts w:hint="cs"/>
          <w:rtl/>
        </w:rPr>
        <w:t>'</w:t>
      </w:r>
      <w:r w:rsidRPr="00224C4C">
        <w:rPr>
          <w:rFonts w:ascii="Fb Fontext" w:hAnsi="Fb Fontext"/>
          <w:rtl/>
        </w:rPr>
        <w:t xml:space="preserve"> ואין בנך הבא מן הע</w:t>
      </w:r>
      <w:r w:rsidRPr="00224C4C">
        <w:rPr>
          <w:rFonts w:ascii="Fb Fontext" w:hAnsi="Fb Fontext" w:hint="cs"/>
          <w:rtl/>
        </w:rPr>
        <w:t>כו</w:t>
      </w:r>
      <w:r w:rsidRPr="00224C4C">
        <w:rPr>
          <w:rFonts w:ascii="Fb Fontext" w:hAnsi="Fb Fontext"/>
          <w:rtl/>
        </w:rPr>
        <w:t>"</w:t>
      </w:r>
      <w:r w:rsidRPr="00224C4C">
        <w:rPr>
          <w:rFonts w:ascii="Fb Fontext" w:hAnsi="Fb Fontext" w:hint="cs"/>
          <w:rtl/>
        </w:rPr>
        <w:t xml:space="preserve">ם </w:t>
      </w:r>
      <w:r w:rsidRPr="00224C4C">
        <w:rPr>
          <w:rFonts w:ascii="Fb Fontext" w:hAnsi="Fb Fontext"/>
          <w:rtl/>
        </w:rPr>
        <w:t>קרוי בנך אלא בנה.</w:t>
      </w:r>
    </w:p>
    <w:p w14:paraId="08836F2E" w14:textId="77777777" w:rsidR="00A85AC8" w:rsidRPr="00E600D8" w:rsidRDefault="006E0774" w:rsidP="00547486">
      <w:pPr>
        <w:pStyle w:val="38"/>
        <w:framePr w:wrap="notBeside"/>
        <w:rPr>
          <w:rtl/>
        </w:rPr>
      </w:pPr>
      <w:r w:rsidRPr="00E600D8">
        <w:rPr>
          <w:rtl/>
        </w:rPr>
        <w:t>רבינא</w:t>
      </w:r>
      <w:r w:rsidR="00A85AC8" w:rsidRPr="00E600D8">
        <w:rPr>
          <w:rtl/>
        </w:rPr>
        <w:t>:</w:t>
      </w:r>
    </w:p>
    <w:p w14:paraId="421483A4" w14:textId="04CEB1B0" w:rsidR="006E0774" w:rsidRPr="00131640" w:rsidRDefault="006E0774" w:rsidP="006E0774">
      <w:pPr>
        <w:rPr>
          <w:rtl/>
        </w:rPr>
      </w:pPr>
      <w:r w:rsidRPr="00210DF6">
        <w:rPr>
          <w:rFonts w:ascii="Fb Fontext" w:hAnsi="Fb Fontext" w:cs="BA TM • Vilna Extra-Bold"/>
          <w:rtl/>
        </w:rPr>
        <w:t>ש"מ</w:t>
      </w:r>
      <w:r w:rsidRPr="00224C4C">
        <w:rPr>
          <w:rFonts w:ascii="Fb Fontext" w:hAnsi="Fb Fontext"/>
          <w:rtl/>
        </w:rPr>
        <w:t>: בן בתך הבא מן העכו"ם קרוי בנך.</w:t>
      </w:r>
      <w:r w:rsidRPr="00224C4C">
        <w:rPr>
          <w:rFonts w:ascii="Fb Fontext" w:hAnsi="Fb Fontext" w:hint="cs"/>
          <w:rtl/>
        </w:rPr>
        <w:t xml:space="preserve"> ואכתי לא ממזר הוא ולא כשר אלא פסול</w:t>
      </w:r>
    </w:p>
    <w:p w14:paraId="3B6666EE" w14:textId="2EEA80DD" w:rsidR="00A85AC8" w:rsidRPr="00E600D8" w:rsidRDefault="00E600D8" w:rsidP="001574EA">
      <w:pPr>
        <w:pStyle w:val="38"/>
        <w:framePr w:wrap="notBeside"/>
        <w:rPr>
          <w:rtl/>
        </w:rPr>
      </w:pPr>
      <w:r w:rsidRPr="00E600D8">
        <w:rPr>
          <w:rFonts w:hint="cs"/>
          <w:rtl/>
        </w:rPr>
        <w:t>-</w:t>
      </w:r>
    </w:p>
    <w:p w14:paraId="280AFBBA" w14:textId="1D28A59E" w:rsidR="006E0774" w:rsidRPr="00131640" w:rsidRDefault="006E0774" w:rsidP="004F0DE5">
      <w:pPr>
        <w:rPr>
          <w:rtl/>
        </w:rPr>
      </w:pPr>
      <w:r w:rsidRPr="00224C4C">
        <w:rPr>
          <w:rStyle w:val="affffa"/>
          <w:rFonts w:hint="cs"/>
          <w:rtl/>
        </w:rPr>
        <w:t>'</w:t>
      </w:r>
      <w:r w:rsidRPr="00224C4C">
        <w:rPr>
          <w:rStyle w:val="affffa"/>
          <w:rtl/>
        </w:rPr>
        <w:t>כי יסיר את בנך</w:t>
      </w:r>
      <w:r w:rsidRPr="00224C4C">
        <w:rPr>
          <w:rStyle w:val="affffa"/>
          <w:rFonts w:hint="cs"/>
          <w:rtl/>
        </w:rPr>
        <w:t>'</w:t>
      </w:r>
      <w:r w:rsidRPr="00224C4C">
        <w:rPr>
          <w:rStyle w:val="affffa"/>
          <w:rtl/>
        </w:rPr>
        <w:t>,</w:t>
      </w:r>
      <w:r w:rsidRPr="00224C4C">
        <w:rPr>
          <w:rFonts w:ascii="Fb Fontext" w:hAnsi="Fb Fontext"/>
          <w:sz w:val="32"/>
          <w:rtl/>
        </w:rPr>
        <w:t xml:space="preserve"> לרבות כל המסירים</w:t>
      </w:r>
      <w:r w:rsidRPr="00224C4C">
        <w:rPr>
          <w:rFonts w:ascii="Fb Fontext" w:hAnsi="Fb Fontext" w:hint="cs"/>
          <w:sz w:val="32"/>
          <w:rtl/>
        </w:rPr>
        <w:t xml:space="preserve"> משאר אומות</w:t>
      </w:r>
      <w:r w:rsidRPr="00224C4C">
        <w:rPr>
          <w:rFonts w:ascii="Fb Fontext" w:hAnsi="Fb Fontext"/>
          <w:sz w:val="32"/>
          <w:rtl/>
        </w:rPr>
        <w:t>.</w:t>
      </w:r>
    </w:p>
    <w:p w14:paraId="3C5AAD43" w14:textId="77777777" w:rsidR="00A85AC8" w:rsidRPr="00E600D8" w:rsidRDefault="006E0774" w:rsidP="001574EA">
      <w:pPr>
        <w:pStyle w:val="38"/>
        <w:framePr w:wrap="notBeside"/>
        <w:rPr>
          <w:rtl/>
        </w:rPr>
      </w:pPr>
      <w:r w:rsidRPr="00E600D8">
        <w:rPr>
          <w:rFonts w:hint="cs"/>
          <w:rtl/>
        </w:rPr>
        <w:t>וא</w:t>
      </w:r>
      <w:r w:rsidR="001574EA" w:rsidRPr="00E600D8">
        <w:rPr>
          <w:rFonts w:hint="cs"/>
          <w:rtl/>
        </w:rPr>
        <w:t>ף</w:t>
      </w:r>
      <w:r w:rsidRPr="00E600D8">
        <w:rPr>
          <w:rFonts w:hint="cs"/>
          <w:rtl/>
        </w:rPr>
        <w:t xml:space="preserve"> לרבנן</w:t>
      </w:r>
      <w:r w:rsidR="00A85AC8" w:rsidRPr="00E600D8">
        <w:rPr>
          <w:rtl/>
        </w:rPr>
        <w:t>:</w:t>
      </w:r>
    </w:p>
    <w:p w14:paraId="4867DD8B" w14:textId="0987DDF5" w:rsidR="006E0774" w:rsidRPr="00131640" w:rsidRDefault="006E0774" w:rsidP="006E0774">
      <w:pPr>
        <w:rPr>
          <w:rtl/>
        </w:rPr>
      </w:pPr>
      <w:r w:rsidRPr="00224C4C">
        <w:rPr>
          <w:rFonts w:ascii="Fb Fontext" w:hAnsi="Fb Fontext" w:hint="cs"/>
          <w:rtl/>
        </w:rPr>
        <w:t>דלא דריש טעמא דקרא</w:t>
      </w:r>
      <w:r w:rsidRPr="00224C4C">
        <w:rPr>
          <w:rStyle w:val="affffa"/>
          <w:rFonts w:hint="cs"/>
          <w:rtl/>
        </w:rPr>
        <w:t xml:space="preserve"> '</w:t>
      </w:r>
      <w:r w:rsidRPr="00224C4C">
        <w:rPr>
          <w:rStyle w:val="affffa"/>
          <w:rtl/>
        </w:rPr>
        <w:t>ואחר כן תבוא אליה ובעלתה וגו'</w:t>
      </w:r>
      <w:r w:rsidRPr="00224C4C">
        <w:rPr>
          <w:rStyle w:val="affffa"/>
          <w:rFonts w:hint="cs"/>
          <w:rtl/>
        </w:rPr>
        <w:t xml:space="preserve"> </w:t>
      </w:r>
      <w:r w:rsidRPr="00224C4C">
        <w:rPr>
          <w:rFonts w:ascii="Fb Fontext" w:hAnsi="Fb Fontext"/>
          <w:rtl/>
        </w:rPr>
        <w:t>מכלל דמעיקרא לא תפסי קידושין.</w:t>
      </w:r>
    </w:p>
    <w:p w14:paraId="53AB0891" w14:textId="77777777" w:rsidR="006E0774" w:rsidRPr="00131640" w:rsidRDefault="006E0774" w:rsidP="006E0774">
      <w:pPr>
        <w:rPr>
          <w:rtl/>
        </w:rPr>
      </w:pPr>
      <w:r w:rsidRPr="00224C4C">
        <w:rPr>
          <w:rStyle w:val="affffa"/>
          <w:rFonts w:hint="cs"/>
          <w:rtl/>
        </w:rPr>
        <w:t>'</w:t>
      </w:r>
      <w:r w:rsidRPr="00224C4C">
        <w:rPr>
          <w:rStyle w:val="affffa"/>
          <w:rtl/>
        </w:rPr>
        <w:t>כי תהיין לאיש</w:t>
      </w:r>
      <w:r w:rsidRPr="00224C4C">
        <w:rPr>
          <w:rStyle w:val="affffa"/>
          <w:rFonts w:hint="cs"/>
          <w:rtl/>
        </w:rPr>
        <w:t>'-</w:t>
      </w:r>
      <w:r w:rsidRPr="00224C4C">
        <w:rPr>
          <w:rFonts w:ascii="Fb Fontext" w:hAnsi="Fb Fontext" w:hint="cs"/>
          <w:sz w:val="32"/>
          <w:rtl/>
        </w:rPr>
        <w:t xml:space="preserve"> דוולדה כמותה</w:t>
      </w:r>
      <w:r w:rsidRPr="00224C4C">
        <w:rPr>
          <w:rFonts w:ascii="Fb Fontext" w:hAnsi="Fb Fontext"/>
          <w:sz w:val="32"/>
          <w:rtl/>
        </w:rPr>
        <w:t>.</w:t>
      </w:r>
    </w:p>
    <w:p w14:paraId="48632F90" w14:textId="77777777" w:rsidR="009469D7" w:rsidRDefault="006E0774" w:rsidP="006E0774">
      <w:pPr>
        <w:rPr>
          <w:rStyle w:val="affffa"/>
          <w:rtl/>
        </w:rPr>
      </w:pPr>
      <w:r w:rsidRPr="00224C4C">
        <w:rPr>
          <w:rStyle w:val="affffa"/>
          <w:rFonts w:hint="cs"/>
          <w:rtl/>
        </w:rPr>
        <w:t>'</w:t>
      </w:r>
      <w:r w:rsidRPr="00224C4C">
        <w:rPr>
          <w:rStyle w:val="affffa"/>
          <w:rtl/>
        </w:rPr>
        <w:t>וילדו לו</w:t>
      </w:r>
      <w:r w:rsidRPr="00224C4C">
        <w:rPr>
          <w:rStyle w:val="affffa"/>
          <w:rFonts w:hint="cs"/>
          <w:rtl/>
        </w:rPr>
        <w:t>'</w:t>
      </w:r>
      <w:r w:rsidRPr="00224C4C">
        <w:rPr>
          <w:rStyle w:val="affffa"/>
          <w:rtl/>
        </w:rPr>
        <w:t>,</w:t>
      </w:r>
      <w:r w:rsidRPr="00224C4C">
        <w:rPr>
          <w:rFonts w:ascii="Fb Fontext" w:hAnsi="Fb Fontext"/>
          <w:rtl/>
        </w:rPr>
        <w:t xml:space="preserve"> כל שקרינן ביה</w:t>
      </w:r>
      <w:r w:rsidRPr="00224C4C">
        <w:rPr>
          <w:rStyle w:val="affffa"/>
          <w:rtl/>
        </w:rPr>
        <w:t xml:space="preserve"> </w:t>
      </w:r>
      <w:r w:rsidRPr="00224C4C">
        <w:rPr>
          <w:rStyle w:val="affffa"/>
          <w:rFonts w:hint="cs"/>
          <w:rtl/>
        </w:rPr>
        <w:t>'</w:t>
      </w:r>
      <w:r w:rsidRPr="00224C4C">
        <w:rPr>
          <w:rStyle w:val="affffa"/>
          <w:rtl/>
        </w:rPr>
        <w:t>כי תהיינה</w:t>
      </w:r>
      <w:r w:rsidRPr="00224C4C">
        <w:rPr>
          <w:rStyle w:val="affffa"/>
          <w:rFonts w:hint="cs"/>
          <w:rtl/>
        </w:rPr>
        <w:t>'</w:t>
      </w:r>
    </w:p>
    <w:p w14:paraId="6374922B" w14:textId="0B9AB01E" w:rsidR="006E0774" w:rsidRPr="00131640" w:rsidRDefault="00D05711" w:rsidP="006E0774">
      <w:pPr>
        <w:rPr>
          <w:rtl/>
        </w:rPr>
      </w:pPr>
      <w:r>
        <w:rPr>
          <w:rFonts w:ascii="Fb Fontext" w:hAnsi="Fb Fontext" w:hint="cs"/>
          <w:rtl/>
        </w:rPr>
        <w:t>כ</w:t>
      </w:r>
      <w:r w:rsidR="006E0774" w:rsidRPr="00224C4C">
        <w:rPr>
          <w:rFonts w:ascii="Fb Fontext" w:hAnsi="Fb Fontext"/>
          <w:rtl/>
        </w:rPr>
        <w:t>שלא קרינן ביה</w:t>
      </w:r>
      <w:r w:rsidR="006E0774" w:rsidRPr="00224C4C">
        <w:rPr>
          <w:rStyle w:val="affffa"/>
          <w:rtl/>
        </w:rPr>
        <w:t xml:space="preserve"> </w:t>
      </w:r>
      <w:r w:rsidR="006E0774" w:rsidRPr="00224C4C">
        <w:rPr>
          <w:rStyle w:val="affffa"/>
          <w:rFonts w:hint="cs"/>
          <w:rtl/>
        </w:rPr>
        <w:t>'</w:t>
      </w:r>
      <w:r w:rsidR="006E0774" w:rsidRPr="00224C4C">
        <w:rPr>
          <w:rStyle w:val="affffa"/>
          <w:rtl/>
        </w:rPr>
        <w:t>כי תהיינה</w:t>
      </w:r>
      <w:r w:rsidR="006E0774" w:rsidRPr="00224C4C">
        <w:rPr>
          <w:rStyle w:val="affffa"/>
          <w:rFonts w:hint="cs"/>
          <w:rtl/>
        </w:rPr>
        <w:t>'</w:t>
      </w:r>
      <w:r w:rsidR="006E0774" w:rsidRPr="00224C4C">
        <w:rPr>
          <w:rStyle w:val="affffa"/>
          <w:rtl/>
        </w:rPr>
        <w:t xml:space="preserve"> </w:t>
      </w:r>
      <w:r w:rsidR="006E0774" w:rsidRPr="00224C4C">
        <w:rPr>
          <w:rFonts w:ascii="Fb Fontext" w:hAnsi="Fb Fontext"/>
          <w:rtl/>
        </w:rPr>
        <w:t>- לא קרינן ביה</w:t>
      </w:r>
      <w:r w:rsidR="006E0774" w:rsidRPr="00224C4C">
        <w:rPr>
          <w:rStyle w:val="affffa"/>
          <w:rtl/>
        </w:rPr>
        <w:t xml:space="preserve"> </w:t>
      </w:r>
      <w:r w:rsidR="006E0774" w:rsidRPr="00224C4C">
        <w:rPr>
          <w:rStyle w:val="affffa"/>
          <w:rFonts w:hint="cs"/>
          <w:rtl/>
        </w:rPr>
        <w:t>'</w:t>
      </w:r>
      <w:r w:rsidR="006E0774" w:rsidRPr="00224C4C">
        <w:rPr>
          <w:rStyle w:val="affffa"/>
          <w:rtl/>
        </w:rPr>
        <w:t>וילדו לו</w:t>
      </w:r>
      <w:r w:rsidR="006E0774" w:rsidRPr="00224C4C">
        <w:rPr>
          <w:rStyle w:val="affffa"/>
          <w:rFonts w:hint="cs"/>
          <w:rtl/>
        </w:rPr>
        <w:t>'</w:t>
      </w:r>
      <w:r w:rsidR="006E0774" w:rsidRPr="00224C4C">
        <w:rPr>
          <w:rStyle w:val="affffa"/>
          <w:rtl/>
        </w:rPr>
        <w:t>.</w:t>
      </w:r>
    </w:p>
    <w:p w14:paraId="0A186041" w14:textId="193E4B3C" w:rsidR="006E0774" w:rsidRPr="00131640" w:rsidRDefault="006E0774" w:rsidP="006E0774">
      <w:pPr>
        <w:rPr>
          <w:rtl/>
        </w:rPr>
      </w:pPr>
      <w:r w:rsidRPr="00224C4C">
        <w:rPr>
          <w:rFonts w:ascii="Fb Fontext" w:hAnsi="Fb Fontext" w:hint="cs"/>
          <w:sz w:val="32"/>
          <w:rtl/>
        </w:rPr>
        <w:t xml:space="preserve">ושפחה </w:t>
      </w:r>
      <w:r w:rsidR="00B35B36">
        <w:rPr>
          <w:rFonts w:ascii="Fb Fontext" w:hAnsi="Fb Fontext" w:hint="cs"/>
          <w:sz w:val="32"/>
          <w:rtl/>
        </w:rPr>
        <w:t>גם</w:t>
      </w:r>
      <w:r w:rsidRPr="00224C4C">
        <w:rPr>
          <w:rFonts w:ascii="Fb Fontext" w:hAnsi="Fb Fontext" w:hint="cs"/>
          <w:sz w:val="32"/>
          <w:rtl/>
        </w:rPr>
        <w:t>- דוולדה כמותה</w:t>
      </w:r>
      <w:r w:rsidRPr="00224C4C">
        <w:rPr>
          <w:rFonts w:ascii="Fb Fontext" w:hAnsi="Fb Fontext"/>
          <w:sz w:val="32"/>
          <w:rtl/>
        </w:rPr>
        <w:t>.</w:t>
      </w:r>
      <w:r w:rsidRPr="00224C4C">
        <w:rPr>
          <w:rFonts w:ascii="Fb Fontext" w:hAnsi="Fb Fontext" w:hint="cs"/>
          <w:rtl/>
        </w:rPr>
        <w:t xml:space="preserve"> </w:t>
      </w:r>
      <w:r w:rsidRPr="00224C4C">
        <w:rPr>
          <w:rStyle w:val="affffa"/>
          <w:rFonts w:hint="cs"/>
          <w:rtl/>
        </w:rPr>
        <w:t>'</w:t>
      </w:r>
      <w:r w:rsidRPr="00224C4C">
        <w:rPr>
          <w:rStyle w:val="affffa"/>
          <w:rtl/>
        </w:rPr>
        <w:t>האשה וילדיה תהיה לאדוניה'</w:t>
      </w:r>
      <w:r w:rsidRPr="00224C4C">
        <w:rPr>
          <w:rFonts w:hint="cs"/>
          <w:rtl/>
        </w:rPr>
        <w:t>,</w:t>
      </w:r>
    </w:p>
    <w:p w14:paraId="73573F3A" w14:textId="5042551D" w:rsidR="00A85AC8" w:rsidRPr="00E600D8" w:rsidRDefault="006E0774" w:rsidP="00FC4EF6">
      <w:pPr>
        <w:pStyle w:val="38"/>
        <w:framePr w:wrap="notBeside"/>
        <w:rPr>
          <w:rtl/>
        </w:rPr>
      </w:pPr>
      <w:r w:rsidRPr="00E600D8">
        <w:rPr>
          <w:rFonts w:hint="cs"/>
          <w:rtl/>
        </w:rPr>
        <w:t>לכדתניא</w:t>
      </w:r>
      <w:r w:rsidR="00A85AC8" w:rsidRPr="00E600D8">
        <w:rPr>
          <w:rFonts w:hint="cs"/>
          <w:rtl/>
        </w:rPr>
        <w:t>:</w:t>
      </w:r>
    </w:p>
    <w:p w14:paraId="6CA25F37" w14:textId="00CDD454" w:rsidR="009469D7" w:rsidRDefault="006E0774" w:rsidP="006E0774">
      <w:pPr>
        <w:rPr>
          <w:rFonts w:ascii="Fb Fontext" w:hAnsi="Fb Fontext"/>
          <w:rtl/>
        </w:rPr>
      </w:pPr>
      <w:r w:rsidRPr="00224C4C">
        <w:rPr>
          <w:rFonts w:ascii="Fb Fontext" w:hAnsi="Fb Fontext"/>
          <w:rtl/>
        </w:rPr>
        <w:t>האומר לשפחתו הרי את בת חורין וולדך עבד</w:t>
      </w:r>
    </w:p>
    <w:p w14:paraId="249B6E4C" w14:textId="68AFB81C" w:rsidR="00A85AC8" w:rsidRPr="00E600D8" w:rsidRDefault="006E0774" w:rsidP="00FC4EF6">
      <w:pPr>
        <w:pStyle w:val="38"/>
        <w:framePr w:wrap="notBeside"/>
        <w:rPr>
          <w:rtl/>
        </w:rPr>
      </w:pPr>
      <w:r w:rsidRPr="00E600D8">
        <w:rPr>
          <w:rFonts w:hint="cs"/>
          <w:rtl/>
        </w:rPr>
        <w:t>לריה</w:t>
      </w:r>
      <w:r w:rsidRPr="00E600D8">
        <w:rPr>
          <w:rtl/>
        </w:rPr>
        <w:t>"</w:t>
      </w:r>
      <w:r w:rsidRPr="00E600D8">
        <w:rPr>
          <w:rFonts w:hint="cs"/>
          <w:rtl/>
        </w:rPr>
        <w:t>ג</w:t>
      </w:r>
      <w:r w:rsidR="00A85AC8" w:rsidRPr="00E600D8">
        <w:rPr>
          <w:rFonts w:hint="cs"/>
          <w:rtl/>
        </w:rPr>
        <w:t>:</w:t>
      </w:r>
    </w:p>
    <w:p w14:paraId="0149B741" w14:textId="742E05A5" w:rsidR="009469D7" w:rsidRDefault="006E0774" w:rsidP="006E0774">
      <w:pPr>
        <w:rPr>
          <w:rFonts w:ascii="Fb Fontext" w:hAnsi="Fb Fontext"/>
          <w:rtl/>
        </w:rPr>
      </w:pPr>
      <w:r w:rsidRPr="00224C4C">
        <w:rPr>
          <w:rFonts w:ascii="Fb Fontext" w:hAnsi="Fb Fontext"/>
          <w:rtl/>
        </w:rPr>
        <w:t>הולד כמותה,</w:t>
      </w:r>
      <w:r w:rsidRPr="00224C4C">
        <w:rPr>
          <w:rFonts w:ascii="Fb Fontext" w:hAnsi="Fb Fontext" w:hint="cs"/>
          <w:rtl/>
        </w:rPr>
        <w:t xml:space="preserve"> </w:t>
      </w:r>
      <w:r w:rsidRPr="00FC4EF6">
        <w:rPr>
          <w:rStyle w:val="afffff5"/>
          <w:rFonts w:hint="cs"/>
          <w:rtl/>
        </w:rPr>
        <w:t>[ולזה אתי קרא]</w:t>
      </w:r>
    </w:p>
    <w:p w14:paraId="162745FE" w14:textId="30067409" w:rsidR="00A85AC8" w:rsidRPr="00E600D8" w:rsidRDefault="006E0774" w:rsidP="00FC4EF6">
      <w:pPr>
        <w:pStyle w:val="38"/>
        <w:framePr w:wrap="notBeside"/>
        <w:rPr>
          <w:rtl/>
        </w:rPr>
      </w:pPr>
      <w:r w:rsidRPr="00E600D8">
        <w:rPr>
          <w:rtl/>
        </w:rPr>
        <w:t>וחכ"א</w:t>
      </w:r>
      <w:r w:rsidR="00A85AC8" w:rsidRPr="00E600D8">
        <w:rPr>
          <w:rtl/>
        </w:rPr>
        <w:t>:</w:t>
      </w:r>
    </w:p>
    <w:p w14:paraId="52AD54C7" w14:textId="64331130" w:rsidR="006E0774" w:rsidRPr="00131640" w:rsidRDefault="006E0774" w:rsidP="006E0774">
      <w:pPr>
        <w:rPr>
          <w:rtl/>
        </w:rPr>
      </w:pPr>
      <w:r w:rsidRPr="00224C4C">
        <w:rPr>
          <w:rFonts w:ascii="Fb Fontext" w:hAnsi="Fb Fontext"/>
          <w:sz w:val="32"/>
          <w:rtl/>
        </w:rPr>
        <w:t>דבריו קיימים</w:t>
      </w:r>
      <w:r w:rsidRPr="00224C4C">
        <w:rPr>
          <w:rFonts w:ascii="Fb Fontext" w:hAnsi="Fb Fontext" w:hint="cs"/>
          <w:sz w:val="32"/>
          <w:rtl/>
        </w:rPr>
        <w:t xml:space="preserve"> </w:t>
      </w:r>
      <w:r w:rsidRPr="00224C4C">
        <w:rPr>
          <w:rStyle w:val="affffa"/>
          <w:rFonts w:hint="cs"/>
          <w:rtl/>
        </w:rPr>
        <w:t>ד'</w:t>
      </w:r>
      <w:r w:rsidRPr="00224C4C">
        <w:rPr>
          <w:rStyle w:val="affffa"/>
          <w:rtl/>
        </w:rPr>
        <w:t>האשה וילדיה תהיה לאדוניה</w:t>
      </w:r>
      <w:r w:rsidRPr="00224C4C">
        <w:rPr>
          <w:rStyle w:val="affffa"/>
          <w:rFonts w:hint="cs"/>
          <w:rtl/>
        </w:rPr>
        <w:t>'</w:t>
      </w:r>
    </w:p>
    <w:p w14:paraId="5E9A341A" w14:textId="77777777" w:rsidR="006E0774" w:rsidRPr="00131640" w:rsidRDefault="006E0774" w:rsidP="00841728">
      <w:pPr>
        <w:pStyle w:val="affb"/>
        <w:rPr>
          <w:rtl/>
        </w:rPr>
      </w:pPr>
      <w:r w:rsidRPr="00224C4C">
        <w:rPr>
          <w:rFonts w:hint="cs"/>
          <w:rtl/>
        </w:rPr>
        <w:t>׹</w:t>
      </w:r>
    </w:p>
    <w:p w14:paraId="5CCDB32B" w14:textId="77777777" w:rsidR="006E0774" w:rsidRPr="00131640" w:rsidRDefault="006E0774" w:rsidP="009D66E0">
      <w:pPr>
        <w:pStyle w:val="afffff8"/>
        <w:framePr w:wrap="around"/>
        <w:rPr>
          <w:rtl/>
        </w:rPr>
      </w:pPr>
      <w:del w:id="20154" w:author="קלוד" w:date="2026-10-06T10:09:14Z">
        <w:r>
          <w:rPr>
            <w:rStyle w:val="afffa"/>
            <w:rFonts w:ascii="Fb Fontext" w:hAnsi="Fb Fontext"/>
            <w:rtl/>
          </w:rPr>
          <w:delText xml:space="preserve">מתני'.</w:delText>
        </w:r>
      </w:del>
      <w:ins w:id="20155" w:author="קלוד" w:date="2026-10-06T10:09:14Z">
        <w:r>
          <w:rPr>
            <w:rStyle w:val="afffa"/>
            <w:rFonts w:ascii="Fb Fontext" w:hAnsi="Fb Fontext"/>
            <w:rtl/>
          </w:rPr>
          <w:t xml:space="preserve">משנה יג</w:t>
        </w:r>
      </w:ins>
    </w:p>
    <w:p w14:paraId="5A5F5DC6" w14:textId="4256587F" w:rsidR="006E0774" w:rsidRPr="00131640" w:rsidRDefault="006E0774" w:rsidP="00954D80">
      <w:pPr>
        <w:pStyle w:val="afff5"/>
        <w:spacing w:before="120"/>
        <w:rPr>
          <w:rtl/>
        </w:rPr>
        <w:pPrChange w:id="90037" w:author="קלוד" w:date="2026-10-08T12:08:16Z">
          <w:pPr>
            <w:pStyle w:val="afff5"/>
          </w:pPr>
        </w:pPrChange>
      </w:pPr>
      <w:r w:rsidRPr="00D05711">
        <w:rPr>
          <w:rStyle w:val="TanaimMishna"/>
          <w:rtl/>
          <w:rPrChange w:id="20053" w:author="קלוד" w:date="2026-10-06T10:09:14Z">
            <w:rPr>
              <w:rStyle w:val="afffff3"/>
              <w:rtl/>
            </w:rPr>
          </w:rPrChange>
        </w:rPr>
        <w:t>ר' טרפון:</w:t>
      </w:r>
      <w:r w:rsidRPr="00224C4C">
        <w:rPr>
          <w:rStyle w:val="afffa"/>
          <w:rFonts w:ascii="Fb Fontext" w:hAnsi="Fb Fontext"/>
          <w:b/>
          <w:rtl/>
        </w:rPr>
        <w:t xml:space="preserve"> יכולין ממזרין ליטהר,</w:t>
      </w:r>
    </w:p>
    <w:p w14:paraId="179D5703" w14:textId="7F75266F" w:rsidR="006E0774" w:rsidRPr="00131640" w:rsidRDefault="006E0774" w:rsidP="00A44122">
      <w:pPr>
        <w:pStyle w:val="afff5"/>
        <w:rPr>
          <w:rtl/>
        </w:rPr>
      </w:pPr>
      <w:r w:rsidRPr="00A44122">
        <w:rPr>
          <w:rStyle w:val="TanaimMishna"/>
          <w:spacing w:val="2"/>
          <w:rtl/>
          <w:rPrChange w:id="20054" w:author="קלוד" w:date="2026-10-06T10:09:14Z">
            <w:rPr>
              <w:rStyle w:val="afffff3"/>
              <w:spacing w:val="2"/>
              <w:rtl/>
            </w:rPr>
          </w:rPrChange>
        </w:rPr>
        <w:t xml:space="preserve">כיצד? </w:t>
      </w:r>
      <w:r w:rsidRPr="00A44122">
        <w:rPr>
          <w:rStyle w:val="afffa"/>
          <w:rFonts w:ascii="Fb Fontext" w:hAnsi="Fb Fontext"/>
          <w:b/>
          <w:spacing w:val="2"/>
          <w:rtl/>
        </w:rPr>
        <w:t>ממזר שנשא שפחה - הולד עבד, שיחררו - נמצא בן חורין.</w:t>
      </w:r>
    </w:p>
    <w:p w14:paraId="0A1FDF04" w14:textId="069EA95A" w:rsidR="006E0774" w:rsidRDefault="006E0774" w:rsidP="00052193">
      <w:pPr>
        <w:pStyle w:val="afff5"/>
        <w:spacing w:after="120"/>
        <w:rPr>
          <w:sz w:val="32"/>
          <w:rtl/>
        </w:rPr>
      </w:pPr>
      <w:r w:rsidRPr="00D05711">
        <w:rPr>
          <w:rStyle w:val="TanaimMishna"/>
          <w:rtl/>
          <w:rPrChange w:id="20055" w:author="קלוד" w:date="2026-10-06T10:09:14Z">
            <w:rPr>
              <w:rStyle w:val="afffff3"/>
              <w:rtl/>
            </w:rPr>
          </w:rPrChange>
        </w:rPr>
        <w:t>רבי אליעזר:</w:t>
      </w:r>
      <w:r w:rsidRPr="00224C4C">
        <w:rPr>
          <w:rStyle w:val="afffa"/>
          <w:rFonts w:ascii="Fb Fontext" w:hAnsi="Fb Fontext"/>
          <w:b/>
          <w:rtl/>
        </w:rPr>
        <w:t xml:space="preserve"> הרי זה עבד ממזר</w:t>
      </w:r>
      <w:r w:rsidRPr="00224C4C">
        <w:rPr>
          <w:rtl/>
          <w:rPrChange w:id="40009" w:author="Claude" w:date="2026-10-06T13:34:54Z">
            <w:rPr>
              <w:sz w:val="32"/>
              <w:rtl/>
            </w:rPr>
          </w:rPrChange>
        </w:rPr>
        <w:t>.</w:t>
      </w:r>
    </w:p>
    <w:p w14:paraId="6AAF6AD4" w14:textId="662A1FEB" w:rsidR="007309FA" w:rsidRPr="00131640" w:rsidRDefault="007309FA" w:rsidP="007309FA">
      <w:pPr>
        <w:pStyle w:val="affffb"/>
        <w:rPr>
          <w:rtl/>
        </w:rPr>
      </w:pPr>
      <w:r w:rsidRPr="007309FA">
        <w:rPr>
          <w:rtl/>
        </w:rPr>
        <w:t>***</w:t>
      </w:r>
    </w:p>
    <w:p w14:paraId="44F323C1" w14:textId="7ABD79AF" w:rsidR="006E0774" w:rsidRPr="00131640" w:rsidRDefault="006E0774" w:rsidP="00A44122">
      <w:pPr>
        <w:pStyle w:val="affffb"/>
        <w:rPr>
          <w:rtl/>
        </w:rPr>
      </w:pPr>
      <w:r w:rsidRPr="00196D6B">
        <w:rPr>
          <w:rStyle w:val="afffff3"/>
          <w:rFonts w:cs="BA TM • Vilna Extra-Bold"/>
          <w:b w:val="0"/>
          <w:bCs w:val="0"/>
          <w:rtl/>
        </w:rPr>
        <w:t>איבעיא להו:</w:t>
      </w:r>
      <w:r w:rsidRPr="00210DF6">
        <w:rPr>
          <w:rtl/>
        </w:rPr>
        <w:t xml:space="preserve"> רבי טרפון לכתחילה קאמר, או דיעבד קאמר?</w:t>
      </w:r>
    </w:p>
    <w:p w14:paraId="0F57C631" w14:textId="77777777" w:rsidR="00A85AC8" w:rsidRPr="00E600D8" w:rsidRDefault="006E0774" w:rsidP="00052193">
      <w:pPr>
        <w:pStyle w:val="38"/>
        <w:framePr w:wrap="notBeside"/>
        <w:rPr>
          <w:rtl/>
        </w:rPr>
      </w:pPr>
      <w:r w:rsidRPr="00E600D8">
        <w:rPr>
          <w:rFonts w:hint="cs"/>
          <w:rtl/>
        </w:rPr>
        <w:t>א. אין להוכיח</w:t>
      </w:r>
      <w:r w:rsidR="00A85AC8" w:rsidRPr="00E600D8">
        <w:rPr>
          <w:rtl/>
        </w:rPr>
        <w:t>:</w:t>
      </w:r>
    </w:p>
    <w:p w14:paraId="3EAF6B1F" w14:textId="7AFB2217" w:rsidR="006E0774" w:rsidRPr="00131640" w:rsidRDefault="006E0774" w:rsidP="006E0774">
      <w:pPr>
        <w:rPr>
          <w:rtl/>
        </w:rPr>
      </w:pPr>
      <w:r w:rsidRPr="00052193">
        <w:rPr>
          <w:rStyle w:val="afffff3"/>
          <w:rFonts w:hint="cs"/>
          <w:rtl/>
        </w:rPr>
        <w:t>מד</w:t>
      </w:r>
      <w:r w:rsidRPr="00052193">
        <w:rPr>
          <w:rStyle w:val="afffff3"/>
          <w:rtl/>
        </w:rPr>
        <w:t>אמרו ל</w:t>
      </w:r>
      <w:r w:rsidR="00052193" w:rsidRPr="00052193">
        <w:rPr>
          <w:rStyle w:val="afffff3"/>
          <w:rFonts w:hint="cs"/>
          <w:rtl/>
        </w:rPr>
        <w:t>ר''ט</w:t>
      </w:r>
      <w:r w:rsidRPr="00052193">
        <w:rPr>
          <w:rStyle w:val="afffff3"/>
          <w:rtl/>
        </w:rPr>
        <w:t>:</w:t>
      </w:r>
      <w:r w:rsidRPr="00224C4C">
        <w:rPr>
          <w:rFonts w:ascii="Fb Fontext" w:hAnsi="Fb Fontext"/>
          <w:sz w:val="32"/>
          <w:rtl/>
        </w:rPr>
        <w:t xml:space="preserve"> טיהרת את הזכרים ולא טיהרת את הנקיבות.</w:t>
      </w:r>
    </w:p>
    <w:p w14:paraId="6AAD4D17" w14:textId="134D8A8C" w:rsidR="006E0774" w:rsidRPr="00131640" w:rsidRDefault="006E0774" w:rsidP="00052193">
      <w:pPr>
        <w:ind w:left="565" w:firstLine="113"/>
        <w:rPr>
          <w:rtl/>
        </w:rPr>
      </w:pPr>
      <w:r w:rsidRPr="00224C4C">
        <w:rPr>
          <w:rFonts w:ascii="Fb Fontext" w:hAnsi="Fb Fontext"/>
          <w:sz w:val="32"/>
          <w:rtl/>
        </w:rPr>
        <w:t xml:space="preserve">ואי לכתחילה קאמר ממזרת </w:t>
      </w:r>
      <w:r w:rsidR="00B35B36">
        <w:rPr>
          <w:rFonts w:ascii="Fb Fontext" w:hAnsi="Fb Fontext"/>
          <w:sz w:val="32"/>
          <w:rtl/>
        </w:rPr>
        <w:t>גם</w:t>
      </w:r>
      <w:r w:rsidRPr="00224C4C">
        <w:rPr>
          <w:rFonts w:ascii="Fb Fontext" w:hAnsi="Fb Fontext"/>
          <w:sz w:val="32"/>
          <w:rtl/>
        </w:rPr>
        <w:t xml:space="preserve"> ת</w:t>
      </w:r>
      <w:r w:rsidR="00052193">
        <w:rPr>
          <w:rFonts w:ascii="Fb Fontext" w:hAnsi="Fb Fontext" w:hint="cs"/>
          <w:sz w:val="32"/>
          <w:rtl/>
        </w:rPr>
        <w:t>נשא לעבד.</w:t>
      </w:r>
    </w:p>
    <w:p w14:paraId="0EE0F67D" w14:textId="422DCC93" w:rsidR="00A85AC8" w:rsidRPr="00E600D8" w:rsidRDefault="00E600D8" w:rsidP="00052193">
      <w:pPr>
        <w:pStyle w:val="38"/>
        <w:framePr w:wrap="notBeside"/>
        <w:rPr>
          <w:rtl/>
        </w:rPr>
      </w:pPr>
      <w:r w:rsidRPr="00E600D8">
        <w:rPr>
          <w:rtl/>
        </w:rPr>
        <w:t>-</w:t>
      </w:r>
    </w:p>
    <w:p w14:paraId="15735A7A" w14:textId="4CC724F0" w:rsidR="006E0774" w:rsidRPr="00131640" w:rsidRDefault="006E0774" w:rsidP="00943179">
      <w:pPr>
        <w:rPr>
          <w:rtl/>
        </w:rPr>
      </w:pPr>
      <w:r w:rsidRPr="00943179">
        <w:rPr>
          <w:rFonts w:hint="cs"/>
          <w:rtl/>
        </w:rPr>
        <w:t>דבכה</w:t>
      </w:r>
      <w:r w:rsidRPr="00943179">
        <w:rPr>
          <w:rtl/>
        </w:rPr>
        <w:t>"</w:t>
      </w:r>
      <w:r w:rsidRPr="00943179">
        <w:rPr>
          <w:rFonts w:hint="cs"/>
          <w:rtl/>
        </w:rPr>
        <w:t>ג כיון</w:t>
      </w:r>
      <w:r w:rsidRPr="00943179">
        <w:rPr>
          <w:rtl/>
        </w:rPr>
        <w:t xml:space="preserve"> </w:t>
      </w:r>
      <w:r w:rsidRPr="00943179">
        <w:rPr>
          <w:rFonts w:hint="cs"/>
          <w:rtl/>
        </w:rPr>
        <w:t>ד</w:t>
      </w:r>
      <w:r w:rsidRPr="00943179">
        <w:rPr>
          <w:rtl/>
        </w:rPr>
        <w:t>עבד אין לו חייס</w:t>
      </w:r>
      <w:r w:rsidRPr="00943179">
        <w:rPr>
          <w:rFonts w:hint="cs"/>
          <w:rtl/>
        </w:rPr>
        <w:t xml:space="preserve"> יתייחס הבן אחר האם הממזרת</w:t>
      </w:r>
      <w:r w:rsidRPr="00943179">
        <w:rPr>
          <w:rtl/>
        </w:rPr>
        <w:t>.</w:t>
      </w:r>
    </w:p>
    <w:p w14:paraId="10154666" w14:textId="0C84013F" w:rsidR="00A85AC8" w:rsidRPr="00E600D8" w:rsidRDefault="006E0774" w:rsidP="00631075">
      <w:pPr>
        <w:pStyle w:val="38"/>
        <w:framePr w:wrap="notBeside"/>
        <w:rPr>
          <w:rtl/>
        </w:rPr>
      </w:pPr>
      <w:r w:rsidRPr="00E600D8">
        <w:rPr>
          <w:rFonts w:hint="cs"/>
          <w:rtl/>
        </w:rPr>
        <w:t xml:space="preserve">ב. </w:t>
      </w:r>
      <w:r w:rsidRPr="00E600D8">
        <w:rPr>
          <w:rtl/>
        </w:rPr>
        <w:t>ת"ש</w:t>
      </w:r>
      <w:r w:rsidR="00A85AC8" w:rsidRPr="00E600D8">
        <w:rPr>
          <w:rtl/>
        </w:rPr>
        <w:t>:</w:t>
      </w:r>
    </w:p>
    <w:p w14:paraId="0562BC1C" w14:textId="218896FE" w:rsidR="006E0774" w:rsidRPr="00131640" w:rsidRDefault="00631075" w:rsidP="006E0774">
      <w:pPr>
        <w:rPr>
          <w:rtl/>
        </w:rPr>
      </w:pPr>
      <w:r w:rsidRPr="00A2359D">
        <w:rPr>
          <w:rStyle w:val="afffff3"/>
          <w:rFonts w:hint="cs"/>
          <w:rtl/>
        </w:rPr>
        <w:t>בעה''ב דר''ש</w:t>
      </w:r>
      <w:r>
        <w:rPr>
          <w:rFonts w:ascii="Fb Fontext" w:hAnsi="Fb Fontext" w:hint="cs"/>
          <w:sz w:val="32"/>
          <w:rtl/>
        </w:rPr>
        <w:t xml:space="preserve"> היה ממזר</w:t>
      </w:r>
      <w:r w:rsidR="00A2359D">
        <w:rPr>
          <w:rFonts w:ascii="Fb Fontext" w:hAnsi="Fb Fontext" w:hint="cs"/>
          <w:sz w:val="32"/>
          <w:rtl/>
        </w:rPr>
        <w:t>,</w:t>
      </w:r>
      <w:r>
        <w:rPr>
          <w:rFonts w:ascii="Fb Fontext" w:hAnsi="Fb Fontext" w:hint="cs"/>
          <w:sz w:val="32"/>
          <w:rtl/>
        </w:rPr>
        <w:t xml:space="preserve"> </w:t>
      </w:r>
      <w:r w:rsidRPr="00631075">
        <w:rPr>
          <w:rStyle w:val="afffff3"/>
          <w:rFonts w:hint="cs"/>
          <w:rtl/>
        </w:rPr>
        <w:t>וא''ל</w:t>
      </w:r>
      <w:r w:rsidR="006E0774" w:rsidRPr="00631075">
        <w:rPr>
          <w:rStyle w:val="afffff3"/>
          <w:rtl/>
        </w:rPr>
        <w:t>:</w:t>
      </w:r>
      <w:r w:rsidR="006E0774" w:rsidRPr="00224C4C">
        <w:rPr>
          <w:rFonts w:ascii="Fb Fontext" w:hAnsi="Fb Fontext"/>
          <w:sz w:val="32"/>
          <w:rtl/>
        </w:rPr>
        <w:t xml:space="preserve"> </w:t>
      </w:r>
      <w:r w:rsidR="006E0774" w:rsidRPr="00A2359D">
        <w:rPr>
          <w:rStyle w:val="afffff5"/>
          <w:rtl/>
        </w:rPr>
        <w:t xml:space="preserve">אי </w:t>
      </w:r>
      <w:r w:rsidR="00A2359D" w:rsidRPr="00A2359D">
        <w:rPr>
          <w:rStyle w:val="afffff5"/>
          <w:rFonts w:hint="cs"/>
          <w:rtl/>
        </w:rPr>
        <w:t xml:space="preserve">הקדמתיך קודם נישואך </w:t>
      </w:r>
      <w:r w:rsidR="00A2359D">
        <w:rPr>
          <w:rFonts w:ascii="Fb Fontext" w:hAnsi="Fb Fontext" w:hint="cs"/>
          <w:sz w:val="32"/>
          <w:rtl/>
        </w:rPr>
        <w:t>טהרתי לבנך</w:t>
      </w:r>
      <w:r w:rsidR="006E0774" w:rsidRPr="00224C4C">
        <w:rPr>
          <w:rFonts w:ascii="Fb Fontext" w:hAnsi="Fb Fontext"/>
          <w:sz w:val="32"/>
          <w:rtl/>
        </w:rPr>
        <w:t>.</w:t>
      </w:r>
    </w:p>
    <w:p w14:paraId="37D74415" w14:textId="4912D181" w:rsidR="006E0774" w:rsidRPr="00131640" w:rsidRDefault="006E0774" w:rsidP="006E0774">
      <w:pPr>
        <w:rPr>
          <w:rtl/>
        </w:rPr>
      </w:pPr>
      <w:r w:rsidRPr="00224C4C">
        <w:rPr>
          <w:rFonts w:ascii="Fb Fontext" w:hAnsi="Fb Fontext"/>
          <w:rtl/>
        </w:rPr>
        <w:t xml:space="preserve">אי </w:t>
      </w:r>
      <w:r w:rsidRPr="00224C4C">
        <w:rPr>
          <w:rFonts w:ascii="Fb Fontext" w:hAnsi="Fb Fontext" w:hint="cs"/>
          <w:rtl/>
        </w:rPr>
        <w:t>ל</w:t>
      </w:r>
      <w:r w:rsidRPr="00224C4C">
        <w:rPr>
          <w:rFonts w:ascii="Fb Fontext" w:hAnsi="Fb Fontext"/>
          <w:rtl/>
        </w:rPr>
        <w:t xml:space="preserve">כתחילה - שפיר, </w:t>
      </w:r>
      <w:r w:rsidRPr="00224C4C">
        <w:rPr>
          <w:rFonts w:ascii="Fb Fontext" w:hAnsi="Fb Fontext" w:hint="cs"/>
          <w:rtl/>
        </w:rPr>
        <w:t>דאי בדיעבד איך ישיאו עצה לגנוב ולהמכר בעבד עברי הלא יובל לא נהג אז</w:t>
      </w:r>
      <w:r w:rsidR="007F2644">
        <w:rPr>
          <w:rFonts w:ascii="Fb Fontext" w:hAnsi="Fb Fontext" w:hint="cs"/>
          <w:rtl/>
        </w:rPr>
        <w:t>,</w:t>
      </w:r>
    </w:p>
    <w:p w14:paraId="1FE0BCEB" w14:textId="461B9034" w:rsidR="00A85AC8" w:rsidRPr="00E600D8" w:rsidRDefault="00E37B7F" w:rsidP="00A2359D">
      <w:pPr>
        <w:pStyle w:val="38"/>
        <w:framePr w:wrap="notBeside"/>
        <w:rPr>
          <w:rtl/>
        </w:rPr>
      </w:pPr>
      <w:r w:rsidRPr="00E600D8">
        <w:rPr>
          <w:rtl/>
        </w:rPr>
        <w:t>◄</w:t>
      </w:r>
      <w:r w:rsidRPr="00E600D8">
        <w:rPr>
          <w:rFonts w:hint="cs"/>
          <w:rtl/>
        </w:rPr>
        <w:t xml:space="preserve"> </w:t>
      </w:r>
      <w:r w:rsidRPr="00E600D8">
        <w:rPr>
          <w:rtl/>
        </w:rPr>
        <w:tab/>
      </w:r>
      <w:r w:rsidR="006E0774" w:rsidRPr="00E600D8">
        <w:rPr>
          <w:rtl/>
        </w:rPr>
        <w:t>אלא ש"מ</w:t>
      </w:r>
      <w:r w:rsidR="00A85AC8" w:rsidRPr="00E600D8">
        <w:rPr>
          <w:rtl/>
        </w:rPr>
        <w:t>:</w:t>
      </w:r>
    </w:p>
    <w:p w14:paraId="585B9F29" w14:textId="39C39966" w:rsidR="006E0774" w:rsidRPr="00131640" w:rsidRDefault="006E0774" w:rsidP="006E0774">
      <w:pPr>
        <w:rPr>
          <w:rtl/>
        </w:rPr>
      </w:pPr>
      <w:r w:rsidRPr="007F2644">
        <w:rPr>
          <w:rStyle w:val="afffff3"/>
          <w:rtl/>
        </w:rPr>
        <w:t>רבי טרפון</w:t>
      </w:r>
      <w:r w:rsidR="007F2644">
        <w:rPr>
          <w:rStyle w:val="afffff3"/>
          <w:rFonts w:hint="cs"/>
          <w:rtl/>
        </w:rPr>
        <w:t>:</w:t>
      </w:r>
      <w:r w:rsidRPr="00224C4C">
        <w:rPr>
          <w:rFonts w:ascii="Fb Fontext" w:hAnsi="Fb Fontext"/>
          <w:rtl/>
        </w:rPr>
        <w:t xml:space="preserve"> לכתחילה אמר, </w:t>
      </w:r>
      <w:r w:rsidRPr="00210DF6">
        <w:rPr>
          <w:rFonts w:ascii="Fb Fontext" w:hAnsi="Fb Fontext" w:cs="BA TM • Vilna Extra-Bold"/>
          <w:rtl/>
        </w:rPr>
        <w:t>ש"מ</w:t>
      </w:r>
      <w:r w:rsidRPr="00224C4C">
        <w:rPr>
          <w:rFonts w:ascii="Fb Fontext" w:hAnsi="Fb Fontext"/>
          <w:rtl/>
        </w:rPr>
        <w:t>.</w:t>
      </w:r>
      <w:r w:rsidRPr="00224C4C">
        <w:rPr>
          <w:rFonts w:ascii="Fb Fontext" w:hAnsi="Fb Fontext" w:hint="cs"/>
          <w:rtl/>
        </w:rPr>
        <w:t xml:space="preserve"> </w:t>
      </w:r>
      <w:r w:rsidRPr="007F2644">
        <w:rPr>
          <w:rStyle w:val="afffff3"/>
          <w:rFonts w:hint="cs"/>
          <w:rtl/>
        </w:rPr>
        <w:t>ו</w:t>
      </w:r>
      <w:r w:rsidR="00A2359D" w:rsidRPr="007F2644">
        <w:rPr>
          <w:rStyle w:val="afffff3"/>
          <w:rFonts w:hint="cs"/>
          <w:rtl/>
        </w:rPr>
        <w:t>שמואל</w:t>
      </w:r>
      <w:r w:rsidRPr="007F2644">
        <w:rPr>
          <w:rStyle w:val="afffff3"/>
          <w:rtl/>
        </w:rPr>
        <w:t>:</w:t>
      </w:r>
      <w:r w:rsidRPr="00224C4C">
        <w:rPr>
          <w:rFonts w:ascii="Fb Fontext" w:hAnsi="Fb Fontext"/>
          <w:rtl/>
        </w:rPr>
        <w:t xml:space="preserve"> הלכה כר' טרפון.</w:t>
      </w:r>
    </w:p>
    <w:p w14:paraId="4DF5D750" w14:textId="77777777" w:rsidR="006E0774" w:rsidRPr="00131640" w:rsidRDefault="006E0774" w:rsidP="00841728">
      <w:pPr>
        <w:pStyle w:val="affb"/>
        <w:rPr>
          <w:del w:id="90126" w:author="מנוע עיצוב" w:date="2026-10-08T11:01:28Z"/>
          <w:rtl/>
        </w:rPr>
      </w:pPr>
      <w:del w:id="90125" w:author="מנוע עיצוב" w:date="2026-10-08T11:01:28Z">
        <w:r w:rsidRPr="00224C4C">
          <w:rPr>
            <w:rFonts w:hint="cs"/>
            <w:rtl/>
          </w:rPr>
          <w:delText xml:space="preserve">׹</w:delText>
        </w:r>
      </w:del>
    </w:p>
    <w:p w14:paraId="6B51F5B8" w14:textId="77777777" w:rsidR="006E0774" w:rsidRPr="00131640" w:rsidRDefault="006E0774" w:rsidP="002A094E">
      <w:pPr>
        <w:pStyle w:val="afffd"/>
        <w:rPr>
          <w:rtl/>
        </w:rPr>
      </w:pPr>
      <w:ins w:id="9876" w:author="מספור קטעי משנה" w:date="2026-10-06T06:45:32Z">
        <w:r>
          <w:rPr>
            <w:rStyle w:val="MisparKeta"/>
          </w:rPr>
          <w:t xml:space="preserve">א. </w:t>
        </w:r>
      </w:ins>
      <w:r w:rsidRPr="00224C4C">
        <w:rPr>
          <w:rStyle w:val="afffa"/>
          <w:rFonts w:ascii="Fb Fontext" w:hAnsi="Fb Fontext"/>
          <w:b/>
          <w:spacing w:val="4"/>
          <w:rtl/>
        </w:rPr>
        <w:t>רבי אליעזר אומר: הרי זה עבד ממזר.</w:t>
      </w:r>
    </w:p>
    <w:p w14:paraId="33FFF161" w14:textId="5958C00F" w:rsidR="00A85AC8" w:rsidRPr="00E600D8" w:rsidRDefault="006E0774" w:rsidP="00E37B7F">
      <w:pPr>
        <w:pStyle w:val="38"/>
        <w:framePr w:wrap="notBeside"/>
        <w:rPr>
          <w:rtl/>
        </w:rPr>
      </w:pPr>
      <w:r w:rsidRPr="00E600D8">
        <w:rPr>
          <w:rFonts w:hint="cs"/>
          <w:rtl/>
        </w:rPr>
        <w:t>לר</w:t>
      </w:r>
      <w:r w:rsidRPr="00E600D8">
        <w:rPr>
          <w:rtl/>
        </w:rPr>
        <w:t>"</w:t>
      </w:r>
      <w:r w:rsidRPr="00E600D8">
        <w:rPr>
          <w:rFonts w:hint="cs"/>
          <w:rtl/>
        </w:rPr>
        <w:t>א</w:t>
      </w:r>
      <w:r w:rsidR="00A85AC8" w:rsidRPr="00E600D8">
        <w:rPr>
          <w:rFonts w:hint="cs"/>
          <w:rtl/>
        </w:rPr>
        <w:t>:</w:t>
      </w:r>
    </w:p>
    <w:p w14:paraId="424C95FF" w14:textId="2FF3B8A9" w:rsidR="006E0774" w:rsidRPr="00131640" w:rsidRDefault="006E0774" w:rsidP="006E0774">
      <w:pPr>
        <w:rPr>
          <w:rtl/>
        </w:rPr>
      </w:pPr>
      <w:r w:rsidRPr="00224C4C">
        <w:rPr>
          <w:rStyle w:val="affffa"/>
          <w:rFonts w:hint="cs"/>
          <w:rtl/>
        </w:rPr>
        <w:t>'</w:t>
      </w:r>
      <w:r w:rsidRPr="00224C4C">
        <w:rPr>
          <w:rStyle w:val="affffa"/>
          <w:rtl/>
        </w:rPr>
        <w:t>לו</w:t>
      </w:r>
      <w:r w:rsidRPr="00224C4C">
        <w:rPr>
          <w:rStyle w:val="affffa"/>
          <w:rFonts w:hint="cs"/>
          <w:rtl/>
        </w:rPr>
        <w:t>'</w:t>
      </w:r>
      <w:r w:rsidRPr="00224C4C">
        <w:rPr>
          <w:rStyle w:val="affffa"/>
          <w:rtl/>
        </w:rPr>
        <w:t>,</w:t>
      </w:r>
      <w:r w:rsidRPr="00224C4C">
        <w:rPr>
          <w:rFonts w:ascii="Fb Fontext" w:hAnsi="Fb Fontext"/>
          <w:sz w:val="32"/>
          <w:rtl/>
        </w:rPr>
        <w:t xml:space="preserve"> הלך אחר פסולו.</w:t>
      </w:r>
    </w:p>
    <w:p w14:paraId="1F74C7E7" w14:textId="1A56D672" w:rsidR="00A85AC8" w:rsidRPr="00E600D8" w:rsidRDefault="006E0774" w:rsidP="00E37B7F">
      <w:pPr>
        <w:pStyle w:val="38"/>
        <w:framePr w:wrap="notBeside"/>
        <w:rPr>
          <w:rtl/>
        </w:rPr>
      </w:pPr>
      <w:r w:rsidRPr="00E600D8">
        <w:rPr>
          <w:rtl/>
        </w:rPr>
        <w:t>ו</w:t>
      </w:r>
      <w:r w:rsidRPr="00E600D8">
        <w:rPr>
          <w:rFonts w:hint="cs"/>
          <w:rtl/>
        </w:rPr>
        <w:t>ל</w:t>
      </w:r>
      <w:r w:rsidRPr="00E600D8">
        <w:rPr>
          <w:rtl/>
        </w:rPr>
        <w:t>רבנן</w:t>
      </w:r>
      <w:r w:rsidR="00A85AC8" w:rsidRPr="00E600D8">
        <w:rPr>
          <w:rFonts w:hint="cs"/>
          <w:rtl/>
        </w:rPr>
        <w:t>:</w:t>
      </w:r>
    </w:p>
    <w:p w14:paraId="7FCA6393" w14:textId="14B9300B" w:rsidR="009469D7" w:rsidRPr="00B42B3C" w:rsidRDefault="006E0774" w:rsidP="008D513F">
      <w:pPr>
        <w:rPr>
          <w:rStyle w:val="affffa"/>
          <w:spacing w:val="0"/>
          <w:rtl/>
        </w:rPr>
      </w:pPr>
      <w:r w:rsidRPr="00B42B3C">
        <w:rPr>
          <w:rFonts w:ascii="Fb Fontext" w:hAnsi="Fb Fontext"/>
          <w:spacing w:val="0"/>
          <w:sz w:val="32"/>
          <w:rtl/>
        </w:rPr>
        <w:t>ההוא בישראל שנשא ממזרת</w:t>
      </w:r>
      <w:r w:rsidRPr="00B42B3C">
        <w:rPr>
          <w:rStyle w:val="afffff3"/>
          <w:spacing w:val="0"/>
          <w:rtl/>
        </w:rPr>
        <w:t xml:space="preserve"> </w:t>
      </w:r>
      <w:r w:rsidR="008D513F" w:rsidRPr="00B42B3C">
        <w:rPr>
          <w:rStyle w:val="afffff3"/>
          <w:rFonts w:hint="cs"/>
          <w:spacing w:val="0"/>
          <w:rtl/>
        </w:rPr>
        <w:t xml:space="preserve">דלא אמרי' </w:t>
      </w:r>
      <w:r w:rsidRPr="00B42B3C">
        <w:rPr>
          <w:rStyle w:val="affffa"/>
          <w:rFonts w:hint="cs"/>
          <w:spacing w:val="0"/>
          <w:rtl/>
        </w:rPr>
        <w:t>'</w:t>
      </w:r>
      <w:r w:rsidRPr="00B42B3C">
        <w:rPr>
          <w:rStyle w:val="affffa"/>
          <w:spacing w:val="0"/>
          <w:rtl/>
        </w:rPr>
        <w:t>למשפחותם לבית אבותם</w:t>
      </w:r>
      <w:r w:rsidRPr="00B42B3C">
        <w:rPr>
          <w:rStyle w:val="affffa"/>
          <w:rFonts w:hint="cs"/>
          <w:spacing w:val="0"/>
          <w:rtl/>
        </w:rPr>
        <w:t>'</w:t>
      </w:r>
    </w:p>
    <w:p w14:paraId="042ACEBD" w14:textId="77777777" w:rsidR="00A85AC8" w:rsidRPr="00E600D8" w:rsidRDefault="006E0774" w:rsidP="008D513F">
      <w:pPr>
        <w:pStyle w:val="38"/>
        <w:framePr w:wrap="notBeside"/>
        <w:rPr>
          <w:rtl/>
        </w:rPr>
      </w:pPr>
      <w:r w:rsidRPr="00E600D8">
        <w:rPr>
          <w:rtl/>
        </w:rPr>
        <w:t>ו</w:t>
      </w:r>
      <w:r w:rsidRPr="00E600D8">
        <w:rPr>
          <w:rFonts w:hint="cs"/>
          <w:rtl/>
        </w:rPr>
        <w:t>לר'א</w:t>
      </w:r>
      <w:r w:rsidR="00A85AC8" w:rsidRPr="00E600D8">
        <w:rPr>
          <w:rtl/>
        </w:rPr>
        <w:t>:</w:t>
      </w:r>
    </w:p>
    <w:p w14:paraId="515F4753" w14:textId="26541EB5" w:rsidR="006E0774" w:rsidRPr="00B42B3C" w:rsidRDefault="006E0774" w:rsidP="006E0774">
      <w:pPr>
        <w:rPr>
          <w:spacing w:val="2"/>
          <w:rtl/>
        </w:rPr>
      </w:pPr>
      <w:r w:rsidRPr="00B42B3C">
        <w:rPr>
          <w:rStyle w:val="affffa"/>
          <w:rFonts w:hint="cs"/>
          <w:spacing w:val="2"/>
          <w:rtl/>
        </w:rPr>
        <w:t xml:space="preserve">'לו' </w:t>
      </w:r>
      <w:r w:rsidRPr="00B42B3C">
        <w:rPr>
          <w:rFonts w:ascii="Fb Fontext" w:hAnsi="Fb Fontext" w:hint="cs"/>
          <w:spacing w:val="2"/>
          <w:sz w:val="32"/>
          <w:rtl/>
        </w:rPr>
        <w:t xml:space="preserve">אפקיה </w:t>
      </w:r>
      <w:r w:rsidRPr="00B42B3C">
        <w:rPr>
          <w:rStyle w:val="affffa"/>
          <w:rFonts w:hint="cs"/>
          <w:spacing w:val="2"/>
          <w:rtl/>
        </w:rPr>
        <w:t xml:space="preserve">מ'לבית אבותם' </w:t>
      </w:r>
      <w:r w:rsidR="00002509" w:rsidRPr="00B42B3C">
        <w:rPr>
          <w:rStyle w:val="afffff3"/>
          <w:rFonts w:hint="cs"/>
          <w:spacing w:val="2"/>
          <w:rtl/>
        </w:rPr>
        <w:t>וגם</w:t>
      </w:r>
      <w:r w:rsidRPr="00B42B3C">
        <w:rPr>
          <w:rStyle w:val="afffff3"/>
          <w:rFonts w:hint="cs"/>
          <w:spacing w:val="2"/>
          <w:rtl/>
        </w:rPr>
        <w:t xml:space="preserve"> </w:t>
      </w:r>
      <w:r w:rsidRPr="00B42B3C">
        <w:rPr>
          <w:rStyle w:val="affffa"/>
          <w:rFonts w:hint="cs"/>
          <w:spacing w:val="2"/>
          <w:rtl/>
        </w:rPr>
        <w:t>מ'האשה וילדיה תהיה לאדוניה</w:t>
      </w:r>
      <w:r w:rsidRPr="00B42B3C">
        <w:rPr>
          <w:rStyle w:val="affffa"/>
          <w:spacing w:val="2"/>
          <w:rtl/>
        </w:rPr>
        <w:t>'</w:t>
      </w:r>
    </w:p>
    <w:p w14:paraId="72EDB7C4" w14:textId="55528532" w:rsidR="00A85AC8" w:rsidRPr="00E600D8" w:rsidRDefault="006E0774" w:rsidP="00002509">
      <w:pPr>
        <w:pStyle w:val="38"/>
        <w:framePr w:wrap="notBeside"/>
        <w:rPr>
          <w:rtl/>
        </w:rPr>
      </w:pPr>
      <w:r w:rsidRPr="00E600D8">
        <w:rPr>
          <w:rtl/>
        </w:rPr>
        <w:t>ו</w:t>
      </w:r>
      <w:r w:rsidRPr="00E600D8">
        <w:rPr>
          <w:rFonts w:hint="cs"/>
          <w:rtl/>
        </w:rPr>
        <w:t>ל</w:t>
      </w:r>
      <w:r w:rsidRPr="00E600D8">
        <w:rPr>
          <w:rtl/>
        </w:rPr>
        <w:t>רבנן</w:t>
      </w:r>
      <w:r w:rsidR="00A85AC8" w:rsidRPr="00E600D8">
        <w:rPr>
          <w:rFonts w:hint="cs"/>
          <w:rtl/>
        </w:rPr>
        <w:t>:</w:t>
      </w:r>
    </w:p>
    <w:p w14:paraId="4F400EFF" w14:textId="6DE7DBF2" w:rsidR="006E0774" w:rsidRPr="00131640" w:rsidRDefault="006E0774" w:rsidP="006E0774">
      <w:pPr>
        <w:rPr>
          <w:rtl/>
        </w:rPr>
      </w:pPr>
      <w:r w:rsidRPr="00224C4C">
        <w:rPr>
          <w:rFonts w:ascii="Fb Fontext" w:hAnsi="Fb Fontext"/>
          <w:sz w:val="32"/>
          <w:rtl/>
        </w:rPr>
        <w:t>כל ולד במעי שפחה כנענית, כולד במעי בהמה דמי.</w:t>
      </w:r>
    </w:p>
    <w:p w14:paraId="0825770E" w14:textId="77777777" w:rsidR="006E0774" w:rsidRPr="00131640" w:rsidRDefault="006E0774" w:rsidP="005C4B61">
      <w:pPr>
        <w:pStyle w:val="Hadran"/>
        <w:rPr>
          <w:rtl/>
        </w:rPr>
        <w:pPrChange w:id="91179" w:author="Claude" w:date="2026-10-08T08:35:35Z">
          <w:pPr>
            <w:pStyle w:val="afffb"/>
            <w:rPr>
              <w:rtl/>
            </w:rPr>
          </w:pPr>
        </w:pPrChange>
      </w:pPr>
      <w:r w:rsidRPr="00224C4C">
        <w:rPr>
          <w:rStyle w:val="afffa"/>
          <w:rFonts w:cs="BA חניכי הישיבות"/>
          <w:rtl/>
        </w:rPr>
        <w:t>הדרן עלך האומר.</w:t>
      </w:r>
    </w:p>
    <w:p w14:paraId="20550458" w14:textId="77777777" w:rsidR="006E0774" w:rsidRPr="00131640" w:rsidRDefault="006E0774" w:rsidP="006E0774">
      <w:pPr>
        <w:pStyle w:val="afff2"/>
        <w:framePr w:wrap="around"/>
        <w:spacing w:line="276" w:lineRule="auto"/>
        <w:rPr>
          <w:del w:id="41045" w:author="Claude" w:date="2026-10-07T09:25:17Z"/>
          <w:rtl/>
        </w:rPr>
      </w:pPr>
      <w:del w:id="41044" w:author="Claude" w:date="2026-10-07T09:25:17Z">
        <w:r w:rsidRPr="00224C4C">
          <w:rPr>
            <w:rFonts w:ascii="Fb Fontext" w:hAnsi="Fb Fontext" w:hint="cs"/>
            <w:rtl/>
          </w:rPr>
          <w:delText xml:space="preserve">פרק רביעי</w:delText>
        </w:r>
      </w:del>
    </w:p>
    <w:p w14:paraId="7894568B" w14:textId="77777777" w:rsidR="006E0774" w:rsidRPr="00131640" w:rsidRDefault="006E0774" w:rsidP="009D66E0">
      <w:pPr>
        <w:pStyle w:val="afffff8"/>
        <w:framePr w:wrap="around"/>
        <w:rPr>
          <w:rtl/>
        </w:rPr>
      </w:pPr>
      <w:r w:rsidRPr="00224C4C">
        <w:rPr>
          <w:rtl/>
        </w:rPr>
        <w:t>מתני'</w:t>
      </w:r>
    </w:p>
    <w:p w14:paraId="6DC903A3" w14:textId="77777777" w:rsidR="006E0774" w:rsidRPr="00131640" w:rsidRDefault="006E0774" w:rsidP="006E0774">
      <w:pPr>
        <w:pStyle w:val="afff3"/>
        <w:framePr w:wrap="around"/>
        <w:spacing w:line="276" w:lineRule="auto"/>
        <w:rPr>
          <w:del w:id="41047" w:author="Claude" w:date="2026-10-07T09:25:17Z"/>
          <w:rtl/>
        </w:rPr>
      </w:pPr>
      <w:del w:id="41046" w:author="Claude" w:date="2026-10-07T09:25:17Z">
        <w:r w:rsidRPr="00224C4C">
          <w:rPr>
            <w:rFonts w:hint="cs"/>
            <w:rtl/>
          </w:rPr>
          <w:delText xml:space="preserve">עשרה יוחסין</w:delText>
        </w:r>
      </w:del>
    </w:p>
    <w:p w14:paraId="539D68D8" w14:textId="77777777" w:rsidR="006E0774" w:rsidRPr="00131640" w:rsidRDefault="006E0774" w:rsidP="006E0774">
      <w:pPr>
        <w:pStyle w:val="afff4"/>
        <w:framePr w:wrap="around"/>
        <w:spacing w:after="0" w:line="276" w:lineRule="auto"/>
        <w:rPr>
          <w:rtl/>
        </w:rPr>
      </w:pPr>
      <w:r w:rsidRPr="00224C4C">
        <w:rPr>
          <w:rFonts w:hint="cs"/>
          <w:rtl/>
        </w:rPr>
        <w:t>(סט.- פב:)</w:t>
      </w:r>
    </w:p>
    <w:p>
      <w:pPr>
        <w:pStyle w:val="PetichatPerek"/>
        <w:rPr>
          <w:ins w:id="41043" w:author="Claude" w:date="2026-10-07T09:25:17Z"/>
        </w:rPr>
      </w:pPr>
      <w:ins w:id="41042" w:author="Claude" w:date="2026-10-07T09:25:17Z">
        <w:r>
          <w:rPr>
            <w:rFonts w:ascii="Fb Fontext" w:hAnsi="Fb Fontext" w:hint="cs"/>
            <w:rtl/>
          </w:rPr>
          <w:t xml:space="preserve">פרק רביעי</w:t>
        </w:r>
        <w:r>
          <w:rPr>
            <w:rFonts w:ascii="Fb Fontext" w:hAnsi="Fb Fontext" w:hint="cs"/>
            <w:rtl/>
          </w:rPr>
          <w:t xml:space="preserve"> - </w:t>
        </w:r>
        <w:r>
          <w:rPr>
            <w:rFonts w:hint="cs"/>
            <w:rtl/>
          </w:rPr>
          <w:t xml:space="preserve">עשרה יוחסין</w:t>
        </w:r>
      </w:ins>
    </w:p>
    <w:p>
      <w:pPr>
        <w:pStyle w:val="afffff8"/>
        <w:rPr>
          <w:ins w:id="20179" w:author="קלוד" w:date="2026-10-06T10:09:14Z"/>
        </w:rPr>
      </w:pPr>
      <w:ins w:id="20178" w:author="קלוד" w:date="2026-10-06T10:09:14Z">
        <w:r>
          <w:t xml:space="preserve">משנה א</w:t>
        </w:r>
      </w:ins>
    </w:p>
    <w:p w14:paraId="58CBFE35" w14:textId="77777777" w:rsidR="006E0774" w:rsidRPr="00131640" w:rsidRDefault="006E0774" w:rsidP="00AF3957">
      <w:pPr>
        <w:pStyle w:val="afff5"/>
        <w:spacing w:before="120"/>
        <w:jc w:val="center"/>
        <w:rPr>
          <w:rtl/>
        </w:rPr>
        <w:pPrChange w:id="90038" w:author="קלוד" w:date="2026-10-08T12:08:16Z">
          <w:pPr>
            <w:pStyle w:val="afff5"/>
            <w:jc w:val="center"/>
          </w:pPr>
        </w:pPrChange>
      </w:pPr>
      <w:r w:rsidRPr="00224C4C">
        <w:rPr>
          <w:rtl/>
        </w:rPr>
        <w:t>עשרה יוחסים עלו מבבל:</w:t>
      </w:r>
    </w:p>
    <w:p w14:paraId="24E42BFF" w14:textId="77777777" w:rsidR="006E0774" w:rsidRPr="0033700F" w:rsidRDefault="006E0774" w:rsidP="00954D80">
      <w:pPr>
        <w:pStyle w:val="afff5"/>
        <w:rPr>
          <w:spacing w:val="-2"/>
          <w:rtl/>
        </w:rPr>
      </w:pPr>
      <w:r w:rsidRPr="0033700F">
        <w:rPr>
          <w:b/>
          <w:bCs/>
          <w:spacing w:val="-2"/>
          <w:rtl/>
        </w:rPr>
        <w:t>כהני</w:t>
      </w:r>
      <w:r w:rsidRPr="0033700F">
        <w:rPr>
          <w:spacing w:val="-2"/>
          <w:rtl/>
        </w:rPr>
        <w:t>, לויי, ישראלי, חללי, גירי, וחרורי, ממזירי, נתיני, שתוקי, ואסופי.</w:t>
      </w:r>
    </w:p>
    <w:p w14:paraId="607888F6" w14:textId="77777777" w:rsidR="006E0774" w:rsidRPr="00131640" w:rsidRDefault="006E0774" w:rsidP="00954D80">
      <w:pPr>
        <w:pStyle w:val="afff5"/>
        <w:rPr>
          <w:rtl/>
        </w:rPr>
      </w:pPr>
      <w:r w:rsidRPr="00224C4C">
        <w:rPr>
          <w:rtl/>
        </w:rPr>
        <w:t>כהני, לויי וישראלי - מותרין לבא זה בזה.</w:t>
      </w:r>
    </w:p>
    <w:p w14:paraId="0B2B2F78" w14:textId="77777777" w:rsidR="006E0774" w:rsidRPr="00131640" w:rsidRDefault="006E0774" w:rsidP="00954D80">
      <w:pPr>
        <w:pStyle w:val="afff5"/>
        <w:rPr>
          <w:rtl/>
        </w:rPr>
      </w:pPr>
      <w:r w:rsidRPr="00224C4C">
        <w:rPr>
          <w:rtl/>
        </w:rPr>
        <w:t>לויי, ישראלי, חללי, גירי וחרורי - מותרין לבא זה בזה.</w:t>
      </w:r>
    </w:p>
    <w:p w14:paraId="12C8C9DD" w14:textId="77777777" w:rsidR="006E0774" w:rsidRPr="00131640" w:rsidRDefault="006E0774" w:rsidP="00954D80">
      <w:pPr>
        <w:pStyle w:val="afff5"/>
        <w:rPr>
          <w:rtl/>
        </w:rPr>
      </w:pPr>
      <w:r w:rsidRPr="00224C4C">
        <w:rPr>
          <w:rtl/>
        </w:rPr>
        <w:t>גירי וחרורי, ממזירי ונתיני, שתוקי ואסופי - כולם מותרין לבא זה בזה.</w:t>
      </w:r>
    </w:p>
    <w:p w14:paraId="3BF4F0C3" w14:textId="77777777" w:rsidR="006E0774" w:rsidRPr="00131640" w:rsidRDefault="006E0774" w:rsidP="00954D80">
      <w:pPr>
        <w:pStyle w:val="afff5"/>
        <w:rPr>
          <w:rtl/>
        </w:rPr>
      </w:pPr>
      <w:r w:rsidRPr="00224C4C">
        <w:rPr>
          <w:rtl/>
        </w:rPr>
        <w:t xml:space="preserve">ואלו הם </w:t>
      </w:r>
      <w:r w:rsidRPr="009C3611">
        <w:rPr>
          <w:b/>
          <w:bCs/>
          <w:rtl/>
        </w:rPr>
        <w:t>שתוקי</w:t>
      </w:r>
      <w:r w:rsidRPr="00224C4C">
        <w:rPr>
          <w:rtl/>
        </w:rPr>
        <w:t xml:space="preserve"> - כל שהוא מכיר את אמו ואינו מכיר את אביו,</w:t>
      </w:r>
    </w:p>
    <w:p w14:paraId="3EC53BA3" w14:textId="77777777" w:rsidR="006E0774" w:rsidRPr="0033700F" w:rsidRDefault="006E0774" w:rsidP="00954D80">
      <w:pPr>
        <w:pStyle w:val="afff5"/>
        <w:rPr>
          <w:spacing w:val="0"/>
          <w:rtl/>
        </w:rPr>
      </w:pPr>
      <w:r w:rsidRPr="0033700F">
        <w:rPr>
          <w:spacing w:val="0"/>
          <w:rtl/>
        </w:rPr>
        <w:t xml:space="preserve">אסופי - כל שנאסף מן השוק ואינו מכיר לא את אביו ולא </w:t>
      </w:r>
      <w:r w:rsidRPr="0033700F">
        <w:rPr>
          <w:rFonts w:hint="cs"/>
          <w:spacing w:val="0"/>
          <w:rtl/>
        </w:rPr>
        <w:t xml:space="preserve">את </w:t>
      </w:r>
      <w:r w:rsidRPr="0033700F">
        <w:rPr>
          <w:spacing w:val="0"/>
          <w:rtl/>
        </w:rPr>
        <w:t>אמו.</w:t>
      </w:r>
    </w:p>
    <w:p w14:paraId="2F8DAB0A" w14:textId="77777777" w:rsidR="006E0774" w:rsidRPr="00131640" w:rsidRDefault="006E0774" w:rsidP="00954D80">
      <w:pPr>
        <w:pStyle w:val="afff5"/>
        <w:rPr>
          <w:rtl/>
        </w:rPr>
      </w:pPr>
      <w:r>
        <w:rPr>
          <w:rStyle w:val="TanaimMishna"/>
          <w:rtl/>
          <w:rPrChange w:id="20056" w:author="קלוד" w:date="2026-10-06T10:09:14Z">
            <w:rPr>
              <w:rtl/>
            </w:rPr>
          </w:rPrChange>
        </w:rPr>
        <w:t xml:space="preserve">אבא שאול</w:t>
      </w:r>
      <w:r>
        <w:rPr>
          <w:rtl/>
        </w:rPr>
        <w:t xml:space="preserve"> היה קורא לשתוקי בדוקי.</w:t>
      </w:r>
    </w:p>
    <w:p w14:paraId="68E77BC4" w14:textId="77777777" w:rsidR="006E0774" w:rsidRPr="00131640" w:rsidRDefault="006E0774" w:rsidP="00841728">
      <w:pPr>
        <w:pStyle w:val="affb"/>
        <w:rPr>
          <w:del w:id="90128" w:author="מנוע עיצוב" w:date="2026-10-08T11:01:28Z"/>
          <w:rtl/>
        </w:rPr>
      </w:pPr>
      <w:del w:id="90127" w:author="מנוע עיצוב" w:date="2026-10-08T11:01:28Z">
        <w:r w:rsidRPr="00224C4C">
          <w:rPr>
            <w:rFonts w:hint="cs"/>
            <w:rtl/>
          </w:rPr>
          <w:delText xml:space="preserve">׹</w:delText>
        </w:r>
      </w:del>
    </w:p>
    <w:p w14:paraId="138405F1" w14:textId="77777777" w:rsidR="006E0774" w:rsidRPr="00131640" w:rsidRDefault="006E0774" w:rsidP="0010529F">
      <w:pPr>
        <w:pStyle w:val="afff0"/>
        <w:framePr w:wrap="around"/>
        <w:rPr>
          <w:rtl/>
        </w:rPr>
      </w:pPr>
      <w:r w:rsidRPr="00224C4C">
        <w:rPr>
          <w:rFonts w:hint="cs"/>
          <w:rtl/>
        </w:rPr>
        <w:t>סט:</w:t>
      </w:r>
    </w:p>
    <w:p w14:paraId="4AE4AC11" w14:textId="77777777" w:rsidR="006E0774" w:rsidRPr="00131640" w:rsidRDefault="006E0774" w:rsidP="00B074D6">
      <w:pPr>
        <w:pStyle w:val="afffd"/>
        <w:rPr>
          <w:rtl/>
        </w:rPr>
      </w:pPr>
      <w:ins w:id="9877" w:author="מספור קטעי משנה" w:date="2026-10-06T06:45:32Z">
        <w:r>
          <w:rPr>
            <w:rStyle w:val="MisparKeta"/>
          </w:rPr>
          <w:t xml:space="preserve">ב. </w:t>
        </w:r>
      </w:ins>
      <w:r w:rsidRPr="00224C4C">
        <w:rPr>
          <w:rStyle w:val="afffe"/>
          <w:spacing w:val="4"/>
          <w:rtl/>
        </w:rPr>
        <w:t>עשרה יוחסים עלו מבבל</w:t>
      </w:r>
      <w:r w:rsidRPr="00210DF6">
        <w:rPr>
          <w:rStyle w:val="afffa"/>
          <w:rFonts w:ascii="Fb Fontext" w:hAnsi="Fb Fontext"/>
          <w:bCs w:val="0"/>
          <w:rtl/>
        </w:rPr>
        <w:t>.</w:t>
      </w:r>
    </w:p>
    <w:p w14:paraId="117E5F44" w14:textId="77777777" w:rsidR="009469D7" w:rsidRDefault="006E0774" w:rsidP="006E0774">
      <w:pPr>
        <w:rPr>
          <w:rFonts w:ascii="Fb Fontext" w:hAnsi="Fb Fontext"/>
          <w:sz w:val="32"/>
          <w:rtl/>
        </w:rPr>
      </w:pPr>
      <w:r w:rsidRPr="00224C4C">
        <w:rPr>
          <w:rFonts w:ascii="Fb Fontext" w:hAnsi="Fb Fontext" w:hint="cs"/>
          <w:sz w:val="32"/>
          <w:rtl/>
        </w:rPr>
        <w:t>עלו מבבל ולא לארץ ישראל דאגב אורחיה קמ</w:t>
      </w:r>
      <w:r w:rsidRPr="00224C4C">
        <w:rPr>
          <w:rFonts w:ascii="Fb Fontext" w:hAnsi="Fb Fontext"/>
          <w:sz w:val="32"/>
          <w:rtl/>
        </w:rPr>
        <w:t>"</w:t>
      </w:r>
      <w:r w:rsidRPr="00224C4C">
        <w:rPr>
          <w:rFonts w:ascii="Fb Fontext" w:hAnsi="Fb Fontext" w:hint="cs"/>
          <w:sz w:val="32"/>
          <w:rtl/>
        </w:rPr>
        <w:t>ל</w:t>
      </w:r>
    </w:p>
    <w:p w14:paraId="2E0B5CB8" w14:textId="03774428" w:rsidR="006E0774" w:rsidRPr="00131640" w:rsidRDefault="006E0774" w:rsidP="00A5316A">
      <w:pPr>
        <w:spacing w:after="120"/>
        <w:rPr>
          <w:rtl/>
        </w:rPr>
      </w:pPr>
      <w:r w:rsidRPr="00224C4C">
        <w:rPr>
          <w:rStyle w:val="affffa"/>
          <w:rFonts w:hint="cs"/>
          <w:rtl/>
        </w:rPr>
        <w:t>ד'</w:t>
      </w:r>
      <w:r w:rsidRPr="00224C4C">
        <w:rPr>
          <w:rStyle w:val="affffa"/>
          <w:rtl/>
        </w:rPr>
        <w:t xml:space="preserve">וקמת ועלית אל המקום אשר יבחר ה' </w:t>
      </w:r>
      <w:r w:rsidRPr="00224C4C">
        <w:rPr>
          <w:rFonts w:ascii="Fb Fontext" w:hAnsi="Fb Fontext"/>
          <w:sz w:val="32"/>
          <w:rtl/>
        </w:rPr>
        <w:t>אלהיך'</w:t>
      </w:r>
      <w:r w:rsidRPr="00224C4C">
        <w:rPr>
          <w:rFonts w:ascii="Fb Fontext" w:hAnsi="Fb Fontext" w:hint="cs"/>
          <w:sz w:val="32"/>
          <w:rtl/>
        </w:rPr>
        <w:t>,</w:t>
      </w:r>
      <w:r w:rsidRPr="00943179">
        <w:rPr>
          <w:rtl/>
        </w:rPr>
        <w:t>- מלמד, שבית המקדש גבוה מכל ארץ ישראל, וא</w:t>
      </w:r>
      <w:r w:rsidR="00B074D6">
        <w:rPr>
          <w:rFonts w:hint="cs"/>
          <w:rtl/>
        </w:rPr>
        <w:t>"י</w:t>
      </w:r>
      <w:r w:rsidRPr="00943179">
        <w:rPr>
          <w:rtl/>
        </w:rPr>
        <w:t xml:space="preserve"> גבוה מכל הארצות.</w:t>
      </w:r>
    </w:p>
    <w:p w14:paraId="68BAB4CD" w14:textId="044E51D8" w:rsidR="00A85AC8" w:rsidRPr="00E600D8" w:rsidRDefault="00E600D8" w:rsidP="00A5316A">
      <w:pPr>
        <w:pStyle w:val="38"/>
        <w:framePr w:wrap="notBeside"/>
        <w:rPr>
          <w:rtl/>
        </w:rPr>
      </w:pPr>
      <w:r w:rsidRPr="00E600D8">
        <w:rPr>
          <w:rtl/>
        </w:rPr>
        <w:t>•</w:t>
      </w:r>
    </w:p>
    <w:p w14:paraId="04F0D8E9" w14:textId="743D24D3" w:rsidR="006E0774" w:rsidRPr="00131640" w:rsidRDefault="00A5316A" w:rsidP="006E0774">
      <w:pPr>
        <w:rPr>
          <w:rtl/>
        </w:rPr>
      </w:pPr>
      <w:r>
        <w:rPr>
          <w:rFonts w:ascii="Fb Fontext" w:hAnsi="Fb Fontext" w:hint="cs"/>
          <w:sz w:val="32"/>
          <w:rtl/>
        </w:rPr>
        <w:t>ב</w:t>
      </w:r>
      <w:r w:rsidR="006E0774" w:rsidRPr="00224C4C">
        <w:rPr>
          <w:rFonts w:ascii="Fb Fontext" w:hAnsi="Fb Fontext"/>
          <w:sz w:val="32"/>
          <w:rtl/>
        </w:rPr>
        <w:t>י</w:t>
      </w:r>
      <w:r w:rsidR="00B074D6">
        <w:rPr>
          <w:rFonts w:ascii="Fb Fontext" w:hAnsi="Fb Fontext" w:hint="cs"/>
          <w:sz w:val="32"/>
          <w:rtl/>
        </w:rPr>
        <w:t xml:space="preserve">המ''ק גבוה מכל א''י- </w:t>
      </w:r>
      <w:r w:rsidR="006E0774" w:rsidRPr="00224C4C">
        <w:rPr>
          <w:rStyle w:val="affffa"/>
          <w:rFonts w:hint="cs"/>
          <w:rtl/>
        </w:rPr>
        <w:t>'</w:t>
      </w:r>
      <w:r w:rsidR="006E0774" w:rsidRPr="00224C4C">
        <w:rPr>
          <w:rStyle w:val="affffa"/>
          <w:rtl/>
        </w:rPr>
        <w:t xml:space="preserve"> וקמת ועלית</w:t>
      </w:r>
      <w:r w:rsidR="006E0774" w:rsidRPr="00224C4C">
        <w:rPr>
          <w:rStyle w:val="affffa"/>
          <w:rFonts w:hint="cs"/>
          <w:rtl/>
        </w:rPr>
        <w:t>'</w:t>
      </w:r>
      <w:r w:rsidR="006E0774" w:rsidRPr="00224C4C">
        <w:rPr>
          <w:rStyle w:val="affffa"/>
          <w:rtl/>
        </w:rPr>
        <w:t>,</w:t>
      </w:r>
    </w:p>
    <w:p w14:paraId="3F38A04A" w14:textId="4F43C5DC" w:rsidR="00A85AC8" w:rsidRPr="00E600D8" w:rsidRDefault="00E600D8" w:rsidP="00B074D6">
      <w:pPr>
        <w:pStyle w:val="38"/>
        <w:framePr w:wrap="notBeside"/>
        <w:rPr>
          <w:rtl/>
        </w:rPr>
      </w:pPr>
      <w:r w:rsidRPr="00E600D8">
        <w:rPr>
          <w:rtl/>
        </w:rPr>
        <w:t>•</w:t>
      </w:r>
    </w:p>
    <w:p w14:paraId="26BE22DC" w14:textId="3015610B" w:rsidR="006E0774" w:rsidRDefault="006E0774" w:rsidP="00707DCC">
      <w:pPr>
        <w:spacing w:after="120"/>
        <w:rPr>
          <w:rStyle w:val="affffa"/>
          <w:rtl/>
        </w:rPr>
      </w:pPr>
      <w:r w:rsidRPr="00224C4C">
        <w:rPr>
          <w:rFonts w:ascii="Fb Fontext" w:hAnsi="Fb Fontext"/>
          <w:rtl/>
        </w:rPr>
        <w:t>א</w:t>
      </w:r>
      <w:r w:rsidR="00B074D6">
        <w:rPr>
          <w:rFonts w:ascii="Fb Fontext" w:hAnsi="Fb Fontext" w:hint="cs"/>
          <w:rtl/>
        </w:rPr>
        <w:t>''י</w:t>
      </w:r>
      <w:r w:rsidRPr="00224C4C">
        <w:rPr>
          <w:rFonts w:ascii="Fb Fontext" w:hAnsi="Fb Fontext"/>
          <w:rtl/>
        </w:rPr>
        <w:t xml:space="preserve"> גבוה מכל ארצות </w:t>
      </w:r>
      <w:r w:rsidRPr="00224C4C">
        <w:rPr>
          <w:rStyle w:val="affffa"/>
          <w:rFonts w:hint="cs"/>
          <w:rtl/>
        </w:rPr>
        <w:t>ד</w:t>
      </w:r>
      <w:r w:rsidR="00707DCC">
        <w:rPr>
          <w:rStyle w:val="affffa"/>
          <w:rFonts w:hint="cs"/>
          <w:rtl/>
        </w:rPr>
        <w:t>'</w:t>
      </w:r>
      <w:r w:rsidRPr="00224C4C">
        <w:rPr>
          <w:rStyle w:val="affffa"/>
          <w:rtl/>
        </w:rPr>
        <w:t>כי אם חי ה' אשר העלה ואשר הביא את בני ישראל מארץ צפון ומכל הארצות אשר הדחתים שם</w:t>
      </w:r>
      <w:r w:rsidRPr="00224C4C">
        <w:rPr>
          <w:rStyle w:val="affffa"/>
          <w:rFonts w:hint="cs"/>
          <w:rtl/>
        </w:rPr>
        <w:t>'</w:t>
      </w:r>
      <w:r w:rsidRPr="00224C4C">
        <w:rPr>
          <w:rStyle w:val="affffa"/>
          <w:rtl/>
        </w:rPr>
        <w:t>.</w:t>
      </w:r>
    </w:p>
    <w:p w14:paraId="6F5A629B" w14:textId="76235F9D" w:rsidR="007309FA" w:rsidRPr="00131640" w:rsidRDefault="007309FA" w:rsidP="007309FA">
      <w:pPr>
        <w:pStyle w:val="affffb"/>
        <w:rPr>
          <w:rtl/>
        </w:rPr>
      </w:pPr>
      <w:r w:rsidRPr="007309FA">
        <w:rPr>
          <w:rtl/>
        </w:rPr>
        <w:t>***</w:t>
      </w:r>
    </w:p>
    <w:p w14:paraId="3BF02215" w14:textId="77777777" w:rsidR="009469D7" w:rsidRDefault="006E0774" w:rsidP="00434C5D">
      <w:pPr>
        <w:pStyle w:val="affffb"/>
        <w:rPr>
          <w:rtl/>
        </w:rPr>
      </w:pPr>
      <w:r w:rsidRPr="00224C4C">
        <w:rPr>
          <w:rtl/>
        </w:rPr>
        <w:t xml:space="preserve">עלו </w:t>
      </w:r>
      <w:r w:rsidRPr="00210DF6">
        <w:rPr>
          <w:rStyle w:val="afffa"/>
          <w:rtl/>
        </w:rPr>
        <w:t>מ</w:t>
      </w:r>
      <w:r w:rsidRPr="00224C4C">
        <w:rPr>
          <w:rtl/>
        </w:rPr>
        <w:t>בבל</w:t>
      </w:r>
      <w:r w:rsidRPr="00224C4C">
        <w:rPr>
          <w:rFonts w:hint="cs"/>
          <w:rtl/>
        </w:rPr>
        <w:t xml:space="preserve"> ולא</w:t>
      </w:r>
      <w:r w:rsidRPr="00224C4C">
        <w:rPr>
          <w:rtl/>
        </w:rPr>
        <w:t xml:space="preserve"> עלו </w:t>
      </w:r>
      <w:r w:rsidRPr="00434C5D">
        <w:rPr>
          <w:rStyle w:val="afffa"/>
          <w:u w:val="single"/>
          <w:rtl/>
        </w:rPr>
        <w:t>ל</w:t>
      </w:r>
      <w:r w:rsidRPr="00224C4C">
        <w:rPr>
          <w:rtl/>
        </w:rPr>
        <w:t>ארץ ישראל!</w:t>
      </w:r>
    </w:p>
    <w:p w14:paraId="4A000BD2" w14:textId="77777777" w:rsidR="00A85AC8" w:rsidRPr="00E600D8" w:rsidRDefault="006E0774" w:rsidP="00707DCC">
      <w:pPr>
        <w:pStyle w:val="38"/>
        <w:framePr w:wrap="notBeside"/>
        <w:rPr>
          <w:rtl/>
        </w:rPr>
      </w:pPr>
      <w:r w:rsidRPr="00E600D8">
        <w:rPr>
          <w:rtl/>
        </w:rPr>
        <w:t xml:space="preserve">מסייע </w:t>
      </w:r>
      <w:r w:rsidRPr="00E600D8">
        <w:rPr>
          <w:rFonts w:hint="cs"/>
          <w:rtl/>
        </w:rPr>
        <w:t>לר</w:t>
      </w:r>
      <w:r w:rsidRPr="00E600D8">
        <w:rPr>
          <w:rtl/>
        </w:rPr>
        <w:t>"</w:t>
      </w:r>
      <w:r w:rsidRPr="00E600D8">
        <w:rPr>
          <w:rFonts w:hint="cs"/>
          <w:rtl/>
        </w:rPr>
        <w:t>א</w:t>
      </w:r>
      <w:r w:rsidR="00A85AC8" w:rsidRPr="00E600D8">
        <w:rPr>
          <w:rtl/>
        </w:rPr>
        <w:t>:</w:t>
      </w:r>
    </w:p>
    <w:p w14:paraId="674C1EF2" w14:textId="299EBE87" w:rsidR="006E0774" w:rsidRPr="00131640" w:rsidRDefault="006E0774" w:rsidP="006E0774">
      <w:pPr>
        <w:rPr>
          <w:rtl/>
        </w:rPr>
      </w:pPr>
      <w:r w:rsidRPr="00224C4C">
        <w:rPr>
          <w:rFonts w:ascii="Fb Fontext" w:hAnsi="Fb Fontext" w:hint="cs"/>
          <w:rtl/>
        </w:rPr>
        <w:t>ד</w:t>
      </w:r>
      <w:r w:rsidRPr="00224C4C">
        <w:rPr>
          <w:rFonts w:ascii="Fb Fontext" w:hAnsi="Fb Fontext"/>
          <w:rtl/>
        </w:rPr>
        <w:t>לא עלה עזרא מבבל - עד שעשאה כסולת נקיה ועלה.</w:t>
      </w:r>
    </w:p>
    <w:p w14:paraId="6E4C1FA0" w14:textId="24746229" w:rsidR="006E0774" w:rsidRPr="00131640" w:rsidRDefault="006E0774" w:rsidP="007B2D9B">
      <w:pPr>
        <w:jc w:val="center"/>
        <w:rPr>
          <w:rtl/>
        </w:rPr>
      </w:pPr>
      <w:r w:rsidRPr="00707DCC">
        <w:rPr>
          <w:rStyle w:val="afffff3"/>
          <w:rFonts w:hint="cs"/>
          <w:rtl/>
        </w:rPr>
        <w:t>ל</w:t>
      </w:r>
      <w:r w:rsidRPr="00707DCC">
        <w:rPr>
          <w:rStyle w:val="afffff3"/>
          <w:rtl/>
        </w:rPr>
        <w:t>אביי:</w:t>
      </w:r>
      <w:r w:rsidR="00707DCC">
        <w:rPr>
          <w:rStyle w:val="afffff3"/>
          <w:rFonts w:hint="cs"/>
          <w:rtl/>
        </w:rPr>
        <w:t xml:space="preserve"> תנן:</w:t>
      </w:r>
      <w:r w:rsidRPr="00224C4C">
        <w:rPr>
          <w:rFonts w:ascii="Fb Fontext" w:hAnsi="Fb Fontext"/>
          <w:rtl/>
        </w:rPr>
        <w:t xml:space="preserve"> </w:t>
      </w:r>
      <w:r w:rsidRPr="00210DF6">
        <w:rPr>
          <w:rStyle w:val="afffa"/>
          <w:rFonts w:ascii="Fb Fontext" w:hAnsi="Fb Fontext" w:cs="BA TM • Vilna Extra-Bold"/>
          <w:bCs w:val="0"/>
          <w:rtl/>
        </w:rPr>
        <w:t>עלו</w:t>
      </w:r>
      <w:r w:rsidRPr="00224C4C">
        <w:rPr>
          <w:rFonts w:ascii="Fb Fontext" w:hAnsi="Fb Fontext"/>
          <w:rtl/>
        </w:rPr>
        <w:t xml:space="preserve"> מאיליהם</w:t>
      </w:r>
      <w:r w:rsidRPr="00224C4C">
        <w:rPr>
          <w:rFonts w:ascii="Fb Fontext" w:hAnsi="Fb Fontext" w:hint="cs"/>
          <w:rtl/>
        </w:rPr>
        <w:t>,</w:t>
      </w:r>
      <w:r w:rsidRPr="00224C4C">
        <w:rPr>
          <w:rFonts w:ascii="Fb Fontext" w:hAnsi="Fb Fontext"/>
          <w:rtl/>
        </w:rPr>
        <w:t xml:space="preserve"> </w:t>
      </w:r>
      <w:r w:rsidR="007B2D9B">
        <w:rPr>
          <w:rFonts w:ascii="Fb Fontext" w:hAnsi="Fb Fontext"/>
          <w:rtl/>
        </w:rPr>
        <w:tab/>
      </w:r>
      <w:r w:rsidR="007B2D9B">
        <w:rPr>
          <w:rFonts w:ascii="Fb Fontext" w:hAnsi="Fb Fontext"/>
          <w:rtl/>
        </w:rPr>
        <w:tab/>
      </w:r>
      <w:r w:rsidR="007B2D9B">
        <w:rPr>
          <w:rFonts w:ascii="Fb Fontext" w:hAnsi="Fb Fontext"/>
          <w:rtl/>
        </w:rPr>
        <w:tab/>
      </w:r>
      <w:r w:rsidR="007B2D9B">
        <w:rPr>
          <w:rFonts w:ascii="Fb Fontext" w:hAnsi="Fb Fontext"/>
          <w:rtl/>
        </w:rPr>
        <w:tab/>
      </w:r>
      <w:r w:rsidR="007B2D9B">
        <w:rPr>
          <w:rFonts w:ascii="Fb Fontext" w:hAnsi="Fb Fontext"/>
          <w:rtl/>
        </w:rPr>
        <w:tab/>
      </w:r>
      <w:r w:rsidR="007B2D9B">
        <w:rPr>
          <w:rFonts w:ascii="Fb Fontext" w:hAnsi="Fb Fontext"/>
          <w:rtl/>
        </w:rPr>
        <w:tab/>
      </w:r>
      <w:r w:rsidR="007B2D9B">
        <w:rPr>
          <w:rFonts w:ascii="Fb Fontext" w:hAnsi="Fb Fontext"/>
          <w:rtl/>
        </w:rPr>
        <w:tab/>
      </w:r>
      <w:r w:rsidR="007B2D9B">
        <w:rPr>
          <w:rFonts w:ascii="Fb Fontext" w:hAnsi="Fb Fontext"/>
          <w:rtl/>
        </w:rPr>
        <w:tab/>
      </w:r>
      <w:r w:rsidR="007B2D9B">
        <w:rPr>
          <w:rFonts w:ascii="Fb Fontext" w:hAnsi="Fb Fontext"/>
          <w:rtl/>
        </w:rPr>
        <w:tab/>
      </w:r>
      <w:r w:rsidR="007B2D9B">
        <w:rPr>
          <w:rFonts w:ascii="Fb Fontext" w:hAnsi="Fb Fontext"/>
          <w:rtl/>
        </w:rPr>
        <w:tab/>
      </w:r>
      <w:r w:rsidR="007B2D9B">
        <w:rPr>
          <w:rFonts w:ascii="Fb Fontext" w:hAnsi="Fb Fontext" w:hint="cs"/>
          <w:rtl/>
        </w:rPr>
        <w:t xml:space="preserve">  </w:t>
      </w:r>
      <w:r w:rsidRPr="00707DCC">
        <w:rPr>
          <w:rStyle w:val="afffff3"/>
          <w:rtl/>
        </w:rPr>
        <w:t>ו</w:t>
      </w:r>
      <w:r w:rsidRPr="00707DCC">
        <w:rPr>
          <w:rStyle w:val="afffff3"/>
          <w:rFonts w:hint="cs"/>
          <w:rtl/>
        </w:rPr>
        <w:t>ל</w:t>
      </w:r>
      <w:r w:rsidRPr="00707DCC">
        <w:rPr>
          <w:rStyle w:val="afffff3"/>
          <w:rtl/>
        </w:rPr>
        <w:t>רבא:</w:t>
      </w:r>
      <w:r w:rsidR="00707DCC">
        <w:rPr>
          <w:rStyle w:val="afffff3"/>
          <w:rFonts w:hint="cs"/>
          <w:rtl/>
        </w:rPr>
        <w:t xml:space="preserve"> תנן:</w:t>
      </w:r>
      <w:r w:rsidRPr="00224C4C">
        <w:rPr>
          <w:rFonts w:ascii="Fb Fontext" w:hAnsi="Fb Fontext"/>
          <w:rtl/>
        </w:rPr>
        <w:t xml:space="preserve"> </w:t>
      </w:r>
      <w:r w:rsidRPr="00210DF6">
        <w:rPr>
          <w:rStyle w:val="afffa"/>
          <w:rFonts w:ascii="Fb Fontext" w:hAnsi="Fb Fontext" w:cs="BA TM • Vilna Extra-Bold"/>
          <w:bCs w:val="0"/>
          <w:rtl/>
        </w:rPr>
        <w:t>העלום</w:t>
      </w:r>
      <w:r w:rsidR="00707DCC">
        <w:rPr>
          <w:rFonts w:ascii="Fb Fontext" w:hAnsi="Fb Fontext" w:hint="cs"/>
          <w:rtl/>
        </w:rPr>
        <w:t>.</w:t>
      </w:r>
    </w:p>
    <w:p w14:paraId="5E321609" w14:textId="7F5EB22A" w:rsidR="00A85AC8" w:rsidRPr="00E600D8" w:rsidRDefault="0043664A" w:rsidP="00434C5D">
      <w:pPr>
        <w:pStyle w:val="38"/>
        <w:framePr w:wrap="notBeside"/>
        <w:rPr>
          <w:rtl/>
        </w:rPr>
      </w:pPr>
      <w:r w:rsidRPr="00E600D8">
        <w:rPr>
          <w:rFonts w:hint="cs"/>
          <w:rtl/>
        </w:rPr>
        <w:t xml:space="preserve">וחלקו </w:t>
      </w:r>
      <w:r w:rsidR="00434C5D" w:rsidRPr="00E600D8">
        <w:rPr>
          <w:rFonts w:hint="cs"/>
          <w:rtl/>
        </w:rPr>
        <w:t>א</w:t>
      </w:r>
      <w:r w:rsidR="00A85AC8" w:rsidRPr="00E600D8">
        <w:rPr>
          <w:rFonts w:hint="cs"/>
          <w:rtl/>
        </w:rPr>
        <w:t>.</w:t>
      </w:r>
    </w:p>
    <w:p w14:paraId="796624AC" w14:textId="06895943" w:rsidR="006E0774" w:rsidRPr="00131640" w:rsidRDefault="006E0774" w:rsidP="006E0774">
      <w:pPr>
        <w:rPr>
          <w:rtl/>
        </w:rPr>
      </w:pPr>
      <w:r w:rsidRPr="00434C5D">
        <w:rPr>
          <w:rStyle w:val="afffff3"/>
          <w:rFonts w:hint="cs"/>
          <w:rtl/>
        </w:rPr>
        <w:t>לאביי</w:t>
      </w:r>
      <w:r>
        <w:rPr>
          <w:rFonts w:ascii="Fb Fontext" w:hAnsi="Fb Fontext" w:hint="cs"/>
          <w:rtl/>
        </w:rPr>
        <w:t xml:space="preserve"> לית </w:t>
      </w:r>
      <w:r>
        <w:rPr>
          <w:rStyle w:val="afffff3"/>
          <w:rFonts w:ascii="Fb Fontext" w:hAnsi="Fb Fontext" w:hint="cs"/>
          <w:rtl/>
          <w:rPrChange w:id="9281" w:author="מנוע אמוראים" w:date="2026-10-05T16:42:07Z">
            <w:rPr>
              <w:rFonts w:ascii="Fb Fontext" w:hAnsi="Fb Fontext" w:hint="cs"/>
              <w:rtl/>
            </w:rPr>
          </w:rPrChange>
        </w:rPr>
        <w:t xml:space="preserve">לדר</w:t>
      </w:r>
      <w:r>
        <w:rPr>
          <w:rStyle w:val="afffff3"/>
          <w:rFonts w:ascii="Fb Fontext" w:hAnsi="Fb Fontext"/>
          <w:rtl/>
          <w:rPrChange w:id="9282" w:author="מנוע אמוראים" w:date="2026-10-05T16:42:07Z">
            <w:rPr>
              <w:rFonts w:ascii="Fb Fontext" w:hAnsi="Fb Fontext"/>
              <w:rtl/>
            </w:rPr>
          </w:rPrChange>
        </w:rPr>
        <w:t xml:space="preserve">"</w:t>
      </w:r>
      <w:r>
        <w:rPr>
          <w:rStyle w:val="afffff3"/>
          <w:rFonts w:ascii="Fb Fontext" w:hAnsi="Fb Fontext" w:hint="cs"/>
          <w:rtl/>
          <w:rPrChange w:id="9283" w:author="מנוע אמוראים" w:date="2026-10-05T16:42:07Z">
            <w:rPr>
              <w:rFonts w:ascii="Fb Fontext" w:hAnsi="Fb Fontext" w:hint="cs"/>
              <w:rtl/>
            </w:rPr>
          </w:rPrChange>
        </w:rPr>
        <w:t xml:space="preserve">א</w:t>
      </w:r>
      <w:r>
        <w:rPr>
          <w:rFonts w:ascii="Fb Fontext" w:hAnsi="Fb Fontext" w:hint="cs"/>
          <w:rtl/>
        </w:rPr>
        <w:t xml:space="preserve"> דעשאה סולת נקייה, </w:t>
      </w:r>
      <w:r w:rsidRPr="00434C5D">
        <w:rPr>
          <w:rStyle w:val="afffff3"/>
          <w:rFonts w:hint="cs"/>
          <w:rtl/>
        </w:rPr>
        <w:t>ולרבא</w:t>
      </w:r>
      <w:r w:rsidR="00434C5D">
        <w:rPr>
          <w:rFonts w:ascii="Fb Fontext" w:hAnsi="Fb Fontext" w:hint="cs"/>
          <w:rtl/>
        </w:rPr>
        <w:t>:</w:t>
      </w:r>
      <w:r>
        <w:rPr>
          <w:rFonts w:ascii="Fb Fontext" w:hAnsi="Fb Fontext" w:hint="cs"/>
          <w:rtl/>
        </w:rPr>
        <w:t xml:space="preserve"> אית </w:t>
      </w:r>
      <w:r>
        <w:rPr>
          <w:rStyle w:val="afffff3"/>
          <w:rFonts w:ascii="Fb Fontext" w:hAnsi="Fb Fontext" w:hint="cs"/>
          <w:rtl/>
          <w:rPrChange w:id="9284" w:author="מנוע אמוראים" w:date="2026-10-05T16:42:07Z">
            <w:rPr>
              <w:rFonts w:ascii="Fb Fontext" w:hAnsi="Fb Fontext" w:hint="cs"/>
              <w:rtl/>
            </w:rPr>
          </w:rPrChange>
        </w:rPr>
        <w:t xml:space="preserve">לדר</w:t>
      </w:r>
      <w:r>
        <w:rPr>
          <w:rStyle w:val="afffff3"/>
          <w:rFonts w:ascii="Fb Fontext" w:hAnsi="Fb Fontext"/>
          <w:rtl/>
          <w:rPrChange w:id="9285" w:author="מנוע אמוראים" w:date="2026-10-05T16:42:07Z">
            <w:rPr>
              <w:rFonts w:ascii="Fb Fontext" w:hAnsi="Fb Fontext"/>
              <w:rtl/>
            </w:rPr>
          </w:rPrChange>
        </w:rPr>
        <w:t xml:space="preserve">"</w:t>
      </w:r>
      <w:r>
        <w:rPr>
          <w:rStyle w:val="afffff3"/>
          <w:rFonts w:ascii="Fb Fontext" w:hAnsi="Fb Fontext" w:hint="cs"/>
          <w:rtl/>
          <w:rPrChange w:id="9286" w:author="מנוע אמוראים" w:date="2026-10-05T16:42:07Z">
            <w:rPr>
              <w:rFonts w:ascii="Fb Fontext" w:hAnsi="Fb Fontext" w:hint="cs"/>
              <w:rtl/>
            </w:rPr>
          </w:rPrChange>
        </w:rPr>
        <w:t xml:space="preserve">א</w:t>
      </w:r>
    </w:p>
    <w:p w14:paraId="246BEF32" w14:textId="03B967A4" w:rsidR="00A85AC8" w:rsidRPr="00E600D8" w:rsidRDefault="00434C5D" w:rsidP="00434C5D">
      <w:pPr>
        <w:pStyle w:val="38"/>
        <w:framePr w:wrap="notBeside"/>
        <w:rPr>
          <w:rtl/>
        </w:rPr>
      </w:pPr>
      <w:r w:rsidRPr="00E600D8">
        <w:rPr>
          <w:rFonts w:hint="cs"/>
          <w:rtl/>
        </w:rPr>
        <w:t>ב</w:t>
      </w:r>
      <w:r w:rsidR="00A85AC8" w:rsidRPr="00E600D8">
        <w:rPr>
          <w:rFonts w:hint="cs"/>
          <w:rtl/>
        </w:rPr>
        <w:t>.</w:t>
      </w:r>
    </w:p>
    <w:p w14:paraId="5E99DBE2" w14:textId="27EF5A67" w:rsidR="006E0774" w:rsidRPr="00B23F57" w:rsidRDefault="006E0774" w:rsidP="006E0774">
      <w:pPr>
        <w:rPr>
          <w:spacing w:val="2"/>
          <w:rtl/>
        </w:rPr>
      </w:pPr>
      <w:r w:rsidRPr="00B23F57">
        <w:rPr>
          <w:rFonts w:ascii="Fb Fontext" w:hAnsi="Fb Fontext" w:hint="cs"/>
          <w:spacing w:val="2"/>
          <w:rtl/>
        </w:rPr>
        <w:t xml:space="preserve">אי </w:t>
      </w:r>
      <w:r w:rsidR="00434C5D" w:rsidRPr="00B23F57">
        <w:rPr>
          <w:rFonts w:ascii="Fb Fontext" w:hAnsi="Fb Fontext" w:hint="cs"/>
          <w:spacing w:val="2"/>
          <w:rtl/>
        </w:rPr>
        <w:t>הפריש</w:t>
      </w:r>
      <w:r w:rsidR="000A3613" w:rsidRPr="00B23F57">
        <w:rPr>
          <w:rFonts w:ascii="Fb Fontext" w:hAnsi="Fb Fontext" w:hint="cs"/>
          <w:spacing w:val="2"/>
          <w:rtl/>
        </w:rPr>
        <w:t xml:space="preserve"> הפסולים,</w:t>
      </w:r>
      <w:r w:rsidR="00434C5D" w:rsidRPr="00B23F57">
        <w:rPr>
          <w:rFonts w:ascii="Fb Fontext" w:hAnsi="Fb Fontext" w:hint="cs"/>
          <w:spacing w:val="2"/>
          <w:rtl/>
        </w:rPr>
        <w:t xml:space="preserve"> </w:t>
      </w:r>
      <w:r w:rsidR="000A3613" w:rsidRPr="00B23F57">
        <w:rPr>
          <w:rFonts w:ascii="Fb Fontext" w:hAnsi="Fb Fontext" w:hint="cs"/>
          <w:spacing w:val="2"/>
          <w:rtl/>
        </w:rPr>
        <w:t xml:space="preserve">ולכן עלו </w:t>
      </w:r>
      <w:r w:rsidR="00434C5D" w:rsidRPr="00B23F57">
        <w:rPr>
          <w:rFonts w:ascii="Fb Fontext" w:hAnsi="Fb Fontext" w:hint="cs"/>
          <w:spacing w:val="2"/>
          <w:rtl/>
        </w:rPr>
        <w:t xml:space="preserve">מעצמם, </w:t>
      </w:r>
      <w:r w:rsidRPr="00B23F57">
        <w:rPr>
          <w:rFonts w:ascii="Fb Fontext" w:hAnsi="Fb Fontext" w:hint="cs"/>
          <w:spacing w:val="2"/>
          <w:rtl/>
        </w:rPr>
        <w:t>או דבע</w:t>
      </w:r>
      <w:r w:rsidRPr="00B23F57">
        <w:rPr>
          <w:rFonts w:ascii="Fb Fontext" w:hAnsi="Fb Fontext"/>
          <w:spacing w:val="2"/>
          <w:rtl/>
        </w:rPr>
        <w:t>"</w:t>
      </w:r>
      <w:r w:rsidRPr="00B23F57">
        <w:rPr>
          <w:rFonts w:ascii="Fb Fontext" w:hAnsi="Fb Fontext" w:hint="cs"/>
          <w:spacing w:val="2"/>
          <w:rtl/>
        </w:rPr>
        <w:t>כ העלום</w:t>
      </w:r>
      <w:r w:rsidRPr="00B23F57">
        <w:rPr>
          <w:rFonts w:ascii="Fb Fontext" w:hAnsi="Fb Fontext"/>
          <w:spacing w:val="2"/>
          <w:rtl/>
        </w:rPr>
        <w:t>.</w:t>
      </w:r>
      <w:r w:rsidR="00434C5D" w:rsidRPr="00B23F57">
        <w:rPr>
          <w:rFonts w:ascii="Fb Fontext" w:hAnsi="Fb Fontext" w:hint="cs"/>
          <w:spacing w:val="2"/>
          <w:rtl/>
        </w:rPr>
        <w:t xml:space="preserve"> </w:t>
      </w:r>
      <w:r w:rsidR="00434C5D" w:rsidRPr="00B23F57">
        <w:rPr>
          <w:rStyle w:val="afffff5"/>
          <w:rFonts w:hint="cs"/>
          <w:spacing w:val="2"/>
          <w:rtl/>
        </w:rPr>
        <w:t>וכו''ע כר''א</w:t>
      </w:r>
    </w:p>
    <w:p w14:paraId="5CAC8B2C" w14:textId="77777777" w:rsidR="00A85AC8" w:rsidRPr="00E600D8" w:rsidRDefault="006E0774" w:rsidP="00434C5D">
      <w:pPr>
        <w:pStyle w:val="38"/>
        <w:framePr w:wrap="notBeside"/>
        <w:rPr>
          <w:rtl/>
        </w:rPr>
      </w:pPr>
      <w:r w:rsidRPr="00E600D8">
        <w:rPr>
          <w:rtl/>
        </w:rPr>
        <w:t xml:space="preserve">למ"ד </w:t>
      </w:r>
      <w:r w:rsidR="00693A21" w:rsidRPr="00E600D8">
        <w:rPr>
          <w:rFonts w:hint="cs"/>
          <w:rtl/>
        </w:rPr>
        <w:t>ש</w:t>
      </w:r>
      <w:r w:rsidRPr="00E600D8">
        <w:rPr>
          <w:rtl/>
        </w:rPr>
        <w:t>עלו</w:t>
      </w:r>
      <w:r w:rsidR="00693A21" w:rsidRPr="00E600D8">
        <w:rPr>
          <w:rFonts w:hint="cs"/>
          <w:rtl/>
        </w:rPr>
        <w:t xml:space="preserve"> מרצונם</w:t>
      </w:r>
      <w:r w:rsidR="00A85AC8" w:rsidRPr="00E600D8">
        <w:rPr>
          <w:rtl/>
        </w:rPr>
        <w:t>:</w:t>
      </w:r>
    </w:p>
    <w:p w14:paraId="4F95619D" w14:textId="04FC433F" w:rsidR="006E0774" w:rsidRPr="00131640" w:rsidRDefault="0043664A" w:rsidP="006E0774">
      <w:pPr>
        <w:rPr>
          <w:rtl/>
        </w:rPr>
      </w:pPr>
      <w:r>
        <w:rPr>
          <w:rStyle w:val="afffff3"/>
          <w:rFonts w:hint="cs"/>
          <w:rtl/>
        </w:rPr>
        <w:t>כ</w:t>
      </w:r>
      <w:r w:rsidR="00434C5D" w:rsidRPr="00434C5D">
        <w:rPr>
          <w:rStyle w:val="afffff3"/>
          <w:rFonts w:hint="cs"/>
          <w:rtl/>
        </w:rPr>
        <w:t>שמואל</w:t>
      </w:r>
      <w:r w:rsidR="006E0774" w:rsidRPr="00434C5D">
        <w:rPr>
          <w:rStyle w:val="afffff3"/>
          <w:rFonts w:hint="cs"/>
          <w:rtl/>
        </w:rPr>
        <w:t>:</w:t>
      </w:r>
      <w:r w:rsidR="006E0774" w:rsidRPr="00224C4C">
        <w:rPr>
          <w:rFonts w:ascii="Fb Fontext" w:hAnsi="Fb Fontext"/>
          <w:sz w:val="32"/>
          <w:rtl/>
        </w:rPr>
        <w:t xml:space="preserve"> כל ארצות עיסה לא</w:t>
      </w:r>
      <w:r w:rsidR="00434C5D">
        <w:rPr>
          <w:rFonts w:ascii="Fb Fontext" w:hAnsi="Fb Fontext" w:hint="cs"/>
          <w:sz w:val="32"/>
          <w:rtl/>
        </w:rPr>
        <w:t>"י</w:t>
      </w:r>
      <w:r w:rsidR="006E0774" w:rsidRPr="00224C4C">
        <w:rPr>
          <w:rFonts w:ascii="Fb Fontext" w:hAnsi="Fb Fontext"/>
          <w:sz w:val="32"/>
          <w:rtl/>
        </w:rPr>
        <w:t>, וא</w:t>
      </w:r>
      <w:r w:rsidR="00434C5D">
        <w:rPr>
          <w:rFonts w:ascii="Fb Fontext" w:hAnsi="Fb Fontext" w:hint="cs"/>
          <w:sz w:val="32"/>
          <w:rtl/>
        </w:rPr>
        <w:t>"י</w:t>
      </w:r>
      <w:r w:rsidR="006E0774" w:rsidRPr="00224C4C">
        <w:rPr>
          <w:rFonts w:ascii="Fb Fontext" w:hAnsi="Fb Fontext"/>
          <w:sz w:val="32"/>
          <w:rtl/>
        </w:rPr>
        <w:t xml:space="preserve"> עיסה לבבל.</w:t>
      </w:r>
    </w:p>
    <w:p w14:paraId="7778F37B" w14:textId="1ED7D65E" w:rsidR="00A85AC8" w:rsidRPr="00E600D8" w:rsidRDefault="006E0774" w:rsidP="00434C5D">
      <w:pPr>
        <w:pStyle w:val="38"/>
        <w:framePr w:wrap="notBeside"/>
        <w:rPr>
          <w:rtl/>
        </w:rPr>
      </w:pPr>
      <w:r w:rsidRPr="00E600D8">
        <w:rPr>
          <w:rFonts w:hint="cs"/>
          <w:rtl/>
        </w:rPr>
        <w:t>ו</w:t>
      </w:r>
      <w:r w:rsidRPr="00E600D8">
        <w:rPr>
          <w:rtl/>
        </w:rPr>
        <w:t>למ"ד העלום</w:t>
      </w:r>
      <w:r w:rsidR="00693A21" w:rsidRPr="00E600D8">
        <w:rPr>
          <w:rFonts w:hint="cs"/>
          <w:rtl/>
        </w:rPr>
        <w:t xml:space="preserve"> בע''כ</w:t>
      </w:r>
      <w:r w:rsidR="00A85AC8" w:rsidRPr="00E600D8">
        <w:rPr>
          <w:rFonts w:hint="cs"/>
          <w:rtl/>
        </w:rPr>
        <w:t>:</w:t>
      </w:r>
    </w:p>
    <w:p w14:paraId="30CEAF2F" w14:textId="27796734" w:rsidR="006E0774" w:rsidRPr="00131640" w:rsidRDefault="006E0774" w:rsidP="000C4E9C">
      <w:pPr>
        <w:rPr>
          <w:rtl/>
        </w:rPr>
      </w:pPr>
      <w:r w:rsidRPr="00224C4C">
        <w:rPr>
          <w:rFonts w:ascii="Fb Fontext" w:hAnsi="Fb Fontext" w:hint="cs"/>
          <w:rtl/>
        </w:rPr>
        <w:t>א</w:t>
      </w:r>
      <w:r w:rsidR="00693A21">
        <w:rPr>
          <w:rFonts w:ascii="Fb Fontext" w:hAnsi="Fb Fontext" w:hint="cs"/>
          <w:rtl/>
        </w:rPr>
        <w:t>ף</w:t>
      </w:r>
      <w:r w:rsidRPr="00224C4C">
        <w:rPr>
          <w:rFonts w:ascii="Fb Fontext" w:hAnsi="Fb Fontext" w:hint="cs"/>
          <w:rtl/>
        </w:rPr>
        <w:t xml:space="preserve"> </w:t>
      </w:r>
      <w:r w:rsidR="000C4E9C">
        <w:rPr>
          <w:rFonts w:ascii="Fb Fontext" w:hAnsi="Fb Fontext" w:hint="cs"/>
          <w:rtl/>
        </w:rPr>
        <w:t>ש</w:t>
      </w:r>
      <w:r w:rsidRPr="00224C4C">
        <w:rPr>
          <w:rFonts w:ascii="Fb Fontext" w:hAnsi="Fb Fontext" w:hint="cs"/>
          <w:rtl/>
        </w:rPr>
        <w:t xml:space="preserve">ידעו </w:t>
      </w:r>
      <w:r w:rsidR="00693A21">
        <w:rPr>
          <w:rFonts w:ascii="Fb Fontext" w:hAnsi="Fb Fontext" w:hint="cs"/>
          <w:rtl/>
        </w:rPr>
        <w:t>מי הפסולים ב</w:t>
      </w:r>
      <w:r w:rsidR="000C4E9C">
        <w:rPr>
          <w:rFonts w:ascii="Fb Fontext" w:hAnsi="Fb Fontext" w:hint="cs"/>
          <w:rtl/>
        </w:rPr>
        <w:t>אותו הדור</w:t>
      </w:r>
      <w:r w:rsidR="00693A21">
        <w:rPr>
          <w:rFonts w:ascii="Fb Fontext" w:hAnsi="Fb Fontext" w:hint="cs"/>
          <w:rtl/>
        </w:rPr>
        <w:t>,</w:t>
      </w:r>
      <w:r w:rsidR="000C4E9C">
        <w:rPr>
          <w:rFonts w:ascii="Fb Fontext" w:hAnsi="Fb Fontext" w:hint="cs"/>
          <w:rtl/>
        </w:rPr>
        <w:t xml:space="preserve"> אבל לא לדור</w:t>
      </w:r>
      <w:r w:rsidR="00693A21">
        <w:rPr>
          <w:rFonts w:ascii="Fb Fontext" w:hAnsi="Fb Fontext" w:hint="cs"/>
          <w:rtl/>
        </w:rPr>
        <w:t>ות הבאים</w:t>
      </w:r>
      <w:r w:rsidR="000C4E9C">
        <w:rPr>
          <w:rFonts w:ascii="Fb Fontext" w:hAnsi="Fb Fontext" w:hint="cs"/>
          <w:rtl/>
        </w:rPr>
        <w:t>.</w:t>
      </w:r>
    </w:p>
    <w:p w14:paraId="67CA8304" w14:textId="77777777" w:rsidR="00A85AC8" w:rsidRPr="00E600D8" w:rsidRDefault="006E0774" w:rsidP="00434C5D">
      <w:pPr>
        <w:pStyle w:val="38"/>
        <w:framePr w:wrap="notBeside"/>
        <w:rPr>
          <w:rtl/>
        </w:rPr>
      </w:pPr>
      <w:r w:rsidRPr="00E600D8">
        <w:rPr>
          <w:rtl/>
        </w:rPr>
        <w:t xml:space="preserve">למ"ד </w:t>
      </w:r>
      <w:r w:rsidR="00CB6167" w:rsidRPr="00E600D8">
        <w:rPr>
          <w:rFonts w:hint="cs"/>
          <w:rtl/>
        </w:rPr>
        <w:t>ש</w:t>
      </w:r>
      <w:r w:rsidRPr="00E600D8">
        <w:rPr>
          <w:rtl/>
        </w:rPr>
        <w:t>עלו</w:t>
      </w:r>
      <w:r w:rsidR="00CB6167" w:rsidRPr="00E600D8">
        <w:rPr>
          <w:rFonts w:hint="cs"/>
          <w:rtl/>
        </w:rPr>
        <w:t xml:space="preserve"> מרצונם</w:t>
      </w:r>
      <w:r w:rsidR="00A85AC8" w:rsidRPr="00E600D8">
        <w:rPr>
          <w:rtl/>
        </w:rPr>
        <w:t>:</w:t>
      </w:r>
    </w:p>
    <w:p w14:paraId="04236E2D" w14:textId="1F9665C2" w:rsidR="006E0774" w:rsidRPr="00131640" w:rsidRDefault="000C4E9C" w:rsidP="006E0774">
      <w:pPr>
        <w:rPr>
          <w:rtl/>
        </w:rPr>
      </w:pPr>
      <w:r>
        <w:rPr>
          <w:rStyle w:val="afffff3"/>
          <w:rFonts w:hint="cs"/>
          <w:rtl/>
        </w:rPr>
        <w:t>ה</w:t>
      </w:r>
      <w:r w:rsidR="006E0774" w:rsidRPr="00434C5D">
        <w:rPr>
          <w:rStyle w:val="afffff3"/>
          <w:rtl/>
        </w:rPr>
        <w:t>יינו דכתיב:</w:t>
      </w:r>
      <w:r w:rsidR="006E0774" w:rsidRPr="00224C4C">
        <w:rPr>
          <w:rStyle w:val="affffa"/>
          <w:rtl/>
        </w:rPr>
        <w:t xml:space="preserve"> </w:t>
      </w:r>
      <w:r w:rsidR="006E0774" w:rsidRPr="00224C4C">
        <w:rPr>
          <w:rStyle w:val="affffa"/>
          <w:rFonts w:hint="cs"/>
          <w:rtl/>
        </w:rPr>
        <w:t>'</w:t>
      </w:r>
      <w:r w:rsidR="006E0774" w:rsidRPr="00224C4C">
        <w:rPr>
          <w:rStyle w:val="affffa"/>
          <w:rtl/>
        </w:rPr>
        <w:t xml:space="preserve">ואבינה בעם ובכהנים </w:t>
      </w:r>
      <w:r w:rsidR="006E0774" w:rsidRPr="00CB6167">
        <w:rPr>
          <w:rStyle w:val="affffa"/>
          <w:b/>
          <w:bCs/>
          <w:rtl/>
        </w:rPr>
        <w:t>ומבני לוי לא מצאתי שם</w:t>
      </w:r>
      <w:r w:rsidR="006E0774" w:rsidRPr="00CB6167">
        <w:rPr>
          <w:rStyle w:val="affffa"/>
          <w:rFonts w:hint="cs"/>
          <w:b/>
          <w:bCs/>
          <w:rtl/>
        </w:rPr>
        <w:t>'</w:t>
      </w:r>
      <w:r w:rsidR="006E0774" w:rsidRPr="00CB6167">
        <w:rPr>
          <w:rStyle w:val="affffa"/>
          <w:b/>
          <w:bCs/>
          <w:rtl/>
        </w:rPr>
        <w:t>.</w:t>
      </w:r>
    </w:p>
    <w:p w14:paraId="2AA7388F" w14:textId="2D29FD40" w:rsidR="00A85AC8" w:rsidRPr="00E600D8" w:rsidRDefault="006E0774" w:rsidP="00434C5D">
      <w:pPr>
        <w:pStyle w:val="38"/>
        <w:framePr w:wrap="notBeside"/>
        <w:rPr>
          <w:rtl/>
        </w:rPr>
      </w:pPr>
      <w:r w:rsidRPr="00E600D8">
        <w:rPr>
          <w:rFonts w:hint="cs"/>
          <w:rtl/>
        </w:rPr>
        <w:t>ול</w:t>
      </w:r>
      <w:r w:rsidRPr="00E600D8">
        <w:rPr>
          <w:rtl/>
        </w:rPr>
        <w:t>מ"ד העלום</w:t>
      </w:r>
      <w:r w:rsidR="00CB6167" w:rsidRPr="00E600D8">
        <w:rPr>
          <w:rFonts w:hint="cs"/>
          <w:rtl/>
        </w:rPr>
        <w:t xml:space="preserve"> בע''כ</w:t>
      </w:r>
      <w:r w:rsidR="00A85AC8" w:rsidRPr="00E600D8">
        <w:rPr>
          <w:rFonts w:hint="cs"/>
          <w:rtl/>
        </w:rPr>
        <w:t>:</w:t>
      </w:r>
    </w:p>
    <w:p w14:paraId="5E466E7E" w14:textId="569B9B72" w:rsidR="006E0774" w:rsidRPr="00131640" w:rsidRDefault="006E0774" w:rsidP="006E0774">
      <w:pPr>
        <w:rPr>
          <w:rtl/>
        </w:rPr>
      </w:pPr>
      <w:r w:rsidRPr="00224C4C">
        <w:rPr>
          <w:rFonts w:ascii="Fb Fontext" w:hAnsi="Fb Fontext" w:hint="cs"/>
          <w:rtl/>
        </w:rPr>
        <w:t xml:space="preserve">אפי' שנזהרו </w:t>
      </w:r>
      <w:r w:rsidRPr="00224C4C">
        <w:rPr>
          <w:rFonts w:ascii="Fb Fontext" w:hAnsi="Fb Fontext"/>
          <w:rtl/>
        </w:rPr>
        <w:t>–</w:t>
      </w:r>
      <w:r w:rsidRPr="00224C4C">
        <w:rPr>
          <w:rFonts w:ascii="Fb Fontext" w:hAnsi="Fb Fontext" w:hint="cs"/>
          <w:rtl/>
        </w:rPr>
        <w:t xml:space="preserve"> בפסולים נזהרו</w:t>
      </w:r>
      <w:r w:rsidR="00CB6167">
        <w:rPr>
          <w:rFonts w:ascii="Fb Fontext" w:hAnsi="Fb Fontext" w:hint="cs"/>
          <w:rtl/>
        </w:rPr>
        <w:t>,</w:t>
      </w:r>
      <w:r w:rsidRPr="00224C4C">
        <w:rPr>
          <w:rFonts w:ascii="Fb Fontext" w:hAnsi="Fb Fontext" w:hint="cs"/>
          <w:rtl/>
        </w:rPr>
        <w:t xml:space="preserve"> ולא בכשרים</w:t>
      </w:r>
      <w:r w:rsidR="00CB6167">
        <w:rPr>
          <w:rFonts w:ascii="Fb Fontext" w:hAnsi="Fb Fontext" w:hint="cs"/>
          <w:rtl/>
        </w:rPr>
        <w:t xml:space="preserve"> </w:t>
      </w:r>
      <w:r w:rsidR="00CB6167" w:rsidRPr="00CB6167">
        <w:rPr>
          <w:rStyle w:val="afffff5"/>
          <w:rFonts w:hint="cs"/>
          <w:rtl/>
        </w:rPr>
        <w:t>בע</w:t>
      </w:r>
      <w:r w:rsidR="00CF63DA">
        <w:rPr>
          <w:rStyle w:val="afffff5"/>
          <w:rFonts w:hint="cs"/>
          <w:rtl/>
        </w:rPr>
        <w:t>לי מומים</w:t>
      </w:r>
      <w:r w:rsidRPr="00224C4C">
        <w:rPr>
          <w:rFonts w:ascii="Fb Fontext" w:hAnsi="Fb Fontext"/>
          <w:rtl/>
        </w:rPr>
        <w:t>.</w:t>
      </w:r>
    </w:p>
    <w:p w14:paraId="4F09AFD0" w14:textId="77777777" w:rsidR="006E0774" w:rsidRPr="00131640" w:rsidRDefault="006E0774" w:rsidP="00841728">
      <w:pPr>
        <w:pStyle w:val="affb"/>
        <w:rPr>
          <w:del w:id="90130" w:author="מנוע עיצוב" w:date="2026-10-08T11:01:28Z"/>
          <w:rtl/>
        </w:rPr>
      </w:pPr>
      <w:del w:id="90129" w:author="מנוע עיצוב" w:date="2026-10-08T11:01:28Z">
        <w:r w:rsidRPr="00224C4C">
          <w:rPr>
            <w:rFonts w:hint="cs"/>
            <w:rtl/>
          </w:rPr>
          <w:delText xml:space="preserve">׹</w:delText>
        </w:r>
      </w:del>
    </w:p>
    <w:p w14:paraId="41AAA8D0" w14:textId="77777777" w:rsidR="006E0774" w:rsidRPr="00131640" w:rsidRDefault="006E0774" w:rsidP="002A094E">
      <w:pPr>
        <w:pStyle w:val="afffd"/>
        <w:rPr>
          <w:rtl/>
        </w:rPr>
      </w:pPr>
      <w:ins w:id="9878" w:author="מספור קטעי משנה" w:date="2026-10-06T06:45:32Z">
        <w:r>
          <w:rPr>
            <w:rStyle w:val="MisparKeta"/>
          </w:rPr>
          <w:t xml:space="preserve">ב. </w:t>
        </w:r>
      </w:ins>
      <w:r w:rsidRPr="00224C4C">
        <w:rPr>
          <w:rStyle w:val="afffa"/>
          <w:rFonts w:ascii="Fb Fontext" w:hAnsi="Fb Fontext"/>
          <w:b/>
          <w:spacing w:val="4"/>
          <w:rtl/>
        </w:rPr>
        <w:t>כהני</w:t>
      </w:r>
      <w:r w:rsidRPr="00224C4C">
        <w:rPr>
          <w:rStyle w:val="afffa"/>
          <w:rFonts w:ascii="Fb Fontext" w:hAnsi="Fb Fontext"/>
          <w:spacing w:val="4"/>
          <w:rtl/>
        </w:rPr>
        <w:t xml:space="preserve"> </w:t>
      </w:r>
      <w:r w:rsidRPr="00224C4C">
        <w:rPr>
          <w:rStyle w:val="afffa"/>
          <w:rFonts w:ascii="Fb Fontext" w:hAnsi="Fb Fontext"/>
          <w:b/>
          <w:spacing w:val="4"/>
          <w:rtl/>
        </w:rPr>
        <w:t>לויי</w:t>
      </w:r>
      <w:r w:rsidRPr="00224C4C">
        <w:rPr>
          <w:rStyle w:val="afffa"/>
          <w:rFonts w:ascii="Fb Fontext" w:hAnsi="Fb Fontext"/>
          <w:spacing w:val="4"/>
          <w:rtl/>
        </w:rPr>
        <w:t xml:space="preserve"> </w:t>
      </w:r>
      <w:r w:rsidRPr="00224C4C">
        <w:rPr>
          <w:rStyle w:val="afffa"/>
          <w:rFonts w:ascii="Fb Fontext" w:hAnsi="Fb Fontext"/>
          <w:b/>
          <w:spacing w:val="4"/>
          <w:rtl/>
        </w:rPr>
        <w:t>וישראלי</w:t>
      </w:r>
      <w:r w:rsidRPr="00224C4C">
        <w:rPr>
          <w:rtl/>
        </w:rPr>
        <w:t>.</w:t>
      </w:r>
    </w:p>
    <w:p w14:paraId="45CD3897" w14:textId="7B0F4BF4" w:rsidR="00A85AC8" w:rsidRPr="00E600D8" w:rsidRDefault="006E0774" w:rsidP="000C4E9C">
      <w:pPr>
        <w:pStyle w:val="38"/>
        <w:framePr w:wrap="notBeside"/>
        <w:rPr>
          <w:rtl/>
        </w:rPr>
      </w:pPr>
      <w:r w:rsidRPr="00E600D8">
        <w:rPr>
          <w:rFonts w:hint="cs"/>
          <w:rtl/>
        </w:rPr>
        <w:t>מ</w:t>
      </w:r>
      <w:r w:rsidRPr="00E600D8">
        <w:rPr>
          <w:rtl/>
        </w:rPr>
        <w:t>דכתיב</w:t>
      </w:r>
      <w:r w:rsidR="00A85AC8" w:rsidRPr="00E600D8">
        <w:rPr>
          <w:rtl/>
        </w:rPr>
        <w:t>:</w:t>
      </w:r>
    </w:p>
    <w:p w14:paraId="4B1AFCC4" w14:textId="34FF6B89" w:rsidR="006E0774" w:rsidRPr="00131640" w:rsidRDefault="006E0774" w:rsidP="006E0774">
      <w:pPr>
        <w:pStyle w:val="affff9"/>
        <w:rPr>
          <w:rtl/>
        </w:rPr>
      </w:pPr>
      <w:r w:rsidRPr="00224C4C">
        <w:rPr>
          <w:rFonts w:hint="cs"/>
          <w:rtl/>
        </w:rPr>
        <w:t>'</w:t>
      </w:r>
      <w:r>
        <w:rPr>
          <w:rStyle w:val="affffa"/>
          <w:rtl/>
          <w:rPrChange w:id="9012" w:author="מנוע פסוקים" w:date="2026-10-05T16:38:42Z">
            <w:rPr>
              <w:rtl/>
            </w:rPr>
          </w:rPrChange>
        </w:rPr>
        <w:t xml:space="preserve">וישבו </w:t>
      </w:r>
      <w:r>
        <w:rPr>
          <w:rStyle w:val="affffa"/>
          <w:b/>
          <w:bCs/>
          <w:rtl/>
          <w:rPrChange w:id="9013" w:author="מנוע פסוקים" w:date="2026-10-05T16:38:42Z">
            <w:rPr>
              <w:b/>
              <w:bCs/>
              <w:rtl/>
            </w:rPr>
          </w:rPrChange>
        </w:rPr>
        <w:t xml:space="preserve">הכהנים והלוים</w:t>
      </w:r>
      <w:r>
        <w:rPr>
          <w:rStyle w:val="affffa"/>
          <w:rtl/>
          <w:rPrChange w:id="9014" w:author="מנוע פסוקים" w:date="2026-10-05T16:38:42Z">
            <w:rPr>
              <w:rtl/>
            </w:rPr>
          </w:rPrChange>
        </w:rPr>
        <w:t xml:space="preserve"> ומן העם והמשוררים והשוערים והנתינים בעריהם וכל </w:t>
      </w:r>
      <w:r>
        <w:rPr>
          <w:rStyle w:val="affffa"/>
          <w:b/>
          <w:bCs/>
          <w:rtl/>
          <w:rPrChange w:id="9015" w:author="מנוע פסוקים" w:date="2026-10-05T16:38:42Z">
            <w:rPr>
              <w:b/>
              <w:bCs/>
              <w:rtl/>
            </w:rPr>
          </w:rPrChange>
        </w:rPr>
        <w:t xml:space="preserve">ישראל</w:t>
      </w:r>
      <w:r>
        <w:rPr>
          <w:rStyle w:val="affffa"/>
          <w:rtl/>
          <w:rPrChange w:id="9016" w:author="מנוע פסוקים" w:date="2026-10-05T16:38:42Z">
            <w:rPr>
              <w:rtl/>
            </w:rPr>
          </w:rPrChange>
        </w:rPr>
        <w:t xml:space="preserve"> בעריהם</w:t>
      </w:r>
      <w:r w:rsidRPr="00224C4C">
        <w:rPr>
          <w:rFonts w:hint="cs"/>
          <w:rtl/>
        </w:rPr>
        <w:t>'</w:t>
      </w:r>
      <w:r w:rsidRPr="00224C4C">
        <w:rPr>
          <w:rtl/>
        </w:rPr>
        <w:t>.</w:t>
      </w:r>
    </w:p>
    <w:p w14:paraId="655FD6CC" w14:textId="77777777" w:rsidR="006E0774" w:rsidRPr="00131640" w:rsidRDefault="006E0774" w:rsidP="00841728">
      <w:pPr>
        <w:pStyle w:val="affb"/>
        <w:rPr>
          <w:del w:id="90132" w:author="מנוע עיצוב" w:date="2026-10-08T11:01:28Z"/>
          <w:rtl/>
        </w:rPr>
      </w:pPr>
      <w:del w:id="90131" w:author="מנוע עיצוב" w:date="2026-10-08T11:01:28Z">
        <w:r w:rsidRPr="00224C4C">
          <w:rPr>
            <w:rFonts w:hint="cs"/>
            <w:rtl/>
          </w:rPr>
          <w:delText xml:space="preserve">׹</w:delText>
        </w:r>
      </w:del>
    </w:p>
    <w:p w14:paraId="4CBC0C6D" w14:textId="391B35EC" w:rsidR="007309FA" w:rsidRPr="00131640" w:rsidRDefault="006E0774" w:rsidP="00507E2B">
      <w:pPr>
        <w:pStyle w:val="afffd"/>
        <w:rPr>
          <w:rtl/>
        </w:rPr>
      </w:pPr>
      <w:ins w:id="9879" w:author="מספור קטעי משנה" w:date="2026-10-06T06:45:32Z">
        <w:r>
          <w:rPr>
            <w:rStyle w:val="MisparKeta"/>
          </w:rPr>
          <w:t xml:space="preserve">ב. </w:t>
        </w:r>
      </w:ins>
      <w:r w:rsidRPr="00224C4C">
        <w:rPr>
          <w:rStyle w:val="afffa"/>
          <w:rFonts w:ascii="Fb Fontext" w:hAnsi="Fb Fontext"/>
          <w:b/>
          <w:spacing w:val="4"/>
          <w:rtl/>
        </w:rPr>
        <w:t>חללי</w:t>
      </w:r>
      <w:r w:rsidRPr="00224C4C">
        <w:rPr>
          <w:rStyle w:val="afffa"/>
          <w:rFonts w:ascii="Fb Fontext" w:hAnsi="Fb Fontext"/>
          <w:spacing w:val="4"/>
          <w:rtl/>
        </w:rPr>
        <w:t xml:space="preserve"> </w:t>
      </w:r>
      <w:r w:rsidRPr="00224C4C">
        <w:rPr>
          <w:rStyle w:val="afffa"/>
          <w:rFonts w:ascii="Fb Fontext" w:hAnsi="Fb Fontext"/>
          <w:b/>
          <w:spacing w:val="4"/>
          <w:rtl/>
        </w:rPr>
        <w:t>גירי</w:t>
      </w:r>
      <w:r w:rsidRPr="00224C4C">
        <w:rPr>
          <w:rStyle w:val="afffa"/>
          <w:rFonts w:ascii="Fb Fontext" w:hAnsi="Fb Fontext"/>
          <w:spacing w:val="4"/>
          <w:rtl/>
        </w:rPr>
        <w:t xml:space="preserve"> </w:t>
      </w:r>
      <w:r w:rsidRPr="00224C4C">
        <w:rPr>
          <w:rStyle w:val="afffa"/>
          <w:rFonts w:ascii="Fb Fontext" w:hAnsi="Fb Fontext"/>
          <w:b/>
          <w:spacing w:val="4"/>
          <w:rtl/>
        </w:rPr>
        <w:t>וחרורי</w:t>
      </w:r>
      <w:r w:rsidRPr="00224C4C">
        <w:rPr>
          <w:rtl/>
        </w:rPr>
        <w:t>.</w:t>
      </w:r>
    </w:p>
    <w:p w14:paraId="200750C3" w14:textId="77777777" w:rsidR="009469D7" w:rsidRDefault="006E0774" w:rsidP="00B06A6A">
      <w:pPr>
        <w:pStyle w:val="affffb"/>
        <w:rPr>
          <w:rtl/>
        </w:rPr>
      </w:pPr>
      <w:r w:rsidRPr="00224C4C">
        <w:rPr>
          <w:rtl/>
        </w:rPr>
        <w:t>חללי</w:t>
      </w:r>
    </w:p>
    <w:p w14:paraId="6E308D50" w14:textId="34B0517F" w:rsidR="00A85AC8" w:rsidRPr="00E600D8" w:rsidRDefault="00B06A6A" w:rsidP="00B06A6A">
      <w:pPr>
        <w:pStyle w:val="38"/>
        <w:framePr w:wrap="notBeside"/>
        <w:rPr>
          <w:rtl/>
        </w:rPr>
      </w:pPr>
      <w:r w:rsidRPr="00E600D8">
        <w:rPr>
          <w:rFonts w:hint="cs"/>
          <w:rtl/>
        </w:rPr>
        <w:t>מד</w:t>
      </w:r>
      <w:r w:rsidR="006E0774" w:rsidRPr="00E600D8">
        <w:rPr>
          <w:rtl/>
        </w:rPr>
        <w:t>ר' יוסי</w:t>
      </w:r>
      <w:r w:rsidR="00A85AC8" w:rsidRPr="00E600D8">
        <w:rPr>
          <w:rFonts w:hint="cs"/>
          <w:rtl/>
        </w:rPr>
        <w:t>:</w:t>
      </w:r>
    </w:p>
    <w:p w14:paraId="73E46998" w14:textId="3D57D91A" w:rsidR="006E0774" w:rsidRPr="00131640" w:rsidRDefault="006E0774" w:rsidP="006E0774">
      <w:pPr>
        <w:rPr>
          <w:rtl/>
        </w:rPr>
      </w:pPr>
      <w:r w:rsidRPr="00224C4C">
        <w:rPr>
          <w:rFonts w:ascii="Fb Fontext" w:hAnsi="Fb Fontext"/>
          <w:rtl/>
        </w:rPr>
        <w:t>גדולה חזקה,</w:t>
      </w:r>
      <w:r w:rsidR="00F27ECF">
        <w:rPr>
          <w:rFonts w:ascii="Fb Fontext" w:hAnsi="Fb Fontext" w:hint="cs"/>
          <w:rtl/>
        </w:rPr>
        <w:t xml:space="preserve"> </w:t>
      </w:r>
      <w:r w:rsidR="00B06A6A">
        <w:rPr>
          <w:rStyle w:val="affffa"/>
          <w:rFonts w:hint="cs"/>
          <w:rtl/>
        </w:rPr>
        <w:t>ד'</w:t>
      </w:r>
      <w:r w:rsidRPr="00224C4C">
        <w:rPr>
          <w:rStyle w:val="affffa"/>
          <w:rtl/>
        </w:rPr>
        <w:t xml:space="preserve">אלה בקשו כתבם המתייחשים ולא נמצאו ויגואלו מן הכהונה, ויאמר התרשתא </w:t>
      </w:r>
      <w:r w:rsidR="0045193E" w:rsidRPr="0045193E">
        <w:rPr>
          <w:rStyle w:val="afffff5"/>
          <w:rFonts w:hint="cs"/>
          <w:rtl/>
        </w:rPr>
        <w:t>נחמיה</w:t>
      </w:r>
      <w:r w:rsidR="0045193E">
        <w:rPr>
          <w:rStyle w:val="affffa"/>
          <w:rFonts w:hint="cs"/>
          <w:rtl/>
        </w:rPr>
        <w:t xml:space="preserve"> </w:t>
      </w:r>
      <w:r w:rsidRPr="00224C4C">
        <w:rPr>
          <w:rStyle w:val="affffa"/>
          <w:rtl/>
        </w:rPr>
        <w:t>להם אשר לא יאכלו מקדש הקדשים עד עמוד כהן לאורים ותומים</w:t>
      </w:r>
      <w:r w:rsidRPr="00224C4C">
        <w:rPr>
          <w:rStyle w:val="affffa"/>
          <w:rFonts w:hint="cs"/>
          <w:rtl/>
        </w:rPr>
        <w:t>'</w:t>
      </w:r>
      <w:r w:rsidRPr="00224C4C">
        <w:rPr>
          <w:rStyle w:val="affffa"/>
          <w:rtl/>
        </w:rPr>
        <w:t>,</w:t>
      </w:r>
    </w:p>
    <w:p w14:paraId="03B73B5A" w14:textId="77777777" w:rsidR="009469D7" w:rsidRPr="00B23F57" w:rsidRDefault="006E0774" w:rsidP="00507E2B">
      <w:pPr>
        <w:jc w:val="left"/>
        <w:rPr>
          <w:rFonts w:ascii="Fb Fontext" w:hAnsi="Fb Fontext"/>
          <w:spacing w:val="2"/>
          <w:rtl/>
        </w:rPr>
      </w:pPr>
      <w:r w:rsidRPr="00B23F57">
        <w:rPr>
          <w:rStyle w:val="afffff3"/>
          <w:spacing w:val="2"/>
          <w:rtl/>
        </w:rPr>
        <w:t>ואמר להם:</w:t>
      </w:r>
      <w:r w:rsidRPr="00B23F57">
        <w:rPr>
          <w:rFonts w:ascii="Fb Fontext" w:hAnsi="Fb Fontext"/>
          <w:spacing w:val="2"/>
          <w:rtl/>
        </w:rPr>
        <w:t xml:space="preserve"> אתם בחזקתכם, </w:t>
      </w:r>
      <w:r w:rsidR="0045193E" w:rsidRPr="00B23F57">
        <w:rPr>
          <w:rFonts w:ascii="Fb Fontext" w:hAnsi="Fb Fontext" w:hint="cs"/>
          <w:spacing w:val="2"/>
          <w:rtl/>
        </w:rPr>
        <w:t>כפי ש</w:t>
      </w:r>
      <w:r w:rsidR="00F27ECF" w:rsidRPr="00B23F57">
        <w:rPr>
          <w:rFonts w:ascii="Fb Fontext" w:hAnsi="Fb Fontext" w:hint="cs"/>
          <w:spacing w:val="2"/>
          <w:rtl/>
        </w:rPr>
        <w:t>א</w:t>
      </w:r>
      <w:r w:rsidR="0045193E" w:rsidRPr="00B23F57">
        <w:rPr>
          <w:rFonts w:ascii="Fb Fontext" w:hAnsi="Fb Fontext" w:hint="cs"/>
          <w:spacing w:val="2"/>
          <w:rtl/>
        </w:rPr>
        <w:t>כלתם בגולה רק בקדשי הגבול</w:t>
      </w:r>
    </w:p>
    <w:p w14:paraId="2886DD3C" w14:textId="6F6F720B" w:rsidR="007309FA" w:rsidRDefault="007309FA" w:rsidP="00507E2B">
      <w:pPr>
        <w:pStyle w:val="affffb"/>
        <w:rPr>
          <w:rtl/>
        </w:rPr>
      </w:pPr>
      <w:r w:rsidRPr="007309FA">
        <w:rPr>
          <w:rtl/>
        </w:rPr>
        <w:t>***</w:t>
      </w:r>
    </w:p>
    <w:p w14:paraId="45967A2A" w14:textId="56B1F2AA" w:rsidR="00A21F37" w:rsidRPr="00131640" w:rsidRDefault="00A21F37" w:rsidP="00A21F37">
      <w:pPr>
        <w:pStyle w:val="affffb"/>
        <w:rPr>
          <w:rtl/>
        </w:rPr>
      </w:pPr>
      <w:r>
        <w:rPr>
          <w:rFonts w:hint="cs"/>
          <w:rtl/>
        </w:rPr>
        <w:t>חזקתם לענין תרומה דרבנן דאורי' ויוחסין</w:t>
      </w:r>
    </w:p>
    <w:p w14:paraId="2D1EE9DF" w14:textId="29E84450" w:rsidR="00A85AC8" w:rsidRPr="00E600D8" w:rsidRDefault="006E0774" w:rsidP="00E764FC">
      <w:pPr>
        <w:pStyle w:val="38"/>
        <w:framePr w:wrap="notBeside"/>
        <w:rPr>
          <w:rtl/>
        </w:rPr>
      </w:pPr>
      <w:r w:rsidRPr="00E600D8">
        <w:rPr>
          <w:rtl/>
        </w:rPr>
        <w:t>ולמ"ד</w:t>
      </w:r>
      <w:r w:rsidR="00A85AC8" w:rsidRPr="00E600D8">
        <w:rPr>
          <w:rtl/>
        </w:rPr>
        <w:t>:</w:t>
      </w:r>
    </w:p>
    <w:p w14:paraId="768FABDC" w14:textId="626DE60A" w:rsidR="009469D7" w:rsidRDefault="006E0774" w:rsidP="00E764FC">
      <w:pPr>
        <w:rPr>
          <w:rFonts w:ascii="Fb Fontext" w:hAnsi="Fb Fontext"/>
          <w:rtl/>
        </w:rPr>
      </w:pPr>
      <w:r w:rsidRPr="00224C4C">
        <w:rPr>
          <w:rFonts w:ascii="Fb Fontext" w:hAnsi="Fb Fontext"/>
          <w:rtl/>
        </w:rPr>
        <w:t xml:space="preserve">מעלים מתרומה ליוחסין, </w:t>
      </w:r>
      <w:r w:rsidR="00A21F37">
        <w:rPr>
          <w:rFonts w:ascii="Fb Fontext" w:hAnsi="Fb Fontext" w:hint="cs"/>
          <w:rtl/>
        </w:rPr>
        <w:t xml:space="preserve">- </w:t>
      </w:r>
      <w:r w:rsidR="00E764FC">
        <w:rPr>
          <w:rFonts w:ascii="Fb Fontext" w:hAnsi="Fb Fontext" w:hint="cs"/>
          <w:rtl/>
        </w:rPr>
        <w:t>לא יבואו להעלותם שהורעה חזקתם</w:t>
      </w:r>
    </w:p>
    <w:p w14:paraId="3D6BE34B" w14:textId="77777777" w:rsidR="00A85AC8" w:rsidRPr="00E600D8" w:rsidRDefault="006E0774" w:rsidP="00E764FC">
      <w:pPr>
        <w:pStyle w:val="38"/>
        <w:framePr w:wrap="notBeside"/>
        <w:rPr>
          <w:rtl/>
        </w:rPr>
      </w:pPr>
      <w:r w:rsidRPr="00E600D8">
        <w:rPr>
          <w:rFonts w:hint="cs"/>
          <w:rtl/>
        </w:rPr>
        <w:t>והך</w:t>
      </w:r>
      <w:r w:rsidR="00A85AC8" w:rsidRPr="00E600D8">
        <w:rPr>
          <w:rtl/>
        </w:rPr>
        <w:t>:</w:t>
      </w:r>
    </w:p>
    <w:p w14:paraId="028AD226" w14:textId="3AE34F74" w:rsidR="009469D7" w:rsidRDefault="006E0774" w:rsidP="006E0774">
      <w:pPr>
        <w:rPr>
          <w:rtl/>
        </w:rPr>
      </w:pPr>
      <w:r w:rsidRPr="00224C4C">
        <w:rPr>
          <w:rStyle w:val="affffa"/>
          <w:rFonts w:hint="cs"/>
          <w:rtl/>
        </w:rPr>
        <w:t>ד'</w:t>
      </w:r>
      <w:r w:rsidRPr="00224C4C">
        <w:rPr>
          <w:rStyle w:val="affffa"/>
          <w:rtl/>
        </w:rPr>
        <w:t>גדולה חזקה</w:t>
      </w:r>
      <w:r w:rsidRPr="00224C4C">
        <w:rPr>
          <w:rStyle w:val="affffa"/>
          <w:rFonts w:hint="cs"/>
          <w:rtl/>
        </w:rPr>
        <w:t>'</w:t>
      </w:r>
      <w:r w:rsidR="00561500" w:rsidRPr="00561500">
        <w:rPr>
          <w:rStyle w:val="afffff3"/>
          <w:rFonts w:hint="cs"/>
          <w:rtl/>
        </w:rPr>
        <w:t xml:space="preserve"> א.</w:t>
      </w:r>
      <w:r w:rsidR="00561500" w:rsidRPr="00561500">
        <w:rPr>
          <w:rFonts w:hint="cs"/>
          <w:rtl/>
        </w:rPr>
        <w:t xml:space="preserve"> שהועילה להם שבסוף אכלו תרומה דאוריתא</w:t>
      </w:r>
    </w:p>
    <w:p w14:paraId="2DB9A605" w14:textId="77777777" w:rsidR="009469D7" w:rsidRDefault="005278CA" w:rsidP="00561500">
      <w:pPr>
        <w:ind w:left="678" w:firstLine="113"/>
        <w:rPr>
          <w:rFonts w:ascii="Fb Fontext" w:hAnsi="Fb Fontext"/>
          <w:rtl/>
        </w:rPr>
      </w:pPr>
      <w:r>
        <w:rPr>
          <w:rStyle w:val="afffff3"/>
          <w:rFonts w:hint="cs"/>
          <w:rtl/>
        </w:rPr>
        <w:t xml:space="preserve"> </w:t>
      </w:r>
      <w:r w:rsidR="00561500" w:rsidRPr="00561500">
        <w:rPr>
          <w:rStyle w:val="afffff3"/>
          <w:rFonts w:hint="cs"/>
          <w:rtl/>
        </w:rPr>
        <w:t>ב.</w:t>
      </w:r>
      <w:r w:rsidR="00561500">
        <w:rPr>
          <w:rFonts w:ascii="Fb Fontext" w:hAnsi="Fb Fontext" w:hint="cs"/>
          <w:rtl/>
        </w:rPr>
        <w:t xml:space="preserve"> </w:t>
      </w:r>
      <w:r w:rsidR="006E0774" w:rsidRPr="00224C4C">
        <w:rPr>
          <w:rFonts w:ascii="Fb Fontext" w:hAnsi="Fb Fontext" w:hint="cs"/>
          <w:rtl/>
        </w:rPr>
        <w:t>גם עכשיו אכלו רק בדרבנן</w:t>
      </w:r>
    </w:p>
    <w:p w14:paraId="0D7908ED" w14:textId="3F87DD3B" w:rsidR="00A85AC8" w:rsidRPr="00E600D8" w:rsidRDefault="006E0774" w:rsidP="00EB453A">
      <w:pPr>
        <w:pStyle w:val="38"/>
        <w:framePr w:wrap="notBeside"/>
        <w:rPr>
          <w:rtl/>
        </w:rPr>
      </w:pPr>
      <w:r w:rsidRPr="00E600D8">
        <w:rPr>
          <w:rFonts w:hint="cs"/>
          <w:rtl/>
        </w:rPr>
        <w:t>והך</w:t>
      </w:r>
      <w:r w:rsidR="00A85AC8" w:rsidRPr="00E600D8">
        <w:rPr>
          <w:rFonts w:hint="cs"/>
          <w:rtl/>
        </w:rPr>
        <w:t>:</w:t>
      </w:r>
    </w:p>
    <w:p w14:paraId="121FCBB9" w14:textId="165D1EF3" w:rsidR="009469D7" w:rsidRDefault="006E0774" w:rsidP="006E0774">
      <w:pPr>
        <w:rPr>
          <w:rFonts w:ascii="Fb Fontext" w:hAnsi="Fb Fontext"/>
          <w:rtl/>
        </w:rPr>
      </w:pPr>
      <w:r w:rsidRPr="00224C4C">
        <w:rPr>
          <w:rFonts w:ascii="Fb Fontext" w:hAnsi="Fb Fontext" w:hint="cs"/>
          <w:rtl/>
        </w:rPr>
        <w:t xml:space="preserve">דמעלים מתרומה ליוחסין </w:t>
      </w:r>
      <w:r w:rsidR="005278CA">
        <w:rPr>
          <w:rFonts w:ascii="Fb Fontext" w:hAnsi="Fb Fontext" w:hint="cs"/>
          <w:rtl/>
        </w:rPr>
        <w:t xml:space="preserve">- </w:t>
      </w:r>
      <w:r w:rsidRPr="00224C4C">
        <w:rPr>
          <w:rFonts w:ascii="Fb Fontext" w:hAnsi="Fb Fontext" w:hint="cs"/>
          <w:rtl/>
        </w:rPr>
        <w:t>היינו מדאוריתא ולא מדרבנן</w:t>
      </w:r>
    </w:p>
    <w:p w14:paraId="0AA2D278" w14:textId="3B1A37DD" w:rsidR="00A85AC8" w:rsidRPr="00E600D8" w:rsidRDefault="006E0774" w:rsidP="00EB453A">
      <w:pPr>
        <w:pStyle w:val="38"/>
        <w:framePr w:wrap="notBeside"/>
        <w:rPr>
          <w:rtl/>
        </w:rPr>
      </w:pPr>
      <w:r w:rsidRPr="00E600D8">
        <w:rPr>
          <w:rFonts w:hint="cs"/>
          <w:rtl/>
        </w:rPr>
        <w:t>והך</w:t>
      </w:r>
      <w:r w:rsidR="00A85AC8" w:rsidRPr="00E600D8">
        <w:rPr>
          <w:rFonts w:hint="cs"/>
          <w:rtl/>
        </w:rPr>
        <w:t>:</w:t>
      </w:r>
    </w:p>
    <w:p w14:paraId="01E9234A" w14:textId="2C1DB483" w:rsidR="006E0774" w:rsidRPr="00131640" w:rsidRDefault="006E0774" w:rsidP="00EB453A">
      <w:pPr>
        <w:rPr>
          <w:rtl/>
        </w:rPr>
      </w:pPr>
      <w:r w:rsidRPr="00224C4C">
        <w:rPr>
          <w:rStyle w:val="affffa"/>
          <w:rFonts w:hint="cs"/>
          <w:rtl/>
        </w:rPr>
        <w:t>ד'</w:t>
      </w:r>
      <w:r w:rsidRPr="00224C4C">
        <w:rPr>
          <w:rStyle w:val="affffa"/>
          <w:rtl/>
        </w:rPr>
        <w:t>גדולה חזקה</w:t>
      </w:r>
      <w:r w:rsidRPr="00224C4C">
        <w:rPr>
          <w:rStyle w:val="affffa"/>
          <w:rFonts w:hint="cs"/>
          <w:rtl/>
        </w:rPr>
        <w:t xml:space="preserve">' </w:t>
      </w:r>
      <w:r w:rsidR="00503627">
        <w:rPr>
          <w:rFonts w:ascii="Fb Fontext" w:hAnsi="Fb Fontext" w:hint="cs"/>
          <w:rtl/>
        </w:rPr>
        <w:t xml:space="preserve">- </w:t>
      </w:r>
      <w:r w:rsidRPr="00224C4C">
        <w:rPr>
          <w:rFonts w:ascii="Fb Fontext" w:hAnsi="Fb Fontext" w:hint="cs"/>
          <w:rtl/>
        </w:rPr>
        <w:t>היינו א</w:t>
      </w:r>
      <w:r w:rsidR="00EB453A">
        <w:rPr>
          <w:rFonts w:ascii="Fb Fontext" w:hAnsi="Fb Fontext" w:hint="cs"/>
          <w:rtl/>
        </w:rPr>
        <w:t>ף</w:t>
      </w:r>
      <w:r w:rsidRPr="00224C4C">
        <w:rPr>
          <w:rFonts w:ascii="Fb Fontext" w:hAnsi="Fb Fontext" w:hint="cs"/>
          <w:rtl/>
        </w:rPr>
        <w:t xml:space="preserve"> ד</w:t>
      </w:r>
      <w:r w:rsidR="00B35B36">
        <w:rPr>
          <w:rFonts w:ascii="Fb Fontext" w:hAnsi="Fb Fontext" w:hint="cs"/>
          <w:rtl/>
        </w:rPr>
        <w:t>יש</w:t>
      </w:r>
      <w:r w:rsidRPr="00224C4C">
        <w:rPr>
          <w:rFonts w:ascii="Fb Fontext" w:hAnsi="Fb Fontext" w:hint="cs"/>
          <w:rtl/>
        </w:rPr>
        <w:t xml:space="preserve"> לגז</w:t>
      </w:r>
      <w:r w:rsidR="00EB453A">
        <w:rPr>
          <w:rFonts w:ascii="Fb Fontext" w:hAnsi="Fb Fontext" w:hint="cs"/>
          <w:rtl/>
        </w:rPr>
        <w:t>ו</w:t>
      </w:r>
      <w:r w:rsidRPr="00224C4C">
        <w:rPr>
          <w:rFonts w:ascii="Fb Fontext" w:hAnsi="Fb Fontext" w:hint="cs"/>
          <w:rtl/>
        </w:rPr>
        <w:t>ר משום תרומה דאורייתא מ</w:t>
      </w:r>
      <w:r w:rsidRPr="00224C4C">
        <w:rPr>
          <w:rFonts w:ascii="Fb Fontext" w:hAnsi="Fb Fontext"/>
          <w:rtl/>
        </w:rPr>
        <w:t>"</w:t>
      </w:r>
      <w:r w:rsidRPr="00224C4C">
        <w:rPr>
          <w:rFonts w:ascii="Fb Fontext" w:hAnsi="Fb Fontext" w:hint="cs"/>
          <w:rtl/>
        </w:rPr>
        <w:t>מ בדרבנן אכול ולא מדאורייתא</w:t>
      </w:r>
      <w:r w:rsidR="00EB453A">
        <w:rPr>
          <w:rFonts w:ascii="Fb Fontext" w:hAnsi="Fb Fontext" w:hint="cs"/>
          <w:rtl/>
        </w:rPr>
        <w:t>,</w:t>
      </w:r>
    </w:p>
    <w:p w14:paraId="51406EAA" w14:textId="77777777" w:rsidR="00A85AC8" w:rsidRPr="00E600D8" w:rsidRDefault="006E0774" w:rsidP="00EB453A">
      <w:pPr>
        <w:pStyle w:val="38"/>
        <w:framePr w:wrap="notBeside"/>
        <w:rPr>
          <w:rtl/>
        </w:rPr>
      </w:pPr>
      <w:r w:rsidRPr="00E600D8">
        <w:rPr>
          <w:rFonts w:hint="cs"/>
          <w:rtl/>
        </w:rPr>
        <w:t>והך</w:t>
      </w:r>
      <w:r w:rsidR="00A85AC8" w:rsidRPr="00E600D8">
        <w:rPr>
          <w:rtl/>
        </w:rPr>
        <w:t>:</w:t>
      </w:r>
    </w:p>
    <w:p w14:paraId="67FB8DCB" w14:textId="5F0155AB" w:rsidR="006E0774" w:rsidRPr="00131640" w:rsidRDefault="006E0774" w:rsidP="006E0774">
      <w:pPr>
        <w:rPr>
          <w:rtl/>
        </w:rPr>
      </w:pPr>
      <w:r w:rsidRPr="00224C4C">
        <w:rPr>
          <w:rStyle w:val="affffa"/>
          <w:rFonts w:hint="cs"/>
          <w:rtl/>
        </w:rPr>
        <w:t>ד'</w:t>
      </w:r>
      <w:r w:rsidRPr="00224C4C">
        <w:rPr>
          <w:rStyle w:val="affffa"/>
          <w:rtl/>
        </w:rPr>
        <w:t>אשר לא יאכלו מקדש הקדשים</w:t>
      </w:r>
      <w:r w:rsidRPr="00224C4C">
        <w:rPr>
          <w:rStyle w:val="affffa"/>
          <w:rFonts w:hint="cs"/>
          <w:rtl/>
        </w:rPr>
        <w:t>'</w:t>
      </w:r>
      <w:r w:rsidRPr="00224C4C">
        <w:rPr>
          <w:rStyle w:val="affffa"/>
          <w:rtl/>
        </w:rPr>
        <w:t>,</w:t>
      </w:r>
      <w:r w:rsidRPr="00224C4C">
        <w:rPr>
          <w:rFonts w:ascii="Fb Fontext" w:hAnsi="Fb Fontext" w:hint="cs"/>
          <w:sz w:val="32"/>
          <w:rtl/>
        </w:rPr>
        <w:t xml:space="preserve"> משמע בשאר מילי ניכול</w:t>
      </w:r>
    </w:p>
    <w:p w14:paraId="1374CD95" w14:textId="1F9BEF79" w:rsidR="00A85AC8" w:rsidRPr="00E600D8" w:rsidRDefault="00E600D8" w:rsidP="00EB453A">
      <w:pPr>
        <w:pStyle w:val="38"/>
        <w:framePr w:wrap="notBeside"/>
        <w:rPr>
          <w:rtl/>
        </w:rPr>
      </w:pPr>
      <w:r w:rsidRPr="00E600D8">
        <w:rPr>
          <w:rtl/>
        </w:rPr>
        <w:t>-</w:t>
      </w:r>
    </w:p>
    <w:p w14:paraId="387BA2A1" w14:textId="17A797BC" w:rsidR="006E0774" w:rsidRPr="00131640" w:rsidRDefault="006E0774" w:rsidP="00943179">
      <w:pPr>
        <w:rPr>
          <w:rtl/>
        </w:rPr>
      </w:pPr>
      <w:r w:rsidRPr="00943179">
        <w:rPr>
          <w:rFonts w:hint="cs"/>
          <w:rtl/>
        </w:rPr>
        <w:t xml:space="preserve">היינו לא </w:t>
      </w:r>
      <w:r w:rsidR="00FE6CBC">
        <w:rPr>
          <w:rFonts w:hint="cs"/>
          <w:rtl/>
        </w:rPr>
        <w:t xml:space="preserve">דבר שנקרא </w:t>
      </w:r>
      <w:r w:rsidRPr="00943179">
        <w:rPr>
          <w:rFonts w:hint="cs"/>
          <w:rtl/>
        </w:rPr>
        <w:t>קדש</w:t>
      </w:r>
      <w:r w:rsidRPr="00943179">
        <w:rPr>
          <w:rtl/>
        </w:rPr>
        <w:t xml:space="preserve">, </w:t>
      </w:r>
      <w:r w:rsidRPr="00943179">
        <w:rPr>
          <w:rFonts w:hint="cs"/>
          <w:rtl/>
        </w:rPr>
        <w:t>ד'</w:t>
      </w:r>
      <w:r w:rsidRPr="00FE6CBC">
        <w:rPr>
          <w:rStyle w:val="affffa"/>
          <w:rtl/>
        </w:rPr>
        <w:t>וכל זר לא יאכל קדש</w:t>
      </w:r>
      <w:r w:rsidRPr="00FE6CBC">
        <w:rPr>
          <w:rStyle w:val="affffa"/>
          <w:rFonts w:hint="cs"/>
          <w:rtl/>
        </w:rPr>
        <w:t>'</w:t>
      </w:r>
      <w:r w:rsidRPr="00943179">
        <w:rPr>
          <w:rtl/>
        </w:rPr>
        <w:t>,</w:t>
      </w:r>
    </w:p>
    <w:p w14:paraId="7A1ACAF5" w14:textId="5D430C03" w:rsidR="006E0774" w:rsidRDefault="00FE6CBC" w:rsidP="005C4B61">
      <w:pPr>
        <w:rPr>
          <w:rtl/>
        </w:rPr>
      </w:pPr>
      <w:r>
        <w:rPr>
          <w:rFonts w:hint="cs"/>
          <w:rtl/>
        </w:rPr>
        <w:t>ולא דבר שנקרא</w:t>
      </w:r>
      <w:r w:rsidR="006E0774" w:rsidRPr="00224C4C">
        <w:rPr>
          <w:rtl/>
        </w:rPr>
        <w:t xml:space="preserve"> קדשים, </w:t>
      </w:r>
      <w:r w:rsidR="006E0774" w:rsidRPr="00224C4C">
        <w:rPr>
          <w:rStyle w:val="affffa"/>
          <w:rFonts w:hint="cs"/>
          <w:rtl/>
        </w:rPr>
        <w:t>ד'</w:t>
      </w:r>
      <w:r w:rsidR="006E0774" w:rsidRPr="00224C4C">
        <w:rPr>
          <w:rStyle w:val="affffa"/>
          <w:rtl/>
        </w:rPr>
        <w:t>ובת כהן כי תהיה לאיש זר היא בתרומת הקדשים לא תאכל</w:t>
      </w:r>
      <w:r w:rsidR="006E0774" w:rsidRPr="00224C4C">
        <w:rPr>
          <w:rStyle w:val="affffa"/>
          <w:rFonts w:hint="cs"/>
          <w:rtl/>
        </w:rPr>
        <w:t>'</w:t>
      </w:r>
      <w:r w:rsidR="006E0774" w:rsidRPr="00224C4C">
        <w:rPr>
          <w:rStyle w:val="affffa"/>
          <w:rtl/>
        </w:rPr>
        <w:t>,</w:t>
      </w:r>
      <w:r w:rsidR="006E0774" w:rsidRPr="00224C4C">
        <w:rPr>
          <w:rtl/>
        </w:rPr>
        <w:t xml:space="preserve"> </w:t>
      </w:r>
      <w:r w:rsidR="006E0774" w:rsidRPr="00224C4C">
        <w:rPr>
          <w:rFonts w:hint="cs"/>
          <w:rtl/>
        </w:rPr>
        <w:t xml:space="preserve">והיינו </w:t>
      </w:r>
      <w:r w:rsidR="006E0774" w:rsidRPr="00224C4C">
        <w:rPr>
          <w:rtl/>
        </w:rPr>
        <w:t>במורם מן הקדשים.</w:t>
      </w:r>
    </w:p>
    <w:p w14:paraId="7F413539" w14:textId="70994B34" w:rsidR="007309FA" w:rsidRPr="00131640" w:rsidRDefault="007309FA" w:rsidP="007309FA">
      <w:pPr>
        <w:pStyle w:val="affffb"/>
        <w:rPr>
          <w:rtl/>
        </w:rPr>
      </w:pPr>
      <w:r w:rsidRPr="007309FA">
        <w:rPr>
          <w:rtl/>
        </w:rPr>
        <w:t>***</w:t>
      </w:r>
    </w:p>
    <w:p w14:paraId="70E91C5A" w14:textId="77777777" w:rsidR="006E0774" w:rsidRPr="00131640" w:rsidRDefault="006E0774" w:rsidP="0010529F">
      <w:pPr>
        <w:pStyle w:val="afff0"/>
        <w:framePr w:wrap="around"/>
        <w:rPr>
          <w:rtl/>
        </w:rPr>
      </w:pPr>
      <w:r w:rsidRPr="00224C4C">
        <w:rPr>
          <w:rFonts w:hint="cs"/>
          <w:rtl/>
        </w:rPr>
        <w:t>ע.</w:t>
      </w:r>
    </w:p>
    <w:p w14:paraId="176FFF53" w14:textId="77777777" w:rsidR="009469D7" w:rsidRDefault="006E0774" w:rsidP="00A21F37">
      <w:pPr>
        <w:pStyle w:val="affffb"/>
        <w:rPr>
          <w:rStyle w:val="afffe"/>
          <w:spacing w:val="4"/>
          <w:rtl/>
        </w:rPr>
      </w:pPr>
      <w:r w:rsidRPr="00224C4C">
        <w:rPr>
          <w:rStyle w:val="afffe"/>
          <w:spacing w:val="4"/>
          <w:rtl/>
        </w:rPr>
        <w:t>גירי וחרורי.</w:t>
      </w:r>
    </w:p>
    <w:p w14:paraId="4539B4F8" w14:textId="77777777" w:rsidR="00A85AC8" w:rsidRPr="00E600D8" w:rsidRDefault="006E0774" w:rsidP="00973093">
      <w:pPr>
        <w:pStyle w:val="38"/>
        <w:framePr w:wrap="notBeside"/>
        <w:rPr>
          <w:rtl/>
        </w:rPr>
      </w:pPr>
      <w:r w:rsidRPr="00E600D8">
        <w:rPr>
          <w:rFonts w:hint="cs"/>
          <w:rtl/>
        </w:rPr>
        <w:t>מדר</w:t>
      </w:r>
      <w:r w:rsidRPr="00E600D8">
        <w:rPr>
          <w:rtl/>
        </w:rPr>
        <w:t>"</w:t>
      </w:r>
      <w:r w:rsidRPr="00E600D8">
        <w:rPr>
          <w:rFonts w:hint="cs"/>
          <w:rtl/>
        </w:rPr>
        <w:t>ח</w:t>
      </w:r>
      <w:r w:rsidR="00A85AC8" w:rsidRPr="00E600D8">
        <w:rPr>
          <w:rtl/>
        </w:rPr>
        <w:t>:</w:t>
      </w:r>
    </w:p>
    <w:p w14:paraId="39F19292" w14:textId="5E64345D" w:rsidR="006E0774" w:rsidRPr="00131640" w:rsidRDefault="006E0774" w:rsidP="006E0774">
      <w:pPr>
        <w:rPr>
          <w:rtl/>
        </w:rPr>
      </w:pPr>
      <w:r w:rsidRPr="00224C4C">
        <w:rPr>
          <w:rStyle w:val="affffa"/>
          <w:rFonts w:hint="cs"/>
          <w:rtl/>
        </w:rPr>
        <w:t>ד'</w:t>
      </w:r>
      <w:r w:rsidRPr="00224C4C">
        <w:rPr>
          <w:rStyle w:val="affffa"/>
          <w:rtl/>
        </w:rPr>
        <w:t>וכל הנבדל מטומאת גויי הארץ אליהם</w:t>
      </w:r>
      <w:r w:rsidRPr="00224C4C">
        <w:rPr>
          <w:rStyle w:val="affffa"/>
          <w:rFonts w:hint="cs"/>
          <w:rtl/>
        </w:rPr>
        <w:t>'</w:t>
      </w:r>
      <w:r w:rsidRPr="00224C4C">
        <w:rPr>
          <w:rStyle w:val="affffa"/>
          <w:rtl/>
        </w:rPr>
        <w:t>.</w:t>
      </w:r>
    </w:p>
    <w:p w14:paraId="61E993E9" w14:textId="77777777" w:rsidR="006E0774" w:rsidRPr="00131640" w:rsidRDefault="006E0774" w:rsidP="002A094E">
      <w:pPr>
        <w:pStyle w:val="afffd"/>
        <w:rPr>
          <w:rtl/>
        </w:rPr>
      </w:pPr>
      <w:ins w:id="9880" w:author="מספור קטעי משנה" w:date="2026-10-06T06:45:32Z">
        <w:r>
          <w:rPr>
            <w:rStyle w:val="MisparKeta"/>
          </w:rPr>
          <w:t xml:space="preserve">א. </w:t>
        </w:r>
      </w:ins>
      <w:r w:rsidRPr="00224C4C">
        <w:rPr>
          <w:rStyle w:val="afffa"/>
          <w:rFonts w:ascii="Fb Fontext" w:hAnsi="Fb Fontext"/>
          <w:b/>
          <w:spacing w:val="4"/>
          <w:rtl/>
        </w:rPr>
        <w:t>ממזרי</w:t>
      </w:r>
      <w:r w:rsidRPr="00224C4C">
        <w:rPr>
          <w:rStyle w:val="afffa"/>
          <w:rFonts w:ascii="Fb Fontext" w:hAnsi="Fb Fontext"/>
          <w:spacing w:val="4"/>
          <w:rtl/>
        </w:rPr>
        <w:t>.</w:t>
      </w:r>
    </w:p>
    <w:p w14:paraId="66D8E07B" w14:textId="1829AB48" w:rsidR="00A85AC8" w:rsidRPr="00E600D8" w:rsidRDefault="006E0774" w:rsidP="0099413C">
      <w:pPr>
        <w:pStyle w:val="38"/>
        <w:framePr w:wrap="notBeside"/>
        <w:rPr>
          <w:rtl/>
        </w:rPr>
      </w:pPr>
      <w:r w:rsidRPr="00E600D8">
        <w:rPr>
          <w:rFonts w:hint="cs"/>
          <w:rtl/>
        </w:rPr>
        <w:t>לאו מ</w:t>
      </w:r>
      <w:r w:rsidRPr="00E600D8">
        <w:rPr>
          <w:rtl/>
        </w:rPr>
        <w:t>דכתיב</w:t>
      </w:r>
      <w:r w:rsidR="00A85AC8" w:rsidRPr="00E600D8">
        <w:rPr>
          <w:rtl/>
        </w:rPr>
        <w:t>:</w:t>
      </w:r>
    </w:p>
    <w:p w14:paraId="156558B7" w14:textId="1E095399" w:rsidR="006E0774" w:rsidRPr="00131640" w:rsidRDefault="006E0774" w:rsidP="0099413C">
      <w:pPr>
        <w:rPr>
          <w:rtl/>
        </w:rPr>
      </w:pPr>
      <w:r w:rsidRPr="00224C4C">
        <w:rPr>
          <w:rStyle w:val="affffa"/>
          <w:rFonts w:hint="cs"/>
          <w:rtl/>
        </w:rPr>
        <w:t>'</w:t>
      </w:r>
      <w:r w:rsidRPr="00224C4C">
        <w:rPr>
          <w:rStyle w:val="affffa"/>
          <w:rtl/>
        </w:rPr>
        <w:t>וישמע סנבלט החרוני וטוביה העבד העמוני</w:t>
      </w:r>
      <w:r w:rsidRPr="00224C4C">
        <w:rPr>
          <w:rStyle w:val="affffa"/>
          <w:rFonts w:hint="cs"/>
          <w:rtl/>
        </w:rPr>
        <w:t>'</w:t>
      </w:r>
      <w:r w:rsidRPr="00224C4C">
        <w:rPr>
          <w:rStyle w:val="affffa"/>
          <w:rtl/>
        </w:rPr>
        <w:t>,</w:t>
      </w:r>
      <w:r w:rsidRPr="00224C4C">
        <w:rPr>
          <w:rFonts w:ascii="Fb Fontext" w:hAnsi="Fb Fontext"/>
          <w:sz w:val="32"/>
          <w:rtl/>
        </w:rPr>
        <w:t xml:space="preserve"> </w:t>
      </w:r>
      <w:r w:rsidRPr="00503627">
        <w:rPr>
          <w:rStyle w:val="afffff3"/>
          <w:rtl/>
        </w:rPr>
        <w:t>וכתיב:</w:t>
      </w:r>
      <w:r w:rsidRPr="00224C4C">
        <w:rPr>
          <w:rStyle w:val="affffa"/>
          <w:rtl/>
        </w:rPr>
        <w:t xml:space="preserve"> </w:t>
      </w:r>
      <w:r w:rsidRPr="00224C4C">
        <w:rPr>
          <w:rStyle w:val="affffa"/>
          <w:rFonts w:hint="cs"/>
          <w:rtl/>
        </w:rPr>
        <w:t>'</w:t>
      </w:r>
      <w:r w:rsidRPr="00224C4C">
        <w:rPr>
          <w:rStyle w:val="affffa"/>
          <w:rtl/>
        </w:rPr>
        <w:t>כי רבים ביהודה בעלי שבועה לו כי חתן הוא לשכניה בן ארח ויהוחנן בנו לקח את בת משלם בן ברכיה</w:t>
      </w:r>
      <w:r w:rsidRPr="00224C4C">
        <w:rPr>
          <w:rStyle w:val="affffa"/>
          <w:rFonts w:hint="cs"/>
          <w:rtl/>
        </w:rPr>
        <w:t>'</w:t>
      </w:r>
      <w:r w:rsidRPr="00224C4C">
        <w:rPr>
          <w:rStyle w:val="affffa"/>
          <w:rtl/>
        </w:rPr>
        <w:t>,</w:t>
      </w:r>
    </w:p>
    <w:p w14:paraId="31FFEE3D" w14:textId="44BB1047" w:rsidR="00A85AC8" w:rsidRPr="00E600D8" w:rsidRDefault="006E0774" w:rsidP="0099413C">
      <w:pPr>
        <w:pStyle w:val="38"/>
        <w:framePr w:wrap="notBeside"/>
        <w:rPr>
          <w:rtl/>
        </w:rPr>
      </w:pPr>
      <w:r w:rsidRPr="00E600D8">
        <w:rPr>
          <w:rFonts w:hint="cs"/>
          <w:rtl/>
        </w:rPr>
        <w:t>וא</w:t>
      </w:r>
      <w:r w:rsidRPr="00E600D8">
        <w:rPr>
          <w:rtl/>
        </w:rPr>
        <w:t>"</w:t>
      </w:r>
      <w:r w:rsidRPr="00E600D8">
        <w:rPr>
          <w:rFonts w:hint="cs"/>
          <w:rtl/>
        </w:rPr>
        <w:t>כ יוצא דס</w:t>
      </w:r>
      <w:r w:rsidRPr="00E600D8">
        <w:rPr>
          <w:rtl/>
        </w:rPr>
        <w:t>"</w:t>
      </w:r>
      <w:r w:rsidRPr="00E600D8">
        <w:rPr>
          <w:rFonts w:hint="cs"/>
          <w:rtl/>
        </w:rPr>
        <w:t>ל</w:t>
      </w:r>
      <w:r w:rsidR="00A85AC8" w:rsidRPr="00E600D8">
        <w:rPr>
          <w:rtl/>
        </w:rPr>
        <w:t>:</w:t>
      </w:r>
    </w:p>
    <w:p w14:paraId="0BDEE04D" w14:textId="003FFE00" w:rsidR="008F3D1A" w:rsidRPr="00131640" w:rsidRDefault="006E0774" w:rsidP="003E237D">
      <w:pPr>
        <w:rPr>
          <w:rtl/>
        </w:rPr>
      </w:pPr>
      <w:r w:rsidRPr="00224C4C">
        <w:rPr>
          <w:rFonts w:ascii="Fb Fontext" w:hAnsi="Fb Fontext"/>
          <w:sz w:val="32"/>
          <w:rtl/>
        </w:rPr>
        <w:t>עכו"ם ועבד הבא על בת ישראל - הולד ממזר.</w:t>
      </w:r>
    </w:p>
    <w:p w14:paraId="54687C6A" w14:textId="77777777" w:rsidR="004547BA" w:rsidRDefault="004547BA" w:rsidP="004547BA">
      <w:pPr>
        <w:pStyle w:val="38"/>
        <w:framePr w:wrap="notBeside"/>
        <w:rPr>
          <w:rtl/>
        </w:rPr>
      </w:pPr>
      <w:r>
        <w:rPr>
          <w:rFonts w:hint="cs"/>
          <w:rtl/>
        </w:rPr>
        <w:t xml:space="preserve">יקשה א. </w:t>
      </w:r>
    </w:p>
    <w:p w14:paraId="3763FB96" w14:textId="4B85505A" w:rsidR="006E0774" w:rsidRPr="00131640" w:rsidRDefault="006E0774" w:rsidP="00503627">
      <w:pPr>
        <w:rPr>
          <w:rtl/>
        </w:rPr>
      </w:pPr>
      <w:r w:rsidRPr="00224C4C">
        <w:rPr>
          <w:rFonts w:ascii="Fb Fontext" w:hAnsi="Fb Fontext"/>
          <w:sz w:val="32"/>
          <w:rtl/>
        </w:rPr>
        <w:t>הניחא למ"ד הולד ממזר, אלא למ"ד הולד כשר מ</w:t>
      </w:r>
      <w:r w:rsidR="00503627">
        <w:rPr>
          <w:rFonts w:ascii="Fb Fontext" w:hAnsi="Fb Fontext" w:hint="cs"/>
          <w:sz w:val="32"/>
          <w:rtl/>
        </w:rPr>
        <w:t>ה נאמר?</w:t>
      </w:r>
    </w:p>
    <w:p w14:paraId="0A21C66B" w14:textId="77777777" w:rsidR="0083243B" w:rsidRDefault="004547BA" w:rsidP="0083243B">
      <w:pPr>
        <w:pStyle w:val="38"/>
        <w:framePr w:wrap="notBeside"/>
        <w:rPr>
          <w:rtl/>
        </w:rPr>
      </w:pPr>
      <w:r>
        <w:rPr>
          <w:rFonts w:hint="cs"/>
          <w:rtl/>
        </w:rPr>
        <w:t>ו</w:t>
      </w:r>
      <w:r w:rsidR="0083243B">
        <w:rPr>
          <w:rFonts w:hint="cs"/>
          <w:rtl/>
        </w:rPr>
        <w:t xml:space="preserve">עוד ב. </w:t>
      </w:r>
    </w:p>
    <w:p w14:paraId="11B77759" w14:textId="0929229E" w:rsidR="006E0774" w:rsidRPr="00131640" w:rsidRDefault="006E0774" w:rsidP="006E0774">
      <w:pPr>
        <w:rPr>
          <w:rtl/>
        </w:rPr>
      </w:pPr>
      <w:r w:rsidRPr="00224C4C">
        <w:rPr>
          <w:rFonts w:ascii="Fb Fontext" w:hAnsi="Fb Fontext"/>
          <w:rtl/>
        </w:rPr>
        <w:t>מ</w:t>
      </w:r>
      <w:r w:rsidRPr="00224C4C">
        <w:rPr>
          <w:rFonts w:ascii="Fb Fontext" w:hAnsi="Fb Fontext" w:hint="cs"/>
          <w:rtl/>
        </w:rPr>
        <w:t>נין שהיו לו בנים</w:t>
      </w:r>
      <w:r w:rsidR="0099413C">
        <w:rPr>
          <w:rFonts w:ascii="Fb Fontext" w:hAnsi="Fb Fontext" w:hint="cs"/>
          <w:rtl/>
        </w:rPr>
        <w:t>,</w:t>
      </w:r>
      <w:r w:rsidRPr="00224C4C">
        <w:rPr>
          <w:rFonts w:ascii="Fb Fontext" w:hAnsi="Fb Fontext" w:hint="cs"/>
          <w:rtl/>
        </w:rPr>
        <w:t xml:space="preserve"> </w:t>
      </w:r>
      <w:r w:rsidR="006818DC" w:rsidRPr="006818DC">
        <w:rPr>
          <w:rStyle w:val="afffff3"/>
          <w:rFonts w:hint="cs"/>
          <w:rtl/>
        </w:rPr>
        <w:t xml:space="preserve">ג. </w:t>
      </w:r>
      <w:r w:rsidRPr="006818DC">
        <w:rPr>
          <w:rStyle w:val="afffff3"/>
          <w:rFonts w:hint="cs"/>
          <w:rtl/>
        </w:rPr>
        <w:t>ועוד</w:t>
      </w:r>
      <w:r w:rsidRPr="00224C4C">
        <w:rPr>
          <w:rFonts w:ascii="Fb Fontext" w:hAnsi="Fb Fontext" w:hint="cs"/>
          <w:rtl/>
        </w:rPr>
        <w:t xml:space="preserve"> מנין שכאן היו ועלו אולי שם היו</w:t>
      </w:r>
      <w:r w:rsidR="0099413C">
        <w:rPr>
          <w:rFonts w:ascii="Fb Fontext" w:hAnsi="Fb Fontext" w:hint="cs"/>
          <w:rtl/>
        </w:rPr>
        <w:t>,</w:t>
      </w:r>
    </w:p>
    <w:p w14:paraId="71CB7EB3" w14:textId="6E8F6CAE" w:rsidR="00A85AC8" w:rsidRPr="00E600D8" w:rsidRDefault="006E0774" w:rsidP="003E237D">
      <w:pPr>
        <w:pStyle w:val="38"/>
        <w:framePr w:wrap="notBeside"/>
        <w:rPr>
          <w:rtl/>
        </w:rPr>
      </w:pPr>
      <w:r w:rsidRPr="00E600D8">
        <w:rPr>
          <w:rtl/>
        </w:rPr>
        <w:t>אלא</w:t>
      </w:r>
      <w:r w:rsidR="00A85AC8" w:rsidRPr="00E600D8">
        <w:rPr>
          <w:rtl/>
        </w:rPr>
        <w:t>:</w:t>
      </w:r>
    </w:p>
    <w:p w14:paraId="466A3A3E" w14:textId="1AE5827C" w:rsidR="006E0774" w:rsidRPr="00131640" w:rsidRDefault="006E0774" w:rsidP="006E0774">
      <w:pPr>
        <w:rPr>
          <w:rtl/>
        </w:rPr>
      </w:pPr>
      <w:r w:rsidRPr="00224C4C">
        <w:rPr>
          <w:rStyle w:val="affffa"/>
          <w:rFonts w:hint="cs"/>
          <w:rtl/>
        </w:rPr>
        <w:t>'</w:t>
      </w:r>
      <w:r w:rsidRPr="00224C4C">
        <w:rPr>
          <w:rStyle w:val="affffa"/>
          <w:rtl/>
        </w:rPr>
        <w:t xml:space="preserve">ואלה העולים מתל מלח תל חרשא כרוב אדון </w:t>
      </w:r>
      <w:r w:rsidRPr="00224C4C">
        <w:rPr>
          <w:rStyle w:val="affffa"/>
          <w:rFonts w:hint="cs"/>
          <w:rtl/>
        </w:rPr>
        <w:t xml:space="preserve"> </w:t>
      </w:r>
      <w:r w:rsidRPr="00224C4C">
        <w:rPr>
          <w:rStyle w:val="affffa"/>
          <w:rtl/>
        </w:rPr>
        <w:t>ואמר ולא יכלו להגיד בית אבותם וזרעם אם מישראל הם</w:t>
      </w:r>
      <w:r w:rsidRPr="00224C4C">
        <w:rPr>
          <w:rStyle w:val="affffa"/>
          <w:rFonts w:hint="cs"/>
          <w:rtl/>
        </w:rPr>
        <w:t>'</w:t>
      </w:r>
      <w:r w:rsidRPr="00224C4C">
        <w:rPr>
          <w:rStyle w:val="affffa"/>
          <w:rtl/>
        </w:rPr>
        <w:t>,</w:t>
      </w:r>
    </w:p>
    <w:p w14:paraId="28F94A52" w14:textId="07256865" w:rsidR="00A85AC8" w:rsidRPr="00E600D8" w:rsidRDefault="00E600D8" w:rsidP="006A5E9B">
      <w:pPr>
        <w:pStyle w:val="38"/>
        <w:framePr w:wrap="notBeside"/>
        <w:rPr>
          <w:rtl/>
        </w:rPr>
      </w:pPr>
      <w:r w:rsidRPr="00E600D8">
        <w:rPr>
          <w:rtl/>
        </w:rPr>
        <w:t>•</w:t>
      </w:r>
    </w:p>
    <w:p w14:paraId="74493D1A" w14:textId="41605DBF" w:rsidR="006E0774" w:rsidRPr="00B23F57" w:rsidRDefault="006A5E9B" w:rsidP="006E0774">
      <w:pPr>
        <w:rPr>
          <w:spacing w:val="2"/>
          <w:rtl/>
        </w:rPr>
      </w:pPr>
      <w:r w:rsidRPr="00B23F57">
        <w:rPr>
          <w:rStyle w:val="affffa"/>
          <w:rFonts w:hint="cs"/>
          <w:spacing w:val="2"/>
          <w:rtl/>
        </w:rPr>
        <w:t>'</w:t>
      </w:r>
      <w:r w:rsidR="006E0774" w:rsidRPr="00B23F57">
        <w:rPr>
          <w:rStyle w:val="affffa"/>
          <w:spacing w:val="2"/>
          <w:rtl/>
        </w:rPr>
        <w:t>תל מלח</w:t>
      </w:r>
      <w:r w:rsidR="006E0774" w:rsidRPr="00B23F57">
        <w:rPr>
          <w:rStyle w:val="affffa"/>
          <w:rFonts w:hint="cs"/>
          <w:spacing w:val="2"/>
          <w:rtl/>
        </w:rPr>
        <w:t>'</w:t>
      </w:r>
      <w:r w:rsidR="006E0774" w:rsidRPr="00B23F57">
        <w:rPr>
          <w:rStyle w:val="affffa"/>
          <w:spacing w:val="2"/>
          <w:rtl/>
        </w:rPr>
        <w:t xml:space="preserve"> </w:t>
      </w:r>
      <w:r w:rsidR="006E0774" w:rsidRPr="00B23F57">
        <w:rPr>
          <w:rFonts w:ascii="Fb Fontext" w:hAnsi="Fb Fontext"/>
          <w:spacing w:val="2"/>
          <w:sz w:val="32"/>
          <w:rtl/>
        </w:rPr>
        <w:t xml:space="preserve">אלו </w:t>
      </w:r>
      <w:r w:rsidR="006415A8" w:rsidRPr="00B23F57">
        <w:rPr>
          <w:rFonts w:ascii="Fb Fontext" w:hAnsi="Fb Fontext" w:hint="cs"/>
          <w:spacing w:val="2"/>
          <w:sz w:val="32"/>
          <w:rtl/>
        </w:rPr>
        <w:t>בנ''א</w:t>
      </w:r>
      <w:r w:rsidR="006E0774" w:rsidRPr="00B23F57">
        <w:rPr>
          <w:rFonts w:ascii="Fb Fontext" w:hAnsi="Fb Fontext"/>
          <w:spacing w:val="2"/>
          <w:sz w:val="32"/>
          <w:rtl/>
        </w:rPr>
        <w:t xml:space="preserve"> שדומים מעשיהם ל</w:t>
      </w:r>
      <w:r w:rsidR="00B131E2" w:rsidRPr="00B23F57">
        <w:rPr>
          <w:rFonts w:ascii="Fb Fontext" w:hAnsi="Fb Fontext" w:hint="cs"/>
          <w:spacing w:val="2"/>
          <w:sz w:val="32"/>
          <w:rtl/>
        </w:rPr>
        <w:t>ס</w:t>
      </w:r>
      <w:r w:rsidR="006E0774" w:rsidRPr="00B23F57">
        <w:rPr>
          <w:rFonts w:ascii="Fb Fontext" w:hAnsi="Fb Fontext"/>
          <w:spacing w:val="2"/>
          <w:sz w:val="32"/>
          <w:rtl/>
        </w:rPr>
        <w:t>דום שנהפכה לתל מלח,</w:t>
      </w:r>
    </w:p>
    <w:p w14:paraId="7D9671C5" w14:textId="69511B53" w:rsidR="00A85AC8" w:rsidRPr="00E600D8" w:rsidRDefault="00E600D8" w:rsidP="006A5E9B">
      <w:pPr>
        <w:pStyle w:val="38"/>
        <w:framePr w:wrap="notBeside"/>
        <w:rPr>
          <w:rtl/>
        </w:rPr>
      </w:pPr>
      <w:r w:rsidRPr="00E600D8">
        <w:rPr>
          <w:rtl/>
        </w:rPr>
        <w:t>•</w:t>
      </w:r>
    </w:p>
    <w:p w14:paraId="38BA13D2" w14:textId="10C8ACB6" w:rsidR="006E0774" w:rsidRPr="00131640" w:rsidRDefault="006A5E9B" w:rsidP="006E0774">
      <w:pPr>
        <w:rPr>
          <w:rtl/>
        </w:rPr>
      </w:pPr>
      <w:r>
        <w:rPr>
          <w:rStyle w:val="affffa"/>
          <w:rFonts w:hint="cs"/>
          <w:rtl/>
        </w:rPr>
        <w:t>'</w:t>
      </w:r>
      <w:r w:rsidR="006E0774" w:rsidRPr="00224C4C">
        <w:rPr>
          <w:rStyle w:val="affffa"/>
          <w:rtl/>
        </w:rPr>
        <w:t>תל חרשא</w:t>
      </w:r>
      <w:r w:rsidR="006E0774" w:rsidRPr="00224C4C">
        <w:rPr>
          <w:rStyle w:val="affffa"/>
          <w:rFonts w:hint="cs"/>
          <w:rtl/>
        </w:rPr>
        <w:t>'</w:t>
      </w:r>
      <w:r w:rsidR="006E0774" w:rsidRPr="00224C4C">
        <w:rPr>
          <w:rStyle w:val="affffa"/>
          <w:rtl/>
        </w:rPr>
        <w:t xml:space="preserve"> </w:t>
      </w:r>
      <w:r w:rsidR="006E0774" w:rsidRPr="00224C4C">
        <w:rPr>
          <w:rFonts w:ascii="Fb Fontext" w:hAnsi="Fb Fontext"/>
          <w:rtl/>
        </w:rPr>
        <w:t>- זה שקורא אבא ואמו משתקתו,</w:t>
      </w:r>
    </w:p>
    <w:p w14:paraId="0CB5F9DE" w14:textId="6D0EC056" w:rsidR="00A85AC8" w:rsidRPr="00E600D8" w:rsidRDefault="00E600D8" w:rsidP="006A5E9B">
      <w:pPr>
        <w:pStyle w:val="38"/>
        <w:framePr w:wrap="notBeside"/>
        <w:rPr>
          <w:rtl/>
        </w:rPr>
      </w:pPr>
      <w:r w:rsidRPr="00E600D8">
        <w:rPr>
          <w:rtl/>
        </w:rPr>
        <w:t>•</w:t>
      </w:r>
    </w:p>
    <w:p w14:paraId="5F2FA602" w14:textId="77777777" w:rsidR="004547BA" w:rsidRDefault="006E0774" w:rsidP="006E0774">
      <w:pPr>
        <w:rPr>
          <w:rFonts w:ascii="Fb Fontext" w:hAnsi="Fb Fontext"/>
          <w:rtl/>
        </w:rPr>
      </w:pPr>
      <w:r w:rsidRPr="00224C4C">
        <w:rPr>
          <w:rStyle w:val="affffa"/>
          <w:rFonts w:hint="cs"/>
          <w:rtl/>
        </w:rPr>
        <w:t>'</w:t>
      </w:r>
      <w:r w:rsidRPr="00224C4C">
        <w:rPr>
          <w:rStyle w:val="affffa"/>
          <w:rtl/>
        </w:rPr>
        <w:t>ולא יכלו להגיד בית אבותם וזרעם אם מישראל הם</w:t>
      </w:r>
      <w:r w:rsidRPr="00224C4C">
        <w:rPr>
          <w:rStyle w:val="affffa"/>
          <w:rFonts w:hint="cs"/>
          <w:rtl/>
        </w:rPr>
        <w:t>'</w:t>
      </w:r>
      <w:r w:rsidRPr="00224C4C">
        <w:rPr>
          <w:rStyle w:val="affffa"/>
          <w:rtl/>
        </w:rPr>
        <w:t xml:space="preserve"> </w:t>
      </w:r>
    </w:p>
    <w:p w14:paraId="55971F0D" w14:textId="70B8089F" w:rsidR="006E0774" w:rsidRPr="00131640" w:rsidRDefault="006E0774" w:rsidP="006E0774">
      <w:pPr>
        <w:rPr>
          <w:rtl/>
        </w:rPr>
      </w:pPr>
      <w:r w:rsidRPr="00224C4C">
        <w:rPr>
          <w:rFonts w:ascii="Fb Fontext" w:hAnsi="Fb Fontext"/>
          <w:rtl/>
        </w:rPr>
        <w:t>- זה הוא אסופי שנאסף מן השוק,</w:t>
      </w:r>
    </w:p>
    <w:p w14:paraId="474DF17C" w14:textId="0DEE30CA" w:rsidR="00A85AC8" w:rsidRPr="00E600D8" w:rsidRDefault="00E600D8" w:rsidP="006A5E9B">
      <w:pPr>
        <w:pStyle w:val="38"/>
        <w:framePr w:wrap="notBeside"/>
        <w:rPr>
          <w:rtl/>
        </w:rPr>
      </w:pPr>
      <w:r w:rsidRPr="00E600D8">
        <w:rPr>
          <w:rtl/>
        </w:rPr>
        <w:t>•</w:t>
      </w:r>
    </w:p>
    <w:p w14:paraId="4EBCAF81" w14:textId="0DD88AB5" w:rsidR="009469D7" w:rsidRDefault="006A5E9B" w:rsidP="006E0774">
      <w:pPr>
        <w:rPr>
          <w:rFonts w:ascii="Fb Fontext" w:hAnsi="Fb Fontext"/>
          <w:rtl/>
        </w:rPr>
      </w:pPr>
      <w:r>
        <w:rPr>
          <w:rStyle w:val="affffa"/>
          <w:rFonts w:hint="cs"/>
          <w:rtl/>
        </w:rPr>
        <w:t>'</w:t>
      </w:r>
      <w:r w:rsidR="006E0774" w:rsidRPr="00224C4C">
        <w:rPr>
          <w:rStyle w:val="affffa"/>
          <w:rtl/>
        </w:rPr>
        <w:t>כרוב אדון ואמר</w:t>
      </w:r>
      <w:r w:rsidR="006E0774" w:rsidRPr="00224C4C">
        <w:rPr>
          <w:rStyle w:val="affffa"/>
          <w:rFonts w:hint="cs"/>
          <w:rtl/>
        </w:rPr>
        <w:t>'</w:t>
      </w:r>
    </w:p>
    <w:p w14:paraId="361A3091" w14:textId="07DD8543" w:rsidR="00A85AC8" w:rsidRPr="00E600D8" w:rsidRDefault="006E0774" w:rsidP="006415A8">
      <w:pPr>
        <w:pStyle w:val="38"/>
        <w:framePr w:wrap="notBeside"/>
        <w:rPr>
          <w:rtl/>
        </w:rPr>
      </w:pPr>
      <w:r w:rsidRPr="00E600D8">
        <w:rPr>
          <w:rFonts w:hint="cs"/>
          <w:rtl/>
        </w:rPr>
        <w:t>ר</w:t>
      </w:r>
      <w:r w:rsidRPr="00E600D8">
        <w:rPr>
          <w:rtl/>
        </w:rPr>
        <w:t>"</w:t>
      </w:r>
      <w:r w:rsidRPr="00E600D8">
        <w:rPr>
          <w:rFonts w:hint="cs"/>
          <w:rtl/>
        </w:rPr>
        <w:t>א</w:t>
      </w:r>
      <w:r w:rsidR="00A85AC8" w:rsidRPr="00E600D8">
        <w:rPr>
          <w:rFonts w:hint="cs"/>
          <w:rtl/>
        </w:rPr>
        <w:t>:</w:t>
      </w:r>
    </w:p>
    <w:p w14:paraId="218F25AB" w14:textId="6102739D" w:rsidR="006E0774" w:rsidRPr="00131640" w:rsidRDefault="006E0774" w:rsidP="006E0774">
      <w:pPr>
        <w:rPr>
          <w:rtl/>
        </w:rPr>
      </w:pPr>
      <w:r w:rsidRPr="006415A8">
        <w:rPr>
          <w:rStyle w:val="afffff3"/>
          <w:rtl/>
        </w:rPr>
        <w:t>אמר אדון:</w:t>
      </w:r>
      <w:r w:rsidRPr="00224C4C">
        <w:rPr>
          <w:rFonts w:ascii="Fb Fontext" w:hAnsi="Fb Fontext"/>
          <w:rtl/>
        </w:rPr>
        <w:t xml:space="preserve"> אני אמרתי יהיו ישראל לפני חשובים ככרוב, </w:t>
      </w:r>
      <w:r w:rsidRPr="00224C4C">
        <w:rPr>
          <w:rFonts w:ascii="Fb Fontext" w:hAnsi="Fb Fontext"/>
          <w:sz w:val="32"/>
          <w:rtl/>
        </w:rPr>
        <w:t>והם שמו עצמם כנמר.</w:t>
      </w:r>
    </w:p>
    <w:p w14:paraId="3E9B9360" w14:textId="46225385" w:rsidR="00A85AC8" w:rsidRPr="00E600D8" w:rsidRDefault="006E0774" w:rsidP="00803F81">
      <w:pPr>
        <w:pStyle w:val="38"/>
        <w:framePr w:wrap="notBeside"/>
        <w:rPr>
          <w:rtl/>
        </w:rPr>
      </w:pPr>
      <w:r w:rsidRPr="00E600D8">
        <w:rPr>
          <w:rFonts w:hint="cs"/>
          <w:rtl/>
        </w:rPr>
        <w:t>א</w:t>
      </w:r>
      <w:r w:rsidRPr="00E600D8">
        <w:rPr>
          <w:rtl/>
        </w:rPr>
        <w:t>"</w:t>
      </w:r>
      <w:r w:rsidRPr="00E600D8">
        <w:rPr>
          <w:rFonts w:hint="cs"/>
          <w:rtl/>
        </w:rPr>
        <w:t>ד</w:t>
      </w:r>
      <w:r w:rsidRPr="00E600D8">
        <w:rPr>
          <w:rtl/>
        </w:rPr>
        <w:t xml:space="preserve">: </w:t>
      </w:r>
      <w:r w:rsidRPr="00E600D8">
        <w:rPr>
          <w:rFonts w:hint="cs"/>
          <w:rtl/>
        </w:rPr>
        <w:t>ר</w:t>
      </w:r>
      <w:r w:rsidRPr="00E600D8">
        <w:rPr>
          <w:rtl/>
        </w:rPr>
        <w:t>"</w:t>
      </w:r>
      <w:r w:rsidR="00B131E2" w:rsidRPr="00E600D8">
        <w:rPr>
          <w:rFonts w:hint="cs"/>
          <w:rtl/>
        </w:rPr>
        <w:t>א</w:t>
      </w:r>
      <w:r w:rsidR="00A85AC8" w:rsidRPr="00E600D8">
        <w:rPr>
          <w:rFonts w:hint="cs"/>
          <w:rtl/>
        </w:rPr>
        <w:t>:</w:t>
      </w:r>
    </w:p>
    <w:p w14:paraId="0BA4D2D6" w14:textId="300B5A7F" w:rsidR="006E0774" w:rsidRPr="00131640" w:rsidRDefault="006E0774" w:rsidP="00803F81">
      <w:pPr>
        <w:rPr>
          <w:rtl/>
        </w:rPr>
      </w:pPr>
      <w:r w:rsidRPr="00803F81">
        <w:rPr>
          <w:rStyle w:val="afffff3"/>
          <w:rtl/>
        </w:rPr>
        <w:t>אמר אדון:</w:t>
      </w:r>
      <w:r w:rsidRPr="00224C4C">
        <w:rPr>
          <w:rFonts w:ascii="Fb Fontext" w:hAnsi="Fb Fontext"/>
          <w:sz w:val="32"/>
          <w:rtl/>
        </w:rPr>
        <w:t xml:space="preserve"> אע"פ ששמו עצמם כנמר, הן חשובים לפני ככרוב.</w:t>
      </w:r>
    </w:p>
    <w:p w14:paraId="4D391AAE" w14:textId="77777777" w:rsidR="006E0774" w:rsidRPr="00131640" w:rsidRDefault="006E0774" w:rsidP="00841728">
      <w:pPr>
        <w:pStyle w:val="affffb"/>
        <w:rPr>
          <w:rtl/>
        </w:rPr>
        <w:pPrChange w:id="90012" w:author="קלוד" w:date="2026-10-08T12:07:40Z">
          <w:pPr>
            <w:pStyle w:val="affb"/>
          </w:pPr>
        </w:pPrChange>
      </w:pPr>
      <w:del w:id="90010" w:author="קלוד" w:date="2026-10-08T12:07:40Z">
        <w:r w:rsidRPr="00224C4C">
          <w:rPr>
            <w:rFonts w:hint="cs"/>
            <w:rtl/>
          </w:rPr>
          <w:delText xml:space="preserve">׹</w:delText>
        </w:r>
      </w:del>
      <w:ins w:id="90011" w:author="קלוד" w:date="2026-10-08T12:07:40Z">
        <w:r>
          <w:rPr>
            <w:color w:val="7B3F00"/>
          </w:rPr>
          <w:t xml:space="preserve">נישואין בלא הוגנות</w:t>
        </w:r>
      </w:ins>
    </w:p>
    <w:p w14:paraId="0D1DD8B9" w14:textId="288C8737" w:rsidR="00A85AC8" w:rsidRPr="00E600D8" w:rsidRDefault="006E0774" w:rsidP="003934D2">
      <w:pPr>
        <w:pStyle w:val="38"/>
        <w:framePr w:wrap="notBeside"/>
        <w:rPr>
          <w:rtl/>
        </w:rPr>
      </w:pPr>
      <w:r w:rsidRPr="00E600D8">
        <w:rPr>
          <w:rFonts w:hint="cs"/>
          <w:rtl/>
        </w:rPr>
        <w:t>רבב</w:t>
      </w:r>
      <w:r w:rsidRPr="00E600D8">
        <w:rPr>
          <w:rtl/>
        </w:rPr>
        <w:t>"</w:t>
      </w:r>
      <w:r w:rsidRPr="00E600D8">
        <w:rPr>
          <w:rFonts w:hint="cs"/>
          <w:rtl/>
        </w:rPr>
        <w:t>ח</w:t>
      </w:r>
      <w:r w:rsidR="00A85AC8" w:rsidRPr="00E600D8">
        <w:rPr>
          <w:rtl/>
        </w:rPr>
        <w:t>:</w:t>
      </w:r>
    </w:p>
    <w:p w14:paraId="72BB211C" w14:textId="2F7DEDF0" w:rsidR="006E0774" w:rsidRPr="0083243B" w:rsidRDefault="006E0774" w:rsidP="003934D2">
      <w:pPr>
        <w:rPr>
          <w:spacing w:val="2"/>
          <w:rtl/>
        </w:rPr>
      </w:pPr>
      <w:r w:rsidRPr="0083243B">
        <w:rPr>
          <w:rFonts w:ascii="Fb Fontext" w:hAnsi="Fb Fontext"/>
          <w:spacing w:val="2"/>
          <w:rtl/>
        </w:rPr>
        <w:t xml:space="preserve">כל הנושא אשה </w:t>
      </w:r>
      <w:r w:rsidRPr="0083243B">
        <w:rPr>
          <w:rStyle w:val="afffa"/>
          <w:rFonts w:ascii="Fb Fontext" w:hAnsi="Fb Fontext" w:cs="BA TM • Vilna Extra-Bold"/>
          <w:bCs w:val="0"/>
          <w:spacing w:val="2"/>
          <w:rtl/>
        </w:rPr>
        <w:t>שאינה הוגנת</w:t>
      </w:r>
      <w:r w:rsidRPr="0083243B">
        <w:rPr>
          <w:rFonts w:ascii="Fb Fontext" w:hAnsi="Fb Fontext"/>
          <w:spacing w:val="2"/>
          <w:rtl/>
        </w:rPr>
        <w:t xml:space="preserve"> לו, מעלה עליו הכתוב כאילו חרשו לכל העולם כולו וזרעו מלח,</w:t>
      </w:r>
      <w:r w:rsidR="003934D2" w:rsidRPr="0083243B">
        <w:rPr>
          <w:rFonts w:hint="cs"/>
          <w:spacing w:val="2"/>
          <w:rtl/>
        </w:rPr>
        <w:t xml:space="preserve"> </w:t>
      </w:r>
      <w:r w:rsidRPr="0083243B">
        <w:rPr>
          <w:rStyle w:val="affffa"/>
          <w:rFonts w:hint="cs"/>
          <w:spacing w:val="2"/>
          <w:rtl/>
        </w:rPr>
        <w:t>'</w:t>
      </w:r>
      <w:r w:rsidRPr="0083243B">
        <w:rPr>
          <w:rStyle w:val="affffa"/>
          <w:spacing w:val="2"/>
          <w:rtl/>
        </w:rPr>
        <w:t>ואלה העולים מתל מלח תל חרשא</w:t>
      </w:r>
      <w:r w:rsidRPr="0083243B">
        <w:rPr>
          <w:rStyle w:val="affffa"/>
          <w:rFonts w:hint="cs"/>
          <w:spacing w:val="2"/>
          <w:rtl/>
        </w:rPr>
        <w:t>'</w:t>
      </w:r>
      <w:r w:rsidRPr="0083243B">
        <w:rPr>
          <w:rStyle w:val="affffa"/>
          <w:spacing w:val="2"/>
          <w:rtl/>
        </w:rPr>
        <w:t>.</w:t>
      </w:r>
    </w:p>
    <w:p w14:paraId="5026D940" w14:textId="5E557118" w:rsidR="00A85AC8" w:rsidRPr="00E600D8" w:rsidRDefault="006E0774" w:rsidP="003934D2">
      <w:pPr>
        <w:pStyle w:val="38"/>
        <w:framePr w:wrap="notBeside"/>
        <w:rPr>
          <w:rtl/>
        </w:rPr>
      </w:pPr>
      <w:r w:rsidRPr="00E600D8">
        <w:rPr>
          <w:rFonts w:hint="cs"/>
          <w:rtl/>
        </w:rPr>
        <w:t>רבר</w:t>
      </w:r>
      <w:r w:rsidRPr="00E600D8">
        <w:rPr>
          <w:rtl/>
        </w:rPr>
        <w:t>"</w:t>
      </w:r>
      <w:r w:rsidRPr="00E600D8">
        <w:rPr>
          <w:rFonts w:hint="cs"/>
          <w:rtl/>
        </w:rPr>
        <w:t>א מ</w:t>
      </w:r>
      <w:r w:rsidRPr="00E600D8">
        <w:rPr>
          <w:rtl/>
        </w:rPr>
        <w:t>רב</w:t>
      </w:r>
      <w:r w:rsidR="00A85AC8" w:rsidRPr="00E600D8">
        <w:rPr>
          <w:rtl/>
        </w:rPr>
        <w:t>:</w:t>
      </w:r>
    </w:p>
    <w:p w14:paraId="0FF236B8" w14:textId="3480E6E6" w:rsidR="006E0774" w:rsidRPr="00131640" w:rsidRDefault="006E0774" w:rsidP="006E0774">
      <w:pPr>
        <w:rPr>
          <w:rtl/>
        </w:rPr>
      </w:pPr>
      <w:r w:rsidRPr="00224C4C">
        <w:rPr>
          <w:rFonts w:ascii="Fb Fontext" w:hAnsi="Fb Fontext"/>
          <w:rtl/>
        </w:rPr>
        <w:t xml:space="preserve">כל הנושא אשה </w:t>
      </w:r>
      <w:r w:rsidRPr="00210DF6">
        <w:rPr>
          <w:rStyle w:val="afffa"/>
          <w:rFonts w:ascii="Fb Fontext" w:hAnsi="Fb Fontext" w:cs="BA TM • Vilna Extra-Bold"/>
          <w:bCs w:val="0"/>
          <w:rtl/>
        </w:rPr>
        <w:t>לשום ממון</w:t>
      </w:r>
      <w:r w:rsidRPr="00224C4C">
        <w:rPr>
          <w:rFonts w:ascii="Fb Fontext" w:hAnsi="Fb Fontext"/>
          <w:rtl/>
        </w:rPr>
        <w:t xml:space="preserve"> הויין לו בנים שאינן מהוגנים, </w:t>
      </w:r>
      <w:r w:rsidRPr="00224C4C">
        <w:rPr>
          <w:rStyle w:val="affffa"/>
          <w:rFonts w:hint="cs"/>
          <w:rtl/>
        </w:rPr>
        <w:t>ד'</w:t>
      </w:r>
      <w:r w:rsidRPr="00224C4C">
        <w:rPr>
          <w:rStyle w:val="affffa"/>
          <w:rtl/>
        </w:rPr>
        <w:t>בה' בגדו כי בנים זרים ילדו</w:t>
      </w:r>
      <w:r w:rsidRPr="00224C4C">
        <w:rPr>
          <w:rStyle w:val="affffa"/>
          <w:rFonts w:hint="cs"/>
          <w:rtl/>
        </w:rPr>
        <w:t>'</w:t>
      </w:r>
      <w:r w:rsidRPr="00224C4C">
        <w:rPr>
          <w:rFonts w:ascii="Fb Fontext" w:hAnsi="Fb Fontext"/>
          <w:rtl/>
        </w:rPr>
        <w:t>.</w:t>
      </w:r>
    </w:p>
    <w:p w14:paraId="2B9036C5" w14:textId="584AA2EF" w:rsidR="00A85AC8" w:rsidRPr="00E600D8" w:rsidRDefault="006E0774" w:rsidP="003934D2">
      <w:pPr>
        <w:pStyle w:val="38"/>
        <w:framePr w:wrap="notBeside"/>
        <w:rPr>
          <w:rtl/>
        </w:rPr>
      </w:pPr>
      <w:r w:rsidRPr="00E600D8">
        <w:rPr>
          <w:rtl/>
        </w:rPr>
        <w:t>ושמא תאמר</w:t>
      </w:r>
      <w:r w:rsidR="00A85AC8" w:rsidRPr="00E600D8">
        <w:rPr>
          <w:rtl/>
        </w:rPr>
        <w:t>:</w:t>
      </w:r>
    </w:p>
    <w:p w14:paraId="5A29FAF2" w14:textId="1343D006" w:rsidR="006E0774" w:rsidRPr="00131640" w:rsidRDefault="006E0774" w:rsidP="003934D2">
      <w:pPr>
        <w:rPr>
          <w:rtl/>
        </w:rPr>
      </w:pPr>
      <w:r w:rsidRPr="00224C4C">
        <w:rPr>
          <w:rFonts w:ascii="Fb Fontext" w:hAnsi="Fb Fontext"/>
          <w:sz w:val="32"/>
          <w:rtl/>
        </w:rPr>
        <w:t xml:space="preserve">ממון פלט? </w:t>
      </w:r>
      <w:r w:rsidRPr="00944735">
        <w:rPr>
          <w:rStyle w:val="afffff3"/>
          <w:rtl/>
        </w:rPr>
        <w:t>ת"ל:</w:t>
      </w:r>
      <w:r w:rsidRPr="00224C4C">
        <w:rPr>
          <w:rStyle w:val="affffa"/>
          <w:rtl/>
        </w:rPr>
        <w:t xml:space="preserve"> </w:t>
      </w:r>
      <w:r w:rsidRPr="00224C4C">
        <w:rPr>
          <w:rStyle w:val="affffa"/>
          <w:rFonts w:hint="cs"/>
          <w:rtl/>
        </w:rPr>
        <w:t>'</w:t>
      </w:r>
      <w:r w:rsidRPr="00224C4C">
        <w:rPr>
          <w:rStyle w:val="affffa"/>
          <w:rtl/>
        </w:rPr>
        <w:t xml:space="preserve">עתה יאכלם חדש את </w:t>
      </w:r>
      <w:r w:rsidRPr="00592217">
        <w:rPr>
          <w:rStyle w:val="affffa"/>
          <w:b/>
          <w:bCs/>
          <w:rtl/>
        </w:rPr>
        <w:t>חלקיהם</w:t>
      </w:r>
      <w:r w:rsidRPr="00592217">
        <w:rPr>
          <w:rStyle w:val="affffa"/>
          <w:rFonts w:hint="cs"/>
          <w:b/>
          <w:bCs/>
          <w:rtl/>
        </w:rPr>
        <w:t>'</w:t>
      </w:r>
      <w:r w:rsidRPr="00224C4C">
        <w:rPr>
          <w:rStyle w:val="affffa"/>
          <w:rFonts w:hint="cs"/>
          <w:rtl/>
        </w:rPr>
        <w:t xml:space="preserve"> </w:t>
      </w:r>
      <w:r w:rsidRPr="00224C4C">
        <w:rPr>
          <w:rFonts w:ascii="Fb Fontext" w:hAnsi="Fb Fontext" w:hint="cs"/>
          <w:sz w:val="32"/>
          <w:rtl/>
        </w:rPr>
        <w:t xml:space="preserve"> ולא חלקה</w:t>
      </w:r>
      <w:r w:rsidRPr="00224C4C">
        <w:rPr>
          <w:rFonts w:ascii="Fb Fontext" w:hAnsi="Fb Fontext"/>
          <w:sz w:val="32"/>
          <w:rtl/>
        </w:rPr>
        <w:t>.</w:t>
      </w:r>
    </w:p>
    <w:p w14:paraId="178D0868" w14:textId="12DBC3AE" w:rsidR="006E0774" w:rsidRPr="0083243B" w:rsidRDefault="006E0774" w:rsidP="003934D2">
      <w:pPr>
        <w:rPr>
          <w:spacing w:val="2"/>
          <w:rtl/>
        </w:rPr>
      </w:pPr>
      <w:r w:rsidRPr="0083243B">
        <w:rPr>
          <w:rStyle w:val="affffa"/>
          <w:rFonts w:hint="cs"/>
          <w:spacing w:val="2"/>
          <w:rtl/>
        </w:rPr>
        <w:t xml:space="preserve">'חדש' </w:t>
      </w:r>
      <w:r w:rsidRPr="0083243B">
        <w:rPr>
          <w:rFonts w:ascii="Fb Fontext" w:hAnsi="Fb Fontext" w:hint="cs"/>
          <w:spacing w:val="2"/>
          <w:sz w:val="32"/>
          <w:rtl/>
        </w:rPr>
        <w:t>ולא לזמן מרובה-</w:t>
      </w:r>
      <w:r w:rsidRPr="0083243B">
        <w:rPr>
          <w:rStyle w:val="afffff3"/>
          <w:rFonts w:hint="cs"/>
          <w:spacing w:val="2"/>
          <w:rtl/>
        </w:rPr>
        <w:t>כרנב</w:t>
      </w:r>
      <w:r w:rsidRPr="0083243B">
        <w:rPr>
          <w:rStyle w:val="afffff3"/>
          <w:spacing w:val="2"/>
          <w:rtl/>
        </w:rPr>
        <w:t>"</w:t>
      </w:r>
      <w:r w:rsidRPr="0083243B">
        <w:rPr>
          <w:rStyle w:val="afffff3"/>
          <w:rFonts w:hint="cs"/>
          <w:spacing w:val="2"/>
          <w:rtl/>
        </w:rPr>
        <w:t>י</w:t>
      </w:r>
      <w:r w:rsidRPr="0083243B">
        <w:rPr>
          <w:rFonts w:ascii="Fb Fontext" w:hAnsi="Fb Fontext" w:hint="cs"/>
          <w:spacing w:val="2"/>
          <w:sz w:val="32"/>
          <w:rtl/>
        </w:rPr>
        <w:t xml:space="preserve"> </w:t>
      </w:r>
      <w:r w:rsidRPr="0083243B">
        <w:rPr>
          <w:rFonts w:ascii="Fb Fontext" w:hAnsi="Fb Fontext"/>
          <w:spacing w:val="2"/>
          <w:sz w:val="32"/>
          <w:rtl/>
        </w:rPr>
        <w:t>חדש נכנס וחדש יצא וממונם אבד.</w:t>
      </w:r>
    </w:p>
    <w:p w14:paraId="02BC226F" w14:textId="031D3313" w:rsidR="00A85AC8" w:rsidRPr="00E600D8" w:rsidRDefault="006E0774" w:rsidP="00592217">
      <w:pPr>
        <w:pStyle w:val="38"/>
        <w:framePr w:wrap="notBeside"/>
        <w:rPr>
          <w:rtl/>
        </w:rPr>
      </w:pPr>
      <w:r w:rsidRPr="00E600D8">
        <w:rPr>
          <w:rFonts w:hint="cs"/>
          <w:rtl/>
        </w:rPr>
        <w:t>רבר</w:t>
      </w:r>
      <w:r w:rsidRPr="00E600D8">
        <w:rPr>
          <w:rtl/>
        </w:rPr>
        <w:t>"</w:t>
      </w:r>
      <w:r w:rsidRPr="00E600D8">
        <w:rPr>
          <w:rFonts w:hint="cs"/>
          <w:rtl/>
        </w:rPr>
        <w:t>א מר</w:t>
      </w:r>
      <w:r w:rsidRPr="00E600D8">
        <w:rPr>
          <w:rtl/>
        </w:rPr>
        <w:t>"</w:t>
      </w:r>
      <w:r w:rsidRPr="00E600D8">
        <w:rPr>
          <w:rFonts w:hint="cs"/>
          <w:rtl/>
        </w:rPr>
        <w:t>המ</w:t>
      </w:r>
      <w:r w:rsidR="00A85AC8" w:rsidRPr="00E600D8">
        <w:rPr>
          <w:rtl/>
        </w:rPr>
        <w:t>:</w:t>
      </w:r>
    </w:p>
    <w:p w14:paraId="1888463D" w14:textId="472C1F5E" w:rsidR="006E0774" w:rsidRPr="00131640" w:rsidRDefault="006E0774" w:rsidP="006E0774">
      <w:pPr>
        <w:rPr>
          <w:rtl/>
        </w:rPr>
      </w:pPr>
      <w:r w:rsidRPr="00224C4C">
        <w:rPr>
          <w:rFonts w:ascii="Fb Fontext" w:hAnsi="Fb Fontext"/>
          <w:sz w:val="32"/>
          <w:rtl/>
        </w:rPr>
        <w:t xml:space="preserve">כל הנושא אשה </w:t>
      </w:r>
      <w:r w:rsidRPr="00210DF6">
        <w:rPr>
          <w:rStyle w:val="afffa"/>
          <w:rFonts w:ascii="Fb Fontext" w:hAnsi="Fb Fontext" w:cs="BA TM • Vilna Extra-Bold"/>
          <w:bCs w:val="0"/>
          <w:rtl/>
        </w:rPr>
        <w:t>שאינה הוגנת</w:t>
      </w:r>
      <w:r w:rsidRPr="00224C4C">
        <w:rPr>
          <w:rFonts w:ascii="Fb Fontext" w:hAnsi="Fb Fontext"/>
          <w:sz w:val="32"/>
          <w:rtl/>
        </w:rPr>
        <w:t xml:space="preserve"> לו, אליהו כופתו והקב"ה רוצעו.</w:t>
      </w:r>
    </w:p>
    <w:p w14:paraId="7535E9FC" w14:textId="4CEF1879" w:rsidR="00A85AC8" w:rsidRPr="00E600D8" w:rsidRDefault="006E0774" w:rsidP="001F7999">
      <w:pPr>
        <w:pStyle w:val="38"/>
        <w:framePr w:wrap="notBeside"/>
        <w:rPr>
          <w:rtl/>
        </w:rPr>
      </w:pPr>
      <w:r w:rsidRPr="00E600D8">
        <w:rPr>
          <w:rtl/>
        </w:rPr>
        <w:t>ותנא</w:t>
      </w:r>
      <w:r w:rsidR="00A85AC8" w:rsidRPr="00E600D8">
        <w:rPr>
          <w:rtl/>
        </w:rPr>
        <w:t>:</w:t>
      </w:r>
    </w:p>
    <w:p w14:paraId="3EFB5E70" w14:textId="7555BCB9" w:rsidR="006E0774" w:rsidRPr="00131640" w:rsidRDefault="006E0774" w:rsidP="001F7999">
      <w:pPr>
        <w:spacing w:after="120"/>
        <w:rPr>
          <w:rtl/>
        </w:rPr>
      </w:pPr>
      <w:r w:rsidRPr="00224C4C">
        <w:rPr>
          <w:rFonts w:ascii="Fb Fontext" w:hAnsi="Fb Fontext"/>
          <w:rtl/>
        </w:rPr>
        <w:t>על כולם אליהו כותב והקב"ה חותם: אוי לו לפוסל זרעו ולפוגם את משפחתו ולנושא אשה שאינה הוגנת לו, אליהו כופתו והקב"ה רוצעו.</w:t>
      </w:r>
    </w:p>
    <w:p w14:paraId="3EDAC976" w14:textId="71F9C984" w:rsidR="00A85AC8" w:rsidRPr="00E600D8" w:rsidRDefault="00E600D8" w:rsidP="001F7999">
      <w:pPr>
        <w:pStyle w:val="38"/>
        <w:framePr w:wrap="notBeside"/>
        <w:rPr>
          <w:rtl/>
        </w:rPr>
      </w:pPr>
      <w:r w:rsidRPr="00E600D8">
        <w:rPr>
          <w:rtl/>
        </w:rPr>
        <w:t>•</w:t>
      </w:r>
    </w:p>
    <w:p w14:paraId="4C62C514" w14:textId="6D2EFE33" w:rsidR="006E0774" w:rsidRPr="00131640" w:rsidRDefault="006E0774" w:rsidP="006E0774">
      <w:pPr>
        <w:rPr>
          <w:rtl/>
        </w:rPr>
      </w:pPr>
      <w:r w:rsidRPr="00224C4C">
        <w:rPr>
          <w:rFonts w:ascii="Fb Fontext" w:hAnsi="Fb Fontext"/>
          <w:sz w:val="32"/>
          <w:rtl/>
        </w:rPr>
        <w:t>וכל הפוסל פסול, ואינו מדבר בשבח לעולם.</w:t>
      </w:r>
      <w:r w:rsidRPr="00224C4C">
        <w:rPr>
          <w:rFonts w:ascii="Fb Fontext" w:hAnsi="Fb Fontext" w:hint="cs"/>
          <w:sz w:val="32"/>
          <w:rtl/>
        </w:rPr>
        <w:t xml:space="preserve"> </w:t>
      </w:r>
      <w:r w:rsidRPr="001103A5">
        <w:rPr>
          <w:rStyle w:val="afffff3"/>
          <w:rtl/>
        </w:rPr>
        <w:t>שמואל:</w:t>
      </w:r>
      <w:r w:rsidRPr="00224C4C">
        <w:rPr>
          <w:rFonts w:ascii="Fb Fontext" w:hAnsi="Fb Fontext"/>
          <w:sz w:val="32"/>
          <w:rtl/>
        </w:rPr>
        <w:t xml:space="preserve"> במומו פוסל.</w:t>
      </w:r>
    </w:p>
    <w:p w14:paraId="042F7AAB" w14:textId="1507BBA3" w:rsidR="006E0774" w:rsidRDefault="009D66E0" w:rsidP="009D66E0">
      <w:pPr>
        <w:pStyle w:val="affffb"/>
        <w:rPr>
          <w:rtl/>
        </w:rPr>
      </w:pPr>
      <w:r>
        <w:rPr>
          <w:rFonts w:hint="cs"/>
          <w:rtl/>
        </w:rPr>
        <w:t>***</w:t>
      </w:r>
    </w:p>
    <w:p w14:paraId="67AD9D22" w14:textId="42A55F0F" w:rsidR="009D66E0" w:rsidRPr="00131640" w:rsidRDefault="009D66E0" w:rsidP="009D66E0">
      <w:pPr>
        <w:pStyle w:val="affffb"/>
        <w:rPr>
          <w:rtl/>
        </w:rPr>
      </w:pPr>
      <w:r>
        <w:rPr>
          <w:rFonts w:hint="cs"/>
          <w:rtl/>
        </w:rPr>
        <w:t>מעשה דשמואל ורב נחמן</w:t>
      </w:r>
    </w:p>
    <w:p w14:paraId="46B5F6BC" w14:textId="77777777" w:rsidR="00A85AC8" w:rsidRPr="00E600D8" w:rsidRDefault="0041417A" w:rsidP="0041417A">
      <w:pPr>
        <w:pStyle w:val="38"/>
        <w:framePr w:wrap="notBeside"/>
        <w:rPr>
          <w:rtl/>
        </w:rPr>
      </w:pPr>
      <w:r w:rsidRPr="00E600D8">
        <w:rPr>
          <w:rFonts w:hint="cs"/>
          <w:rtl/>
        </w:rPr>
        <w:t>מעשה באחד</w:t>
      </w:r>
      <w:r w:rsidR="00A85AC8" w:rsidRPr="00E600D8">
        <w:rPr>
          <w:rtl/>
        </w:rPr>
        <w:t>:</w:t>
      </w:r>
    </w:p>
    <w:p w14:paraId="385DD269" w14:textId="09E2391E" w:rsidR="009469D7" w:rsidRDefault="006E0774" w:rsidP="006E0774">
      <w:pPr>
        <w:rPr>
          <w:rFonts w:ascii="Fb Fontext" w:hAnsi="Fb Fontext"/>
          <w:rtl/>
        </w:rPr>
      </w:pPr>
      <w:r w:rsidRPr="00224C4C">
        <w:rPr>
          <w:rFonts w:ascii="Fb Fontext" w:hAnsi="Fb Fontext" w:hint="cs"/>
          <w:rtl/>
        </w:rPr>
        <w:t>מנהרדעא שעלה לבית המטבחיים בפומ</w:t>
      </w:r>
      <w:r w:rsidRPr="00224C4C">
        <w:rPr>
          <w:rFonts w:ascii="Fb Fontext" w:hAnsi="Fb Fontext"/>
          <w:rtl/>
        </w:rPr>
        <w:t xml:space="preserve">בדיתא, </w:t>
      </w:r>
      <w:r w:rsidRPr="00224C4C">
        <w:rPr>
          <w:rFonts w:ascii="Fb Fontext" w:hAnsi="Fb Fontext" w:hint="cs"/>
          <w:rtl/>
        </w:rPr>
        <w:t>וביקש בשר</w:t>
      </w:r>
    </w:p>
    <w:p w14:paraId="75BA4ACA" w14:textId="77777777" w:rsidR="00A85AC8" w:rsidRPr="00E600D8" w:rsidRDefault="006E0774" w:rsidP="00396813">
      <w:pPr>
        <w:pStyle w:val="38"/>
        <w:framePr w:wrap="notBeside"/>
        <w:rPr>
          <w:rtl/>
        </w:rPr>
      </w:pPr>
      <w:r w:rsidRPr="00E600D8">
        <w:rPr>
          <w:rFonts w:hint="cs"/>
          <w:rtl/>
        </w:rPr>
        <w:t>א</w:t>
      </w:r>
      <w:r w:rsidRPr="00E600D8">
        <w:rPr>
          <w:rtl/>
        </w:rPr>
        <w:t>"</w:t>
      </w:r>
      <w:r w:rsidRPr="00E600D8">
        <w:rPr>
          <w:rFonts w:hint="cs"/>
          <w:rtl/>
        </w:rPr>
        <w:t>ל</w:t>
      </w:r>
      <w:r w:rsidR="00A85AC8" w:rsidRPr="00E600D8">
        <w:rPr>
          <w:rtl/>
        </w:rPr>
        <w:t>:</w:t>
      </w:r>
    </w:p>
    <w:p w14:paraId="2C81A2E7" w14:textId="2CB9FA0B" w:rsidR="006E0774" w:rsidRPr="00131640" w:rsidRDefault="006E0774" w:rsidP="006E0774">
      <w:pPr>
        <w:rPr>
          <w:rtl/>
        </w:rPr>
      </w:pPr>
      <w:r>
        <w:rPr>
          <w:rFonts w:ascii="Fb Fontext" w:hAnsi="Fb Fontext" w:hint="cs"/>
          <w:rtl/>
        </w:rPr>
        <w:t xml:space="preserve">שימתין עד שיקח שמשו של </w:t>
      </w:r>
      <w:r>
        <w:rPr>
          <w:rStyle w:val="afffff3"/>
          <w:rFonts w:ascii="Fb Fontext" w:hAnsi="Fb Fontext" w:hint="cs"/>
          <w:rtl/>
          <w:rPrChange w:id="9287" w:author="מנוע אמוראים" w:date="2026-10-05T16:42:07Z">
            <w:rPr>
              <w:rFonts w:ascii="Fb Fontext" w:hAnsi="Fb Fontext" w:hint="cs"/>
              <w:rtl/>
            </w:rPr>
          </w:rPrChange>
        </w:rPr>
        <w:t xml:space="preserve">ריב</w:t>
      </w:r>
      <w:r>
        <w:rPr>
          <w:rStyle w:val="afffff3"/>
          <w:rFonts w:ascii="Fb Fontext" w:hAnsi="Fb Fontext"/>
          <w:rtl/>
          <w:rPrChange w:id="9288" w:author="מנוע אמוראים" w:date="2026-10-05T16:42:07Z">
            <w:rPr>
              <w:rFonts w:ascii="Fb Fontext" w:hAnsi="Fb Fontext"/>
              <w:rtl/>
            </w:rPr>
          </w:rPrChange>
        </w:rPr>
        <w:t xml:space="preserve">"</w:t>
      </w:r>
      <w:r>
        <w:rPr>
          <w:rStyle w:val="afffff3"/>
          <w:rFonts w:ascii="Fb Fontext" w:hAnsi="Fb Fontext" w:hint="cs"/>
          <w:rtl/>
          <w:rPrChange w:id="9289" w:author="מנוע אמוראים" w:date="2026-10-05T16:42:07Z">
            <w:rPr>
              <w:rFonts w:ascii="Fb Fontext" w:hAnsi="Fb Fontext" w:hint="cs"/>
              <w:rtl/>
            </w:rPr>
          </w:rPrChange>
        </w:rPr>
        <w:t xml:space="preserve">י</w:t>
      </w:r>
      <w:r w:rsidR="00944735">
        <w:rPr>
          <w:rFonts w:ascii="Fb Fontext" w:hAnsi="Fb Fontext" w:hint="cs"/>
          <w:rtl/>
        </w:rPr>
        <w:t>,</w:t>
      </w:r>
    </w:p>
    <w:p w14:paraId="7B0F23B8" w14:textId="61AABB98" w:rsidR="00A85AC8" w:rsidRPr="00E600D8" w:rsidRDefault="006E0774" w:rsidP="00725AF8">
      <w:pPr>
        <w:pStyle w:val="38"/>
        <w:framePr w:wrap="notBeside"/>
        <w:rPr>
          <w:rtl/>
        </w:rPr>
      </w:pPr>
      <w:r w:rsidRPr="00E600D8">
        <w:rPr>
          <w:rtl/>
        </w:rPr>
        <w:t>אמר</w:t>
      </w:r>
      <w:r w:rsidR="00A85AC8" w:rsidRPr="00E600D8">
        <w:rPr>
          <w:rtl/>
        </w:rPr>
        <w:t>:</w:t>
      </w:r>
    </w:p>
    <w:p w14:paraId="045334EA" w14:textId="781C91B7" w:rsidR="006E0774" w:rsidRPr="00131640" w:rsidRDefault="006E0774" w:rsidP="006E0774">
      <w:pPr>
        <w:rPr>
          <w:rtl/>
        </w:rPr>
      </w:pPr>
      <w:r w:rsidRPr="00224C4C">
        <w:rPr>
          <w:rFonts w:ascii="Fb Fontext" w:hAnsi="Fb Fontext"/>
          <w:sz w:val="32"/>
          <w:rtl/>
        </w:rPr>
        <w:t xml:space="preserve">מאן יהודה בר שויסקאל </w:t>
      </w:r>
      <w:r w:rsidR="00396813">
        <w:rPr>
          <w:rFonts w:ascii="Fb Fontext" w:hAnsi="Fb Fontext" w:hint="cs"/>
          <w:sz w:val="32"/>
          <w:rtl/>
        </w:rPr>
        <w:t>שקודם</w:t>
      </w:r>
      <w:r w:rsidRPr="00224C4C">
        <w:rPr>
          <w:rFonts w:ascii="Fb Fontext" w:hAnsi="Fb Fontext"/>
          <w:sz w:val="32"/>
          <w:rtl/>
        </w:rPr>
        <w:t xml:space="preserve"> לי,</w:t>
      </w:r>
    </w:p>
    <w:p w14:paraId="0A21251D" w14:textId="00BD643B" w:rsidR="00A85AC8" w:rsidRPr="00E600D8" w:rsidRDefault="006E0774" w:rsidP="00725AF8">
      <w:pPr>
        <w:pStyle w:val="38"/>
        <w:framePr w:wrap="notBeside"/>
        <w:rPr>
          <w:rtl/>
        </w:rPr>
      </w:pPr>
      <w:r w:rsidRPr="00E600D8">
        <w:rPr>
          <w:rtl/>
        </w:rPr>
        <w:t>אמרו לר</w:t>
      </w:r>
      <w:r w:rsidR="00725AF8" w:rsidRPr="00E600D8">
        <w:rPr>
          <w:rFonts w:hint="cs"/>
          <w:rtl/>
        </w:rPr>
        <w:t>"י</w:t>
      </w:r>
      <w:r w:rsidR="00A85AC8" w:rsidRPr="00E600D8">
        <w:rPr>
          <w:rFonts w:hint="cs"/>
          <w:rtl/>
        </w:rPr>
        <w:t>:</w:t>
      </w:r>
    </w:p>
    <w:p w14:paraId="0721A2F1" w14:textId="1101B8F4" w:rsidR="006E0774" w:rsidRPr="0083243B" w:rsidRDefault="006E0774" w:rsidP="006E0774">
      <w:pPr>
        <w:rPr>
          <w:spacing w:val="-2"/>
          <w:rtl/>
        </w:rPr>
      </w:pPr>
      <w:r w:rsidRPr="0083243B">
        <w:rPr>
          <w:rFonts w:ascii="Fb Fontext" w:hAnsi="Fb Fontext" w:hint="cs"/>
          <w:spacing w:val="-2"/>
          <w:rtl/>
        </w:rPr>
        <w:t>ונידהו</w:t>
      </w:r>
      <w:r w:rsidR="00725AF8" w:rsidRPr="0083243B">
        <w:rPr>
          <w:rFonts w:ascii="Fb Fontext" w:hAnsi="Fb Fontext" w:hint="cs"/>
          <w:spacing w:val="-2"/>
          <w:rtl/>
        </w:rPr>
        <w:t>,</w:t>
      </w:r>
      <w:r w:rsidRPr="0083243B">
        <w:rPr>
          <w:rFonts w:ascii="Fb Fontext" w:hAnsi="Fb Fontext" w:hint="cs"/>
          <w:spacing w:val="-2"/>
          <w:rtl/>
        </w:rPr>
        <w:t xml:space="preserve"> </w:t>
      </w:r>
      <w:r w:rsidRPr="0083243B">
        <w:rPr>
          <w:rStyle w:val="afffff3"/>
          <w:rFonts w:hint="cs"/>
          <w:spacing w:val="-2"/>
          <w:rtl/>
        </w:rPr>
        <w:t>אמרו לו</w:t>
      </w:r>
      <w:r w:rsidRPr="0083243B">
        <w:rPr>
          <w:rFonts w:ascii="Fb Fontext" w:hAnsi="Fb Fontext" w:hint="cs"/>
          <w:spacing w:val="-2"/>
          <w:rtl/>
        </w:rPr>
        <w:t xml:space="preserve"> שרגיל לקרוא ל</w:t>
      </w:r>
      <w:r w:rsidR="00725AF8" w:rsidRPr="0083243B">
        <w:rPr>
          <w:rFonts w:ascii="Fb Fontext" w:hAnsi="Fb Fontext" w:hint="cs"/>
          <w:spacing w:val="-2"/>
          <w:rtl/>
        </w:rPr>
        <w:t>א</w:t>
      </w:r>
      <w:r w:rsidRPr="0083243B">
        <w:rPr>
          <w:rFonts w:ascii="Fb Fontext" w:hAnsi="Fb Fontext" w:hint="cs"/>
          <w:spacing w:val="-2"/>
          <w:rtl/>
        </w:rPr>
        <w:t>נשים עבדים</w:t>
      </w:r>
      <w:r w:rsidR="00396813" w:rsidRPr="0083243B">
        <w:rPr>
          <w:rFonts w:ascii="Fb Fontext" w:hAnsi="Fb Fontext" w:hint="cs"/>
          <w:spacing w:val="-2"/>
          <w:rtl/>
        </w:rPr>
        <w:t>-</w:t>
      </w:r>
      <w:r w:rsidRPr="0083243B">
        <w:rPr>
          <w:rFonts w:ascii="Fb Fontext" w:hAnsi="Fb Fontext" w:hint="cs"/>
          <w:spacing w:val="-2"/>
          <w:rtl/>
        </w:rPr>
        <w:t xml:space="preserve"> הכריז עליו ש</w:t>
      </w:r>
      <w:r w:rsidR="00725AF8" w:rsidRPr="0083243B">
        <w:rPr>
          <w:rFonts w:ascii="Fb Fontext" w:hAnsi="Fb Fontext" w:hint="cs"/>
          <w:spacing w:val="-2"/>
          <w:rtl/>
        </w:rPr>
        <w:t xml:space="preserve">הוא </w:t>
      </w:r>
      <w:r w:rsidRPr="0083243B">
        <w:rPr>
          <w:rFonts w:ascii="Fb Fontext" w:hAnsi="Fb Fontext" w:hint="cs"/>
          <w:spacing w:val="-2"/>
          <w:rtl/>
        </w:rPr>
        <w:t>עבד</w:t>
      </w:r>
    </w:p>
    <w:p w14:paraId="3074B84A" w14:textId="0564922F" w:rsidR="006E0774" w:rsidRPr="00131640" w:rsidRDefault="006E0774" w:rsidP="006E0774">
      <w:pPr>
        <w:rPr>
          <w:rtl/>
        </w:rPr>
      </w:pPr>
      <w:r w:rsidRPr="00224C4C">
        <w:rPr>
          <w:rFonts w:ascii="Fb Fontext" w:hAnsi="Fb Fontext" w:hint="cs"/>
          <w:sz w:val="32"/>
          <w:rtl/>
        </w:rPr>
        <w:t xml:space="preserve">תבעו לדין </w:t>
      </w:r>
      <w:r w:rsidR="00944735" w:rsidRPr="00944735">
        <w:rPr>
          <w:rStyle w:val="afffff3"/>
          <w:rFonts w:hint="cs"/>
          <w:rtl/>
        </w:rPr>
        <w:t>ל</w:t>
      </w:r>
      <w:r w:rsidRPr="00944735">
        <w:rPr>
          <w:rStyle w:val="afffff3"/>
          <w:rFonts w:hint="cs"/>
          <w:rtl/>
        </w:rPr>
        <w:t>ר</w:t>
      </w:r>
      <w:r w:rsidRPr="00944735">
        <w:rPr>
          <w:rStyle w:val="afffff3"/>
          <w:rtl/>
        </w:rPr>
        <w:t>"</w:t>
      </w:r>
      <w:r w:rsidRPr="00944735">
        <w:rPr>
          <w:rStyle w:val="afffff3"/>
          <w:rFonts w:hint="cs"/>
          <w:rtl/>
        </w:rPr>
        <w:t>נ</w:t>
      </w:r>
      <w:r w:rsidRPr="00224C4C">
        <w:rPr>
          <w:rFonts w:ascii="Fb Fontext" w:hAnsi="Fb Fontext" w:hint="cs"/>
          <w:sz w:val="32"/>
          <w:rtl/>
        </w:rPr>
        <w:t xml:space="preserve"> והביא לו פתק הזמנה</w:t>
      </w:r>
      <w:r w:rsidR="00AB0B50">
        <w:rPr>
          <w:rFonts w:ascii="Fb Fontext" w:hAnsi="Fb Fontext" w:hint="cs"/>
          <w:sz w:val="32"/>
          <w:rtl/>
        </w:rPr>
        <w:t xml:space="preserve">, </w:t>
      </w:r>
      <w:r w:rsidR="00AB0B50">
        <w:rPr>
          <w:rFonts w:ascii="Fb Fontext" w:hAnsi="Fb Fontext"/>
          <w:sz w:val="32"/>
          <w:rtl/>
        </w:rPr>
        <w:tab/>
      </w:r>
      <w:r w:rsidR="00AB0B50">
        <w:rPr>
          <w:rFonts w:ascii="Fb Fontext" w:hAnsi="Fb Fontext"/>
          <w:sz w:val="32"/>
          <w:rtl/>
        </w:rPr>
        <w:tab/>
      </w:r>
      <w:r w:rsidR="00AB0B50" w:rsidRPr="00AB0B50">
        <w:rPr>
          <w:rStyle w:val="afffff3"/>
          <w:rFonts w:hint="cs"/>
          <w:rtl/>
        </w:rPr>
        <w:t>שאל ר''י לר''ה</w:t>
      </w:r>
      <w:r w:rsidR="00AB0B50">
        <w:rPr>
          <w:rStyle w:val="afffff3"/>
          <w:rFonts w:hint="cs"/>
          <w:rtl/>
        </w:rPr>
        <w:t>:</w:t>
      </w:r>
      <w:r w:rsidR="00AB0B50">
        <w:rPr>
          <w:rFonts w:ascii="Fb Fontext" w:hAnsi="Fb Fontext" w:hint="cs"/>
          <w:sz w:val="32"/>
          <w:rtl/>
        </w:rPr>
        <w:t xml:space="preserve"> אם לילך</w:t>
      </w:r>
    </w:p>
    <w:p w14:paraId="35D14978" w14:textId="77777777" w:rsidR="00A85AC8" w:rsidRPr="00E600D8" w:rsidRDefault="00AB0B50" w:rsidP="00725AF8">
      <w:pPr>
        <w:pStyle w:val="38"/>
        <w:framePr w:wrap="notBeside"/>
        <w:rPr>
          <w:rtl/>
        </w:rPr>
      </w:pPr>
      <w:r w:rsidRPr="00E600D8">
        <w:rPr>
          <w:rFonts w:hint="cs"/>
          <w:rtl/>
        </w:rPr>
        <w:t xml:space="preserve">א''ל </w:t>
      </w:r>
      <w:r w:rsidR="006E0774" w:rsidRPr="00E600D8">
        <w:rPr>
          <w:rFonts w:hint="cs"/>
          <w:rtl/>
        </w:rPr>
        <w:t>ר</w:t>
      </w:r>
      <w:r w:rsidR="006E0774" w:rsidRPr="00E600D8">
        <w:rPr>
          <w:rtl/>
        </w:rPr>
        <w:t>"</w:t>
      </w:r>
      <w:r w:rsidR="006E0774" w:rsidRPr="00E600D8">
        <w:rPr>
          <w:rFonts w:hint="cs"/>
          <w:rtl/>
        </w:rPr>
        <w:t>ה</w:t>
      </w:r>
      <w:r w:rsidR="00A85AC8" w:rsidRPr="00E600D8">
        <w:rPr>
          <w:rtl/>
        </w:rPr>
        <w:t>:</w:t>
      </w:r>
    </w:p>
    <w:p w14:paraId="08CEC654" w14:textId="0749D086" w:rsidR="006E0774" w:rsidRPr="00131640" w:rsidRDefault="00725AF8" w:rsidP="006E0774">
      <w:pPr>
        <w:rPr>
          <w:rtl/>
        </w:rPr>
      </w:pPr>
      <w:r>
        <w:rPr>
          <w:rFonts w:ascii="Fb Fontext" w:hAnsi="Fb Fontext" w:hint="cs"/>
          <w:rtl/>
        </w:rPr>
        <w:t>שא''צ</w:t>
      </w:r>
      <w:r w:rsidR="006E0774" w:rsidRPr="00224C4C">
        <w:rPr>
          <w:rFonts w:ascii="Fb Fontext" w:hAnsi="Fb Fontext" w:hint="cs"/>
          <w:rtl/>
        </w:rPr>
        <w:t xml:space="preserve"> משום שהוא </w:t>
      </w:r>
      <w:r>
        <w:rPr>
          <w:rFonts w:ascii="Fb Fontext" w:hAnsi="Fb Fontext" w:hint="cs"/>
          <w:rtl/>
        </w:rPr>
        <w:t>אדם גדול</w:t>
      </w:r>
      <w:r w:rsidR="006E0774" w:rsidRPr="00224C4C">
        <w:rPr>
          <w:rFonts w:ascii="Fb Fontext" w:hAnsi="Fb Fontext" w:hint="cs"/>
          <w:rtl/>
        </w:rPr>
        <w:t xml:space="preserve"> אבל משום כבוד הנשיא שילך,</w:t>
      </w:r>
    </w:p>
    <w:p w14:paraId="10907B09" w14:textId="77777777" w:rsidR="00A85AC8" w:rsidRPr="00E600D8" w:rsidRDefault="006E0774" w:rsidP="0041417A">
      <w:pPr>
        <w:pStyle w:val="38"/>
        <w:framePr w:wrap="notBeside"/>
        <w:rPr>
          <w:rtl/>
        </w:rPr>
      </w:pPr>
      <w:r w:rsidRPr="00E600D8">
        <w:rPr>
          <w:rFonts w:hint="cs"/>
          <w:rtl/>
        </w:rPr>
        <w:t>הלך</w:t>
      </w:r>
      <w:r w:rsidR="00A85AC8" w:rsidRPr="00E600D8">
        <w:rPr>
          <w:rtl/>
        </w:rPr>
        <w:t>:</w:t>
      </w:r>
    </w:p>
    <w:p w14:paraId="56E50A79" w14:textId="09D8B4B6" w:rsidR="009469D7" w:rsidRPr="0083243B" w:rsidRDefault="006E0774" w:rsidP="0041417A">
      <w:pPr>
        <w:rPr>
          <w:rFonts w:ascii="Fb Fontext" w:hAnsi="Fb Fontext"/>
          <w:spacing w:val="0"/>
          <w:sz w:val="32"/>
          <w:rtl/>
        </w:rPr>
      </w:pPr>
      <w:r w:rsidRPr="0083243B">
        <w:rPr>
          <w:rFonts w:ascii="Fb Fontext" w:hAnsi="Fb Fontext" w:hint="cs"/>
          <w:spacing w:val="0"/>
          <w:rtl/>
        </w:rPr>
        <w:t xml:space="preserve">וראה שעושה מעשה שאלו אם לא סובר </w:t>
      </w:r>
      <w:r w:rsidRPr="0083243B">
        <w:rPr>
          <w:rStyle w:val="afffff3"/>
          <w:rFonts w:hint="cs"/>
          <w:spacing w:val="0"/>
          <w:rtl/>
        </w:rPr>
        <w:t>לרשב</w:t>
      </w:r>
      <w:r w:rsidRPr="0083243B">
        <w:rPr>
          <w:rStyle w:val="afffff3"/>
          <w:spacing w:val="0"/>
          <w:rtl/>
        </w:rPr>
        <w:t>"</w:t>
      </w:r>
      <w:r w:rsidRPr="0083243B">
        <w:rPr>
          <w:rStyle w:val="afffff3"/>
          <w:rFonts w:hint="cs"/>
          <w:spacing w:val="0"/>
          <w:rtl/>
        </w:rPr>
        <w:t>א, משמואל</w:t>
      </w:r>
      <w:r w:rsidRPr="0083243B">
        <w:rPr>
          <w:rFonts w:ascii="Fb Fontext" w:hAnsi="Fb Fontext" w:hint="cs"/>
          <w:spacing w:val="0"/>
          <w:rtl/>
        </w:rPr>
        <w:t xml:space="preserve"> ד</w:t>
      </w:r>
      <w:r w:rsidRPr="0083243B">
        <w:rPr>
          <w:rFonts w:ascii="Fb Fontext" w:hAnsi="Fb Fontext"/>
          <w:spacing w:val="0"/>
          <w:rtl/>
        </w:rPr>
        <w:t>כיון שנתמנה אדם פרנס על הצבור</w:t>
      </w:r>
      <w:r w:rsidRPr="0083243B">
        <w:rPr>
          <w:rFonts w:ascii="Fb Fontext" w:hAnsi="Fb Fontext"/>
          <w:spacing w:val="0"/>
          <w:sz w:val="32"/>
          <w:rtl/>
        </w:rPr>
        <w:t xml:space="preserve"> אסור בעשיית מלאכה בפני שלשה?</w:t>
      </w:r>
    </w:p>
    <w:p w14:paraId="4329557C" w14:textId="258DFEC5" w:rsidR="00A85AC8" w:rsidRPr="00E600D8" w:rsidRDefault="006E0774" w:rsidP="0041417A">
      <w:pPr>
        <w:pStyle w:val="38"/>
        <w:framePr w:wrap="notBeside"/>
        <w:rPr>
          <w:rtl/>
        </w:rPr>
      </w:pPr>
      <w:r w:rsidRPr="00E600D8">
        <w:rPr>
          <w:rtl/>
        </w:rPr>
        <w:t>א"ל</w:t>
      </w:r>
      <w:r w:rsidR="00A85AC8" w:rsidRPr="00E600D8">
        <w:rPr>
          <w:rtl/>
        </w:rPr>
        <w:t>:</w:t>
      </w:r>
    </w:p>
    <w:p w14:paraId="009A7EA1" w14:textId="5096C5A6" w:rsidR="006E0774" w:rsidRPr="00131640" w:rsidRDefault="00D22237" w:rsidP="0041417A">
      <w:pPr>
        <w:rPr>
          <w:rtl/>
        </w:rPr>
      </w:pPr>
      <w:r>
        <w:rPr>
          <w:rFonts w:ascii="Fb Fontext" w:hAnsi="Fb Fontext" w:hint="cs"/>
          <w:sz w:val="32"/>
          <w:rtl/>
        </w:rPr>
        <w:t>מעט מהמעקה א</w:t>
      </w:r>
      <w:r w:rsidR="006E0774" w:rsidRPr="00224C4C">
        <w:rPr>
          <w:rFonts w:ascii="Fb Fontext" w:hAnsi="Fb Fontext" w:hint="cs"/>
          <w:sz w:val="32"/>
          <w:rtl/>
        </w:rPr>
        <w:t>ני עושה</w:t>
      </w:r>
      <w:r>
        <w:rPr>
          <w:rFonts w:ascii="Fb Fontext" w:hAnsi="Fb Fontext" w:hint="cs"/>
          <w:sz w:val="32"/>
          <w:rtl/>
        </w:rPr>
        <w:t xml:space="preserve"> </w:t>
      </w:r>
      <w:r w:rsidRPr="00D22237">
        <w:rPr>
          <w:rStyle w:val="afffff5"/>
          <w:rFonts w:hint="cs"/>
          <w:rtl/>
        </w:rPr>
        <w:t>לאו מלאכה</w:t>
      </w:r>
    </w:p>
    <w:p w14:paraId="141AA3D4" w14:textId="162A5DA1" w:rsidR="00A85AC8" w:rsidRPr="00E600D8" w:rsidRDefault="006E0774" w:rsidP="00D22237">
      <w:pPr>
        <w:pStyle w:val="38"/>
        <w:framePr w:wrap="notBeside"/>
        <w:rPr>
          <w:rtl/>
        </w:rPr>
      </w:pPr>
      <w:r w:rsidRPr="00E600D8">
        <w:rPr>
          <w:rtl/>
        </w:rPr>
        <w:t>א"ל</w:t>
      </w:r>
      <w:r w:rsidR="00A85AC8" w:rsidRPr="00E600D8">
        <w:rPr>
          <w:rtl/>
        </w:rPr>
        <w:t>:</w:t>
      </w:r>
    </w:p>
    <w:p w14:paraId="41F8A8CD" w14:textId="5B52D74E" w:rsidR="006E0774" w:rsidRPr="00131640" w:rsidRDefault="006E0774" w:rsidP="006E0774">
      <w:pPr>
        <w:rPr>
          <w:rtl/>
        </w:rPr>
      </w:pPr>
      <w:r w:rsidRPr="00224C4C">
        <w:rPr>
          <w:rFonts w:ascii="Fb Fontext" w:hAnsi="Fb Fontext"/>
          <w:rtl/>
        </w:rPr>
        <w:t xml:space="preserve">מי </w:t>
      </w:r>
      <w:r w:rsidR="00762638">
        <w:rPr>
          <w:rFonts w:ascii="Fb Fontext" w:hAnsi="Fb Fontext" w:hint="cs"/>
          <w:rtl/>
        </w:rPr>
        <w:t>סניא</w:t>
      </w:r>
      <w:r w:rsidRPr="00224C4C">
        <w:rPr>
          <w:rFonts w:ascii="Fb Fontext" w:hAnsi="Fb Fontext"/>
          <w:rtl/>
        </w:rPr>
        <w:t xml:space="preserve"> מעקה </w:t>
      </w:r>
      <w:r w:rsidR="00D22237">
        <w:rPr>
          <w:rFonts w:ascii="Fb Fontext" w:hAnsi="Fb Fontext" w:hint="cs"/>
          <w:rtl/>
        </w:rPr>
        <w:t>שכתוב בתורה</w:t>
      </w:r>
      <w:r w:rsidRPr="00224C4C">
        <w:rPr>
          <w:rFonts w:ascii="Fb Fontext" w:hAnsi="Fb Fontext"/>
          <w:rtl/>
        </w:rPr>
        <w:t>, או מחיצה דאמור רבנן!</w:t>
      </w:r>
    </w:p>
    <w:p w14:paraId="3F5B1ECB" w14:textId="01742E86" w:rsidR="00A85AC8" w:rsidRPr="00E600D8" w:rsidRDefault="006E0774" w:rsidP="00D22237">
      <w:pPr>
        <w:pStyle w:val="38"/>
        <w:framePr w:wrap="notBeside"/>
        <w:rPr>
          <w:rtl/>
        </w:rPr>
      </w:pPr>
      <w:r w:rsidRPr="00E600D8">
        <w:rPr>
          <w:rtl/>
        </w:rPr>
        <w:t>א"ל</w:t>
      </w:r>
      <w:r w:rsidR="00A85AC8" w:rsidRPr="00E600D8">
        <w:rPr>
          <w:rtl/>
        </w:rPr>
        <w:t>:</w:t>
      </w:r>
    </w:p>
    <w:p w14:paraId="7B7090CB" w14:textId="1076F9D5" w:rsidR="006E0774" w:rsidRPr="00131640" w:rsidRDefault="006E0774" w:rsidP="006E0774">
      <w:pPr>
        <w:rPr>
          <w:rtl/>
        </w:rPr>
      </w:pPr>
      <w:r w:rsidRPr="00224C4C">
        <w:rPr>
          <w:rFonts w:ascii="Fb Fontext" w:hAnsi="Fb Fontext" w:hint="cs"/>
          <w:rtl/>
        </w:rPr>
        <w:t xml:space="preserve">ישב </w:t>
      </w:r>
      <w:r w:rsidRPr="00224C4C">
        <w:rPr>
          <w:rFonts w:ascii="Fb Fontext" w:hAnsi="Fb Fontext"/>
          <w:rtl/>
        </w:rPr>
        <w:t xml:space="preserve">מר אקרפיטא, </w:t>
      </w:r>
      <w:r w:rsidRPr="003A7FD5">
        <w:rPr>
          <w:rStyle w:val="afffff3"/>
          <w:rtl/>
        </w:rPr>
        <w:t>א"ל:</w:t>
      </w:r>
      <w:r w:rsidRPr="00224C4C">
        <w:rPr>
          <w:rFonts w:ascii="Fb Fontext" w:hAnsi="Fb Fontext"/>
          <w:rtl/>
        </w:rPr>
        <w:t xml:space="preserve"> ומי סני ספסל </w:t>
      </w:r>
      <w:r w:rsidRPr="00AB0B50">
        <w:rPr>
          <w:rStyle w:val="afffff5"/>
          <w:rtl/>
        </w:rPr>
        <w:t xml:space="preserve">דאמור רבנן, </w:t>
      </w:r>
      <w:r w:rsidRPr="00224C4C">
        <w:rPr>
          <w:rFonts w:ascii="Fb Fontext" w:hAnsi="Fb Fontext"/>
          <w:rtl/>
        </w:rPr>
        <w:t xml:space="preserve">או איצטבא </w:t>
      </w:r>
      <w:r w:rsidRPr="00AB0B50">
        <w:rPr>
          <w:rStyle w:val="afffff5"/>
          <w:rtl/>
        </w:rPr>
        <w:t>דאמרי אינשי!</w:t>
      </w:r>
    </w:p>
    <w:p w14:paraId="3747755D" w14:textId="119A0208" w:rsidR="00A85AC8" w:rsidRPr="00E600D8" w:rsidRDefault="006E0774" w:rsidP="003A7FD5">
      <w:pPr>
        <w:pStyle w:val="38"/>
        <w:framePr w:wrap="notBeside"/>
        <w:rPr>
          <w:rtl/>
        </w:rPr>
      </w:pPr>
      <w:r w:rsidRPr="00E600D8">
        <w:rPr>
          <w:rtl/>
        </w:rPr>
        <w:t>א"ל</w:t>
      </w:r>
      <w:r w:rsidR="00A85AC8" w:rsidRPr="00E600D8">
        <w:rPr>
          <w:rtl/>
        </w:rPr>
        <w:t>:</w:t>
      </w:r>
    </w:p>
    <w:p w14:paraId="61A409C9" w14:textId="3D7E747B" w:rsidR="006E0774" w:rsidRPr="00131640" w:rsidRDefault="006E0774" w:rsidP="00762638">
      <w:pPr>
        <w:rPr>
          <w:rtl/>
        </w:rPr>
      </w:pPr>
      <w:r w:rsidRPr="00224C4C">
        <w:rPr>
          <w:rFonts w:ascii="Fb Fontext" w:hAnsi="Fb Fontext"/>
          <w:rtl/>
        </w:rPr>
        <w:t>י</w:t>
      </w:r>
      <w:r w:rsidR="009F7062">
        <w:rPr>
          <w:rFonts w:ascii="Fb Fontext" w:hAnsi="Fb Fontext" w:hint="cs"/>
          <w:rtl/>
        </w:rPr>
        <w:t>א</w:t>
      </w:r>
      <w:r w:rsidRPr="00224C4C">
        <w:rPr>
          <w:rFonts w:ascii="Fb Fontext" w:hAnsi="Fb Fontext"/>
          <w:rtl/>
        </w:rPr>
        <w:t xml:space="preserve">כל מר אתרונגא, </w:t>
      </w:r>
      <w:r w:rsidRPr="003A7FD5">
        <w:rPr>
          <w:rStyle w:val="afffff3"/>
          <w:rFonts w:hint="cs"/>
          <w:rtl/>
        </w:rPr>
        <w:t>א</w:t>
      </w:r>
      <w:r w:rsidRPr="003A7FD5">
        <w:rPr>
          <w:rStyle w:val="afffff3"/>
          <w:rtl/>
        </w:rPr>
        <w:t>"</w:t>
      </w:r>
      <w:r w:rsidRPr="003A7FD5">
        <w:rPr>
          <w:rStyle w:val="afffff3"/>
          <w:rFonts w:hint="cs"/>
          <w:rtl/>
        </w:rPr>
        <w:t>ל כך משמואל</w:t>
      </w:r>
      <w:r w:rsidRPr="003A7FD5">
        <w:rPr>
          <w:rStyle w:val="afffff3"/>
          <w:rtl/>
        </w:rPr>
        <w:t xml:space="preserve">: </w:t>
      </w:r>
      <w:r w:rsidRPr="00224C4C">
        <w:rPr>
          <w:rFonts w:ascii="Fb Fontext" w:hAnsi="Fb Fontext"/>
          <w:rtl/>
        </w:rPr>
        <w:t>כל האומר אתרונגא</w:t>
      </w:r>
      <w:r w:rsidR="009F7062">
        <w:rPr>
          <w:rFonts w:ascii="Fb Fontext" w:hAnsi="Fb Fontext" w:hint="cs"/>
          <w:rtl/>
        </w:rPr>
        <w:t>-</w:t>
      </w:r>
      <w:r w:rsidRPr="00224C4C">
        <w:rPr>
          <w:rFonts w:ascii="Fb Fontext" w:hAnsi="Fb Fontext"/>
          <w:rtl/>
        </w:rPr>
        <w:t xml:space="preserve"> </w:t>
      </w:r>
      <w:r w:rsidR="003A7FD5">
        <w:rPr>
          <w:rFonts w:ascii="Fb Fontext" w:hAnsi="Fb Fontext" w:hint="cs"/>
          <w:rtl/>
        </w:rPr>
        <w:t>שליש רוחו גסה</w:t>
      </w:r>
      <w:r w:rsidRPr="00224C4C">
        <w:rPr>
          <w:rFonts w:ascii="Fb Fontext" w:hAnsi="Fb Fontext"/>
          <w:rtl/>
        </w:rPr>
        <w:t>,</w:t>
      </w:r>
      <w:r w:rsidR="00762638">
        <w:rPr>
          <w:rFonts w:ascii="Fb Fontext" w:hAnsi="Fb Fontext" w:hint="cs"/>
          <w:rtl/>
        </w:rPr>
        <w:t xml:space="preserve"> </w:t>
      </w:r>
      <w:r w:rsidRPr="00224C4C">
        <w:rPr>
          <w:rFonts w:ascii="Fb Fontext" w:hAnsi="Fb Fontext"/>
          <w:sz w:val="32"/>
          <w:rtl/>
        </w:rPr>
        <w:t xml:space="preserve">או אתרוג </w:t>
      </w:r>
      <w:r w:rsidRPr="009F7062">
        <w:rPr>
          <w:rStyle w:val="afffff5"/>
          <w:rtl/>
        </w:rPr>
        <w:t>כדקריוה רבנן,</w:t>
      </w:r>
      <w:r w:rsidRPr="00224C4C">
        <w:rPr>
          <w:rFonts w:ascii="Fb Fontext" w:hAnsi="Fb Fontext"/>
          <w:sz w:val="32"/>
          <w:rtl/>
        </w:rPr>
        <w:t xml:space="preserve"> או אתרוגא </w:t>
      </w:r>
      <w:r w:rsidRPr="009F7062">
        <w:rPr>
          <w:rStyle w:val="afffff5"/>
          <w:rtl/>
        </w:rPr>
        <w:t>דאמרי אינשי.</w:t>
      </w:r>
    </w:p>
    <w:p w14:paraId="703117A3" w14:textId="05BC9E3B" w:rsidR="00A85AC8" w:rsidRPr="00E600D8" w:rsidRDefault="006E0774" w:rsidP="00762638">
      <w:pPr>
        <w:pStyle w:val="38"/>
        <w:framePr w:wrap="notBeside"/>
        <w:rPr>
          <w:rtl/>
        </w:rPr>
      </w:pPr>
      <w:r w:rsidRPr="00E600D8">
        <w:rPr>
          <w:rtl/>
        </w:rPr>
        <w:t>א</w:t>
      </w:r>
      <w:r w:rsidR="00762638" w:rsidRPr="00E600D8">
        <w:rPr>
          <w:rFonts w:hint="cs"/>
          <w:rtl/>
        </w:rPr>
        <w:t>"ל</w:t>
      </w:r>
      <w:r w:rsidR="00A85AC8" w:rsidRPr="00E600D8">
        <w:rPr>
          <w:rtl/>
        </w:rPr>
        <w:t>:</w:t>
      </w:r>
    </w:p>
    <w:p w14:paraId="057BD2AC" w14:textId="76FA0224" w:rsidR="009469D7" w:rsidRDefault="006E0774" w:rsidP="006E0774">
      <w:pPr>
        <w:rPr>
          <w:rStyle w:val="afffff5"/>
          <w:rtl/>
        </w:rPr>
      </w:pPr>
      <w:r w:rsidRPr="00224C4C">
        <w:rPr>
          <w:rFonts w:ascii="Fb Fontext" w:hAnsi="Fb Fontext"/>
          <w:sz w:val="32"/>
          <w:rtl/>
        </w:rPr>
        <w:t>ישת</w:t>
      </w:r>
      <w:r w:rsidR="009F7062">
        <w:rPr>
          <w:rFonts w:ascii="Fb Fontext" w:hAnsi="Fb Fontext" w:hint="cs"/>
          <w:sz w:val="32"/>
          <w:rtl/>
        </w:rPr>
        <w:t>ה</w:t>
      </w:r>
      <w:r w:rsidRPr="00224C4C">
        <w:rPr>
          <w:rFonts w:ascii="Fb Fontext" w:hAnsi="Fb Fontext"/>
          <w:sz w:val="32"/>
          <w:rtl/>
        </w:rPr>
        <w:t xml:space="preserve"> מר אנבגא, </w:t>
      </w:r>
      <w:r w:rsidR="00762638" w:rsidRPr="00762638">
        <w:rPr>
          <w:rStyle w:val="afffff3"/>
          <w:rFonts w:hint="cs"/>
          <w:rtl/>
        </w:rPr>
        <w:t>א''ל</w:t>
      </w:r>
      <w:r w:rsidRPr="00762638">
        <w:rPr>
          <w:rStyle w:val="afffff3"/>
          <w:rtl/>
        </w:rPr>
        <w:t xml:space="preserve">: </w:t>
      </w:r>
      <w:r w:rsidRPr="00224C4C">
        <w:rPr>
          <w:rFonts w:ascii="Fb Fontext" w:hAnsi="Fb Fontext"/>
          <w:sz w:val="32"/>
          <w:rtl/>
        </w:rPr>
        <w:t xml:space="preserve">מי סני איספרגוס </w:t>
      </w:r>
      <w:r w:rsidRPr="009F7062">
        <w:rPr>
          <w:rStyle w:val="afffff5"/>
          <w:rtl/>
        </w:rPr>
        <w:t>דקריוה רבנן,</w:t>
      </w:r>
      <w:r w:rsidRPr="00224C4C">
        <w:rPr>
          <w:rFonts w:ascii="Fb Fontext" w:hAnsi="Fb Fontext"/>
          <w:sz w:val="32"/>
          <w:rtl/>
        </w:rPr>
        <w:t xml:space="preserve"> או אנפק </w:t>
      </w:r>
      <w:r w:rsidRPr="009F7062">
        <w:rPr>
          <w:rStyle w:val="afffff5"/>
          <w:rtl/>
        </w:rPr>
        <w:t>דאמרי אינשי!</w:t>
      </w:r>
    </w:p>
    <w:p w14:paraId="1681BAF0" w14:textId="4787D477" w:rsidR="00A85AC8" w:rsidRPr="00E600D8" w:rsidRDefault="007618CE" w:rsidP="007618CE">
      <w:pPr>
        <w:pStyle w:val="38"/>
        <w:framePr w:wrap="notBeside"/>
        <w:rPr>
          <w:rtl/>
        </w:rPr>
      </w:pPr>
      <w:r w:rsidRPr="00E600D8">
        <w:rPr>
          <w:rFonts w:hint="cs"/>
          <w:rtl/>
        </w:rPr>
        <w:t>א''ל</w:t>
      </w:r>
      <w:r w:rsidR="00A85AC8" w:rsidRPr="00E600D8">
        <w:rPr>
          <w:rtl/>
        </w:rPr>
        <w:t>:</w:t>
      </w:r>
    </w:p>
    <w:p w14:paraId="6D183EAE" w14:textId="2DCC6D16" w:rsidR="006E0774" w:rsidRPr="00131640" w:rsidRDefault="007618CE" w:rsidP="006E0774">
      <w:pPr>
        <w:rPr>
          <w:rtl/>
        </w:rPr>
      </w:pPr>
      <w:r w:rsidRPr="00A86E89">
        <w:rPr>
          <w:rStyle w:val="afffff5"/>
          <w:rFonts w:hint="cs"/>
          <w:spacing w:val="0"/>
          <w:rtl/>
        </w:rPr>
        <w:t>ביתי</w:t>
      </w:r>
      <w:r w:rsidR="006E0774" w:rsidRPr="00A86E89">
        <w:rPr>
          <w:rStyle w:val="afffff5"/>
          <w:spacing w:val="0"/>
          <w:rtl/>
        </w:rPr>
        <w:t xml:space="preserve"> </w:t>
      </w:r>
      <w:r w:rsidR="006E0774" w:rsidRPr="00A86E89">
        <w:rPr>
          <w:rFonts w:ascii="Fb Fontext" w:hAnsi="Fb Fontext"/>
          <w:spacing w:val="0"/>
          <w:sz w:val="32"/>
          <w:rtl/>
        </w:rPr>
        <w:t>דונג תשק</w:t>
      </w:r>
      <w:r w:rsidRPr="00A86E89">
        <w:rPr>
          <w:rFonts w:ascii="Fb Fontext" w:hAnsi="Fb Fontext" w:hint="cs"/>
          <w:spacing w:val="0"/>
          <w:sz w:val="32"/>
          <w:rtl/>
        </w:rPr>
        <w:t>נו</w:t>
      </w:r>
      <w:r w:rsidR="006E0774" w:rsidRPr="00A86E89">
        <w:rPr>
          <w:rFonts w:ascii="Fb Fontext" w:hAnsi="Fb Fontext"/>
          <w:spacing w:val="0"/>
          <w:sz w:val="32"/>
          <w:rtl/>
        </w:rPr>
        <w:t xml:space="preserve">, </w:t>
      </w:r>
      <w:r w:rsidRPr="00A86E89">
        <w:rPr>
          <w:rStyle w:val="afffff3"/>
          <w:rFonts w:hint="cs"/>
          <w:spacing w:val="0"/>
          <w:rtl/>
        </w:rPr>
        <w:t>א''ל כך</w:t>
      </w:r>
      <w:r w:rsidR="006E0774" w:rsidRPr="00A86E89">
        <w:rPr>
          <w:rStyle w:val="afffff3"/>
          <w:spacing w:val="0"/>
          <w:rtl/>
        </w:rPr>
        <w:t xml:space="preserve"> אמר שמואל:</w:t>
      </w:r>
      <w:r w:rsidR="006E0774" w:rsidRPr="00A86E89">
        <w:rPr>
          <w:rFonts w:ascii="Fb Fontext" w:hAnsi="Fb Fontext"/>
          <w:spacing w:val="0"/>
          <w:sz w:val="32"/>
          <w:rtl/>
        </w:rPr>
        <w:t xml:space="preserve"> אין משתמשים באשה</w:t>
      </w:r>
      <w:r w:rsidR="00A86E89" w:rsidRPr="00A86E89">
        <w:rPr>
          <w:rFonts w:ascii="Fb Fontext" w:hAnsi="Fb Fontext" w:hint="cs"/>
          <w:spacing w:val="0"/>
          <w:sz w:val="32"/>
          <w:rtl/>
        </w:rPr>
        <w:t xml:space="preserve"> ואף קטנה</w:t>
      </w:r>
      <w:r w:rsidR="006E0774" w:rsidRPr="00A86E89">
        <w:rPr>
          <w:rFonts w:ascii="Fb Fontext" w:hAnsi="Fb Fontext"/>
          <w:spacing w:val="0"/>
          <w:sz w:val="32"/>
          <w:rtl/>
        </w:rPr>
        <w:t>.</w:t>
      </w:r>
    </w:p>
    <w:p w14:paraId="187D0E68" w14:textId="77777777" w:rsidR="00A85AC8" w:rsidRPr="00E600D8" w:rsidRDefault="007618CE" w:rsidP="007618CE">
      <w:pPr>
        <w:pStyle w:val="38"/>
        <w:framePr w:wrap="notBeside"/>
        <w:rPr>
          <w:rtl/>
        </w:rPr>
      </w:pPr>
      <w:r w:rsidRPr="00E600D8">
        <w:rPr>
          <w:rFonts w:hint="cs"/>
          <w:rtl/>
        </w:rPr>
        <w:t>א''ל</w:t>
      </w:r>
      <w:r w:rsidR="00A85AC8" w:rsidRPr="00E600D8">
        <w:rPr>
          <w:rtl/>
        </w:rPr>
        <w:t>:</w:t>
      </w:r>
    </w:p>
    <w:p w14:paraId="13B3177C" w14:textId="3DDB1338" w:rsidR="006E0774" w:rsidRPr="00131640" w:rsidRDefault="006E0774" w:rsidP="006E0774">
      <w:pPr>
        <w:rPr>
          <w:rtl/>
        </w:rPr>
      </w:pPr>
      <w:r w:rsidRPr="00224C4C">
        <w:rPr>
          <w:rFonts w:ascii="Fb Fontext" w:hAnsi="Fb Fontext"/>
          <w:rtl/>
        </w:rPr>
        <w:t>נשדר מר ש</w:t>
      </w:r>
      <w:r w:rsidRPr="00224C4C">
        <w:rPr>
          <w:rFonts w:ascii="Fb Fontext" w:hAnsi="Fb Fontext" w:hint="cs"/>
          <w:rtl/>
        </w:rPr>
        <w:t>לום ל</w:t>
      </w:r>
      <w:r w:rsidRPr="00224C4C">
        <w:rPr>
          <w:rFonts w:ascii="Fb Fontext" w:hAnsi="Fb Fontext"/>
          <w:rtl/>
        </w:rPr>
        <w:t xml:space="preserve">ילתא, </w:t>
      </w:r>
      <w:r w:rsidRPr="007618CE">
        <w:rPr>
          <w:rStyle w:val="afffff3"/>
          <w:rtl/>
        </w:rPr>
        <w:t>א"ל</w:t>
      </w:r>
      <w:r w:rsidR="007618CE">
        <w:rPr>
          <w:rStyle w:val="afffff3"/>
          <w:rFonts w:hint="cs"/>
          <w:rtl/>
        </w:rPr>
        <w:t xml:space="preserve"> כך </w:t>
      </w:r>
      <w:r w:rsidRPr="007618CE">
        <w:rPr>
          <w:rStyle w:val="afffff3"/>
          <w:rtl/>
        </w:rPr>
        <w:t>אמר שמואל:</w:t>
      </w:r>
      <w:r w:rsidRPr="00224C4C">
        <w:rPr>
          <w:rFonts w:ascii="Fb Fontext" w:hAnsi="Fb Fontext"/>
          <w:rtl/>
        </w:rPr>
        <w:t xml:space="preserve"> קול באשה ערוה.</w:t>
      </w:r>
    </w:p>
    <w:p w14:paraId="5898A2FF" w14:textId="44944786" w:rsidR="006E0774" w:rsidRPr="00131640" w:rsidRDefault="006E0774" w:rsidP="006E0774">
      <w:pPr>
        <w:rPr>
          <w:rtl/>
        </w:rPr>
      </w:pPr>
      <w:r w:rsidRPr="00224C4C">
        <w:rPr>
          <w:rFonts w:ascii="Fb Fontext" w:hAnsi="Fb Fontext"/>
          <w:rtl/>
        </w:rPr>
        <w:t xml:space="preserve">אפשר ע"י שליח! </w:t>
      </w:r>
      <w:r w:rsidR="00A86E89">
        <w:rPr>
          <w:rStyle w:val="afffff3"/>
          <w:rtl/>
        </w:rPr>
        <w:tab/>
      </w:r>
      <w:r w:rsidRPr="007618CE">
        <w:rPr>
          <w:rStyle w:val="afffff3"/>
          <w:rtl/>
        </w:rPr>
        <w:t xml:space="preserve">א"ל, </w:t>
      </w:r>
      <w:r w:rsidR="007618CE">
        <w:rPr>
          <w:rStyle w:val="afffff3"/>
          <w:rFonts w:hint="cs"/>
          <w:rtl/>
        </w:rPr>
        <w:t>כך</w:t>
      </w:r>
      <w:r w:rsidRPr="007618CE">
        <w:rPr>
          <w:rStyle w:val="afffff3"/>
          <w:rtl/>
        </w:rPr>
        <w:t xml:space="preserve"> אמר שמואל:</w:t>
      </w:r>
      <w:r w:rsidRPr="00224C4C">
        <w:rPr>
          <w:rFonts w:ascii="Fb Fontext" w:hAnsi="Fb Fontext"/>
          <w:rtl/>
        </w:rPr>
        <w:t xml:space="preserve"> אין שואלין בשלום אשה.</w:t>
      </w:r>
    </w:p>
    <w:p w14:paraId="72B1FE41" w14:textId="28EC7735" w:rsidR="006E0774" w:rsidRPr="00131640" w:rsidRDefault="006E0774" w:rsidP="006E0774">
      <w:pPr>
        <w:rPr>
          <w:rtl/>
        </w:rPr>
      </w:pPr>
      <w:r w:rsidRPr="00224C4C">
        <w:rPr>
          <w:rFonts w:ascii="Fb Fontext" w:hAnsi="Fb Fontext"/>
          <w:rtl/>
        </w:rPr>
        <w:t xml:space="preserve">על ידי בעלה! </w:t>
      </w:r>
      <w:r w:rsidR="00A86E89">
        <w:rPr>
          <w:rStyle w:val="afffff5"/>
          <w:rtl/>
        </w:rPr>
        <w:tab/>
      </w:r>
      <w:r w:rsidR="00A86E89">
        <w:rPr>
          <w:rStyle w:val="afffff5"/>
          <w:rtl/>
        </w:rPr>
        <w:tab/>
      </w:r>
      <w:r w:rsidR="007618CE" w:rsidRPr="00A86E89">
        <w:rPr>
          <w:rStyle w:val="afffff5"/>
          <w:rFonts w:hint="cs"/>
          <w:spacing w:val="2"/>
          <w:rtl/>
        </w:rPr>
        <w:t>א''ל כך</w:t>
      </w:r>
      <w:r w:rsidRPr="00A86E89">
        <w:rPr>
          <w:rStyle w:val="afffff5"/>
          <w:spacing w:val="2"/>
          <w:rtl/>
        </w:rPr>
        <w:t xml:space="preserve"> אמר שמואל:</w:t>
      </w:r>
      <w:r w:rsidRPr="00A86E89">
        <w:rPr>
          <w:rFonts w:ascii="Fb Fontext" w:hAnsi="Fb Fontext"/>
          <w:spacing w:val="2"/>
          <w:rtl/>
        </w:rPr>
        <w:t xml:space="preserve"> אין שואלין בשלום אשה כלל.</w:t>
      </w:r>
    </w:p>
    <w:p w14:paraId="3ED5D2E5" w14:textId="77777777" w:rsidR="00A85AC8" w:rsidRPr="00E600D8" w:rsidRDefault="006E0774" w:rsidP="007618CE">
      <w:pPr>
        <w:pStyle w:val="38"/>
        <w:framePr w:wrap="notBeside"/>
        <w:rPr>
          <w:rtl/>
        </w:rPr>
      </w:pPr>
      <w:r w:rsidRPr="00E600D8">
        <w:rPr>
          <w:rtl/>
        </w:rPr>
        <w:t>שלחה ל</w:t>
      </w:r>
      <w:r w:rsidRPr="00E600D8">
        <w:rPr>
          <w:rFonts w:hint="cs"/>
          <w:rtl/>
        </w:rPr>
        <w:t>ו אשתו</w:t>
      </w:r>
      <w:r w:rsidR="00A85AC8" w:rsidRPr="00E600D8">
        <w:rPr>
          <w:rtl/>
        </w:rPr>
        <w:t>:</w:t>
      </w:r>
    </w:p>
    <w:p w14:paraId="3173F9DA" w14:textId="04C96FE2" w:rsidR="006E0774" w:rsidRPr="00131640" w:rsidRDefault="006E0774" w:rsidP="006E0774">
      <w:pPr>
        <w:rPr>
          <w:rtl/>
        </w:rPr>
      </w:pPr>
      <w:r w:rsidRPr="00224C4C">
        <w:rPr>
          <w:rFonts w:ascii="Fb Fontext" w:hAnsi="Fb Fontext" w:hint="cs"/>
          <w:rtl/>
        </w:rPr>
        <w:t xml:space="preserve">שישלחו מפניו שלא ישווך </w:t>
      </w:r>
      <w:r w:rsidRPr="00224C4C">
        <w:rPr>
          <w:rFonts w:ascii="Fb Fontext" w:hAnsi="Fb Fontext"/>
          <w:rtl/>
        </w:rPr>
        <w:t>כשאר עם הארץ.</w:t>
      </w:r>
    </w:p>
    <w:p w14:paraId="1C24EC72" w14:textId="1EF13B61" w:rsidR="00A85AC8" w:rsidRPr="00E600D8" w:rsidRDefault="006E0774" w:rsidP="007618CE">
      <w:pPr>
        <w:pStyle w:val="38"/>
        <w:framePr w:wrap="notBeside"/>
        <w:rPr>
          <w:rtl/>
        </w:rPr>
      </w:pPr>
      <w:r w:rsidRPr="00E600D8">
        <w:rPr>
          <w:rtl/>
        </w:rPr>
        <w:t>א"ל</w:t>
      </w:r>
      <w:r w:rsidR="00A85AC8" w:rsidRPr="00E600D8">
        <w:rPr>
          <w:rtl/>
        </w:rPr>
        <w:t>:</w:t>
      </w:r>
    </w:p>
    <w:p w14:paraId="4944EBF3" w14:textId="769062A3" w:rsidR="006E0774" w:rsidRPr="00131640" w:rsidRDefault="006E0774" w:rsidP="006E0774">
      <w:pPr>
        <w:rPr>
          <w:rtl/>
        </w:rPr>
      </w:pPr>
      <w:r w:rsidRPr="00224C4C">
        <w:rPr>
          <w:rFonts w:ascii="Fb Fontext" w:hAnsi="Fb Fontext"/>
          <w:rtl/>
        </w:rPr>
        <w:t>מ</w:t>
      </w:r>
      <w:r w:rsidRPr="00224C4C">
        <w:rPr>
          <w:rFonts w:ascii="Fb Fontext" w:hAnsi="Fb Fontext" w:hint="cs"/>
          <w:rtl/>
        </w:rPr>
        <w:t xml:space="preserve">ה מעשיך כאן </w:t>
      </w:r>
      <w:r w:rsidRPr="00A86E89">
        <w:rPr>
          <w:rStyle w:val="afffff3"/>
          <w:rFonts w:hint="cs"/>
          <w:rtl/>
        </w:rPr>
        <w:t>א</w:t>
      </w:r>
      <w:r w:rsidRPr="00A86E89">
        <w:rPr>
          <w:rStyle w:val="afffff3"/>
          <w:rtl/>
        </w:rPr>
        <w:t>"</w:t>
      </w:r>
      <w:r w:rsidRPr="00A86E89">
        <w:rPr>
          <w:rStyle w:val="afffff3"/>
          <w:rFonts w:hint="cs"/>
          <w:rtl/>
        </w:rPr>
        <w:t xml:space="preserve">ל </w:t>
      </w:r>
      <w:r w:rsidRPr="00224C4C">
        <w:rPr>
          <w:rFonts w:ascii="Fb Fontext" w:hAnsi="Fb Fontext" w:hint="cs"/>
          <w:rtl/>
        </w:rPr>
        <w:t>ששלך לפניו הזמנה אחריו</w:t>
      </w:r>
    </w:p>
    <w:p w14:paraId="5C88DD6B" w14:textId="77777777" w:rsidR="00A85AC8" w:rsidRPr="00E600D8" w:rsidRDefault="006E0774" w:rsidP="00650300">
      <w:pPr>
        <w:pStyle w:val="38"/>
        <w:framePr w:wrap="notBeside"/>
        <w:rPr>
          <w:rtl/>
        </w:rPr>
      </w:pPr>
      <w:r w:rsidRPr="00E600D8">
        <w:rPr>
          <w:rFonts w:hint="cs"/>
          <w:rtl/>
        </w:rPr>
        <w:t>א</w:t>
      </w:r>
      <w:r w:rsidRPr="00E600D8">
        <w:rPr>
          <w:rtl/>
        </w:rPr>
        <w:t>"</w:t>
      </w:r>
      <w:r w:rsidRPr="00E600D8">
        <w:rPr>
          <w:rFonts w:hint="cs"/>
          <w:rtl/>
        </w:rPr>
        <w:t>ל</w:t>
      </w:r>
      <w:r w:rsidR="00A85AC8" w:rsidRPr="00E600D8">
        <w:rPr>
          <w:rtl/>
        </w:rPr>
        <w:t>:</w:t>
      </w:r>
    </w:p>
    <w:p w14:paraId="039E53FF" w14:textId="3CD89996" w:rsidR="009469D7" w:rsidRDefault="006E0774" w:rsidP="006E0774">
      <w:pPr>
        <w:rPr>
          <w:rFonts w:ascii="Fb Fontext" w:hAnsi="Fb Fontext"/>
          <w:rtl/>
        </w:rPr>
      </w:pPr>
      <w:r w:rsidRPr="00224C4C">
        <w:rPr>
          <w:rFonts w:ascii="Fb Fontext" w:hAnsi="Fb Fontext" w:hint="cs"/>
          <w:rtl/>
        </w:rPr>
        <w:t>שפתך איני מבין</w:t>
      </w:r>
      <w:r w:rsidR="00A86E89">
        <w:rPr>
          <w:rFonts w:ascii="Fb Fontext" w:hAnsi="Fb Fontext" w:hint="cs"/>
          <w:rtl/>
        </w:rPr>
        <w:t>,</w:t>
      </w:r>
      <w:r w:rsidRPr="00224C4C">
        <w:rPr>
          <w:rFonts w:ascii="Fb Fontext" w:hAnsi="Fb Fontext" w:hint="cs"/>
          <w:rtl/>
        </w:rPr>
        <w:t xml:space="preserve"> הזמנה אשגר לך ?</w:t>
      </w:r>
    </w:p>
    <w:p w14:paraId="741C9540" w14:textId="525E382F" w:rsidR="006E0774" w:rsidRPr="00131640" w:rsidRDefault="006E0774" w:rsidP="006E0774">
      <w:pPr>
        <w:rPr>
          <w:rtl/>
        </w:rPr>
      </w:pPr>
      <w:r w:rsidRPr="00224C4C">
        <w:rPr>
          <w:rFonts w:ascii="Fb Fontext" w:hAnsi="Fb Fontext" w:hint="cs"/>
          <w:rtl/>
        </w:rPr>
        <w:t>הוציא הזמנתו מבית שחיו והראהו</w:t>
      </w:r>
      <w:r w:rsidR="00A86E89">
        <w:rPr>
          <w:rFonts w:ascii="Fb Fontext" w:hAnsi="Fb Fontext" w:hint="cs"/>
          <w:rtl/>
        </w:rPr>
        <w:t>,</w:t>
      </w:r>
      <w:r w:rsidRPr="00224C4C">
        <w:rPr>
          <w:rFonts w:ascii="Fb Fontext" w:hAnsi="Fb Fontext" w:hint="cs"/>
          <w:rtl/>
        </w:rPr>
        <w:t xml:space="preserve"> </w:t>
      </w:r>
      <w:r w:rsidRPr="00A86E89">
        <w:rPr>
          <w:rStyle w:val="afffff3"/>
          <w:rFonts w:hint="cs"/>
          <w:rtl/>
        </w:rPr>
        <w:t>ואמר</w:t>
      </w:r>
      <w:r w:rsidR="00A86E89">
        <w:rPr>
          <w:rStyle w:val="afffff3"/>
          <w:rFonts w:hint="cs"/>
          <w:rtl/>
        </w:rPr>
        <w:t>:</w:t>
      </w:r>
      <w:r w:rsidRPr="00224C4C">
        <w:rPr>
          <w:rFonts w:ascii="Fb Fontext" w:hAnsi="Fb Fontext" w:hint="cs"/>
          <w:rtl/>
        </w:rPr>
        <w:t xml:space="preserve"> </w:t>
      </w:r>
      <w:r w:rsidRPr="00224C4C">
        <w:rPr>
          <w:rFonts w:ascii="Fb Fontext" w:hAnsi="Fb Fontext"/>
          <w:rtl/>
        </w:rPr>
        <w:t>הא גברא והא דסקא.</w:t>
      </w:r>
    </w:p>
    <w:p w14:paraId="71363C6B" w14:textId="6A4FA19B" w:rsidR="00A85AC8" w:rsidRPr="00E600D8" w:rsidRDefault="00650300" w:rsidP="00650300">
      <w:pPr>
        <w:pStyle w:val="38"/>
        <w:framePr w:wrap="notBeside"/>
        <w:rPr>
          <w:rtl/>
        </w:rPr>
      </w:pPr>
      <w:r w:rsidRPr="00E600D8">
        <w:rPr>
          <w:rFonts w:hint="cs"/>
          <w:rtl/>
        </w:rPr>
        <w:t>א''ל</w:t>
      </w:r>
      <w:r w:rsidR="00A85AC8" w:rsidRPr="00E600D8">
        <w:rPr>
          <w:rtl/>
        </w:rPr>
        <w:t>:</w:t>
      </w:r>
    </w:p>
    <w:p w14:paraId="75020B32" w14:textId="5BCD6205" w:rsidR="00650300" w:rsidRPr="0083243B" w:rsidRDefault="006E0774" w:rsidP="00650300">
      <w:pPr>
        <w:rPr>
          <w:spacing w:val="2"/>
          <w:rtl/>
        </w:rPr>
      </w:pPr>
      <w:r w:rsidRPr="0083243B">
        <w:rPr>
          <w:rFonts w:ascii="Fb Fontext" w:hAnsi="Fb Fontext"/>
          <w:spacing w:val="2"/>
          <w:sz w:val="32"/>
          <w:rtl/>
        </w:rPr>
        <w:t>הואיל ובא מר ל</w:t>
      </w:r>
      <w:r w:rsidR="00B35B36" w:rsidRPr="0083243B">
        <w:rPr>
          <w:rFonts w:ascii="Fb Fontext" w:hAnsi="Fb Fontext"/>
          <w:spacing w:val="2"/>
          <w:sz w:val="32"/>
          <w:rtl/>
        </w:rPr>
        <w:t>כאן</w:t>
      </w:r>
      <w:r w:rsidRPr="0083243B">
        <w:rPr>
          <w:rFonts w:ascii="Fb Fontext" w:hAnsi="Fb Fontext"/>
          <w:spacing w:val="2"/>
          <w:sz w:val="32"/>
          <w:rtl/>
        </w:rPr>
        <w:t xml:space="preserve"> </w:t>
      </w:r>
      <w:r w:rsidR="00650300" w:rsidRPr="0083243B">
        <w:rPr>
          <w:rFonts w:ascii="Fb Fontext" w:hAnsi="Fb Fontext" w:hint="cs"/>
          <w:spacing w:val="2"/>
          <w:sz w:val="32"/>
          <w:rtl/>
        </w:rPr>
        <w:t>יאמר דברו</w:t>
      </w:r>
      <w:r w:rsidRPr="0083243B">
        <w:rPr>
          <w:rFonts w:ascii="Fb Fontext" w:hAnsi="Fb Fontext"/>
          <w:spacing w:val="2"/>
          <w:sz w:val="32"/>
          <w:rtl/>
        </w:rPr>
        <w:t xml:space="preserve">, </w:t>
      </w:r>
      <w:r w:rsidRPr="0083243B">
        <w:rPr>
          <w:rFonts w:ascii="Fb Fontext" w:hAnsi="Fb Fontext" w:hint="cs"/>
          <w:spacing w:val="2"/>
          <w:sz w:val="32"/>
          <w:rtl/>
        </w:rPr>
        <w:t>ש</w:t>
      </w:r>
      <w:r w:rsidRPr="0083243B">
        <w:rPr>
          <w:rFonts w:ascii="Fb Fontext" w:hAnsi="Fb Fontext"/>
          <w:spacing w:val="2"/>
          <w:sz w:val="32"/>
          <w:rtl/>
        </w:rPr>
        <w:t>לא י</w:t>
      </w:r>
      <w:r w:rsidRPr="0083243B">
        <w:rPr>
          <w:rFonts w:ascii="Fb Fontext" w:hAnsi="Fb Fontext" w:hint="cs"/>
          <w:spacing w:val="2"/>
          <w:sz w:val="32"/>
          <w:rtl/>
        </w:rPr>
        <w:t>א</w:t>
      </w:r>
      <w:r w:rsidRPr="0083243B">
        <w:rPr>
          <w:rFonts w:ascii="Fb Fontext" w:hAnsi="Fb Fontext"/>
          <w:spacing w:val="2"/>
          <w:sz w:val="32"/>
          <w:rtl/>
        </w:rPr>
        <w:t>מרו מחנפי רבנן אהדדי.</w:t>
      </w:r>
    </w:p>
    <w:p w14:paraId="5B25EB11" w14:textId="77777777" w:rsidR="00A85AC8" w:rsidRPr="00E600D8" w:rsidRDefault="00650300" w:rsidP="00650300">
      <w:pPr>
        <w:pStyle w:val="38"/>
        <w:framePr w:wrap="notBeside"/>
        <w:rPr>
          <w:rtl/>
        </w:rPr>
      </w:pPr>
      <w:r w:rsidRPr="00E600D8">
        <w:rPr>
          <w:rFonts w:hint="cs"/>
          <w:rtl/>
        </w:rPr>
        <w:t>שאלו</w:t>
      </w:r>
      <w:r w:rsidR="00A85AC8" w:rsidRPr="00E600D8">
        <w:rPr>
          <w:rtl/>
        </w:rPr>
        <w:t>:</w:t>
      </w:r>
    </w:p>
    <w:p w14:paraId="3D3D3FBB" w14:textId="59F30579" w:rsidR="006E0774" w:rsidRPr="00131640" w:rsidRDefault="006E0774" w:rsidP="00650300">
      <w:pPr>
        <w:rPr>
          <w:rtl/>
        </w:rPr>
      </w:pPr>
      <w:r w:rsidRPr="00224C4C">
        <w:rPr>
          <w:rFonts w:ascii="Fb Fontext" w:hAnsi="Fb Fontext" w:hint="cs"/>
          <w:rtl/>
        </w:rPr>
        <w:t xml:space="preserve">מדוע נידהו </w:t>
      </w:r>
      <w:r w:rsidRPr="00650300">
        <w:rPr>
          <w:rStyle w:val="afffff3"/>
          <w:rFonts w:hint="cs"/>
          <w:rtl/>
        </w:rPr>
        <w:t>א</w:t>
      </w:r>
      <w:r w:rsidRPr="00650300">
        <w:rPr>
          <w:rStyle w:val="afffff3"/>
          <w:rtl/>
        </w:rPr>
        <w:t>"</w:t>
      </w:r>
      <w:r w:rsidRPr="00650300">
        <w:rPr>
          <w:rStyle w:val="afffff3"/>
          <w:rFonts w:hint="cs"/>
          <w:rtl/>
        </w:rPr>
        <w:t xml:space="preserve">ל </w:t>
      </w:r>
      <w:r w:rsidRPr="00224C4C">
        <w:rPr>
          <w:rFonts w:ascii="Fb Fontext" w:hAnsi="Fb Fontext" w:hint="cs"/>
          <w:rtl/>
        </w:rPr>
        <w:t>על ש</w:t>
      </w:r>
      <w:r w:rsidRPr="00224C4C">
        <w:rPr>
          <w:rFonts w:ascii="Fb Fontext" w:hAnsi="Fb Fontext"/>
          <w:rtl/>
        </w:rPr>
        <w:t>ציער שליח דרבנן.</w:t>
      </w:r>
    </w:p>
    <w:p w14:paraId="582152D1" w14:textId="0EADB923" w:rsidR="006E0774" w:rsidRPr="00131640" w:rsidRDefault="006E0774" w:rsidP="00A86E89">
      <w:pPr>
        <w:rPr>
          <w:rtl/>
        </w:rPr>
      </w:pPr>
      <w:r w:rsidRPr="00224C4C">
        <w:rPr>
          <w:rFonts w:ascii="Fb Fontext" w:hAnsi="Fb Fontext"/>
          <w:rtl/>
        </w:rPr>
        <w:t>ו</w:t>
      </w:r>
      <w:r w:rsidR="00A96C81">
        <w:rPr>
          <w:rFonts w:ascii="Fb Fontext" w:hAnsi="Fb Fontext" w:hint="cs"/>
          <w:rtl/>
        </w:rPr>
        <w:t>ת</w:t>
      </w:r>
      <w:r w:rsidRPr="00224C4C">
        <w:rPr>
          <w:rFonts w:ascii="Fb Fontext" w:hAnsi="Fb Fontext" w:hint="cs"/>
          <w:rtl/>
        </w:rPr>
        <w:t xml:space="preserve">לקהו </w:t>
      </w:r>
      <w:r w:rsidRPr="00A96C81">
        <w:rPr>
          <w:rStyle w:val="afffff3"/>
          <w:rFonts w:hint="cs"/>
          <w:rtl/>
        </w:rPr>
        <w:t>שרב</w:t>
      </w:r>
      <w:r w:rsidRPr="00224C4C">
        <w:rPr>
          <w:rFonts w:ascii="Fb Fontext" w:hAnsi="Fb Fontext" w:hint="cs"/>
          <w:rtl/>
        </w:rPr>
        <w:t xml:space="preserve"> מלקה על </w:t>
      </w:r>
      <w:r w:rsidRPr="00224C4C">
        <w:rPr>
          <w:rFonts w:ascii="Fb Fontext" w:hAnsi="Fb Fontext"/>
          <w:rtl/>
        </w:rPr>
        <w:t xml:space="preserve">דמצער שלוחא דרבנן! </w:t>
      </w:r>
      <w:r w:rsidRPr="00224C4C">
        <w:rPr>
          <w:rFonts w:ascii="Fb Fontext" w:hAnsi="Fb Fontext" w:hint="cs"/>
          <w:rtl/>
        </w:rPr>
        <w:t xml:space="preserve">- </w:t>
      </w:r>
      <w:r w:rsidRPr="00224C4C">
        <w:rPr>
          <w:rFonts w:ascii="Fb Fontext" w:hAnsi="Fb Fontext"/>
          <w:rtl/>
        </w:rPr>
        <w:t>דעדיף ממנו עבדי ליה.</w:t>
      </w:r>
    </w:p>
    <w:p w14:paraId="54EA7651" w14:textId="77777777" w:rsidR="00A85AC8" w:rsidRPr="00E600D8" w:rsidRDefault="006E0774" w:rsidP="00855B03">
      <w:pPr>
        <w:pStyle w:val="38"/>
        <w:framePr w:wrap="notBeside"/>
        <w:rPr>
          <w:rtl/>
        </w:rPr>
      </w:pPr>
      <w:r w:rsidRPr="00E600D8">
        <w:rPr>
          <w:rtl/>
        </w:rPr>
        <w:t>מ"</w:t>
      </w:r>
      <w:r w:rsidRPr="00E600D8">
        <w:rPr>
          <w:rFonts w:hint="cs"/>
          <w:rtl/>
        </w:rPr>
        <w:t>ט</w:t>
      </w:r>
      <w:r w:rsidR="00A85AC8" w:rsidRPr="00E600D8">
        <w:rPr>
          <w:rtl/>
        </w:rPr>
        <w:t>:</w:t>
      </w:r>
    </w:p>
    <w:p w14:paraId="0658743E" w14:textId="367C2D81" w:rsidR="009469D7" w:rsidRDefault="006E0774" w:rsidP="00B4589B">
      <w:pPr>
        <w:rPr>
          <w:rFonts w:ascii="Fb Fontext" w:hAnsi="Fb Fontext"/>
          <w:rtl/>
        </w:rPr>
      </w:pPr>
      <w:r w:rsidRPr="00224C4C">
        <w:rPr>
          <w:rFonts w:ascii="Fb Fontext" w:hAnsi="Fb Fontext" w:hint="cs"/>
          <w:rtl/>
        </w:rPr>
        <w:t xml:space="preserve">הכריז עליו שהוא עבד </w:t>
      </w:r>
      <w:r w:rsidRPr="00855B03">
        <w:rPr>
          <w:rStyle w:val="afffff3"/>
          <w:rFonts w:hint="cs"/>
          <w:rtl/>
        </w:rPr>
        <w:t>א</w:t>
      </w:r>
      <w:r w:rsidRPr="00855B03">
        <w:rPr>
          <w:rStyle w:val="afffff3"/>
          <w:rtl/>
        </w:rPr>
        <w:t>"</w:t>
      </w:r>
      <w:r w:rsidRPr="00855B03">
        <w:rPr>
          <w:rStyle w:val="afffff3"/>
          <w:rFonts w:hint="cs"/>
          <w:rtl/>
        </w:rPr>
        <w:t>ל</w:t>
      </w:r>
      <w:r w:rsidRPr="00224C4C">
        <w:rPr>
          <w:rFonts w:ascii="Fb Fontext" w:hAnsi="Fb Fontext" w:hint="cs"/>
          <w:rtl/>
        </w:rPr>
        <w:t xml:space="preserve"> </w:t>
      </w:r>
      <w:r w:rsidRPr="00224C4C">
        <w:rPr>
          <w:rFonts w:ascii="Fb Fontext" w:hAnsi="Fb Fontext"/>
          <w:rtl/>
        </w:rPr>
        <w:t xml:space="preserve">דרגיל דקרי אינשי עבדי, </w:t>
      </w:r>
      <w:r w:rsidRPr="00855B03">
        <w:rPr>
          <w:rStyle w:val="afffff3"/>
          <w:rtl/>
        </w:rPr>
        <w:t>ותני</w:t>
      </w:r>
      <w:r w:rsidRPr="00224C4C">
        <w:rPr>
          <w:rFonts w:ascii="Fb Fontext" w:hAnsi="Fb Fontext"/>
          <w:rtl/>
        </w:rPr>
        <w:t xml:space="preserve"> כל הפוסל פסול, ואינו מדבר בשבח לעולם,</w:t>
      </w:r>
      <w:r w:rsidR="00855B03">
        <w:rPr>
          <w:rFonts w:ascii="Fb Fontext" w:hAnsi="Fb Fontext" w:hint="cs"/>
          <w:rtl/>
        </w:rPr>
        <w:t xml:space="preserve"> </w:t>
      </w:r>
      <w:r w:rsidRPr="00855B03">
        <w:rPr>
          <w:rStyle w:val="afffff3"/>
          <w:rtl/>
        </w:rPr>
        <w:t>ושמואל:</w:t>
      </w:r>
      <w:r w:rsidRPr="00224C4C">
        <w:rPr>
          <w:rFonts w:ascii="Fb Fontext" w:hAnsi="Fb Fontext"/>
          <w:rtl/>
        </w:rPr>
        <w:t xml:space="preserve"> במומו פוסל.</w:t>
      </w:r>
    </w:p>
    <w:p w14:paraId="7F23570A" w14:textId="3426495D" w:rsidR="00A85AC8" w:rsidRPr="00E600D8" w:rsidRDefault="00855B03" w:rsidP="00855B03">
      <w:pPr>
        <w:pStyle w:val="38"/>
        <w:framePr w:wrap="notBeside"/>
        <w:rPr>
          <w:rtl/>
        </w:rPr>
      </w:pPr>
      <w:r w:rsidRPr="00E600D8">
        <w:rPr>
          <w:rFonts w:hint="cs"/>
          <w:rtl/>
        </w:rPr>
        <w:t>-</w:t>
      </w:r>
      <w:r w:rsidR="00B4589B" w:rsidRPr="00E600D8">
        <w:rPr>
          <w:rFonts w:hint="cs"/>
          <w:rtl/>
        </w:rPr>
        <w:t>א''ל ר'נ</w:t>
      </w:r>
      <w:r w:rsidR="00A85AC8" w:rsidRPr="00E600D8">
        <w:rPr>
          <w:rFonts w:hint="cs"/>
          <w:rtl/>
        </w:rPr>
        <w:t>:</w:t>
      </w:r>
    </w:p>
    <w:p w14:paraId="026230D8" w14:textId="04F9D314" w:rsidR="006E0774" w:rsidRPr="00131640" w:rsidRDefault="006E0774" w:rsidP="00B4589B">
      <w:pPr>
        <w:rPr>
          <w:rtl/>
        </w:rPr>
      </w:pPr>
      <w:r w:rsidRPr="00224C4C">
        <w:rPr>
          <w:rFonts w:ascii="Fb Fontext" w:hAnsi="Fb Fontext"/>
          <w:rtl/>
        </w:rPr>
        <w:t xml:space="preserve">אימר דאמר שמואל </w:t>
      </w:r>
      <w:r w:rsidR="00B4589B">
        <w:rPr>
          <w:rFonts w:ascii="Fb Fontext" w:hAnsi="Fb Fontext"/>
          <w:rtl/>
        </w:rPr>
        <w:t>–</w:t>
      </w:r>
      <w:r w:rsidRPr="00224C4C">
        <w:rPr>
          <w:rFonts w:ascii="Fb Fontext" w:hAnsi="Fb Fontext"/>
          <w:rtl/>
        </w:rPr>
        <w:t xml:space="preserve"> ל</w:t>
      </w:r>
      <w:r w:rsidR="00B4589B">
        <w:rPr>
          <w:rFonts w:ascii="Fb Fontext" w:hAnsi="Fb Fontext" w:hint="cs"/>
          <w:rtl/>
        </w:rPr>
        <w:t>חוש לו מי יימר להכריז עליו?</w:t>
      </w:r>
    </w:p>
    <w:p w14:paraId="79FA8F4F" w14:textId="77777777" w:rsidR="00A85AC8" w:rsidRPr="00E600D8" w:rsidRDefault="006E0774" w:rsidP="00E362C0">
      <w:pPr>
        <w:pStyle w:val="38"/>
        <w:framePr w:wrap="notBeside"/>
        <w:rPr>
          <w:rtl/>
        </w:rPr>
      </w:pPr>
      <w:r w:rsidRPr="00E600D8">
        <w:rPr>
          <w:rtl/>
        </w:rPr>
        <w:t>אדהכי א"ל ההוא</w:t>
      </w:r>
      <w:r w:rsidR="00A85AC8" w:rsidRPr="00E600D8">
        <w:rPr>
          <w:rtl/>
        </w:rPr>
        <w:t>:</w:t>
      </w:r>
    </w:p>
    <w:p w14:paraId="0BF886E5" w14:textId="58DEE4C0" w:rsidR="006E0774" w:rsidRPr="00131640" w:rsidRDefault="006E0774" w:rsidP="00B4364E">
      <w:pPr>
        <w:rPr>
          <w:rtl/>
        </w:rPr>
      </w:pPr>
      <w:r w:rsidRPr="003873EB">
        <w:rPr>
          <w:rStyle w:val="afffff3"/>
          <w:rtl/>
        </w:rPr>
        <w:t>לר"</w:t>
      </w:r>
      <w:r w:rsidRPr="003873EB">
        <w:rPr>
          <w:rStyle w:val="afffff3"/>
          <w:rFonts w:hint="cs"/>
          <w:rtl/>
        </w:rPr>
        <w:t>י</w:t>
      </w:r>
      <w:r w:rsidRPr="003873EB">
        <w:rPr>
          <w:rStyle w:val="afffff3"/>
          <w:rtl/>
        </w:rPr>
        <w:t>:</w:t>
      </w:r>
      <w:r w:rsidRPr="00224C4C">
        <w:rPr>
          <w:rFonts w:ascii="Fb Fontext" w:hAnsi="Fb Fontext"/>
          <w:sz w:val="32"/>
          <w:rtl/>
        </w:rPr>
        <w:t xml:space="preserve"> ל</w:t>
      </w:r>
      <w:r w:rsidR="00B4364E">
        <w:rPr>
          <w:rFonts w:ascii="Fb Fontext" w:hAnsi="Fb Fontext" w:hint="cs"/>
          <w:sz w:val="32"/>
          <w:rtl/>
        </w:rPr>
        <w:t>י קראת עבד שאני בא מבית חשמונאי המלך.</w:t>
      </w:r>
      <w:r w:rsidR="00E362C0">
        <w:rPr>
          <w:rFonts w:ascii="Fb Fontext" w:hAnsi="Fb Fontext" w:hint="cs"/>
          <w:sz w:val="32"/>
          <w:rtl/>
        </w:rPr>
        <w:t>!</w:t>
      </w:r>
    </w:p>
    <w:p w14:paraId="7525B480" w14:textId="1B1FFC7F" w:rsidR="00A85AC8" w:rsidRPr="00E600D8" w:rsidRDefault="006E0774" w:rsidP="00B4364E">
      <w:pPr>
        <w:pStyle w:val="38"/>
        <w:framePr w:wrap="notBeside"/>
        <w:rPr>
          <w:rtl/>
        </w:rPr>
      </w:pPr>
      <w:r w:rsidRPr="00E600D8">
        <w:rPr>
          <w:rtl/>
        </w:rPr>
        <w:t>א"</w:t>
      </w:r>
      <w:r w:rsidRPr="00E600D8">
        <w:rPr>
          <w:rFonts w:hint="cs"/>
          <w:rtl/>
        </w:rPr>
        <w:t>ל</w:t>
      </w:r>
      <w:r w:rsidR="00E362C0" w:rsidRPr="00E600D8">
        <w:rPr>
          <w:rFonts w:hint="cs"/>
          <w:rtl/>
        </w:rPr>
        <w:t>:</w:t>
      </w:r>
      <w:r w:rsidRPr="00E600D8">
        <w:rPr>
          <w:rtl/>
        </w:rPr>
        <w:t xml:space="preserve"> </w:t>
      </w:r>
      <w:r w:rsidR="00B4364E" w:rsidRPr="00E600D8">
        <w:rPr>
          <w:rFonts w:hint="cs"/>
          <w:rtl/>
        </w:rPr>
        <w:t>כך אמר שמואל</w:t>
      </w:r>
      <w:r w:rsidR="00A85AC8" w:rsidRPr="00E600D8">
        <w:rPr>
          <w:rFonts w:hint="cs"/>
          <w:rtl/>
        </w:rPr>
        <w:t>:</w:t>
      </w:r>
    </w:p>
    <w:p w14:paraId="585BAA0D" w14:textId="00206094" w:rsidR="006E0774" w:rsidRPr="00131640" w:rsidRDefault="006E0774" w:rsidP="006E0774">
      <w:pPr>
        <w:rPr>
          <w:rtl/>
        </w:rPr>
      </w:pPr>
      <w:r w:rsidRPr="00224C4C">
        <w:rPr>
          <w:rFonts w:ascii="Fb Fontext" w:hAnsi="Fb Fontext"/>
          <w:rtl/>
        </w:rPr>
        <w:t xml:space="preserve">כל </w:t>
      </w:r>
      <w:r w:rsidR="00E362C0">
        <w:rPr>
          <w:rFonts w:ascii="Fb Fontext" w:hAnsi="Fb Fontext" w:hint="cs"/>
          <w:rtl/>
        </w:rPr>
        <w:t>ש</w:t>
      </w:r>
      <w:r w:rsidRPr="00224C4C">
        <w:rPr>
          <w:rFonts w:ascii="Fb Fontext" w:hAnsi="Fb Fontext"/>
          <w:rtl/>
        </w:rPr>
        <w:t>א</w:t>
      </w:r>
      <w:r w:rsidR="00E362C0">
        <w:rPr>
          <w:rFonts w:ascii="Fb Fontext" w:hAnsi="Fb Fontext" w:hint="cs"/>
          <w:rtl/>
        </w:rPr>
        <w:t>ו</w:t>
      </w:r>
      <w:r w:rsidRPr="00224C4C">
        <w:rPr>
          <w:rFonts w:ascii="Fb Fontext" w:hAnsi="Fb Fontext"/>
          <w:rtl/>
        </w:rPr>
        <w:t xml:space="preserve">מר </w:t>
      </w:r>
      <w:r w:rsidR="00E362C0">
        <w:rPr>
          <w:rFonts w:ascii="Fb Fontext" w:hAnsi="Fb Fontext" w:hint="cs"/>
          <w:rtl/>
        </w:rPr>
        <w:t>שהוא מ</w:t>
      </w:r>
      <w:r w:rsidRPr="00224C4C">
        <w:rPr>
          <w:rFonts w:ascii="Fb Fontext" w:hAnsi="Fb Fontext"/>
          <w:rtl/>
        </w:rPr>
        <w:t>בית חשמונאי - עבד הוא.</w:t>
      </w:r>
    </w:p>
    <w:p w14:paraId="59A76A98" w14:textId="77777777" w:rsidR="00A85AC8" w:rsidRPr="00E600D8" w:rsidRDefault="006E0774" w:rsidP="00B4364E">
      <w:pPr>
        <w:pStyle w:val="38"/>
        <w:framePr w:wrap="notBeside"/>
        <w:rPr>
          <w:rtl/>
        </w:rPr>
      </w:pPr>
      <w:r w:rsidRPr="00E600D8">
        <w:rPr>
          <w:rtl/>
        </w:rPr>
        <w:t>א"ל</w:t>
      </w:r>
      <w:r w:rsidR="00A85AC8" w:rsidRPr="00E600D8">
        <w:rPr>
          <w:rtl/>
        </w:rPr>
        <w:t>:</w:t>
      </w:r>
    </w:p>
    <w:p w14:paraId="22616255" w14:textId="1E771683" w:rsidR="009469D7" w:rsidRDefault="006E0774" w:rsidP="006E0774">
      <w:pPr>
        <w:rPr>
          <w:rFonts w:ascii="Fb Fontext" w:hAnsi="Fb Fontext"/>
          <w:rtl/>
        </w:rPr>
      </w:pPr>
      <w:r w:rsidRPr="00224C4C">
        <w:rPr>
          <w:rFonts w:ascii="Fb Fontext" w:hAnsi="Fb Fontext"/>
          <w:rtl/>
        </w:rPr>
        <w:t xml:space="preserve">לא סבר לה מר </w:t>
      </w:r>
      <w:r w:rsidRPr="008D1882">
        <w:rPr>
          <w:rStyle w:val="afffff3"/>
          <w:rtl/>
        </w:rPr>
        <w:t>ל</w:t>
      </w:r>
      <w:r w:rsidRPr="008D1882">
        <w:rPr>
          <w:rStyle w:val="afffff3"/>
          <w:rFonts w:hint="cs"/>
          <w:rtl/>
        </w:rPr>
        <w:t xml:space="preserve">רב: </w:t>
      </w:r>
      <w:r w:rsidRPr="00224C4C">
        <w:rPr>
          <w:rFonts w:ascii="Fb Fontext" w:hAnsi="Fb Fontext"/>
          <w:rtl/>
        </w:rPr>
        <w:t>כל ת"ח שמורה הלכה ובא, אם קודם מעשה אמרה - שומעין לו, ואם לאו - אין שומעין לו?</w:t>
      </w:r>
    </w:p>
    <w:p w14:paraId="48432071" w14:textId="1BF19D0B" w:rsidR="00A85AC8" w:rsidRPr="00E600D8" w:rsidRDefault="006E0774" w:rsidP="008D1882">
      <w:pPr>
        <w:pStyle w:val="38"/>
        <w:framePr w:wrap="notBeside"/>
        <w:rPr>
          <w:rtl/>
        </w:rPr>
      </w:pPr>
      <w:r w:rsidRPr="00E600D8">
        <w:rPr>
          <w:rtl/>
        </w:rPr>
        <w:t>א</w:t>
      </w:r>
      <w:r w:rsidR="008D1882" w:rsidRPr="00E600D8">
        <w:rPr>
          <w:rFonts w:hint="cs"/>
          <w:rtl/>
        </w:rPr>
        <w:t>"ל</w:t>
      </w:r>
      <w:r w:rsidR="00A85AC8" w:rsidRPr="00E600D8">
        <w:rPr>
          <w:rtl/>
        </w:rPr>
        <w:t>:</w:t>
      </w:r>
    </w:p>
    <w:p w14:paraId="4F97A1A9" w14:textId="1DF4829A" w:rsidR="006E0774" w:rsidRPr="00131640" w:rsidRDefault="006E0774" w:rsidP="006E0774">
      <w:pPr>
        <w:rPr>
          <w:rtl/>
        </w:rPr>
      </w:pPr>
      <w:r w:rsidRPr="00224C4C">
        <w:rPr>
          <w:rFonts w:ascii="Fb Fontext" w:hAnsi="Fb Fontext"/>
          <w:rtl/>
        </w:rPr>
        <w:t xml:space="preserve">הא </w:t>
      </w:r>
      <w:r w:rsidR="00B35B36">
        <w:rPr>
          <w:rFonts w:ascii="Fb Fontext" w:hAnsi="Fb Fontext"/>
          <w:rtl/>
        </w:rPr>
        <w:t>יש</w:t>
      </w:r>
      <w:r w:rsidRPr="00224C4C">
        <w:rPr>
          <w:rFonts w:ascii="Fb Fontext" w:hAnsi="Fb Fontext"/>
          <w:rtl/>
        </w:rPr>
        <w:t xml:space="preserve"> רב מתנה </w:t>
      </w:r>
      <w:r w:rsidR="00E362C0">
        <w:rPr>
          <w:rFonts w:ascii="Fb Fontext" w:hAnsi="Fb Fontext" w:hint="cs"/>
          <w:rtl/>
        </w:rPr>
        <w:t>שאומר כמוני.</w:t>
      </w:r>
    </w:p>
    <w:p w14:paraId="503736A2" w14:textId="0467F64C" w:rsidR="00A85AC8" w:rsidRPr="00E600D8" w:rsidRDefault="00E362C0" w:rsidP="008D1882">
      <w:pPr>
        <w:pStyle w:val="38"/>
        <w:framePr w:wrap="notBeside"/>
        <w:rPr>
          <w:rtl/>
        </w:rPr>
      </w:pPr>
      <w:r w:rsidRPr="00E600D8">
        <w:rPr>
          <w:rFonts w:hint="cs"/>
          <w:rtl/>
        </w:rPr>
        <w:t>ש</w:t>
      </w:r>
      <w:r w:rsidR="006E0774" w:rsidRPr="00E600D8">
        <w:rPr>
          <w:rtl/>
        </w:rPr>
        <w:t>רב מתנה</w:t>
      </w:r>
      <w:r w:rsidR="00A85AC8" w:rsidRPr="00E600D8">
        <w:rPr>
          <w:rFonts w:hint="cs"/>
          <w:rtl/>
        </w:rPr>
        <w:t>:</w:t>
      </w:r>
    </w:p>
    <w:p w14:paraId="72CE6839" w14:textId="2A0656A8" w:rsidR="009469D7" w:rsidRDefault="006E0774" w:rsidP="006E0774">
      <w:pPr>
        <w:rPr>
          <w:rFonts w:ascii="Fb Fontext" w:hAnsi="Fb Fontext"/>
          <w:sz w:val="32"/>
          <w:rtl/>
        </w:rPr>
      </w:pPr>
      <w:r w:rsidRPr="00224C4C">
        <w:rPr>
          <w:rFonts w:ascii="Fb Fontext" w:hAnsi="Fb Fontext"/>
          <w:sz w:val="32"/>
          <w:rtl/>
        </w:rPr>
        <w:t xml:space="preserve">לא </w:t>
      </w:r>
      <w:r w:rsidRPr="00224C4C">
        <w:rPr>
          <w:rFonts w:ascii="Fb Fontext" w:hAnsi="Fb Fontext" w:hint="cs"/>
          <w:sz w:val="32"/>
          <w:rtl/>
        </w:rPr>
        <w:t>ראה</w:t>
      </w:r>
      <w:r w:rsidRPr="00224C4C">
        <w:rPr>
          <w:rFonts w:ascii="Fb Fontext" w:hAnsi="Fb Fontext"/>
          <w:sz w:val="32"/>
          <w:rtl/>
        </w:rPr>
        <w:t xml:space="preserve"> לנהרדעא </w:t>
      </w:r>
      <w:r w:rsidRPr="00224C4C">
        <w:rPr>
          <w:rFonts w:ascii="Fb Fontext" w:hAnsi="Fb Fontext" w:hint="cs"/>
          <w:sz w:val="32"/>
          <w:rtl/>
        </w:rPr>
        <w:t xml:space="preserve">י"ג </w:t>
      </w:r>
      <w:r w:rsidRPr="00224C4C">
        <w:rPr>
          <w:rFonts w:ascii="Fb Fontext" w:hAnsi="Fb Fontext"/>
          <w:sz w:val="32"/>
          <w:rtl/>
        </w:rPr>
        <w:t>שנ</w:t>
      </w:r>
      <w:r w:rsidRPr="00224C4C">
        <w:rPr>
          <w:rFonts w:ascii="Fb Fontext" w:hAnsi="Fb Fontext" w:hint="cs"/>
          <w:sz w:val="32"/>
          <w:rtl/>
        </w:rPr>
        <w:t>ה</w:t>
      </w:r>
      <w:r w:rsidRPr="00224C4C">
        <w:rPr>
          <w:rFonts w:ascii="Fb Fontext" w:hAnsi="Fb Fontext"/>
          <w:sz w:val="32"/>
          <w:rtl/>
        </w:rPr>
        <w:t>,</w:t>
      </w:r>
    </w:p>
    <w:p w14:paraId="5F68DFD7" w14:textId="77777777" w:rsidR="009469D7" w:rsidRDefault="00E362C0" w:rsidP="006E0774">
      <w:pPr>
        <w:rPr>
          <w:rStyle w:val="afffff3"/>
          <w:rtl/>
        </w:rPr>
      </w:pPr>
      <w:r w:rsidRPr="00E362C0">
        <w:rPr>
          <w:rStyle w:val="afffff5"/>
          <w:rFonts w:hint="cs"/>
          <w:rtl/>
        </w:rPr>
        <w:t>וב</w:t>
      </w:r>
      <w:r w:rsidR="006E0774" w:rsidRPr="00E362C0">
        <w:rPr>
          <w:rStyle w:val="afffff5"/>
          <w:rFonts w:hint="cs"/>
          <w:rtl/>
        </w:rPr>
        <w:t>יום שבא א</w:t>
      </w:r>
      <w:r w:rsidR="006E0774" w:rsidRPr="00E362C0">
        <w:rPr>
          <w:rStyle w:val="afffff5"/>
          <w:rtl/>
        </w:rPr>
        <w:t>"</w:t>
      </w:r>
      <w:r w:rsidR="006E0774" w:rsidRPr="00E362C0">
        <w:rPr>
          <w:rStyle w:val="afffff5"/>
          <w:rFonts w:hint="cs"/>
          <w:rtl/>
        </w:rPr>
        <w:t>ל א</w:t>
      </w:r>
      <w:r w:rsidR="006E0774" w:rsidRPr="0030358B">
        <w:rPr>
          <w:rStyle w:val="afffff3"/>
          <w:rFonts w:hint="cs"/>
          <w:rtl/>
        </w:rPr>
        <w:t>ם זוכר מה אמר שמואל שהיתה רגלו אחת בנהר ואחת אגודא</w:t>
      </w:r>
    </w:p>
    <w:p w14:paraId="622C4984" w14:textId="77777777" w:rsidR="00A85AC8" w:rsidRPr="00E600D8" w:rsidRDefault="006E0774" w:rsidP="0030358B">
      <w:pPr>
        <w:pStyle w:val="38"/>
        <w:framePr w:wrap="notBeside"/>
        <w:rPr>
          <w:rtl/>
        </w:rPr>
      </w:pPr>
      <w:r w:rsidRPr="00E600D8">
        <w:rPr>
          <w:rFonts w:hint="cs"/>
          <w:rtl/>
        </w:rPr>
        <w:t>-</w:t>
      </w:r>
      <w:r w:rsidRPr="00E600D8">
        <w:rPr>
          <w:rtl/>
        </w:rPr>
        <w:t>א"ל</w:t>
      </w:r>
      <w:r w:rsidR="0030358B" w:rsidRPr="00E600D8">
        <w:rPr>
          <w:rFonts w:hint="cs"/>
          <w:rtl/>
        </w:rPr>
        <w:t xml:space="preserve"> כך אמר שמואל</w:t>
      </w:r>
      <w:r w:rsidR="00A85AC8" w:rsidRPr="00E600D8">
        <w:rPr>
          <w:rtl/>
        </w:rPr>
        <w:t>:</w:t>
      </w:r>
    </w:p>
    <w:p w14:paraId="07219F00" w14:textId="5A394581" w:rsidR="006E0774" w:rsidRPr="00131640" w:rsidRDefault="006E0774" w:rsidP="006E0774">
      <w:pPr>
        <w:rPr>
          <w:rtl/>
        </w:rPr>
      </w:pPr>
      <w:r w:rsidRPr="00224C4C">
        <w:rPr>
          <w:rFonts w:ascii="Fb Fontext" w:hAnsi="Fb Fontext"/>
          <w:sz w:val="32"/>
          <w:rtl/>
        </w:rPr>
        <w:t xml:space="preserve">כל </w:t>
      </w:r>
      <w:r w:rsidR="0030358B">
        <w:rPr>
          <w:rFonts w:ascii="Fb Fontext" w:hAnsi="Fb Fontext" w:hint="cs"/>
          <w:sz w:val="32"/>
          <w:rtl/>
        </w:rPr>
        <w:t>ש</w:t>
      </w:r>
      <w:r w:rsidRPr="00224C4C">
        <w:rPr>
          <w:rFonts w:ascii="Fb Fontext" w:hAnsi="Fb Fontext"/>
          <w:sz w:val="32"/>
          <w:rtl/>
        </w:rPr>
        <w:t>א</w:t>
      </w:r>
      <w:r w:rsidR="0030358B">
        <w:rPr>
          <w:rFonts w:ascii="Fb Fontext" w:hAnsi="Fb Fontext" w:hint="cs"/>
          <w:sz w:val="32"/>
          <w:rtl/>
        </w:rPr>
        <w:t>ו</w:t>
      </w:r>
      <w:r w:rsidRPr="00224C4C">
        <w:rPr>
          <w:rFonts w:ascii="Fb Fontext" w:hAnsi="Fb Fontext"/>
          <w:sz w:val="32"/>
          <w:rtl/>
        </w:rPr>
        <w:t xml:space="preserve">מר </w:t>
      </w:r>
      <w:r w:rsidR="0030358B">
        <w:rPr>
          <w:rFonts w:ascii="Fb Fontext" w:hAnsi="Fb Fontext" w:hint="cs"/>
          <w:sz w:val="32"/>
          <w:rtl/>
        </w:rPr>
        <w:t xml:space="preserve">שהוא </w:t>
      </w:r>
      <w:r w:rsidRPr="00224C4C">
        <w:rPr>
          <w:rFonts w:ascii="Fb Fontext" w:hAnsi="Fb Fontext"/>
          <w:sz w:val="32"/>
          <w:rtl/>
        </w:rPr>
        <w:t>מבית חשמונאי</w:t>
      </w:r>
      <w:r w:rsidR="0030358B">
        <w:rPr>
          <w:rFonts w:ascii="Fb Fontext" w:hAnsi="Fb Fontext" w:hint="cs"/>
          <w:sz w:val="32"/>
          <w:rtl/>
        </w:rPr>
        <w:t xml:space="preserve"> המלך </w:t>
      </w:r>
      <w:r w:rsidRPr="00224C4C">
        <w:rPr>
          <w:rFonts w:ascii="Fb Fontext" w:hAnsi="Fb Fontext"/>
          <w:sz w:val="32"/>
          <w:rtl/>
        </w:rPr>
        <w:t xml:space="preserve">- עבד הוא, </w:t>
      </w:r>
      <w:r w:rsidR="0030358B">
        <w:rPr>
          <w:rFonts w:ascii="Fb Fontext" w:hAnsi="Fb Fontext" w:hint="cs"/>
          <w:sz w:val="32"/>
          <w:rtl/>
        </w:rPr>
        <w:t>ש</w:t>
      </w:r>
      <w:r w:rsidRPr="00224C4C">
        <w:rPr>
          <w:rFonts w:ascii="Fb Fontext" w:hAnsi="Fb Fontext"/>
          <w:sz w:val="32"/>
          <w:rtl/>
        </w:rPr>
        <w:t xml:space="preserve">לא </w:t>
      </w:r>
      <w:r w:rsidR="0030358B">
        <w:rPr>
          <w:rFonts w:ascii="Fb Fontext" w:hAnsi="Fb Fontext" w:hint="cs"/>
          <w:sz w:val="32"/>
          <w:rtl/>
        </w:rPr>
        <w:t xml:space="preserve">נשתייר מהם רק נערה שעלתה </w:t>
      </w:r>
      <w:r w:rsidRPr="00224C4C">
        <w:rPr>
          <w:rFonts w:ascii="Fb Fontext" w:hAnsi="Fb Fontext" w:hint="cs"/>
          <w:sz w:val="32"/>
          <w:rtl/>
        </w:rPr>
        <w:t xml:space="preserve">והרימה קולה </w:t>
      </w:r>
      <w:r w:rsidRPr="00224C4C">
        <w:rPr>
          <w:rFonts w:ascii="Fb Fontext" w:hAnsi="Fb Fontext"/>
          <w:sz w:val="32"/>
          <w:rtl/>
        </w:rPr>
        <w:t xml:space="preserve">ואמרה: כל דאמר מבית חשמונאי אנא - עבד הוא, נפלה </w:t>
      </w:r>
      <w:r w:rsidRPr="00224C4C">
        <w:rPr>
          <w:rFonts w:ascii="Fb Fontext" w:hAnsi="Fb Fontext" w:hint="cs"/>
          <w:sz w:val="32"/>
          <w:rtl/>
        </w:rPr>
        <w:t>מן הגג ומתה</w:t>
      </w:r>
      <w:r w:rsidRPr="00224C4C">
        <w:rPr>
          <w:rFonts w:ascii="Fb Fontext" w:hAnsi="Fb Fontext"/>
          <w:sz w:val="32"/>
          <w:rtl/>
        </w:rPr>
        <w:t>.</w:t>
      </w:r>
    </w:p>
    <w:p w14:paraId="28E3F1FE" w14:textId="30633263" w:rsidR="00A85AC8" w:rsidRPr="00E600D8" w:rsidRDefault="00E600D8" w:rsidP="0030358B">
      <w:pPr>
        <w:pStyle w:val="38"/>
        <w:framePr w:wrap="notBeside"/>
        <w:rPr>
          <w:rtl/>
        </w:rPr>
      </w:pPr>
      <w:r w:rsidRPr="00E600D8">
        <w:rPr>
          <w:rtl/>
        </w:rPr>
        <w:t>•</w:t>
      </w:r>
    </w:p>
    <w:p w14:paraId="5B737662" w14:textId="54111317" w:rsidR="006E0774" w:rsidRPr="00AB6A27" w:rsidRDefault="00E362C0" w:rsidP="00ED35C2">
      <w:pPr>
        <w:rPr>
          <w:spacing w:val="2"/>
          <w:rtl/>
        </w:rPr>
      </w:pPr>
      <w:r w:rsidRPr="00AB6A27">
        <w:rPr>
          <w:rFonts w:ascii="Fb Fontext" w:hAnsi="Fb Fontext" w:hint="cs"/>
          <w:spacing w:val="2"/>
          <w:rtl/>
        </w:rPr>
        <w:t>הכריז עליו</w:t>
      </w:r>
      <w:r w:rsidR="006E0774" w:rsidRPr="00AB6A27">
        <w:rPr>
          <w:rFonts w:ascii="Fb Fontext" w:hAnsi="Fb Fontext"/>
          <w:spacing w:val="2"/>
          <w:rtl/>
        </w:rPr>
        <w:t xml:space="preserve"> </w:t>
      </w:r>
      <w:r w:rsidRPr="00AB6A27">
        <w:rPr>
          <w:rFonts w:ascii="Fb Fontext" w:hAnsi="Fb Fontext" w:hint="cs"/>
          <w:spacing w:val="2"/>
          <w:rtl/>
        </w:rPr>
        <w:t>ש</w:t>
      </w:r>
      <w:r w:rsidR="0083243B" w:rsidRPr="00AB6A27">
        <w:rPr>
          <w:rFonts w:ascii="Fb Fontext" w:hAnsi="Fb Fontext" w:hint="cs"/>
          <w:spacing w:val="2"/>
          <w:rtl/>
        </w:rPr>
        <w:t xml:space="preserve">הוא </w:t>
      </w:r>
      <w:r w:rsidR="006E0774" w:rsidRPr="00AB6A27">
        <w:rPr>
          <w:rFonts w:ascii="Fb Fontext" w:hAnsi="Fb Fontext"/>
          <w:spacing w:val="2"/>
          <w:rtl/>
        </w:rPr>
        <w:t>עבד.</w:t>
      </w:r>
      <w:r w:rsidR="00ED35C2" w:rsidRPr="00AB6A27">
        <w:rPr>
          <w:rFonts w:ascii="Fb Fontext" w:hAnsi="Fb Fontext" w:hint="cs"/>
          <w:spacing w:val="2"/>
          <w:rtl/>
        </w:rPr>
        <w:t xml:space="preserve"> </w:t>
      </w:r>
      <w:r w:rsidR="0030358B" w:rsidRPr="00AB6A27">
        <w:rPr>
          <w:rFonts w:ascii="Fb Fontext" w:hAnsi="Fb Fontext" w:hint="cs"/>
          <w:spacing w:val="2"/>
          <w:rtl/>
        </w:rPr>
        <w:t>אותו היום נקרעו כמה כתובות בנהרדעא.</w:t>
      </w:r>
    </w:p>
    <w:p w14:paraId="7154EC8C" w14:textId="77777777" w:rsidR="00A85AC8" w:rsidRPr="00E600D8" w:rsidRDefault="006E0774" w:rsidP="00FC2EF5">
      <w:pPr>
        <w:pStyle w:val="38"/>
        <w:framePr w:wrap="notBeside"/>
        <w:rPr>
          <w:rtl/>
        </w:rPr>
      </w:pPr>
      <w:r w:rsidRPr="00E600D8">
        <w:rPr>
          <w:rtl/>
        </w:rPr>
        <w:t>כ</w:t>
      </w:r>
      <w:r w:rsidRPr="00E600D8">
        <w:rPr>
          <w:rFonts w:hint="cs"/>
          <w:rtl/>
        </w:rPr>
        <w:t>שיצא</w:t>
      </w:r>
      <w:r w:rsidR="00ED35C2" w:rsidRPr="00E600D8">
        <w:rPr>
          <w:rFonts w:hint="cs"/>
          <w:rtl/>
        </w:rPr>
        <w:t xml:space="preserve"> ר''י</w:t>
      </w:r>
      <w:r w:rsidR="00A85AC8" w:rsidRPr="00E600D8">
        <w:rPr>
          <w:rtl/>
        </w:rPr>
        <w:t>:</w:t>
      </w:r>
    </w:p>
    <w:p w14:paraId="3328A936" w14:textId="02CC43E2" w:rsidR="009469D7" w:rsidRPr="00AB6A27" w:rsidRDefault="006E0774" w:rsidP="006E0774">
      <w:pPr>
        <w:rPr>
          <w:rFonts w:ascii="Fb Fontext" w:hAnsi="Fb Fontext"/>
          <w:spacing w:val="2"/>
          <w:rtl/>
        </w:rPr>
      </w:pPr>
      <w:r w:rsidRPr="00AB6A27">
        <w:rPr>
          <w:rFonts w:ascii="Fb Fontext" w:hAnsi="Fb Fontext" w:hint="cs"/>
          <w:spacing w:val="2"/>
          <w:rtl/>
        </w:rPr>
        <w:t xml:space="preserve">יצאו אחריו </w:t>
      </w:r>
      <w:r w:rsidRPr="00AB6A27">
        <w:rPr>
          <w:rFonts w:ascii="Fb Fontext" w:hAnsi="Fb Fontext"/>
          <w:spacing w:val="2"/>
          <w:rtl/>
        </w:rPr>
        <w:t>ל</w:t>
      </w:r>
      <w:r w:rsidRPr="00AB6A27">
        <w:rPr>
          <w:rFonts w:ascii="Fb Fontext" w:hAnsi="Fb Fontext" w:hint="cs"/>
          <w:spacing w:val="2"/>
          <w:rtl/>
        </w:rPr>
        <w:t xml:space="preserve">רוגמו </w:t>
      </w:r>
      <w:r w:rsidRPr="00AB6A27">
        <w:rPr>
          <w:rFonts w:ascii="Fb Fontext" w:hAnsi="Fb Fontext"/>
          <w:spacing w:val="2"/>
          <w:rtl/>
        </w:rPr>
        <w:t xml:space="preserve"> </w:t>
      </w:r>
      <w:r w:rsidR="00ED35C2" w:rsidRPr="00AB6A27">
        <w:rPr>
          <w:rStyle w:val="afffff3"/>
          <w:rFonts w:hint="cs"/>
          <w:spacing w:val="2"/>
          <w:rtl/>
        </w:rPr>
        <w:t>א''ל:</w:t>
      </w:r>
      <w:r w:rsidRPr="00AB6A27">
        <w:rPr>
          <w:rFonts w:ascii="Fb Fontext" w:hAnsi="Fb Fontext"/>
          <w:spacing w:val="2"/>
          <w:rtl/>
        </w:rPr>
        <w:t xml:space="preserve"> אי ש</w:t>
      </w:r>
      <w:r w:rsidRPr="00AB6A27">
        <w:rPr>
          <w:rFonts w:ascii="Fb Fontext" w:hAnsi="Fb Fontext" w:cs="BA TM • Vilna Extra-Bold"/>
          <w:spacing w:val="2"/>
          <w:rtl/>
        </w:rPr>
        <w:t>תיקו</w:t>
      </w:r>
      <w:r w:rsidRPr="00AB6A27">
        <w:rPr>
          <w:rFonts w:ascii="Fb Fontext" w:hAnsi="Fb Fontext"/>
          <w:spacing w:val="2"/>
          <w:rtl/>
        </w:rPr>
        <w:t xml:space="preserve"> - ש</w:t>
      </w:r>
      <w:r w:rsidRPr="00AB6A27">
        <w:rPr>
          <w:rFonts w:ascii="Fb Fontext" w:hAnsi="Fb Fontext" w:cs="BA TM • Vilna Extra-Bold"/>
          <w:spacing w:val="2"/>
          <w:rtl/>
        </w:rPr>
        <w:t>תיקו</w:t>
      </w:r>
      <w:r w:rsidRPr="00AB6A27">
        <w:rPr>
          <w:rFonts w:ascii="Fb Fontext" w:hAnsi="Fb Fontext"/>
          <w:spacing w:val="2"/>
          <w:rtl/>
        </w:rPr>
        <w:t xml:space="preserve">, ואי לא </w:t>
      </w:r>
      <w:r w:rsidR="00994E53" w:rsidRPr="00AB6A27">
        <w:rPr>
          <w:rFonts w:ascii="Fb Fontext" w:hAnsi="Fb Fontext" w:hint="cs"/>
          <w:spacing w:val="2"/>
          <w:rtl/>
        </w:rPr>
        <w:t>אגלה</w:t>
      </w:r>
      <w:r w:rsidRPr="00AB6A27">
        <w:rPr>
          <w:rFonts w:ascii="Fb Fontext" w:hAnsi="Fb Fontext"/>
          <w:spacing w:val="2"/>
          <w:rtl/>
        </w:rPr>
        <w:t xml:space="preserve"> עלי</w:t>
      </w:r>
      <w:r w:rsidR="00ED35C2" w:rsidRPr="00AB6A27">
        <w:rPr>
          <w:rFonts w:ascii="Fb Fontext" w:hAnsi="Fb Fontext" w:hint="cs"/>
          <w:spacing w:val="2"/>
          <w:rtl/>
        </w:rPr>
        <w:t>כם</w:t>
      </w:r>
    </w:p>
    <w:p w14:paraId="2A774E85" w14:textId="4789B261" w:rsidR="00A85AC8" w:rsidRPr="00E600D8" w:rsidRDefault="006E0774" w:rsidP="00FC2EF5">
      <w:pPr>
        <w:pStyle w:val="38"/>
        <w:framePr w:wrap="notBeside"/>
        <w:rPr>
          <w:rtl/>
        </w:rPr>
      </w:pPr>
      <w:r w:rsidRPr="00E600D8">
        <w:rPr>
          <w:rtl/>
        </w:rPr>
        <w:t>הא דאמר שמואל</w:t>
      </w:r>
      <w:r w:rsidR="00A85AC8" w:rsidRPr="00E600D8">
        <w:rPr>
          <w:rtl/>
        </w:rPr>
        <w:t>:</w:t>
      </w:r>
    </w:p>
    <w:p w14:paraId="7791705B" w14:textId="36C47989" w:rsidR="006E0774" w:rsidRPr="00131640" w:rsidRDefault="006E0774" w:rsidP="006E0774">
      <w:pPr>
        <w:rPr>
          <w:rtl/>
        </w:rPr>
      </w:pPr>
      <w:r w:rsidRPr="00224C4C">
        <w:rPr>
          <w:rFonts w:ascii="Fb Fontext" w:hAnsi="Fb Fontext" w:hint="cs"/>
          <w:rtl/>
        </w:rPr>
        <w:t xml:space="preserve">ב' </w:t>
      </w:r>
      <w:r w:rsidR="00C6568C">
        <w:rPr>
          <w:rFonts w:ascii="Fb Fontext" w:hAnsi="Fb Fontext" w:hint="cs"/>
          <w:rtl/>
        </w:rPr>
        <w:t xml:space="preserve">משפחות </w:t>
      </w:r>
      <w:r w:rsidRPr="00224C4C">
        <w:rPr>
          <w:rFonts w:ascii="Fb Fontext" w:hAnsi="Fb Fontext" w:hint="cs"/>
          <w:rtl/>
        </w:rPr>
        <w:t xml:space="preserve">בנהרדעא </w:t>
      </w:r>
      <w:r w:rsidRPr="00224C4C">
        <w:rPr>
          <w:rFonts w:ascii="Fb Fontext" w:hAnsi="Fb Fontext"/>
          <w:rtl/>
        </w:rPr>
        <w:t xml:space="preserve">חד </w:t>
      </w:r>
      <w:r w:rsidRPr="00224C4C">
        <w:rPr>
          <w:rFonts w:ascii="Fb Fontext" w:hAnsi="Fb Fontext" w:hint="cs"/>
          <w:rtl/>
        </w:rPr>
        <w:t xml:space="preserve">נקרא </w:t>
      </w:r>
      <w:r w:rsidRPr="00224C4C">
        <w:rPr>
          <w:rFonts w:ascii="Fb Fontext" w:hAnsi="Fb Fontext"/>
          <w:rtl/>
        </w:rPr>
        <w:t>דבי יונה וחד</w:t>
      </w:r>
      <w:r w:rsidRPr="00224C4C">
        <w:rPr>
          <w:rFonts w:ascii="Fb Fontext" w:hAnsi="Fb Fontext" w:hint="cs"/>
          <w:rtl/>
        </w:rPr>
        <w:t xml:space="preserve"> נקרא</w:t>
      </w:r>
      <w:r w:rsidRPr="00224C4C">
        <w:rPr>
          <w:rFonts w:ascii="Fb Fontext" w:hAnsi="Fb Fontext"/>
          <w:rtl/>
        </w:rPr>
        <w:t xml:space="preserve"> דבי עורב, </w:t>
      </w:r>
      <w:r w:rsidRPr="00ED35C2">
        <w:rPr>
          <w:rStyle w:val="afffff3"/>
          <w:rtl/>
        </w:rPr>
        <w:t>וסימניך:</w:t>
      </w:r>
      <w:r w:rsidRPr="00224C4C">
        <w:rPr>
          <w:rFonts w:ascii="Fb Fontext" w:hAnsi="Fb Fontext"/>
          <w:rtl/>
        </w:rPr>
        <w:t xml:space="preserve"> טמא טמא, טהור טהור.</w:t>
      </w:r>
    </w:p>
    <w:p w14:paraId="21903C56" w14:textId="77777777" w:rsidR="006E0774" w:rsidRPr="00131640" w:rsidRDefault="006E0774" w:rsidP="00ED35C2">
      <w:pPr>
        <w:spacing w:after="120"/>
        <w:rPr>
          <w:rtl/>
        </w:rPr>
      </w:pPr>
      <w:r w:rsidRPr="00224C4C">
        <w:rPr>
          <w:rFonts w:ascii="Fb Fontext" w:hAnsi="Fb Fontext" w:hint="cs"/>
          <w:rtl/>
        </w:rPr>
        <w:t>השליכו האבנים מידם</w:t>
      </w:r>
      <w:r w:rsidRPr="00224C4C">
        <w:rPr>
          <w:rFonts w:ascii="Fb Fontext" w:hAnsi="Fb Fontext"/>
          <w:rtl/>
        </w:rPr>
        <w:t>, ו</w:t>
      </w:r>
      <w:r w:rsidRPr="00224C4C">
        <w:rPr>
          <w:rFonts w:ascii="Fb Fontext" w:hAnsi="Fb Fontext" w:hint="cs"/>
          <w:rtl/>
        </w:rPr>
        <w:t>נסתם נהר המלך מחמת האבנים</w:t>
      </w:r>
      <w:r w:rsidRPr="00224C4C">
        <w:rPr>
          <w:rFonts w:ascii="Fb Fontext" w:hAnsi="Fb Fontext"/>
          <w:rtl/>
        </w:rPr>
        <w:t>.</w:t>
      </w:r>
    </w:p>
    <w:p w14:paraId="453FEC35" w14:textId="24FC784B" w:rsidR="00A85AC8" w:rsidRPr="00E600D8" w:rsidRDefault="006E0774" w:rsidP="001E489B">
      <w:pPr>
        <w:pStyle w:val="38"/>
        <w:framePr w:wrap="notBeside"/>
        <w:rPr>
          <w:rtl/>
        </w:rPr>
      </w:pPr>
      <w:r w:rsidRPr="00E600D8">
        <w:rPr>
          <w:rtl/>
        </w:rPr>
        <w:t>מכריז ר</w:t>
      </w:r>
      <w:r w:rsidR="001E489B" w:rsidRPr="00E600D8">
        <w:rPr>
          <w:rFonts w:hint="cs"/>
          <w:rtl/>
        </w:rPr>
        <w:t>"י</w:t>
      </w:r>
      <w:r w:rsidRPr="00E600D8">
        <w:rPr>
          <w:rtl/>
        </w:rPr>
        <w:t xml:space="preserve"> בפומבדיתא</w:t>
      </w:r>
      <w:r w:rsidR="00A85AC8" w:rsidRPr="00E600D8">
        <w:rPr>
          <w:rtl/>
        </w:rPr>
        <w:t>:</w:t>
      </w:r>
    </w:p>
    <w:p w14:paraId="35676AA9" w14:textId="348DF6C0" w:rsidR="006E0774" w:rsidRPr="00131640" w:rsidRDefault="006E0774" w:rsidP="00FC2EF5">
      <w:pPr>
        <w:spacing w:after="120"/>
        <w:rPr>
          <w:rtl/>
        </w:rPr>
      </w:pPr>
      <w:r w:rsidRPr="00224C4C">
        <w:rPr>
          <w:rFonts w:ascii="Fb Fontext" w:hAnsi="Fb Fontext"/>
          <w:rtl/>
        </w:rPr>
        <w:t xml:space="preserve">אדא ויונתן עבדי, יהודה בר פפא ממזר, </w:t>
      </w:r>
      <w:r w:rsidRPr="00224C4C">
        <w:rPr>
          <w:rFonts w:ascii="Fb Fontext" w:hAnsi="Fb Fontext"/>
          <w:sz w:val="32"/>
          <w:rtl/>
        </w:rPr>
        <w:t>בטי בר טוביה ברמות רוחא</w:t>
      </w:r>
      <w:r w:rsidRPr="00224C4C">
        <w:rPr>
          <w:rFonts w:ascii="Fb Fontext" w:hAnsi="Fb Fontext" w:hint="cs"/>
          <w:sz w:val="32"/>
          <w:rtl/>
        </w:rPr>
        <w:t>,</w:t>
      </w:r>
      <w:r w:rsidRPr="00224C4C">
        <w:rPr>
          <w:rFonts w:ascii="Fb Fontext" w:hAnsi="Fb Fontext"/>
          <w:sz w:val="32"/>
          <w:rtl/>
        </w:rPr>
        <w:t xml:space="preserve"> לא </w:t>
      </w:r>
      <w:r w:rsidRPr="00224C4C">
        <w:rPr>
          <w:rFonts w:ascii="Fb Fontext" w:hAnsi="Fb Fontext" w:hint="cs"/>
          <w:sz w:val="32"/>
          <w:rtl/>
        </w:rPr>
        <w:t>לקח גט חירות</w:t>
      </w:r>
      <w:r w:rsidRPr="00224C4C">
        <w:rPr>
          <w:rFonts w:ascii="Fb Fontext" w:hAnsi="Fb Fontext"/>
          <w:sz w:val="32"/>
          <w:rtl/>
        </w:rPr>
        <w:t>.</w:t>
      </w:r>
    </w:p>
    <w:p w14:paraId="0D36EA5F" w14:textId="7C8B567B" w:rsidR="00A85AC8" w:rsidRPr="00E600D8" w:rsidRDefault="006E0774" w:rsidP="00AB2FC3">
      <w:pPr>
        <w:pStyle w:val="38"/>
        <w:framePr w:wrap="notBeside"/>
        <w:rPr>
          <w:rtl/>
        </w:rPr>
      </w:pPr>
      <w:r w:rsidRPr="00E600D8">
        <w:rPr>
          <w:rtl/>
        </w:rPr>
        <w:t>מכריז רבא במחוזא</w:t>
      </w:r>
      <w:r w:rsidR="00A85AC8" w:rsidRPr="00E600D8">
        <w:rPr>
          <w:rtl/>
        </w:rPr>
        <w:t>:</w:t>
      </w:r>
    </w:p>
    <w:p w14:paraId="5B73B0CE" w14:textId="48D77882" w:rsidR="006E0774" w:rsidRPr="00131640" w:rsidRDefault="006E0774" w:rsidP="006E0774">
      <w:pPr>
        <w:rPr>
          <w:rtl/>
        </w:rPr>
      </w:pPr>
      <w:r w:rsidRPr="00224C4C">
        <w:rPr>
          <w:rFonts w:ascii="Fb Fontext" w:hAnsi="Fb Fontext"/>
          <w:sz w:val="32"/>
          <w:rtl/>
        </w:rPr>
        <w:t>בלאי, דנאי, טלאי, מלאי, זגאי - כולם לפסול.</w:t>
      </w:r>
    </w:p>
    <w:p w14:paraId="578F674B" w14:textId="70CCBDE7" w:rsidR="00A85AC8" w:rsidRPr="00E600D8" w:rsidRDefault="006E0774" w:rsidP="00AB2FC3">
      <w:pPr>
        <w:pStyle w:val="38"/>
        <w:framePr w:wrap="notBeside"/>
        <w:rPr>
          <w:rtl/>
        </w:rPr>
      </w:pPr>
      <w:r w:rsidRPr="00E600D8">
        <w:rPr>
          <w:rtl/>
        </w:rPr>
        <w:t>ר"</w:t>
      </w:r>
      <w:r w:rsidRPr="00E600D8">
        <w:rPr>
          <w:rFonts w:hint="cs"/>
          <w:rtl/>
        </w:rPr>
        <w:t>י</w:t>
      </w:r>
      <w:r w:rsidR="00A85AC8" w:rsidRPr="00E600D8">
        <w:rPr>
          <w:rtl/>
        </w:rPr>
        <w:t>:</w:t>
      </w:r>
    </w:p>
    <w:p w14:paraId="0052BFC2" w14:textId="3BBCDDA2" w:rsidR="006E0774" w:rsidRPr="00131640" w:rsidRDefault="006E0774" w:rsidP="006E0774">
      <w:pPr>
        <w:rPr>
          <w:rtl/>
        </w:rPr>
      </w:pPr>
      <w:r w:rsidRPr="00224C4C">
        <w:rPr>
          <w:rFonts w:ascii="Fb Fontext" w:hAnsi="Fb Fontext"/>
          <w:rtl/>
        </w:rPr>
        <w:t xml:space="preserve">גובאי </w:t>
      </w:r>
      <w:r w:rsidR="00AB2FC3">
        <w:rPr>
          <w:rFonts w:ascii="Fb Fontext" w:hAnsi="Fb Fontext" w:hint="cs"/>
          <w:rtl/>
        </w:rPr>
        <w:t>-</w:t>
      </w:r>
      <w:r w:rsidRPr="00224C4C">
        <w:rPr>
          <w:rFonts w:ascii="Fb Fontext" w:hAnsi="Fb Fontext"/>
          <w:rtl/>
        </w:rPr>
        <w:t>גבעונאי, דורנוניתא דראי</w:t>
      </w:r>
      <w:r w:rsidR="00AB2FC3">
        <w:rPr>
          <w:rFonts w:ascii="Fb Fontext" w:hAnsi="Fb Fontext" w:hint="cs"/>
          <w:rtl/>
        </w:rPr>
        <w:t>-</w:t>
      </w:r>
      <w:r w:rsidRPr="00224C4C">
        <w:rPr>
          <w:rFonts w:ascii="Fb Fontext" w:hAnsi="Fb Fontext"/>
          <w:rtl/>
        </w:rPr>
        <w:t xml:space="preserve"> נתינ</w:t>
      </w:r>
      <w:r w:rsidR="00AB2FC3">
        <w:rPr>
          <w:rFonts w:ascii="Fb Fontext" w:hAnsi="Fb Fontext" w:hint="cs"/>
          <w:rtl/>
        </w:rPr>
        <w:t>ים</w:t>
      </w:r>
      <w:r w:rsidRPr="00224C4C">
        <w:rPr>
          <w:rFonts w:ascii="Fb Fontext" w:hAnsi="Fb Fontext"/>
          <w:rtl/>
        </w:rPr>
        <w:t>.</w:t>
      </w:r>
    </w:p>
    <w:p w14:paraId="2274E365" w14:textId="46BF71BB" w:rsidR="00A85AC8" w:rsidRPr="00E600D8" w:rsidRDefault="006E0774" w:rsidP="00AB2FC3">
      <w:pPr>
        <w:pStyle w:val="38"/>
        <w:framePr w:wrap="notBeside"/>
        <w:rPr>
          <w:rtl/>
        </w:rPr>
      </w:pPr>
      <w:r w:rsidRPr="00E600D8">
        <w:rPr>
          <w:rtl/>
        </w:rPr>
        <w:t>רב יוסף</w:t>
      </w:r>
      <w:r w:rsidR="00A85AC8" w:rsidRPr="00E600D8">
        <w:rPr>
          <w:rtl/>
        </w:rPr>
        <w:t>:</w:t>
      </w:r>
    </w:p>
    <w:p w14:paraId="01931EB1" w14:textId="15E58D92" w:rsidR="006E0774" w:rsidRPr="00131640" w:rsidRDefault="006E0774" w:rsidP="006E0774">
      <w:pPr>
        <w:rPr>
          <w:rtl/>
        </w:rPr>
      </w:pPr>
      <w:r w:rsidRPr="00224C4C">
        <w:rPr>
          <w:rFonts w:ascii="Fb Fontext" w:hAnsi="Fb Fontext"/>
          <w:rtl/>
        </w:rPr>
        <w:t xml:space="preserve">בי כובי </w:t>
      </w:r>
      <w:r w:rsidR="00874B79" w:rsidRPr="00874B79">
        <w:rPr>
          <w:rStyle w:val="afffff5"/>
          <w:rFonts w:hint="cs"/>
          <w:rtl/>
        </w:rPr>
        <w:t>כפר</w:t>
      </w:r>
      <w:r w:rsidR="00874B79">
        <w:rPr>
          <w:rFonts w:ascii="Fb Fontext" w:hAnsi="Fb Fontext" w:hint="cs"/>
          <w:rtl/>
        </w:rPr>
        <w:t xml:space="preserve"> </w:t>
      </w:r>
      <w:r w:rsidRPr="00224C4C">
        <w:rPr>
          <w:rFonts w:ascii="Fb Fontext" w:hAnsi="Fb Fontext"/>
          <w:rtl/>
        </w:rPr>
        <w:t xml:space="preserve">דפומבדיתא כולם </w:t>
      </w:r>
      <w:r w:rsidR="00874B79">
        <w:rPr>
          <w:rFonts w:ascii="Fb Fontext" w:hAnsi="Fb Fontext" w:hint="cs"/>
          <w:rtl/>
        </w:rPr>
        <w:t>זרע עבדים</w:t>
      </w:r>
    </w:p>
    <w:p w14:paraId="2258BB15" w14:textId="3DDFA253" w:rsidR="00A85AC8" w:rsidRPr="00E600D8" w:rsidRDefault="006E0774" w:rsidP="00874B79">
      <w:pPr>
        <w:pStyle w:val="38"/>
        <w:framePr w:wrap="notBeside"/>
        <w:rPr>
          <w:rtl/>
        </w:rPr>
      </w:pPr>
      <w:r w:rsidRPr="00E600D8">
        <w:rPr>
          <w:rFonts w:hint="cs"/>
          <w:rtl/>
        </w:rPr>
        <w:t>ר</w:t>
      </w:r>
      <w:r w:rsidRPr="00E600D8">
        <w:rPr>
          <w:rtl/>
        </w:rPr>
        <w:t>"</w:t>
      </w:r>
      <w:r w:rsidRPr="00E600D8">
        <w:rPr>
          <w:rFonts w:hint="cs"/>
          <w:rtl/>
        </w:rPr>
        <w:t>י משמואל</w:t>
      </w:r>
      <w:r w:rsidR="00A85AC8" w:rsidRPr="00E600D8">
        <w:rPr>
          <w:rtl/>
        </w:rPr>
        <w:t>:</w:t>
      </w:r>
    </w:p>
    <w:p w14:paraId="040D1C09" w14:textId="19DBDA77" w:rsidR="006E0774" w:rsidRPr="00131640" w:rsidRDefault="006E0774" w:rsidP="006E0774">
      <w:pPr>
        <w:rPr>
          <w:rtl/>
        </w:rPr>
      </w:pPr>
      <w:r w:rsidRPr="00224C4C">
        <w:rPr>
          <w:rFonts w:ascii="Fb Fontext" w:hAnsi="Fb Fontext"/>
          <w:rtl/>
        </w:rPr>
        <w:t xml:space="preserve">ארבע מאות עבדים, </w:t>
      </w:r>
      <w:r w:rsidR="00874B79">
        <w:rPr>
          <w:rStyle w:val="afffff5"/>
          <w:rFonts w:hint="cs"/>
          <w:rtl/>
        </w:rPr>
        <w:t xml:space="preserve">או </w:t>
      </w:r>
      <w:r w:rsidRPr="00874B79">
        <w:rPr>
          <w:rStyle w:val="afffff5"/>
          <w:rtl/>
        </w:rPr>
        <w:t>ארבעת אלפים</w:t>
      </w:r>
      <w:r w:rsidRPr="00224C4C">
        <w:rPr>
          <w:rFonts w:ascii="Fb Fontext" w:hAnsi="Fb Fontext"/>
          <w:rtl/>
        </w:rPr>
        <w:t xml:space="preserve"> היו לו לפשחור בן אימר, וכולם נטמעו בכהונה, וכל כהן שיש בו עזות פנים </w:t>
      </w:r>
      <w:r w:rsidR="00874B79">
        <w:rPr>
          <w:rFonts w:ascii="Fb Fontext" w:hAnsi="Fb Fontext" w:hint="cs"/>
          <w:rtl/>
        </w:rPr>
        <w:t>-</w:t>
      </w:r>
      <w:r w:rsidRPr="00224C4C">
        <w:rPr>
          <w:rFonts w:ascii="Fb Fontext" w:hAnsi="Fb Fontext"/>
          <w:rtl/>
        </w:rPr>
        <w:t xml:space="preserve"> מהם.</w:t>
      </w:r>
    </w:p>
    <w:p w14:paraId="2827C450" w14:textId="3F68EFF7" w:rsidR="00A85AC8" w:rsidRPr="00E600D8" w:rsidRDefault="006E0774" w:rsidP="00874B79">
      <w:pPr>
        <w:pStyle w:val="38"/>
        <w:framePr w:wrap="notBeside"/>
        <w:rPr>
          <w:rtl/>
        </w:rPr>
      </w:pPr>
      <w:r w:rsidRPr="00E600D8">
        <w:rPr>
          <w:rFonts w:hint="cs"/>
          <w:rtl/>
        </w:rPr>
        <w:t xml:space="preserve"> </w:t>
      </w:r>
      <w:r w:rsidRPr="00E600D8">
        <w:rPr>
          <w:rtl/>
        </w:rPr>
        <w:t>אביי</w:t>
      </w:r>
      <w:r w:rsidR="00A85AC8" w:rsidRPr="00E600D8">
        <w:rPr>
          <w:rtl/>
        </w:rPr>
        <w:t>:</w:t>
      </w:r>
    </w:p>
    <w:p w14:paraId="05F93BCF" w14:textId="4372DA26" w:rsidR="006E0774" w:rsidRPr="00131640" w:rsidRDefault="006E0774" w:rsidP="006E0774">
      <w:pPr>
        <w:rPr>
          <w:rtl/>
        </w:rPr>
      </w:pPr>
      <w:r w:rsidRPr="00224C4C">
        <w:rPr>
          <w:rFonts w:ascii="Fb Fontext" w:hAnsi="Fb Fontext"/>
          <w:rtl/>
        </w:rPr>
        <w:t>כול</w:t>
      </w:r>
      <w:r w:rsidR="00D94C74">
        <w:rPr>
          <w:rFonts w:ascii="Fb Fontext" w:hAnsi="Fb Fontext" w:hint="cs"/>
          <w:rtl/>
        </w:rPr>
        <w:t>ם התגוררו</w:t>
      </w:r>
      <w:r w:rsidRPr="00224C4C">
        <w:rPr>
          <w:rFonts w:ascii="Fb Fontext" w:hAnsi="Fb Fontext"/>
          <w:rtl/>
        </w:rPr>
        <w:t xml:space="preserve"> בשורא </w:t>
      </w:r>
      <w:r w:rsidR="00D94C74">
        <w:rPr>
          <w:rFonts w:ascii="Fb Fontext" w:hAnsi="Fb Fontext" w:hint="cs"/>
          <w:rtl/>
        </w:rPr>
        <w:t>ש</w:t>
      </w:r>
      <w:r w:rsidRPr="00224C4C">
        <w:rPr>
          <w:rFonts w:ascii="Fb Fontext" w:hAnsi="Fb Fontext"/>
          <w:rtl/>
        </w:rPr>
        <w:t>בנהרדעא.</w:t>
      </w:r>
    </w:p>
    <w:p w14:paraId="331E653F" w14:textId="76859B77" w:rsidR="00A85AC8" w:rsidRPr="00E600D8" w:rsidRDefault="006E0774" w:rsidP="00D94C74">
      <w:pPr>
        <w:pStyle w:val="38"/>
        <w:framePr w:wrap="notBeside"/>
        <w:rPr>
          <w:rtl/>
        </w:rPr>
      </w:pPr>
      <w:r w:rsidRPr="00E600D8">
        <w:rPr>
          <w:rtl/>
        </w:rPr>
        <w:t>ו</w:t>
      </w:r>
      <w:r w:rsidR="003067FE" w:rsidRPr="00E600D8">
        <w:rPr>
          <w:rtl/>
        </w:rPr>
        <w:t>חלק</w:t>
      </w:r>
      <w:r w:rsidR="00D94C74" w:rsidRPr="00E600D8">
        <w:rPr>
          <w:rFonts w:hint="cs"/>
          <w:rtl/>
        </w:rPr>
        <w:t xml:space="preserve"> על </w:t>
      </w:r>
      <w:r w:rsidRPr="00E600D8">
        <w:rPr>
          <w:rtl/>
        </w:rPr>
        <w:t>ר"</w:t>
      </w:r>
      <w:r w:rsidRPr="00E600D8">
        <w:rPr>
          <w:rFonts w:hint="cs"/>
          <w:rtl/>
        </w:rPr>
        <w:t>א</w:t>
      </w:r>
      <w:r w:rsidR="00A85AC8" w:rsidRPr="00E600D8">
        <w:rPr>
          <w:rtl/>
        </w:rPr>
        <w:t>:</w:t>
      </w:r>
    </w:p>
    <w:p w14:paraId="45782547" w14:textId="5BA3B9DE" w:rsidR="006E0774" w:rsidRPr="00AB6A27" w:rsidRDefault="006E0774" w:rsidP="006F5B05">
      <w:pPr>
        <w:spacing w:after="120"/>
        <w:rPr>
          <w:spacing w:val="2"/>
          <w:rtl/>
        </w:rPr>
      </w:pPr>
      <w:r w:rsidRPr="00AB6A27">
        <w:rPr>
          <w:rFonts w:ascii="Fb Fontext" w:hAnsi="Fb Fontext" w:hint="cs"/>
          <w:spacing w:val="2"/>
          <w:rtl/>
        </w:rPr>
        <w:t>ד</w:t>
      </w:r>
      <w:r w:rsidRPr="00AB6A27">
        <w:rPr>
          <w:rFonts w:ascii="Fb Fontext" w:hAnsi="Fb Fontext"/>
          <w:spacing w:val="2"/>
          <w:rtl/>
        </w:rPr>
        <w:t xml:space="preserve">אם ראית כהן בעזות מצח אל תהרהר אחריו, </w:t>
      </w:r>
      <w:r w:rsidRPr="00AB6A27">
        <w:rPr>
          <w:rStyle w:val="affffa"/>
          <w:spacing w:val="2"/>
          <w:rtl/>
        </w:rPr>
        <w:t>'ועמך כמריבי כהן</w:t>
      </w:r>
      <w:r w:rsidRPr="00AB6A27">
        <w:rPr>
          <w:rStyle w:val="affffa"/>
          <w:rFonts w:hint="cs"/>
          <w:spacing w:val="2"/>
          <w:rtl/>
        </w:rPr>
        <w:t>'</w:t>
      </w:r>
      <w:r w:rsidRPr="00AB6A27">
        <w:rPr>
          <w:rStyle w:val="affffa"/>
          <w:spacing w:val="2"/>
          <w:rtl/>
        </w:rPr>
        <w:t>.</w:t>
      </w:r>
    </w:p>
    <w:p w14:paraId="18B52534" w14:textId="601C49E1" w:rsidR="00A85AC8" w:rsidRPr="00E600D8" w:rsidRDefault="006E0774" w:rsidP="006F5B05">
      <w:pPr>
        <w:pStyle w:val="38"/>
        <w:framePr w:wrap="notBeside"/>
        <w:rPr>
          <w:rtl/>
        </w:rPr>
      </w:pPr>
      <w:r w:rsidRPr="00E600D8">
        <w:rPr>
          <w:rFonts w:hint="cs"/>
          <w:rtl/>
        </w:rPr>
        <w:t>ראבר</w:t>
      </w:r>
      <w:r w:rsidRPr="00E600D8">
        <w:rPr>
          <w:rtl/>
        </w:rPr>
        <w:t>"</w:t>
      </w:r>
      <w:r w:rsidRPr="00E600D8">
        <w:rPr>
          <w:rFonts w:hint="cs"/>
          <w:rtl/>
        </w:rPr>
        <w:t>א מ</w:t>
      </w:r>
      <w:r w:rsidRPr="00E600D8">
        <w:rPr>
          <w:rtl/>
        </w:rPr>
        <w:t>רב</w:t>
      </w:r>
      <w:r w:rsidR="00A85AC8" w:rsidRPr="00E600D8">
        <w:rPr>
          <w:rtl/>
        </w:rPr>
        <w:t>:</w:t>
      </w:r>
    </w:p>
    <w:p w14:paraId="53DB79E3" w14:textId="67AF18A5" w:rsidR="009469D7" w:rsidRDefault="006E0774" w:rsidP="00195A3A">
      <w:pPr>
        <w:rPr>
          <w:rFonts w:ascii="Fb Fontext" w:hAnsi="Fb Fontext"/>
          <w:rtl/>
        </w:rPr>
      </w:pPr>
      <w:r w:rsidRPr="00224C4C">
        <w:rPr>
          <w:rFonts w:ascii="Fb Fontext" w:hAnsi="Fb Fontext"/>
          <w:rtl/>
        </w:rPr>
        <w:t xml:space="preserve">כל הנושא אשה שאינה הוגנת לו, כשהקב"ה משרה שכינתו, </w:t>
      </w:r>
      <w:r w:rsidRPr="00AB6A27">
        <w:rPr>
          <w:rFonts w:ascii="Fb Fontext" w:hAnsi="Fb Fontext"/>
          <w:spacing w:val="0"/>
          <w:rtl/>
        </w:rPr>
        <w:t>מעיד על כל השבטים ואין מעיד עליו,</w:t>
      </w:r>
      <w:r w:rsidR="00195A3A" w:rsidRPr="00AB6A27">
        <w:rPr>
          <w:rFonts w:ascii="Fb Fontext" w:hAnsi="Fb Fontext" w:hint="cs"/>
          <w:spacing w:val="0"/>
          <w:rtl/>
        </w:rPr>
        <w:t xml:space="preserve"> </w:t>
      </w:r>
      <w:r w:rsidRPr="00AB6A27">
        <w:rPr>
          <w:rStyle w:val="afffff3"/>
          <w:spacing w:val="0"/>
          <w:rtl/>
        </w:rPr>
        <w:t>שנא</w:t>
      </w:r>
      <w:r w:rsidRPr="00AB6A27">
        <w:rPr>
          <w:rStyle w:val="afffff3"/>
          <w:rFonts w:hint="cs"/>
          <w:spacing w:val="0"/>
          <w:rtl/>
        </w:rPr>
        <w:t>'</w:t>
      </w:r>
      <w:r w:rsidRPr="00AB6A27">
        <w:rPr>
          <w:rStyle w:val="afffff3"/>
          <w:spacing w:val="0"/>
          <w:rtl/>
        </w:rPr>
        <w:t>:</w:t>
      </w:r>
      <w:r w:rsidRPr="00AB6A27">
        <w:rPr>
          <w:rStyle w:val="affffa"/>
          <w:spacing w:val="0"/>
          <w:rtl/>
        </w:rPr>
        <w:t xml:space="preserve"> </w:t>
      </w:r>
      <w:r w:rsidRPr="00AB6A27">
        <w:rPr>
          <w:rStyle w:val="affffa"/>
          <w:rFonts w:hint="cs"/>
          <w:spacing w:val="0"/>
          <w:rtl/>
        </w:rPr>
        <w:t>'</w:t>
      </w:r>
      <w:r w:rsidRPr="00AB6A27">
        <w:rPr>
          <w:rStyle w:val="affffa"/>
          <w:spacing w:val="0"/>
          <w:rtl/>
        </w:rPr>
        <w:t>שבטי יה עדות לישראל</w:t>
      </w:r>
    </w:p>
    <w:p w14:paraId="48BC3034" w14:textId="01B33A98" w:rsidR="006E0774" w:rsidRPr="00131640" w:rsidRDefault="006E0774" w:rsidP="00195A3A">
      <w:pPr>
        <w:rPr>
          <w:rtl/>
        </w:rPr>
      </w:pPr>
      <w:r w:rsidRPr="00224C4C">
        <w:rPr>
          <w:rFonts w:ascii="Fb Fontext" w:hAnsi="Fb Fontext"/>
          <w:rtl/>
        </w:rPr>
        <w:t>אימתי הוי עדות לישראל? בזמן שהשבטים שבטי יה.</w:t>
      </w:r>
    </w:p>
    <w:p w14:paraId="620A3BDD" w14:textId="379090B1" w:rsidR="00A85AC8" w:rsidRPr="00E600D8" w:rsidRDefault="006E0774" w:rsidP="00195A3A">
      <w:pPr>
        <w:pStyle w:val="38"/>
        <w:framePr w:wrap="notBeside"/>
        <w:rPr>
          <w:rtl/>
        </w:rPr>
      </w:pPr>
      <w:r w:rsidRPr="00E600D8">
        <w:rPr>
          <w:rtl/>
        </w:rPr>
        <w:t>•</w:t>
      </w:r>
      <w:r w:rsidRPr="00E600D8">
        <w:rPr>
          <w:rFonts w:hint="cs"/>
          <w:rtl/>
        </w:rPr>
        <w:t xml:space="preserve"> רחב</w:t>
      </w:r>
      <w:r w:rsidRPr="00E600D8">
        <w:rPr>
          <w:rtl/>
        </w:rPr>
        <w:t>"</w:t>
      </w:r>
      <w:r w:rsidRPr="00E600D8">
        <w:rPr>
          <w:rFonts w:hint="cs"/>
          <w:rtl/>
        </w:rPr>
        <w:t>ח</w:t>
      </w:r>
      <w:r w:rsidR="00A85AC8" w:rsidRPr="00E600D8">
        <w:rPr>
          <w:rtl/>
        </w:rPr>
        <w:t>:</w:t>
      </w:r>
    </w:p>
    <w:p w14:paraId="7692237D" w14:textId="2833B096" w:rsidR="006E0774" w:rsidRPr="00131640" w:rsidRDefault="006E0774" w:rsidP="006E0774">
      <w:pPr>
        <w:rPr>
          <w:rtl/>
        </w:rPr>
      </w:pPr>
      <w:r w:rsidRPr="00224C4C">
        <w:rPr>
          <w:rFonts w:ascii="Fb Fontext" w:hAnsi="Fb Fontext"/>
          <w:sz w:val="32"/>
          <w:rtl/>
        </w:rPr>
        <w:t xml:space="preserve">כשהקב"ה משרה שכינתו, </w:t>
      </w:r>
      <w:r w:rsidR="00DE2193">
        <w:rPr>
          <w:rFonts w:ascii="Fb Fontext" w:hAnsi="Fb Fontext" w:hint="cs"/>
          <w:sz w:val="32"/>
          <w:rtl/>
        </w:rPr>
        <w:t xml:space="preserve">רק </w:t>
      </w:r>
      <w:r w:rsidRPr="00224C4C">
        <w:rPr>
          <w:rFonts w:ascii="Fb Fontext" w:hAnsi="Fb Fontext"/>
          <w:sz w:val="32"/>
          <w:rtl/>
        </w:rPr>
        <w:t xml:space="preserve">על משפחות מיוחסות שבישראל, </w:t>
      </w:r>
      <w:r w:rsidR="00195A3A">
        <w:rPr>
          <w:rFonts w:ascii="Fb Fontext" w:hAnsi="Fb Fontext" w:hint="cs"/>
          <w:sz w:val="32"/>
          <w:rtl/>
        </w:rPr>
        <w:t>ד</w:t>
      </w:r>
      <w:r w:rsidRPr="00224C4C">
        <w:rPr>
          <w:rStyle w:val="affffa"/>
          <w:rtl/>
        </w:rPr>
        <w:t>'בעת ההיא נאם ה' אהיה לאלהים לכל משפחות ישראל</w:t>
      </w:r>
      <w:r w:rsidRPr="00224C4C">
        <w:rPr>
          <w:rStyle w:val="affffa"/>
          <w:rFonts w:hint="cs"/>
          <w:rtl/>
        </w:rPr>
        <w:t>'</w:t>
      </w:r>
      <w:r w:rsidRPr="00224C4C">
        <w:rPr>
          <w:rStyle w:val="affffa"/>
          <w:rtl/>
        </w:rPr>
        <w:t>,</w:t>
      </w:r>
      <w:r w:rsidRPr="00224C4C">
        <w:rPr>
          <w:rFonts w:ascii="Fb Fontext" w:hAnsi="Fb Fontext"/>
          <w:sz w:val="32"/>
          <w:rtl/>
        </w:rPr>
        <w:t xml:space="preserve"> </w:t>
      </w:r>
      <w:r w:rsidRPr="00224C4C">
        <w:rPr>
          <w:rFonts w:ascii="Fb Fontext" w:hAnsi="Fb Fontext" w:hint="cs"/>
          <w:sz w:val="32"/>
          <w:rtl/>
        </w:rPr>
        <w:t xml:space="preserve">ולא </w:t>
      </w:r>
      <w:r w:rsidRPr="00224C4C">
        <w:rPr>
          <w:rFonts w:ascii="Fb Fontext" w:hAnsi="Fb Fontext"/>
          <w:sz w:val="32"/>
          <w:rtl/>
        </w:rPr>
        <w:t>לכל ישראל</w:t>
      </w:r>
    </w:p>
    <w:p w14:paraId="0C553A66" w14:textId="1A68B2A7" w:rsidR="00A85AC8" w:rsidRPr="00E600D8" w:rsidRDefault="00195A3A" w:rsidP="00250521">
      <w:pPr>
        <w:pStyle w:val="38"/>
        <w:framePr w:wrap="notBeside"/>
        <w:rPr>
          <w:rtl/>
        </w:rPr>
      </w:pPr>
      <w:r w:rsidRPr="00E600D8">
        <w:rPr>
          <w:rFonts w:hint="cs"/>
          <w:rtl/>
        </w:rPr>
        <w:t>רבבר</w:t>
      </w:r>
      <w:r w:rsidRPr="00E600D8">
        <w:rPr>
          <w:rtl/>
        </w:rPr>
        <w:t>"</w:t>
      </w:r>
      <w:r w:rsidRPr="00E600D8">
        <w:rPr>
          <w:rFonts w:hint="cs"/>
          <w:rtl/>
        </w:rPr>
        <w:t>ה</w:t>
      </w:r>
      <w:r w:rsidR="00A85AC8" w:rsidRPr="00E600D8">
        <w:rPr>
          <w:rtl/>
        </w:rPr>
        <w:t>:</w:t>
      </w:r>
    </w:p>
    <w:p w14:paraId="5F686220" w14:textId="1F22925A" w:rsidR="006E0774" w:rsidRPr="00131640" w:rsidRDefault="006E0774" w:rsidP="006E0774">
      <w:pPr>
        <w:rPr>
          <w:rtl/>
        </w:rPr>
      </w:pPr>
      <w:r w:rsidRPr="00224C4C">
        <w:rPr>
          <w:rStyle w:val="affffa"/>
          <w:rFonts w:hint="cs"/>
          <w:rtl/>
        </w:rPr>
        <w:t>'</w:t>
      </w:r>
      <w:r w:rsidRPr="00224C4C">
        <w:rPr>
          <w:rStyle w:val="affffa"/>
          <w:rtl/>
        </w:rPr>
        <w:t>והמה יהיו לי לעם</w:t>
      </w:r>
      <w:r w:rsidRPr="00224C4C">
        <w:rPr>
          <w:rStyle w:val="affffa"/>
          <w:rFonts w:hint="cs"/>
          <w:rtl/>
        </w:rPr>
        <w:t>'</w:t>
      </w:r>
      <w:r w:rsidRPr="00224C4C">
        <w:rPr>
          <w:rFonts w:ascii="Fb Fontext" w:hAnsi="Fb Fontext"/>
          <w:sz w:val="32"/>
          <w:rtl/>
        </w:rPr>
        <w:t xml:space="preserve"> זו מעלה יתירה יש בין ישראל לגרים, דבישראל כתיב:</w:t>
      </w:r>
      <w:r w:rsidRPr="00224C4C">
        <w:rPr>
          <w:rStyle w:val="affffa"/>
          <w:rtl/>
        </w:rPr>
        <w:t xml:space="preserve"> </w:t>
      </w:r>
      <w:r w:rsidRPr="00224C4C">
        <w:rPr>
          <w:rStyle w:val="affffa"/>
          <w:rFonts w:hint="cs"/>
          <w:rtl/>
        </w:rPr>
        <w:t>'</w:t>
      </w:r>
      <w:r w:rsidRPr="00224C4C">
        <w:rPr>
          <w:rStyle w:val="affffa"/>
          <w:rtl/>
        </w:rPr>
        <w:t>והייתי להם לאלהים והמה יהיו לי לעם</w:t>
      </w:r>
      <w:r w:rsidRPr="00224C4C">
        <w:rPr>
          <w:rStyle w:val="affffa"/>
          <w:rFonts w:hint="cs"/>
          <w:rtl/>
        </w:rPr>
        <w:t>'</w:t>
      </w:r>
      <w:r w:rsidRPr="00224C4C">
        <w:rPr>
          <w:rStyle w:val="affffa"/>
          <w:rtl/>
        </w:rPr>
        <w:t>,</w:t>
      </w:r>
    </w:p>
    <w:p w14:paraId="61AAC83C" w14:textId="77777777" w:rsidR="009469D7" w:rsidRDefault="006E0774" w:rsidP="006E0774">
      <w:pPr>
        <w:rPr>
          <w:rStyle w:val="affffa"/>
          <w:rtl/>
        </w:rPr>
      </w:pPr>
      <w:r w:rsidRPr="00224C4C">
        <w:rPr>
          <w:rFonts w:ascii="Fb Fontext" w:hAnsi="Fb Fontext"/>
          <w:rtl/>
        </w:rPr>
        <w:t>ובגרים כתיב:</w:t>
      </w:r>
      <w:r w:rsidRPr="00224C4C">
        <w:rPr>
          <w:rStyle w:val="affffa"/>
          <w:rtl/>
        </w:rPr>
        <w:t xml:space="preserve"> </w:t>
      </w:r>
      <w:r w:rsidRPr="00224C4C">
        <w:rPr>
          <w:rStyle w:val="affffa"/>
          <w:rFonts w:hint="cs"/>
          <w:rtl/>
        </w:rPr>
        <w:t>'</w:t>
      </w:r>
      <w:r w:rsidRPr="00224C4C">
        <w:rPr>
          <w:rStyle w:val="affffa"/>
          <w:rtl/>
        </w:rPr>
        <w:t>מי הוא זה ערב את לבו לגשת אלי נאם ה',</w:t>
      </w:r>
    </w:p>
    <w:p w14:paraId="42895F3C" w14:textId="63F8FA64" w:rsidR="006E0774" w:rsidRPr="00131640" w:rsidRDefault="006E0774" w:rsidP="00FC2EF5">
      <w:pPr>
        <w:ind w:left="678" w:firstLine="113"/>
        <w:rPr>
          <w:rtl/>
        </w:rPr>
      </w:pPr>
      <w:r w:rsidRPr="00224C4C">
        <w:rPr>
          <w:rStyle w:val="affffa"/>
          <w:rtl/>
        </w:rPr>
        <w:t>והייתם לי לעם ואנכי אהיה לכם לאלהים</w:t>
      </w:r>
      <w:r w:rsidRPr="00224C4C">
        <w:rPr>
          <w:rStyle w:val="affffa"/>
          <w:rFonts w:hint="cs"/>
          <w:rtl/>
        </w:rPr>
        <w:t>'</w:t>
      </w:r>
      <w:r w:rsidRPr="00224C4C">
        <w:rPr>
          <w:rStyle w:val="affffa"/>
          <w:rtl/>
        </w:rPr>
        <w:t>.</w:t>
      </w:r>
    </w:p>
    <w:p w14:paraId="0BB306CE" w14:textId="6642F9A6" w:rsidR="00A85AC8" w:rsidRPr="00E600D8" w:rsidRDefault="006E0774" w:rsidP="00250521">
      <w:pPr>
        <w:pStyle w:val="38"/>
        <w:framePr w:wrap="notBeside"/>
        <w:rPr>
          <w:rtl/>
        </w:rPr>
      </w:pPr>
      <w:r w:rsidRPr="00E600D8">
        <w:rPr>
          <w:rtl/>
        </w:rPr>
        <w:t>ר"</w:t>
      </w:r>
      <w:r w:rsidRPr="00E600D8">
        <w:rPr>
          <w:rFonts w:hint="cs"/>
          <w:rtl/>
        </w:rPr>
        <w:t>ח</w:t>
      </w:r>
      <w:r w:rsidR="00A85AC8" w:rsidRPr="00E600D8">
        <w:rPr>
          <w:rtl/>
        </w:rPr>
        <w:t>:</w:t>
      </w:r>
    </w:p>
    <w:p w14:paraId="2B175312" w14:textId="3572AF12" w:rsidR="006E0774" w:rsidRPr="00131640" w:rsidRDefault="006E0774" w:rsidP="006E0774">
      <w:pPr>
        <w:rPr>
          <w:rtl/>
        </w:rPr>
      </w:pPr>
      <w:r w:rsidRPr="00224C4C">
        <w:rPr>
          <w:rFonts w:ascii="Fb Fontext" w:hAnsi="Fb Fontext"/>
          <w:sz w:val="32"/>
          <w:rtl/>
        </w:rPr>
        <w:t xml:space="preserve">קשים גרים לישראל כספחת, </w:t>
      </w:r>
      <w:r w:rsidRPr="00224C4C">
        <w:rPr>
          <w:rStyle w:val="affffa"/>
          <w:rFonts w:hint="cs"/>
          <w:rtl/>
        </w:rPr>
        <w:t>ד'</w:t>
      </w:r>
      <w:r w:rsidRPr="00224C4C">
        <w:rPr>
          <w:rStyle w:val="affffa"/>
          <w:rtl/>
        </w:rPr>
        <w:t>ונלוה הגר עליהם ונספחו על בית יעקב</w:t>
      </w:r>
      <w:r w:rsidRPr="00224C4C">
        <w:rPr>
          <w:rStyle w:val="affffa"/>
          <w:rFonts w:hint="cs"/>
          <w:rtl/>
        </w:rPr>
        <w:t>'</w:t>
      </w:r>
      <w:r w:rsidRPr="00224C4C">
        <w:rPr>
          <w:rStyle w:val="affffa"/>
          <w:rtl/>
        </w:rPr>
        <w:t>,</w:t>
      </w:r>
      <w:r w:rsidRPr="00224C4C">
        <w:rPr>
          <w:rFonts w:ascii="Fb Fontext" w:hAnsi="Fb Fontext" w:hint="cs"/>
          <w:sz w:val="32"/>
          <w:rtl/>
        </w:rPr>
        <w:t xml:space="preserve"> </w:t>
      </w:r>
      <w:r w:rsidRPr="00250521">
        <w:rPr>
          <w:rStyle w:val="afffff3"/>
          <w:rtl/>
        </w:rPr>
        <w:t xml:space="preserve">כתיב </w:t>
      </w:r>
      <w:r w:rsidR="00B35B36" w:rsidRPr="00250521">
        <w:rPr>
          <w:rStyle w:val="afffff3"/>
          <w:rtl/>
        </w:rPr>
        <w:t>כאן</w:t>
      </w:r>
      <w:r w:rsidRPr="00224C4C">
        <w:rPr>
          <w:rStyle w:val="affffa"/>
          <w:rtl/>
        </w:rPr>
        <w:t xml:space="preserve"> </w:t>
      </w:r>
      <w:r w:rsidRPr="00224C4C">
        <w:rPr>
          <w:rStyle w:val="affffa"/>
          <w:rFonts w:hint="cs"/>
          <w:rtl/>
        </w:rPr>
        <w:t>'</w:t>
      </w:r>
      <w:r w:rsidRPr="00224C4C">
        <w:rPr>
          <w:rStyle w:val="affffa"/>
          <w:rtl/>
        </w:rPr>
        <w:t>ונספחו</w:t>
      </w:r>
      <w:r w:rsidRPr="00224C4C">
        <w:rPr>
          <w:rStyle w:val="affffa"/>
          <w:rFonts w:hint="cs"/>
          <w:rtl/>
        </w:rPr>
        <w:t>'</w:t>
      </w:r>
      <w:r w:rsidRPr="00224C4C">
        <w:rPr>
          <w:rStyle w:val="affffa"/>
          <w:rtl/>
        </w:rPr>
        <w:t>,</w:t>
      </w:r>
      <w:r w:rsidRPr="00224C4C">
        <w:rPr>
          <w:rtl/>
        </w:rPr>
        <w:t xml:space="preserve"> </w:t>
      </w:r>
      <w:r w:rsidRPr="00250521">
        <w:rPr>
          <w:rStyle w:val="afffff3"/>
          <w:rtl/>
        </w:rPr>
        <w:t xml:space="preserve">וכתיב </w:t>
      </w:r>
      <w:r w:rsidR="00B35B36" w:rsidRPr="00250521">
        <w:rPr>
          <w:rStyle w:val="afffff3"/>
          <w:rtl/>
        </w:rPr>
        <w:t>שם</w:t>
      </w:r>
      <w:r w:rsidRPr="00224C4C">
        <w:rPr>
          <w:rStyle w:val="affffa"/>
          <w:rtl/>
        </w:rPr>
        <w:t xml:space="preserve"> </w:t>
      </w:r>
      <w:r w:rsidRPr="00224C4C">
        <w:rPr>
          <w:rStyle w:val="affffa"/>
          <w:rFonts w:hint="cs"/>
          <w:rtl/>
        </w:rPr>
        <w:t>'</w:t>
      </w:r>
      <w:r w:rsidRPr="00224C4C">
        <w:rPr>
          <w:rStyle w:val="affffa"/>
          <w:rtl/>
        </w:rPr>
        <w:t>לשאת ולספחת</w:t>
      </w:r>
      <w:r w:rsidRPr="00224C4C">
        <w:rPr>
          <w:rStyle w:val="affffa"/>
          <w:rFonts w:hint="cs"/>
          <w:rtl/>
        </w:rPr>
        <w:t>'</w:t>
      </w:r>
      <w:r w:rsidRPr="00224C4C">
        <w:rPr>
          <w:rStyle w:val="affffa"/>
          <w:rtl/>
        </w:rPr>
        <w:t>.</w:t>
      </w:r>
    </w:p>
    <w:p w14:paraId="38DA9DF3" w14:textId="77777777" w:rsidR="006E0774" w:rsidRPr="00131640" w:rsidRDefault="006E0774" w:rsidP="0010529F">
      <w:pPr>
        <w:pStyle w:val="afff0"/>
        <w:framePr w:wrap="around"/>
        <w:rPr>
          <w:rtl/>
        </w:rPr>
      </w:pPr>
      <w:r w:rsidRPr="00224C4C">
        <w:rPr>
          <w:rFonts w:hint="cs"/>
          <w:rtl/>
        </w:rPr>
        <w:t>עא.</w:t>
      </w:r>
    </w:p>
    <w:p w14:paraId="75BFE2BA" w14:textId="15406AF1" w:rsidR="00A85AC8" w:rsidRPr="00E600D8" w:rsidRDefault="006E0774" w:rsidP="00250521">
      <w:pPr>
        <w:pStyle w:val="38"/>
        <w:framePr w:wrap="notBeside"/>
        <w:rPr>
          <w:rtl/>
        </w:rPr>
      </w:pPr>
      <w:r w:rsidRPr="00E600D8">
        <w:rPr>
          <w:rtl/>
        </w:rPr>
        <w:t>אר</w:t>
      </w:r>
      <w:r w:rsidRPr="00E600D8">
        <w:rPr>
          <w:rFonts w:hint="cs"/>
          <w:rtl/>
        </w:rPr>
        <w:t>חב</w:t>
      </w:r>
      <w:r w:rsidRPr="00E600D8">
        <w:rPr>
          <w:rtl/>
        </w:rPr>
        <w:t>"</w:t>
      </w:r>
      <w:r w:rsidRPr="00E600D8">
        <w:rPr>
          <w:rFonts w:hint="cs"/>
          <w:rtl/>
        </w:rPr>
        <w:t>ח</w:t>
      </w:r>
      <w:r w:rsidR="00A85AC8" w:rsidRPr="00E600D8">
        <w:rPr>
          <w:rtl/>
        </w:rPr>
        <w:t>:</w:t>
      </w:r>
    </w:p>
    <w:p w14:paraId="3DDAD05D" w14:textId="305CDE10" w:rsidR="009469D7" w:rsidRDefault="006E0774" w:rsidP="006E0774">
      <w:pPr>
        <w:rPr>
          <w:rStyle w:val="afffff3"/>
          <w:rtl/>
        </w:rPr>
      </w:pPr>
      <w:r w:rsidRPr="00224C4C">
        <w:rPr>
          <w:rFonts w:ascii="Fb Fontext" w:hAnsi="Fb Fontext"/>
          <w:sz w:val="32"/>
          <w:rtl/>
        </w:rPr>
        <w:t>כשהקב"ה מטהר שבטים, שבטו של לוי מטהר תחילה,</w:t>
      </w:r>
    </w:p>
    <w:p w14:paraId="35EA46E6" w14:textId="07CF7C28" w:rsidR="006E0774" w:rsidRPr="00131640" w:rsidRDefault="006E0774" w:rsidP="006E0774">
      <w:pPr>
        <w:rPr>
          <w:rtl/>
        </w:rPr>
      </w:pPr>
      <w:r w:rsidRPr="00250521">
        <w:rPr>
          <w:rStyle w:val="afffff3"/>
          <w:rtl/>
        </w:rPr>
        <w:t>שנא':</w:t>
      </w:r>
      <w:r w:rsidRPr="00224C4C">
        <w:rPr>
          <w:rFonts w:ascii="Fb Fontext" w:hAnsi="Fb Fontext"/>
          <w:sz w:val="32"/>
          <w:rtl/>
        </w:rPr>
        <w:t xml:space="preserve"> </w:t>
      </w:r>
      <w:r w:rsidRPr="00224C4C">
        <w:rPr>
          <w:rStyle w:val="affffa"/>
          <w:rFonts w:hint="cs"/>
          <w:rtl/>
        </w:rPr>
        <w:t>'</w:t>
      </w:r>
      <w:r w:rsidRPr="00224C4C">
        <w:rPr>
          <w:rStyle w:val="affffa"/>
          <w:rtl/>
        </w:rPr>
        <w:t>וישב מצרף ומטהר כסף וטיהר את בני לוי וזיקק אותם כזהב וככסף והיו ל</w:t>
      </w:r>
      <w:r w:rsidRPr="00224C4C">
        <w:rPr>
          <w:rStyle w:val="affffa"/>
          <w:rFonts w:hint="cs"/>
          <w:rtl/>
        </w:rPr>
        <w:t>ה'</w:t>
      </w:r>
      <w:r w:rsidRPr="00224C4C">
        <w:rPr>
          <w:rStyle w:val="affffa"/>
          <w:rtl/>
        </w:rPr>
        <w:t xml:space="preserve"> מגישי מנחה בצדקה</w:t>
      </w:r>
      <w:r w:rsidRPr="00224C4C">
        <w:rPr>
          <w:rFonts w:ascii="Fb Fontext" w:hAnsi="Fb Fontext" w:hint="cs"/>
          <w:sz w:val="32"/>
          <w:rtl/>
        </w:rPr>
        <w:t>'</w:t>
      </w:r>
      <w:r w:rsidRPr="00224C4C">
        <w:rPr>
          <w:rFonts w:ascii="Fb Fontext" w:hAnsi="Fb Fontext"/>
          <w:sz w:val="32"/>
          <w:rtl/>
        </w:rPr>
        <w:t>.</w:t>
      </w:r>
    </w:p>
    <w:p w14:paraId="138A978A" w14:textId="129E9770" w:rsidR="00A85AC8" w:rsidRPr="00E600D8" w:rsidRDefault="006E0774" w:rsidP="00250521">
      <w:pPr>
        <w:pStyle w:val="38"/>
        <w:framePr w:wrap="notBeside"/>
        <w:rPr>
          <w:rtl/>
        </w:rPr>
      </w:pPr>
      <w:r w:rsidRPr="00E600D8">
        <w:rPr>
          <w:rFonts w:hint="cs"/>
          <w:rtl/>
        </w:rPr>
        <w:t>ריב</w:t>
      </w:r>
      <w:r w:rsidRPr="00E600D8">
        <w:rPr>
          <w:rtl/>
        </w:rPr>
        <w:t>"</w:t>
      </w:r>
      <w:r w:rsidRPr="00E600D8">
        <w:rPr>
          <w:rFonts w:hint="cs"/>
          <w:rtl/>
        </w:rPr>
        <w:t>ל</w:t>
      </w:r>
      <w:r w:rsidR="00A85AC8" w:rsidRPr="00E600D8">
        <w:rPr>
          <w:rtl/>
        </w:rPr>
        <w:t>:</w:t>
      </w:r>
    </w:p>
    <w:p w14:paraId="77AEB44D" w14:textId="2A5ED7D4" w:rsidR="006E0774" w:rsidRPr="00131640" w:rsidRDefault="006E0774" w:rsidP="006E0774">
      <w:pPr>
        <w:rPr>
          <w:rtl/>
        </w:rPr>
      </w:pPr>
      <w:r w:rsidRPr="00224C4C">
        <w:rPr>
          <w:rFonts w:ascii="Fb Fontext" w:hAnsi="Fb Fontext"/>
          <w:rtl/>
        </w:rPr>
        <w:t xml:space="preserve">כסף מטהר ממזרים, </w:t>
      </w:r>
      <w:r w:rsidRPr="00250521">
        <w:rPr>
          <w:rStyle w:val="afffff3"/>
          <w:rtl/>
        </w:rPr>
        <w:t>שנאמר:</w:t>
      </w:r>
      <w:r w:rsidRPr="00224C4C">
        <w:rPr>
          <w:rStyle w:val="affffa"/>
          <w:rtl/>
        </w:rPr>
        <w:t xml:space="preserve"> </w:t>
      </w:r>
      <w:r w:rsidRPr="00224C4C">
        <w:rPr>
          <w:rStyle w:val="affffa"/>
          <w:rFonts w:hint="cs"/>
          <w:rtl/>
        </w:rPr>
        <w:t>'</w:t>
      </w:r>
      <w:r w:rsidRPr="00224C4C">
        <w:rPr>
          <w:rStyle w:val="affffa"/>
          <w:rtl/>
        </w:rPr>
        <w:t>וישב מצרף ומטהר כסף</w:t>
      </w:r>
      <w:r w:rsidRPr="00224C4C">
        <w:rPr>
          <w:rStyle w:val="affffa"/>
          <w:rFonts w:hint="cs"/>
          <w:rtl/>
        </w:rPr>
        <w:t>'</w:t>
      </w:r>
      <w:r w:rsidRPr="00224C4C">
        <w:rPr>
          <w:rStyle w:val="affffa"/>
          <w:rtl/>
        </w:rPr>
        <w:t>.</w:t>
      </w:r>
    </w:p>
    <w:p w14:paraId="3A7BD87E" w14:textId="31F73A84" w:rsidR="00A85AC8" w:rsidRPr="00E600D8" w:rsidRDefault="00250521" w:rsidP="00250521">
      <w:pPr>
        <w:pStyle w:val="38"/>
        <w:framePr w:wrap="notBeside"/>
        <w:rPr>
          <w:rtl/>
        </w:rPr>
      </w:pPr>
      <w:r w:rsidRPr="00E600D8">
        <w:rPr>
          <w:rtl/>
        </w:rPr>
        <w:t>א"ר יצחק</w:t>
      </w:r>
      <w:r w:rsidR="00A85AC8" w:rsidRPr="00E600D8">
        <w:rPr>
          <w:rtl/>
        </w:rPr>
        <w:t>:</w:t>
      </w:r>
    </w:p>
    <w:p w14:paraId="0447EA82" w14:textId="260F7803" w:rsidR="006E0774" w:rsidRPr="00131640" w:rsidRDefault="006E0774" w:rsidP="006E0774">
      <w:pPr>
        <w:rPr>
          <w:rtl/>
        </w:rPr>
      </w:pPr>
      <w:r w:rsidRPr="00224C4C">
        <w:rPr>
          <w:rStyle w:val="affffa"/>
          <w:rFonts w:hint="cs"/>
          <w:rtl/>
        </w:rPr>
        <w:t>'</w:t>
      </w:r>
      <w:r w:rsidRPr="00224C4C">
        <w:rPr>
          <w:rStyle w:val="affffa"/>
          <w:rtl/>
        </w:rPr>
        <w:t>מגישי מנחה בצדקה</w:t>
      </w:r>
      <w:r w:rsidRPr="00224C4C">
        <w:rPr>
          <w:rStyle w:val="affffa"/>
          <w:rFonts w:hint="cs"/>
          <w:rtl/>
        </w:rPr>
        <w:t>'</w:t>
      </w:r>
      <w:r w:rsidRPr="00224C4C">
        <w:rPr>
          <w:rFonts w:ascii="Fb Fontext" w:hAnsi="Fb Fontext"/>
          <w:rtl/>
        </w:rPr>
        <w:t xml:space="preserve"> צדקה עשה הקב"ה עם ישראל, שמשפחה שנטמעה - נטמעה.</w:t>
      </w:r>
    </w:p>
    <w:p w14:paraId="12BEE603" w14:textId="619F2845" w:rsidR="007309FA" w:rsidRPr="00131640" w:rsidRDefault="007309FA" w:rsidP="007309FA">
      <w:pPr>
        <w:pStyle w:val="affffb"/>
        <w:rPr>
          <w:rtl/>
        </w:rPr>
      </w:pPr>
      <w:r w:rsidRPr="007309FA">
        <w:rPr>
          <w:rFonts w:hint="cs"/>
          <w:rtl/>
        </w:rPr>
        <w:t>***</w:t>
      </w:r>
    </w:p>
    <w:p w14:paraId="4644424E" w14:textId="7801F085" w:rsidR="006E0774" w:rsidRPr="00131640" w:rsidRDefault="006E0774" w:rsidP="00680F64">
      <w:pPr>
        <w:pStyle w:val="affffb"/>
        <w:rPr>
          <w:rtl/>
        </w:rPr>
      </w:pPr>
      <w:r w:rsidRPr="00196D6B">
        <w:rPr>
          <w:rStyle w:val="afffff3"/>
          <w:rFonts w:cs="BA TM • Vilna Extra-Bold" w:hint="cs"/>
          <w:b w:val="0"/>
          <w:bCs w:val="0"/>
          <w:rtl/>
        </w:rPr>
        <w:t>אריא</w:t>
      </w:r>
      <w:r w:rsidRPr="00196D6B">
        <w:rPr>
          <w:rStyle w:val="afffff3"/>
          <w:rFonts w:cs="BA TM • Vilna Extra-Bold"/>
          <w:b w:val="0"/>
          <w:bCs w:val="0"/>
          <w:rtl/>
        </w:rPr>
        <w:t>"</w:t>
      </w:r>
      <w:r w:rsidRPr="00196D6B">
        <w:rPr>
          <w:rStyle w:val="afffff3"/>
          <w:rFonts w:cs="BA TM • Vilna Extra-Bold" w:hint="cs"/>
          <w:b w:val="0"/>
          <w:bCs w:val="0"/>
          <w:rtl/>
        </w:rPr>
        <w:t>ש</w:t>
      </w:r>
      <w:r w:rsidRPr="00196D6B">
        <w:rPr>
          <w:rStyle w:val="afffff3"/>
          <w:rFonts w:cs="BA TM • Vilna Extra-Bold"/>
          <w:b w:val="0"/>
          <w:bCs w:val="0"/>
          <w:rtl/>
        </w:rPr>
        <w:t xml:space="preserve">: </w:t>
      </w:r>
      <w:r w:rsidRPr="00210DF6">
        <w:rPr>
          <w:rtl/>
        </w:rPr>
        <w:t>כל ארצות עיסה לארץ ישראל, וא</w:t>
      </w:r>
      <w:r w:rsidR="00680F64">
        <w:rPr>
          <w:rFonts w:hint="cs"/>
          <w:rtl/>
        </w:rPr>
        <w:t>"י</w:t>
      </w:r>
      <w:r w:rsidRPr="00210DF6">
        <w:rPr>
          <w:rtl/>
        </w:rPr>
        <w:t xml:space="preserve"> עיסה לבבל.</w:t>
      </w:r>
    </w:p>
    <w:p w14:paraId="510A4FC0" w14:textId="77777777" w:rsidR="00A85AC8" w:rsidRPr="00E600D8" w:rsidRDefault="006E0774" w:rsidP="0010080E">
      <w:pPr>
        <w:pStyle w:val="38"/>
        <w:framePr w:wrap="notBeside"/>
        <w:rPr>
          <w:rtl/>
        </w:rPr>
      </w:pPr>
      <w:r w:rsidRPr="00E600D8">
        <w:rPr>
          <w:rtl/>
        </w:rPr>
        <w:t>בימי רבי</w:t>
      </w:r>
      <w:r w:rsidR="00A85AC8" w:rsidRPr="00E600D8">
        <w:rPr>
          <w:rtl/>
        </w:rPr>
        <w:t>:</w:t>
      </w:r>
    </w:p>
    <w:p w14:paraId="502D6107" w14:textId="7A20A296" w:rsidR="009469D7" w:rsidRDefault="006E0774" w:rsidP="006E0774">
      <w:pPr>
        <w:rPr>
          <w:rFonts w:ascii="Fb Fontext" w:hAnsi="Fb Fontext"/>
          <w:rtl/>
        </w:rPr>
      </w:pPr>
      <w:r w:rsidRPr="00224C4C">
        <w:rPr>
          <w:rFonts w:ascii="Fb Fontext" w:hAnsi="Fb Fontext"/>
          <w:rtl/>
        </w:rPr>
        <w:t>בקשו לעשות בבל עיסה לארץ ישראל,</w:t>
      </w:r>
    </w:p>
    <w:p w14:paraId="5EEBDBDE" w14:textId="55A37B5D" w:rsidR="00A85AC8" w:rsidRPr="00E600D8" w:rsidRDefault="006E0774" w:rsidP="00B84876">
      <w:pPr>
        <w:pStyle w:val="38"/>
        <w:framePr w:wrap="notBeside"/>
        <w:rPr>
          <w:rtl/>
        </w:rPr>
      </w:pPr>
      <w:r w:rsidRPr="00E600D8">
        <w:rPr>
          <w:rtl/>
        </w:rPr>
        <w:t>אמר להן</w:t>
      </w:r>
      <w:r w:rsidR="00A85AC8" w:rsidRPr="00E600D8">
        <w:rPr>
          <w:rtl/>
        </w:rPr>
        <w:t>:</w:t>
      </w:r>
    </w:p>
    <w:p w14:paraId="70C35211" w14:textId="38DBAF96" w:rsidR="009469D7" w:rsidRDefault="006E0774" w:rsidP="006E0774">
      <w:pPr>
        <w:rPr>
          <w:rFonts w:ascii="Fb Fontext" w:hAnsi="Fb Fontext"/>
          <w:rtl/>
        </w:rPr>
      </w:pPr>
      <w:r w:rsidRPr="00224C4C">
        <w:rPr>
          <w:rFonts w:ascii="Fb Fontext" w:hAnsi="Fb Fontext"/>
          <w:rtl/>
        </w:rPr>
        <w:t>קוצים אתם משימים בין עיני? רצונכם, יטפל עמכם ר</w:t>
      </w:r>
      <w:r w:rsidRPr="00224C4C">
        <w:rPr>
          <w:rFonts w:ascii="Fb Fontext" w:hAnsi="Fb Fontext" w:hint="cs"/>
          <w:rtl/>
        </w:rPr>
        <w:t>חב''ח</w:t>
      </w:r>
    </w:p>
    <w:p w14:paraId="1FFEA6A3" w14:textId="77777777" w:rsidR="00A85AC8" w:rsidRPr="00E600D8" w:rsidRDefault="006E0774" w:rsidP="0010080E">
      <w:pPr>
        <w:pStyle w:val="38"/>
        <w:framePr w:wrap="notBeside"/>
        <w:rPr>
          <w:rtl/>
        </w:rPr>
      </w:pPr>
      <w:r w:rsidRPr="00E600D8">
        <w:rPr>
          <w:rtl/>
        </w:rPr>
        <w:t>נטפל עמהם ר</w:t>
      </w:r>
      <w:r w:rsidRPr="00E600D8">
        <w:rPr>
          <w:rFonts w:hint="cs"/>
          <w:rtl/>
        </w:rPr>
        <w:t>חב</w:t>
      </w:r>
      <w:r w:rsidRPr="00E600D8">
        <w:rPr>
          <w:rtl/>
        </w:rPr>
        <w:t>"</w:t>
      </w:r>
      <w:r w:rsidRPr="00E600D8">
        <w:rPr>
          <w:rFonts w:hint="cs"/>
          <w:rtl/>
        </w:rPr>
        <w:t>ח</w:t>
      </w:r>
      <w:r w:rsidR="00A85AC8" w:rsidRPr="00E600D8">
        <w:rPr>
          <w:rtl/>
        </w:rPr>
        <w:t>:</w:t>
      </w:r>
    </w:p>
    <w:p w14:paraId="43B08453" w14:textId="2BF6393D" w:rsidR="006E0774" w:rsidRPr="00131640" w:rsidRDefault="006E0774" w:rsidP="006E0774">
      <w:pPr>
        <w:rPr>
          <w:rtl/>
        </w:rPr>
      </w:pPr>
      <w:r w:rsidRPr="0010080E">
        <w:rPr>
          <w:rStyle w:val="afffff3"/>
          <w:rtl/>
        </w:rPr>
        <w:t>כך מקובלני מר</w:t>
      </w:r>
      <w:r w:rsidRPr="0010080E">
        <w:rPr>
          <w:rStyle w:val="afffff3"/>
          <w:rFonts w:hint="cs"/>
          <w:rtl/>
        </w:rPr>
        <w:t>יבר</w:t>
      </w:r>
      <w:r w:rsidRPr="0010080E">
        <w:rPr>
          <w:rStyle w:val="afffff3"/>
          <w:rtl/>
        </w:rPr>
        <w:t>"</w:t>
      </w:r>
      <w:r w:rsidRPr="0010080E">
        <w:rPr>
          <w:rStyle w:val="afffff3"/>
          <w:rFonts w:hint="cs"/>
          <w:rtl/>
        </w:rPr>
        <w:t xml:space="preserve">י </w:t>
      </w:r>
      <w:r w:rsidRPr="0010080E">
        <w:rPr>
          <w:rStyle w:val="afffff3"/>
          <w:rtl/>
        </w:rPr>
        <w:t>משום אביו:</w:t>
      </w:r>
      <w:r w:rsidRPr="00224C4C">
        <w:rPr>
          <w:rFonts w:ascii="Fb Fontext" w:hAnsi="Fb Fontext"/>
          <w:rtl/>
        </w:rPr>
        <w:t xml:space="preserve"> כל ארצות עיסה לארץ ישראל, וארץ ישראל עיסה לבבל.</w:t>
      </w:r>
    </w:p>
    <w:p w14:paraId="539EA1E3" w14:textId="77777777" w:rsidR="00A85AC8" w:rsidRPr="00E600D8" w:rsidRDefault="006E0774" w:rsidP="00B84876">
      <w:pPr>
        <w:pStyle w:val="38"/>
        <w:framePr w:wrap="notBeside"/>
        <w:rPr>
          <w:rtl/>
        </w:rPr>
      </w:pPr>
      <w:r w:rsidRPr="00E600D8">
        <w:rPr>
          <w:rtl/>
        </w:rPr>
        <w:t>•</w:t>
      </w:r>
      <w:r w:rsidRPr="00E600D8">
        <w:rPr>
          <w:rFonts w:hint="cs"/>
          <w:rtl/>
        </w:rPr>
        <w:t xml:space="preserve"> </w:t>
      </w:r>
      <w:r w:rsidRPr="00E600D8">
        <w:rPr>
          <w:rtl/>
        </w:rPr>
        <w:t>בימי רבי פנחס</w:t>
      </w:r>
      <w:r w:rsidR="00A85AC8" w:rsidRPr="00E600D8">
        <w:rPr>
          <w:rtl/>
        </w:rPr>
        <w:t>:</w:t>
      </w:r>
    </w:p>
    <w:p w14:paraId="60E98859" w14:textId="5ACF0924" w:rsidR="009469D7" w:rsidRDefault="006E0774" w:rsidP="006E0774">
      <w:pPr>
        <w:rPr>
          <w:rFonts w:ascii="Fb Fontext" w:hAnsi="Fb Fontext"/>
          <w:rtl/>
        </w:rPr>
      </w:pPr>
      <w:r w:rsidRPr="00224C4C">
        <w:rPr>
          <w:rFonts w:ascii="Fb Fontext" w:hAnsi="Fb Fontext"/>
          <w:sz w:val="32"/>
          <w:rtl/>
        </w:rPr>
        <w:t xml:space="preserve">בקשו לעשות בבל עיסה לארץ ישראל, </w:t>
      </w:r>
      <w:r w:rsidRPr="00B84876">
        <w:rPr>
          <w:rStyle w:val="afffff3"/>
          <w:rtl/>
        </w:rPr>
        <w:t>אמר לעבדיו:</w:t>
      </w:r>
      <w:r w:rsidRPr="00224C4C">
        <w:rPr>
          <w:rFonts w:ascii="Fb Fontext" w:hAnsi="Fb Fontext"/>
          <w:sz w:val="32"/>
          <w:rtl/>
        </w:rPr>
        <w:t xml:space="preserve"> כשאני אומר שני דברים בבית המדרש, טלוני בעריסה ורוצו.</w:t>
      </w:r>
    </w:p>
    <w:p w14:paraId="65D143C2" w14:textId="64BDD036" w:rsidR="006E0774" w:rsidRPr="00131640" w:rsidRDefault="006E0774" w:rsidP="006E0774">
      <w:pPr>
        <w:rPr>
          <w:rtl/>
        </w:rPr>
      </w:pPr>
      <w:r w:rsidRPr="00794A5F">
        <w:rPr>
          <w:rStyle w:val="afffff3"/>
          <w:rtl/>
        </w:rPr>
        <w:t>כ</w:t>
      </w:r>
      <w:r w:rsidRPr="00794A5F">
        <w:rPr>
          <w:rStyle w:val="afffff3"/>
          <w:rFonts w:hint="cs"/>
          <w:rtl/>
        </w:rPr>
        <w:t>שהכניסוהו</w:t>
      </w:r>
      <w:r w:rsidRPr="00794A5F">
        <w:rPr>
          <w:rStyle w:val="afffff3"/>
          <w:rtl/>
        </w:rPr>
        <w:t xml:space="preserve"> אמר להם:</w:t>
      </w:r>
      <w:r w:rsidRPr="00224C4C">
        <w:rPr>
          <w:rFonts w:ascii="Fb Fontext" w:hAnsi="Fb Fontext"/>
          <w:rtl/>
        </w:rPr>
        <w:t xml:space="preserve"> אין שחיטה לעוף מן התורה.</w:t>
      </w:r>
    </w:p>
    <w:p w14:paraId="02021228" w14:textId="249244C3" w:rsidR="00A85AC8" w:rsidRPr="00E600D8" w:rsidRDefault="00794A5F" w:rsidP="00794A5F">
      <w:pPr>
        <w:pStyle w:val="38"/>
        <w:framePr w:wrap="notBeside"/>
        <w:rPr>
          <w:rtl/>
        </w:rPr>
      </w:pPr>
      <w:r w:rsidRPr="00E600D8">
        <w:rPr>
          <w:rFonts w:hint="cs"/>
          <w:rtl/>
        </w:rPr>
        <w:t>ישבו ועיינו וא'ל</w:t>
      </w:r>
      <w:r w:rsidR="00A85AC8" w:rsidRPr="00E600D8">
        <w:rPr>
          <w:rtl/>
        </w:rPr>
        <w:t>:</w:t>
      </w:r>
    </w:p>
    <w:p w14:paraId="282160FD" w14:textId="3543B84C" w:rsidR="006E0774" w:rsidRPr="00131640" w:rsidRDefault="006E0774" w:rsidP="006E0774">
      <w:pPr>
        <w:rPr>
          <w:rtl/>
        </w:rPr>
      </w:pPr>
      <w:r w:rsidRPr="00224C4C">
        <w:rPr>
          <w:rFonts w:ascii="Fb Fontext" w:hAnsi="Fb Fontext"/>
          <w:rtl/>
        </w:rPr>
        <w:t>כל ארצות עיסה לארץ ישראל, וארץ ישראל עיסה לבבל, נטלוהו בעריסה ורצו,</w:t>
      </w:r>
    </w:p>
    <w:p w14:paraId="2A568AA6" w14:textId="77777777" w:rsidR="00A85AC8" w:rsidRPr="00E600D8" w:rsidRDefault="006E0774" w:rsidP="00794A5F">
      <w:pPr>
        <w:pStyle w:val="38"/>
        <w:framePr w:wrap="notBeside"/>
        <w:rPr>
          <w:rtl/>
        </w:rPr>
      </w:pPr>
      <w:r w:rsidRPr="00E600D8">
        <w:rPr>
          <w:rtl/>
        </w:rPr>
        <w:t>רצו אחריו</w:t>
      </w:r>
      <w:r w:rsidR="00A85AC8" w:rsidRPr="00E600D8">
        <w:rPr>
          <w:rtl/>
        </w:rPr>
        <w:t>:</w:t>
      </w:r>
    </w:p>
    <w:p w14:paraId="239298E3" w14:textId="01A4CCEE" w:rsidR="006E0774" w:rsidRPr="00131640" w:rsidRDefault="006E0774" w:rsidP="00794A5F">
      <w:pPr>
        <w:spacing w:after="120"/>
        <w:rPr>
          <w:rtl/>
        </w:rPr>
      </w:pPr>
      <w:r w:rsidRPr="00224C4C">
        <w:rPr>
          <w:rFonts w:ascii="Fb Fontext" w:hAnsi="Fb Fontext"/>
          <w:rtl/>
        </w:rPr>
        <w:t>ולא הגיעוהו.</w:t>
      </w:r>
      <w:r w:rsidRPr="00224C4C">
        <w:rPr>
          <w:rFonts w:ascii="Fb Fontext" w:hAnsi="Fb Fontext" w:hint="cs"/>
          <w:rtl/>
        </w:rPr>
        <w:t xml:space="preserve"> </w:t>
      </w:r>
      <w:r w:rsidRPr="00224C4C">
        <w:rPr>
          <w:rFonts w:ascii="Fb Fontext" w:hAnsi="Fb Fontext"/>
          <w:rtl/>
        </w:rPr>
        <w:t>ישבו ובדקו, עד שהגיעו לסכנה ופירשו.</w:t>
      </w:r>
    </w:p>
    <w:p w14:paraId="17501535" w14:textId="229D8722" w:rsidR="00A85AC8" w:rsidRPr="00E600D8" w:rsidRDefault="006E0774" w:rsidP="00D05E2C">
      <w:pPr>
        <w:pStyle w:val="38"/>
        <w:framePr w:wrap="notBeside"/>
        <w:rPr>
          <w:rtl/>
        </w:rPr>
      </w:pPr>
      <w:r w:rsidRPr="00E600D8">
        <w:rPr>
          <w:rtl/>
        </w:rPr>
        <w:t>ר</w:t>
      </w:r>
      <w:r w:rsidRPr="00E600D8">
        <w:rPr>
          <w:rFonts w:hint="cs"/>
          <w:rtl/>
        </w:rPr>
        <w:t>י</w:t>
      </w:r>
      <w:r w:rsidRPr="00E600D8">
        <w:rPr>
          <w:rtl/>
        </w:rPr>
        <w:t>"</w:t>
      </w:r>
      <w:r w:rsidRPr="00E600D8">
        <w:rPr>
          <w:rFonts w:hint="cs"/>
          <w:rtl/>
        </w:rPr>
        <w:t>ו</w:t>
      </w:r>
      <w:r w:rsidR="00A85AC8" w:rsidRPr="00E600D8">
        <w:rPr>
          <w:rtl/>
        </w:rPr>
        <w:t>:</w:t>
      </w:r>
    </w:p>
    <w:p w14:paraId="4A00012C" w14:textId="5B24369D" w:rsidR="006E0774" w:rsidRPr="00AB6A27" w:rsidRDefault="006E0774" w:rsidP="006E0774">
      <w:pPr>
        <w:rPr>
          <w:spacing w:val="2"/>
          <w:rtl/>
        </w:rPr>
      </w:pPr>
      <w:r w:rsidRPr="00AB6A27">
        <w:rPr>
          <w:rFonts w:ascii="Fb Fontext" w:hAnsi="Fb Fontext"/>
          <w:spacing w:val="2"/>
          <w:sz w:val="32"/>
          <w:rtl/>
        </w:rPr>
        <w:t>היכלא! בידינו היא, אבל מה אעשה שהרי גדולי הדור נטמעו בה.</w:t>
      </w:r>
    </w:p>
    <w:p w14:paraId="5B6D1767" w14:textId="4A587B15" w:rsidR="00A85AC8" w:rsidRPr="00E600D8" w:rsidRDefault="006E0774" w:rsidP="005032D9">
      <w:pPr>
        <w:pStyle w:val="38"/>
        <w:framePr w:wrap="notBeside"/>
        <w:rPr>
          <w:rtl/>
        </w:rPr>
      </w:pPr>
      <w:r w:rsidRPr="00E600D8">
        <w:rPr>
          <w:rtl/>
        </w:rPr>
        <w:t>סבר כר</w:t>
      </w:r>
      <w:r w:rsidRPr="00E600D8">
        <w:rPr>
          <w:rFonts w:hint="cs"/>
          <w:rtl/>
        </w:rPr>
        <w:t>י</w:t>
      </w:r>
      <w:r w:rsidRPr="00E600D8">
        <w:rPr>
          <w:rtl/>
        </w:rPr>
        <w:t>"</w:t>
      </w:r>
      <w:r w:rsidRPr="00E600D8">
        <w:rPr>
          <w:rFonts w:hint="cs"/>
          <w:rtl/>
        </w:rPr>
        <w:t>צ</w:t>
      </w:r>
      <w:r w:rsidR="00A85AC8" w:rsidRPr="00E600D8">
        <w:rPr>
          <w:rFonts w:hint="cs"/>
          <w:rtl/>
        </w:rPr>
        <w:t>:</w:t>
      </w:r>
    </w:p>
    <w:p w14:paraId="7D39E479" w14:textId="3351927A" w:rsidR="006E0774" w:rsidRPr="00131640" w:rsidRDefault="005032D9" w:rsidP="006E0774">
      <w:pPr>
        <w:rPr>
          <w:rtl/>
        </w:rPr>
      </w:pPr>
      <w:r>
        <w:rPr>
          <w:rFonts w:ascii="Fb Fontext" w:hAnsi="Fb Fontext" w:cs="BA TM • Vilna Extra-Bold" w:hint="cs"/>
          <w:rtl/>
        </w:rPr>
        <w:t>מ</w:t>
      </w:r>
      <w:r w:rsidR="006E0774" w:rsidRPr="00210DF6">
        <w:rPr>
          <w:rFonts w:ascii="Fb Fontext" w:hAnsi="Fb Fontext" w:cs="BA TM • Vilna Extra-Bold"/>
          <w:rtl/>
        </w:rPr>
        <w:t>שפחה שנטמעה - נטמעה.</w:t>
      </w:r>
    </w:p>
    <w:p w14:paraId="76D0E8F5" w14:textId="457215E3" w:rsidR="00A85AC8" w:rsidRPr="00E600D8" w:rsidRDefault="006E0774" w:rsidP="005032D9">
      <w:pPr>
        <w:pStyle w:val="38"/>
        <w:framePr w:wrap="notBeside"/>
        <w:jc w:val="center"/>
        <w:rPr>
          <w:rtl/>
        </w:rPr>
      </w:pPr>
      <w:r w:rsidRPr="00E600D8">
        <w:rPr>
          <w:rFonts w:hint="cs"/>
          <w:rtl/>
        </w:rPr>
        <w:t xml:space="preserve"> א</w:t>
      </w:r>
      <w:r w:rsidRPr="00E600D8">
        <w:rPr>
          <w:rtl/>
        </w:rPr>
        <w:t>ביי</w:t>
      </w:r>
      <w:r w:rsidR="005032D9" w:rsidRPr="00E600D8">
        <w:rPr>
          <w:rFonts w:hint="cs"/>
          <w:rtl/>
        </w:rPr>
        <w:t>:</w:t>
      </w:r>
      <w:r w:rsidRPr="00E600D8">
        <w:rPr>
          <w:rtl/>
        </w:rPr>
        <w:t xml:space="preserve"> אף אנן תנינא</w:t>
      </w:r>
      <w:r w:rsidR="00A85AC8" w:rsidRPr="00E600D8">
        <w:rPr>
          <w:rtl/>
        </w:rPr>
        <w:t>:</w:t>
      </w:r>
    </w:p>
    <w:p w14:paraId="30FF00F3" w14:textId="2A07583D" w:rsidR="006E0774" w:rsidRPr="00131640" w:rsidRDefault="006E0774" w:rsidP="006E0774">
      <w:pPr>
        <w:rPr>
          <w:rtl/>
        </w:rPr>
      </w:pPr>
      <w:r w:rsidRPr="00224C4C">
        <w:rPr>
          <w:rFonts w:ascii="Fb Fontext" w:hAnsi="Fb Fontext"/>
          <w:sz w:val="32"/>
          <w:rtl/>
        </w:rPr>
        <w:t>משפחת בית הצריפה היתה בעבר הירדן וריחקה בן ציון בזרוע,</w:t>
      </w:r>
    </w:p>
    <w:p w14:paraId="41D44205" w14:textId="77777777" w:rsidR="006E0774" w:rsidRPr="00131640" w:rsidRDefault="006E0774" w:rsidP="006E0774">
      <w:pPr>
        <w:rPr>
          <w:rtl/>
        </w:rPr>
      </w:pPr>
      <w:r w:rsidRPr="00224C4C">
        <w:rPr>
          <w:rFonts w:ascii="Fb Fontext" w:hAnsi="Fb Fontext"/>
          <w:rtl/>
        </w:rPr>
        <w:t>עוד אחרת היתה וקירבה בן ציון בזרוע, כגון אלו אליהו בא לטמא ולטהר, לרחק ולקרב.</w:t>
      </w:r>
    </w:p>
    <w:p w14:paraId="06F58832" w14:textId="77777777" w:rsidR="006E0774" w:rsidRPr="00131640" w:rsidRDefault="006E0774" w:rsidP="006E0774">
      <w:pPr>
        <w:rPr>
          <w:rtl/>
        </w:rPr>
      </w:pPr>
      <w:r w:rsidRPr="00E84DE8">
        <w:rPr>
          <w:rFonts w:hint="cs"/>
          <w:rtl/>
        </w:rPr>
        <w:t>'</w:t>
      </w:r>
      <w:r w:rsidRPr="00E84DE8">
        <w:rPr>
          <w:rtl/>
        </w:rPr>
        <w:t>כגון אלו דידעין</w:t>
      </w:r>
      <w:r w:rsidRPr="00E84DE8">
        <w:rPr>
          <w:rFonts w:hint="cs"/>
          <w:rtl/>
        </w:rPr>
        <w:t>'</w:t>
      </w:r>
      <w:r w:rsidRPr="00224C4C">
        <w:rPr>
          <w:rStyle w:val="affffa"/>
          <w:rtl/>
        </w:rPr>
        <w:t>,</w:t>
      </w:r>
      <w:r w:rsidRPr="00224C4C">
        <w:rPr>
          <w:rFonts w:ascii="Fb Fontext" w:hAnsi="Fb Fontext"/>
          <w:rtl/>
        </w:rPr>
        <w:t xml:space="preserve"> אבל משפחה שנטמעה - נטמעה.</w:t>
      </w:r>
    </w:p>
    <w:p w14:paraId="7294C2A4" w14:textId="5DC746BE" w:rsidR="00A85AC8" w:rsidRPr="00E600D8" w:rsidRDefault="006E0774" w:rsidP="00E84DE8">
      <w:pPr>
        <w:pStyle w:val="38"/>
        <w:framePr w:wrap="notBeside"/>
        <w:rPr>
          <w:rtl/>
        </w:rPr>
      </w:pPr>
      <w:r w:rsidRPr="00E600D8">
        <w:rPr>
          <w:rtl/>
        </w:rPr>
        <w:t>תנא</w:t>
      </w:r>
      <w:r w:rsidR="00A85AC8" w:rsidRPr="00E600D8">
        <w:rPr>
          <w:rtl/>
        </w:rPr>
        <w:t>:</w:t>
      </w:r>
    </w:p>
    <w:p w14:paraId="1476997E" w14:textId="6C938651" w:rsidR="006E0774" w:rsidRPr="00131640" w:rsidRDefault="006E0774" w:rsidP="00E84DE8">
      <w:pPr>
        <w:rPr>
          <w:rtl/>
        </w:rPr>
      </w:pPr>
      <w:r w:rsidRPr="00224C4C">
        <w:rPr>
          <w:rFonts w:ascii="Fb Fontext" w:hAnsi="Fb Fontext"/>
          <w:rtl/>
        </w:rPr>
        <w:t>עוד אחרת היתה ולא רצו חכמים לגלותה, אבל חכמים מוסרים אותו לבניהם ולתלמידיהן פעם אחת</w:t>
      </w:r>
      <w:r w:rsidR="00E84DE8">
        <w:rPr>
          <w:rFonts w:ascii="Fb Fontext" w:hAnsi="Fb Fontext" w:hint="cs"/>
          <w:rtl/>
        </w:rPr>
        <w:t xml:space="preserve"> </w:t>
      </w:r>
      <w:r w:rsidR="00E84DE8" w:rsidRPr="00E84DE8">
        <w:rPr>
          <w:rStyle w:val="afffff5"/>
          <w:rFonts w:hint="cs"/>
          <w:rtl/>
        </w:rPr>
        <w:t>או פעמים</w:t>
      </w:r>
      <w:r w:rsidRPr="00224C4C">
        <w:rPr>
          <w:rFonts w:ascii="Fb Fontext" w:hAnsi="Fb Fontext"/>
          <w:rtl/>
        </w:rPr>
        <w:t xml:space="preserve"> בשבוע</w:t>
      </w:r>
      <w:r w:rsidR="00E84DE8">
        <w:rPr>
          <w:rFonts w:ascii="Fb Fontext" w:hAnsi="Fb Fontext" w:hint="cs"/>
          <w:rtl/>
        </w:rPr>
        <w:t>.</w:t>
      </w:r>
    </w:p>
    <w:p w14:paraId="6CB5B26E" w14:textId="1A65F793" w:rsidR="00A85AC8" w:rsidRPr="00E600D8" w:rsidRDefault="006E0774" w:rsidP="00E84DE8">
      <w:pPr>
        <w:pStyle w:val="38"/>
        <w:framePr w:wrap="notBeside"/>
        <w:rPr>
          <w:rtl/>
        </w:rPr>
      </w:pPr>
      <w:r w:rsidRPr="00E600D8">
        <w:rPr>
          <w:rtl/>
        </w:rPr>
        <w:t>ר</w:t>
      </w:r>
      <w:r w:rsidRPr="00E600D8">
        <w:rPr>
          <w:rFonts w:hint="cs"/>
          <w:rtl/>
        </w:rPr>
        <w:t>נב</w:t>
      </w:r>
      <w:r w:rsidRPr="00E600D8">
        <w:rPr>
          <w:rtl/>
        </w:rPr>
        <w:t>"</w:t>
      </w:r>
      <w:r w:rsidRPr="00E600D8">
        <w:rPr>
          <w:rFonts w:hint="cs"/>
          <w:rtl/>
        </w:rPr>
        <w:t>י</w:t>
      </w:r>
      <w:r w:rsidR="00A85AC8" w:rsidRPr="00E600D8">
        <w:rPr>
          <w:rtl/>
        </w:rPr>
        <w:t>:</w:t>
      </w:r>
    </w:p>
    <w:p w14:paraId="73E43C8F" w14:textId="0538BCF5" w:rsidR="009469D7" w:rsidRDefault="00836BD3" w:rsidP="006E0774">
      <w:pPr>
        <w:rPr>
          <w:rtl/>
        </w:rPr>
      </w:pPr>
      <w:r w:rsidRPr="00196D6B">
        <w:rPr>
          <w:rFonts w:cs="BA TM • Vilna Extra-Bold"/>
          <w:rtl/>
        </w:rPr>
        <w:t>מסתבר</w:t>
      </w:r>
      <w:r w:rsidR="006E0774" w:rsidRPr="00196D6B">
        <w:rPr>
          <w:rFonts w:cs="BA TM • Vilna Extra-Bold"/>
          <w:rtl/>
        </w:rPr>
        <w:t xml:space="preserve"> כמ"ד פעם אחת בשבוע</w:t>
      </w:r>
      <w:r w:rsidR="006E0774" w:rsidRPr="00224C4C">
        <w:rPr>
          <w:rtl/>
        </w:rPr>
        <w:t>,</w:t>
      </w:r>
    </w:p>
    <w:p w14:paraId="6EF17F26" w14:textId="77777777" w:rsidR="00967393" w:rsidRDefault="006E0774" w:rsidP="00967393">
      <w:pPr>
        <w:pStyle w:val="38"/>
        <w:framePr w:wrap="notBeside"/>
        <w:rPr>
          <w:rtl/>
        </w:rPr>
      </w:pPr>
      <w:r w:rsidRPr="00AB6A27">
        <w:rPr>
          <w:rStyle w:val="afffff3"/>
          <w:spacing w:val="2"/>
          <w:rtl/>
        </w:rPr>
        <w:t>דתניא:</w:t>
      </w:r>
      <w:r w:rsidRPr="00AB6A27">
        <w:rPr>
          <w:rtl/>
        </w:rPr>
        <w:t xml:space="preserve"> </w:t>
      </w:r>
    </w:p>
    <w:p w14:paraId="24EB3A83" w14:textId="2A03CD8E" w:rsidR="006E0774" w:rsidRPr="00AB6A27" w:rsidRDefault="006E0774" w:rsidP="006E0774">
      <w:pPr>
        <w:rPr>
          <w:spacing w:val="2"/>
          <w:rtl/>
        </w:rPr>
      </w:pPr>
      <w:r w:rsidRPr="00AB6A27">
        <w:rPr>
          <w:spacing w:val="2"/>
          <w:rtl/>
        </w:rPr>
        <w:t>הריני נזיר אם לא אגלה משפחות</w:t>
      </w:r>
      <w:r w:rsidR="0013478F" w:rsidRPr="00AB6A27">
        <w:rPr>
          <w:rFonts w:hint="cs"/>
          <w:spacing w:val="2"/>
          <w:rtl/>
        </w:rPr>
        <w:t>-</w:t>
      </w:r>
      <w:r w:rsidRPr="00AB6A27">
        <w:rPr>
          <w:spacing w:val="2"/>
          <w:rtl/>
        </w:rPr>
        <w:t xml:space="preserve"> יהיה נזיר ולא יגלה משפחות.</w:t>
      </w:r>
    </w:p>
    <w:p w14:paraId="2C0C5831" w14:textId="69B24052" w:rsidR="00A85AC8" w:rsidRPr="00E600D8" w:rsidRDefault="006E0774" w:rsidP="00E84DE8">
      <w:pPr>
        <w:pStyle w:val="38"/>
        <w:framePr w:wrap="notBeside"/>
        <w:rPr>
          <w:rtl/>
        </w:rPr>
      </w:pPr>
      <w:r w:rsidRPr="00E600D8">
        <w:rPr>
          <w:rFonts w:hint="cs"/>
          <w:rtl/>
        </w:rPr>
        <w:t xml:space="preserve"> רבב</w:t>
      </w:r>
      <w:r w:rsidRPr="00E600D8">
        <w:rPr>
          <w:rtl/>
        </w:rPr>
        <w:t>"</w:t>
      </w:r>
      <w:r w:rsidRPr="00E600D8">
        <w:rPr>
          <w:rFonts w:hint="cs"/>
          <w:rtl/>
        </w:rPr>
        <w:t>ח מרי'ו</w:t>
      </w:r>
      <w:r w:rsidR="00A85AC8" w:rsidRPr="00E600D8">
        <w:rPr>
          <w:rtl/>
        </w:rPr>
        <w:t>:</w:t>
      </w:r>
    </w:p>
    <w:p w14:paraId="6F306EDB" w14:textId="6591F90D" w:rsidR="006E0774" w:rsidRPr="00131640" w:rsidRDefault="006E0774" w:rsidP="006E0774">
      <w:pPr>
        <w:rPr>
          <w:rtl/>
        </w:rPr>
      </w:pPr>
      <w:r w:rsidRPr="00224C4C">
        <w:rPr>
          <w:rFonts w:ascii="Fb Fontext" w:hAnsi="Fb Fontext"/>
          <w:sz w:val="32"/>
          <w:rtl/>
        </w:rPr>
        <w:t xml:space="preserve">שם בן ארבע אותיות, חכמים מוסרין אותו לתלמידיהן פעם אחת </w:t>
      </w:r>
      <w:r w:rsidR="00C26651" w:rsidRPr="00C26651">
        <w:rPr>
          <w:rStyle w:val="afffff5"/>
          <w:rFonts w:hint="cs"/>
          <w:rtl/>
        </w:rPr>
        <w:t>או פעמיים</w:t>
      </w:r>
      <w:r w:rsidR="00C26651">
        <w:rPr>
          <w:rStyle w:val="afffff5"/>
          <w:rFonts w:hint="cs"/>
          <w:rtl/>
        </w:rPr>
        <w:t xml:space="preserve"> </w:t>
      </w:r>
      <w:r w:rsidRPr="00224C4C">
        <w:rPr>
          <w:rFonts w:ascii="Fb Fontext" w:hAnsi="Fb Fontext"/>
          <w:sz w:val="32"/>
          <w:rtl/>
        </w:rPr>
        <w:t>בשבוע</w:t>
      </w:r>
      <w:r w:rsidR="00C26651">
        <w:rPr>
          <w:rFonts w:ascii="Fb Fontext" w:hAnsi="Fb Fontext" w:hint="cs"/>
          <w:sz w:val="32"/>
          <w:rtl/>
        </w:rPr>
        <w:t>.</w:t>
      </w:r>
    </w:p>
    <w:p w14:paraId="5077B691" w14:textId="082DC0D0" w:rsidR="00A85AC8" w:rsidRPr="00E600D8" w:rsidRDefault="006E0774" w:rsidP="00C26651">
      <w:pPr>
        <w:pStyle w:val="38"/>
        <w:framePr w:wrap="notBeside"/>
        <w:rPr>
          <w:rtl/>
        </w:rPr>
      </w:pPr>
      <w:r w:rsidRPr="00E600D8">
        <w:rPr>
          <w:rFonts w:hint="cs"/>
          <w:rtl/>
        </w:rPr>
        <w:t>רנב</w:t>
      </w:r>
      <w:r w:rsidRPr="00E600D8">
        <w:rPr>
          <w:rtl/>
        </w:rPr>
        <w:t>"</w:t>
      </w:r>
      <w:r w:rsidRPr="00E600D8">
        <w:rPr>
          <w:rFonts w:hint="cs"/>
          <w:rtl/>
        </w:rPr>
        <w:t>י</w:t>
      </w:r>
      <w:r w:rsidR="00A85AC8" w:rsidRPr="00E600D8">
        <w:rPr>
          <w:rtl/>
        </w:rPr>
        <w:t>:</w:t>
      </w:r>
    </w:p>
    <w:p w14:paraId="3019BB66" w14:textId="7359A0B8" w:rsidR="006E0774" w:rsidRPr="00131640" w:rsidRDefault="00836BD3" w:rsidP="00C26651">
      <w:pPr>
        <w:rPr>
          <w:rtl/>
        </w:rPr>
      </w:pPr>
      <w:r w:rsidRPr="00C26651">
        <w:rPr>
          <w:rtl/>
        </w:rPr>
        <w:t>מסתבר</w:t>
      </w:r>
      <w:r w:rsidR="006E0774" w:rsidRPr="00C26651">
        <w:rPr>
          <w:rtl/>
        </w:rPr>
        <w:t xml:space="preserve"> כמ"ד פעם אחת בשבוע, </w:t>
      </w:r>
      <w:r w:rsidR="006E0774" w:rsidRPr="00C26651">
        <w:rPr>
          <w:rStyle w:val="afffff3"/>
          <w:rtl/>
        </w:rPr>
        <w:t>ד</w:t>
      </w:r>
      <w:r w:rsidR="006E0774" w:rsidRPr="00C26651">
        <w:rPr>
          <w:rStyle w:val="affffa"/>
          <w:rFonts w:hint="cs"/>
          <w:rtl/>
        </w:rPr>
        <w:t>'</w:t>
      </w:r>
      <w:r w:rsidR="006E0774" w:rsidRPr="00C26651">
        <w:rPr>
          <w:rStyle w:val="affffa"/>
          <w:rtl/>
        </w:rPr>
        <w:t>זה שמי לעולם</w:t>
      </w:r>
      <w:r w:rsidR="006E0774" w:rsidRPr="00C26651">
        <w:rPr>
          <w:rStyle w:val="affffa"/>
          <w:rFonts w:hint="cs"/>
          <w:rtl/>
        </w:rPr>
        <w:t>'</w:t>
      </w:r>
      <w:r w:rsidR="006E0774" w:rsidRPr="00C26651">
        <w:rPr>
          <w:rtl/>
        </w:rPr>
        <w:t>, לעלם כתיב.</w:t>
      </w:r>
    </w:p>
    <w:p w14:paraId="40B77A51" w14:textId="77777777" w:rsidR="00A85AC8" w:rsidRPr="00E600D8" w:rsidRDefault="006E0774" w:rsidP="00ED7CCA">
      <w:pPr>
        <w:pStyle w:val="38"/>
        <w:framePr w:wrap="notBeside"/>
        <w:rPr>
          <w:rtl/>
        </w:rPr>
      </w:pPr>
      <w:r w:rsidRPr="00E600D8">
        <w:rPr>
          <w:rtl/>
        </w:rPr>
        <w:t>רבא סבר</w:t>
      </w:r>
      <w:r w:rsidR="00A85AC8" w:rsidRPr="00E600D8">
        <w:rPr>
          <w:rtl/>
        </w:rPr>
        <w:t>:</w:t>
      </w:r>
    </w:p>
    <w:p w14:paraId="66370B00" w14:textId="06D8A826" w:rsidR="006E0774" w:rsidRPr="00131640" w:rsidRDefault="006E0774" w:rsidP="00DE6B70">
      <w:pPr>
        <w:spacing w:after="120"/>
        <w:rPr>
          <w:rtl/>
        </w:rPr>
      </w:pPr>
      <w:r w:rsidRPr="00224C4C">
        <w:rPr>
          <w:rFonts w:ascii="Fb Fontext" w:hAnsi="Fb Fontext"/>
          <w:rtl/>
        </w:rPr>
        <w:t xml:space="preserve">למידרשיה בפירקא, </w:t>
      </w:r>
      <w:r w:rsidRPr="00ED7CCA">
        <w:rPr>
          <w:rStyle w:val="afffff3"/>
          <w:rtl/>
        </w:rPr>
        <w:t>א"ל ההוא סבא:</w:t>
      </w:r>
      <w:r w:rsidRPr="00224C4C">
        <w:rPr>
          <w:rStyle w:val="affffa"/>
          <w:rtl/>
        </w:rPr>
        <w:t xml:space="preserve"> </w:t>
      </w:r>
      <w:r w:rsidRPr="00224C4C">
        <w:rPr>
          <w:rStyle w:val="affffa"/>
          <w:rFonts w:hint="cs"/>
          <w:rtl/>
        </w:rPr>
        <w:t>'</w:t>
      </w:r>
      <w:r w:rsidRPr="00224C4C">
        <w:rPr>
          <w:rStyle w:val="affffa"/>
          <w:rtl/>
        </w:rPr>
        <w:t>לעלם</w:t>
      </w:r>
      <w:r w:rsidRPr="00224C4C">
        <w:rPr>
          <w:rStyle w:val="affffa"/>
          <w:rFonts w:hint="cs"/>
          <w:rtl/>
        </w:rPr>
        <w:t>'</w:t>
      </w:r>
      <w:r w:rsidRPr="00224C4C">
        <w:rPr>
          <w:rStyle w:val="affffa"/>
          <w:rtl/>
        </w:rPr>
        <w:t xml:space="preserve"> </w:t>
      </w:r>
      <w:r w:rsidRPr="00224C4C">
        <w:rPr>
          <w:rFonts w:ascii="Fb Fontext" w:hAnsi="Fb Fontext"/>
          <w:rtl/>
        </w:rPr>
        <w:t>כתיב.</w:t>
      </w:r>
    </w:p>
    <w:p w14:paraId="515EE0D5" w14:textId="728174BF" w:rsidR="00A85AC8" w:rsidRPr="00E600D8" w:rsidRDefault="006E0774" w:rsidP="00DE6B70">
      <w:pPr>
        <w:pStyle w:val="38"/>
        <w:framePr w:wrap="notBeside"/>
        <w:rPr>
          <w:rtl/>
        </w:rPr>
      </w:pPr>
      <w:r w:rsidRPr="00E600D8">
        <w:rPr>
          <w:rtl/>
        </w:rPr>
        <w:t>ר</w:t>
      </w:r>
      <w:r w:rsidR="00DE6B70" w:rsidRPr="00E600D8">
        <w:rPr>
          <w:rFonts w:hint="cs"/>
          <w:rtl/>
        </w:rPr>
        <w:t>"א</w:t>
      </w:r>
      <w:r w:rsidRPr="00E600D8">
        <w:rPr>
          <w:rtl/>
        </w:rPr>
        <w:t xml:space="preserve"> רמי</w:t>
      </w:r>
      <w:r w:rsidR="00A85AC8" w:rsidRPr="00E600D8">
        <w:rPr>
          <w:rtl/>
        </w:rPr>
        <w:t>:</w:t>
      </w:r>
    </w:p>
    <w:p w14:paraId="0FB40A86" w14:textId="1759214A" w:rsidR="009469D7" w:rsidRDefault="006E0774" w:rsidP="00DE6B70">
      <w:pPr>
        <w:jc w:val="left"/>
        <w:rPr>
          <w:rFonts w:ascii="Fb Fontext" w:hAnsi="Fb Fontext"/>
          <w:rtl/>
        </w:rPr>
      </w:pPr>
      <w:r w:rsidRPr="00224C4C">
        <w:rPr>
          <w:rFonts w:ascii="Fb Fontext" w:hAnsi="Fb Fontext"/>
          <w:rtl/>
        </w:rPr>
        <w:t xml:space="preserve">כתיב </w:t>
      </w:r>
      <w:r w:rsidRPr="00224C4C">
        <w:rPr>
          <w:rStyle w:val="affffa"/>
          <w:rtl/>
        </w:rPr>
        <w:t>זה שמי,</w:t>
      </w:r>
      <w:r w:rsidRPr="00224C4C">
        <w:rPr>
          <w:rFonts w:ascii="Fb Fontext" w:hAnsi="Fb Fontext"/>
          <w:rtl/>
        </w:rPr>
        <w:t xml:space="preserve"> וכתיב </w:t>
      </w:r>
      <w:r w:rsidRPr="00224C4C">
        <w:rPr>
          <w:rStyle w:val="affffa"/>
          <w:rtl/>
        </w:rPr>
        <w:t>זה זכרי</w:t>
      </w:r>
      <w:r w:rsidR="00DE6B70">
        <w:rPr>
          <w:rFonts w:ascii="Fb Fontext" w:hAnsi="Fb Fontext" w:hint="cs"/>
          <w:rtl/>
        </w:rPr>
        <w:t>,</w:t>
      </w:r>
    </w:p>
    <w:p w14:paraId="38091E44" w14:textId="4A7FFF9E" w:rsidR="00A85AC8" w:rsidRPr="00E600D8" w:rsidRDefault="00E600D8" w:rsidP="00DE6B70">
      <w:pPr>
        <w:pStyle w:val="38"/>
        <w:framePr w:wrap="notBeside"/>
        <w:rPr>
          <w:rtl/>
        </w:rPr>
      </w:pPr>
      <w:r w:rsidRPr="00E600D8">
        <w:rPr>
          <w:rFonts w:hint="cs"/>
          <w:rtl/>
        </w:rPr>
        <w:t>-</w:t>
      </w:r>
    </w:p>
    <w:p w14:paraId="70D49CBB" w14:textId="7AF58556" w:rsidR="006E0774" w:rsidRPr="00967393" w:rsidRDefault="006E0774" w:rsidP="00AF0EEE">
      <w:pPr>
        <w:spacing w:after="120"/>
        <w:rPr>
          <w:spacing w:val="0"/>
          <w:rtl/>
        </w:rPr>
      </w:pPr>
      <w:r w:rsidRPr="00967393">
        <w:rPr>
          <w:rFonts w:ascii="Fb Fontext" w:hAnsi="Fb Fontext"/>
          <w:spacing w:val="0"/>
          <w:rtl/>
        </w:rPr>
        <w:t>לא כשאני נכתב אני נקרא, נכתב אני ביו"ד ה"י, ונקרא באל"ף דל"ת.</w:t>
      </w:r>
    </w:p>
    <w:p w14:paraId="6ABA9D20" w14:textId="2BDC9859" w:rsidR="00A85AC8" w:rsidRPr="00E600D8" w:rsidRDefault="006E0774" w:rsidP="00AF0EEE">
      <w:pPr>
        <w:pStyle w:val="38"/>
        <w:framePr w:wrap="notBeside"/>
        <w:rPr>
          <w:rtl/>
        </w:rPr>
      </w:pPr>
      <w:r w:rsidRPr="00E600D8">
        <w:rPr>
          <w:rtl/>
        </w:rPr>
        <w:t>ת"ר</w:t>
      </w:r>
      <w:r w:rsidR="00A85AC8" w:rsidRPr="00E600D8">
        <w:rPr>
          <w:rtl/>
        </w:rPr>
        <w:t>:</w:t>
      </w:r>
    </w:p>
    <w:p w14:paraId="2E6E88C1" w14:textId="1D4AC9C6" w:rsidR="009469D7" w:rsidRPr="00764ECC" w:rsidRDefault="006E0774" w:rsidP="00967393">
      <w:pPr>
        <w:pStyle w:val="affffb"/>
        <w:rPr>
          <w:spacing w:val="0"/>
          <w:rtl/>
        </w:rPr>
      </w:pPr>
      <w:r w:rsidRPr="00764ECC">
        <w:rPr>
          <w:spacing w:val="0"/>
          <w:rtl/>
        </w:rPr>
        <w:t>בראשונה שם בן שתים עשרה אותיות היו מוסרין אותו לכל אדם</w:t>
      </w:r>
    </w:p>
    <w:p w14:paraId="278DAA6C" w14:textId="540066A4" w:rsidR="006E0774" w:rsidRPr="00131640" w:rsidRDefault="006E0774" w:rsidP="006E0774">
      <w:pPr>
        <w:rPr>
          <w:rtl/>
        </w:rPr>
      </w:pPr>
      <w:r w:rsidRPr="00224C4C">
        <w:rPr>
          <w:rFonts w:ascii="Fb Fontext" w:hAnsi="Fb Fontext"/>
          <w:sz w:val="32"/>
          <w:rtl/>
        </w:rPr>
        <w:t>משרבו הפריצים היו מוסרים אותו לצנועים שבכהונה, והצנועים שבכהונה מבליעים אותו בנעימת אחיהם הכהנים.</w:t>
      </w:r>
    </w:p>
    <w:p w14:paraId="61F061AD" w14:textId="07C99833" w:rsidR="00A85AC8" w:rsidRPr="00E600D8" w:rsidRDefault="006E0774" w:rsidP="00AF0EEE">
      <w:pPr>
        <w:pStyle w:val="38"/>
        <w:framePr w:wrap="notBeside"/>
        <w:rPr>
          <w:rtl/>
        </w:rPr>
      </w:pPr>
      <w:r w:rsidRPr="00E600D8">
        <w:rPr>
          <w:rtl/>
        </w:rPr>
        <w:t>תניא א</w:t>
      </w:r>
      <w:r w:rsidRPr="00E600D8">
        <w:rPr>
          <w:rFonts w:hint="cs"/>
          <w:rtl/>
        </w:rPr>
        <w:t>ר</w:t>
      </w:r>
      <w:r w:rsidRPr="00E600D8">
        <w:rPr>
          <w:rtl/>
        </w:rPr>
        <w:t>"</w:t>
      </w:r>
      <w:r w:rsidRPr="00E600D8">
        <w:rPr>
          <w:rFonts w:hint="cs"/>
          <w:rtl/>
        </w:rPr>
        <w:t>ט</w:t>
      </w:r>
      <w:r w:rsidR="00A85AC8" w:rsidRPr="00E600D8">
        <w:rPr>
          <w:rtl/>
        </w:rPr>
        <w:t>:</w:t>
      </w:r>
    </w:p>
    <w:p w14:paraId="00CFA7B6" w14:textId="5A8CADB2" w:rsidR="006E0774" w:rsidRPr="00131640" w:rsidRDefault="006E0774" w:rsidP="00873FDB">
      <w:pPr>
        <w:spacing w:after="120"/>
        <w:rPr>
          <w:rtl/>
        </w:rPr>
      </w:pPr>
      <w:r w:rsidRPr="00224C4C">
        <w:rPr>
          <w:rFonts w:ascii="Fb Fontext" w:hAnsi="Fb Fontext"/>
          <w:rtl/>
        </w:rPr>
        <w:t>פעם אחת עליתי אחר אחי אמי לדוכן, והטיתי אזני אצל כהן גדול, ושמעתי שהבליע שם בנעימת אחיו הכהנים.</w:t>
      </w:r>
    </w:p>
    <w:p w14:paraId="54D793CA" w14:textId="51014809" w:rsidR="00A85AC8" w:rsidRPr="00E600D8" w:rsidRDefault="006E0774" w:rsidP="00873FDB">
      <w:pPr>
        <w:pStyle w:val="38"/>
        <w:framePr w:wrap="notBeside"/>
        <w:rPr>
          <w:rtl/>
        </w:rPr>
      </w:pPr>
      <w:r w:rsidRPr="00E600D8">
        <w:rPr>
          <w:rtl/>
        </w:rPr>
        <w:t>•</w:t>
      </w:r>
      <w:r w:rsidRPr="00E600D8">
        <w:rPr>
          <w:rFonts w:hint="cs"/>
          <w:rtl/>
        </w:rPr>
        <w:t xml:space="preserve"> </w:t>
      </w:r>
      <w:r w:rsidRPr="00E600D8">
        <w:rPr>
          <w:rtl/>
        </w:rPr>
        <w:t>א</w:t>
      </w:r>
      <w:r w:rsidRPr="00E600D8">
        <w:rPr>
          <w:rFonts w:hint="cs"/>
          <w:rtl/>
        </w:rPr>
        <w:t>ר</w:t>
      </w:r>
      <w:r w:rsidRPr="00E600D8">
        <w:rPr>
          <w:rtl/>
        </w:rPr>
        <w:t>"</w:t>
      </w:r>
      <w:r w:rsidRPr="00E600D8">
        <w:rPr>
          <w:rFonts w:hint="cs"/>
          <w:rtl/>
        </w:rPr>
        <w:t>י מרב</w:t>
      </w:r>
      <w:r w:rsidR="00A85AC8" w:rsidRPr="00E600D8">
        <w:rPr>
          <w:rtl/>
        </w:rPr>
        <w:t>:</w:t>
      </w:r>
    </w:p>
    <w:p w14:paraId="3961A69E" w14:textId="2D73F700" w:rsidR="006E0774" w:rsidRPr="00131640" w:rsidRDefault="006E0774" w:rsidP="006E0774">
      <w:pPr>
        <w:rPr>
          <w:rtl/>
        </w:rPr>
      </w:pPr>
      <w:r w:rsidRPr="00224C4C">
        <w:rPr>
          <w:rFonts w:ascii="Fb Fontext" w:hAnsi="Fb Fontext"/>
          <w:sz w:val="32"/>
          <w:rtl/>
        </w:rPr>
        <w:t>שם בן ארבעים ושתים אותיות, אין מוסרין אותו אלא למי שצנוע ועניו, ועומד בחצי ימיו, ואינו כועס, ואינו משתכר, ואינו מעמיד על מדותיו.</w:t>
      </w:r>
    </w:p>
    <w:p w14:paraId="7241C966" w14:textId="30F15A0C" w:rsidR="006E0774" w:rsidRPr="00131640" w:rsidRDefault="006E0774" w:rsidP="006E0774">
      <w:pPr>
        <w:rPr>
          <w:rtl/>
        </w:rPr>
      </w:pPr>
      <w:r w:rsidRPr="00764ECC">
        <w:rPr>
          <w:rFonts w:ascii="Fb Fontext" w:hAnsi="Fb Fontext"/>
          <w:spacing w:val="0"/>
          <w:rtl/>
        </w:rPr>
        <w:t>וכל היודעו והזהיר בו והמשמרו בטהרה, אהוב למעלה ונחמד למטה,</w:t>
      </w:r>
      <w:r w:rsidRPr="00224C4C">
        <w:rPr>
          <w:rFonts w:ascii="Fb Fontext" w:hAnsi="Fb Fontext"/>
          <w:rtl/>
        </w:rPr>
        <w:t xml:space="preserve"> ואימתו מוטלת על הבריות, ונוחל שני עולמים, </w:t>
      </w:r>
      <w:r w:rsidR="00873FDB">
        <w:rPr>
          <w:rFonts w:ascii="Fb Fontext" w:hAnsi="Fb Fontext" w:hint="cs"/>
          <w:rtl/>
        </w:rPr>
        <w:t>עוה''ז ועוה''ב</w:t>
      </w:r>
      <w:r w:rsidRPr="00224C4C">
        <w:rPr>
          <w:rFonts w:ascii="Fb Fontext" w:hAnsi="Fb Fontext"/>
          <w:rtl/>
        </w:rPr>
        <w:t>.</w:t>
      </w:r>
    </w:p>
    <w:p w14:paraId="72CE6BED" w14:textId="4EE3D39E" w:rsidR="00A85AC8" w:rsidRPr="00E600D8" w:rsidRDefault="006E0774" w:rsidP="00873FDB">
      <w:pPr>
        <w:pStyle w:val="38"/>
        <w:framePr w:wrap="notBeside"/>
        <w:rPr>
          <w:rtl/>
        </w:rPr>
      </w:pPr>
      <w:r w:rsidRPr="00E600D8">
        <w:rPr>
          <w:rtl/>
        </w:rPr>
        <w:t>•</w:t>
      </w:r>
      <w:r w:rsidRPr="00E600D8">
        <w:rPr>
          <w:rFonts w:hint="cs"/>
          <w:rtl/>
        </w:rPr>
        <w:t xml:space="preserve"> </w:t>
      </w:r>
      <w:r w:rsidRPr="00E600D8">
        <w:rPr>
          <w:rtl/>
        </w:rPr>
        <w:t>שמואל מסבא</w:t>
      </w:r>
      <w:r w:rsidR="00A85AC8" w:rsidRPr="00E600D8">
        <w:rPr>
          <w:rtl/>
        </w:rPr>
        <w:t>:</w:t>
      </w:r>
    </w:p>
    <w:p w14:paraId="29B10AEA" w14:textId="7DB3B908" w:rsidR="00873FDB" w:rsidRPr="00131640" w:rsidRDefault="006E0774" w:rsidP="00873FDB">
      <w:pPr>
        <w:rPr>
          <w:rtl/>
        </w:rPr>
      </w:pPr>
      <w:r w:rsidRPr="00210DF6">
        <w:rPr>
          <w:rFonts w:ascii="Fb Fontext" w:hAnsi="Fb Fontext" w:cs="BA TM • Vilna Extra-Bold"/>
          <w:sz w:val="32"/>
          <w:rtl/>
        </w:rPr>
        <w:t xml:space="preserve">בבל </w:t>
      </w:r>
      <w:r w:rsidRPr="00224C4C">
        <w:rPr>
          <w:rFonts w:ascii="Fb Fontext" w:hAnsi="Fb Fontext"/>
          <w:sz w:val="32"/>
          <w:rtl/>
        </w:rPr>
        <w:t>בחזקת כשרה עומדת, עד שיודע לך במה נפסלה.</w:t>
      </w:r>
      <w:r w:rsidRPr="00224C4C">
        <w:rPr>
          <w:rFonts w:ascii="Fb Fontext" w:hAnsi="Fb Fontext"/>
          <w:sz w:val="32"/>
          <w:rtl/>
        </w:rPr>
        <w:tab/>
      </w:r>
      <w:r w:rsidRPr="00224C4C">
        <w:rPr>
          <w:rFonts w:ascii="Fb Fontext" w:hAnsi="Fb Fontext"/>
          <w:sz w:val="32"/>
          <w:rtl/>
        </w:rPr>
        <w:tab/>
      </w:r>
    </w:p>
    <w:p w14:paraId="61B87454" w14:textId="34E0A89B" w:rsidR="006E0774" w:rsidRPr="00764ECC" w:rsidRDefault="006E0774" w:rsidP="00873FDB">
      <w:pPr>
        <w:rPr>
          <w:spacing w:val="2"/>
          <w:rtl/>
        </w:rPr>
      </w:pPr>
      <w:r w:rsidRPr="00764ECC">
        <w:rPr>
          <w:rFonts w:ascii="Fb Fontext" w:hAnsi="Fb Fontext" w:cs="BA TM • Vilna Extra-Bold"/>
          <w:spacing w:val="2"/>
          <w:sz w:val="32"/>
          <w:rtl/>
        </w:rPr>
        <w:t>שאר ארצות</w:t>
      </w:r>
      <w:r w:rsidRPr="00764ECC">
        <w:rPr>
          <w:rFonts w:ascii="Fb Fontext" w:hAnsi="Fb Fontext"/>
          <w:spacing w:val="2"/>
          <w:sz w:val="32"/>
          <w:rtl/>
        </w:rPr>
        <w:t xml:space="preserve"> בחזקת פסול הן עומדות, עד שיודע לך במה נכשרה.</w:t>
      </w:r>
    </w:p>
    <w:p w14:paraId="7C53B6E5" w14:textId="77777777" w:rsidR="006E0774" w:rsidRPr="00131640" w:rsidRDefault="006E0774" w:rsidP="00873FDB">
      <w:pPr>
        <w:rPr>
          <w:rtl/>
        </w:rPr>
      </w:pPr>
      <w:r w:rsidRPr="00210DF6">
        <w:rPr>
          <w:rFonts w:ascii="Fb Fontext" w:hAnsi="Fb Fontext" w:cs="BA TM • Vilna Extra-Bold"/>
          <w:sz w:val="32"/>
          <w:rtl/>
        </w:rPr>
        <w:t>ארץ ישראל,</w:t>
      </w:r>
      <w:r w:rsidRPr="00224C4C">
        <w:rPr>
          <w:rFonts w:ascii="Fb Fontext" w:hAnsi="Fb Fontext"/>
          <w:sz w:val="32"/>
          <w:rtl/>
        </w:rPr>
        <w:t xml:space="preserve"> מוחזק לפסול - פסול, מוחזק לכשר - כשר.</w:t>
      </w:r>
    </w:p>
    <w:p w14:paraId="5F27638B" w14:textId="22217818" w:rsidR="00A85AC8" w:rsidRPr="00E600D8" w:rsidRDefault="00E600D8" w:rsidP="00873FDB">
      <w:pPr>
        <w:pStyle w:val="38"/>
        <w:framePr w:wrap="notBeside"/>
        <w:rPr>
          <w:rtl/>
        </w:rPr>
      </w:pPr>
      <w:r w:rsidRPr="00E600D8">
        <w:rPr>
          <w:rFonts w:hint="cs"/>
          <w:rtl/>
        </w:rPr>
        <w:t>-</w:t>
      </w:r>
    </w:p>
    <w:p w14:paraId="329C5D1D" w14:textId="7962D236" w:rsidR="006E0774" w:rsidRPr="00131640" w:rsidRDefault="006E0774" w:rsidP="006E0774">
      <w:pPr>
        <w:rPr>
          <w:rtl/>
        </w:rPr>
      </w:pPr>
      <w:r w:rsidRPr="00224C4C">
        <w:rPr>
          <w:rFonts w:ascii="Fb Fontext" w:hAnsi="Fb Fontext"/>
          <w:rtl/>
        </w:rPr>
        <w:t>כאן</w:t>
      </w:r>
      <w:r w:rsidR="001A2FD1">
        <w:rPr>
          <w:rFonts w:ascii="Fb Fontext" w:hAnsi="Fb Fontext" w:hint="cs"/>
          <w:rtl/>
        </w:rPr>
        <w:t xml:space="preserve"> </w:t>
      </w:r>
      <w:r w:rsidR="001A2FD1" w:rsidRPr="001A2FD1">
        <w:rPr>
          <w:rStyle w:val="afffff5"/>
          <w:rFonts w:hint="cs"/>
          <w:rtl/>
        </w:rPr>
        <w:t>לפסול</w:t>
      </w:r>
      <w:r w:rsidRPr="00224C4C">
        <w:rPr>
          <w:rFonts w:ascii="Fb Fontext" w:hAnsi="Fb Fontext"/>
          <w:rtl/>
        </w:rPr>
        <w:t xml:space="preserve"> להשיאו אשה, כאן </w:t>
      </w:r>
      <w:r w:rsidR="008A1FC1" w:rsidRPr="008A1FC1">
        <w:rPr>
          <w:rStyle w:val="afffff5"/>
          <w:rFonts w:hint="cs"/>
          <w:rtl/>
        </w:rPr>
        <w:t>שסתמא כשר</w:t>
      </w:r>
      <w:r w:rsidR="008A1FC1">
        <w:rPr>
          <w:rFonts w:ascii="Fb Fontext" w:hAnsi="Fb Fontext" w:hint="cs"/>
          <w:rtl/>
        </w:rPr>
        <w:t xml:space="preserve"> </w:t>
      </w:r>
      <w:r w:rsidRPr="00224C4C">
        <w:rPr>
          <w:rFonts w:ascii="Fb Fontext" w:hAnsi="Fb Fontext"/>
          <w:rtl/>
        </w:rPr>
        <w:t>להוציא אשה מידו.</w:t>
      </w:r>
    </w:p>
    <w:p w14:paraId="33ACE6FF" w14:textId="77777777" w:rsidR="006E0774" w:rsidRPr="00131640" w:rsidRDefault="006E0774" w:rsidP="0010529F">
      <w:pPr>
        <w:pStyle w:val="afff0"/>
        <w:framePr w:wrap="around"/>
        <w:rPr>
          <w:rtl/>
        </w:rPr>
      </w:pPr>
      <w:r w:rsidRPr="00224C4C">
        <w:rPr>
          <w:rFonts w:hint="cs"/>
          <w:rtl/>
        </w:rPr>
        <w:t>עא:</w:t>
      </w:r>
    </w:p>
    <w:p w14:paraId="1A22A30A" w14:textId="77B001ED" w:rsidR="00A85AC8" w:rsidRPr="00E600D8" w:rsidRDefault="006E0774" w:rsidP="000F6514">
      <w:pPr>
        <w:pStyle w:val="38"/>
        <w:framePr w:wrap="notBeside"/>
        <w:rPr>
          <w:rtl/>
        </w:rPr>
      </w:pPr>
      <w:r w:rsidRPr="00E600D8">
        <w:rPr>
          <w:rtl/>
        </w:rPr>
        <w:t>•</w:t>
      </w:r>
      <w:r w:rsidRPr="00E600D8">
        <w:rPr>
          <w:rFonts w:hint="cs"/>
          <w:rtl/>
        </w:rPr>
        <w:t xml:space="preserve"> </w:t>
      </w:r>
      <w:r w:rsidRPr="00E600D8">
        <w:rPr>
          <w:rtl/>
        </w:rPr>
        <w:t>רב יוסף</w:t>
      </w:r>
      <w:r w:rsidR="00A85AC8" w:rsidRPr="00E600D8">
        <w:rPr>
          <w:rtl/>
        </w:rPr>
        <w:t>:</w:t>
      </w:r>
    </w:p>
    <w:p w14:paraId="0B2686BA" w14:textId="16DC3D26" w:rsidR="006E0774" w:rsidRPr="00764ECC" w:rsidRDefault="006E0774" w:rsidP="001B2EAD">
      <w:pPr>
        <w:spacing w:after="120"/>
        <w:rPr>
          <w:spacing w:val="0"/>
          <w:rtl/>
        </w:rPr>
      </w:pPr>
      <w:r w:rsidRPr="00764ECC">
        <w:rPr>
          <w:rFonts w:ascii="Fb Fontext" w:hAnsi="Fb Fontext"/>
          <w:spacing w:val="0"/>
          <w:sz w:val="32"/>
          <w:rtl/>
        </w:rPr>
        <w:t>כל ש</w:t>
      </w:r>
      <w:r w:rsidR="000F6514" w:rsidRPr="00764ECC">
        <w:rPr>
          <w:rFonts w:ascii="Fb Fontext" w:hAnsi="Fb Fontext" w:hint="cs"/>
          <w:spacing w:val="0"/>
          <w:sz w:val="32"/>
          <w:rtl/>
        </w:rPr>
        <w:t>שפתו כ</w:t>
      </w:r>
      <w:r w:rsidRPr="00764ECC">
        <w:rPr>
          <w:rFonts w:ascii="Fb Fontext" w:hAnsi="Fb Fontext"/>
          <w:spacing w:val="0"/>
          <w:sz w:val="32"/>
          <w:rtl/>
        </w:rPr>
        <w:t>בבבל משיאין לו אשה, והאידנא ד</w:t>
      </w:r>
      <w:r w:rsidR="00B35B36" w:rsidRPr="00764ECC">
        <w:rPr>
          <w:rFonts w:ascii="Fb Fontext" w:hAnsi="Fb Fontext"/>
          <w:spacing w:val="0"/>
          <w:sz w:val="32"/>
          <w:rtl/>
        </w:rPr>
        <w:t>יש</w:t>
      </w:r>
      <w:r w:rsidRPr="00764ECC">
        <w:rPr>
          <w:rFonts w:ascii="Fb Fontext" w:hAnsi="Fb Fontext"/>
          <w:spacing w:val="0"/>
          <w:sz w:val="32"/>
          <w:rtl/>
        </w:rPr>
        <w:t xml:space="preserve"> רמאי - חיישינן.</w:t>
      </w:r>
    </w:p>
    <w:p w14:paraId="36D278B1" w14:textId="77777777" w:rsidR="00A85AC8" w:rsidRPr="00E600D8" w:rsidRDefault="006E0774" w:rsidP="000F6514">
      <w:pPr>
        <w:pStyle w:val="38"/>
        <w:framePr w:wrap="notBeside"/>
        <w:rPr>
          <w:rtl/>
        </w:rPr>
      </w:pPr>
      <w:r w:rsidRPr="00E600D8">
        <w:rPr>
          <w:rtl/>
        </w:rPr>
        <w:t>•</w:t>
      </w:r>
      <w:r w:rsidRPr="00E600D8">
        <w:rPr>
          <w:rFonts w:hint="cs"/>
          <w:rtl/>
        </w:rPr>
        <w:t xml:space="preserve"> </w:t>
      </w:r>
      <w:r w:rsidRPr="00E600D8">
        <w:rPr>
          <w:rtl/>
        </w:rPr>
        <w:t>זעירי</w:t>
      </w:r>
      <w:r w:rsidR="00A85AC8" w:rsidRPr="00E600D8">
        <w:rPr>
          <w:rtl/>
        </w:rPr>
        <w:t>:</w:t>
      </w:r>
    </w:p>
    <w:p w14:paraId="13C7CA90" w14:textId="0EED0B2D" w:rsidR="009469D7" w:rsidRDefault="000F6514" w:rsidP="006E0774">
      <w:pPr>
        <w:rPr>
          <w:rFonts w:ascii="Fb Fontext" w:hAnsi="Fb Fontext"/>
          <w:rtl/>
        </w:rPr>
      </w:pPr>
      <w:r>
        <w:rPr>
          <w:rFonts w:ascii="Fb Fontext" w:hAnsi="Fb Fontext" w:hint="cs"/>
          <w:rtl/>
        </w:rPr>
        <w:t>ה</w:t>
      </w:r>
      <w:r>
        <w:rPr>
          <w:rFonts w:ascii="Fb Fontext" w:hAnsi="Fb Fontext"/>
          <w:rtl/>
        </w:rPr>
        <w:t xml:space="preserve">שתמט </w:t>
      </w:r>
      <w:r>
        <w:rPr>
          <w:rStyle w:val="afffff3"/>
          <w:rFonts w:ascii="Fb Fontext" w:hAnsi="Fb Fontext"/>
          <w:rtl/>
          <w:rPrChange w:id="9290" w:author="מנוע אמוראים" w:date="2026-10-05T16:42:07Z">
            <w:rPr>
              <w:rFonts w:ascii="Fb Fontext" w:hAnsi="Fb Fontext"/>
              <w:rtl/>
            </w:rPr>
          </w:rPrChange>
        </w:rPr>
        <w:t xml:space="preserve">מר</w:t>
      </w:r>
      <w:r>
        <w:rPr>
          <w:rStyle w:val="afffff3"/>
          <w:rFonts w:ascii="Fb Fontext" w:hAnsi="Fb Fontext" w:hint="cs"/>
          <w:rtl/>
          <w:rPrChange w:id="9291" w:author="מנוע אמוראים" w:date="2026-10-05T16:42:07Z">
            <w:rPr>
              <w:rFonts w:ascii="Fb Fontext" w:hAnsi="Fb Fontext" w:hint="cs"/>
              <w:rtl/>
            </w:rPr>
          </w:rPrChange>
        </w:rPr>
        <w:t xml:space="preserve">י</w:t>
      </w:r>
      <w:r>
        <w:rPr>
          <w:rStyle w:val="afffff3"/>
          <w:rFonts w:ascii="Fb Fontext" w:hAnsi="Fb Fontext"/>
          <w:rtl/>
          <w:rPrChange w:id="9292" w:author="מנוע אמוראים" w:date="2026-10-05T16:42:07Z">
            <w:rPr>
              <w:rFonts w:ascii="Fb Fontext" w:hAnsi="Fb Fontext"/>
              <w:rtl/>
            </w:rPr>
          </w:rPrChange>
        </w:rPr>
        <w:t xml:space="preserve">"</w:t>
      </w:r>
      <w:r>
        <w:rPr>
          <w:rStyle w:val="afffff3"/>
          <w:rFonts w:ascii="Fb Fontext" w:hAnsi="Fb Fontext" w:hint="cs"/>
          <w:rtl/>
          <w:rPrChange w:id="9293" w:author="מנוע אמוראים" w:date="2026-10-05T16:42:07Z">
            <w:rPr>
              <w:rFonts w:ascii="Fb Fontext" w:hAnsi="Fb Fontext" w:hint="cs"/>
              <w:rtl/>
            </w:rPr>
          </w:rPrChange>
        </w:rPr>
        <w:t xml:space="preserve">ו</w:t>
      </w:r>
      <w:r>
        <w:rPr>
          <w:rFonts w:ascii="Fb Fontext" w:hAnsi="Fb Fontext" w:hint="cs"/>
          <w:rtl/>
        </w:rPr>
        <w:t xml:space="preserve"> שביקש שישא בתו וכשיום אחד הלכו בדרך והגיעו ל</w:t>
      </w:r>
      <w:r w:rsidR="00AC5321">
        <w:rPr>
          <w:rFonts w:ascii="Fb Fontext" w:hAnsi="Fb Fontext" w:hint="cs"/>
          <w:rtl/>
        </w:rPr>
        <w:t>אגם מים,</w:t>
      </w:r>
      <w:r>
        <w:rPr>
          <w:rFonts w:ascii="Fb Fontext" w:hAnsi="Fb Fontext" w:hint="cs"/>
          <w:rtl/>
        </w:rPr>
        <w:t xml:space="preserve"> הרכיבו </w:t>
      </w:r>
      <w:r>
        <w:rPr>
          <w:rStyle w:val="afffff3"/>
          <w:rFonts w:ascii="Fb Fontext" w:hAnsi="Fb Fontext" w:hint="cs"/>
          <w:rtl/>
          <w:rPrChange w:id="9294" w:author="מנוע אמוראים" w:date="2026-10-05T16:42:07Z">
            <w:rPr>
              <w:rFonts w:ascii="Fb Fontext" w:hAnsi="Fb Fontext" w:hint="cs"/>
              <w:rtl/>
            </w:rPr>
          </w:rPrChange>
        </w:rPr>
        <w:t xml:space="preserve">לרי</w:t>
      </w:r>
      <w:r>
        <w:rPr>
          <w:rStyle w:val="afffff3"/>
          <w:rFonts w:ascii="Fb Fontext" w:hAnsi="Fb Fontext"/>
          <w:rtl/>
          <w:rPrChange w:id="9295" w:author="מנוע אמוראים" w:date="2026-10-05T16:42:07Z">
            <w:rPr>
              <w:rFonts w:ascii="Fb Fontext" w:hAnsi="Fb Fontext"/>
              <w:rtl/>
            </w:rPr>
          </w:rPrChange>
        </w:rPr>
        <w:t xml:space="preserve">"</w:t>
      </w:r>
      <w:r>
        <w:rPr>
          <w:rStyle w:val="afffff3"/>
          <w:rFonts w:ascii="Fb Fontext" w:hAnsi="Fb Fontext" w:hint="cs"/>
          <w:rtl/>
          <w:rPrChange w:id="9296" w:author="מנוע אמוראים" w:date="2026-10-05T16:42:07Z">
            <w:rPr>
              <w:rFonts w:ascii="Fb Fontext" w:hAnsi="Fb Fontext" w:hint="cs"/>
              <w:rtl/>
            </w:rPr>
          </w:rPrChange>
        </w:rPr>
        <w:t xml:space="preserve">ו</w:t>
      </w:r>
      <w:r>
        <w:rPr>
          <w:rFonts w:ascii="Fb Fontext" w:hAnsi="Fb Fontext" w:hint="cs"/>
          <w:rtl/>
        </w:rPr>
        <w:t xml:space="preserve"> על כתיפיו והעבירו,</w:t>
      </w:r>
    </w:p>
    <w:p w14:paraId="115FA5B5" w14:textId="77777777" w:rsidR="00A85AC8" w:rsidRPr="00E600D8" w:rsidRDefault="006E0774" w:rsidP="000F6514">
      <w:pPr>
        <w:pStyle w:val="38"/>
        <w:framePr w:wrap="notBeside"/>
        <w:rPr>
          <w:rtl/>
        </w:rPr>
      </w:pPr>
      <w:r w:rsidRPr="00E600D8">
        <w:rPr>
          <w:rFonts w:hint="cs"/>
          <w:rtl/>
        </w:rPr>
        <w:t>א</w:t>
      </w:r>
      <w:r w:rsidRPr="00E600D8">
        <w:rPr>
          <w:rtl/>
        </w:rPr>
        <w:t>"</w:t>
      </w:r>
      <w:r w:rsidRPr="00E600D8">
        <w:rPr>
          <w:rFonts w:hint="cs"/>
          <w:rtl/>
        </w:rPr>
        <w:t>ל</w:t>
      </w:r>
      <w:r w:rsidR="00A85AC8" w:rsidRPr="00E600D8">
        <w:rPr>
          <w:rtl/>
        </w:rPr>
        <w:t>:</w:t>
      </w:r>
    </w:p>
    <w:p w14:paraId="600B48FD" w14:textId="0CA42D04" w:rsidR="006E0774" w:rsidRPr="00131640" w:rsidRDefault="006E0774" w:rsidP="006E0774">
      <w:pPr>
        <w:rPr>
          <w:rtl/>
        </w:rPr>
      </w:pPr>
      <w:r w:rsidRPr="00224C4C">
        <w:rPr>
          <w:rFonts w:ascii="Fb Fontext" w:hAnsi="Fb Fontext" w:hint="cs"/>
          <w:rtl/>
        </w:rPr>
        <w:t>תורתי כשרה בתי לא כשרה?</w:t>
      </w:r>
    </w:p>
    <w:p w14:paraId="2BFBED53" w14:textId="38941C51" w:rsidR="006E0774" w:rsidRPr="00764ECC" w:rsidRDefault="006E0774" w:rsidP="006E0774">
      <w:pPr>
        <w:rPr>
          <w:spacing w:val="0"/>
          <w:rtl/>
        </w:rPr>
      </w:pPr>
      <w:r w:rsidRPr="00224C4C">
        <w:rPr>
          <w:rFonts w:ascii="Fb Fontext" w:hAnsi="Fb Fontext" w:hint="cs"/>
          <w:sz w:val="32"/>
          <w:rtl/>
        </w:rPr>
        <w:t xml:space="preserve">ומדוע אתה מחזיק בבל כשרה </w:t>
      </w:r>
      <w:r w:rsidRPr="00482FCA">
        <w:rPr>
          <w:rStyle w:val="afffff3"/>
          <w:rFonts w:hint="cs"/>
          <w:rtl/>
        </w:rPr>
        <w:t>אי מ</w:t>
      </w:r>
      <w:r w:rsidRPr="00482FCA">
        <w:rPr>
          <w:rStyle w:val="afffff3"/>
          <w:rtl/>
        </w:rPr>
        <w:t xml:space="preserve">דתנן: </w:t>
      </w:r>
      <w:r w:rsidRPr="00224C4C">
        <w:rPr>
          <w:rFonts w:ascii="Fb Fontext" w:hAnsi="Fb Fontext"/>
          <w:sz w:val="32"/>
          <w:rtl/>
        </w:rPr>
        <w:t xml:space="preserve">עשרה יוחסין עלו מבבל, </w:t>
      </w:r>
      <w:r w:rsidRPr="00764ECC">
        <w:rPr>
          <w:rFonts w:ascii="Fb Fontext" w:hAnsi="Fb Fontext"/>
          <w:spacing w:val="0"/>
          <w:sz w:val="32"/>
          <w:rtl/>
        </w:rPr>
        <w:t xml:space="preserve">כהני לויי, </w:t>
      </w:r>
      <w:r w:rsidRPr="00764ECC">
        <w:rPr>
          <w:rFonts w:ascii="Fb Fontext" w:hAnsi="Fb Fontext" w:hint="cs"/>
          <w:spacing w:val="0"/>
          <w:sz w:val="32"/>
          <w:rtl/>
        </w:rPr>
        <w:t xml:space="preserve">וכי הכל עלו ? </w:t>
      </w:r>
      <w:r w:rsidR="00F557CB">
        <w:rPr>
          <w:rFonts w:ascii="Fb Fontext" w:hAnsi="Fb Fontext" w:hint="cs"/>
          <w:spacing w:val="0"/>
          <w:sz w:val="32"/>
          <w:rtl/>
        </w:rPr>
        <w:t>-</w:t>
      </w:r>
      <w:r w:rsidRPr="00764ECC">
        <w:rPr>
          <w:rFonts w:ascii="Fb Fontext" w:hAnsi="Fb Fontext" w:hint="cs"/>
          <w:spacing w:val="0"/>
          <w:sz w:val="32"/>
          <w:rtl/>
        </w:rPr>
        <w:t xml:space="preserve">כמו </w:t>
      </w:r>
      <w:r w:rsidR="00F557CB">
        <w:rPr>
          <w:rFonts w:ascii="Fb Fontext" w:hAnsi="Fb Fontext" w:hint="cs"/>
          <w:spacing w:val="0"/>
          <w:sz w:val="32"/>
          <w:rtl/>
        </w:rPr>
        <w:t>שנשתיירו</w:t>
      </w:r>
      <w:r w:rsidRPr="00764ECC">
        <w:rPr>
          <w:rFonts w:ascii="Fb Fontext" w:hAnsi="Fb Fontext"/>
          <w:spacing w:val="0"/>
          <w:sz w:val="32"/>
          <w:rtl/>
        </w:rPr>
        <w:t xml:space="preserve"> מהני, </w:t>
      </w:r>
      <w:r w:rsidR="00F557CB">
        <w:rPr>
          <w:rFonts w:ascii="Fb Fontext" w:hAnsi="Fb Fontext" w:hint="cs"/>
          <w:spacing w:val="0"/>
          <w:sz w:val="32"/>
          <w:rtl/>
        </w:rPr>
        <w:t>נשתיירו</w:t>
      </w:r>
      <w:r w:rsidRPr="00764ECC">
        <w:rPr>
          <w:rFonts w:ascii="Fb Fontext" w:hAnsi="Fb Fontext"/>
          <w:spacing w:val="0"/>
          <w:sz w:val="32"/>
          <w:rtl/>
        </w:rPr>
        <w:t xml:space="preserve"> </w:t>
      </w:r>
      <w:r w:rsidR="00B35B36" w:rsidRPr="00764ECC">
        <w:rPr>
          <w:rFonts w:ascii="Fb Fontext" w:hAnsi="Fb Fontext"/>
          <w:spacing w:val="0"/>
          <w:sz w:val="32"/>
          <w:rtl/>
        </w:rPr>
        <w:t>גם</w:t>
      </w:r>
      <w:r w:rsidRPr="00764ECC">
        <w:rPr>
          <w:rFonts w:ascii="Fb Fontext" w:hAnsi="Fb Fontext"/>
          <w:spacing w:val="0"/>
          <w:sz w:val="32"/>
          <w:rtl/>
        </w:rPr>
        <w:t xml:space="preserve"> מהני.</w:t>
      </w:r>
    </w:p>
    <w:p w14:paraId="7ACC53B4" w14:textId="3927353E" w:rsidR="006E0774" w:rsidRPr="00131640" w:rsidRDefault="006E0774" w:rsidP="00F557CB">
      <w:pPr>
        <w:spacing w:after="120"/>
        <w:rPr>
          <w:rtl/>
        </w:rPr>
      </w:pPr>
      <w:r w:rsidRPr="00764ECC">
        <w:rPr>
          <w:rStyle w:val="afffff3"/>
          <w:rFonts w:hint="cs"/>
          <w:spacing w:val="0"/>
          <w:rtl/>
        </w:rPr>
        <w:t>ונשכח ממנו ר</w:t>
      </w:r>
      <w:r w:rsidRPr="00764ECC">
        <w:rPr>
          <w:rStyle w:val="afffff3"/>
          <w:spacing w:val="0"/>
          <w:rtl/>
        </w:rPr>
        <w:t>"</w:t>
      </w:r>
      <w:r w:rsidRPr="00764ECC">
        <w:rPr>
          <w:rStyle w:val="afffff3"/>
          <w:rFonts w:hint="cs"/>
          <w:spacing w:val="0"/>
          <w:rtl/>
        </w:rPr>
        <w:t>א:</w:t>
      </w:r>
      <w:r w:rsidRPr="00764ECC">
        <w:rPr>
          <w:rFonts w:ascii="Fb Fontext" w:hAnsi="Fb Fontext" w:hint="cs"/>
          <w:spacing w:val="0"/>
          <w:rtl/>
        </w:rPr>
        <w:t xml:space="preserve"> ד</w:t>
      </w:r>
      <w:r w:rsidRPr="00764ECC">
        <w:rPr>
          <w:rFonts w:ascii="Fb Fontext" w:hAnsi="Fb Fontext"/>
          <w:spacing w:val="0"/>
          <w:rtl/>
        </w:rPr>
        <w:t>לא עלה עזרא מבבל עד שעשאה כסולת נקייה ועלה.</w:t>
      </w:r>
    </w:p>
    <w:p w14:paraId="3C0B01E5" w14:textId="77777777" w:rsidR="00A85AC8" w:rsidRPr="00E600D8" w:rsidRDefault="006E0774" w:rsidP="00AC5321">
      <w:pPr>
        <w:pStyle w:val="38"/>
        <w:framePr w:wrap="notBeside"/>
        <w:rPr>
          <w:rtl/>
        </w:rPr>
      </w:pPr>
      <w:r w:rsidRPr="00E600D8">
        <w:rPr>
          <w:rtl/>
        </w:rPr>
        <w:t>•</w:t>
      </w:r>
      <w:r w:rsidRPr="00E600D8">
        <w:rPr>
          <w:rFonts w:hint="cs"/>
          <w:rtl/>
        </w:rPr>
        <w:t xml:space="preserve"> </w:t>
      </w:r>
      <w:r w:rsidRPr="00E600D8">
        <w:rPr>
          <w:rtl/>
        </w:rPr>
        <w:t>עולא</w:t>
      </w:r>
      <w:r w:rsidR="00A85AC8" w:rsidRPr="00E600D8">
        <w:rPr>
          <w:rtl/>
        </w:rPr>
        <w:t>:</w:t>
      </w:r>
    </w:p>
    <w:p w14:paraId="0BB41655" w14:textId="47F278A4" w:rsidR="006E0774" w:rsidRPr="00131640" w:rsidRDefault="006E0774" w:rsidP="00AC5321">
      <w:pPr>
        <w:rPr>
          <w:rtl/>
        </w:rPr>
      </w:pPr>
      <w:r>
        <w:rPr>
          <w:rFonts w:ascii="Fb Fontext" w:hAnsi="Fb Fontext"/>
          <w:sz w:val="32"/>
          <w:rtl/>
        </w:rPr>
        <w:t xml:space="preserve">הזדמן לפומבדיתא לבי </w:t>
      </w:r>
      <w:r>
        <w:rPr>
          <w:rStyle w:val="afffff3"/>
          <w:rFonts w:ascii="Fb Fontext" w:hAnsi="Fb Fontext"/>
          <w:sz w:val="32"/>
          <w:rtl/>
          <w:rPrChange w:id="9297" w:author="מנוע אמוראים" w:date="2026-10-05T16:42:07Z">
            <w:rPr>
              <w:rFonts w:ascii="Fb Fontext" w:hAnsi="Fb Fontext"/>
              <w:sz w:val="32"/>
              <w:rtl/>
            </w:rPr>
          </w:rPrChange>
        </w:rPr>
        <w:t xml:space="preserve">ר</w:t>
      </w:r>
      <w:r>
        <w:rPr>
          <w:rStyle w:val="afffff3"/>
          <w:rFonts w:ascii="Fb Fontext" w:hAnsi="Fb Fontext" w:hint="cs"/>
          <w:sz w:val="32"/>
          <w:rtl/>
          <w:rPrChange w:id="9298" w:author="מנוע אמוראים" w:date="2026-10-05T16:42:07Z">
            <w:rPr>
              <w:rFonts w:ascii="Fb Fontext" w:hAnsi="Fb Fontext" w:hint="cs"/>
              <w:sz w:val="32"/>
              <w:rtl/>
            </w:rPr>
          </w:rPrChange>
        </w:rPr>
        <w:t xml:space="preserve">"י</w:t>
      </w:r>
      <w:r w:rsidRPr="00224C4C">
        <w:rPr>
          <w:rFonts w:ascii="Fb Fontext" w:hAnsi="Fb Fontext"/>
          <w:sz w:val="32"/>
          <w:rtl/>
        </w:rPr>
        <w:t>, ראה לר</w:t>
      </w:r>
      <w:r w:rsidR="00AC5321">
        <w:rPr>
          <w:rFonts w:ascii="Fb Fontext" w:hAnsi="Fb Fontext" w:hint="cs"/>
          <w:sz w:val="32"/>
          <w:rtl/>
        </w:rPr>
        <w:t>י''צ בנו שלא התחתן.</w:t>
      </w:r>
    </w:p>
    <w:p w14:paraId="47DA3DB6" w14:textId="77777777" w:rsidR="00A85AC8" w:rsidRPr="00E600D8" w:rsidRDefault="006E0774" w:rsidP="00AC5321">
      <w:pPr>
        <w:pStyle w:val="38"/>
        <w:framePr w:wrap="notBeside"/>
        <w:rPr>
          <w:rtl/>
        </w:rPr>
      </w:pPr>
      <w:r w:rsidRPr="00E600D8">
        <w:rPr>
          <w:rFonts w:hint="cs"/>
          <w:rtl/>
        </w:rPr>
        <w:t>שאלו</w:t>
      </w:r>
      <w:r w:rsidR="00A85AC8" w:rsidRPr="00E600D8">
        <w:rPr>
          <w:rtl/>
        </w:rPr>
        <w:t>:</w:t>
      </w:r>
    </w:p>
    <w:p w14:paraId="7237B1B2" w14:textId="7ECE3528" w:rsidR="009469D7" w:rsidRDefault="006E0774" w:rsidP="006E0774">
      <w:pPr>
        <w:rPr>
          <w:rFonts w:ascii="Fb Fontext" w:hAnsi="Fb Fontext"/>
          <w:rtl/>
        </w:rPr>
      </w:pPr>
      <w:r w:rsidRPr="00224C4C">
        <w:rPr>
          <w:rFonts w:ascii="Fb Fontext" w:hAnsi="Fb Fontext" w:hint="cs"/>
          <w:rtl/>
        </w:rPr>
        <w:t xml:space="preserve">מדוע אינו משיא אשה לבנו </w:t>
      </w:r>
      <w:r w:rsidRPr="00AC5321">
        <w:rPr>
          <w:rStyle w:val="afffff3"/>
          <w:rFonts w:hint="cs"/>
          <w:rtl/>
        </w:rPr>
        <w:t>א</w:t>
      </w:r>
      <w:r w:rsidRPr="00AC5321">
        <w:rPr>
          <w:rStyle w:val="afffff3"/>
          <w:rtl/>
        </w:rPr>
        <w:t>"</w:t>
      </w:r>
      <w:r w:rsidRPr="00AC5321">
        <w:rPr>
          <w:rStyle w:val="afffff3"/>
          <w:rFonts w:hint="cs"/>
          <w:rtl/>
        </w:rPr>
        <w:t>ל</w:t>
      </w:r>
      <w:r w:rsidRPr="00224C4C">
        <w:rPr>
          <w:rFonts w:ascii="Fb Fontext" w:hAnsi="Fb Fontext" w:hint="cs"/>
          <w:rtl/>
        </w:rPr>
        <w:t xml:space="preserve"> שלא יודע מהיכן,</w:t>
      </w:r>
    </w:p>
    <w:p w14:paraId="54EC6B39" w14:textId="77777777" w:rsidR="00A85AC8" w:rsidRPr="00E600D8" w:rsidRDefault="006E0774" w:rsidP="00AC5321">
      <w:pPr>
        <w:pStyle w:val="38"/>
        <w:framePr w:wrap="notBeside"/>
        <w:rPr>
          <w:rtl/>
        </w:rPr>
      </w:pPr>
      <w:r w:rsidRPr="00E600D8">
        <w:rPr>
          <w:rFonts w:hint="cs"/>
          <w:rtl/>
        </w:rPr>
        <w:t>ושאלו</w:t>
      </w:r>
      <w:r w:rsidR="00A85AC8" w:rsidRPr="00E600D8">
        <w:rPr>
          <w:rtl/>
        </w:rPr>
        <w:t>:</w:t>
      </w:r>
    </w:p>
    <w:p w14:paraId="16C96AC3" w14:textId="72F24FCD" w:rsidR="006E0774" w:rsidRPr="00131640" w:rsidRDefault="006E0774" w:rsidP="006E0774">
      <w:pPr>
        <w:rPr>
          <w:rtl/>
        </w:rPr>
      </w:pPr>
      <w:r w:rsidRPr="00224C4C">
        <w:rPr>
          <w:rFonts w:ascii="Fb Fontext" w:hAnsi="Fb Fontext" w:hint="cs"/>
          <w:rtl/>
        </w:rPr>
        <w:t>אם יודע מהיכן הוא שמא מאותם דנאמר עליהם</w:t>
      </w:r>
      <w:r w:rsidRPr="00224C4C">
        <w:rPr>
          <w:rStyle w:val="affffa"/>
          <w:rFonts w:hint="cs"/>
          <w:rtl/>
        </w:rPr>
        <w:t xml:space="preserve"> '</w:t>
      </w:r>
      <w:r w:rsidRPr="00224C4C">
        <w:rPr>
          <w:rStyle w:val="affffa"/>
          <w:rtl/>
        </w:rPr>
        <w:t>נשים בציון ענו בתולות בערי יהודה</w:t>
      </w:r>
      <w:r w:rsidRPr="00224C4C">
        <w:rPr>
          <w:rStyle w:val="affffa"/>
          <w:rFonts w:hint="cs"/>
          <w:rtl/>
        </w:rPr>
        <w:t>'</w:t>
      </w:r>
      <w:r w:rsidRPr="00224C4C">
        <w:rPr>
          <w:rStyle w:val="affffa"/>
          <w:rtl/>
        </w:rPr>
        <w:t>.</w:t>
      </w:r>
      <w:r w:rsidRPr="00224C4C">
        <w:rPr>
          <w:rFonts w:ascii="Fb Fontext" w:hAnsi="Fb Fontext" w:hint="cs"/>
          <w:rtl/>
        </w:rPr>
        <w:t xml:space="preserve"> וכ</w:t>
      </w:r>
      <w:r w:rsidRPr="00224C4C">
        <w:rPr>
          <w:rFonts w:ascii="Fb Fontext" w:hAnsi="Fb Fontext"/>
          <w:rtl/>
        </w:rPr>
        <w:t>"</w:t>
      </w:r>
      <w:r w:rsidRPr="00224C4C">
        <w:rPr>
          <w:rFonts w:ascii="Fb Fontext" w:hAnsi="Fb Fontext" w:hint="cs"/>
          <w:rtl/>
        </w:rPr>
        <w:t xml:space="preserve">ת </w:t>
      </w:r>
      <w:r w:rsidRPr="00224C4C">
        <w:rPr>
          <w:rFonts w:ascii="Fb Fontext" w:hAnsi="Fb Fontext"/>
          <w:rtl/>
        </w:rPr>
        <w:t>עכו"ם ועבד הבא על בת ישראל הולד כשר,</w:t>
      </w:r>
    </w:p>
    <w:p w14:paraId="481170F0" w14:textId="7BF9A266" w:rsidR="006E0774" w:rsidRPr="00A40B90" w:rsidRDefault="006E0774" w:rsidP="006E0774">
      <w:pPr>
        <w:pStyle w:val="affff9"/>
        <w:rPr>
          <w:spacing w:val="0"/>
          <w:rtl/>
        </w:rPr>
      </w:pPr>
      <w:r w:rsidRPr="00A40B90">
        <w:rPr>
          <w:rStyle w:val="afffff3"/>
          <w:spacing w:val="0"/>
          <w:rtl/>
        </w:rPr>
        <w:t>ו</w:t>
      </w:r>
      <w:r w:rsidR="00AC5321" w:rsidRPr="00A40B90">
        <w:rPr>
          <w:rStyle w:val="afffff3"/>
          <w:rFonts w:hint="cs"/>
          <w:spacing w:val="0"/>
          <w:rtl/>
        </w:rPr>
        <w:t>ש</w:t>
      </w:r>
      <w:r w:rsidRPr="00A40B90">
        <w:rPr>
          <w:rStyle w:val="afffff3"/>
          <w:spacing w:val="0"/>
          <w:rtl/>
        </w:rPr>
        <w:t>מא מהנך דכתיב בהו:</w:t>
      </w:r>
      <w:r w:rsidRPr="00A40B90">
        <w:rPr>
          <w:spacing w:val="0"/>
          <w:rtl/>
        </w:rPr>
        <w:t xml:space="preserve"> </w:t>
      </w:r>
      <w:r w:rsidRPr="00A40B90">
        <w:rPr>
          <w:rFonts w:hint="cs"/>
          <w:spacing w:val="0"/>
          <w:rtl/>
        </w:rPr>
        <w:t>'</w:t>
      </w:r>
      <w:r>
        <w:rPr>
          <w:rStyle w:val="affffa"/>
          <w:spacing w:val="0"/>
          <w:rtl/>
          <w:rPrChange w:id="9017" w:author="מנוע פסוקים" w:date="2026-10-05T16:38:42Z">
            <w:rPr>
              <w:spacing w:val="0"/>
              <w:rtl/>
            </w:rPr>
          </w:rPrChange>
        </w:rPr>
        <w:t xml:space="preserve">השוכבים על מטות שן וסרוחים על</w:t>
      </w:r>
      <w:r>
        <w:rPr>
          <w:spacing w:val="0"/>
          <w:rtl/>
        </w:rPr>
        <w:t xml:space="preserve"> ערסותם</w:t>
      </w:r>
      <w:r w:rsidRPr="00A40B90">
        <w:rPr>
          <w:rFonts w:hint="cs"/>
          <w:spacing w:val="0"/>
          <w:rtl/>
        </w:rPr>
        <w:t>'</w:t>
      </w:r>
      <w:r w:rsidRPr="00A40B90">
        <w:rPr>
          <w:spacing w:val="0"/>
          <w:rtl/>
        </w:rPr>
        <w:t>,</w:t>
      </w:r>
    </w:p>
    <w:p w14:paraId="745215EC" w14:textId="594C4C90" w:rsidR="00A85AC8" w:rsidRPr="00E600D8" w:rsidRDefault="006E0774" w:rsidP="00121604">
      <w:pPr>
        <w:pStyle w:val="38"/>
        <w:framePr w:wrap="notBeside"/>
        <w:rPr>
          <w:rtl/>
        </w:rPr>
      </w:pPr>
      <w:r w:rsidRPr="00E600D8">
        <w:rPr>
          <w:rFonts w:hint="cs"/>
          <w:rtl/>
        </w:rPr>
        <w:t>ואריב</w:t>
      </w:r>
      <w:r w:rsidRPr="00E600D8">
        <w:rPr>
          <w:rtl/>
        </w:rPr>
        <w:t>"</w:t>
      </w:r>
      <w:r w:rsidRPr="00E600D8">
        <w:rPr>
          <w:rFonts w:hint="cs"/>
          <w:rtl/>
        </w:rPr>
        <w:t>ח</w:t>
      </w:r>
      <w:r w:rsidR="00A85AC8" w:rsidRPr="00E600D8">
        <w:rPr>
          <w:rtl/>
        </w:rPr>
        <w:t>:</w:t>
      </w:r>
    </w:p>
    <w:p w14:paraId="60268692" w14:textId="68FE06A7" w:rsidR="006E0774" w:rsidRPr="00131640" w:rsidRDefault="006E0774" w:rsidP="006E0774">
      <w:pPr>
        <w:rPr>
          <w:rtl/>
        </w:rPr>
      </w:pPr>
      <w:r w:rsidRPr="00224C4C">
        <w:rPr>
          <w:rFonts w:ascii="Fb Fontext" w:hAnsi="Fb Fontext"/>
          <w:sz w:val="32"/>
          <w:rtl/>
        </w:rPr>
        <w:t>אלו בני אדם המשתינים מים בפני מטותיהם ערומים,</w:t>
      </w:r>
    </w:p>
    <w:p w14:paraId="5AE22840" w14:textId="77777777" w:rsidR="00A85AC8" w:rsidRPr="00E600D8" w:rsidRDefault="006E0774" w:rsidP="00121604">
      <w:pPr>
        <w:pStyle w:val="38"/>
        <w:framePr w:wrap="notBeside"/>
        <w:rPr>
          <w:rtl/>
        </w:rPr>
      </w:pPr>
      <w:r w:rsidRPr="00E600D8">
        <w:rPr>
          <w:rtl/>
        </w:rPr>
        <w:t>ומגדף בה ר' אבהו</w:t>
      </w:r>
      <w:r w:rsidR="00A85AC8" w:rsidRPr="00E600D8">
        <w:rPr>
          <w:rtl/>
        </w:rPr>
        <w:t>:</w:t>
      </w:r>
    </w:p>
    <w:p w14:paraId="410571A5" w14:textId="0AC8F816"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א"ה היינו ד</w:t>
      </w:r>
      <w:r w:rsidRPr="00224C4C">
        <w:rPr>
          <w:rStyle w:val="affffa"/>
          <w:rFonts w:hint="cs"/>
          <w:rtl/>
        </w:rPr>
        <w:t>'</w:t>
      </w:r>
      <w:r w:rsidRPr="00224C4C">
        <w:rPr>
          <w:rStyle w:val="affffa"/>
          <w:rtl/>
        </w:rPr>
        <w:t>לכן עתה יגלו בראש גולים,</w:t>
      </w:r>
      <w:r w:rsidRPr="00224C4C">
        <w:rPr>
          <w:rFonts w:ascii="Fb Fontext" w:hAnsi="Fb Fontext"/>
          <w:sz w:val="32"/>
          <w:rtl/>
        </w:rPr>
        <w:t xml:space="preserve"> משום דמשתינים מים בפני מטותיהם ערומים יגלו בראש גולים</w:t>
      </w:r>
      <w:r w:rsidRPr="00224C4C">
        <w:rPr>
          <w:rFonts w:ascii="Fb Fontext" w:hAnsi="Fb Fontext" w:hint="cs"/>
          <w:sz w:val="32"/>
          <w:rtl/>
        </w:rPr>
        <w:t>?</w:t>
      </w:r>
    </w:p>
    <w:p w14:paraId="02173253" w14:textId="3856A70E" w:rsidR="00A85AC8" w:rsidRPr="00E600D8" w:rsidRDefault="006E0774" w:rsidP="00121604">
      <w:pPr>
        <w:pStyle w:val="38"/>
        <w:framePr w:wrap="notBeside"/>
        <w:rPr>
          <w:rtl/>
        </w:rPr>
      </w:pPr>
      <w:r w:rsidRPr="00E600D8">
        <w:rPr>
          <w:rFonts w:hint="cs"/>
          <w:rtl/>
        </w:rPr>
        <w:t xml:space="preserve"> </w:t>
      </w:r>
      <w:r w:rsidRPr="00E600D8">
        <w:rPr>
          <w:rtl/>
        </w:rPr>
        <w:t>אלא א</w:t>
      </w:r>
      <w:r w:rsidRPr="00E600D8">
        <w:rPr>
          <w:rFonts w:hint="cs"/>
          <w:rtl/>
        </w:rPr>
        <w:t>ר</w:t>
      </w:r>
      <w:r w:rsidRPr="00E600D8">
        <w:rPr>
          <w:rtl/>
        </w:rPr>
        <w:t>"</w:t>
      </w:r>
      <w:r w:rsidRPr="00E600D8">
        <w:rPr>
          <w:rFonts w:hint="cs"/>
          <w:rtl/>
        </w:rPr>
        <w:t>א</w:t>
      </w:r>
      <w:r w:rsidR="00A85AC8" w:rsidRPr="00E600D8">
        <w:rPr>
          <w:rtl/>
        </w:rPr>
        <w:t>:</w:t>
      </w:r>
    </w:p>
    <w:p w14:paraId="08E5A248" w14:textId="199B9E5E" w:rsidR="006E0774" w:rsidRPr="00131640" w:rsidRDefault="006E0774" w:rsidP="006E0774">
      <w:pPr>
        <w:rPr>
          <w:rtl/>
        </w:rPr>
      </w:pPr>
      <w:r w:rsidRPr="00224C4C">
        <w:rPr>
          <w:rFonts w:ascii="Fb Fontext" w:hAnsi="Fb Fontext"/>
          <w:sz w:val="32"/>
          <w:rtl/>
        </w:rPr>
        <w:t>אלו בנ</w:t>
      </w:r>
      <w:r w:rsidR="00685293">
        <w:rPr>
          <w:rFonts w:ascii="Fb Fontext" w:hAnsi="Fb Fontext" w:hint="cs"/>
          <w:sz w:val="32"/>
          <w:rtl/>
        </w:rPr>
        <w:t>"א</w:t>
      </w:r>
      <w:r w:rsidRPr="00224C4C">
        <w:rPr>
          <w:rFonts w:ascii="Fb Fontext" w:hAnsi="Fb Fontext"/>
          <w:sz w:val="32"/>
          <w:rtl/>
        </w:rPr>
        <w:t xml:space="preserve"> שאוכלין ושותין זה עם זה, ומדביקין מטותיהם זו בזו, </w:t>
      </w:r>
      <w:r w:rsidRPr="00A40B90">
        <w:rPr>
          <w:rFonts w:ascii="Fb Fontext" w:hAnsi="Fb Fontext"/>
          <w:spacing w:val="0"/>
          <w:sz w:val="32"/>
          <w:rtl/>
        </w:rPr>
        <w:t>ומחליפין נשותיהם זה לזה, ומסריחים ערסותם בש</w:t>
      </w:r>
      <w:r w:rsidR="00685293" w:rsidRPr="00A40B90">
        <w:rPr>
          <w:rFonts w:ascii="Fb Fontext" w:hAnsi="Fb Fontext" w:hint="cs"/>
          <w:spacing w:val="0"/>
          <w:sz w:val="32"/>
          <w:rtl/>
        </w:rPr>
        <w:t>"ז</w:t>
      </w:r>
      <w:r w:rsidRPr="00A40B90">
        <w:rPr>
          <w:rFonts w:ascii="Fb Fontext" w:hAnsi="Fb Fontext"/>
          <w:spacing w:val="0"/>
          <w:sz w:val="32"/>
          <w:rtl/>
        </w:rPr>
        <w:t xml:space="preserve"> שאינה שלהם.</w:t>
      </w:r>
    </w:p>
    <w:p w14:paraId="5F7C51E7" w14:textId="77777777" w:rsidR="00A85AC8" w:rsidRPr="00E600D8" w:rsidRDefault="006E0774" w:rsidP="00121604">
      <w:pPr>
        <w:pStyle w:val="38"/>
        <w:framePr w:wrap="notBeside"/>
        <w:rPr>
          <w:rtl/>
        </w:rPr>
      </w:pPr>
      <w:r w:rsidRPr="00E600D8">
        <w:rPr>
          <w:rFonts w:hint="cs"/>
          <w:rtl/>
        </w:rPr>
        <w:t>א</w:t>
      </w:r>
      <w:r w:rsidRPr="00E600D8">
        <w:rPr>
          <w:rtl/>
        </w:rPr>
        <w:t>"</w:t>
      </w:r>
      <w:r w:rsidRPr="00E600D8">
        <w:rPr>
          <w:rFonts w:hint="cs"/>
          <w:rtl/>
        </w:rPr>
        <w:t>ל</w:t>
      </w:r>
      <w:r w:rsidR="00A85AC8" w:rsidRPr="00E600D8">
        <w:rPr>
          <w:rtl/>
        </w:rPr>
        <w:t>:</w:t>
      </w:r>
    </w:p>
    <w:p w14:paraId="6C8F67BD" w14:textId="35718807" w:rsidR="006E0774" w:rsidRPr="00131640" w:rsidRDefault="006E0774" w:rsidP="00685293">
      <w:pPr>
        <w:spacing w:after="120"/>
        <w:rPr>
          <w:rtl/>
        </w:rPr>
      </w:pPr>
      <w:r w:rsidRPr="00224C4C">
        <w:rPr>
          <w:rFonts w:ascii="Fb Fontext" w:hAnsi="Fb Fontext" w:hint="cs"/>
          <w:rtl/>
        </w:rPr>
        <w:t xml:space="preserve">מה אעשה </w:t>
      </w:r>
      <w:r w:rsidRPr="00B16F66">
        <w:rPr>
          <w:rStyle w:val="afffff3"/>
          <w:rFonts w:hint="cs"/>
          <w:rtl/>
        </w:rPr>
        <w:t>א</w:t>
      </w:r>
      <w:r w:rsidRPr="00B16F66">
        <w:rPr>
          <w:rStyle w:val="afffff3"/>
          <w:rtl/>
        </w:rPr>
        <w:t>"</w:t>
      </w:r>
      <w:r w:rsidRPr="00B16F66">
        <w:rPr>
          <w:rStyle w:val="afffff3"/>
          <w:rFonts w:hint="cs"/>
          <w:rtl/>
        </w:rPr>
        <w:t>ל</w:t>
      </w:r>
      <w:r w:rsidRPr="00224C4C">
        <w:rPr>
          <w:rFonts w:ascii="Fb Fontext" w:hAnsi="Fb Fontext" w:hint="cs"/>
          <w:rtl/>
        </w:rPr>
        <w:t xml:space="preserve"> שילך אחר שתיקותא</w:t>
      </w:r>
      <w:r w:rsidRPr="00210DF6">
        <w:rPr>
          <w:rFonts w:ascii="Fb Fontext" w:hAnsi="Fb Fontext" w:cs="BA TM • Vilna Extra-Bold" w:hint="cs"/>
          <w:rtl/>
        </w:rPr>
        <w:t xml:space="preserve"> </w:t>
      </w:r>
      <w:r w:rsidRPr="00224C4C">
        <w:rPr>
          <w:rFonts w:ascii="Fb Fontext" w:hAnsi="Fb Fontext" w:hint="cs"/>
          <w:rtl/>
        </w:rPr>
        <w:t>שכך בדקו ב</w:t>
      </w:r>
      <w:r w:rsidRPr="00224C4C">
        <w:rPr>
          <w:rFonts w:ascii="Fb Fontext" w:hAnsi="Fb Fontext"/>
          <w:rtl/>
        </w:rPr>
        <w:t xml:space="preserve">בני מערבא, </w:t>
      </w:r>
      <w:r w:rsidRPr="00A40B90">
        <w:rPr>
          <w:rFonts w:ascii="Fb Fontext" w:hAnsi="Fb Fontext"/>
          <w:spacing w:val="2"/>
          <w:rtl/>
        </w:rPr>
        <w:t>כ</w:t>
      </w:r>
      <w:r w:rsidRPr="00A40B90">
        <w:rPr>
          <w:rFonts w:ascii="Fb Fontext" w:hAnsi="Fb Fontext" w:hint="cs"/>
          <w:spacing w:val="2"/>
          <w:rtl/>
        </w:rPr>
        <w:t>ש</w:t>
      </w:r>
      <w:r w:rsidR="007E0570" w:rsidRPr="00A40B90">
        <w:rPr>
          <w:rFonts w:ascii="Fb Fontext" w:hAnsi="Fb Fontext" w:hint="cs"/>
          <w:spacing w:val="2"/>
          <w:rtl/>
        </w:rPr>
        <w:t>רבו</w:t>
      </w:r>
      <w:r w:rsidRPr="00A40B90">
        <w:rPr>
          <w:rFonts w:ascii="Fb Fontext" w:hAnsi="Fb Fontext" w:hint="cs"/>
          <w:spacing w:val="2"/>
          <w:rtl/>
        </w:rPr>
        <w:t xml:space="preserve"> שני אנשים ראו איזה קדם ושתק אמרו שהוא מיוחס יותר</w:t>
      </w:r>
      <w:r w:rsidRPr="00A40B90">
        <w:rPr>
          <w:rFonts w:ascii="Fb Fontext" w:hAnsi="Fb Fontext"/>
          <w:spacing w:val="2"/>
          <w:rtl/>
        </w:rPr>
        <w:t>.</w:t>
      </w:r>
    </w:p>
    <w:p w14:paraId="7D21450C" w14:textId="75F27DDC" w:rsidR="00A85AC8" w:rsidRPr="00E600D8" w:rsidRDefault="006E0774" w:rsidP="007E0570">
      <w:pPr>
        <w:pStyle w:val="38"/>
        <w:framePr w:wrap="notBeside"/>
        <w:rPr>
          <w:rtl/>
        </w:rPr>
      </w:pPr>
      <w:r w:rsidRPr="00E600D8">
        <w:rPr>
          <w:rtl/>
        </w:rPr>
        <w:t>•</w:t>
      </w:r>
      <w:r w:rsidRPr="00E600D8">
        <w:rPr>
          <w:rFonts w:hint="cs"/>
          <w:rtl/>
        </w:rPr>
        <w:t xml:space="preserve"> </w:t>
      </w:r>
      <w:r w:rsidRPr="00E600D8">
        <w:rPr>
          <w:rtl/>
        </w:rPr>
        <w:t>רב</w:t>
      </w:r>
      <w:r w:rsidR="00A85AC8" w:rsidRPr="00E600D8">
        <w:rPr>
          <w:rtl/>
        </w:rPr>
        <w:t>:</w:t>
      </w:r>
    </w:p>
    <w:p w14:paraId="0F13E3A4" w14:textId="1EA00D0C" w:rsidR="006E0774" w:rsidRPr="00131640" w:rsidRDefault="006E0774" w:rsidP="007176E5">
      <w:pPr>
        <w:spacing w:after="120"/>
        <w:rPr>
          <w:rtl/>
        </w:rPr>
      </w:pPr>
      <w:r w:rsidRPr="00224C4C">
        <w:rPr>
          <w:rFonts w:ascii="Fb Fontext" w:hAnsi="Fb Fontext"/>
          <w:sz w:val="32"/>
          <w:rtl/>
        </w:rPr>
        <w:t>שתיקותיה דבבל היינו יחוסא.</w:t>
      </w:r>
      <w:r w:rsidRPr="00224C4C">
        <w:rPr>
          <w:rFonts w:ascii="Fb Fontext" w:hAnsi="Fb Fontext" w:hint="cs"/>
          <w:sz w:val="32"/>
          <w:rtl/>
        </w:rPr>
        <w:t xml:space="preserve"> ו</w:t>
      </w:r>
      <w:r w:rsidR="00685293">
        <w:rPr>
          <w:rFonts w:ascii="Fb Fontext" w:hAnsi="Fb Fontext" w:hint="cs"/>
          <w:sz w:val="32"/>
          <w:rtl/>
        </w:rPr>
        <w:t>מה</w:t>
      </w:r>
      <w:r w:rsidRPr="00224C4C">
        <w:rPr>
          <w:rFonts w:ascii="Fb Fontext" w:hAnsi="Fb Fontext" w:hint="cs"/>
          <w:sz w:val="32"/>
          <w:rtl/>
        </w:rPr>
        <w:t xml:space="preserve"> </w:t>
      </w:r>
      <w:r w:rsidR="00685293">
        <w:rPr>
          <w:rFonts w:ascii="Fb Fontext" w:hAnsi="Fb Fontext" w:hint="cs"/>
          <w:sz w:val="32"/>
          <w:rtl/>
        </w:rPr>
        <w:t>ש</w:t>
      </w:r>
      <w:r w:rsidRPr="00224C4C">
        <w:rPr>
          <w:rFonts w:ascii="Fb Fontext" w:hAnsi="Fb Fontext"/>
          <w:sz w:val="32"/>
          <w:rtl/>
        </w:rPr>
        <w:t>הזדמן רב</w:t>
      </w:r>
      <w:r w:rsidRPr="00224C4C">
        <w:rPr>
          <w:rFonts w:ascii="Fb Fontext" w:hAnsi="Fb Fontext" w:hint="cs"/>
          <w:sz w:val="32"/>
          <w:rtl/>
        </w:rPr>
        <w:t xml:space="preserve"> </w:t>
      </w:r>
      <w:r w:rsidRPr="00224C4C">
        <w:rPr>
          <w:rFonts w:ascii="Fb Fontext" w:hAnsi="Fb Fontext"/>
          <w:sz w:val="32"/>
          <w:rtl/>
        </w:rPr>
        <w:t>לבי שיחלא ובדק</w:t>
      </w:r>
      <w:r w:rsidR="007176E5">
        <w:rPr>
          <w:rFonts w:ascii="Fb Fontext" w:hAnsi="Fb Fontext" w:hint="cs"/>
          <w:sz w:val="32"/>
          <w:rtl/>
        </w:rPr>
        <w:t xml:space="preserve"> </w:t>
      </w:r>
      <w:r w:rsidRPr="00224C4C">
        <w:rPr>
          <w:rFonts w:ascii="Fb Fontext" w:hAnsi="Fb Fontext" w:hint="cs"/>
          <w:rtl/>
        </w:rPr>
        <w:t xml:space="preserve">לא ביחוסם אלא בשתיקותם </w:t>
      </w:r>
      <w:r w:rsidRPr="007176E5">
        <w:rPr>
          <w:rStyle w:val="afffff5"/>
          <w:rFonts w:hint="cs"/>
          <w:rtl/>
        </w:rPr>
        <w:t>והקא</w:t>
      </w:r>
      <w:r w:rsidRPr="007176E5">
        <w:rPr>
          <w:rStyle w:val="afffff5"/>
          <w:rtl/>
        </w:rPr>
        <w:t>"</w:t>
      </w:r>
      <w:r w:rsidRPr="007176E5">
        <w:rPr>
          <w:rStyle w:val="afffff5"/>
          <w:rFonts w:hint="cs"/>
          <w:rtl/>
        </w:rPr>
        <w:t>ל בדקו אי</w:t>
      </w:r>
      <w:r w:rsidRPr="007176E5">
        <w:rPr>
          <w:rStyle w:val="afffff5"/>
          <w:rtl/>
        </w:rPr>
        <w:t xml:space="preserve"> שתקי אי לא שתקי.</w:t>
      </w:r>
    </w:p>
    <w:p w14:paraId="62C168D5" w14:textId="33A08A98" w:rsidR="00A85AC8" w:rsidRPr="00E600D8" w:rsidRDefault="006E0774" w:rsidP="007E0570">
      <w:pPr>
        <w:pStyle w:val="38"/>
        <w:framePr w:wrap="notBeside"/>
        <w:rPr>
          <w:rtl/>
        </w:rPr>
      </w:pPr>
      <w:r w:rsidRPr="00E600D8">
        <w:rPr>
          <w:rtl/>
        </w:rPr>
        <w:t>•</w:t>
      </w:r>
      <w:r w:rsidRPr="00E600D8">
        <w:rPr>
          <w:rFonts w:hint="cs"/>
          <w:rtl/>
        </w:rPr>
        <w:t xml:space="preserve"> ריא''ר</w:t>
      </w:r>
      <w:r w:rsidR="00A85AC8" w:rsidRPr="00E600D8">
        <w:rPr>
          <w:rtl/>
        </w:rPr>
        <w:t>:</w:t>
      </w:r>
    </w:p>
    <w:p w14:paraId="0910BD3C" w14:textId="363678B4" w:rsidR="006E0774" w:rsidRPr="00131640" w:rsidRDefault="006E0774" w:rsidP="006E0774">
      <w:pPr>
        <w:rPr>
          <w:rtl/>
        </w:rPr>
      </w:pPr>
      <w:r w:rsidRPr="00224C4C">
        <w:rPr>
          <w:rFonts w:ascii="Fb Fontext" w:hAnsi="Fb Fontext"/>
          <w:sz w:val="32"/>
          <w:rtl/>
        </w:rPr>
        <w:t>אם ראית שני בני אדם שמתגרים זה בזה, שמץ פסול יש באחד מהן ואין מניחין אותו לידבק אחד בחבירו</w:t>
      </w:r>
    </w:p>
    <w:p w14:paraId="4B26AB0F" w14:textId="4636A3B9" w:rsidR="00A85AC8" w:rsidRPr="00E600D8" w:rsidRDefault="006E0774" w:rsidP="00B16F66">
      <w:pPr>
        <w:pStyle w:val="38"/>
        <w:framePr w:wrap="notBeside"/>
        <w:rPr>
          <w:rtl/>
        </w:rPr>
      </w:pPr>
      <w:r w:rsidRPr="00E600D8">
        <w:rPr>
          <w:rtl/>
        </w:rPr>
        <w:t>•</w:t>
      </w:r>
      <w:r w:rsidR="007176E5" w:rsidRPr="00E600D8">
        <w:rPr>
          <w:rFonts w:hint="cs"/>
          <w:rtl/>
        </w:rPr>
        <w:t xml:space="preserve"> </w:t>
      </w:r>
      <w:r w:rsidRPr="00E600D8">
        <w:rPr>
          <w:rtl/>
        </w:rPr>
        <w:t>ר</w:t>
      </w:r>
      <w:r w:rsidRPr="00E600D8">
        <w:rPr>
          <w:rFonts w:hint="cs"/>
          <w:rtl/>
        </w:rPr>
        <w:t>יב</w:t>
      </w:r>
      <w:r w:rsidRPr="00E600D8">
        <w:rPr>
          <w:rtl/>
        </w:rPr>
        <w:t>"</w:t>
      </w:r>
      <w:r w:rsidRPr="00E600D8">
        <w:rPr>
          <w:rFonts w:hint="cs"/>
          <w:rtl/>
        </w:rPr>
        <w:t>ל</w:t>
      </w:r>
      <w:r w:rsidR="00A85AC8" w:rsidRPr="00E600D8">
        <w:rPr>
          <w:rtl/>
        </w:rPr>
        <w:t>:</w:t>
      </w:r>
    </w:p>
    <w:p w14:paraId="6238522E" w14:textId="1BD16544" w:rsidR="006E0774" w:rsidRPr="00131640" w:rsidRDefault="006E0774" w:rsidP="006E0774">
      <w:pPr>
        <w:rPr>
          <w:rtl/>
        </w:rPr>
      </w:pPr>
      <w:r w:rsidRPr="00224C4C">
        <w:rPr>
          <w:rFonts w:ascii="Fb Fontext" w:hAnsi="Fb Fontext"/>
          <w:rtl/>
        </w:rPr>
        <w:t>אם ראית שתי משפחות המתגרות זו בזו, שמץ פסול יש באחת מהן, ואין מניחין אותה לידבק בחברתה.</w:t>
      </w:r>
    </w:p>
    <w:p w14:paraId="1D0F4300" w14:textId="14C969CA" w:rsidR="00A85AC8" w:rsidRPr="00E600D8" w:rsidRDefault="006E0774" w:rsidP="00B16F66">
      <w:pPr>
        <w:pStyle w:val="38"/>
        <w:framePr w:wrap="notBeside"/>
        <w:rPr>
          <w:rtl/>
        </w:rPr>
      </w:pPr>
      <w:r w:rsidRPr="00E600D8">
        <w:rPr>
          <w:rtl/>
        </w:rPr>
        <w:t>ר"</w:t>
      </w:r>
      <w:r w:rsidRPr="00E600D8">
        <w:rPr>
          <w:rFonts w:hint="cs"/>
          <w:rtl/>
        </w:rPr>
        <w:t>פ סבא מרב</w:t>
      </w:r>
      <w:r w:rsidR="00A85AC8" w:rsidRPr="00E600D8">
        <w:rPr>
          <w:rtl/>
        </w:rPr>
        <w:t>:</w:t>
      </w:r>
    </w:p>
    <w:p w14:paraId="25B58F12" w14:textId="526F90B5" w:rsidR="006E0774" w:rsidRPr="00131640" w:rsidRDefault="006E0774" w:rsidP="006E0774">
      <w:pPr>
        <w:rPr>
          <w:rtl/>
        </w:rPr>
      </w:pPr>
      <w:r w:rsidRPr="00224C4C">
        <w:rPr>
          <w:rFonts w:ascii="Fb Fontext" w:hAnsi="Fb Fontext"/>
          <w:rtl/>
        </w:rPr>
        <w:t>בבל - בריאה, מישן - מיתה, מדי - חולה, עילם - גוססת.</w:t>
      </w:r>
    </w:p>
    <w:p w14:paraId="134DD912" w14:textId="131C6494" w:rsidR="006E0774" w:rsidRDefault="006E0774" w:rsidP="00352A92">
      <w:pPr>
        <w:rPr>
          <w:rFonts w:ascii="Fb Fontext" w:hAnsi="Fb Fontext"/>
          <w:rtl/>
        </w:rPr>
      </w:pPr>
      <w:r w:rsidRPr="00224C4C">
        <w:rPr>
          <w:rFonts w:ascii="Fb Fontext" w:hAnsi="Fb Fontext"/>
          <w:rtl/>
        </w:rPr>
        <w:t>ומה בין חולין לגוססין? רוב חולין לחיים, רוב גוססים למיתה.</w:t>
      </w:r>
    </w:p>
    <w:p w14:paraId="57899729" w14:textId="795A6796" w:rsidR="007309FA" w:rsidRPr="00131640" w:rsidRDefault="007309FA" w:rsidP="007309FA">
      <w:pPr>
        <w:pStyle w:val="affffb"/>
        <w:rPr>
          <w:rtl/>
        </w:rPr>
      </w:pPr>
      <w:r w:rsidRPr="007309FA">
        <w:rPr>
          <w:rtl/>
        </w:rPr>
        <w:t>***</w:t>
      </w:r>
    </w:p>
    <w:p w14:paraId="5EC0A1FA" w14:textId="77777777" w:rsidR="009469D7" w:rsidRDefault="006E0774" w:rsidP="00352A92">
      <w:pPr>
        <w:pStyle w:val="affffb"/>
        <w:rPr>
          <w:rtl/>
        </w:rPr>
      </w:pPr>
      <w:r w:rsidRPr="00210DF6">
        <w:rPr>
          <w:rtl/>
        </w:rPr>
        <w:t>עד היכן היא בבל?</w:t>
      </w:r>
    </w:p>
    <w:p w14:paraId="2C8D4FFF" w14:textId="69E3AF15" w:rsidR="006E0774" w:rsidRDefault="006E0774" w:rsidP="006E0774">
      <w:pPr>
        <w:rPr>
          <w:rtl/>
        </w:rPr>
      </w:pPr>
      <w:r w:rsidRPr="00352A92">
        <w:rPr>
          <w:rStyle w:val="afffff3"/>
          <w:rtl/>
        </w:rPr>
        <w:t>רב אמר:</w:t>
      </w:r>
      <w:r w:rsidRPr="00224C4C">
        <w:rPr>
          <w:rFonts w:ascii="Fb Fontext" w:hAnsi="Fb Fontext"/>
          <w:sz w:val="32"/>
          <w:rtl/>
        </w:rPr>
        <w:t xml:space="preserve"> עד נהר עזק, </w:t>
      </w:r>
      <w:r w:rsidR="00352A92">
        <w:rPr>
          <w:rStyle w:val="afffff3"/>
          <w:rtl/>
        </w:rPr>
        <w:tab/>
      </w:r>
      <w:r w:rsidR="00352A92">
        <w:rPr>
          <w:rStyle w:val="afffff3"/>
          <w:rtl/>
        </w:rPr>
        <w:tab/>
      </w:r>
      <w:r w:rsidR="00352A92">
        <w:rPr>
          <w:rStyle w:val="afffff3"/>
          <w:rtl/>
        </w:rPr>
        <w:tab/>
      </w:r>
      <w:r w:rsidR="00352A92">
        <w:rPr>
          <w:rStyle w:val="afffff3"/>
          <w:rtl/>
        </w:rPr>
        <w:tab/>
      </w:r>
      <w:r w:rsidR="00352A92">
        <w:rPr>
          <w:rStyle w:val="afffff3"/>
          <w:rtl/>
        </w:rPr>
        <w:tab/>
      </w:r>
      <w:r w:rsidRPr="00352A92">
        <w:rPr>
          <w:rStyle w:val="afffff3"/>
          <w:rtl/>
        </w:rPr>
        <w:t xml:space="preserve">ושמואל אמר: </w:t>
      </w:r>
      <w:r w:rsidRPr="00224C4C">
        <w:rPr>
          <w:rFonts w:ascii="Fb Fontext" w:hAnsi="Fb Fontext"/>
          <w:sz w:val="32"/>
          <w:rtl/>
        </w:rPr>
        <w:t>עד נהר יואני.</w:t>
      </w:r>
    </w:p>
    <w:p w14:paraId="4E038780" w14:textId="4A39204E" w:rsidR="007309FA" w:rsidRPr="00131640" w:rsidRDefault="007309FA" w:rsidP="007309FA">
      <w:pPr>
        <w:pStyle w:val="affffb"/>
        <w:rPr>
          <w:rtl/>
        </w:rPr>
      </w:pPr>
      <w:r w:rsidRPr="007309FA">
        <w:rPr>
          <w:rtl/>
        </w:rPr>
        <w:t>***</w:t>
      </w:r>
    </w:p>
    <w:p w14:paraId="1D88500D" w14:textId="77777777" w:rsidR="009469D7" w:rsidRDefault="006E0774" w:rsidP="00C33534">
      <w:pPr>
        <w:pStyle w:val="affffb"/>
        <w:rPr>
          <w:rtl/>
        </w:rPr>
      </w:pPr>
      <w:r w:rsidRPr="00224C4C">
        <w:rPr>
          <w:rtl/>
        </w:rPr>
        <w:t>לעיל בדיגלת עד היכ</w:t>
      </w:r>
      <w:r w:rsidR="00352A92">
        <w:rPr>
          <w:rFonts w:hint="cs"/>
          <w:rtl/>
        </w:rPr>
        <w:t>ן</w:t>
      </w:r>
      <w:r w:rsidRPr="00224C4C">
        <w:rPr>
          <w:rtl/>
        </w:rPr>
        <w:t>?</w:t>
      </w:r>
    </w:p>
    <w:p w14:paraId="4E49A866" w14:textId="25FAB1EB" w:rsidR="006E0774" w:rsidRPr="00A40B90" w:rsidRDefault="006E0774" w:rsidP="00352A92">
      <w:pPr>
        <w:rPr>
          <w:spacing w:val="0"/>
          <w:rtl/>
        </w:rPr>
      </w:pPr>
      <w:r w:rsidRPr="00A40B90">
        <w:rPr>
          <w:rStyle w:val="afffff3"/>
          <w:spacing w:val="0"/>
          <w:rtl/>
        </w:rPr>
        <w:t>רב:</w:t>
      </w:r>
      <w:r w:rsidRPr="00A40B90">
        <w:rPr>
          <w:rFonts w:ascii="Fb Fontext" w:hAnsi="Fb Fontext"/>
          <w:spacing w:val="0"/>
          <w:rtl/>
        </w:rPr>
        <w:t xml:space="preserve"> עד בגדא ואוונא, </w:t>
      </w:r>
      <w:r w:rsidRPr="00A40B90">
        <w:rPr>
          <w:rStyle w:val="afffff3"/>
          <w:spacing w:val="0"/>
          <w:rtl/>
        </w:rPr>
        <w:t>ושמואל</w:t>
      </w:r>
      <w:r w:rsidR="00352A92" w:rsidRPr="00A40B90">
        <w:rPr>
          <w:rStyle w:val="afffff3"/>
          <w:rFonts w:hint="cs"/>
          <w:spacing w:val="0"/>
          <w:rtl/>
        </w:rPr>
        <w:t>:</w:t>
      </w:r>
      <w:r w:rsidRPr="00A40B90">
        <w:rPr>
          <w:rFonts w:ascii="Fb Fontext" w:hAnsi="Fb Fontext"/>
          <w:spacing w:val="0"/>
          <w:rtl/>
        </w:rPr>
        <w:t xml:space="preserve"> עד מושכני, </w:t>
      </w:r>
      <w:r w:rsidRPr="00A40B90">
        <w:rPr>
          <w:rStyle w:val="afffff5"/>
          <w:rFonts w:hint="cs"/>
          <w:spacing w:val="0"/>
          <w:rtl/>
        </w:rPr>
        <w:t>ו</w:t>
      </w:r>
      <w:r w:rsidRPr="00A40B90">
        <w:rPr>
          <w:rStyle w:val="afffff5"/>
          <w:spacing w:val="0"/>
          <w:rtl/>
        </w:rPr>
        <w:t>מושכני בכלל</w:t>
      </w:r>
      <w:r w:rsidR="00352A92" w:rsidRPr="00A40B90">
        <w:rPr>
          <w:rStyle w:val="afffff5"/>
          <w:rFonts w:hint="cs"/>
          <w:spacing w:val="0"/>
          <w:rtl/>
        </w:rPr>
        <w:t xml:space="preserve"> שהיא גולה ליוחסין</w:t>
      </w:r>
      <w:r w:rsidRPr="00A40B90">
        <w:rPr>
          <w:rStyle w:val="afffff5"/>
          <w:spacing w:val="0"/>
          <w:rtl/>
        </w:rPr>
        <w:t>.</w:t>
      </w:r>
    </w:p>
    <w:p w14:paraId="1AB60C10" w14:textId="2F39FADC" w:rsidR="007309FA" w:rsidRPr="00131640" w:rsidRDefault="007309FA" w:rsidP="007309FA">
      <w:pPr>
        <w:pStyle w:val="affffb"/>
        <w:rPr>
          <w:rtl/>
        </w:rPr>
      </w:pPr>
      <w:r w:rsidRPr="007309FA">
        <w:rPr>
          <w:rtl/>
        </w:rPr>
        <w:t>***</w:t>
      </w:r>
    </w:p>
    <w:p w14:paraId="2791F20C" w14:textId="77777777" w:rsidR="009469D7" w:rsidRDefault="006E0774" w:rsidP="00C33534">
      <w:pPr>
        <w:pStyle w:val="affffb"/>
        <w:rPr>
          <w:rtl/>
        </w:rPr>
      </w:pPr>
      <w:r w:rsidRPr="00224C4C">
        <w:rPr>
          <w:rtl/>
        </w:rPr>
        <w:t>לתחתית בדיגלת עד היכ</w:t>
      </w:r>
      <w:r w:rsidR="00352A92">
        <w:rPr>
          <w:rFonts w:hint="cs"/>
          <w:rtl/>
        </w:rPr>
        <w:t>ן</w:t>
      </w:r>
      <w:r w:rsidRPr="00224C4C">
        <w:rPr>
          <w:rtl/>
        </w:rPr>
        <w:t>?</w:t>
      </w:r>
    </w:p>
    <w:p w14:paraId="417C75BB" w14:textId="77777777" w:rsidR="009469D7" w:rsidRDefault="006E0774" w:rsidP="00C33534">
      <w:pPr>
        <w:rPr>
          <w:rStyle w:val="afffff5"/>
          <w:rtl/>
        </w:rPr>
      </w:pPr>
      <w:r w:rsidRPr="00352A92">
        <w:rPr>
          <w:rStyle w:val="afffff3"/>
          <w:rtl/>
        </w:rPr>
        <w:t>רב שמואל:</w:t>
      </w:r>
      <w:r w:rsidRPr="00224C4C">
        <w:rPr>
          <w:rFonts w:ascii="Fb Fontext" w:hAnsi="Fb Fontext"/>
          <w:sz w:val="32"/>
          <w:rtl/>
        </w:rPr>
        <w:t xml:space="preserve"> עד אפמייא </w:t>
      </w:r>
      <w:r w:rsidR="005215B7">
        <w:rPr>
          <w:rFonts w:ascii="Fb Fontext" w:hAnsi="Fb Fontext" w:hint="cs"/>
          <w:sz w:val="32"/>
          <w:rtl/>
        </w:rPr>
        <w:t xml:space="preserve">התחתונה הפסולה </w:t>
      </w:r>
      <w:r w:rsidR="005215B7" w:rsidRPr="00446CAB">
        <w:rPr>
          <w:rStyle w:val="afffff5"/>
          <w:rFonts w:hint="cs"/>
          <w:rtl/>
        </w:rPr>
        <w:t>[</w:t>
      </w:r>
      <w:r w:rsidRPr="00446CAB">
        <w:rPr>
          <w:rStyle w:val="afffff5"/>
          <w:rFonts w:hint="cs"/>
          <w:rtl/>
        </w:rPr>
        <w:t>ובי</w:t>
      </w:r>
      <w:r w:rsidR="005215B7" w:rsidRPr="00446CAB">
        <w:rPr>
          <w:rStyle w:val="afffff5"/>
          <w:rFonts w:hint="cs"/>
          <w:rtl/>
        </w:rPr>
        <w:t xml:space="preserve">ן אפמייא הכשרה </w:t>
      </w:r>
      <w:r w:rsidRPr="00446CAB">
        <w:rPr>
          <w:rStyle w:val="afffff5"/>
          <w:rFonts w:hint="cs"/>
          <w:rtl/>
        </w:rPr>
        <w:t>פרסה</w:t>
      </w:r>
      <w:r w:rsidR="005215B7" w:rsidRPr="00446CAB">
        <w:rPr>
          <w:rStyle w:val="afffff5"/>
          <w:rFonts w:hint="cs"/>
          <w:rtl/>
        </w:rPr>
        <w:t>]</w:t>
      </w:r>
    </w:p>
    <w:p w14:paraId="2403B597" w14:textId="61B03F62" w:rsidR="006E0774" w:rsidRPr="00131640" w:rsidRDefault="006E0774" w:rsidP="00C33534">
      <w:pPr>
        <w:rPr>
          <w:rtl/>
        </w:rPr>
      </w:pPr>
      <w:r w:rsidRPr="00224C4C">
        <w:rPr>
          <w:rFonts w:ascii="Fb Fontext" w:hAnsi="Fb Fontext" w:hint="cs"/>
          <w:sz w:val="32"/>
          <w:rtl/>
        </w:rPr>
        <w:t xml:space="preserve">והקפידו </w:t>
      </w:r>
      <w:r w:rsidR="00756CBD">
        <w:rPr>
          <w:rFonts w:ascii="Fb Fontext" w:hAnsi="Fb Fontext" w:hint="cs"/>
          <w:sz w:val="32"/>
          <w:rtl/>
        </w:rPr>
        <w:t xml:space="preserve">זע''ז </w:t>
      </w:r>
      <w:r w:rsidR="005215B7">
        <w:rPr>
          <w:rFonts w:ascii="Fb Fontext" w:hAnsi="Fb Fontext" w:hint="cs"/>
          <w:sz w:val="32"/>
          <w:rtl/>
        </w:rPr>
        <w:t xml:space="preserve">ואף אש לא לקחו </w:t>
      </w:r>
      <w:r w:rsidRPr="00224C4C">
        <w:rPr>
          <w:rFonts w:ascii="Fb Fontext" w:hAnsi="Fb Fontext" w:hint="cs"/>
          <w:sz w:val="32"/>
          <w:rtl/>
        </w:rPr>
        <w:t>אחד מהשני</w:t>
      </w:r>
      <w:r w:rsidR="00756CBD">
        <w:rPr>
          <w:rFonts w:ascii="Fb Fontext" w:hAnsi="Fb Fontext" w:hint="cs"/>
          <w:sz w:val="32"/>
          <w:rtl/>
        </w:rPr>
        <w:t>,</w:t>
      </w:r>
    </w:p>
    <w:p w14:paraId="720A2706" w14:textId="7431DEDB" w:rsidR="005215B7" w:rsidRDefault="006E0774" w:rsidP="00C33534">
      <w:pPr>
        <w:rPr>
          <w:rtl/>
        </w:rPr>
      </w:pPr>
      <w:r w:rsidRPr="00C33534">
        <w:rPr>
          <w:rStyle w:val="afffff3"/>
          <w:rtl/>
        </w:rPr>
        <w:t xml:space="preserve">וסימניך: </w:t>
      </w:r>
      <w:r w:rsidR="005215B7">
        <w:rPr>
          <w:rFonts w:ascii="Fb Fontext" w:hAnsi="Fb Fontext" w:hint="cs"/>
          <w:sz w:val="32"/>
          <w:rtl/>
        </w:rPr>
        <w:t>ה</w:t>
      </w:r>
      <w:r w:rsidRPr="00224C4C">
        <w:rPr>
          <w:rFonts w:ascii="Fb Fontext" w:hAnsi="Fb Fontext"/>
          <w:sz w:val="32"/>
          <w:rtl/>
        </w:rPr>
        <w:t>פסול</w:t>
      </w:r>
      <w:r w:rsidR="005215B7">
        <w:rPr>
          <w:rFonts w:ascii="Fb Fontext" w:hAnsi="Fb Fontext" w:hint="cs"/>
          <w:sz w:val="32"/>
          <w:rtl/>
        </w:rPr>
        <w:t>ה-</w:t>
      </w:r>
      <w:r w:rsidRPr="00224C4C">
        <w:rPr>
          <w:rFonts w:ascii="Fb Fontext" w:hAnsi="Fb Fontext"/>
          <w:sz w:val="32"/>
          <w:rtl/>
        </w:rPr>
        <w:t xml:space="preserve"> </w:t>
      </w:r>
      <w:r w:rsidR="005215B7">
        <w:rPr>
          <w:rFonts w:ascii="Fb Fontext" w:hAnsi="Fb Fontext" w:hint="cs"/>
          <w:sz w:val="32"/>
          <w:rtl/>
        </w:rPr>
        <w:t>זו שמדברת בלשון מישן</w:t>
      </w:r>
    </w:p>
    <w:p w14:paraId="06C6A2B1" w14:textId="62127AA8" w:rsidR="007309FA" w:rsidRPr="00131640" w:rsidRDefault="007309FA" w:rsidP="007309FA">
      <w:pPr>
        <w:pStyle w:val="affffb"/>
        <w:rPr>
          <w:rtl/>
        </w:rPr>
      </w:pPr>
      <w:r w:rsidRPr="007309FA">
        <w:rPr>
          <w:rtl/>
        </w:rPr>
        <w:t>***</w:t>
      </w:r>
    </w:p>
    <w:p w14:paraId="4AF46D55" w14:textId="77777777" w:rsidR="009469D7" w:rsidRDefault="006E0774" w:rsidP="005215B7">
      <w:pPr>
        <w:pStyle w:val="affffb"/>
        <w:rPr>
          <w:rtl/>
        </w:rPr>
      </w:pPr>
      <w:r w:rsidRPr="00224C4C">
        <w:rPr>
          <w:rtl/>
        </w:rPr>
        <w:t>לעיל בפרת</w:t>
      </w:r>
      <w:r w:rsidRPr="00224C4C">
        <w:rPr>
          <w:rFonts w:hint="cs"/>
          <w:rtl/>
        </w:rPr>
        <w:t>:</w:t>
      </w:r>
    </w:p>
    <w:p w14:paraId="4427CD18" w14:textId="568F1A65" w:rsidR="006E0774" w:rsidRPr="00131640" w:rsidRDefault="006E0774" w:rsidP="006E0774">
      <w:pPr>
        <w:rPr>
          <w:rtl/>
        </w:rPr>
      </w:pPr>
      <w:r w:rsidRPr="00BB286E">
        <w:rPr>
          <w:rStyle w:val="afffff3"/>
          <w:rFonts w:hint="cs"/>
          <w:rtl/>
        </w:rPr>
        <w:t>ל</w:t>
      </w:r>
      <w:r w:rsidRPr="00BB286E">
        <w:rPr>
          <w:rStyle w:val="afffff3"/>
          <w:rtl/>
        </w:rPr>
        <w:t>רב:</w:t>
      </w:r>
      <w:r w:rsidRPr="00224C4C">
        <w:rPr>
          <w:rFonts w:ascii="Fb Fontext" w:hAnsi="Fb Fontext"/>
          <w:sz w:val="32"/>
          <w:rtl/>
        </w:rPr>
        <w:t xml:space="preserve"> עד אקרא דתולבקני, </w:t>
      </w:r>
      <w:r w:rsidRPr="00BB286E">
        <w:rPr>
          <w:rStyle w:val="afffff3"/>
          <w:rtl/>
        </w:rPr>
        <w:t>ו</w:t>
      </w:r>
      <w:r w:rsidRPr="00BB286E">
        <w:rPr>
          <w:rStyle w:val="afffff3"/>
          <w:rFonts w:hint="cs"/>
          <w:rtl/>
        </w:rPr>
        <w:t>ל</w:t>
      </w:r>
      <w:r w:rsidRPr="00BB286E">
        <w:rPr>
          <w:rStyle w:val="afffff3"/>
          <w:rtl/>
        </w:rPr>
        <w:t>שמואל:</w:t>
      </w:r>
      <w:r w:rsidRPr="00224C4C">
        <w:rPr>
          <w:rFonts w:ascii="Fb Fontext" w:hAnsi="Fb Fontext"/>
          <w:sz w:val="32"/>
          <w:rtl/>
        </w:rPr>
        <w:t xml:space="preserve"> עד גשר דפרת, </w:t>
      </w:r>
      <w:r w:rsidRPr="00BB286E">
        <w:rPr>
          <w:rStyle w:val="afffff3"/>
          <w:rtl/>
        </w:rPr>
        <w:t>ו</w:t>
      </w:r>
      <w:r w:rsidRPr="00BB286E">
        <w:rPr>
          <w:rStyle w:val="afffff3"/>
          <w:rFonts w:hint="cs"/>
          <w:rtl/>
        </w:rPr>
        <w:t>לרי</w:t>
      </w:r>
      <w:r w:rsidRPr="00BB286E">
        <w:rPr>
          <w:rStyle w:val="afffff3"/>
          <w:rtl/>
        </w:rPr>
        <w:t>"</w:t>
      </w:r>
      <w:r w:rsidRPr="00BB286E">
        <w:rPr>
          <w:rStyle w:val="afffff3"/>
          <w:rFonts w:hint="cs"/>
          <w:rtl/>
        </w:rPr>
        <w:t>ו</w:t>
      </w:r>
      <w:r w:rsidRPr="00224C4C">
        <w:rPr>
          <w:rFonts w:ascii="Fb Fontext" w:hAnsi="Fb Fontext" w:hint="cs"/>
          <w:sz w:val="32"/>
          <w:rtl/>
        </w:rPr>
        <w:t>:</w:t>
      </w:r>
      <w:r w:rsidRPr="00224C4C">
        <w:rPr>
          <w:rFonts w:ascii="Fb Fontext" w:hAnsi="Fb Fontext"/>
          <w:sz w:val="32"/>
          <w:rtl/>
        </w:rPr>
        <w:t xml:space="preserve"> עד מעבר גיזמא.</w:t>
      </w:r>
    </w:p>
    <w:p w14:paraId="78246330" w14:textId="77777777" w:rsidR="00A85AC8" w:rsidRPr="00E600D8" w:rsidRDefault="00BB286E" w:rsidP="00BB286E">
      <w:pPr>
        <w:pStyle w:val="38"/>
        <w:framePr w:wrap="notBeside"/>
        <w:rPr>
          <w:rtl/>
        </w:rPr>
      </w:pPr>
      <w:r w:rsidRPr="00E600D8">
        <w:rPr>
          <w:rFonts w:hint="cs"/>
          <w:rtl/>
        </w:rPr>
        <w:t>קילל</w:t>
      </w:r>
      <w:r w:rsidR="006E0774" w:rsidRPr="00E600D8">
        <w:rPr>
          <w:rtl/>
        </w:rPr>
        <w:t xml:space="preserve"> אביי</w:t>
      </w:r>
      <w:r w:rsidR="00A85AC8" w:rsidRPr="00E600D8">
        <w:rPr>
          <w:rtl/>
        </w:rPr>
        <w:t>:</w:t>
      </w:r>
    </w:p>
    <w:p w14:paraId="45F3E989" w14:textId="7F04D9CC" w:rsidR="006E0774" w:rsidRPr="00131640" w:rsidRDefault="007A7C2B" w:rsidP="006E0774">
      <w:pPr>
        <w:rPr>
          <w:rtl/>
        </w:rPr>
      </w:pPr>
      <w:r>
        <w:rPr>
          <w:rFonts w:ascii="Fb Fontext" w:hAnsi="Fb Fontext" w:hint="cs"/>
          <w:rtl/>
        </w:rPr>
        <w:t xml:space="preserve">כל מי שלמד כרב [רחוק] </w:t>
      </w:r>
      <w:r w:rsidR="006E0774" w:rsidRPr="00224C4C">
        <w:rPr>
          <w:rFonts w:ascii="Fb Fontext" w:hAnsi="Fb Fontext" w:hint="cs"/>
          <w:rtl/>
        </w:rPr>
        <w:t xml:space="preserve"> </w:t>
      </w:r>
      <w:r w:rsidR="006E0774" w:rsidRPr="00210DF6">
        <w:rPr>
          <w:rStyle w:val="afffa"/>
          <w:rFonts w:ascii="Fb Fontext" w:hAnsi="Fb Fontext" w:cs="BA TM • Vilna Extra-Bold" w:hint="cs"/>
          <w:bCs w:val="0"/>
          <w:rtl/>
        </w:rPr>
        <w:t>א.</w:t>
      </w:r>
      <w:r w:rsidR="006E0774" w:rsidRPr="00224C4C">
        <w:rPr>
          <w:rFonts w:ascii="Fb Fontext" w:hAnsi="Fb Fontext" w:hint="cs"/>
          <w:rtl/>
        </w:rPr>
        <w:t xml:space="preserve"> וכ</w:t>
      </w:r>
      <w:r w:rsidR="006E0774" w:rsidRPr="00224C4C">
        <w:rPr>
          <w:rFonts w:ascii="Fb Fontext" w:hAnsi="Fb Fontext"/>
          <w:rtl/>
        </w:rPr>
        <w:t>"</w:t>
      </w:r>
      <w:r w:rsidR="006E0774" w:rsidRPr="00224C4C">
        <w:rPr>
          <w:rFonts w:ascii="Fb Fontext" w:hAnsi="Fb Fontext" w:hint="cs"/>
          <w:rtl/>
        </w:rPr>
        <w:t>ש אשמואל</w:t>
      </w:r>
      <w:r w:rsidRPr="007A7C2B">
        <w:rPr>
          <w:rStyle w:val="afffff5"/>
          <w:rFonts w:hint="cs"/>
          <w:rtl/>
        </w:rPr>
        <w:t xml:space="preserve"> [יותר רחוק</w:t>
      </w:r>
      <w:r w:rsidR="006E0774" w:rsidRPr="00224C4C">
        <w:rPr>
          <w:rFonts w:ascii="Fb Fontext" w:hAnsi="Fb Fontext"/>
          <w:rtl/>
        </w:rPr>
        <w:t>.</w:t>
      </w:r>
    </w:p>
    <w:p w14:paraId="6F55FBC1" w14:textId="19332C54" w:rsidR="00A85AC8" w:rsidRPr="00E600D8" w:rsidRDefault="006E0774" w:rsidP="00BB286E">
      <w:pPr>
        <w:pStyle w:val="38"/>
        <w:framePr w:wrap="notBeside"/>
        <w:rPr>
          <w:rtl/>
        </w:rPr>
      </w:pPr>
      <w:r w:rsidRPr="00E600D8">
        <w:rPr>
          <w:rFonts w:hint="cs"/>
          <w:rtl/>
        </w:rPr>
        <w:t>ב</w:t>
      </w:r>
      <w:r w:rsidR="00A85AC8" w:rsidRPr="00E600D8">
        <w:rPr>
          <w:rFonts w:hint="cs"/>
          <w:rtl/>
        </w:rPr>
        <w:t>.</w:t>
      </w:r>
    </w:p>
    <w:p w14:paraId="3953021D" w14:textId="512764E1" w:rsidR="006E0774" w:rsidRPr="00131640" w:rsidRDefault="006E0774" w:rsidP="006E0774">
      <w:pPr>
        <w:rPr>
          <w:rtl/>
        </w:rPr>
      </w:pPr>
      <w:r w:rsidRPr="00224C4C">
        <w:rPr>
          <w:rFonts w:ascii="Fb Fontext" w:hAnsi="Fb Fontext" w:hint="cs"/>
          <w:rtl/>
        </w:rPr>
        <w:t xml:space="preserve">לא את שמואל שבימיו </w:t>
      </w:r>
      <w:r w:rsidRPr="00224C4C">
        <w:rPr>
          <w:rFonts w:ascii="Fb Fontext" w:hAnsi="Fb Fontext"/>
          <w:rtl/>
        </w:rPr>
        <w:t xml:space="preserve">גשר דפרת </w:t>
      </w:r>
      <w:r w:rsidRPr="00224C4C">
        <w:rPr>
          <w:rFonts w:ascii="Fb Fontext" w:hAnsi="Fb Fontext" w:hint="cs"/>
          <w:rtl/>
        </w:rPr>
        <w:t>היה למטה מזה</w:t>
      </w:r>
      <w:r w:rsidRPr="00224C4C">
        <w:rPr>
          <w:rFonts w:ascii="Fb Fontext" w:hAnsi="Fb Fontext"/>
          <w:rtl/>
        </w:rPr>
        <w:t xml:space="preserve">, </w:t>
      </w:r>
      <w:r w:rsidRPr="00224C4C">
        <w:rPr>
          <w:rFonts w:ascii="Fb Fontext" w:hAnsi="Fb Fontext" w:hint="cs"/>
          <w:rtl/>
        </w:rPr>
        <w:t>ועכשיו הוא הורחק פרסה וא</w:t>
      </w:r>
      <w:r w:rsidRPr="00224C4C">
        <w:rPr>
          <w:rFonts w:ascii="Fb Fontext" w:hAnsi="Fb Fontext"/>
          <w:rtl/>
        </w:rPr>
        <w:t>"</w:t>
      </w:r>
      <w:r w:rsidRPr="00224C4C">
        <w:rPr>
          <w:rFonts w:ascii="Fb Fontext" w:hAnsi="Fb Fontext" w:hint="cs"/>
          <w:rtl/>
        </w:rPr>
        <w:t>כ פחת</w:t>
      </w:r>
    </w:p>
    <w:p w14:paraId="4084E81B" w14:textId="47D642C4" w:rsidR="006E0774" w:rsidRPr="00131640" w:rsidRDefault="006E0774" w:rsidP="0010529F">
      <w:pPr>
        <w:pStyle w:val="afff0"/>
        <w:framePr w:wrap="around"/>
        <w:rPr>
          <w:rtl/>
        </w:rPr>
      </w:pPr>
      <w:r w:rsidRPr="00224C4C">
        <w:rPr>
          <w:rFonts w:hint="cs"/>
          <w:rtl/>
        </w:rPr>
        <w:t>עב</w:t>
      </w:r>
      <w:r w:rsidR="00CB0F2A">
        <w:rPr>
          <w:rFonts w:hint="cs"/>
          <w:rtl/>
        </w:rPr>
        <w:t>.</w:t>
      </w:r>
    </w:p>
    <w:p w14:paraId="77D92187" w14:textId="393370B6" w:rsidR="00A85AC8" w:rsidRPr="00E600D8" w:rsidRDefault="006E0774" w:rsidP="007A7C2B">
      <w:pPr>
        <w:pStyle w:val="38"/>
        <w:framePr w:wrap="notBeside"/>
        <w:rPr>
          <w:rtl/>
        </w:rPr>
      </w:pPr>
      <w:r w:rsidRPr="00E600D8">
        <w:rPr>
          <w:rtl/>
        </w:rPr>
        <w:t>אביי לרב יוסף</w:t>
      </w:r>
      <w:r w:rsidR="00A85AC8" w:rsidRPr="00E600D8">
        <w:rPr>
          <w:rtl/>
        </w:rPr>
        <w:t>:</w:t>
      </w:r>
    </w:p>
    <w:p w14:paraId="45C917EB" w14:textId="1774D341" w:rsidR="006E0774" w:rsidRPr="00131640" w:rsidRDefault="00DA168A" w:rsidP="006E0774">
      <w:pPr>
        <w:rPr>
          <w:rtl/>
        </w:rPr>
      </w:pPr>
      <w:r>
        <w:rPr>
          <w:rFonts w:ascii="Fb Fontext" w:hAnsi="Fb Fontext" w:hint="cs"/>
          <w:sz w:val="32"/>
          <w:rtl/>
        </w:rPr>
        <w:t xml:space="preserve">לצד </w:t>
      </w:r>
      <w:r w:rsidR="006E0774" w:rsidRPr="00224C4C">
        <w:rPr>
          <w:rFonts w:ascii="Fb Fontext" w:hAnsi="Fb Fontext"/>
          <w:sz w:val="32"/>
          <w:rtl/>
        </w:rPr>
        <w:t>פרת עד היכ</w:t>
      </w:r>
      <w:r>
        <w:rPr>
          <w:rFonts w:ascii="Fb Fontext" w:hAnsi="Fb Fontext" w:hint="cs"/>
          <w:sz w:val="32"/>
          <w:rtl/>
        </w:rPr>
        <w:t>ן</w:t>
      </w:r>
      <w:r w:rsidR="006E0774" w:rsidRPr="00224C4C">
        <w:rPr>
          <w:rFonts w:ascii="Fb Fontext" w:hAnsi="Fb Fontext"/>
          <w:sz w:val="32"/>
          <w:rtl/>
        </w:rPr>
        <w:t>?</w:t>
      </w:r>
      <w:r w:rsidR="006E0774" w:rsidRPr="00DA168A">
        <w:rPr>
          <w:rStyle w:val="afffff3"/>
          <w:rtl/>
        </w:rPr>
        <w:t xml:space="preserve"> </w:t>
      </w:r>
      <w:r w:rsidR="006E0774" w:rsidRPr="00DA168A">
        <w:rPr>
          <w:rStyle w:val="afffff3"/>
          <w:rFonts w:hint="cs"/>
          <w:rtl/>
        </w:rPr>
        <w:t>א</w:t>
      </w:r>
      <w:r w:rsidR="006E0774" w:rsidRPr="00DA168A">
        <w:rPr>
          <w:rStyle w:val="afffff3"/>
          <w:rtl/>
        </w:rPr>
        <w:t>"</w:t>
      </w:r>
      <w:r w:rsidR="006E0774" w:rsidRPr="00DA168A">
        <w:rPr>
          <w:rStyle w:val="afffff3"/>
          <w:rFonts w:hint="cs"/>
          <w:rtl/>
        </w:rPr>
        <w:t>ל</w:t>
      </w:r>
      <w:r>
        <w:rPr>
          <w:rStyle w:val="afffff3"/>
          <w:rFonts w:hint="cs"/>
          <w:rtl/>
        </w:rPr>
        <w:t>:</w:t>
      </w:r>
      <w:r w:rsidR="006E0774" w:rsidRPr="00DA168A">
        <w:rPr>
          <w:rStyle w:val="afffff3"/>
          <w:rFonts w:hint="cs"/>
          <w:rtl/>
        </w:rPr>
        <w:t xml:space="preserve"> </w:t>
      </w:r>
      <w:r w:rsidR="00CB0F2A">
        <w:rPr>
          <w:rFonts w:ascii="Fb Fontext" w:hAnsi="Fb Fontext" w:hint="cs"/>
          <w:sz w:val="32"/>
          <w:rtl/>
        </w:rPr>
        <w:t xml:space="preserve">מיוחסי </w:t>
      </w:r>
      <w:r w:rsidR="006E0774" w:rsidRPr="00224C4C">
        <w:rPr>
          <w:rFonts w:ascii="Fb Fontext" w:hAnsi="Fb Fontext"/>
          <w:sz w:val="32"/>
          <w:rtl/>
        </w:rPr>
        <w:t xml:space="preserve">פומבדיתא </w:t>
      </w:r>
      <w:r w:rsidR="006E0774" w:rsidRPr="00224C4C">
        <w:rPr>
          <w:rFonts w:ascii="Fb Fontext" w:hAnsi="Fb Fontext" w:hint="cs"/>
          <w:sz w:val="32"/>
          <w:rtl/>
        </w:rPr>
        <w:t xml:space="preserve">נשאים </w:t>
      </w:r>
      <w:r w:rsidR="006E0774" w:rsidRPr="00224C4C">
        <w:rPr>
          <w:rFonts w:ascii="Fb Fontext" w:hAnsi="Fb Fontext"/>
          <w:sz w:val="32"/>
          <w:rtl/>
        </w:rPr>
        <w:t>מבירם.</w:t>
      </w:r>
    </w:p>
    <w:p w14:paraId="4ACC3AF8" w14:textId="5F8BC605" w:rsidR="00A85AC8" w:rsidRPr="00E600D8" w:rsidRDefault="006E0774" w:rsidP="00CB0F2A">
      <w:pPr>
        <w:pStyle w:val="38"/>
        <w:framePr w:wrap="notBeside"/>
        <w:rPr>
          <w:rtl/>
        </w:rPr>
      </w:pPr>
      <w:r w:rsidRPr="00E600D8">
        <w:rPr>
          <w:rFonts w:hint="cs"/>
          <w:rtl/>
        </w:rPr>
        <w:t>ר</w:t>
      </w:r>
      <w:r w:rsidRPr="00E600D8">
        <w:rPr>
          <w:rtl/>
        </w:rPr>
        <w:t>"</w:t>
      </w:r>
      <w:r w:rsidRPr="00E600D8">
        <w:rPr>
          <w:rFonts w:hint="cs"/>
          <w:rtl/>
        </w:rPr>
        <w:t>פ</w:t>
      </w:r>
      <w:r w:rsidR="00A85AC8" w:rsidRPr="00E600D8">
        <w:rPr>
          <w:rtl/>
        </w:rPr>
        <w:t>:</w:t>
      </w:r>
    </w:p>
    <w:p w14:paraId="4EA7707B" w14:textId="56C12599" w:rsidR="006E0774" w:rsidRPr="00131640" w:rsidRDefault="006E0774" w:rsidP="006E0774">
      <w:pPr>
        <w:rPr>
          <w:rtl/>
        </w:rPr>
      </w:pPr>
      <w:r w:rsidRPr="00224C4C">
        <w:rPr>
          <w:rFonts w:ascii="Fb Fontext" w:hAnsi="Fb Fontext"/>
          <w:rtl/>
        </w:rPr>
        <w:t>כמחלוקת ליוחסין כך מחלוקת לענין גיטין.</w:t>
      </w:r>
    </w:p>
    <w:p w14:paraId="209E6D6B" w14:textId="6711A329" w:rsidR="00A85AC8" w:rsidRPr="00E600D8" w:rsidRDefault="006E0774" w:rsidP="00CB0F2A">
      <w:pPr>
        <w:pStyle w:val="38"/>
        <w:framePr w:wrap="notBeside"/>
        <w:rPr>
          <w:rtl/>
        </w:rPr>
      </w:pPr>
      <w:r w:rsidRPr="00E600D8">
        <w:rPr>
          <w:rtl/>
        </w:rPr>
        <w:t>ורב יוסף אמר</w:t>
      </w:r>
      <w:r w:rsidR="00A85AC8" w:rsidRPr="00E600D8">
        <w:rPr>
          <w:rtl/>
        </w:rPr>
        <w:t>:</w:t>
      </w:r>
    </w:p>
    <w:p w14:paraId="701A9688" w14:textId="59655C9A" w:rsidR="009469D7" w:rsidRDefault="006E0774" w:rsidP="00B93377">
      <w:pPr>
        <w:spacing w:after="120"/>
        <w:rPr>
          <w:rFonts w:ascii="Fb Fontext" w:hAnsi="Fb Fontext"/>
          <w:rtl/>
        </w:rPr>
      </w:pPr>
      <w:r w:rsidRPr="00224C4C">
        <w:rPr>
          <w:rFonts w:ascii="Fb Fontext" w:hAnsi="Fb Fontext"/>
          <w:rtl/>
        </w:rPr>
        <w:t xml:space="preserve">מחלוקת ליוחסין, אבל לגיטין </w:t>
      </w:r>
      <w:r w:rsidR="00CB0F2A">
        <w:rPr>
          <w:rFonts w:ascii="Fb Fontext" w:hAnsi="Fb Fontext"/>
          <w:rtl/>
        </w:rPr>
        <w:t>–</w:t>
      </w:r>
      <w:r w:rsidRPr="00224C4C">
        <w:rPr>
          <w:rFonts w:ascii="Fb Fontext" w:hAnsi="Fb Fontext"/>
          <w:rtl/>
        </w:rPr>
        <w:t xml:space="preserve"> </w:t>
      </w:r>
      <w:r w:rsidR="00CB0F2A">
        <w:rPr>
          <w:rFonts w:ascii="Fb Fontext" w:hAnsi="Fb Fontext" w:hint="cs"/>
          <w:rtl/>
        </w:rPr>
        <w:t xml:space="preserve">לכו''ע </w:t>
      </w:r>
      <w:r w:rsidRPr="00224C4C">
        <w:rPr>
          <w:rFonts w:ascii="Fb Fontext" w:hAnsi="Fb Fontext"/>
          <w:rtl/>
        </w:rPr>
        <w:t xml:space="preserve">עד </w:t>
      </w:r>
      <w:r w:rsidR="004D514B">
        <w:rPr>
          <w:rFonts w:ascii="Fb Fontext" w:hAnsi="Fb Fontext" w:hint="cs"/>
          <w:rtl/>
        </w:rPr>
        <w:t>האגם השני מהגשר</w:t>
      </w:r>
    </w:p>
    <w:p w14:paraId="35FAC558" w14:textId="57907E4E" w:rsidR="00A85AC8" w:rsidRPr="00E600D8" w:rsidRDefault="006E0774" w:rsidP="004D514B">
      <w:pPr>
        <w:pStyle w:val="38"/>
        <w:framePr w:wrap="notBeside"/>
        <w:rPr>
          <w:rtl/>
        </w:rPr>
      </w:pPr>
      <w:r w:rsidRPr="00E600D8">
        <w:rPr>
          <w:rtl/>
        </w:rPr>
        <w:t>רמי בר אבא</w:t>
      </w:r>
      <w:r w:rsidR="00A85AC8" w:rsidRPr="00E600D8">
        <w:rPr>
          <w:rtl/>
        </w:rPr>
        <w:t>:</w:t>
      </w:r>
    </w:p>
    <w:p w14:paraId="0A23F50B" w14:textId="7C2F19B9" w:rsidR="006E0774" w:rsidRPr="00A40B90" w:rsidRDefault="006E0774" w:rsidP="006E0774">
      <w:pPr>
        <w:rPr>
          <w:spacing w:val="0"/>
          <w:rtl/>
        </w:rPr>
      </w:pPr>
      <w:r w:rsidRPr="00A40B90">
        <w:rPr>
          <w:rFonts w:ascii="Fb Fontext" w:hAnsi="Fb Fontext"/>
          <w:spacing w:val="0"/>
          <w:sz w:val="32"/>
          <w:rtl/>
        </w:rPr>
        <w:t>חביל ימא - ת</w:t>
      </w:r>
      <w:r w:rsidR="004D514B" w:rsidRPr="00A40B90">
        <w:rPr>
          <w:rFonts w:ascii="Fb Fontext" w:hAnsi="Fb Fontext" w:hint="cs"/>
          <w:spacing w:val="0"/>
          <w:sz w:val="32"/>
          <w:rtl/>
        </w:rPr>
        <w:t>פארתה</w:t>
      </w:r>
      <w:r w:rsidRPr="00A40B90">
        <w:rPr>
          <w:rFonts w:ascii="Fb Fontext" w:hAnsi="Fb Fontext"/>
          <w:spacing w:val="0"/>
          <w:sz w:val="32"/>
          <w:rtl/>
        </w:rPr>
        <w:t xml:space="preserve"> דבבל, שוניא וגוביא - ת</w:t>
      </w:r>
      <w:r w:rsidR="004D514B" w:rsidRPr="00A40B90">
        <w:rPr>
          <w:rFonts w:ascii="Fb Fontext" w:hAnsi="Fb Fontext" w:hint="cs"/>
          <w:spacing w:val="0"/>
          <w:sz w:val="32"/>
          <w:rtl/>
        </w:rPr>
        <w:t>פארתה</w:t>
      </w:r>
      <w:r w:rsidRPr="00A40B90">
        <w:rPr>
          <w:rFonts w:ascii="Fb Fontext" w:hAnsi="Fb Fontext"/>
          <w:spacing w:val="0"/>
          <w:sz w:val="32"/>
          <w:rtl/>
        </w:rPr>
        <w:t xml:space="preserve"> דחביל ימא.</w:t>
      </w:r>
    </w:p>
    <w:p w14:paraId="595BA5EB" w14:textId="088ACDA9" w:rsidR="00A85AC8" w:rsidRPr="00E600D8" w:rsidRDefault="006E0774" w:rsidP="004D514B">
      <w:pPr>
        <w:pStyle w:val="38"/>
        <w:framePr w:wrap="notBeside"/>
        <w:rPr>
          <w:rtl/>
        </w:rPr>
      </w:pPr>
      <w:r w:rsidRPr="00E600D8">
        <w:rPr>
          <w:rtl/>
        </w:rPr>
        <w:t>רבינא</w:t>
      </w:r>
      <w:r w:rsidR="00A85AC8" w:rsidRPr="00E600D8">
        <w:rPr>
          <w:rtl/>
        </w:rPr>
        <w:t>:</w:t>
      </w:r>
    </w:p>
    <w:p w14:paraId="0E1E6D5C" w14:textId="2F5B370C" w:rsidR="009469D7" w:rsidRDefault="006E0774" w:rsidP="00B93377">
      <w:pPr>
        <w:rPr>
          <w:rFonts w:ascii="Fb Fontext" w:hAnsi="Fb Fontext"/>
          <w:rtl/>
        </w:rPr>
      </w:pPr>
      <w:r w:rsidRPr="00224C4C">
        <w:rPr>
          <w:rFonts w:ascii="Fb Fontext" w:hAnsi="Fb Fontext"/>
          <w:rtl/>
        </w:rPr>
        <w:t>אף ציצורא</w:t>
      </w:r>
      <w:r w:rsidR="00B93377">
        <w:rPr>
          <w:rFonts w:ascii="Fb Fontext" w:hAnsi="Fb Fontext" w:hint="cs"/>
          <w:rtl/>
        </w:rPr>
        <w:t xml:space="preserve"> </w:t>
      </w:r>
      <w:r w:rsidR="00B93377" w:rsidRPr="00B93377">
        <w:rPr>
          <w:rStyle w:val="afffff5"/>
          <w:rFonts w:hint="cs"/>
          <w:rtl/>
        </w:rPr>
        <w:t>מתפארת</w:t>
      </w:r>
      <w:r w:rsidR="00B93377">
        <w:rPr>
          <w:rStyle w:val="afffff5"/>
          <w:rFonts w:hint="cs"/>
          <w:rtl/>
        </w:rPr>
        <w:t>ה</w:t>
      </w:r>
      <w:r w:rsidR="00B93377" w:rsidRPr="00B93377">
        <w:rPr>
          <w:rStyle w:val="afffff5"/>
          <w:rFonts w:hint="cs"/>
          <w:rtl/>
        </w:rPr>
        <w:t xml:space="preserve"> חביל ימא לענין יוחסין</w:t>
      </w:r>
      <w:r w:rsidRPr="00224C4C">
        <w:rPr>
          <w:rFonts w:ascii="Fb Fontext" w:hAnsi="Fb Fontext"/>
          <w:rtl/>
        </w:rPr>
        <w:t>.</w:t>
      </w:r>
      <w:r w:rsidR="00B93377">
        <w:rPr>
          <w:rFonts w:ascii="Fb Fontext" w:hAnsi="Fb Fontext" w:hint="cs"/>
          <w:rtl/>
        </w:rPr>
        <w:t xml:space="preserve"> </w:t>
      </w:r>
      <w:r w:rsidRPr="00224C4C">
        <w:rPr>
          <w:rFonts w:ascii="Fb Fontext" w:hAnsi="Fb Fontext" w:hint="cs"/>
          <w:rtl/>
        </w:rPr>
        <w:t>ו</w:t>
      </w:r>
      <w:r w:rsidRPr="00210DF6">
        <w:rPr>
          <w:rFonts w:ascii="Fb Fontext" w:hAnsi="Fb Fontext" w:cs="BA TM • Vilna Extra-Bold" w:hint="cs"/>
          <w:rtl/>
        </w:rPr>
        <w:t>תנ</w:t>
      </w:r>
      <w:r w:rsidRPr="00210DF6">
        <w:rPr>
          <w:rFonts w:ascii="Fb Fontext" w:hAnsi="Fb Fontext" w:cs="BA TM • Vilna Extra-Bold"/>
          <w:rtl/>
        </w:rPr>
        <w:t>"</w:t>
      </w:r>
      <w:r w:rsidRPr="00210DF6">
        <w:rPr>
          <w:rFonts w:ascii="Fb Fontext" w:hAnsi="Fb Fontext" w:cs="BA TM • Vilna Extra-Bold" w:hint="cs"/>
          <w:rtl/>
        </w:rPr>
        <w:t>ה</w:t>
      </w:r>
      <w:r w:rsidRPr="00224C4C">
        <w:rPr>
          <w:rFonts w:ascii="Fb Fontext" w:hAnsi="Fb Fontext"/>
          <w:rtl/>
        </w:rPr>
        <w:t xml:space="preserve"> </w:t>
      </w:r>
      <w:r w:rsidRPr="00224C4C">
        <w:rPr>
          <w:rFonts w:ascii="Fb Fontext" w:hAnsi="Fb Fontext" w:hint="cs"/>
          <w:rtl/>
        </w:rPr>
        <w:t>מ</w:t>
      </w:r>
      <w:r w:rsidRPr="00224C4C">
        <w:rPr>
          <w:rFonts w:ascii="Fb Fontext" w:hAnsi="Fb Fontext"/>
          <w:rtl/>
        </w:rPr>
        <w:t>חנן בן פנחס:</w:t>
      </w:r>
    </w:p>
    <w:p w14:paraId="1B736E95" w14:textId="3CAF7146" w:rsidR="00A85AC8" w:rsidRPr="00E600D8" w:rsidRDefault="006E0774" w:rsidP="00B93377">
      <w:pPr>
        <w:pStyle w:val="38"/>
        <w:framePr w:wrap="notBeside"/>
        <w:rPr>
          <w:rtl/>
        </w:rPr>
      </w:pPr>
      <w:r w:rsidRPr="00E600D8">
        <w:rPr>
          <w:rtl/>
        </w:rPr>
        <w:t>רב פפא</w:t>
      </w:r>
      <w:r w:rsidR="00A85AC8" w:rsidRPr="00E600D8">
        <w:rPr>
          <w:rtl/>
        </w:rPr>
        <w:t>:</w:t>
      </w:r>
    </w:p>
    <w:p w14:paraId="1049AEA8" w14:textId="3BB7F65F" w:rsidR="009469D7" w:rsidRPr="00A40B90" w:rsidRDefault="006E0774" w:rsidP="006E0774">
      <w:pPr>
        <w:rPr>
          <w:rFonts w:ascii="Fb Fontext" w:hAnsi="Fb Fontext"/>
          <w:spacing w:val="0"/>
          <w:rtl/>
        </w:rPr>
      </w:pPr>
      <w:r w:rsidRPr="00A40B90">
        <w:rPr>
          <w:rFonts w:ascii="Fb Fontext" w:hAnsi="Fb Fontext"/>
          <w:spacing w:val="0"/>
          <w:rtl/>
        </w:rPr>
        <w:t>ו</w:t>
      </w:r>
      <w:r w:rsidRPr="00A40B90">
        <w:rPr>
          <w:rFonts w:ascii="Fb Fontext" w:hAnsi="Fb Fontext" w:hint="cs"/>
          <w:spacing w:val="0"/>
          <w:rtl/>
        </w:rPr>
        <w:t xml:space="preserve">עכשיו נתערבו בהם כותים- </w:t>
      </w:r>
      <w:r w:rsidRPr="00A40B90">
        <w:rPr>
          <w:rFonts w:ascii="Fb Fontext" w:hAnsi="Fb Fontext"/>
          <w:spacing w:val="0"/>
          <w:rtl/>
        </w:rPr>
        <w:t>ולא היא,</w:t>
      </w:r>
      <w:r w:rsidRPr="00A40B90">
        <w:rPr>
          <w:rFonts w:ascii="Fb Fontext" w:hAnsi="Fb Fontext" w:hint="cs"/>
          <w:spacing w:val="0"/>
          <w:rtl/>
        </w:rPr>
        <w:t xml:space="preserve"> אשה ביקשו מהם ולא נתנו</w:t>
      </w:r>
    </w:p>
    <w:p w14:paraId="09C54254" w14:textId="142FFEAB" w:rsidR="006E0774" w:rsidRPr="00131640" w:rsidRDefault="006E0774" w:rsidP="008F50D8">
      <w:pPr>
        <w:spacing w:after="120"/>
        <w:rPr>
          <w:rtl/>
        </w:rPr>
      </w:pPr>
      <w:r w:rsidRPr="00224C4C">
        <w:rPr>
          <w:rFonts w:ascii="Fb Fontext" w:hAnsi="Fb Fontext"/>
          <w:rtl/>
        </w:rPr>
        <w:t>חביל ימא</w:t>
      </w:r>
      <w:r w:rsidRPr="00224C4C">
        <w:rPr>
          <w:rFonts w:ascii="Fb Fontext" w:hAnsi="Fb Fontext" w:hint="cs"/>
          <w:rtl/>
        </w:rPr>
        <w:t xml:space="preserve"> </w:t>
      </w:r>
      <w:r w:rsidRPr="00B93377">
        <w:rPr>
          <w:rStyle w:val="afffff3"/>
          <w:rFonts w:hint="cs"/>
          <w:rtl/>
        </w:rPr>
        <w:t>ר</w:t>
      </w:r>
      <w:r w:rsidRPr="00B93377">
        <w:rPr>
          <w:rStyle w:val="afffff3"/>
          <w:rtl/>
        </w:rPr>
        <w:t>"</w:t>
      </w:r>
      <w:r w:rsidRPr="00B93377">
        <w:rPr>
          <w:rStyle w:val="afffff3"/>
          <w:rFonts w:hint="cs"/>
          <w:rtl/>
        </w:rPr>
        <w:t>פ</w:t>
      </w:r>
      <w:r w:rsidRPr="00B93377">
        <w:rPr>
          <w:rStyle w:val="afffff3"/>
          <w:rtl/>
        </w:rPr>
        <w:t>:</w:t>
      </w:r>
      <w:r w:rsidRPr="00224C4C">
        <w:rPr>
          <w:rFonts w:ascii="Fb Fontext" w:hAnsi="Fb Fontext"/>
          <w:rtl/>
        </w:rPr>
        <w:t xml:space="preserve"> זו פרת דבורסי.</w:t>
      </w:r>
    </w:p>
    <w:p w14:paraId="2745BAC3" w14:textId="77777777" w:rsidR="00A85AC8" w:rsidRPr="00E600D8" w:rsidRDefault="00756CBD" w:rsidP="00756CBD">
      <w:pPr>
        <w:pStyle w:val="38"/>
        <w:framePr w:wrap="notBeside"/>
        <w:rPr>
          <w:rtl/>
        </w:rPr>
      </w:pPr>
      <w:r w:rsidRPr="00E600D8">
        <w:rPr>
          <w:rFonts w:hint="cs"/>
          <w:rtl/>
        </w:rPr>
        <w:t>מעשה שא' אמר</w:t>
      </w:r>
      <w:r w:rsidR="00A85AC8" w:rsidRPr="00E600D8">
        <w:rPr>
          <w:rtl/>
        </w:rPr>
        <w:t>:</w:t>
      </w:r>
    </w:p>
    <w:p w14:paraId="6F8E3874" w14:textId="328EB1BF" w:rsidR="006E0774" w:rsidRPr="00131640" w:rsidRDefault="006E0774" w:rsidP="006E0774">
      <w:pPr>
        <w:rPr>
          <w:rtl/>
        </w:rPr>
      </w:pPr>
      <w:r w:rsidRPr="00224C4C">
        <w:rPr>
          <w:rFonts w:ascii="Fb Fontext" w:hAnsi="Fb Fontext"/>
          <w:rtl/>
        </w:rPr>
        <w:t xml:space="preserve">אנא מן שוט מישוט, </w:t>
      </w:r>
      <w:r w:rsidRPr="00756CBD">
        <w:rPr>
          <w:rStyle w:val="afffff3"/>
          <w:rtl/>
        </w:rPr>
        <w:t xml:space="preserve">עמד </w:t>
      </w:r>
      <w:r w:rsidR="00756CBD">
        <w:rPr>
          <w:rStyle w:val="afffff3"/>
          <w:rFonts w:hint="cs"/>
          <w:rtl/>
        </w:rPr>
        <w:t>וא</w:t>
      </w:r>
      <w:r w:rsidRPr="00756CBD">
        <w:rPr>
          <w:rStyle w:val="afffff3"/>
          <w:rtl/>
        </w:rPr>
        <w:t>ר</w:t>
      </w:r>
      <w:r w:rsidRPr="00756CBD">
        <w:rPr>
          <w:rStyle w:val="afffff3"/>
          <w:rFonts w:hint="cs"/>
          <w:rtl/>
        </w:rPr>
        <w:t>י</w:t>
      </w:r>
      <w:r w:rsidRPr="00756CBD">
        <w:rPr>
          <w:rStyle w:val="afffff3"/>
          <w:rtl/>
        </w:rPr>
        <w:t>"</w:t>
      </w:r>
      <w:r w:rsidRPr="00756CBD">
        <w:rPr>
          <w:rStyle w:val="afffff3"/>
          <w:rFonts w:hint="cs"/>
          <w:rtl/>
        </w:rPr>
        <w:t>נ</w:t>
      </w:r>
      <w:r w:rsidR="00756CBD">
        <w:rPr>
          <w:rStyle w:val="afffff3"/>
          <w:rFonts w:hint="cs"/>
          <w:rtl/>
        </w:rPr>
        <w:t>:</w:t>
      </w:r>
      <w:r w:rsidR="00756CBD">
        <w:rPr>
          <w:rFonts w:ascii="Fb Fontext" w:hAnsi="Fb Fontext" w:hint="cs"/>
          <w:rtl/>
        </w:rPr>
        <w:t xml:space="preserve"> </w:t>
      </w:r>
      <w:r w:rsidRPr="00224C4C">
        <w:rPr>
          <w:rFonts w:ascii="Fb Fontext" w:hAnsi="Fb Fontext"/>
          <w:rtl/>
        </w:rPr>
        <w:t>שוט מישוט בין הנהרות עומדת.</w:t>
      </w:r>
    </w:p>
    <w:p w14:paraId="212BC298" w14:textId="62585761" w:rsidR="00A85AC8" w:rsidRPr="00E600D8" w:rsidRDefault="00756CBD" w:rsidP="00756CBD">
      <w:pPr>
        <w:pStyle w:val="38"/>
        <w:framePr w:wrap="notBeside"/>
        <w:rPr>
          <w:rtl/>
        </w:rPr>
      </w:pPr>
      <w:r w:rsidRPr="00E600D8">
        <w:rPr>
          <w:rFonts w:hint="cs"/>
          <w:rtl/>
        </w:rPr>
        <w:t>ש</w:t>
      </w:r>
      <w:r w:rsidR="006E0774" w:rsidRPr="00E600D8">
        <w:rPr>
          <w:rFonts w:hint="cs"/>
          <w:rtl/>
        </w:rPr>
        <w:t>ריב</w:t>
      </w:r>
      <w:r w:rsidR="006E0774" w:rsidRPr="00E600D8">
        <w:rPr>
          <w:rtl/>
        </w:rPr>
        <w:t>"</w:t>
      </w:r>
      <w:r w:rsidR="006E0774" w:rsidRPr="00E600D8">
        <w:rPr>
          <w:rFonts w:hint="cs"/>
          <w:rtl/>
        </w:rPr>
        <w:t>ח</w:t>
      </w:r>
      <w:r w:rsidR="00A85AC8" w:rsidRPr="00E600D8">
        <w:rPr>
          <w:rFonts w:hint="cs"/>
          <w:rtl/>
        </w:rPr>
        <w:t>:</w:t>
      </w:r>
    </w:p>
    <w:p w14:paraId="3E18A3DB" w14:textId="3E997BB6" w:rsidR="006E0774" w:rsidRPr="00131640" w:rsidRDefault="006E0774" w:rsidP="006E0774">
      <w:pPr>
        <w:rPr>
          <w:rtl/>
        </w:rPr>
      </w:pPr>
      <w:r w:rsidRPr="00224C4C">
        <w:rPr>
          <w:rFonts w:ascii="Fb Fontext" w:hAnsi="Fb Fontext"/>
          <w:sz w:val="32"/>
          <w:rtl/>
        </w:rPr>
        <w:t>בין הנהרות - הרי היא כגולה ליוחסין.</w:t>
      </w:r>
    </w:p>
    <w:p w14:paraId="60D207D5" w14:textId="77777777" w:rsidR="00A85AC8" w:rsidRPr="00E600D8" w:rsidRDefault="007C6812" w:rsidP="007C6812">
      <w:pPr>
        <w:pStyle w:val="38"/>
        <w:framePr w:wrap="notBeside"/>
        <w:rPr>
          <w:rtl/>
        </w:rPr>
      </w:pPr>
      <w:r w:rsidRPr="00E600D8">
        <w:rPr>
          <w:rFonts w:hint="cs"/>
          <w:rtl/>
        </w:rPr>
        <w:t>רי''ו</w:t>
      </w:r>
      <w:r w:rsidR="00A85AC8" w:rsidRPr="00E600D8">
        <w:rPr>
          <w:rtl/>
        </w:rPr>
        <w:t>:</w:t>
      </w:r>
    </w:p>
    <w:p w14:paraId="2173A1E3" w14:textId="2576FCEE" w:rsidR="009469D7" w:rsidRDefault="006E0774" w:rsidP="006A3538">
      <w:pPr>
        <w:rPr>
          <w:rFonts w:ascii="Fb Fontext" w:hAnsi="Fb Fontext"/>
          <w:rtl/>
        </w:rPr>
      </w:pPr>
      <w:r w:rsidRPr="00224C4C">
        <w:rPr>
          <w:rFonts w:ascii="Fb Fontext" w:hAnsi="Fb Fontext" w:hint="cs"/>
          <w:rtl/>
        </w:rPr>
        <w:t xml:space="preserve">ועומדת- מאיהי </w:t>
      </w:r>
      <w:r w:rsidRPr="00224C4C">
        <w:rPr>
          <w:rFonts w:ascii="Fb Fontext" w:hAnsi="Fb Fontext"/>
          <w:rtl/>
        </w:rPr>
        <w:t>דקירא ול</w:t>
      </w:r>
      <w:r w:rsidR="003F7DB9">
        <w:rPr>
          <w:rFonts w:ascii="Fb Fontext" w:hAnsi="Fb Fontext" w:hint="cs"/>
          <w:rtl/>
        </w:rPr>
        <w:t>צפון</w:t>
      </w:r>
      <w:r w:rsidRPr="00224C4C">
        <w:rPr>
          <w:rFonts w:ascii="Fb Fontext" w:hAnsi="Fb Fontext"/>
          <w:rtl/>
        </w:rPr>
        <w:t>.</w:t>
      </w:r>
    </w:p>
    <w:p w14:paraId="2B8387F1" w14:textId="5DF88F2D" w:rsidR="00A85AC8" w:rsidRPr="00E600D8" w:rsidRDefault="006A3538" w:rsidP="006A3538">
      <w:pPr>
        <w:pStyle w:val="38"/>
        <w:framePr w:wrap="notBeside"/>
        <w:rPr>
          <w:rtl/>
        </w:rPr>
      </w:pPr>
      <w:r w:rsidRPr="00E600D8">
        <w:rPr>
          <w:rFonts w:hint="cs"/>
          <w:rtl/>
        </w:rPr>
        <w:t>ויקשה דארי''ו</w:t>
      </w:r>
      <w:r w:rsidR="00A85AC8" w:rsidRPr="00E600D8">
        <w:rPr>
          <w:rFonts w:hint="cs"/>
          <w:rtl/>
        </w:rPr>
        <w:t>:</w:t>
      </w:r>
    </w:p>
    <w:p w14:paraId="5252DE80" w14:textId="6DCB4E30" w:rsidR="006E0774" w:rsidRPr="00131640" w:rsidRDefault="006E0774" w:rsidP="007C6812">
      <w:pPr>
        <w:spacing w:after="120"/>
        <w:rPr>
          <w:rtl/>
        </w:rPr>
      </w:pPr>
      <w:r w:rsidRPr="00224C4C">
        <w:rPr>
          <w:rFonts w:ascii="Fb Fontext" w:hAnsi="Fb Fontext" w:hint="cs"/>
          <w:rtl/>
        </w:rPr>
        <w:t xml:space="preserve">ורצועה יוצאת הימנה עד </w:t>
      </w:r>
      <w:r w:rsidRPr="00224C4C">
        <w:rPr>
          <w:rFonts w:ascii="Fb Fontext" w:hAnsi="Fb Fontext"/>
          <w:rtl/>
        </w:rPr>
        <w:t>מעברתא דגיזמא</w:t>
      </w:r>
    </w:p>
    <w:p w14:paraId="569E7502" w14:textId="57A25DE6" w:rsidR="00A85AC8" w:rsidRPr="00E600D8" w:rsidRDefault="006E0774" w:rsidP="007C6812">
      <w:pPr>
        <w:pStyle w:val="38"/>
        <w:framePr w:wrap="notBeside"/>
        <w:rPr>
          <w:rtl/>
        </w:rPr>
      </w:pPr>
      <w:r w:rsidRPr="00E600D8">
        <w:rPr>
          <w:rFonts w:hint="cs"/>
          <w:rtl/>
        </w:rPr>
        <w:t>מרב</w:t>
      </w:r>
      <w:r w:rsidR="00A85AC8" w:rsidRPr="00E600D8">
        <w:rPr>
          <w:rtl/>
        </w:rPr>
        <w:t>:</w:t>
      </w:r>
    </w:p>
    <w:p w14:paraId="4F610A17" w14:textId="695AACA7" w:rsidR="009469D7" w:rsidRDefault="00E136D4" w:rsidP="006E0774">
      <w:pPr>
        <w:rPr>
          <w:rFonts w:ascii="Fb Fontext" w:hAnsi="Fb Fontext"/>
          <w:sz w:val="32"/>
          <w:rtl/>
        </w:rPr>
      </w:pPr>
      <w:r>
        <w:rPr>
          <w:rFonts w:ascii="Fb Fontext" w:hAnsi="Fb Fontext" w:hint="cs"/>
          <w:sz w:val="32"/>
          <w:rtl/>
        </w:rPr>
        <w:t xml:space="preserve">נהר </w:t>
      </w:r>
      <w:r w:rsidR="006E0774" w:rsidRPr="00224C4C">
        <w:rPr>
          <w:rFonts w:ascii="Fb Fontext" w:hAnsi="Fb Fontext"/>
          <w:sz w:val="32"/>
          <w:rtl/>
        </w:rPr>
        <w:t>חלזון ניהוונד</w:t>
      </w:r>
      <w:r>
        <w:rPr>
          <w:rFonts w:ascii="Fb Fontext" w:hAnsi="Fb Fontext" w:hint="cs"/>
          <w:sz w:val="32"/>
          <w:rtl/>
        </w:rPr>
        <w:t>,</w:t>
      </w:r>
      <w:r w:rsidR="006E0774" w:rsidRPr="00224C4C">
        <w:rPr>
          <w:rFonts w:ascii="Fb Fontext" w:hAnsi="Fb Fontext"/>
          <w:sz w:val="32"/>
          <w:rtl/>
        </w:rPr>
        <w:t xml:space="preserve"> הרי היא כגולה ליוחסין.</w:t>
      </w:r>
    </w:p>
    <w:p w14:paraId="07893C7F" w14:textId="77777777" w:rsidR="00A85AC8" w:rsidRPr="00E600D8" w:rsidRDefault="006E0774" w:rsidP="007C6812">
      <w:pPr>
        <w:pStyle w:val="38"/>
        <w:framePr w:wrap="notBeside"/>
        <w:rPr>
          <w:rtl/>
        </w:rPr>
      </w:pPr>
      <w:r w:rsidRPr="00E600D8">
        <w:rPr>
          <w:rFonts w:hint="cs"/>
          <w:rtl/>
        </w:rPr>
        <w:t>ואביי</w:t>
      </w:r>
      <w:r w:rsidR="00A85AC8" w:rsidRPr="00E600D8">
        <w:rPr>
          <w:rtl/>
        </w:rPr>
        <w:t>:</w:t>
      </w:r>
    </w:p>
    <w:p w14:paraId="2BDA1AA6" w14:textId="4D2B0C71" w:rsidR="006E0774" w:rsidRPr="00131640" w:rsidRDefault="006E0774" w:rsidP="006E0774">
      <w:pPr>
        <w:rPr>
          <w:rtl/>
        </w:rPr>
      </w:pPr>
      <w:r w:rsidRPr="00224C4C">
        <w:rPr>
          <w:rFonts w:ascii="Fb Fontext" w:hAnsi="Fb Fontext" w:hint="cs"/>
          <w:sz w:val="32"/>
          <w:rtl/>
        </w:rPr>
        <w:t xml:space="preserve">אמר דרק יבמה נפלה שם </w:t>
      </w:r>
      <w:r w:rsidRPr="00E136D4">
        <w:rPr>
          <w:rStyle w:val="afffff3"/>
          <w:rFonts w:hint="cs"/>
          <w:rtl/>
        </w:rPr>
        <w:t>ודחאו לאביי:</w:t>
      </w:r>
      <w:r>
        <w:rPr>
          <w:rFonts w:ascii="Fb Fontext" w:hAnsi="Fb Fontext" w:hint="cs"/>
          <w:rtl/>
        </w:rPr>
        <w:t xml:space="preserve"> דהוא </w:t>
      </w:r>
      <w:r>
        <w:rPr>
          <w:rStyle w:val="afffff3"/>
          <w:rFonts w:ascii="Fb Fontext" w:hAnsi="Fb Fontext" w:hint="cs"/>
          <w:rtl/>
          <w:rPrChange w:id="9299" w:author="מנוע אמוראים" w:date="2026-10-05T16:42:07Z">
            <w:rPr>
              <w:rFonts w:ascii="Fb Fontext" w:hAnsi="Fb Fontext" w:hint="cs"/>
              <w:rtl/>
            </w:rPr>
          </w:rPrChange>
        </w:rPr>
        <w:t xml:space="preserve">מר</w:t>
      </w:r>
      <w:r>
        <w:rPr>
          <w:rStyle w:val="afffff3"/>
          <w:rFonts w:ascii="Fb Fontext" w:hAnsi="Fb Fontext"/>
          <w:rtl/>
          <w:rPrChange w:id="9300" w:author="מנוע אמוראים" w:date="2026-10-05T16:42:07Z">
            <w:rPr>
              <w:rFonts w:ascii="Fb Fontext" w:hAnsi="Fb Fontext"/>
              <w:rtl/>
            </w:rPr>
          </w:rPrChange>
        </w:rPr>
        <w:t xml:space="preserve">"</w:t>
      </w:r>
      <w:r>
        <w:rPr>
          <w:rStyle w:val="afffff3"/>
          <w:rFonts w:ascii="Fb Fontext" w:hAnsi="Fb Fontext" w:hint="cs"/>
          <w:rtl/>
          <w:rPrChange w:id="9301" w:author="מנוע אמוראים" w:date="2026-10-05T16:42:07Z">
            <w:rPr>
              <w:rFonts w:ascii="Fb Fontext" w:hAnsi="Fb Fontext" w:hint="cs"/>
              <w:rtl/>
            </w:rPr>
          </w:rPrChange>
        </w:rPr>
        <w:t xml:space="preserve">ח</w:t>
      </w:r>
      <w:r>
        <w:rPr>
          <w:rFonts w:ascii="Fb Fontext" w:hAnsi="Fb Fontext" w:hint="cs"/>
          <w:rtl/>
        </w:rPr>
        <w:t xml:space="preserve"> </w:t>
      </w:r>
      <w:r w:rsidR="00CF2E09">
        <w:rPr>
          <w:rFonts w:ascii="Fb Fontext" w:hAnsi="Fb Fontext" w:hint="cs"/>
          <w:rtl/>
        </w:rPr>
        <w:t>מ</w:t>
      </w:r>
      <w:r w:rsidRPr="00224C4C">
        <w:rPr>
          <w:rFonts w:ascii="Fb Fontext" w:hAnsi="Fb Fontext" w:hint="cs"/>
          <w:rtl/>
        </w:rPr>
        <w:t>רב</w:t>
      </w:r>
    </w:p>
    <w:p w14:paraId="0B8C2A13" w14:textId="77777777" w:rsidR="00A85AC8" w:rsidRPr="00E600D8" w:rsidRDefault="006E0774" w:rsidP="00CF2E09">
      <w:pPr>
        <w:pStyle w:val="38"/>
        <w:framePr w:wrap="notBeside"/>
        <w:rPr>
          <w:rtl/>
        </w:rPr>
      </w:pPr>
      <w:r w:rsidRPr="00E600D8">
        <w:rPr>
          <w:rFonts w:hint="cs"/>
          <w:rtl/>
        </w:rPr>
        <w:t>ו</w:t>
      </w:r>
      <w:r w:rsidR="003067FE" w:rsidRPr="00E600D8">
        <w:rPr>
          <w:rFonts w:hint="cs"/>
          <w:rtl/>
        </w:rPr>
        <w:t>חלק</w:t>
      </w:r>
      <w:r w:rsidRPr="00E600D8">
        <w:rPr>
          <w:rFonts w:hint="cs"/>
          <w:rtl/>
        </w:rPr>
        <w:t xml:space="preserve"> אראב</w:t>
      </w:r>
      <w:r w:rsidRPr="00E600D8">
        <w:rPr>
          <w:rtl/>
        </w:rPr>
        <w:t>"</w:t>
      </w:r>
      <w:r w:rsidRPr="00E600D8">
        <w:rPr>
          <w:rFonts w:hint="cs"/>
          <w:rtl/>
        </w:rPr>
        <w:t>כ</w:t>
      </w:r>
      <w:r w:rsidR="00A85AC8" w:rsidRPr="00E600D8">
        <w:rPr>
          <w:rtl/>
        </w:rPr>
        <w:t>:</w:t>
      </w:r>
    </w:p>
    <w:p w14:paraId="662A6EC8" w14:textId="477FC3ED" w:rsidR="006E0774" w:rsidRPr="00131640" w:rsidRDefault="006E0774" w:rsidP="00CF2E09">
      <w:pPr>
        <w:rPr>
          <w:rtl/>
        </w:rPr>
      </w:pPr>
      <w:r w:rsidRPr="00224C4C">
        <w:rPr>
          <w:rStyle w:val="affffa"/>
          <w:rFonts w:hint="cs"/>
          <w:rtl/>
        </w:rPr>
        <w:t>'</w:t>
      </w:r>
      <w:r w:rsidRPr="00224C4C">
        <w:rPr>
          <w:rStyle w:val="affffa"/>
          <w:rtl/>
        </w:rPr>
        <w:t xml:space="preserve">וינחם בחלח </w:t>
      </w:r>
      <w:r w:rsidR="00CF2E09">
        <w:rPr>
          <w:rFonts w:ascii="Fb Fontext" w:hAnsi="Fb Fontext" w:hint="cs"/>
          <w:rtl/>
        </w:rPr>
        <w:t>-</w:t>
      </w:r>
      <w:r w:rsidRPr="00224C4C">
        <w:rPr>
          <w:rFonts w:ascii="Fb Fontext" w:hAnsi="Fb Fontext"/>
          <w:rtl/>
        </w:rPr>
        <w:t xml:space="preserve">זו חלזון, </w:t>
      </w:r>
      <w:r w:rsidRPr="00224C4C">
        <w:rPr>
          <w:rStyle w:val="affffa"/>
          <w:rtl/>
        </w:rPr>
        <w:t>חבור</w:t>
      </w:r>
      <w:r w:rsidRPr="00224C4C">
        <w:rPr>
          <w:rFonts w:ascii="Fb Fontext" w:hAnsi="Fb Fontext"/>
          <w:rtl/>
        </w:rPr>
        <w:t xml:space="preserve"> - זו הדייב, </w:t>
      </w:r>
      <w:r w:rsidRPr="00224C4C">
        <w:rPr>
          <w:rStyle w:val="affffa"/>
          <w:rtl/>
        </w:rPr>
        <w:t xml:space="preserve">נהר גוזן </w:t>
      </w:r>
      <w:r w:rsidRPr="00224C4C">
        <w:rPr>
          <w:rFonts w:ascii="Fb Fontext" w:hAnsi="Fb Fontext"/>
          <w:rtl/>
        </w:rPr>
        <w:t xml:space="preserve">- זו גינזק, </w:t>
      </w:r>
      <w:r w:rsidRPr="00224C4C">
        <w:rPr>
          <w:rStyle w:val="affffa"/>
          <w:rtl/>
        </w:rPr>
        <w:t>ערי מדי</w:t>
      </w:r>
      <w:r w:rsidRPr="00224C4C">
        <w:rPr>
          <w:rFonts w:ascii="Fb Fontext" w:hAnsi="Fb Fontext"/>
          <w:rtl/>
        </w:rPr>
        <w:t xml:space="preserve"> - זו חמדן </w:t>
      </w:r>
      <w:r w:rsidRPr="00CF2E09">
        <w:rPr>
          <w:rStyle w:val="afffff5"/>
          <w:rFonts w:hint="cs"/>
          <w:rtl/>
        </w:rPr>
        <w:t xml:space="preserve">[או נהוונד] </w:t>
      </w:r>
      <w:r w:rsidRPr="00224C4C">
        <w:rPr>
          <w:rFonts w:ascii="Fb Fontext" w:hAnsi="Fb Fontext"/>
          <w:rtl/>
        </w:rPr>
        <w:t>וחברותיה,</w:t>
      </w:r>
    </w:p>
    <w:p w14:paraId="04E8DE4E" w14:textId="77777777" w:rsidR="006E0774" w:rsidRPr="00A40B90" w:rsidRDefault="006E0774" w:rsidP="006E0774">
      <w:pPr>
        <w:rPr>
          <w:spacing w:val="2"/>
          <w:rtl/>
        </w:rPr>
      </w:pPr>
      <w:r w:rsidRPr="00A40B90">
        <w:rPr>
          <w:rFonts w:ascii="Fb Fontext" w:hAnsi="Fb Fontext"/>
          <w:spacing w:val="2"/>
          <w:rtl/>
        </w:rPr>
        <w:t>חברותיה</w:t>
      </w:r>
      <w:r w:rsidRPr="00A40B90">
        <w:rPr>
          <w:rStyle w:val="afffff3"/>
          <w:rFonts w:hint="cs"/>
          <w:spacing w:val="2"/>
          <w:rtl/>
        </w:rPr>
        <w:t>- כ</w:t>
      </w:r>
      <w:r w:rsidRPr="00A40B90">
        <w:rPr>
          <w:rStyle w:val="afffff3"/>
          <w:spacing w:val="2"/>
          <w:rtl/>
        </w:rPr>
        <w:t xml:space="preserve">שמואל: </w:t>
      </w:r>
      <w:r w:rsidRPr="00A40B90">
        <w:rPr>
          <w:rFonts w:ascii="Fb Fontext" w:hAnsi="Fb Fontext"/>
          <w:spacing w:val="2"/>
          <w:rtl/>
        </w:rPr>
        <w:t>כרך מושכי, חוסקי ורומקי.</w:t>
      </w:r>
      <w:r w:rsidRPr="00A40B90">
        <w:rPr>
          <w:rFonts w:ascii="Fb Fontext" w:hAnsi="Fb Fontext" w:hint="cs"/>
          <w:spacing w:val="2"/>
          <w:rtl/>
        </w:rPr>
        <w:t xml:space="preserve"> </w:t>
      </w:r>
      <w:r w:rsidRPr="00A40B90">
        <w:rPr>
          <w:rStyle w:val="afffff3"/>
          <w:rFonts w:hint="cs"/>
          <w:spacing w:val="2"/>
          <w:rtl/>
        </w:rPr>
        <w:t>ארי</w:t>
      </w:r>
      <w:r w:rsidRPr="00A40B90">
        <w:rPr>
          <w:rStyle w:val="afffff3"/>
          <w:spacing w:val="2"/>
          <w:rtl/>
        </w:rPr>
        <w:t>"</w:t>
      </w:r>
      <w:r w:rsidRPr="00A40B90">
        <w:rPr>
          <w:rStyle w:val="afffff3"/>
          <w:rFonts w:hint="cs"/>
          <w:spacing w:val="2"/>
          <w:rtl/>
        </w:rPr>
        <w:t>ו</w:t>
      </w:r>
      <w:r w:rsidRPr="00A40B90">
        <w:rPr>
          <w:rStyle w:val="afffff3"/>
          <w:spacing w:val="2"/>
          <w:rtl/>
        </w:rPr>
        <w:t>:</w:t>
      </w:r>
      <w:r w:rsidRPr="00A40B90">
        <w:rPr>
          <w:rFonts w:ascii="Fb Fontext" w:hAnsi="Fb Fontext"/>
          <w:spacing w:val="2"/>
          <w:rtl/>
        </w:rPr>
        <w:t xml:space="preserve"> וכולם לפסול.</w:t>
      </w:r>
    </w:p>
    <w:p w14:paraId="74A4FC2C" w14:textId="77777777" w:rsidR="006E0774" w:rsidRPr="00131640" w:rsidRDefault="006E0774" w:rsidP="006E0774">
      <w:pPr>
        <w:rPr>
          <w:rtl/>
        </w:rPr>
      </w:pPr>
      <w:r w:rsidRPr="00224C4C">
        <w:rPr>
          <w:rFonts w:ascii="Fb Fontext" w:hAnsi="Fb Fontext" w:hint="cs"/>
          <w:rtl/>
        </w:rPr>
        <w:t>ו'מושכי' אינה</w:t>
      </w:r>
      <w:r w:rsidRPr="00224C4C">
        <w:rPr>
          <w:rStyle w:val="affffa"/>
          <w:rFonts w:hint="cs"/>
          <w:rtl/>
        </w:rPr>
        <w:t xml:space="preserve"> 'מו</w:t>
      </w:r>
      <w:r w:rsidRPr="00224C4C">
        <w:rPr>
          <w:rStyle w:val="affffa"/>
          <w:rtl/>
        </w:rPr>
        <w:t>שכני</w:t>
      </w:r>
      <w:r w:rsidRPr="00224C4C">
        <w:rPr>
          <w:rStyle w:val="affffa"/>
          <w:rFonts w:hint="cs"/>
          <w:rtl/>
        </w:rPr>
        <w:t>'</w:t>
      </w:r>
      <w:r w:rsidRPr="00224C4C">
        <w:rPr>
          <w:rStyle w:val="affffa"/>
          <w:rtl/>
        </w:rPr>
        <w:t xml:space="preserve"> </w:t>
      </w:r>
      <w:r w:rsidRPr="00CF2E09">
        <w:rPr>
          <w:rStyle w:val="afffff3"/>
          <w:rFonts w:hint="cs"/>
          <w:rtl/>
        </w:rPr>
        <w:t>שעליה אמר שמואל</w:t>
      </w:r>
      <w:r w:rsidRPr="00224C4C">
        <w:rPr>
          <w:rFonts w:ascii="Fb Fontext" w:hAnsi="Fb Fontext"/>
          <w:rtl/>
        </w:rPr>
        <w:t xml:space="preserve"> </w:t>
      </w:r>
      <w:r w:rsidRPr="00224C4C">
        <w:rPr>
          <w:rFonts w:ascii="Fb Fontext" w:hAnsi="Fb Fontext" w:hint="cs"/>
          <w:rtl/>
        </w:rPr>
        <w:t>ד</w:t>
      </w:r>
      <w:r w:rsidRPr="00224C4C">
        <w:rPr>
          <w:rFonts w:ascii="Fb Fontext" w:hAnsi="Fb Fontext"/>
          <w:rtl/>
        </w:rPr>
        <w:t>היא כגולה ליוחסין</w:t>
      </w:r>
    </w:p>
    <w:p w14:paraId="4BFE1A21" w14:textId="15CA3EFD" w:rsidR="00A85AC8" w:rsidRPr="00E600D8" w:rsidRDefault="00E600D8" w:rsidP="00CF2E09">
      <w:pPr>
        <w:pStyle w:val="38"/>
        <w:framePr w:wrap="notBeside"/>
        <w:rPr>
          <w:rtl/>
        </w:rPr>
      </w:pPr>
      <w:r w:rsidRPr="00E600D8">
        <w:rPr>
          <w:rtl/>
        </w:rPr>
        <w:t>•</w:t>
      </w:r>
    </w:p>
    <w:p w14:paraId="1E37404D" w14:textId="1CDC56E4" w:rsidR="009469D7" w:rsidRDefault="006E0774" w:rsidP="006E0774">
      <w:pPr>
        <w:rPr>
          <w:rFonts w:ascii="Fb Fontext" w:hAnsi="Fb Fontext"/>
          <w:sz w:val="32"/>
          <w:rtl/>
        </w:rPr>
      </w:pPr>
      <w:r w:rsidRPr="00224C4C">
        <w:rPr>
          <w:rFonts w:ascii="Fb Fontext" w:hAnsi="Fb Fontext"/>
          <w:sz w:val="32"/>
          <w:rtl/>
        </w:rPr>
        <w:t>ו</w:t>
      </w:r>
      <w:r w:rsidR="0076007C">
        <w:rPr>
          <w:rFonts w:ascii="Fb Fontext" w:hAnsi="Fb Fontext" w:hint="cs"/>
          <w:sz w:val="32"/>
          <w:rtl/>
        </w:rPr>
        <w:t>ג'</w:t>
      </w:r>
      <w:r w:rsidRPr="00224C4C">
        <w:rPr>
          <w:rFonts w:ascii="Fb Fontext" w:hAnsi="Fb Fontext"/>
          <w:sz w:val="32"/>
          <w:rtl/>
        </w:rPr>
        <w:t xml:space="preserve"> </w:t>
      </w:r>
      <w:r w:rsidR="0076007C">
        <w:rPr>
          <w:rFonts w:ascii="Fb Fontext" w:hAnsi="Fb Fontext" w:hint="cs"/>
          <w:sz w:val="32"/>
          <w:rtl/>
        </w:rPr>
        <w:t>צלעות</w:t>
      </w:r>
      <w:r w:rsidRPr="00224C4C">
        <w:rPr>
          <w:rFonts w:ascii="Fb Fontext" w:hAnsi="Fb Fontext"/>
          <w:sz w:val="32"/>
          <w:rtl/>
        </w:rPr>
        <w:t xml:space="preserve"> בין שיניה</w:t>
      </w:r>
    </w:p>
    <w:p w14:paraId="28B466AE" w14:textId="10F22C51" w:rsidR="00A85AC8" w:rsidRPr="00E600D8" w:rsidRDefault="006E0774" w:rsidP="0076007C">
      <w:pPr>
        <w:pStyle w:val="38"/>
        <w:framePr w:wrap="notBeside"/>
        <w:rPr>
          <w:rtl/>
        </w:rPr>
      </w:pPr>
      <w:r w:rsidRPr="00E600D8">
        <w:rPr>
          <w:rtl/>
        </w:rPr>
        <w:t xml:space="preserve">– </w:t>
      </w:r>
      <w:r w:rsidRPr="00E600D8">
        <w:rPr>
          <w:rFonts w:hint="cs"/>
          <w:rtl/>
        </w:rPr>
        <w:t>כרי</w:t>
      </w:r>
      <w:r w:rsidRPr="00E600D8">
        <w:rPr>
          <w:rtl/>
        </w:rPr>
        <w:t>"</w:t>
      </w:r>
      <w:r w:rsidRPr="00E600D8">
        <w:rPr>
          <w:rFonts w:hint="cs"/>
          <w:rtl/>
        </w:rPr>
        <w:t>ו</w:t>
      </w:r>
      <w:r w:rsidR="00A85AC8" w:rsidRPr="00E600D8">
        <w:rPr>
          <w:rtl/>
        </w:rPr>
        <w:t>:</w:t>
      </w:r>
    </w:p>
    <w:p w14:paraId="786B19C5" w14:textId="74E5A33E" w:rsidR="006E0774" w:rsidRPr="00131640" w:rsidRDefault="006E0774" w:rsidP="006E0774">
      <w:pPr>
        <w:rPr>
          <w:rtl/>
        </w:rPr>
      </w:pPr>
      <w:r w:rsidRPr="00224C4C">
        <w:rPr>
          <w:rFonts w:ascii="Fb Fontext" w:hAnsi="Fb Fontext"/>
          <w:sz w:val="32"/>
          <w:rtl/>
        </w:rPr>
        <w:t>זו חלזון הדייב ונציבין, שפעמים בולעתן ופעמים פולטתן.</w:t>
      </w:r>
    </w:p>
    <w:p w14:paraId="2DECF9D3" w14:textId="2E3AB4AE" w:rsidR="00A85AC8" w:rsidRPr="00E600D8" w:rsidRDefault="00E600D8" w:rsidP="00257B39">
      <w:pPr>
        <w:pStyle w:val="38"/>
        <w:framePr w:wrap="notBeside"/>
        <w:rPr>
          <w:rtl/>
        </w:rPr>
      </w:pPr>
      <w:r w:rsidRPr="00E600D8">
        <w:rPr>
          <w:rtl/>
        </w:rPr>
        <w:t>•</w:t>
      </w:r>
    </w:p>
    <w:p w14:paraId="483DE750" w14:textId="014ACED2" w:rsidR="009469D7" w:rsidRDefault="00257B39" w:rsidP="006E0774">
      <w:pPr>
        <w:rPr>
          <w:rFonts w:ascii="Fb Fontext" w:hAnsi="Fb Fontext"/>
          <w:rtl/>
        </w:rPr>
      </w:pPr>
      <w:r>
        <w:rPr>
          <w:rStyle w:val="affffa"/>
          <w:rFonts w:hint="cs"/>
          <w:rtl/>
        </w:rPr>
        <w:t>ו</w:t>
      </w:r>
      <w:r w:rsidR="006E0774" w:rsidRPr="00840CF0">
        <w:rPr>
          <w:rStyle w:val="affffa"/>
          <w:rtl/>
        </w:rPr>
        <w:t>ארו</w:t>
      </w:r>
      <w:r w:rsidR="006E0774" w:rsidRPr="00840CF0">
        <w:rPr>
          <w:rStyle w:val="afffff5"/>
          <w:rtl/>
        </w:rPr>
        <w:t xml:space="preserve"> </w:t>
      </w:r>
      <w:r w:rsidR="00840CF0" w:rsidRPr="00840CF0">
        <w:rPr>
          <w:rStyle w:val="afffff5"/>
          <w:rFonts w:hint="cs"/>
          <w:rtl/>
        </w:rPr>
        <w:t>הנה</w:t>
      </w:r>
      <w:r w:rsidR="00840CF0">
        <w:rPr>
          <w:rStyle w:val="affffa"/>
          <w:rFonts w:hint="cs"/>
          <w:rtl/>
        </w:rPr>
        <w:t xml:space="preserve"> </w:t>
      </w:r>
      <w:r w:rsidR="006E0774" w:rsidRPr="00840CF0">
        <w:rPr>
          <w:rStyle w:val="affffa"/>
          <w:rtl/>
        </w:rPr>
        <w:t>חיוא</w:t>
      </w:r>
      <w:r w:rsidR="00840CF0">
        <w:rPr>
          <w:rStyle w:val="affffa"/>
          <w:rFonts w:hint="cs"/>
          <w:rtl/>
        </w:rPr>
        <w:t xml:space="preserve"> </w:t>
      </w:r>
      <w:r w:rsidR="00840CF0" w:rsidRPr="00840CF0">
        <w:rPr>
          <w:rStyle w:val="afffff5"/>
          <w:rFonts w:hint="cs"/>
          <w:rtl/>
        </w:rPr>
        <w:t>חיה</w:t>
      </w:r>
      <w:r w:rsidR="006E0774" w:rsidRPr="00840CF0">
        <w:rPr>
          <w:rStyle w:val="affffa"/>
          <w:rtl/>
        </w:rPr>
        <w:t xml:space="preserve"> אחרי תנינא דמיה </w:t>
      </w:r>
      <w:r w:rsidRPr="00257B39">
        <w:rPr>
          <w:rStyle w:val="afffff5"/>
          <w:rFonts w:hint="cs"/>
          <w:rtl/>
        </w:rPr>
        <w:t>שדומה</w:t>
      </w:r>
      <w:r>
        <w:rPr>
          <w:rStyle w:val="affffa"/>
          <w:rFonts w:hint="cs"/>
          <w:rtl/>
        </w:rPr>
        <w:t xml:space="preserve"> </w:t>
      </w:r>
      <w:r w:rsidR="006E0774" w:rsidRPr="00840CF0">
        <w:rPr>
          <w:rStyle w:val="affffa"/>
          <w:rtl/>
        </w:rPr>
        <w:t>לדוב</w:t>
      </w:r>
    </w:p>
    <w:p w14:paraId="55AC3C9F" w14:textId="0F323E40" w:rsidR="00A85AC8" w:rsidRPr="00E600D8" w:rsidRDefault="006E0774" w:rsidP="00840CF0">
      <w:pPr>
        <w:pStyle w:val="38"/>
        <w:framePr w:wrap="notBeside"/>
        <w:rPr>
          <w:rtl/>
        </w:rPr>
      </w:pPr>
      <w:r w:rsidRPr="00E600D8">
        <w:rPr>
          <w:rFonts w:hint="cs"/>
          <w:rtl/>
        </w:rPr>
        <w:t>-</w:t>
      </w:r>
      <w:r w:rsidRPr="00E600D8">
        <w:rPr>
          <w:rtl/>
        </w:rPr>
        <w:t xml:space="preserve"> תני רב יוסף</w:t>
      </w:r>
      <w:r w:rsidR="00A85AC8" w:rsidRPr="00E600D8">
        <w:rPr>
          <w:rtl/>
        </w:rPr>
        <w:t>:</w:t>
      </w:r>
    </w:p>
    <w:p w14:paraId="1F787FFE" w14:textId="2DDB6B33" w:rsidR="009469D7" w:rsidRDefault="006E0774" w:rsidP="006E0774">
      <w:pPr>
        <w:rPr>
          <w:rFonts w:ascii="Fb Fontext" w:hAnsi="Fb Fontext"/>
          <w:sz w:val="32"/>
          <w:rtl/>
        </w:rPr>
      </w:pPr>
      <w:r w:rsidRPr="00224C4C">
        <w:rPr>
          <w:rFonts w:ascii="Fb Fontext" w:hAnsi="Fb Fontext"/>
          <w:rtl/>
        </w:rPr>
        <w:t xml:space="preserve">אלו פרסיים, </w:t>
      </w:r>
      <w:r w:rsidR="00623E88">
        <w:rPr>
          <w:rFonts w:ascii="Fb Fontext" w:hAnsi="Fb Fontext"/>
          <w:rtl/>
        </w:rPr>
        <w:tab/>
      </w:r>
      <w:r w:rsidRPr="00224C4C">
        <w:rPr>
          <w:rFonts w:ascii="Fb Fontext" w:hAnsi="Fb Fontext"/>
          <w:rtl/>
        </w:rPr>
        <w:t>שאוכלין ושותין כדוב,</w:t>
      </w:r>
      <w:r w:rsidR="00623E88">
        <w:rPr>
          <w:rFonts w:ascii="Fb Fontext" w:hAnsi="Fb Fontext" w:hint="cs"/>
          <w:sz w:val="32"/>
          <w:rtl/>
        </w:rPr>
        <w:t xml:space="preserve"> </w:t>
      </w:r>
      <w:r w:rsidRPr="00224C4C">
        <w:rPr>
          <w:rFonts w:ascii="Fb Fontext" w:hAnsi="Fb Fontext"/>
          <w:sz w:val="32"/>
          <w:rtl/>
        </w:rPr>
        <w:t>ומסורבלין כדוב,</w:t>
      </w:r>
    </w:p>
    <w:p w14:paraId="3FC88916" w14:textId="6C29ED10" w:rsidR="006E0774" w:rsidRPr="00131640" w:rsidRDefault="006E0774" w:rsidP="00623E88">
      <w:pPr>
        <w:ind w:left="678" w:firstLine="113"/>
        <w:rPr>
          <w:rtl/>
        </w:rPr>
      </w:pPr>
      <w:r w:rsidRPr="00224C4C">
        <w:rPr>
          <w:rFonts w:ascii="Fb Fontext" w:hAnsi="Fb Fontext"/>
          <w:sz w:val="32"/>
          <w:rtl/>
        </w:rPr>
        <w:t xml:space="preserve">ומגדלין שער כדוב, </w:t>
      </w:r>
      <w:r w:rsidR="00623E88">
        <w:rPr>
          <w:rFonts w:ascii="Fb Fontext" w:hAnsi="Fb Fontext"/>
          <w:sz w:val="32"/>
          <w:rtl/>
        </w:rPr>
        <w:tab/>
      </w:r>
      <w:r w:rsidR="00623E88">
        <w:rPr>
          <w:rFonts w:ascii="Fb Fontext" w:hAnsi="Fb Fontext"/>
          <w:sz w:val="32"/>
          <w:rtl/>
        </w:rPr>
        <w:tab/>
      </w:r>
      <w:r w:rsidR="00623E88">
        <w:rPr>
          <w:rFonts w:ascii="Fb Fontext" w:hAnsi="Fb Fontext" w:hint="cs"/>
          <w:sz w:val="32"/>
          <w:rtl/>
        </w:rPr>
        <w:t xml:space="preserve"> </w:t>
      </w:r>
      <w:r w:rsidRPr="00224C4C">
        <w:rPr>
          <w:rFonts w:ascii="Fb Fontext" w:hAnsi="Fb Fontext"/>
          <w:sz w:val="32"/>
          <w:rtl/>
        </w:rPr>
        <w:t>ואין להם מנוחה כדוב.</w:t>
      </w:r>
    </w:p>
    <w:p w14:paraId="45CDB630" w14:textId="77777777" w:rsidR="00A85AC8" w:rsidRPr="00E600D8" w:rsidRDefault="006E0774" w:rsidP="00623E88">
      <w:pPr>
        <w:pStyle w:val="38"/>
        <w:framePr w:wrap="notBeside"/>
        <w:rPr>
          <w:rtl/>
        </w:rPr>
      </w:pPr>
      <w:r w:rsidRPr="00E600D8">
        <w:rPr>
          <w:rtl/>
        </w:rPr>
        <w:t>ר' אמי</w:t>
      </w:r>
      <w:r w:rsidR="00A85AC8" w:rsidRPr="00E600D8">
        <w:rPr>
          <w:rtl/>
        </w:rPr>
        <w:t>:</w:t>
      </w:r>
    </w:p>
    <w:p w14:paraId="0B3FE7D6" w14:textId="66B195D3" w:rsidR="006E0774" w:rsidRPr="00131640" w:rsidRDefault="006E0774" w:rsidP="006E0774">
      <w:pPr>
        <w:rPr>
          <w:rtl/>
        </w:rPr>
      </w:pPr>
      <w:r w:rsidRPr="00224C4C">
        <w:rPr>
          <w:rFonts w:ascii="Fb Fontext" w:hAnsi="Fb Fontext" w:hint="cs"/>
          <w:sz w:val="32"/>
          <w:rtl/>
        </w:rPr>
        <w:t>כשראה פרסי רוכב</w:t>
      </w:r>
      <w:r w:rsidRPr="00224C4C">
        <w:rPr>
          <w:rFonts w:ascii="Fb Fontext" w:hAnsi="Fb Fontext"/>
          <w:sz w:val="32"/>
          <w:rtl/>
        </w:rPr>
        <w:t xml:space="preserve">, </w:t>
      </w:r>
      <w:r w:rsidRPr="00623E88">
        <w:rPr>
          <w:rStyle w:val="afffff3"/>
          <w:rtl/>
        </w:rPr>
        <w:t>אמר:</w:t>
      </w:r>
      <w:r w:rsidRPr="00224C4C">
        <w:rPr>
          <w:rFonts w:ascii="Fb Fontext" w:hAnsi="Fb Fontext"/>
          <w:sz w:val="32"/>
          <w:rtl/>
        </w:rPr>
        <w:t xml:space="preserve"> היינו דובא ניידא.</w:t>
      </w:r>
    </w:p>
    <w:p w14:paraId="7F5286E3" w14:textId="08A18AD1" w:rsidR="00A85AC8" w:rsidRPr="00E600D8" w:rsidRDefault="006E0774" w:rsidP="00623E88">
      <w:pPr>
        <w:pStyle w:val="38"/>
        <w:framePr w:wrap="notBeside"/>
        <w:rPr>
          <w:rtl/>
        </w:rPr>
      </w:pPr>
      <w:r w:rsidRPr="00E600D8">
        <w:rPr>
          <w:rtl/>
        </w:rPr>
        <w:t>א"ל רבי ללוי</w:t>
      </w:r>
      <w:r w:rsidR="00A85AC8" w:rsidRPr="00E600D8">
        <w:rPr>
          <w:rtl/>
        </w:rPr>
        <w:t>:</w:t>
      </w:r>
    </w:p>
    <w:p w14:paraId="2DADC43A" w14:textId="2D21A8B9" w:rsidR="006E0774" w:rsidRPr="00131640" w:rsidRDefault="006E0774" w:rsidP="006E0774">
      <w:pPr>
        <w:rPr>
          <w:rtl/>
        </w:rPr>
      </w:pPr>
      <w:r w:rsidRPr="00224C4C">
        <w:rPr>
          <w:rFonts w:ascii="Fb Fontext" w:hAnsi="Fb Fontext"/>
          <w:rtl/>
        </w:rPr>
        <w:t xml:space="preserve">הראני פרסיים, </w:t>
      </w:r>
      <w:r w:rsidR="00B45042">
        <w:rPr>
          <w:rFonts w:ascii="Fb Fontext" w:hAnsi="Fb Fontext"/>
          <w:rtl/>
        </w:rPr>
        <w:tab/>
      </w:r>
      <w:r w:rsidR="00B45042">
        <w:rPr>
          <w:rFonts w:ascii="Fb Fontext" w:hAnsi="Fb Fontext"/>
          <w:rtl/>
        </w:rPr>
        <w:tab/>
      </w:r>
      <w:r w:rsidR="00B45042">
        <w:rPr>
          <w:rFonts w:ascii="Fb Fontext" w:hAnsi="Fb Fontext"/>
          <w:rtl/>
        </w:rPr>
        <w:tab/>
      </w:r>
      <w:r w:rsidR="00623E88" w:rsidRPr="00623E88">
        <w:rPr>
          <w:rStyle w:val="afffff3"/>
          <w:rFonts w:hint="cs"/>
          <w:rtl/>
        </w:rPr>
        <w:t>א"ל:</w:t>
      </w:r>
      <w:r w:rsidRPr="00224C4C">
        <w:rPr>
          <w:rFonts w:ascii="Fb Fontext" w:hAnsi="Fb Fontext"/>
          <w:rtl/>
        </w:rPr>
        <w:t xml:space="preserve"> דומים לחיילות של בית דוד</w:t>
      </w:r>
      <w:r w:rsidR="00B45042">
        <w:rPr>
          <w:rStyle w:val="afffff5"/>
          <w:rFonts w:hint="cs"/>
          <w:rtl/>
        </w:rPr>
        <w:t xml:space="preserve"> </w:t>
      </w:r>
      <w:r w:rsidR="00B45042" w:rsidRPr="00B45042">
        <w:rPr>
          <w:rStyle w:val="afffff5"/>
          <w:rFonts w:hint="cs"/>
          <w:rtl/>
        </w:rPr>
        <w:t>[גיבורים]</w:t>
      </w:r>
      <w:r w:rsidRPr="00224C4C">
        <w:rPr>
          <w:rFonts w:ascii="Fb Fontext" w:hAnsi="Fb Fontext"/>
          <w:rtl/>
        </w:rPr>
        <w:t>.</w:t>
      </w:r>
    </w:p>
    <w:p w14:paraId="7E4DA37B" w14:textId="06C68775" w:rsidR="006E0774" w:rsidRPr="00131640" w:rsidRDefault="006E0774" w:rsidP="00B45042">
      <w:pPr>
        <w:rPr>
          <w:rtl/>
        </w:rPr>
      </w:pPr>
      <w:r w:rsidRPr="00224C4C">
        <w:rPr>
          <w:rFonts w:ascii="Fb Fontext" w:hAnsi="Fb Fontext"/>
          <w:sz w:val="32"/>
          <w:rtl/>
        </w:rPr>
        <w:t xml:space="preserve">הראני חברין, </w:t>
      </w:r>
      <w:r w:rsidR="00B45042">
        <w:rPr>
          <w:rFonts w:ascii="Fb Fontext" w:hAnsi="Fb Fontext"/>
          <w:sz w:val="32"/>
          <w:rtl/>
        </w:rPr>
        <w:tab/>
      </w:r>
      <w:r w:rsidR="00B45042">
        <w:rPr>
          <w:rFonts w:ascii="Fb Fontext" w:hAnsi="Fb Fontext"/>
          <w:sz w:val="32"/>
          <w:rtl/>
        </w:rPr>
        <w:tab/>
      </w:r>
      <w:r w:rsidR="00B45042">
        <w:rPr>
          <w:rFonts w:ascii="Fb Fontext" w:hAnsi="Fb Fontext"/>
          <w:sz w:val="32"/>
          <w:rtl/>
        </w:rPr>
        <w:tab/>
      </w:r>
      <w:r w:rsidR="00B45042">
        <w:rPr>
          <w:rFonts w:ascii="Fb Fontext" w:hAnsi="Fb Fontext"/>
          <w:sz w:val="32"/>
          <w:rtl/>
        </w:rPr>
        <w:tab/>
      </w:r>
      <w:r w:rsidR="00B45042">
        <w:rPr>
          <w:rFonts w:ascii="Fb Fontext" w:hAnsi="Fb Fontext"/>
          <w:sz w:val="32"/>
          <w:rtl/>
        </w:rPr>
        <w:tab/>
      </w:r>
      <w:r w:rsidR="00B45042">
        <w:rPr>
          <w:rFonts w:ascii="Fb Fontext" w:hAnsi="Fb Fontext"/>
          <w:sz w:val="32"/>
          <w:rtl/>
        </w:rPr>
        <w:tab/>
      </w:r>
      <w:r w:rsidRPr="00224C4C">
        <w:rPr>
          <w:rFonts w:ascii="Fb Fontext" w:hAnsi="Fb Fontext"/>
          <w:sz w:val="32"/>
          <w:rtl/>
        </w:rPr>
        <w:t>דומין למלאכי חבלה.</w:t>
      </w:r>
    </w:p>
    <w:p w14:paraId="0385B1A7" w14:textId="43BE19B4" w:rsidR="006E0774" w:rsidRPr="00131640" w:rsidRDefault="006E0774" w:rsidP="00B45042">
      <w:pPr>
        <w:rPr>
          <w:rtl/>
        </w:rPr>
      </w:pPr>
      <w:r w:rsidRPr="00224C4C">
        <w:rPr>
          <w:rFonts w:ascii="Fb Fontext" w:hAnsi="Fb Fontext"/>
          <w:sz w:val="32"/>
          <w:rtl/>
        </w:rPr>
        <w:t xml:space="preserve">הראני ישמעאלים, </w:t>
      </w:r>
      <w:r w:rsidR="00B45042">
        <w:rPr>
          <w:rFonts w:ascii="Fb Fontext" w:hAnsi="Fb Fontext"/>
          <w:sz w:val="32"/>
          <w:rtl/>
        </w:rPr>
        <w:tab/>
      </w:r>
      <w:r w:rsidR="00B45042">
        <w:rPr>
          <w:rFonts w:ascii="Fb Fontext" w:hAnsi="Fb Fontext"/>
          <w:sz w:val="32"/>
          <w:rtl/>
        </w:rPr>
        <w:tab/>
      </w:r>
      <w:r w:rsidR="00B45042">
        <w:rPr>
          <w:rFonts w:ascii="Fb Fontext" w:hAnsi="Fb Fontext"/>
          <w:sz w:val="32"/>
          <w:rtl/>
        </w:rPr>
        <w:tab/>
      </w:r>
      <w:r w:rsidRPr="00224C4C">
        <w:rPr>
          <w:rFonts w:ascii="Fb Fontext" w:hAnsi="Fb Fontext"/>
          <w:sz w:val="32"/>
          <w:rtl/>
        </w:rPr>
        <w:t>דומין לשעירים של בית הכסא.</w:t>
      </w:r>
    </w:p>
    <w:p w14:paraId="3AFD12D5" w14:textId="5A213FEC" w:rsidR="006E0774" w:rsidRPr="00131640" w:rsidRDefault="006E0774" w:rsidP="001A7454">
      <w:pPr>
        <w:spacing w:after="120"/>
        <w:rPr>
          <w:rtl/>
        </w:rPr>
      </w:pPr>
      <w:r w:rsidRPr="00224C4C">
        <w:rPr>
          <w:rFonts w:ascii="Fb Fontext" w:hAnsi="Fb Fontext"/>
          <w:sz w:val="32"/>
          <w:rtl/>
        </w:rPr>
        <w:t>הראני ת</w:t>
      </w:r>
      <w:r w:rsidR="00B45042">
        <w:rPr>
          <w:rFonts w:ascii="Fb Fontext" w:hAnsi="Fb Fontext" w:hint="cs"/>
          <w:sz w:val="32"/>
          <w:rtl/>
        </w:rPr>
        <w:t>"ח</w:t>
      </w:r>
      <w:r w:rsidRPr="00224C4C">
        <w:rPr>
          <w:rFonts w:ascii="Fb Fontext" w:hAnsi="Fb Fontext"/>
          <w:sz w:val="32"/>
          <w:rtl/>
        </w:rPr>
        <w:t xml:space="preserve"> שבבבל, </w:t>
      </w:r>
      <w:r w:rsidR="00B45042">
        <w:rPr>
          <w:rFonts w:ascii="Fb Fontext" w:hAnsi="Fb Fontext"/>
          <w:sz w:val="32"/>
          <w:rtl/>
        </w:rPr>
        <w:tab/>
      </w:r>
      <w:r w:rsidR="00B45042">
        <w:rPr>
          <w:rFonts w:ascii="Fb Fontext" w:hAnsi="Fb Fontext"/>
          <w:sz w:val="32"/>
          <w:rtl/>
        </w:rPr>
        <w:tab/>
      </w:r>
      <w:r w:rsidR="00B45042">
        <w:rPr>
          <w:rFonts w:ascii="Fb Fontext" w:hAnsi="Fb Fontext"/>
          <w:sz w:val="32"/>
          <w:rtl/>
        </w:rPr>
        <w:tab/>
      </w:r>
      <w:r w:rsidRPr="00224C4C">
        <w:rPr>
          <w:rFonts w:ascii="Fb Fontext" w:hAnsi="Fb Fontext"/>
          <w:sz w:val="32"/>
          <w:rtl/>
        </w:rPr>
        <w:t>דומים למלאכי השרת.</w:t>
      </w:r>
    </w:p>
    <w:p w14:paraId="4DEAD320" w14:textId="0233703B" w:rsidR="00A85AC8" w:rsidRPr="00E600D8" w:rsidRDefault="006E0774" w:rsidP="007F24F6">
      <w:pPr>
        <w:pStyle w:val="38"/>
        <w:framePr w:wrap="notBeside"/>
        <w:rPr>
          <w:rtl/>
        </w:rPr>
      </w:pPr>
      <w:r w:rsidRPr="00E600D8">
        <w:rPr>
          <w:rtl/>
        </w:rPr>
        <w:t>כ</w:t>
      </w:r>
      <w:r w:rsidRPr="00E600D8">
        <w:rPr>
          <w:rFonts w:hint="cs"/>
          <w:rtl/>
        </w:rPr>
        <w:t xml:space="preserve">שנפטר רבי </w:t>
      </w:r>
      <w:r w:rsidRPr="00E600D8">
        <w:rPr>
          <w:rtl/>
        </w:rPr>
        <w:t>אמר</w:t>
      </w:r>
      <w:r w:rsidR="00A85AC8" w:rsidRPr="00E600D8">
        <w:rPr>
          <w:rtl/>
        </w:rPr>
        <w:t>:</w:t>
      </w:r>
    </w:p>
    <w:p w14:paraId="19C853F1" w14:textId="3FA23C29" w:rsidR="006E0774" w:rsidRPr="00131640" w:rsidRDefault="006E0774" w:rsidP="006E0774">
      <w:pPr>
        <w:rPr>
          <w:rtl/>
        </w:rPr>
      </w:pPr>
      <w:r w:rsidRPr="00224C4C">
        <w:rPr>
          <w:rFonts w:ascii="Fb Fontext" w:hAnsi="Fb Fontext"/>
          <w:sz w:val="32"/>
          <w:rtl/>
        </w:rPr>
        <w:t xml:space="preserve">הומניא </w:t>
      </w:r>
      <w:r w:rsidR="007F24F6" w:rsidRPr="007F24F6">
        <w:rPr>
          <w:rStyle w:val="afffff5"/>
          <w:rFonts w:hint="cs"/>
          <w:rtl/>
        </w:rPr>
        <w:t>מקום</w:t>
      </w:r>
      <w:r w:rsidR="007F24F6">
        <w:rPr>
          <w:rFonts w:ascii="Fb Fontext" w:hAnsi="Fb Fontext" w:hint="cs"/>
          <w:sz w:val="32"/>
          <w:rtl/>
        </w:rPr>
        <w:t xml:space="preserve"> </w:t>
      </w:r>
      <w:r w:rsidRPr="00224C4C">
        <w:rPr>
          <w:rFonts w:ascii="Fb Fontext" w:hAnsi="Fb Fontext"/>
          <w:sz w:val="32"/>
          <w:rtl/>
        </w:rPr>
        <w:t>בבבל, כול</w:t>
      </w:r>
      <w:r w:rsidR="007F24F6">
        <w:rPr>
          <w:rFonts w:ascii="Fb Fontext" w:hAnsi="Fb Fontext" w:hint="cs"/>
          <w:sz w:val="32"/>
          <w:rtl/>
        </w:rPr>
        <w:t xml:space="preserve">ם מזרע </w:t>
      </w:r>
      <w:r w:rsidRPr="00224C4C">
        <w:rPr>
          <w:rFonts w:ascii="Fb Fontext" w:hAnsi="Fb Fontext"/>
          <w:sz w:val="32"/>
          <w:rtl/>
        </w:rPr>
        <w:t>עמוני</w:t>
      </w:r>
      <w:r w:rsidR="007F24F6">
        <w:rPr>
          <w:rFonts w:ascii="Fb Fontext" w:hAnsi="Fb Fontext" w:hint="cs"/>
          <w:sz w:val="32"/>
          <w:rtl/>
        </w:rPr>
        <w:t>ם</w:t>
      </w:r>
      <w:r w:rsidRPr="00224C4C">
        <w:rPr>
          <w:rFonts w:ascii="Fb Fontext" w:hAnsi="Fb Fontext"/>
          <w:sz w:val="32"/>
          <w:rtl/>
        </w:rPr>
        <w:t>.</w:t>
      </w:r>
    </w:p>
    <w:p w14:paraId="354900DE" w14:textId="7B24C9E3" w:rsidR="006E0774" w:rsidRPr="00131640" w:rsidRDefault="006E0774" w:rsidP="006E0774">
      <w:pPr>
        <w:rPr>
          <w:rtl/>
        </w:rPr>
      </w:pPr>
      <w:r w:rsidRPr="00224C4C">
        <w:rPr>
          <w:rFonts w:ascii="Fb Fontext" w:hAnsi="Fb Fontext"/>
          <w:rtl/>
        </w:rPr>
        <w:t>מסגריא בבבל, כולה ממזר</w:t>
      </w:r>
      <w:r w:rsidR="007F24F6">
        <w:rPr>
          <w:rFonts w:ascii="Fb Fontext" w:hAnsi="Fb Fontext" w:hint="cs"/>
          <w:rtl/>
        </w:rPr>
        <w:t>ים</w:t>
      </w:r>
      <w:r w:rsidRPr="00224C4C">
        <w:rPr>
          <w:rFonts w:ascii="Fb Fontext" w:hAnsi="Fb Fontext"/>
          <w:rtl/>
        </w:rPr>
        <w:t>.</w:t>
      </w:r>
    </w:p>
    <w:p w14:paraId="4CB326F4" w14:textId="1C29CB39" w:rsidR="006E0774" w:rsidRPr="00131640" w:rsidRDefault="006E0774" w:rsidP="006E0774">
      <w:pPr>
        <w:rPr>
          <w:rtl/>
        </w:rPr>
      </w:pPr>
      <w:r w:rsidRPr="00224C4C">
        <w:rPr>
          <w:rFonts w:ascii="Fb Fontext" w:hAnsi="Fb Fontext"/>
          <w:rtl/>
        </w:rPr>
        <w:t>בירקא בבבל, שני אחים יש שמחליפים נשותיהם זה לזה.</w:t>
      </w:r>
    </w:p>
    <w:p w14:paraId="0FEA4479" w14:textId="1657402D" w:rsidR="006E0774" w:rsidRPr="00131640" w:rsidRDefault="006E0774" w:rsidP="006E0774">
      <w:pPr>
        <w:rPr>
          <w:rtl/>
        </w:rPr>
      </w:pPr>
      <w:r w:rsidRPr="00224C4C">
        <w:rPr>
          <w:rFonts w:ascii="Fb Fontext" w:hAnsi="Fb Fontext"/>
          <w:rtl/>
        </w:rPr>
        <w:t xml:space="preserve">בירתא דסטיא </w:t>
      </w:r>
      <w:r w:rsidR="001A7454">
        <w:rPr>
          <w:rFonts w:ascii="Fb Fontext" w:hAnsi="Fb Fontext" w:hint="cs"/>
          <w:rtl/>
        </w:rPr>
        <w:t>ב</w:t>
      </w:r>
      <w:r w:rsidRPr="00224C4C">
        <w:rPr>
          <w:rFonts w:ascii="Fb Fontext" w:hAnsi="Fb Fontext"/>
          <w:rtl/>
        </w:rPr>
        <w:t xml:space="preserve">בבל, היום סרו מאחרי המקום, </w:t>
      </w:r>
      <w:r w:rsidRPr="00224C4C">
        <w:rPr>
          <w:rFonts w:ascii="Fb Fontext" w:hAnsi="Fb Fontext" w:hint="cs"/>
          <w:rtl/>
        </w:rPr>
        <w:t>שעלה הנהר על גדותיו ונשארו דגים</w:t>
      </w:r>
      <w:r w:rsidR="001A7454">
        <w:rPr>
          <w:rFonts w:ascii="Fb Fontext" w:hAnsi="Fb Fontext" w:hint="cs"/>
          <w:rtl/>
        </w:rPr>
        <w:t>,</w:t>
      </w:r>
      <w:r w:rsidRPr="00224C4C">
        <w:rPr>
          <w:rFonts w:ascii="Fb Fontext" w:hAnsi="Fb Fontext" w:hint="cs"/>
          <w:rtl/>
        </w:rPr>
        <w:t xml:space="preserve"> וצדום בשבת</w:t>
      </w:r>
      <w:r w:rsidRPr="00224C4C">
        <w:rPr>
          <w:rFonts w:ascii="Fb Fontext" w:hAnsi="Fb Fontext"/>
          <w:rtl/>
        </w:rPr>
        <w:t xml:space="preserve">, </w:t>
      </w:r>
      <w:r w:rsidR="001A7454" w:rsidRPr="001A7454">
        <w:rPr>
          <w:rStyle w:val="afffff3"/>
          <w:rFonts w:hint="cs"/>
          <w:rtl/>
        </w:rPr>
        <w:t xml:space="preserve">וראב''י </w:t>
      </w:r>
      <w:r w:rsidR="001A7454">
        <w:rPr>
          <w:rFonts w:ascii="Fb Fontext" w:hAnsi="Fb Fontext" w:hint="cs"/>
          <w:rtl/>
        </w:rPr>
        <w:t>נידם, והשתמדו</w:t>
      </w:r>
      <w:r w:rsidRPr="00224C4C">
        <w:rPr>
          <w:rFonts w:ascii="Fb Fontext" w:hAnsi="Fb Fontext"/>
          <w:rtl/>
        </w:rPr>
        <w:t>.</w:t>
      </w:r>
    </w:p>
    <w:p w14:paraId="295183AA" w14:textId="2769AE3C" w:rsidR="006E0774" w:rsidRPr="00131640" w:rsidRDefault="006E0774" w:rsidP="006E0774">
      <w:pPr>
        <w:rPr>
          <w:rtl/>
        </w:rPr>
      </w:pPr>
      <w:r w:rsidRPr="00224C4C">
        <w:rPr>
          <w:rFonts w:ascii="Fb Fontext" w:hAnsi="Fb Fontext"/>
          <w:rtl/>
        </w:rPr>
        <w:t xml:space="preserve">אקרא דאגמא בבבל, </w:t>
      </w:r>
      <w:r w:rsidRPr="00820BCF">
        <w:rPr>
          <w:rStyle w:val="afffff3"/>
          <w:rtl/>
        </w:rPr>
        <w:t>א</w:t>
      </w:r>
      <w:r w:rsidR="001A7454" w:rsidRPr="00820BCF">
        <w:rPr>
          <w:rStyle w:val="afffff3"/>
          <w:rFonts w:hint="cs"/>
          <w:rtl/>
        </w:rPr>
        <w:t xml:space="preserve">ב''א </w:t>
      </w:r>
      <w:r w:rsidRPr="00820BCF">
        <w:rPr>
          <w:rStyle w:val="afffff3"/>
          <w:rtl/>
        </w:rPr>
        <w:t>יש בה,</w:t>
      </w:r>
      <w:r w:rsidRPr="00224C4C">
        <w:rPr>
          <w:rFonts w:ascii="Fb Fontext" w:hAnsi="Fb Fontext"/>
          <w:rtl/>
        </w:rPr>
        <w:t xml:space="preserve"> היום יושב בחיקו של אברהם.</w:t>
      </w:r>
    </w:p>
    <w:p w14:paraId="3734E2F4" w14:textId="77777777" w:rsidR="006E0774" w:rsidRPr="00131640" w:rsidRDefault="006E0774" w:rsidP="006E0774">
      <w:pPr>
        <w:rPr>
          <w:rtl/>
        </w:rPr>
      </w:pPr>
      <w:r w:rsidRPr="00224C4C">
        <w:rPr>
          <w:rFonts w:ascii="Fb Fontext" w:hAnsi="Fb Fontext"/>
          <w:rtl/>
        </w:rPr>
        <w:t>היום נולד רב יהודה בבבל.</w:t>
      </w:r>
    </w:p>
    <w:p w14:paraId="50A5C6FC" w14:textId="77777777" w:rsidR="009469D7" w:rsidRDefault="006E0774" w:rsidP="006E0774">
      <w:pPr>
        <w:rPr>
          <w:rFonts w:ascii="Fb Fontext" w:hAnsi="Fb Fontext"/>
          <w:rtl/>
        </w:rPr>
      </w:pPr>
      <w:r w:rsidRPr="00224C4C">
        <w:rPr>
          <w:rFonts w:ascii="Fb Fontext" w:hAnsi="Fb Fontext" w:hint="cs"/>
          <w:rtl/>
        </w:rPr>
        <w:t>ד</w:t>
      </w:r>
      <w:r w:rsidRPr="00224C4C">
        <w:rPr>
          <w:rFonts w:ascii="Fb Fontext" w:hAnsi="Fb Fontext"/>
          <w:rtl/>
        </w:rPr>
        <w:t>כשמת ר' עקיבא נולד רבי, כשמת רבי נולד רב יהודה,</w:t>
      </w:r>
    </w:p>
    <w:p w14:paraId="02F38E73" w14:textId="02D56C3B" w:rsidR="006E0774" w:rsidRPr="00131640" w:rsidRDefault="006E0774" w:rsidP="006E0774">
      <w:pPr>
        <w:rPr>
          <w:rtl/>
        </w:rPr>
      </w:pPr>
      <w:r w:rsidRPr="00224C4C">
        <w:rPr>
          <w:rFonts w:ascii="Fb Fontext" w:hAnsi="Fb Fontext"/>
          <w:rtl/>
        </w:rPr>
        <w:t>כשמת ר</w:t>
      </w:r>
      <w:r w:rsidR="00AC727E">
        <w:rPr>
          <w:rFonts w:ascii="Fb Fontext" w:hAnsi="Fb Fontext" w:hint="cs"/>
          <w:rtl/>
        </w:rPr>
        <w:t>ב יהודה</w:t>
      </w:r>
      <w:r w:rsidRPr="00224C4C">
        <w:rPr>
          <w:rFonts w:ascii="Fb Fontext" w:hAnsi="Fb Fontext" w:hint="cs"/>
          <w:rtl/>
        </w:rPr>
        <w:t xml:space="preserve"> </w:t>
      </w:r>
      <w:r w:rsidR="006D3AED">
        <w:rPr>
          <w:rFonts w:ascii="Fb Fontext" w:hAnsi="Fb Fontext" w:hint="cs"/>
          <w:rtl/>
        </w:rPr>
        <w:t xml:space="preserve">נולד </w:t>
      </w:r>
      <w:r w:rsidRPr="00224C4C">
        <w:rPr>
          <w:rFonts w:ascii="Fb Fontext" w:hAnsi="Fb Fontext"/>
          <w:rtl/>
        </w:rPr>
        <w:t>רבא, כשמת רבא נולד רב אשי,</w:t>
      </w:r>
    </w:p>
    <w:p w14:paraId="54AC8327" w14:textId="77777777" w:rsidR="006E0774" w:rsidRPr="00131640" w:rsidRDefault="006E0774" w:rsidP="006E0774">
      <w:pPr>
        <w:rPr>
          <w:rtl/>
        </w:rPr>
      </w:pPr>
      <w:r w:rsidRPr="00224C4C">
        <w:rPr>
          <w:rFonts w:ascii="Fb Fontext" w:hAnsi="Fb Fontext"/>
          <w:rtl/>
        </w:rPr>
        <w:t xml:space="preserve">ללמדך, שאין צדיק נפטר מן העולם עד שנברא צדיק כמותו, </w:t>
      </w:r>
      <w:r w:rsidRPr="00AC727E">
        <w:rPr>
          <w:rStyle w:val="afffff3"/>
          <w:rtl/>
        </w:rPr>
        <w:t>שנאמר:</w:t>
      </w:r>
      <w:r w:rsidRPr="00224C4C">
        <w:rPr>
          <w:rStyle w:val="affffa"/>
          <w:rtl/>
        </w:rPr>
        <w:t xml:space="preserve"> </w:t>
      </w:r>
      <w:r w:rsidRPr="00224C4C">
        <w:rPr>
          <w:rStyle w:val="affffa"/>
          <w:rFonts w:hint="cs"/>
          <w:rtl/>
        </w:rPr>
        <w:t>'</w:t>
      </w:r>
      <w:r w:rsidRPr="00224C4C">
        <w:rPr>
          <w:rStyle w:val="affffa"/>
          <w:rtl/>
        </w:rPr>
        <w:t>וזרח השמש ובא השמש</w:t>
      </w:r>
      <w:r w:rsidRPr="00224C4C">
        <w:rPr>
          <w:rStyle w:val="affffa"/>
          <w:rFonts w:hint="cs"/>
          <w:rtl/>
        </w:rPr>
        <w:t>'</w:t>
      </w:r>
      <w:r w:rsidRPr="00224C4C">
        <w:rPr>
          <w:rStyle w:val="affffa"/>
          <w:rtl/>
        </w:rPr>
        <w:t>,</w:t>
      </w:r>
    </w:p>
    <w:p w14:paraId="793063E8" w14:textId="77777777" w:rsidR="006E0774" w:rsidRPr="00131640" w:rsidRDefault="006E0774" w:rsidP="00244479">
      <w:pPr>
        <w:spacing w:after="120"/>
        <w:rPr>
          <w:rtl/>
        </w:rPr>
      </w:pPr>
      <w:r w:rsidRPr="00224C4C">
        <w:rPr>
          <w:rFonts w:ascii="Fb Fontext" w:hAnsi="Fb Fontext"/>
          <w:rtl/>
        </w:rPr>
        <w:t xml:space="preserve">עד שלא כבתה שמשו של עלי זרחה שמשו של שמואל הרמתי, </w:t>
      </w:r>
      <w:r w:rsidRPr="00AC727E">
        <w:rPr>
          <w:rStyle w:val="afffff3"/>
          <w:rtl/>
        </w:rPr>
        <w:t>שנא</w:t>
      </w:r>
      <w:r w:rsidRPr="00AC727E">
        <w:rPr>
          <w:rStyle w:val="afffff3"/>
          <w:rFonts w:hint="cs"/>
          <w:rtl/>
        </w:rPr>
        <w:t>'</w:t>
      </w:r>
      <w:r w:rsidRPr="00AC727E">
        <w:rPr>
          <w:rStyle w:val="afffff3"/>
          <w:rtl/>
        </w:rPr>
        <w:t>:</w:t>
      </w:r>
      <w:r w:rsidRPr="00224C4C">
        <w:rPr>
          <w:rStyle w:val="affffa"/>
          <w:rtl/>
        </w:rPr>
        <w:t xml:space="preserve"> </w:t>
      </w:r>
      <w:r w:rsidRPr="00224C4C">
        <w:rPr>
          <w:rStyle w:val="affffa"/>
          <w:rFonts w:hint="cs"/>
          <w:rtl/>
        </w:rPr>
        <w:t>'</w:t>
      </w:r>
      <w:r w:rsidRPr="00224C4C">
        <w:rPr>
          <w:rStyle w:val="affffa"/>
          <w:rtl/>
        </w:rPr>
        <w:t>ונר אלהים טרם יכבה ושמואל שוכב וגו'.</w:t>
      </w:r>
    </w:p>
    <w:p w14:paraId="5075ABF9" w14:textId="77777777" w:rsidR="006E0774" w:rsidRPr="00131640" w:rsidRDefault="006E0774" w:rsidP="0010529F">
      <w:pPr>
        <w:pStyle w:val="afff0"/>
        <w:framePr w:wrap="around"/>
        <w:rPr>
          <w:rtl/>
        </w:rPr>
      </w:pPr>
      <w:r w:rsidRPr="00224C4C">
        <w:rPr>
          <w:rFonts w:hint="cs"/>
          <w:rtl/>
        </w:rPr>
        <w:t>עב:</w:t>
      </w:r>
    </w:p>
    <w:p w14:paraId="7073AF82" w14:textId="6B047220" w:rsidR="00A85AC8" w:rsidRPr="00E600D8" w:rsidRDefault="00244479" w:rsidP="00244479">
      <w:pPr>
        <w:pStyle w:val="38"/>
        <w:framePr w:wrap="notBeside"/>
        <w:rPr>
          <w:rtl/>
        </w:rPr>
      </w:pPr>
      <w:r w:rsidRPr="00E600D8">
        <w:rPr>
          <w:rFonts w:hint="cs"/>
          <w:rtl/>
        </w:rPr>
        <w:t>ר"י</w:t>
      </w:r>
      <w:r w:rsidR="00A85AC8" w:rsidRPr="00E600D8">
        <w:rPr>
          <w:rFonts w:hint="cs"/>
          <w:rtl/>
        </w:rPr>
        <w:t>:</w:t>
      </w:r>
    </w:p>
    <w:p w14:paraId="4D53507D" w14:textId="247D27FC" w:rsidR="006E0774" w:rsidRPr="00131640" w:rsidRDefault="006E0774" w:rsidP="006E0774">
      <w:pPr>
        <w:rPr>
          <w:rtl/>
        </w:rPr>
      </w:pPr>
      <w:r w:rsidRPr="00224C4C">
        <w:rPr>
          <w:rStyle w:val="affffa"/>
          <w:rFonts w:hint="cs"/>
          <w:rtl/>
        </w:rPr>
        <w:t>'</w:t>
      </w:r>
      <w:r w:rsidRPr="00224C4C">
        <w:rPr>
          <w:rStyle w:val="affffa"/>
          <w:rtl/>
        </w:rPr>
        <w:t>צוה ה' ליעקב סביביו צריו</w:t>
      </w:r>
      <w:r w:rsidRPr="00224C4C">
        <w:rPr>
          <w:rStyle w:val="affffa"/>
          <w:rFonts w:hint="cs"/>
          <w:rtl/>
        </w:rPr>
        <w:t>'</w:t>
      </w:r>
      <w:r w:rsidRPr="00224C4C">
        <w:rPr>
          <w:rFonts w:ascii="Fb Fontext" w:hAnsi="Fb Fontext"/>
          <w:sz w:val="32"/>
          <w:rtl/>
        </w:rPr>
        <w:t xml:space="preserve"> – כגון הומניא לפום נהרא.</w:t>
      </w:r>
    </w:p>
    <w:p w14:paraId="4E5041CC" w14:textId="6CA6D2C9" w:rsidR="00A85AC8" w:rsidRPr="00E600D8" w:rsidRDefault="00AA5827" w:rsidP="00AA5827">
      <w:pPr>
        <w:pStyle w:val="38"/>
        <w:framePr w:wrap="notBeside"/>
        <w:rPr>
          <w:rtl/>
        </w:rPr>
      </w:pPr>
      <w:r w:rsidRPr="00E600D8">
        <w:rPr>
          <w:rFonts w:hint="cs"/>
          <w:rtl/>
        </w:rPr>
        <w:t>רב ושמואל</w:t>
      </w:r>
      <w:r w:rsidR="00A85AC8" w:rsidRPr="00E600D8">
        <w:rPr>
          <w:rFonts w:hint="cs"/>
          <w:rtl/>
        </w:rPr>
        <w:t>:</w:t>
      </w:r>
    </w:p>
    <w:p w14:paraId="0F71EB0D" w14:textId="03A439F6" w:rsidR="006E0774" w:rsidRPr="00131640" w:rsidRDefault="006E0774" w:rsidP="00952D90">
      <w:pPr>
        <w:rPr>
          <w:rtl/>
        </w:rPr>
      </w:pPr>
      <w:r w:rsidRPr="00700887">
        <w:rPr>
          <w:rStyle w:val="affffa"/>
          <w:rFonts w:hint="cs"/>
          <w:rtl/>
        </w:rPr>
        <w:t>'</w:t>
      </w:r>
      <w:r w:rsidRPr="00700887">
        <w:rPr>
          <w:rStyle w:val="affffa"/>
          <w:rtl/>
        </w:rPr>
        <w:t>ויהי כהנבאי ופלטיהו בן בניהו מת ואפול על פני ואזעק קול גדול ואומר אהה אדני ה'</w:t>
      </w:r>
      <w:r w:rsidRPr="00952D90">
        <w:rPr>
          <w:rtl/>
        </w:rPr>
        <w:t>,</w:t>
      </w:r>
      <w:r w:rsidR="00AA5827" w:rsidRPr="00952D90">
        <w:rPr>
          <w:rFonts w:hint="cs"/>
          <w:rtl/>
        </w:rPr>
        <w:t>- אם לטובה אם לרעה</w:t>
      </w:r>
    </w:p>
    <w:p w14:paraId="5D0CADFC" w14:textId="3754C72C" w:rsidR="00A85AC8" w:rsidRPr="00E600D8" w:rsidRDefault="006E0774" w:rsidP="00852A63">
      <w:pPr>
        <w:pStyle w:val="38"/>
        <w:framePr w:wrap="notBeside"/>
        <w:rPr>
          <w:rtl/>
        </w:rPr>
      </w:pPr>
      <w:r w:rsidRPr="00E600D8">
        <w:rPr>
          <w:rtl/>
        </w:rPr>
        <w:t>מ"ד לטובה</w:t>
      </w:r>
      <w:r w:rsidR="00A85AC8" w:rsidRPr="00E600D8">
        <w:rPr>
          <w:rtl/>
        </w:rPr>
        <w:t>:</w:t>
      </w:r>
    </w:p>
    <w:p w14:paraId="400B4022" w14:textId="133E6DF3" w:rsidR="009469D7" w:rsidRDefault="006E0774" w:rsidP="006E0774">
      <w:pPr>
        <w:rPr>
          <w:rFonts w:ascii="Fb Fontext" w:hAnsi="Fb Fontext"/>
          <w:rtl/>
        </w:rPr>
      </w:pPr>
      <w:r w:rsidRPr="00224C4C">
        <w:rPr>
          <w:rFonts w:ascii="Fb Fontext" w:hAnsi="Fb Fontext"/>
          <w:rtl/>
        </w:rPr>
        <w:t>כ</w:t>
      </w:r>
      <w:r w:rsidRPr="00224C4C">
        <w:rPr>
          <w:rFonts w:ascii="Fb Fontext" w:hAnsi="Fb Fontext" w:hint="cs"/>
          <w:rtl/>
        </w:rPr>
        <w:t>שליט מישן חתן נבוכדנצר היה ושאלו אם מכל השבי שהיה לו לא שלח אליו</w:t>
      </w:r>
      <w:r w:rsidRPr="00224C4C">
        <w:rPr>
          <w:rFonts w:ascii="Fb Fontext" w:hAnsi="Fb Fontext"/>
          <w:rtl/>
        </w:rPr>
        <w:t xml:space="preserve"> </w:t>
      </w:r>
      <w:r w:rsidRPr="00224C4C">
        <w:rPr>
          <w:rFonts w:ascii="Fb Fontext" w:hAnsi="Fb Fontext" w:hint="cs"/>
          <w:rtl/>
        </w:rPr>
        <w:t xml:space="preserve">ורצה לשלוח לו </w:t>
      </w:r>
      <w:r w:rsidRPr="00224C4C">
        <w:rPr>
          <w:rFonts w:ascii="Fb Fontext" w:hAnsi="Fb Fontext"/>
          <w:rtl/>
        </w:rPr>
        <w:t>מישראל,</w:t>
      </w:r>
    </w:p>
    <w:p w14:paraId="2FA17D2B" w14:textId="415048F2" w:rsidR="006E0774" w:rsidRPr="00131640" w:rsidRDefault="006E0774" w:rsidP="006E0774">
      <w:pPr>
        <w:rPr>
          <w:rtl/>
        </w:rPr>
      </w:pPr>
      <w:r w:rsidRPr="0005577F">
        <w:rPr>
          <w:rStyle w:val="afffff3"/>
          <w:rtl/>
        </w:rPr>
        <w:t>א"ל פלטיהו בן בניהו:</w:t>
      </w:r>
      <w:r w:rsidRPr="00224C4C">
        <w:rPr>
          <w:rFonts w:ascii="Fb Fontext" w:hAnsi="Fb Fontext"/>
          <w:rtl/>
        </w:rPr>
        <w:t xml:space="preserve"> אנ</w:t>
      </w:r>
      <w:r w:rsidRPr="00224C4C">
        <w:rPr>
          <w:rFonts w:ascii="Fb Fontext" w:hAnsi="Fb Fontext" w:hint="cs"/>
          <w:rtl/>
        </w:rPr>
        <w:t>ו החשובים נעבדך כאן והעבדים ילכו לשם</w:t>
      </w:r>
    </w:p>
    <w:p w14:paraId="614BB761" w14:textId="23AE5434" w:rsidR="006E0774" w:rsidRPr="00A40B90" w:rsidRDefault="006E0774" w:rsidP="006E0774">
      <w:pPr>
        <w:rPr>
          <w:spacing w:val="0"/>
          <w:rtl/>
        </w:rPr>
      </w:pPr>
      <w:r w:rsidRPr="00A40B90">
        <w:rPr>
          <w:rStyle w:val="afffff3"/>
          <w:spacing w:val="0"/>
          <w:rtl/>
        </w:rPr>
        <w:t>ואמר נביא:</w:t>
      </w:r>
      <w:r w:rsidRPr="00A40B90">
        <w:rPr>
          <w:rFonts w:ascii="Fb Fontext" w:hAnsi="Fb Fontext"/>
          <w:spacing w:val="0"/>
          <w:rtl/>
        </w:rPr>
        <w:t xml:space="preserve"> מי שעשה טובה בישראל</w:t>
      </w:r>
      <w:r w:rsidRPr="00A40B90">
        <w:rPr>
          <w:rStyle w:val="afffff5"/>
          <w:spacing w:val="0"/>
          <w:rtl/>
        </w:rPr>
        <w:t xml:space="preserve"> </w:t>
      </w:r>
      <w:r w:rsidRPr="00A40B90">
        <w:rPr>
          <w:rStyle w:val="afffff5"/>
          <w:rFonts w:hint="cs"/>
          <w:spacing w:val="0"/>
          <w:rtl/>
        </w:rPr>
        <w:t>שהצילם מעבדות</w:t>
      </w:r>
      <w:r w:rsidRPr="00A40B90">
        <w:rPr>
          <w:rFonts w:ascii="Fb Fontext" w:hAnsi="Fb Fontext" w:hint="cs"/>
          <w:spacing w:val="0"/>
          <w:rtl/>
        </w:rPr>
        <w:t xml:space="preserve"> </w:t>
      </w:r>
      <w:r w:rsidRPr="00A40B90">
        <w:rPr>
          <w:rFonts w:ascii="Fb Fontext" w:hAnsi="Fb Fontext"/>
          <w:spacing w:val="0"/>
          <w:rtl/>
        </w:rPr>
        <w:t>ימות בחצי ימיו?</w:t>
      </w:r>
    </w:p>
    <w:p w14:paraId="7E5ABB17" w14:textId="77777777" w:rsidR="00A85AC8" w:rsidRPr="00E600D8" w:rsidRDefault="006E0774" w:rsidP="00C26BC8">
      <w:pPr>
        <w:pStyle w:val="38"/>
        <w:framePr w:wrap="notBeside"/>
        <w:rPr>
          <w:rtl/>
        </w:rPr>
      </w:pPr>
      <w:r w:rsidRPr="00E600D8">
        <w:rPr>
          <w:rtl/>
        </w:rPr>
        <w:t>מ"ד לרעה</w:t>
      </w:r>
      <w:r w:rsidR="00A85AC8" w:rsidRPr="00E600D8">
        <w:rPr>
          <w:rtl/>
        </w:rPr>
        <w:t>:</w:t>
      </w:r>
    </w:p>
    <w:p w14:paraId="3DCB4F9D" w14:textId="4165EDA5" w:rsidR="009469D7" w:rsidRPr="00EE568B" w:rsidRDefault="006E0774" w:rsidP="006E0774">
      <w:pPr>
        <w:rPr>
          <w:spacing w:val="2"/>
          <w:rtl/>
        </w:rPr>
      </w:pPr>
      <w:r w:rsidRPr="00EE568B">
        <w:rPr>
          <w:rStyle w:val="affffa"/>
          <w:rFonts w:hint="cs"/>
          <w:spacing w:val="2"/>
          <w:rtl/>
        </w:rPr>
        <w:t>ד'</w:t>
      </w:r>
      <w:r w:rsidR="007F7290" w:rsidRPr="00EE568B">
        <w:rPr>
          <w:rStyle w:val="affffa"/>
          <w:rFonts w:hint="cs"/>
          <w:spacing w:val="2"/>
          <w:rtl/>
        </w:rPr>
        <w:t>..</w:t>
      </w:r>
      <w:r w:rsidRPr="00EE568B">
        <w:rPr>
          <w:rStyle w:val="affffa"/>
          <w:spacing w:val="2"/>
          <w:rtl/>
        </w:rPr>
        <w:t>כעשרים וחמשה איש אחוריהם אל היכל ה' ופניהם קדמה</w:t>
      </w:r>
      <w:r w:rsidRPr="00EE568B">
        <w:rPr>
          <w:rStyle w:val="affffa"/>
          <w:rFonts w:hint="cs"/>
          <w:spacing w:val="2"/>
          <w:rtl/>
        </w:rPr>
        <w:t>'</w:t>
      </w:r>
      <w:r w:rsidRPr="00EE568B">
        <w:rPr>
          <w:rStyle w:val="affffa"/>
          <w:spacing w:val="2"/>
          <w:rtl/>
        </w:rPr>
        <w:t>,</w:t>
      </w:r>
    </w:p>
    <w:p w14:paraId="30C6FF7F" w14:textId="52DE8619" w:rsidR="006E0774" w:rsidRPr="00131640" w:rsidRDefault="006E0774" w:rsidP="006E0774">
      <w:pPr>
        <w:rPr>
          <w:rtl/>
        </w:rPr>
      </w:pPr>
      <w:r w:rsidRPr="00C26BC8">
        <w:rPr>
          <w:rtl/>
        </w:rPr>
        <w:t>מלמד, שהיו מפריעין עצמם ומתריזין עצמם כלפי מעלה.</w:t>
      </w:r>
    </w:p>
    <w:p w14:paraId="5D447D42" w14:textId="77777777" w:rsidR="006E0774" w:rsidRPr="00131640" w:rsidRDefault="006E0774" w:rsidP="006E0774">
      <w:pPr>
        <w:rPr>
          <w:rtl/>
        </w:rPr>
      </w:pPr>
      <w:r w:rsidRPr="007F7290">
        <w:rPr>
          <w:rStyle w:val="afffff3"/>
          <w:rtl/>
        </w:rPr>
        <w:t>וקאמר נביא:</w:t>
      </w:r>
      <w:r w:rsidRPr="00224C4C">
        <w:rPr>
          <w:rFonts w:ascii="Fb Fontext" w:hAnsi="Fb Fontext"/>
          <w:rtl/>
        </w:rPr>
        <w:t xml:space="preserve"> מי שעשה הרעה הזאת בישראל ימות על מיטתו?</w:t>
      </w:r>
    </w:p>
    <w:p w14:paraId="480C2822" w14:textId="77777777" w:rsidR="00A85AC8" w:rsidRPr="00E600D8" w:rsidRDefault="006E0774" w:rsidP="007F7290">
      <w:pPr>
        <w:pStyle w:val="38"/>
        <w:framePr w:wrap="notBeside"/>
        <w:rPr>
          <w:rtl/>
        </w:rPr>
      </w:pPr>
      <w:r w:rsidRPr="00E600D8">
        <w:rPr>
          <w:rFonts w:hint="cs"/>
          <w:rtl/>
        </w:rPr>
        <w:t>אין להוכיח</w:t>
      </w:r>
      <w:r w:rsidR="00A85AC8" w:rsidRPr="00E600D8">
        <w:rPr>
          <w:rtl/>
        </w:rPr>
        <w:t>:</w:t>
      </w:r>
    </w:p>
    <w:p w14:paraId="278629D1" w14:textId="4BD1BB52" w:rsidR="006E0774" w:rsidRPr="00131640" w:rsidRDefault="006E0774" w:rsidP="006E0774">
      <w:pPr>
        <w:rPr>
          <w:rtl/>
        </w:rPr>
      </w:pPr>
      <w:r w:rsidRPr="007F7290">
        <w:rPr>
          <w:rStyle w:val="afffff3"/>
          <w:rFonts w:hint="cs"/>
          <w:rtl/>
        </w:rPr>
        <w:t>דשמואל</w:t>
      </w:r>
      <w:r w:rsidRPr="00224C4C">
        <w:rPr>
          <w:rFonts w:ascii="Fb Fontext" w:hAnsi="Fb Fontext" w:hint="cs"/>
          <w:sz w:val="32"/>
          <w:rtl/>
        </w:rPr>
        <w:t xml:space="preserve"> אמר לרעה </w:t>
      </w:r>
      <w:r w:rsidRPr="007F7290">
        <w:rPr>
          <w:rStyle w:val="afffff3"/>
          <w:rFonts w:hint="cs"/>
          <w:rtl/>
        </w:rPr>
        <w:t>דס</w:t>
      </w:r>
      <w:r w:rsidRPr="007F7290">
        <w:rPr>
          <w:rStyle w:val="afffff3"/>
          <w:rtl/>
        </w:rPr>
        <w:t>"</w:t>
      </w:r>
      <w:r w:rsidRPr="007F7290">
        <w:rPr>
          <w:rStyle w:val="afffff3"/>
          <w:rFonts w:hint="cs"/>
          <w:rtl/>
        </w:rPr>
        <w:t>ל</w:t>
      </w:r>
      <w:r w:rsidRPr="00224C4C">
        <w:rPr>
          <w:rFonts w:ascii="Fb Fontext" w:hAnsi="Fb Fontext" w:hint="cs"/>
          <w:sz w:val="32"/>
          <w:rtl/>
        </w:rPr>
        <w:t xml:space="preserve"> ד</w:t>
      </w:r>
      <w:r w:rsidRPr="00224C4C">
        <w:rPr>
          <w:rFonts w:ascii="Fb Fontext" w:hAnsi="Fb Fontext"/>
          <w:sz w:val="32"/>
          <w:rtl/>
        </w:rPr>
        <w:t xml:space="preserve">מושכני - כגולה ליוחסים, מישון - לא חשו </w:t>
      </w:r>
      <w:r w:rsidRPr="00224C4C">
        <w:rPr>
          <w:rFonts w:ascii="Fb Fontext" w:hAnsi="Fb Fontext" w:hint="cs"/>
          <w:sz w:val="32"/>
          <w:rtl/>
        </w:rPr>
        <w:t>משום עבדות או מזרות</w:t>
      </w:r>
      <w:r w:rsidRPr="00224C4C">
        <w:rPr>
          <w:rFonts w:ascii="Fb Fontext" w:hAnsi="Fb Fontext"/>
          <w:sz w:val="32"/>
          <w:rtl/>
        </w:rPr>
        <w:t>, אלא כהנים שהיו בה לא הקפידו על הגרושות.</w:t>
      </w:r>
    </w:p>
    <w:p w14:paraId="789FBE1D" w14:textId="66521662" w:rsidR="00A85AC8" w:rsidRPr="00E600D8" w:rsidRDefault="00E600D8" w:rsidP="007F7290">
      <w:pPr>
        <w:pStyle w:val="38"/>
        <w:framePr w:wrap="notBeside"/>
        <w:rPr>
          <w:rtl/>
        </w:rPr>
      </w:pPr>
      <w:r w:rsidRPr="00E600D8">
        <w:rPr>
          <w:rtl/>
        </w:rPr>
        <w:t>-</w:t>
      </w:r>
    </w:p>
    <w:p w14:paraId="60FEEC6C" w14:textId="46384AF0" w:rsidR="006E0774" w:rsidRPr="00EE568B" w:rsidRDefault="006E0774" w:rsidP="006E0774">
      <w:pPr>
        <w:rPr>
          <w:spacing w:val="0"/>
          <w:rtl/>
        </w:rPr>
      </w:pPr>
      <w:r w:rsidRPr="00EE568B">
        <w:rPr>
          <w:rFonts w:hint="cs"/>
          <w:spacing w:val="0"/>
          <w:rtl/>
        </w:rPr>
        <w:t>ד</w:t>
      </w:r>
      <w:r w:rsidR="007F7290" w:rsidRPr="00EE568B">
        <w:rPr>
          <w:rFonts w:hint="cs"/>
          <w:spacing w:val="0"/>
          <w:rtl/>
        </w:rPr>
        <w:t>אפשר</w:t>
      </w:r>
      <w:r w:rsidRPr="00EE568B">
        <w:rPr>
          <w:rFonts w:hint="cs"/>
          <w:spacing w:val="0"/>
          <w:rtl/>
        </w:rPr>
        <w:t xml:space="preserve"> </w:t>
      </w:r>
      <w:r w:rsidRPr="00EE568B">
        <w:rPr>
          <w:spacing w:val="0"/>
          <w:rtl/>
        </w:rPr>
        <w:t xml:space="preserve">לטובה </w:t>
      </w:r>
      <w:r w:rsidRPr="00EE568B">
        <w:rPr>
          <w:rStyle w:val="afffff3"/>
          <w:rFonts w:hint="cs"/>
          <w:spacing w:val="0"/>
          <w:rtl/>
        </w:rPr>
        <w:t>ול</w:t>
      </w:r>
      <w:r w:rsidR="007F7290" w:rsidRPr="00EE568B">
        <w:rPr>
          <w:rStyle w:val="afffff3"/>
          <w:rFonts w:hint="cs"/>
          <w:spacing w:val="0"/>
          <w:rtl/>
        </w:rPr>
        <w:t>שיטתו</w:t>
      </w:r>
      <w:r w:rsidRPr="00EE568B">
        <w:rPr>
          <w:spacing w:val="0"/>
          <w:rtl/>
        </w:rPr>
        <w:t xml:space="preserve"> דהמפקיר עבדו יצא לחירות, וא</w:t>
      </w:r>
      <w:r w:rsidR="007F7290" w:rsidRPr="00EE568B">
        <w:rPr>
          <w:rFonts w:hint="cs"/>
          <w:spacing w:val="0"/>
          <w:rtl/>
        </w:rPr>
        <w:t>"צ</w:t>
      </w:r>
      <w:r w:rsidRPr="00EE568B">
        <w:rPr>
          <w:spacing w:val="0"/>
          <w:rtl/>
        </w:rPr>
        <w:t xml:space="preserve"> גט שחרור</w:t>
      </w:r>
    </w:p>
    <w:p w14:paraId="2EC0DF99" w14:textId="276AB49F" w:rsidR="006E0774" w:rsidRPr="00EE568B" w:rsidRDefault="00BC6E9C" w:rsidP="00427502">
      <w:pPr>
        <w:spacing w:after="120"/>
        <w:rPr>
          <w:spacing w:val="0"/>
          <w:rtl/>
        </w:rPr>
      </w:pPr>
      <w:r>
        <w:rPr>
          <w:rStyle w:val="affffa"/>
          <w:rFonts w:hint="cs"/>
          <w:rtl/>
        </w:rPr>
        <w:t>ד</w:t>
      </w:r>
      <w:r w:rsidR="006E0774" w:rsidRPr="00224C4C">
        <w:rPr>
          <w:rStyle w:val="affffa"/>
          <w:rtl/>
        </w:rPr>
        <w:t xml:space="preserve">'כל </w:t>
      </w:r>
      <w:r w:rsidR="006E0774" w:rsidRPr="00BC6E9C">
        <w:rPr>
          <w:rStyle w:val="affffa"/>
          <w:b/>
          <w:bCs/>
          <w:rtl/>
        </w:rPr>
        <w:t xml:space="preserve">עבד איש </w:t>
      </w:r>
      <w:r w:rsidR="006E0774" w:rsidRPr="00224C4C">
        <w:rPr>
          <w:rStyle w:val="affffa"/>
          <w:rtl/>
        </w:rPr>
        <w:t>מקנת כסף</w:t>
      </w:r>
      <w:r w:rsidR="006E0774" w:rsidRPr="00224C4C">
        <w:rPr>
          <w:rStyle w:val="affffa"/>
          <w:rFonts w:hint="cs"/>
          <w:rtl/>
        </w:rPr>
        <w:t>'</w:t>
      </w:r>
      <w:r w:rsidR="006E0774" w:rsidRPr="00224C4C">
        <w:rPr>
          <w:rStyle w:val="affffa"/>
          <w:rtl/>
        </w:rPr>
        <w:t>,</w:t>
      </w:r>
      <w:r w:rsidR="006E0774" w:rsidRPr="00224C4C">
        <w:rPr>
          <w:rtl/>
        </w:rPr>
        <w:t xml:space="preserve"> ולא עבד אשה? אלא עבד שיש לו </w:t>
      </w:r>
      <w:r w:rsidR="006E0774" w:rsidRPr="00EE568B">
        <w:rPr>
          <w:spacing w:val="0"/>
          <w:rtl/>
        </w:rPr>
        <w:t>רשות לרבו עליו קרוי עבד, עבד שאין לרבו רשות עליו אין קרוי עבד.</w:t>
      </w:r>
    </w:p>
    <w:p w14:paraId="72FB0A75" w14:textId="02A0C0F3" w:rsidR="007309FA" w:rsidRPr="00131640" w:rsidRDefault="007309FA" w:rsidP="007309FA">
      <w:pPr>
        <w:pStyle w:val="affffb"/>
        <w:rPr>
          <w:rtl/>
        </w:rPr>
      </w:pPr>
      <w:r w:rsidRPr="007309FA">
        <w:rPr>
          <w:rtl/>
        </w:rPr>
        <w:t>***</w:t>
      </w:r>
    </w:p>
    <w:p w14:paraId="19A69ECF" w14:textId="0616A4C4" w:rsidR="00A85AC8" w:rsidRPr="00E600D8" w:rsidRDefault="006E0774" w:rsidP="00BC6E9C">
      <w:pPr>
        <w:pStyle w:val="38"/>
        <w:framePr w:wrap="notBeside"/>
        <w:rPr>
          <w:rtl/>
        </w:rPr>
      </w:pPr>
      <w:r w:rsidRPr="00E600D8">
        <w:rPr>
          <w:rFonts w:hint="cs"/>
          <w:rtl/>
        </w:rPr>
        <w:t>ריא</w:t>
      </w:r>
      <w:r w:rsidRPr="00E600D8">
        <w:rPr>
          <w:rtl/>
        </w:rPr>
        <w:t>"</w:t>
      </w:r>
      <w:r w:rsidRPr="00E600D8">
        <w:rPr>
          <w:rFonts w:hint="cs"/>
          <w:rtl/>
        </w:rPr>
        <w:t>ש</w:t>
      </w:r>
      <w:r w:rsidR="00A85AC8" w:rsidRPr="00E600D8">
        <w:rPr>
          <w:rtl/>
        </w:rPr>
        <w:t>:</w:t>
      </w:r>
    </w:p>
    <w:p w14:paraId="384ECDCB" w14:textId="4012507D" w:rsidR="006E0774" w:rsidRPr="00131640" w:rsidRDefault="006E0774" w:rsidP="00D11FB8">
      <w:pPr>
        <w:pStyle w:val="affffb"/>
        <w:rPr>
          <w:rtl/>
        </w:rPr>
      </w:pPr>
      <w:r w:rsidRPr="00196D6B">
        <w:rPr>
          <w:rStyle w:val="afffff3"/>
          <w:rFonts w:cs="BA TM • Vilna Extra-Bold"/>
          <w:b w:val="0"/>
          <w:bCs w:val="0"/>
          <w:rtl/>
        </w:rPr>
        <w:t>זו דברי ר"מ, אבל חכ"</w:t>
      </w:r>
      <w:r w:rsidRPr="00196D6B">
        <w:rPr>
          <w:rStyle w:val="afffff3"/>
          <w:rFonts w:cs="BA TM • Vilna Extra-Bold" w:hint="cs"/>
          <w:b w:val="0"/>
          <w:bCs w:val="0"/>
          <w:rtl/>
        </w:rPr>
        <w:t>א</w:t>
      </w:r>
      <w:r w:rsidRPr="00196D6B">
        <w:rPr>
          <w:rStyle w:val="afffff3"/>
          <w:rFonts w:cs="BA TM • Vilna Extra-Bold"/>
          <w:b w:val="0"/>
          <w:bCs w:val="0"/>
          <w:rtl/>
        </w:rPr>
        <w:t>:</w:t>
      </w:r>
      <w:r w:rsidRPr="00224C4C">
        <w:rPr>
          <w:rtl/>
        </w:rPr>
        <w:t xml:space="preserve"> כל ארצות בחזקת כשרות הם עומדות.</w:t>
      </w:r>
    </w:p>
    <w:p w14:paraId="4239BD16" w14:textId="21048ECA" w:rsidR="006E0774" w:rsidRPr="00131640" w:rsidRDefault="00782BD0" w:rsidP="00782BD0">
      <w:pPr>
        <w:jc w:val="center"/>
        <w:rPr>
          <w:rtl/>
        </w:rPr>
      </w:pPr>
      <w:r>
        <w:rPr>
          <w:rStyle w:val="afffff3"/>
          <w:rFonts w:hint="cs"/>
          <w:rtl/>
        </w:rPr>
        <w:t xml:space="preserve">אמימר התיר </w:t>
      </w:r>
      <w:r w:rsidR="00427502" w:rsidRPr="00427502">
        <w:rPr>
          <w:rStyle w:val="afffff3"/>
          <w:rFonts w:hint="cs"/>
          <w:rtl/>
        </w:rPr>
        <w:t>לרהב''נ</w:t>
      </w:r>
      <w:r w:rsidR="006E0774" w:rsidRPr="00224C4C">
        <w:rPr>
          <w:rFonts w:ascii="Fb Fontext" w:hAnsi="Fb Fontext"/>
          <w:rtl/>
        </w:rPr>
        <w:t xml:space="preserve"> </w:t>
      </w:r>
      <w:r w:rsidR="006E0774" w:rsidRPr="00224C4C">
        <w:rPr>
          <w:rFonts w:ascii="Fb Fontext" w:hAnsi="Fb Fontext" w:hint="cs"/>
          <w:rtl/>
        </w:rPr>
        <w:t xml:space="preserve">לישא אשה </w:t>
      </w:r>
      <w:r w:rsidR="006E0774" w:rsidRPr="00224C4C">
        <w:rPr>
          <w:rFonts w:ascii="Fb Fontext" w:hAnsi="Fb Fontext"/>
          <w:rtl/>
        </w:rPr>
        <w:t>מחוזייתא.</w:t>
      </w:r>
    </w:p>
    <w:p w14:paraId="2BD59E38" w14:textId="132CD06E" w:rsidR="00A85AC8" w:rsidRPr="00E600D8" w:rsidRDefault="00427502" w:rsidP="00427502">
      <w:pPr>
        <w:pStyle w:val="38"/>
        <w:framePr w:wrap="notBeside"/>
        <w:rPr>
          <w:rtl/>
        </w:rPr>
      </w:pPr>
      <w:r w:rsidRPr="00E600D8">
        <w:rPr>
          <w:rFonts w:hint="cs"/>
          <w:rtl/>
        </w:rPr>
        <w:t>א''ל ר''א</w:t>
      </w:r>
      <w:r w:rsidR="00A85AC8" w:rsidRPr="00E600D8">
        <w:rPr>
          <w:rtl/>
        </w:rPr>
        <w:t>:</w:t>
      </w:r>
    </w:p>
    <w:p w14:paraId="3C17D4C0" w14:textId="1FA5846A" w:rsidR="006E0774" w:rsidRPr="00131640" w:rsidRDefault="00D53E37" w:rsidP="006E0774">
      <w:pPr>
        <w:rPr>
          <w:rtl/>
        </w:rPr>
      </w:pPr>
      <w:r>
        <w:rPr>
          <w:rStyle w:val="afffff3"/>
          <w:rFonts w:hint="cs"/>
          <w:rtl/>
        </w:rPr>
        <w:t xml:space="preserve">אם התרת בגלל </w:t>
      </w:r>
      <w:r w:rsidR="006E0774" w:rsidRPr="000B34C1">
        <w:rPr>
          <w:rStyle w:val="afffff3"/>
          <w:rFonts w:hint="cs"/>
          <w:rtl/>
        </w:rPr>
        <w:t>ריא</w:t>
      </w:r>
      <w:r w:rsidR="006E0774" w:rsidRPr="000B34C1">
        <w:rPr>
          <w:rStyle w:val="afffff3"/>
          <w:rtl/>
        </w:rPr>
        <w:t>"</w:t>
      </w:r>
      <w:r w:rsidR="006E0774" w:rsidRPr="000B34C1">
        <w:rPr>
          <w:rStyle w:val="afffff3"/>
          <w:rFonts w:hint="cs"/>
          <w:rtl/>
        </w:rPr>
        <w:t>ש</w:t>
      </w:r>
      <w:r w:rsidR="000B34C1">
        <w:rPr>
          <w:rStyle w:val="afffff3"/>
          <w:rFonts w:hint="cs"/>
          <w:rtl/>
        </w:rPr>
        <w:t>:-</w:t>
      </w:r>
      <w:r w:rsidR="006E0774" w:rsidRPr="00224C4C">
        <w:rPr>
          <w:rFonts w:ascii="Fb Fontext" w:hAnsi="Fb Fontext" w:hint="cs"/>
          <w:rtl/>
        </w:rPr>
        <w:t xml:space="preserve"> </w:t>
      </w:r>
      <w:r w:rsidR="000B34C1" w:rsidRPr="000B34C1">
        <w:rPr>
          <w:rStyle w:val="afffff3"/>
          <w:rFonts w:hint="cs"/>
          <w:rtl/>
        </w:rPr>
        <w:t>ד</w:t>
      </w:r>
      <w:r w:rsidR="006E0774" w:rsidRPr="000B34C1">
        <w:rPr>
          <w:rStyle w:val="afffff3"/>
          <w:rtl/>
        </w:rPr>
        <w:t>חכ"א:</w:t>
      </w:r>
      <w:r w:rsidR="006E0774" w:rsidRPr="00224C4C">
        <w:rPr>
          <w:rFonts w:ascii="Fb Fontext" w:hAnsi="Fb Fontext"/>
          <w:rtl/>
        </w:rPr>
        <w:t xml:space="preserve"> כל ארצות בחזקת כשרות הן עומדות</w:t>
      </w:r>
    </w:p>
    <w:p w14:paraId="6995061E" w14:textId="69DD1567" w:rsidR="00A85AC8" w:rsidRPr="00E600D8" w:rsidRDefault="00E600D8" w:rsidP="00D11FB8">
      <w:pPr>
        <w:pStyle w:val="38"/>
        <w:framePr w:wrap="notBeside"/>
        <w:rPr>
          <w:rtl/>
        </w:rPr>
      </w:pPr>
      <w:r w:rsidRPr="00E600D8">
        <w:rPr>
          <w:rFonts w:hint="cs"/>
          <w:rtl/>
        </w:rPr>
        <w:t>-</w:t>
      </w:r>
    </w:p>
    <w:p w14:paraId="36096F79" w14:textId="298EE286" w:rsidR="009469D7" w:rsidRDefault="006E0774" w:rsidP="006E0774">
      <w:pPr>
        <w:rPr>
          <w:rFonts w:ascii="Fb Fontext" w:hAnsi="Fb Fontext"/>
          <w:rtl/>
        </w:rPr>
      </w:pPr>
      <w:r w:rsidRPr="00D53E37">
        <w:rPr>
          <w:rStyle w:val="afffff3"/>
          <w:rFonts w:hint="cs"/>
          <w:rtl/>
        </w:rPr>
        <w:t>ר</w:t>
      </w:r>
      <w:r w:rsidRPr="00D53E37">
        <w:rPr>
          <w:rStyle w:val="afffff3"/>
          <w:rtl/>
        </w:rPr>
        <w:t>"</w:t>
      </w:r>
      <w:r w:rsidRPr="00D53E37">
        <w:rPr>
          <w:rStyle w:val="afffff3"/>
          <w:rFonts w:hint="cs"/>
          <w:rtl/>
        </w:rPr>
        <w:t>כ ור</w:t>
      </w:r>
      <w:r w:rsidRPr="00D53E37">
        <w:rPr>
          <w:rStyle w:val="afffff3"/>
          <w:rtl/>
        </w:rPr>
        <w:t>"</w:t>
      </w:r>
      <w:r w:rsidRPr="00D53E37">
        <w:rPr>
          <w:rStyle w:val="afffff3"/>
          <w:rFonts w:hint="cs"/>
          <w:rtl/>
        </w:rPr>
        <w:t>פ ור</w:t>
      </w:r>
      <w:r w:rsidRPr="00D53E37">
        <w:rPr>
          <w:rStyle w:val="afffff3"/>
          <w:rtl/>
        </w:rPr>
        <w:t>"</w:t>
      </w:r>
      <w:r w:rsidRPr="00D53E37">
        <w:rPr>
          <w:rStyle w:val="afffff3"/>
          <w:rFonts w:hint="cs"/>
          <w:rtl/>
        </w:rPr>
        <w:t>ז לא מתני הכי</w:t>
      </w:r>
      <w:r w:rsidR="00D53E37">
        <w:rPr>
          <w:rStyle w:val="afffff3"/>
          <w:rFonts w:hint="cs"/>
          <w:rtl/>
        </w:rPr>
        <w:t>,</w:t>
      </w:r>
    </w:p>
    <w:p w14:paraId="4072DA79" w14:textId="77777777" w:rsidR="00A85AC8" w:rsidRPr="00E600D8" w:rsidRDefault="00D11FB8" w:rsidP="00D11FB8">
      <w:pPr>
        <w:pStyle w:val="38"/>
        <w:framePr w:wrap="notBeside"/>
        <w:rPr>
          <w:rtl/>
        </w:rPr>
      </w:pPr>
      <w:r w:rsidRPr="00E600D8">
        <w:rPr>
          <w:rFonts w:hint="cs"/>
          <w:rtl/>
        </w:rPr>
        <w:t>ואמימר</w:t>
      </w:r>
      <w:r w:rsidR="00A85AC8" w:rsidRPr="00E600D8">
        <w:rPr>
          <w:rtl/>
        </w:rPr>
        <w:t>:</w:t>
      </w:r>
    </w:p>
    <w:p w14:paraId="4D753A6F" w14:textId="77777777" w:rsidR="00105743" w:rsidRDefault="006E0774" w:rsidP="006E0774">
      <w:pPr>
        <w:rPr>
          <w:rtl/>
        </w:rPr>
      </w:pPr>
      <w:r w:rsidRPr="00224C4C">
        <w:rPr>
          <w:rFonts w:ascii="Fb Fontext" w:hAnsi="Fb Fontext" w:hint="cs"/>
          <w:rtl/>
        </w:rPr>
        <w:t>לא קיבל ממנו</w:t>
      </w:r>
      <w:r w:rsidR="00D11FB8">
        <w:rPr>
          <w:rFonts w:ascii="Fb Fontext" w:hAnsi="Fb Fontext" w:hint="cs"/>
          <w:rtl/>
        </w:rPr>
        <w:t>,</w:t>
      </w:r>
      <w:r w:rsidRPr="00224C4C">
        <w:rPr>
          <w:rFonts w:ascii="Fb Fontext" w:hAnsi="Fb Fontext" w:hint="cs"/>
          <w:rtl/>
        </w:rPr>
        <w:t xml:space="preserve"> משום ש</w:t>
      </w:r>
      <w:r w:rsidR="00D11FB8">
        <w:rPr>
          <w:rFonts w:ascii="Fb Fontext" w:hAnsi="Fb Fontext" w:hint="cs"/>
          <w:rtl/>
        </w:rPr>
        <w:t xml:space="preserve">כך </w:t>
      </w:r>
      <w:r w:rsidRPr="00224C4C">
        <w:rPr>
          <w:rFonts w:ascii="Fb Fontext" w:hAnsi="Fb Fontext" w:hint="cs"/>
          <w:rtl/>
        </w:rPr>
        <w:t xml:space="preserve">שמע </w:t>
      </w:r>
      <w:r w:rsidRPr="00D53E37">
        <w:rPr>
          <w:rStyle w:val="afffff3"/>
          <w:rFonts w:hint="cs"/>
          <w:rtl/>
        </w:rPr>
        <w:t>מר</w:t>
      </w:r>
      <w:r w:rsidRPr="00D53E37">
        <w:rPr>
          <w:rStyle w:val="afffff3"/>
          <w:rtl/>
        </w:rPr>
        <w:t>"</w:t>
      </w:r>
      <w:r w:rsidRPr="00D53E37">
        <w:rPr>
          <w:rStyle w:val="afffff3"/>
          <w:rFonts w:hint="cs"/>
          <w:rtl/>
        </w:rPr>
        <w:t xml:space="preserve">ז </w:t>
      </w:r>
      <w:r w:rsidRPr="00D53E37">
        <w:rPr>
          <w:rStyle w:val="afffff3"/>
          <w:rtl/>
        </w:rPr>
        <w:t>דנהרדעא.</w:t>
      </w:r>
    </w:p>
    <w:p w14:paraId="2DECE16E" w14:textId="759AC49A" w:rsidR="007309FA" w:rsidRPr="00131640" w:rsidRDefault="007309FA" w:rsidP="007309FA">
      <w:pPr>
        <w:pStyle w:val="affffb"/>
        <w:rPr>
          <w:rtl/>
        </w:rPr>
      </w:pPr>
      <w:r w:rsidRPr="007309FA">
        <w:rPr>
          <w:rtl/>
        </w:rPr>
        <w:t>***</w:t>
      </w:r>
    </w:p>
    <w:p w14:paraId="19959E8A" w14:textId="22335841" w:rsidR="00A85AC8" w:rsidRPr="00E600D8" w:rsidRDefault="006E0774" w:rsidP="00E96D8B">
      <w:pPr>
        <w:pStyle w:val="38"/>
        <w:framePr w:wrap="notBeside"/>
        <w:rPr>
          <w:rtl/>
        </w:rPr>
      </w:pPr>
      <w:r w:rsidRPr="00E600D8">
        <w:rPr>
          <w:rtl/>
        </w:rPr>
        <w:t>ת"ר</w:t>
      </w:r>
      <w:r w:rsidR="00A85AC8" w:rsidRPr="00E600D8">
        <w:rPr>
          <w:rtl/>
        </w:rPr>
        <w:t>:</w:t>
      </w:r>
    </w:p>
    <w:p w14:paraId="00AAA6B6" w14:textId="2E554DC7" w:rsidR="009469D7" w:rsidRDefault="006E0774" w:rsidP="00E96D8B">
      <w:pPr>
        <w:pStyle w:val="affffb"/>
        <w:rPr>
          <w:rtl/>
        </w:rPr>
      </w:pPr>
      <w:r w:rsidRPr="00210DF6">
        <w:rPr>
          <w:rtl/>
        </w:rPr>
        <w:t>ממזירי ונתיני</w:t>
      </w:r>
    </w:p>
    <w:p w14:paraId="16566DC8" w14:textId="1C7CF408" w:rsidR="006E0774" w:rsidRPr="00131640" w:rsidRDefault="00E96D8B" w:rsidP="006E0774">
      <w:pPr>
        <w:rPr>
          <w:rtl/>
        </w:rPr>
      </w:pPr>
      <w:r w:rsidRPr="00E96D8B">
        <w:rPr>
          <w:rStyle w:val="afffff3"/>
          <w:rFonts w:hint="cs"/>
          <w:rtl/>
        </w:rPr>
        <w:t>רבי יוסי</w:t>
      </w:r>
      <w:r w:rsidR="006E0774" w:rsidRPr="00210DF6">
        <w:rPr>
          <w:rFonts w:ascii="Fb Fontext" w:hAnsi="Fb Fontext" w:cs="BA TM • Vilna Extra-Bold"/>
          <w:sz w:val="32"/>
          <w:rtl/>
        </w:rPr>
        <w:t>- טהורים לעתיד לבא</w:t>
      </w:r>
      <w:r w:rsidR="006E0774" w:rsidRPr="00224C4C">
        <w:rPr>
          <w:rFonts w:ascii="Fb Fontext" w:hAnsi="Fb Fontext"/>
          <w:sz w:val="32"/>
          <w:rtl/>
        </w:rPr>
        <w:t xml:space="preserve"> </w:t>
      </w:r>
      <w:r>
        <w:rPr>
          <w:rStyle w:val="afffff3"/>
          <w:rtl/>
        </w:rPr>
        <w:tab/>
      </w:r>
      <w:r>
        <w:rPr>
          <w:rStyle w:val="afffff3"/>
          <w:rtl/>
        </w:rPr>
        <w:tab/>
      </w:r>
      <w:r w:rsidR="006E0774" w:rsidRPr="00E96D8B">
        <w:rPr>
          <w:rStyle w:val="afffff3"/>
          <w:rtl/>
        </w:rPr>
        <w:t>ר</w:t>
      </w:r>
      <w:r>
        <w:rPr>
          <w:rStyle w:val="afffff3"/>
          <w:rFonts w:hint="cs"/>
          <w:rtl/>
        </w:rPr>
        <w:t>"מ</w:t>
      </w:r>
      <w:r w:rsidR="006E0774" w:rsidRPr="00E96D8B">
        <w:rPr>
          <w:rStyle w:val="afffff3"/>
          <w:rtl/>
        </w:rPr>
        <w:t>:</w:t>
      </w:r>
      <w:r w:rsidR="006E0774" w:rsidRPr="00224C4C">
        <w:rPr>
          <w:rFonts w:ascii="Fb Fontext" w:hAnsi="Fb Fontext"/>
          <w:sz w:val="32"/>
          <w:rtl/>
        </w:rPr>
        <w:t xml:space="preserve"> אין טהורים.</w:t>
      </w:r>
    </w:p>
    <w:p w14:paraId="56E6C4FC" w14:textId="77777777" w:rsidR="00A85AC8" w:rsidRPr="00E600D8" w:rsidRDefault="00E96D8B" w:rsidP="00E96D8B">
      <w:pPr>
        <w:pStyle w:val="38"/>
        <w:framePr w:wrap="notBeside"/>
        <w:rPr>
          <w:rtl/>
        </w:rPr>
      </w:pPr>
      <w:r w:rsidRPr="00E600D8">
        <w:rPr>
          <w:rFonts w:hint="cs"/>
          <w:rtl/>
        </w:rPr>
        <w:t>א''ל</w:t>
      </w:r>
      <w:r w:rsidR="006E0774" w:rsidRPr="00E600D8">
        <w:rPr>
          <w:rtl/>
        </w:rPr>
        <w:t xml:space="preserve"> ר' יוסי</w:t>
      </w:r>
      <w:r w:rsidR="00A85AC8" w:rsidRPr="00E600D8">
        <w:rPr>
          <w:rtl/>
        </w:rPr>
        <w:t>:</w:t>
      </w:r>
    </w:p>
    <w:p w14:paraId="0CBE53BF" w14:textId="4FE6736C" w:rsidR="006E0774" w:rsidRPr="00131640" w:rsidRDefault="006E0774" w:rsidP="006E0774">
      <w:pPr>
        <w:rPr>
          <w:rtl/>
        </w:rPr>
      </w:pPr>
      <w:r w:rsidRPr="00081FA4">
        <w:rPr>
          <w:rStyle w:val="afffff3"/>
          <w:rtl/>
        </w:rPr>
        <w:t>והלא כבר נאמר:</w:t>
      </w:r>
      <w:r w:rsidRPr="00224C4C">
        <w:rPr>
          <w:rFonts w:ascii="Fb Fontext" w:hAnsi="Fb Fontext"/>
          <w:rtl/>
        </w:rPr>
        <w:t xml:space="preserve"> </w:t>
      </w:r>
      <w:r w:rsidRPr="00224C4C">
        <w:rPr>
          <w:rStyle w:val="affffa"/>
          <w:rFonts w:hint="cs"/>
          <w:rtl/>
        </w:rPr>
        <w:t>'</w:t>
      </w:r>
      <w:r w:rsidRPr="00224C4C">
        <w:rPr>
          <w:rStyle w:val="affffa"/>
          <w:rtl/>
        </w:rPr>
        <w:t>וזרקתי עליכם מים טהורים וטהרתם</w:t>
      </w:r>
      <w:r w:rsidRPr="00224C4C">
        <w:rPr>
          <w:rStyle w:val="affffa"/>
          <w:rFonts w:hint="cs"/>
          <w:rtl/>
        </w:rPr>
        <w:t>'</w:t>
      </w:r>
      <w:r w:rsidRPr="00224C4C">
        <w:rPr>
          <w:rFonts w:ascii="Fb Fontext" w:hAnsi="Fb Fontext"/>
          <w:rtl/>
        </w:rPr>
        <w:t>!</w:t>
      </w:r>
    </w:p>
    <w:p w14:paraId="6F623077" w14:textId="5A580350" w:rsidR="00A85AC8" w:rsidRPr="00E600D8" w:rsidRDefault="006E0774" w:rsidP="00E96D8B">
      <w:pPr>
        <w:pStyle w:val="38"/>
        <w:framePr w:wrap="notBeside"/>
        <w:rPr>
          <w:rtl/>
        </w:rPr>
      </w:pPr>
      <w:r w:rsidRPr="00E600D8">
        <w:rPr>
          <w:rFonts w:hint="cs"/>
          <w:rtl/>
        </w:rPr>
        <w:t>א</w:t>
      </w:r>
      <w:r w:rsidRPr="00E600D8">
        <w:rPr>
          <w:rtl/>
        </w:rPr>
        <w:t>"</w:t>
      </w:r>
      <w:r w:rsidRPr="00E600D8">
        <w:rPr>
          <w:rFonts w:hint="cs"/>
          <w:rtl/>
        </w:rPr>
        <w:t>ל</w:t>
      </w:r>
      <w:r w:rsidRPr="00E600D8">
        <w:rPr>
          <w:rtl/>
        </w:rPr>
        <w:t xml:space="preserve"> </w:t>
      </w:r>
      <w:r w:rsidRPr="00E600D8">
        <w:rPr>
          <w:rFonts w:hint="cs"/>
          <w:rtl/>
        </w:rPr>
        <w:t>ר</w:t>
      </w:r>
      <w:r w:rsidRPr="00E600D8">
        <w:rPr>
          <w:rtl/>
        </w:rPr>
        <w:t>"</w:t>
      </w:r>
      <w:r w:rsidRPr="00E600D8">
        <w:rPr>
          <w:rFonts w:hint="cs"/>
          <w:rtl/>
        </w:rPr>
        <w:t>מ</w:t>
      </w:r>
      <w:r w:rsidR="00A85AC8" w:rsidRPr="00E600D8">
        <w:rPr>
          <w:rtl/>
        </w:rPr>
        <w:t>:</w:t>
      </w:r>
    </w:p>
    <w:p w14:paraId="7C9F81CD" w14:textId="56C8C609" w:rsidR="006E0774" w:rsidRPr="00131640" w:rsidRDefault="006E0774" w:rsidP="006E0774">
      <w:pPr>
        <w:rPr>
          <w:rtl/>
        </w:rPr>
      </w:pPr>
      <w:r w:rsidRPr="00081FA4">
        <w:rPr>
          <w:rStyle w:val="afffff3"/>
          <w:rtl/>
        </w:rPr>
        <w:t>כ</w:t>
      </w:r>
      <w:r w:rsidR="00E96D8B" w:rsidRPr="00081FA4">
        <w:rPr>
          <w:rStyle w:val="afffff3"/>
          <w:rFonts w:hint="cs"/>
          <w:rtl/>
        </w:rPr>
        <w:t>ש</w:t>
      </w:r>
      <w:r w:rsidRPr="00081FA4">
        <w:rPr>
          <w:rStyle w:val="afffff3"/>
          <w:rtl/>
        </w:rPr>
        <w:t>אומר</w:t>
      </w:r>
      <w:r w:rsidRPr="00224C4C">
        <w:rPr>
          <w:rFonts w:ascii="Fb Fontext" w:hAnsi="Fb Fontext"/>
          <w:rtl/>
        </w:rPr>
        <w:t xml:space="preserve"> </w:t>
      </w:r>
      <w:r w:rsidRPr="00E96D8B">
        <w:rPr>
          <w:rStyle w:val="affffa"/>
          <w:rtl/>
        </w:rPr>
        <w:t>מכל טומאותיכם ומכל גלוליכם</w:t>
      </w:r>
      <w:r w:rsidRPr="00224C4C">
        <w:rPr>
          <w:rFonts w:ascii="Fb Fontext" w:hAnsi="Fb Fontext"/>
          <w:rtl/>
        </w:rPr>
        <w:t xml:space="preserve"> - ולא מן הממזרות.</w:t>
      </w:r>
    </w:p>
    <w:p w14:paraId="19567B18" w14:textId="49F14117" w:rsidR="00A85AC8" w:rsidRPr="00E600D8" w:rsidRDefault="006E0774" w:rsidP="00E96D8B">
      <w:pPr>
        <w:pStyle w:val="38"/>
        <w:framePr w:wrap="notBeside"/>
        <w:rPr>
          <w:rtl/>
        </w:rPr>
      </w:pPr>
      <w:r w:rsidRPr="00E600D8">
        <w:rPr>
          <w:rFonts w:hint="cs"/>
          <w:rtl/>
        </w:rPr>
        <w:t>א</w:t>
      </w:r>
      <w:r w:rsidRPr="00E600D8">
        <w:rPr>
          <w:rtl/>
        </w:rPr>
        <w:t>"</w:t>
      </w:r>
      <w:r w:rsidRPr="00E600D8">
        <w:rPr>
          <w:rFonts w:hint="cs"/>
          <w:rtl/>
        </w:rPr>
        <w:t>ל</w:t>
      </w:r>
      <w:r w:rsidRPr="00E600D8">
        <w:rPr>
          <w:rtl/>
        </w:rPr>
        <w:t xml:space="preserve"> ר' יוסי</w:t>
      </w:r>
      <w:r w:rsidR="00A85AC8" w:rsidRPr="00E600D8">
        <w:rPr>
          <w:rtl/>
        </w:rPr>
        <w:t>:</w:t>
      </w:r>
    </w:p>
    <w:p w14:paraId="0E439740" w14:textId="6B28DA95" w:rsidR="006E0774" w:rsidRPr="00131640" w:rsidRDefault="006E0774" w:rsidP="006E0774">
      <w:pPr>
        <w:rPr>
          <w:rtl/>
        </w:rPr>
      </w:pPr>
      <w:r w:rsidRPr="00081FA4">
        <w:rPr>
          <w:rStyle w:val="afffff3"/>
          <w:rtl/>
        </w:rPr>
        <w:t>כשאומר</w:t>
      </w:r>
      <w:r w:rsidRPr="00224C4C">
        <w:rPr>
          <w:rFonts w:ascii="Fb Fontext" w:hAnsi="Fb Fontext"/>
          <w:rtl/>
        </w:rPr>
        <w:t xml:space="preserve"> </w:t>
      </w:r>
      <w:r w:rsidRPr="00081FA4">
        <w:rPr>
          <w:rStyle w:val="affffa"/>
          <w:rtl/>
        </w:rPr>
        <w:t>אטהר אתכם,</w:t>
      </w:r>
      <w:r w:rsidRPr="00224C4C">
        <w:rPr>
          <w:rFonts w:ascii="Fb Fontext" w:hAnsi="Fb Fontext"/>
          <w:rtl/>
        </w:rPr>
        <w:t xml:space="preserve"> </w:t>
      </w:r>
      <w:r w:rsidRPr="00081FA4">
        <w:rPr>
          <w:rStyle w:val="afffff3"/>
          <w:rtl/>
        </w:rPr>
        <w:t xml:space="preserve">הוי אומר: </w:t>
      </w:r>
      <w:r w:rsidRPr="00224C4C">
        <w:rPr>
          <w:rFonts w:ascii="Fb Fontext" w:hAnsi="Fb Fontext"/>
          <w:rtl/>
        </w:rPr>
        <w:t>אף מן הממזרות.</w:t>
      </w:r>
    </w:p>
    <w:p w14:paraId="2E324BF2" w14:textId="044C84E0" w:rsidR="00A85AC8" w:rsidRPr="00E600D8" w:rsidRDefault="006E0774" w:rsidP="00E96D8B">
      <w:pPr>
        <w:pStyle w:val="38"/>
        <w:framePr w:wrap="notBeside"/>
        <w:rPr>
          <w:rtl/>
        </w:rPr>
      </w:pPr>
      <w:r w:rsidRPr="00E600D8">
        <w:rPr>
          <w:rFonts w:hint="cs"/>
          <w:rtl/>
        </w:rPr>
        <w:t>ל</w:t>
      </w:r>
      <w:r w:rsidRPr="00E600D8">
        <w:rPr>
          <w:rtl/>
        </w:rPr>
        <w:t>ר</w:t>
      </w:r>
      <w:r w:rsidRPr="00E600D8">
        <w:rPr>
          <w:rFonts w:hint="cs"/>
          <w:rtl/>
        </w:rPr>
        <w:t>"מ</w:t>
      </w:r>
      <w:r w:rsidR="00A85AC8" w:rsidRPr="00E600D8">
        <w:rPr>
          <w:rFonts w:hint="cs"/>
          <w:rtl/>
        </w:rPr>
        <w:t>:</w:t>
      </w:r>
    </w:p>
    <w:p w14:paraId="520E3CCE" w14:textId="216EAEBD" w:rsidR="006E0774" w:rsidRPr="00131640" w:rsidRDefault="006E0774" w:rsidP="006E0774">
      <w:pPr>
        <w:rPr>
          <w:rtl/>
        </w:rPr>
      </w:pPr>
      <w:r w:rsidRPr="00060780">
        <w:rPr>
          <w:rStyle w:val="afffff3"/>
          <w:rtl/>
        </w:rPr>
        <w:t>היינו</w:t>
      </w:r>
      <w:r w:rsidR="00060780">
        <w:rPr>
          <w:rStyle w:val="afffff3"/>
          <w:rFonts w:hint="cs"/>
          <w:rtl/>
        </w:rPr>
        <w:t>:</w:t>
      </w:r>
      <w:r w:rsidRPr="00224C4C">
        <w:rPr>
          <w:rFonts w:ascii="Fb Fontext" w:hAnsi="Fb Fontext"/>
          <w:rtl/>
        </w:rPr>
        <w:t xml:space="preserve"> ד</w:t>
      </w:r>
      <w:r w:rsidRPr="00224C4C">
        <w:rPr>
          <w:rStyle w:val="affffa"/>
          <w:rFonts w:hint="cs"/>
          <w:rtl/>
        </w:rPr>
        <w:t>'</w:t>
      </w:r>
      <w:r w:rsidRPr="00224C4C">
        <w:rPr>
          <w:rStyle w:val="affffa"/>
          <w:rtl/>
        </w:rPr>
        <w:t>וישב ממזר באשדוד</w:t>
      </w:r>
      <w:r w:rsidRPr="00224C4C">
        <w:rPr>
          <w:rStyle w:val="affffa"/>
          <w:rFonts w:hint="cs"/>
          <w:rtl/>
        </w:rPr>
        <w:t>'</w:t>
      </w:r>
      <w:r w:rsidRPr="00224C4C">
        <w:rPr>
          <w:rStyle w:val="affffa"/>
          <w:rtl/>
        </w:rPr>
        <w:t>,</w:t>
      </w:r>
    </w:p>
    <w:p w14:paraId="61FAFF21" w14:textId="3462006F" w:rsidR="00A85AC8" w:rsidRPr="00E600D8" w:rsidRDefault="006E0774" w:rsidP="00E96D8B">
      <w:pPr>
        <w:pStyle w:val="38"/>
        <w:framePr w:wrap="notBeside"/>
        <w:rPr>
          <w:rtl/>
        </w:rPr>
      </w:pPr>
      <w:r w:rsidRPr="00E600D8">
        <w:rPr>
          <w:rtl/>
        </w:rPr>
        <w:t>לר' יוסי</w:t>
      </w:r>
      <w:r w:rsidR="00A85AC8" w:rsidRPr="00E600D8">
        <w:rPr>
          <w:rFonts w:hint="cs"/>
          <w:rtl/>
        </w:rPr>
        <w:t>:</w:t>
      </w:r>
    </w:p>
    <w:p w14:paraId="073F7A6A" w14:textId="68E2DB11" w:rsidR="006E0774" w:rsidRPr="00131640" w:rsidRDefault="006E0774" w:rsidP="006E0774">
      <w:pPr>
        <w:rPr>
          <w:rtl/>
        </w:rPr>
      </w:pPr>
      <w:r w:rsidRPr="00060780">
        <w:rPr>
          <w:rStyle w:val="afffff3"/>
          <w:rtl/>
        </w:rPr>
        <w:t>כדמתרגם רב יוסף:</w:t>
      </w:r>
      <w:r w:rsidRPr="00224C4C">
        <w:rPr>
          <w:rFonts w:ascii="Fb Fontext" w:hAnsi="Fb Fontext"/>
          <w:rtl/>
        </w:rPr>
        <w:t xml:space="preserve"> </w:t>
      </w:r>
      <w:r w:rsidRPr="00224C4C">
        <w:rPr>
          <w:rFonts w:ascii="Fb Fontext" w:hAnsi="Fb Fontext" w:hint="cs"/>
          <w:rtl/>
        </w:rPr>
        <w:t>שישבו ישראל בארץ שדמ</w:t>
      </w:r>
      <w:r w:rsidR="00A52359">
        <w:rPr>
          <w:rFonts w:ascii="Fb Fontext" w:hAnsi="Fb Fontext" w:hint="cs"/>
          <w:rtl/>
        </w:rPr>
        <w:t>ו</w:t>
      </w:r>
      <w:r w:rsidRPr="00224C4C">
        <w:rPr>
          <w:rFonts w:ascii="Fb Fontext" w:hAnsi="Fb Fontext" w:hint="cs"/>
          <w:rtl/>
        </w:rPr>
        <w:t xml:space="preserve"> בה לנכרים</w:t>
      </w:r>
      <w:r w:rsidR="00A52359">
        <w:rPr>
          <w:rFonts w:ascii="Fb Fontext" w:hAnsi="Fb Fontext" w:hint="cs"/>
          <w:rtl/>
        </w:rPr>
        <w:t>,</w:t>
      </w:r>
    </w:p>
    <w:p w14:paraId="181C85C8" w14:textId="503A27E5" w:rsidR="00A85AC8" w:rsidRPr="00E600D8" w:rsidRDefault="006E0774" w:rsidP="00E96D8B">
      <w:pPr>
        <w:pStyle w:val="38"/>
        <w:framePr w:wrap="notBeside"/>
        <w:rPr>
          <w:rtl/>
        </w:rPr>
      </w:pPr>
      <w:r w:rsidRPr="00E600D8">
        <w:rPr>
          <w:rtl/>
        </w:rPr>
        <w:t>ר</w:t>
      </w:r>
      <w:r w:rsidRPr="00E600D8">
        <w:rPr>
          <w:rFonts w:hint="cs"/>
          <w:rtl/>
        </w:rPr>
        <w:t>יא</w:t>
      </w:r>
      <w:r w:rsidRPr="00E600D8">
        <w:rPr>
          <w:rtl/>
        </w:rPr>
        <w:t>"</w:t>
      </w:r>
      <w:r w:rsidRPr="00E600D8">
        <w:rPr>
          <w:rFonts w:hint="cs"/>
          <w:rtl/>
        </w:rPr>
        <w:t>ש</w:t>
      </w:r>
      <w:r w:rsidR="00A85AC8" w:rsidRPr="00E600D8">
        <w:rPr>
          <w:rtl/>
        </w:rPr>
        <w:t>:</w:t>
      </w:r>
    </w:p>
    <w:p w14:paraId="2947E43D" w14:textId="2F09700E" w:rsidR="006E0774" w:rsidRPr="00131640" w:rsidRDefault="006E0774" w:rsidP="006E0774">
      <w:pPr>
        <w:rPr>
          <w:rtl/>
        </w:rPr>
      </w:pPr>
      <w:r w:rsidRPr="00224C4C">
        <w:rPr>
          <w:rFonts w:ascii="Fb Fontext" w:hAnsi="Fb Fontext"/>
          <w:rtl/>
        </w:rPr>
        <w:t>הלכה כרבי יוסי.</w:t>
      </w:r>
    </w:p>
    <w:p w14:paraId="4EFB6AA5" w14:textId="01C3FA0C" w:rsidR="00A85AC8" w:rsidRPr="00E600D8" w:rsidRDefault="006E0774" w:rsidP="00E96D8B">
      <w:pPr>
        <w:pStyle w:val="38"/>
        <w:framePr w:wrap="notBeside"/>
        <w:rPr>
          <w:rtl/>
        </w:rPr>
      </w:pPr>
      <w:r w:rsidRPr="00E600D8">
        <w:rPr>
          <w:rtl/>
        </w:rPr>
        <w:t>רב יוסף</w:t>
      </w:r>
      <w:r w:rsidR="00A85AC8" w:rsidRPr="00E600D8">
        <w:rPr>
          <w:rtl/>
        </w:rPr>
        <w:t>:</w:t>
      </w:r>
    </w:p>
    <w:p w14:paraId="460BC6AF" w14:textId="1066B35B" w:rsidR="006E0774" w:rsidRDefault="006E0774" w:rsidP="006E0774">
      <w:pPr>
        <w:rPr>
          <w:rtl/>
        </w:rPr>
      </w:pPr>
      <w:r w:rsidRPr="00A72911">
        <w:rPr>
          <w:rStyle w:val="afffff3"/>
          <w:rtl/>
        </w:rPr>
        <w:t xml:space="preserve">אי לאו </w:t>
      </w:r>
      <w:r w:rsidRPr="00A72911">
        <w:rPr>
          <w:rStyle w:val="afffff3"/>
          <w:rFonts w:hint="cs"/>
          <w:rtl/>
        </w:rPr>
        <w:t>ריא</w:t>
      </w:r>
      <w:r w:rsidRPr="00A72911">
        <w:rPr>
          <w:rStyle w:val="afffff3"/>
          <w:rtl/>
        </w:rPr>
        <w:t>"</w:t>
      </w:r>
      <w:r w:rsidRPr="00A72911">
        <w:rPr>
          <w:rStyle w:val="afffff3"/>
          <w:rFonts w:hint="cs"/>
          <w:rtl/>
        </w:rPr>
        <w:t>ש</w:t>
      </w:r>
      <w:r w:rsidRPr="00224C4C">
        <w:rPr>
          <w:rFonts w:ascii="Fb Fontext" w:hAnsi="Fb Fontext" w:hint="cs"/>
          <w:rtl/>
        </w:rPr>
        <w:t xml:space="preserve"> </w:t>
      </w:r>
      <w:r w:rsidR="00A72911">
        <w:rPr>
          <w:rFonts w:ascii="Fb Fontext" w:hAnsi="Fb Fontext" w:hint="cs"/>
          <w:rtl/>
        </w:rPr>
        <w:t>ש</w:t>
      </w:r>
      <w:r w:rsidRPr="00224C4C">
        <w:rPr>
          <w:rFonts w:ascii="Fb Fontext" w:hAnsi="Fb Fontext"/>
          <w:rtl/>
        </w:rPr>
        <w:t>הלכה כרבי יוסי, אליהו</w:t>
      </w:r>
      <w:r w:rsidR="00A52359">
        <w:rPr>
          <w:rFonts w:ascii="Fb Fontext" w:hAnsi="Fb Fontext" w:hint="cs"/>
          <w:rtl/>
        </w:rPr>
        <w:t xml:space="preserve"> היה</w:t>
      </w:r>
      <w:r w:rsidRPr="00224C4C">
        <w:rPr>
          <w:rFonts w:ascii="Fb Fontext" w:hAnsi="Fb Fontext"/>
          <w:rtl/>
        </w:rPr>
        <w:t xml:space="preserve"> </w:t>
      </w:r>
      <w:r w:rsidR="00A72911">
        <w:rPr>
          <w:rFonts w:ascii="Fb Fontext" w:hAnsi="Fb Fontext" w:hint="cs"/>
          <w:rtl/>
        </w:rPr>
        <w:t>מוציא</w:t>
      </w:r>
      <w:r w:rsidRPr="00224C4C">
        <w:rPr>
          <w:rFonts w:ascii="Fb Fontext" w:hAnsi="Fb Fontext"/>
          <w:rtl/>
        </w:rPr>
        <w:t xml:space="preserve"> </w:t>
      </w:r>
      <w:r w:rsidRPr="00224C4C">
        <w:rPr>
          <w:rFonts w:ascii="Fb Fontext" w:hAnsi="Fb Fontext" w:hint="cs"/>
          <w:rtl/>
        </w:rPr>
        <w:t xml:space="preserve">חבורות חבורות </w:t>
      </w:r>
      <w:r w:rsidR="00A72911">
        <w:rPr>
          <w:rFonts w:ascii="Fb Fontext" w:hAnsi="Fb Fontext" w:hint="cs"/>
          <w:rtl/>
        </w:rPr>
        <w:t>ממזרין</w:t>
      </w:r>
      <w:r w:rsidRPr="00224C4C">
        <w:rPr>
          <w:rFonts w:ascii="Fb Fontext" w:hAnsi="Fb Fontext"/>
          <w:rtl/>
        </w:rPr>
        <w:t>.</w:t>
      </w:r>
    </w:p>
    <w:p w14:paraId="1A34B9B9" w14:textId="1B86564B" w:rsidR="007309FA" w:rsidRPr="00131640" w:rsidRDefault="007309FA" w:rsidP="007309FA">
      <w:pPr>
        <w:pStyle w:val="affffb"/>
        <w:rPr>
          <w:rtl/>
        </w:rPr>
      </w:pPr>
      <w:r w:rsidRPr="007309FA">
        <w:rPr>
          <w:rtl/>
        </w:rPr>
        <w:t>***</w:t>
      </w:r>
    </w:p>
    <w:p w14:paraId="4CD20F33" w14:textId="77777777" w:rsidR="006E0774" w:rsidRPr="00131640" w:rsidRDefault="006E0774" w:rsidP="0010529F">
      <w:pPr>
        <w:pStyle w:val="afff0"/>
        <w:framePr w:wrap="around"/>
        <w:rPr>
          <w:rtl/>
        </w:rPr>
      </w:pPr>
      <w:r w:rsidRPr="00224C4C">
        <w:rPr>
          <w:rFonts w:hint="cs"/>
          <w:rtl/>
        </w:rPr>
        <w:t>עג.</w:t>
      </w:r>
    </w:p>
    <w:p w14:paraId="319DF963" w14:textId="0A641EE5" w:rsidR="006E0774" w:rsidRPr="00131640" w:rsidRDefault="001F1EC0" w:rsidP="001F1EC0">
      <w:pPr>
        <w:pStyle w:val="affffb"/>
        <w:rPr>
          <w:rtl/>
        </w:rPr>
      </w:pPr>
      <w:r>
        <w:rPr>
          <w:rFonts w:hint="cs"/>
          <w:rtl/>
        </w:rPr>
        <w:t>אם גר נושא ממזרת</w:t>
      </w:r>
    </w:p>
    <w:p w14:paraId="13C1041F" w14:textId="2E26D725" w:rsidR="00A85AC8" w:rsidRPr="00E600D8" w:rsidRDefault="006E0774" w:rsidP="007D04A8">
      <w:pPr>
        <w:pStyle w:val="38"/>
        <w:framePr w:wrap="notBeside"/>
        <w:rPr>
          <w:rtl/>
        </w:rPr>
      </w:pPr>
      <w:r w:rsidRPr="00E600D8">
        <w:rPr>
          <w:rtl/>
        </w:rPr>
        <w:t>ת"ר</w:t>
      </w:r>
      <w:r w:rsidR="00A85AC8" w:rsidRPr="00E600D8">
        <w:rPr>
          <w:rtl/>
        </w:rPr>
        <w:t>:</w:t>
      </w:r>
    </w:p>
    <w:p w14:paraId="147506FC" w14:textId="22A4B3B8" w:rsidR="006E0774" w:rsidRPr="00131640" w:rsidRDefault="006E0774" w:rsidP="006E0774">
      <w:pPr>
        <w:rPr>
          <w:rtl/>
        </w:rPr>
      </w:pPr>
      <w:r w:rsidRPr="007D04A8">
        <w:rPr>
          <w:rStyle w:val="afffff3"/>
          <w:rFonts w:hint="cs"/>
          <w:rtl/>
        </w:rPr>
        <w:t>לרבי יוסי</w:t>
      </w:r>
      <w:r w:rsidR="008C3066" w:rsidRPr="008C3066">
        <w:rPr>
          <w:rStyle w:val="afffff3"/>
          <w:rFonts w:hint="cs"/>
          <w:rtl/>
        </w:rPr>
        <w:t>:</w:t>
      </w:r>
      <w:r w:rsidRPr="00210DF6">
        <w:rPr>
          <w:rFonts w:ascii="Fb Fontext" w:hAnsi="Fb Fontext" w:cs="BA TM • Vilna Extra-Bold" w:hint="cs"/>
          <w:sz w:val="32"/>
          <w:rtl/>
        </w:rPr>
        <w:t xml:space="preserve">  </w:t>
      </w:r>
      <w:r w:rsidRPr="00210DF6">
        <w:rPr>
          <w:rFonts w:ascii="Fb Fontext" w:hAnsi="Fb Fontext" w:cs="BA TM • Vilna Extra-Bold"/>
          <w:sz w:val="32"/>
          <w:rtl/>
        </w:rPr>
        <w:t>גר נושא ממזרת,</w:t>
      </w:r>
      <w:r w:rsidRPr="00224C4C">
        <w:rPr>
          <w:rFonts w:ascii="Fb Fontext" w:hAnsi="Fb Fontext"/>
          <w:sz w:val="32"/>
          <w:rtl/>
        </w:rPr>
        <w:t xml:space="preserve"> </w:t>
      </w:r>
      <w:r w:rsidRPr="007D04A8">
        <w:rPr>
          <w:rStyle w:val="afffff3"/>
          <w:rtl/>
        </w:rPr>
        <w:t>ר"</w:t>
      </w:r>
      <w:r w:rsidRPr="007D04A8">
        <w:rPr>
          <w:rStyle w:val="afffff3"/>
          <w:rFonts w:hint="cs"/>
          <w:rtl/>
        </w:rPr>
        <w:t>י</w:t>
      </w:r>
      <w:r w:rsidRPr="007D04A8">
        <w:rPr>
          <w:rStyle w:val="afffff3"/>
          <w:rtl/>
        </w:rPr>
        <w:t>:</w:t>
      </w:r>
      <w:r w:rsidRPr="00224C4C">
        <w:rPr>
          <w:rFonts w:ascii="Fb Fontext" w:hAnsi="Fb Fontext"/>
          <w:sz w:val="32"/>
          <w:rtl/>
        </w:rPr>
        <w:t xml:space="preserve"> גר לא ישא ממזרת.</w:t>
      </w:r>
    </w:p>
    <w:p w14:paraId="6899B7FA" w14:textId="25F87EF3" w:rsidR="006E0774" w:rsidRPr="00131640" w:rsidRDefault="006E0774" w:rsidP="008C3066">
      <w:pPr>
        <w:ind w:left="339" w:firstLine="113"/>
        <w:rPr>
          <w:rtl/>
        </w:rPr>
      </w:pPr>
      <w:r w:rsidRPr="00224C4C">
        <w:rPr>
          <w:rFonts w:ascii="Fb Fontext" w:hAnsi="Fb Fontext"/>
          <w:rtl/>
        </w:rPr>
        <w:t>גר, עבד משוחרר, וחלל - מותרים בכהנת.</w:t>
      </w:r>
    </w:p>
    <w:p w14:paraId="742E4634" w14:textId="793E3288" w:rsidR="00A85AC8" w:rsidRPr="00E600D8" w:rsidRDefault="006E0774" w:rsidP="00581A2C">
      <w:pPr>
        <w:pStyle w:val="38"/>
        <w:framePr w:wrap="notBeside"/>
        <w:rPr>
          <w:rtl/>
        </w:rPr>
      </w:pPr>
      <w:r w:rsidRPr="00E600D8">
        <w:rPr>
          <w:rFonts w:hint="cs"/>
          <w:rtl/>
        </w:rPr>
        <w:t>טע</w:t>
      </w:r>
      <w:r w:rsidR="007D04A8" w:rsidRPr="00E600D8">
        <w:rPr>
          <w:rFonts w:hint="cs"/>
          <w:rtl/>
        </w:rPr>
        <w:t>ם</w:t>
      </w:r>
      <w:r w:rsidRPr="00E600D8">
        <w:rPr>
          <w:rFonts w:hint="cs"/>
          <w:rtl/>
        </w:rPr>
        <w:t xml:space="preserve"> </w:t>
      </w:r>
      <w:r w:rsidRPr="00E600D8">
        <w:rPr>
          <w:rtl/>
        </w:rPr>
        <w:t>רבי יוס</w:t>
      </w:r>
      <w:r w:rsidRPr="00E600D8">
        <w:rPr>
          <w:rFonts w:hint="cs"/>
          <w:rtl/>
        </w:rPr>
        <w:t>י</w:t>
      </w:r>
      <w:r w:rsidR="00A85AC8" w:rsidRPr="00E600D8">
        <w:rPr>
          <w:rFonts w:hint="cs"/>
          <w:rtl/>
        </w:rPr>
        <w:t>:</w:t>
      </w:r>
    </w:p>
    <w:p w14:paraId="1E5D32ED" w14:textId="6BA3562F" w:rsidR="006E0774" w:rsidRPr="00890D95" w:rsidRDefault="006E0774" w:rsidP="00581A2C">
      <w:pPr>
        <w:rPr>
          <w:spacing w:val="0"/>
          <w:rtl/>
        </w:rPr>
      </w:pPr>
      <w:r w:rsidRPr="00890D95">
        <w:rPr>
          <w:rFonts w:ascii="Fb Fontext" w:hAnsi="Fb Fontext"/>
          <w:spacing w:val="0"/>
          <w:rtl/>
        </w:rPr>
        <w:t xml:space="preserve">חמשה </w:t>
      </w:r>
      <w:r w:rsidR="00581A2C" w:rsidRPr="00890D95">
        <w:rPr>
          <w:rStyle w:val="affffa"/>
          <w:rFonts w:hint="cs"/>
          <w:spacing w:val="0"/>
          <w:rtl/>
        </w:rPr>
        <w:t>'</w:t>
      </w:r>
      <w:r w:rsidRPr="00890D95">
        <w:rPr>
          <w:rStyle w:val="affffa"/>
          <w:spacing w:val="0"/>
          <w:rtl/>
        </w:rPr>
        <w:t>קהל</w:t>
      </w:r>
      <w:r w:rsidR="00581A2C" w:rsidRPr="00890D95">
        <w:rPr>
          <w:rStyle w:val="affffa"/>
          <w:rFonts w:hint="cs"/>
          <w:spacing w:val="0"/>
          <w:rtl/>
        </w:rPr>
        <w:t>'</w:t>
      </w:r>
      <w:r w:rsidRPr="00890D95">
        <w:rPr>
          <w:rStyle w:val="affffa"/>
          <w:spacing w:val="0"/>
          <w:rtl/>
        </w:rPr>
        <w:t xml:space="preserve"> </w:t>
      </w:r>
      <w:r w:rsidRPr="00890D95">
        <w:rPr>
          <w:rStyle w:val="afffff3"/>
          <w:spacing w:val="0"/>
          <w:rtl/>
        </w:rPr>
        <w:t>כתיבי:</w:t>
      </w:r>
      <w:r w:rsidRPr="00890D95">
        <w:rPr>
          <w:rFonts w:ascii="Fb Fontext" w:hAnsi="Fb Fontext"/>
          <w:spacing w:val="0"/>
          <w:rtl/>
        </w:rPr>
        <w:t xml:space="preserve"> </w:t>
      </w:r>
      <w:r w:rsidR="00581A2C" w:rsidRPr="00890D95">
        <w:rPr>
          <w:rStyle w:val="afffff3"/>
          <w:rFonts w:hint="cs"/>
          <w:spacing w:val="0"/>
          <w:rtl/>
        </w:rPr>
        <w:t>א.</w:t>
      </w:r>
      <w:r w:rsidRPr="00890D95">
        <w:rPr>
          <w:rFonts w:ascii="Fb Fontext" w:hAnsi="Fb Fontext"/>
          <w:spacing w:val="0"/>
          <w:rtl/>
        </w:rPr>
        <w:t xml:space="preserve"> לכהנים, </w:t>
      </w:r>
      <w:r w:rsidR="00581A2C" w:rsidRPr="00890D95">
        <w:rPr>
          <w:rStyle w:val="afffff3"/>
          <w:rFonts w:hint="cs"/>
          <w:spacing w:val="0"/>
          <w:rtl/>
        </w:rPr>
        <w:t>ב.</w:t>
      </w:r>
      <w:r w:rsidRPr="00890D95">
        <w:rPr>
          <w:rFonts w:ascii="Fb Fontext" w:hAnsi="Fb Fontext"/>
          <w:spacing w:val="0"/>
          <w:rtl/>
        </w:rPr>
        <w:t xml:space="preserve"> ללוים,</w:t>
      </w:r>
      <w:r w:rsidR="00581A2C" w:rsidRPr="00890D95">
        <w:rPr>
          <w:rFonts w:ascii="Fb Fontext" w:hAnsi="Fb Fontext" w:hint="cs"/>
          <w:spacing w:val="0"/>
          <w:rtl/>
        </w:rPr>
        <w:t xml:space="preserve"> </w:t>
      </w:r>
      <w:r w:rsidR="00581A2C" w:rsidRPr="00890D95">
        <w:rPr>
          <w:rStyle w:val="afffff3"/>
          <w:rFonts w:hint="cs"/>
          <w:spacing w:val="0"/>
          <w:rtl/>
        </w:rPr>
        <w:t>ג.</w:t>
      </w:r>
      <w:r w:rsidRPr="00890D95">
        <w:rPr>
          <w:rFonts w:ascii="Fb Fontext" w:hAnsi="Fb Fontext"/>
          <w:spacing w:val="0"/>
          <w:rtl/>
        </w:rPr>
        <w:t xml:space="preserve"> לישראלים,</w:t>
      </w:r>
      <w:r w:rsidR="00F20C85" w:rsidRPr="00890D95">
        <w:rPr>
          <w:rStyle w:val="afffff3"/>
          <w:rFonts w:hint="cs"/>
          <w:spacing w:val="0"/>
          <w:rtl/>
        </w:rPr>
        <w:t xml:space="preserve"> </w:t>
      </w:r>
      <w:r w:rsidR="00581A2C" w:rsidRPr="00890D95">
        <w:rPr>
          <w:rStyle w:val="afffff3"/>
          <w:rFonts w:hint="cs"/>
          <w:spacing w:val="0"/>
          <w:rtl/>
        </w:rPr>
        <w:t>ד</w:t>
      </w:r>
      <w:r w:rsidR="001F1EC0" w:rsidRPr="00890D95">
        <w:rPr>
          <w:rStyle w:val="afffff3"/>
          <w:rFonts w:hint="cs"/>
          <w:spacing w:val="0"/>
          <w:rtl/>
        </w:rPr>
        <w:t>.</w:t>
      </w:r>
      <w:r w:rsidRPr="00890D95">
        <w:rPr>
          <w:rStyle w:val="afffff3"/>
          <w:spacing w:val="0"/>
          <w:rtl/>
        </w:rPr>
        <w:t xml:space="preserve"> </w:t>
      </w:r>
      <w:r w:rsidRPr="00890D95">
        <w:rPr>
          <w:rFonts w:ascii="Fb Fontext" w:hAnsi="Fb Fontext"/>
          <w:spacing w:val="0"/>
          <w:sz w:val="32"/>
          <w:rtl/>
        </w:rPr>
        <w:t>ל</w:t>
      </w:r>
      <w:r w:rsidR="007D04A8" w:rsidRPr="00890D95">
        <w:rPr>
          <w:rFonts w:ascii="Fb Fontext" w:hAnsi="Fb Fontext" w:hint="cs"/>
          <w:spacing w:val="0"/>
          <w:sz w:val="32"/>
          <w:rtl/>
        </w:rPr>
        <w:t>התיר</w:t>
      </w:r>
      <w:r w:rsidRPr="00890D95">
        <w:rPr>
          <w:rFonts w:ascii="Fb Fontext" w:hAnsi="Fb Fontext"/>
          <w:spacing w:val="0"/>
          <w:sz w:val="32"/>
          <w:rtl/>
        </w:rPr>
        <w:t xml:space="preserve"> ממזר בשתוקי, </w:t>
      </w:r>
      <w:r w:rsidR="00F20C85" w:rsidRPr="00890D95">
        <w:rPr>
          <w:rStyle w:val="afffff3"/>
          <w:rFonts w:hint="cs"/>
          <w:spacing w:val="0"/>
          <w:rtl/>
        </w:rPr>
        <w:t>ה.</w:t>
      </w:r>
      <w:r w:rsidRPr="00890D95">
        <w:rPr>
          <w:rFonts w:ascii="Fb Fontext" w:hAnsi="Fb Fontext"/>
          <w:spacing w:val="0"/>
          <w:sz w:val="32"/>
          <w:rtl/>
        </w:rPr>
        <w:t xml:space="preserve"> ל</w:t>
      </w:r>
      <w:r w:rsidR="007D04A8" w:rsidRPr="00890D95">
        <w:rPr>
          <w:rFonts w:ascii="Fb Fontext" w:hAnsi="Fb Fontext" w:hint="cs"/>
          <w:spacing w:val="0"/>
          <w:sz w:val="32"/>
          <w:rtl/>
        </w:rPr>
        <w:t>התיר</w:t>
      </w:r>
      <w:r w:rsidRPr="00890D95">
        <w:rPr>
          <w:rFonts w:ascii="Fb Fontext" w:hAnsi="Fb Fontext"/>
          <w:spacing w:val="0"/>
          <w:sz w:val="32"/>
          <w:rtl/>
        </w:rPr>
        <w:t xml:space="preserve"> שתוקי בישראל, קהל גרים לא </w:t>
      </w:r>
      <w:r w:rsidR="008E32B7" w:rsidRPr="00890D95">
        <w:rPr>
          <w:rFonts w:ascii="Fb Fontext" w:hAnsi="Fb Fontext" w:hint="cs"/>
          <w:spacing w:val="0"/>
          <w:sz w:val="32"/>
          <w:rtl/>
        </w:rPr>
        <w:t>נ</w:t>
      </w:r>
      <w:r w:rsidRPr="00890D95">
        <w:rPr>
          <w:rFonts w:ascii="Fb Fontext" w:hAnsi="Fb Fontext"/>
          <w:spacing w:val="0"/>
          <w:sz w:val="32"/>
          <w:rtl/>
        </w:rPr>
        <w:t>קר</w:t>
      </w:r>
      <w:r w:rsidR="008E32B7" w:rsidRPr="00890D95">
        <w:rPr>
          <w:rFonts w:ascii="Fb Fontext" w:hAnsi="Fb Fontext" w:hint="cs"/>
          <w:spacing w:val="0"/>
          <w:sz w:val="32"/>
          <w:rtl/>
        </w:rPr>
        <w:t>א</w:t>
      </w:r>
      <w:r w:rsidRPr="00890D95">
        <w:rPr>
          <w:rFonts w:ascii="Fb Fontext" w:hAnsi="Fb Fontext"/>
          <w:spacing w:val="0"/>
          <w:sz w:val="32"/>
          <w:rtl/>
        </w:rPr>
        <w:t xml:space="preserve"> קהל.</w:t>
      </w:r>
    </w:p>
    <w:p w14:paraId="73163ED4" w14:textId="521F7763" w:rsidR="00A85AC8" w:rsidRPr="00E600D8" w:rsidRDefault="006E0774" w:rsidP="001F1EC0">
      <w:pPr>
        <w:pStyle w:val="38"/>
        <w:framePr w:wrap="notBeside"/>
        <w:rPr>
          <w:rtl/>
        </w:rPr>
      </w:pPr>
      <w:r w:rsidRPr="00E600D8">
        <w:rPr>
          <w:rtl/>
        </w:rPr>
        <w:t>ו</w:t>
      </w:r>
      <w:r w:rsidRPr="00E600D8">
        <w:rPr>
          <w:rFonts w:hint="cs"/>
          <w:rtl/>
        </w:rPr>
        <w:t>טע</w:t>
      </w:r>
      <w:r w:rsidR="001F1EC0" w:rsidRPr="00E600D8">
        <w:rPr>
          <w:rFonts w:hint="cs"/>
          <w:rtl/>
        </w:rPr>
        <w:t xml:space="preserve">ם </w:t>
      </w:r>
      <w:r w:rsidRPr="00E600D8">
        <w:rPr>
          <w:rFonts w:hint="cs"/>
          <w:rtl/>
        </w:rPr>
        <w:t>ר</w:t>
      </w:r>
      <w:r w:rsidRPr="00E600D8">
        <w:rPr>
          <w:rtl/>
        </w:rPr>
        <w:t>"</w:t>
      </w:r>
      <w:r w:rsidRPr="00E600D8">
        <w:rPr>
          <w:rFonts w:hint="cs"/>
          <w:rtl/>
        </w:rPr>
        <w:t>י</w:t>
      </w:r>
      <w:r w:rsidR="00A85AC8" w:rsidRPr="00E600D8">
        <w:rPr>
          <w:rFonts w:hint="cs"/>
          <w:rtl/>
        </w:rPr>
        <w:t>:</w:t>
      </w:r>
    </w:p>
    <w:p w14:paraId="7877682A" w14:textId="532FFD53" w:rsidR="006E0774" w:rsidRPr="00131640" w:rsidRDefault="00F20C85" w:rsidP="006E0774">
      <w:pPr>
        <w:rPr>
          <w:rtl/>
        </w:rPr>
      </w:pPr>
      <w:r>
        <w:rPr>
          <w:rFonts w:ascii="Fb Fontext" w:hAnsi="Fb Fontext" w:hint="cs"/>
          <w:sz w:val="32"/>
          <w:rtl/>
        </w:rPr>
        <w:t>כ</w:t>
      </w:r>
      <w:r w:rsidR="006E0774" w:rsidRPr="00224C4C">
        <w:rPr>
          <w:rFonts w:ascii="Fb Fontext" w:hAnsi="Fb Fontext"/>
          <w:sz w:val="32"/>
          <w:rtl/>
        </w:rPr>
        <w:t xml:space="preserve">הנים ולוים מחד </w:t>
      </w:r>
      <w:r w:rsidR="006E0774" w:rsidRPr="00224C4C">
        <w:rPr>
          <w:rStyle w:val="affffa"/>
          <w:rtl/>
        </w:rPr>
        <w:t xml:space="preserve">קהל </w:t>
      </w:r>
      <w:r w:rsidR="006E0774" w:rsidRPr="00224C4C">
        <w:rPr>
          <w:rFonts w:ascii="Fb Fontext" w:hAnsi="Fb Fontext"/>
          <w:sz w:val="32"/>
          <w:rtl/>
        </w:rPr>
        <w:t xml:space="preserve">נפקי, אייתר </w:t>
      </w:r>
      <w:r w:rsidR="006E0774" w:rsidRPr="00224C4C">
        <w:rPr>
          <w:rFonts w:ascii="Fb Fontext" w:hAnsi="Fb Fontext" w:hint="cs"/>
          <w:sz w:val="32"/>
          <w:rtl/>
        </w:rPr>
        <w:t>ל</w:t>
      </w:r>
      <w:r w:rsidR="006E0774" w:rsidRPr="00224C4C">
        <w:rPr>
          <w:rFonts w:ascii="Fb Fontext" w:hAnsi="Fb Fontext"/>
          <w:sz w:val="32"/>
          <w:rtl/>
        </w:rPr>
        <w:t>קהל גרים.</w:t>
      </w:r>
    </w:p>
    <w:p w14:paraId="49FD0E5E" w14:textId="1A0CE57F" w:rsidR="00A85AC8" w:rsidRPr="00E600D8" w:rsidRDefault="008E32B7" w:rsidP="001F1EC0">
      <w:pPr>
        <w:pStyle w:val="38"/>
        <w:framePr w:wrap="notBeside"/>
        <w:rPr>
          <w:rtl/>
        </w:rPr>
      </w:pPr>
      <w:r w:rsidRPr="00E600D8">
        <w:rPr>
          <w:rFonts w:hint="cs"/>
          <w:rtl/>
        </w:rPr>
        <w:t>ב</w:t>
      </w:r>
      <w:r w:rsidR="00A85AC8" w:rsidRPr="00E600D8">
        <w:rPr>
          <w:rFonts w:hint="cs"/>
          <w:rtl/>
        </w:rPr>
        <w:t>.</w:t>
      </w:r>
    </w:p>
    <w:p w14:paraId="17E40AB2" w14:textId="2C5FAA07" w:rsidR="006E0774" w:rsidRPr="00890D95" w:rsidRDefault="006E0774" w:rsidP="000A7A84">
      <w:pPr>
        <w:spacing w:after="120"/>
        <w:rPr>
          <w:spacing w:val="0"/>
          <w:rtl/>
        </w:rPr>
      </w:pPr>
      <w:r w:rsidRPr="00890D95">
        <w:rPr>
          <w:rFonts w:ascii="Fb Fontext" w:hAnsi="Fb Fontext"/>
          <w:spacing w:val="0"/>
          <w:sz w:val="32"/>
          <w:rtl/>
        </w:rPr>
        <w:t>ה"נ תרי קהלי נינהו, ממזר בשתוקי ושתוקי בישראל מחד קהל נפקא</w:t>
      </w:r>
    </w:p>
    <w:p w14:paraId="227B16D2" w14:textId="544E15E3" w:rsidR="006E0774" w:rsidRPr="00890D95" w:rsidRDefault="006E0774" w:rsidP="006E0774">
      <w:pPr>
        <w:rPr>
          <w:spacing w:val="2"/>
          <w:rtl/>
        </w:rPr>
      </w:pPr>
      <w:r w:rsidRPr="00890D95">
        <w:rPr>
          <w:rStyle w:val="affffa"/>
          <w:rFonts w:hint="cs"/>
          <w:spacing w:val="2"/>
          <w:rtl/>
        </w:rPr>
        <w:t>'</w:t>
      </w:r>
      <w:r w:rsidRPr="00890D95">
        <w:rPr>
          <w:rStyle w:val="affffa"/>
          <w:spacing w:val="2"/>
          <w:rtl/>
        </w:rPr>
        <w:t xml:space="preserve">לא יבא ממזר בקהל ה' </w:t>
      </w:r>
      <w:r w:rsidR="000A7A84" w:rsidRPr="00890D95">
        <w:rPr>
          <w:rStyle w:val="affffa"/>
          <w:rFonts w:hint="cs"/>
          <w:spacing w:val="2"/>
          <w:rtl/>
        </w:rPr>
        <w:t>-</w:t>
      </w:r>
      <w:r w:rsidRPr="00890D95">
        <w:rPr>
          <w:rFonts w:hint="cs"/>
          <w:spacing w:val="2"/>
          <w:rtl/>
        </w:rPr>
        <w:t>'</w:t>
      </w:r>
      <w:r w:rsidRPr="00890D95">
        <w:rPr>
          <w:spacing w:val="2"/>
          <w:rtl/>
        </w:rPr>
        <w:t>ממזר</w:t>
      </w:r>
      <w:r w:rsidRPr="00890D95">
        <w:rPr>
          <w:rFonts w:hint="cs"/>
          <w:spacing w:val="2"/>
          <w:rtl/>
        </w:rPr>
        <w:t>'</w:t>
      </w:r>
      <w:r w:rsidRPr="00890D95">
        <w:rPr>
          <w:spacing w:val="2"/>
          <w:rtl/>
        </w:rPr>
        <w:t xml:space="preserve"> </w:t>
      </w:r>
      <w:r w:rsidRPr="00890D95">
        <w:rPr>
          <w:rFonts w:ascii="Fb Fontext" w:hAnsi="Fb Fontext"/>
          <w:spacing w:val="2"/>
          <w:sz w:val="32"/>
          <w:rtl/>
        </w:rPr>
        <w:t>ודאי לא יבא, הא ממזר ספק יבא,</w:t>
      </w:r>
    </w:p>
    <w:p w14:paraId="67274D0E" w14:textId="77777777" w:rsidR="006E0774" w:rsidRPr="00131640" w:rsidRDefault="006E0774" w:rsidP="001F1EC0">
      <w:pPr>
        <w:rPr>
          <w:rtl/>
        </w:rPr>
      </w:pPr>
      <w:r w:rsidRPr="00224C4C">
        <w:rPr>
          <w:rStyle w:val="affffa"/>
          <w:rFonts w:hint="cs"/>
          <w:rtl/>
        </w:rPr>
        <w:t>'</w:t>
      </w:r>
      <w:r w:rsidRPr="00224C4C">
        <w:rPr>
          <w:rStyle w:val="affffa"/>
          <w:rtl/>
        </w:rPr>
        <w:t>בקהל</w:t>
      </w:r>
      <w:r w:rsidRPr="00224C4C">
        <w:rPr>
          <w:rStyle w:val="affffa"/>
          <w:rFonts w:hint="cs"/>
          <w:rtl/>
        </w:rPr>
        <w:t>'</w:t>
      </w:r>
      <w:r w:rsidRPr="00224C4C">
        <w:rPr>
          <w:rStyle w:val="affffa"/>
          <w:rtl/>
        </w:rPr>
        <w:t xml:space="preserve"> </w:t>
      </w:r>
      <w:r w:rsidRPr="00224C4C">
        <w:rPr>
          <w:rFonts w:ascii="Fb Fontext" w:hAnsi="Fb Fontext"/>
          <w:sz w:val="32"/>
          <w:rtl/>
        </w:rPr>
        <w:t>ודאי הוא דלא יבא, הא בקהל ספק יבא.</w:t>
      </w:r>
    </w:p>
    <w:p w14:paraId="0FAAFA3A" w14:textId="044F9EA7" w:rsidR="00A85AC8" w:rsidRPr="00E600D8" w:rsidRDefault="000A7A84" w:rsidP="001F1EC0">
      <w:pPr>
        <w:pStyle w:val="38"/>
        <w:framePr w:wrap="notBeside"/>
        <w:rPr>
          <w:rtl/>
        </w:rPr>
      </w:pPr>
      <w:r w:rsidRPr="00E600D8">
        <w:rPr>
          <w:rFonts w:hint="cs"/>
          <w:rtl/>
        </w:rPr>
        <w:t>ג</w:t>
      </w:r>
      <w:r w:rsidR="00A85AC8" w:rsidRPr="00E600D8">
        <w:rPr>
          <w:rFonts w:hint="cs"/>
          <w:rtl/>
        </w:rPr>
        <w:t>.</w:t>
      </w:r>
    </w:p>
    <w:p w14:paraId="69C3F8F6" w14:textId="252B7818" w:rsidR="006E0774" w:rsidRPr="00890D95" w:rsidRDefault="006E0774" w:rsidP="006E0774">
      <w:pPr>
        <w:rPr>
          <w:spacing w:val="2"/>
          <w:rtl/>
        </w:rPr>
      </w:pPr>
      <w:r w:rsidRPr="00890D95">
        <w:rPr>
          <w:rFonts w:ascii="Fb Fontext" w:hAnsi="Fb Fontext" w:hint="cs"/>
          <w:spacing w:val="2"/>
          <w:sz w:val="32"/>
          <w:rtl/>
        </w:rPr>
        <w:t>ה</w:t>
      </w:r>
      <w:r w:rsidRPr="00890D95">
        <w:rPr>
          <w:rFonts w:ascii="Fb Fontext" w:hAnsi="Fb Fontext"/>
          <w:spacing w:val="2"/>
          <w:sz w:val="32"/>
          <w:rtl/>
        </w:rPr>
        <w:t>"</w:t>
      </w:r>
      <w:r w:rsidRPr="00890D95">
        <w:rPr>
          <w:rFonts w:ascii="Fb Fontext" w:hAnsi="Fb Fontext" w:hint="cs"/>
          <w:spacing w:val="2"/>
          <w:sz w:val="32"/>
          <w:rtl/>
        </w:rPr>
        <w:t>נ</w:t>
      </w:r>
      <w:r w:rsidRPr="00890D95">
        <w:rPr>
          <w:rFonts w:ascii="Fb Fontext" w:hAnsi="Fb Fontext"/>
          <w:spacing w:val="2"/>
          <w:sz w:val="32"/>
          <w:rtl/>
        </w:rPr>
        <w:t xml:space="preserve"> תרי קהלי נינהו, </w:t>
      </w:r>
      <w:r w:rsidRPr="00890D95">
        <w:rPr>
          <w:rStyle w:val="afffff3"/>
          <w:spacing w:val="2"/>
          <w:rtl/>
        </w:rPr>
        <w:t>וטע</w:t>
      </w:r>
      <w:r w:rsidR="000A7A84" w:rsidRPr="00890D95">
        <w:rPr>
          <w:rStyle w:val="afffff3"/>
          <w:rFonts w:hint="cs"/>
          <w:spacing w:val="2"/>
          <w:rtl/>
        </w:rPr>
        <w:t>ם</w:t>
      </w:r>
      <w:r w:rsidRPr="00890D95">
        <w:rPr>
          <w:rStyle w:val="afffff3"/>
          <w:rFonts w:hint="cs"/>
          <w:spacing w:val="2"/>
          <w:rtl/>
        </w:rPr>
        <w:t xml:space="preserve"> דר</w:t>
      </w:r>
      <w:r w:rsidRPr="00890D95">
        <w:rPr>
          <w:rStyle w:val="afffff3"/>
          <w:spacing w:val="2"/>
          <w:rtl/>
        </w:rPr>
        <w:t>"</w:t>
      </w:r>
      <w:r w:rsidRPr="00890D95">
        <w:rPr>
          <w:rStyle w:val="afffff3"/>
          <w:rFonts w:hint="cs"/>
          <w:spacing w:val="2"/>
          <w:rtl/>
        </w:rPr>
        <w:t>י</w:t>
      </w:r>
      <w:r w:rsidR="000A7A84" w:rsidRPr="00890D95">
        <w:rPr>
          <w:rStyle w:val="affffa"/>
          <w:rFonts w:hint="cs"/>
          <w:spacing w:val="2"/>
          <w:rtl/>
        </w:rPr>
        <w:t>:</w:t>
      </w:r>
      <w:r w:rsidRPr="00890D95">
        <w:rPr>
          <w:rStyle w:val="affffa"/>
          <w:spacing w:val="2"/>
          <w:rtl/>
        </w:rPr>
        <w:t xml:space="preserve"> </w:t>
      </w:r>
      <w:r w:rsidRPr="00890D95">
        <w:rPr>
          <w:rStyle w:val="affffa"/>
          <w:rFonts w:hint="cs"/>
          <w:spacing w:val="2"/>
          <w:rtl/>
        </w:rPr>
        <w:t>'</w:t>
      </w:r>
      <w:r w:rsidRPr="00890D95">
        <w:rPr>
          <w:rStyle w:val="affffa"/>
          <w:spacing w:val="2"/>
          <w:rtl/>
        </w:rPr>
        <w:t>הקהל חוקה אחת לכם ולגר הגר</w:t>
      </w:r>
      <w:r w:rsidRPr="00890D95">
        <w:rPr>
          <w:rStyle w:val="affffa"/>
          <w:rFonts w:hint="cs"/>
          <w:spacing w:val="2"/>
          <w:rtl/>
        </w:rPr>
        <w:t>'</w:t>
      </w:r>
      <w:r w:rsidRPr="00890D95">
        <w:rPr>
          <w:rStyle w:val="affffa"/>
          <w:spacing w:val="2"/>
          <w:rtl/>
        </w:rPr>
        <w:t>.</w:t>
      </w:r>
    </w:p>
    <w:p w14:paraId="18A01001" w14:textId="2E517DB6" w:rsidR="00A85AC8" w:rsidRPr="00E600D8" w:rsidRDefault="006E0774" w:rsidP="000A7A84">
      <w:pPr>
        <w:pStyle w:val="38"/>
        <w:framePr w:wrap="notBeside"/>
        <w:rPr>
          <w:rtl/>
        </w:rPr>
      </w:pPr>
      <w:r w:rsidRPr="00E600D8">
        <w:rPr>
          <w:rtl/>
        </w:rPr>
        <w:t>ולרבי יוסי</w:t>
      </w:r>
      <w:r w:rsidR="00E600D8" w:rsidRPr="00E600D8">
        <w:rPr>
          <w:rFonts w:hint="cs"/>
          <w:rtl/>
        </w:rPr>
        <w:t>-</w:t>
      </w:r>
    </w:p>
    <w:p w14:paraId="1E32DE45" w14:textId="5DA4DC30" w:rsidR="006E0774" w:rsidRDefault="006E0774" w:rsidP="009C6E73">
      <w:pPr>
        <w:jc w:val="left"/>
        <w:rPr>
          <w:rFonts w:ascii="Fb Fontext" w:hAnsi="Fb Fontext"/>
          <w:rtl/>
        </w:rPr>
      </w:pPr>
      <w:r w:rsidRPr="00224C4C">
        <w:rPr>
          <w:rFonts w:ascii="Fb Fontext" w:hAnsi="Fb Fontext"/>
          <w:rtl/>
        </w:rPr>
        <w:t>חוקה אחת הפסיק הענין.</w:t>
      </w:r>
    </w:p>
    <w:p w14:paraId="24B07DAC" w14:textId="763A8962" w:rsidR="007309FA" w:rsidRPr="00131640" w:rsidRDefault="007309FA" w:rsidP="009C6E73">
      <w:pPr>
        <w:pStyle w:val="affffb"/>
        <w:rPr>
          <w:rtl/>
        </w:rPr>
      </w:pPr>
      <w:r w:rsidRPr="007309FA">
        <w:rPr>
          <w:rtl/>
        </w:rPr>
        <w:t>***</w:t>
      </w:r>
    </w:p>
    <w:p w14:paraId="2085BBEF" w14:textId="4F1516F8" w:rsidR="006E0774" w:rsidRPr="00131640" w:rsidRDefault="006E0774" w:rsidP="000A7A84">
      <w:pPr>
        <w:pStyle w:val="affffb"/>
        <w:rPr>
          <w:rtl/>
        </w:rPr>
      </w:pPr>
      <w:r w:rsidRPr="00224C4C">
        <w:rPr>
          <w:rtl/>
        </w:rPr>
        <w:t>גר, עבד משוחרר, חלל - מותרין בכהנת.</w:t>
      </w:r>
    </w:p>
    <w:p w14:paraId="5720606E" w14:textId="0DC3DE05" w:rsidR="00A85AC8" w:rsidRPr="00E600D8" w:rsidRDefault="000A7A84" w:rsidP="000A7A84">
      <w:pPr>
        <w:pStyle w:val="38"/>
        <w:framePr w:wrap="notBeside"/>
        <w:rPr>
          <w:rtl/>
        </w:rPr>
      </w:pPr>
      <w:r w:rsidRPr="00E600D8">
        <w:rPr>
          <w:rFonts w:hint="cs"/>
          <w:rtl/>
        </w:rPr>
        <w:t>מסייע לרב</w:t>
      </w:r>
      <w:r w:rsidR="00A85AC8" w:rsidRPr="00E600D8">
        <w:rPr>
          <w:rtl/>
        </w:rPr>
        <w:t>:</w:t>
      </w:r>
    </w:p>
    <w:p w14:paraId="45878283" w14:textId="2E60EAE7" w:rsidR="006E0774" w:rsidRPr="00131640" w:rsidRDefault="006E0774" w:rsidP="00943255">
      <w:pPr>
        <w:spacing w:after="120"/>
        <w:rPr>
          <w:rtl/>
        </w:rPr>
      </w:pPr>
      <w:r w:rsidRPr="00224C4C">
        <w:rPr>
          <w:rFonts w:ascii="Fb Fontext" w:hAnsi="Fb Fontext"/>
          <w:sz w:val="32"/>
          <w:rtl/>
        </w:rPr>
        <w:t>לא הוזהרו כשירות להנשא לפסולים.</w:t>
      </w:r>
      <w:r w:rsidR="00943255">
        <w:rPr>
          <w:rFonts w:ascii="Fb Fontext" w:hAnsi="Fb Fontext" w:hint="cs"/>
          <w:rtl/>
        </w:rPr>
        <w:t xml:space="preserve"> </w:t>
      </w:r>
      <w:r w:rsidR="00943255" w:rsidRPr="00943255">
        <w:rPr>
          <w:rStyle w:val="afffff5"/>
          <w:rFonts w:hint="cs"/>
          <w:rtl/>
        </w:rPr>
        <w:t>לפסולי קהל הוזהרו</w:t>
      </w:r>
    </w:p>
    <w:p w14:paraId="5BB8695C" w14:textId="7CE3DF93" w:rsidR="00A85AC8" w:rsidRPr="00E600D8" w:rsidRDefault="006E0774" w:rsidP="00943255">
      <w:pPr>
        <w:pStyle w:val="38"/>
        <w:framePr w:wrap="notBeside"/>
        <w:rPr>
          <w:rtl/>
        </w:rPr>
      </w:pPr>
      <w:r w:rsidRPr="00E600D8">
        <w:rPr>
          <w:rtl/>
        </w:rPr>
        <w:t>דרש ר"</w:t>
      </w:r>
      <w:r w:rsidRPr="00E600D8">
        <w:rPr>
          <w:rFonts w:hint="cs"/>
          <w:rtl/>
        </w:rPr>
        <w:t>ז</w:t>
      </w:r>
      <w:r w:rsidRPr="00E600D8">
        <w:rPr>
          <w:rtl/>
        </w:rPr>
        <w:t xml:space="preserve"> במחוזא</w:t>
      </w:r>
      <w:r w:rsidR="00A85AC8" w:rsidRPr="00E600D8">
        <w:rPr>
          <w:rtl/>
        </w:rPr>
        <w:t>:</w:t>
      </w:r>
    </w:p>
    <w:p w14:paraId="7AA6A863" w14:textId="011347DC" w:rsidR="006E0774" w:rsidRPr="00131640" w:rsidRDefault="006E0774" w:rsidP="006E0774">
      <w:pPr>
        <w:rPr>
          <w:rtl/>
        </w:rPr>
      </w:pPr>
      <w:r w:rsidRPr="00224C4C">
        <w:rPr>
          <w:rFonts w:ascii="Fb Fontext" w:hAnsi="Fb Fontext"/>
          <w:rtl/>
        </w:rPr>
        <w:t>גר מותר בממזרת, רגמוהו כו</w:t>
      </w:r>
      <w:r w:rsidR="00943255">
        <w:rPr>
          <w:rFonts w:ascii="Fb Fontext" w:hAnsi="Fb Fontext" w:hint="cs"/>
          <w:rtl/>
        </w:rPr>
        <w:t>לם</w:t>
      </w:r>
      <w:r w:rsidRPr="00224C4C">
        <w:rPr>
          <w:rFonts w:ascii="Fb Fontext" w:hAnsi="Fb Fontext"/>
          <w:rtl/>
        </w:rPr>
        <w:t xml:space="preserve"> באתרוגייהו.</w:t>
      </w:r>
    </w:p>
    <w:p w14:paraId="3012E90A" w14:textId="54525B31" w:rsidR="00A85AC8" w:rsidRPr="00E600D8" w:rsidRDefault="006E0774" w:rsidP="00943255">
      <w:pPr>
        <w:pStyle w:val="38"/>
        <w:framePr w:wrap="notBeside"/>
        <w:rPr>
          <w:rtl/>
        </w:rPr>
      </w:pPr>
      <w:r w:rsidRPr="00E600D8">
        <w:rPr>
          <w:rtl/>
        </w:rPr>
        <w:t>רבא</w:t>
      </w:r>
      <w:r w:rsidR="00A85AC8" w:rsidRPr="00E600D8">
        <w:rPr>
          <w:rtl/>
        </w:rPr>
        <w:t>:</w:t>
      </w:r>
    </w:p>
    <w:p w14:paraId="6696E522" w14:textId="5F328486" w:rsidR="006E0774" w:rsidRPr="00131640" w:rsidRDefault="006E0774" w:rsidP="00943255">
      <w:pPr>
        <w:spacing w:after="120"/>
        <w:rPr>
          <w:rtl/>
        </w:rPr>
      </w:pPr>
      <w:r w:rsidRPr="00224C4C">
        <w:rPr>
          <w:rFonts w:ascii="Fb Fontext" w:hAnsi="Fb Fontext"/>
          <w:sz w:val="32"/>
          <w:rtl/>
        </w:rPr>
        <w:t xml:space="preserve">מי </w:t>
      </w:r>
      <w:r w:rsidR="00943255">
        <w:rPr>
          <w:rFonts w:ascii="Fb Fontext" w:hAnsi="Fb Fontext" w:hint="cs"/>
          <w:sz w:val="32"/>
          <w:rtl/>
        </w:rPr>
        <w:t>דורש כן במקום המצויים גרים</w:t>
      </w:r>
      <w:r w:rsidRPr="00224C4C">
        <w:rPr>
          <w:rFonts w:ascii="Fb Fontext" w:hAnsi="Fb Fontext"/>
          <w:sz w:val="32"/>
          <w:rtl/>
        </w:rPr>
        <w:t>!</w:t>
      </w:r>
    </w:p>
    <w:p w14:paraId="44ABF162" w14:textId="58C1B7EE" w:rsidR="00A85AC8" w:rsidRPr="00E600D8" w:rsidRDefault="006E0774" w:rsidP="00943255">
      <w:pPr>
        <w:pStyle w:val="38"/>
        <w:framePr w:wrap="notBeside"/>
        <w:rPr>
          <w:rtl/>
        </w:rPr>
      </w:pPr>
      <w:r w:rsidRPr="00E600D8">
        <w:rPr>
          <w:rtl/>
        </w:rPr>
        <w:t>דרש רבא במחוזא</w:t>
      </w:r>
      <w:r w:rsidR="00A85AC8" w:rsidRPr="00E600D8">
        <w:rPr>
          <w:rtl/>
        </w:rPr>
        <w:t>:</w:t>
      </w:r>
    </w:p>
    <w:p w14:paraId="45E13D44" w14:textId="1611D1D7" w:rsidR="006E0774" w:rsidRPr="00131640" w:rsidRDefault="006E0774" w:rsidP="006E0774">
      <w:pPr>
        <w:rPr>
          <w:rtl/>
        </w:rPr>
      </w:pPr>
      <w:r w:rsidRPr="00224C4C">
        <w:rPr>
          <w:rFonts w:ascii="Fb Fontext" w:hAnsi="Fb Fontext"/>
          <w:sz w:val="32"/>
          <w:rtl/>
        </w:rPr>
        <w:t>גר מותר בכהנת, טענוהו ב</w:t>
      </w:r>
      <w:r w:rsidRPr="00224C4C">
        <w:rPr>
          <w:rFonts w:ascii="Fb Fontext" w:hAnsi="Fb Fontext" w:hint="cs"/>
          <w:sz w:val="32"/>
          <w:rtl/>
        </w:rPr>
        <w:t>בגדי משי [ששמחו על פסקו]</w:t>
      </w:r>
      <w:r w:rsidRPr="00224C4C">
        <w:rPr>
          <w:rFonts w:ascii="Fb Fontext" w:hAnsi="Fb Fontext"/>
          <w:sz w:val="32"/>
          <w:rtl/>
        </w:rPr>
        <w:t>.</w:t>
      </w:r>
    </w:p>
    <w:p w14:paraId="3BDA8A7B" w14:textId="77777777" w:rsidR="00A85AC8" w:rsidRPr="00E600D8" w:rsidRDefault="00943255" w:rsidP="00943255">
      <w:pPr>
        <w:pStyle w:val="38"/>
        <w:framePr w:wrap="notBeside"/>
        <w:rPr>
          <w:rtl/>
        </w:rPr>
      </w:pPr>
      <w:r w:rsidRPr="00E600D8">
        <w:rPr>
          <w:rFonts w:hint="cs"/>
          <w:rtl/>
        </w:rPr>
        <w:t>שוב דרש להם</w:t>
      </w:r>
      <w:r w:rsidR="00A85AC8" w:rsidRPr="00E600D8">
        <w:rPr>
          <w:rtl/>
        </w:rPr>
        <w:t>:</w:t>
      </w:r>
    </w:p>
    <w:p w14:paraId="6CF83377" w14:textId="313791A1" w:rsidR="006E0774" w:rsidRPr="00131640" w:rsidRDefault="006E0774" w:rsidP="006E0774">
      <w:pPr>
        <w:rPr>
          <w:rtl/>
        </w:rPr>
      </w:pPr>
      <w:r w:rsidRPr="00224C4C">
        <w:rPr>
          <w:rFonts w:ascii="Fb Fontext" w:hAnsi="Fb Fontext"/>
          <w:rtl/>
        </w:rPr>
        <w:t xml:space="preserve">גר מותר בממזרת, </w:t>
      </w:r>
      <w:r w:rsidRPr="008709E2">
        <w:rPr>
          <w:rStyle w:val="afffff3"/>
          <w:rFonts w:hint="cs"/>
          <w:rtl/>
        </w:rPr>
        <w:t>אמרו לו</w:t>
      </w:r>
      <w:r w:rsidR="008709E2">
        <w:rPr>
          <w:rStyle w:val="afffff3"/>
          <w:rFonts w:hint="cs"/>
          <w:rtl/>
        </w:rPr>
        <w:t>:</w:t>
      </w:r>
      <w:r w:rsidRPr="00224C4C">
        <w:rPr>
          <w:rFonts w:ascii="Fb Fontext" w:hAnsi="Fb Fontext" w:hint="cs"/>
          <w:rtl/>
        </w:rPr>
        <w:t xml:space="preserve"> הפסדתנו על הראשונים</w:t>
      </w:r>
    </w:p>
    <w:p w14:paraId="73C5D136" w14:textId="6C16C38E" w:rsidR="00A85AC8" w:rsidRPr="00E600D8" w:rsidRDefault="006E0774" w:rsidP="008709E2">
      <w:pPr>
        <w:pStyle w:val="38"/>
        <w:framePr w:wrap="notBeside"/>
        <w:rPr>
          <w:rtl/>
        </w:rPr>
      </w:pPr>
      <w:r w:rsidRPr="00E600D8">
        <w:rPr>
          <w:rtl/>
        </w:rPr>
        <w:t>אמר לה</w:t>
      </w:r>
      <w:r w:rsidRPr="00E600D8">
        <w:rPr>
          <w:rFonts w:hint="cs"/>
          <w:rtl/>
        </w:rPr>
        <w:t>ם</w:t>
      </w:r>
      <w:r w:rsidR="00A85AC8" w:rsidRPr="00E600D8">
        <w:rPr>
          <w:rtl/>
        </w:rPr>
        <w:t>:</w:t>
      </w:r>
    </w:p>
    <w:p w14:paraId="08DB4D4D" w14:textId="38A3822D" w:rsidR="006E0774" w:rsidRPr="00131640" w:rsidRDefault="006E0774" w:rsidP="008709E2">
      <w:pPr>
        <w:rPr>
          <w:rtl/>
        </w:rPr>
      </w:pPr>
      <w:r w:rsidRPr="00224C4C">
        <w:rPr>
          <w:rFonts w:ascii="Fb Fontext" w:hAnsi="Fb Fontext" w:hint="cs"/>
          <w:rtl/>
        </w:rPr>
        <w:t xml:space="preserve">יותר טוב עשיתי לכם </w:t>
      </w:r>
      <w:r w:rsidR="008709E2">
        <w:rPr>
          <w:rFonts w:ascii="Fb Fontext" w:hAnsi="Fb Fontext" w:hint="cs"/>
          <w:rtl/>
        </w:rPr>
        <w:t>שאם ירצה ישא מכאן, או מכאן,</w:t>
      </w:r>
    </w:p>
    <w:p w14:paraId="3281B1FB" w14:textId="3666787A" w:rsidR="00A85AC8" w:rsidRPr="00E600D8" w:rsidRDefault="0088391A" w:rsidP="008709E2">
      <w:pPr>
        <w:pStyle w:val="38"/>
        <w:framePr w:wrap="notBeside"/>
        <w:rPr>
          <w:rtl/>
        </w:rPr>
      </w:pPr>
      <w:r w:rsidRPr="00E600D8">
        <w:rPr>
          <w:rtl/>
        </w:rPr>
        <w:t>◄</w:t>
      </w:r>
      <w:r w:rsidRPr="00E600D8">
        <w:rPr>
          <w:rFonts w:hint="cs"/>
          <w:rtl/>
        </w:rPr>
        <w:t xml:space="preserve"> </w:t>
      </w:r>
      <w:r w:rsidRPr="00E600D8">
        <w:rPr>
          <w:rtl/>
        </w:rPr>
        <w:tab/>
      </w:r>
      <w:r w:rsidRPr="00E600D8">
        <w:rPr>
          <w:rtl/>
        </w:rPr>
        <w:tab/>
      </w:r>
      <w:r w:rsidRPr="00E600D8">
        <w:rPr>
          <w:rtl/>
        </w:rPr>
        <w:tab/>
      </w:r>
      <w:r w:rsidR="006E0774" w:rsidRPr="00E600D8">
        <w:rPr>
          <w:rtl/>
        </w:rPr>
        <w:t>ו</w:t>
      </w:r>
      <w:r w:rsidR="008709E2" w:rsidRPr="00E600D8">
        <w:rPr>
          <w:rFonts w:hint="cs"/>
          <w:rtl/>
        </w:rPr>
        <w:t>להלכה</w:t>
      </w:r>
      <w:r w:rsidR="00A85AC8" w:rsidRPr="00E600D8">
        <w:rPr>
          <w:rtl/>
        </w:rPr>
        <w:t>:</w:t>
      </w:r>
    </w:p>
    <w:p w14:paraId="60313A31" w14:textId="77F2A3C5" w:rsidR="006E0774" w:rsidRPr="00131640" w:rsidRDefault="006E0774" w:rsidP="006E0774">
      <w:pPr>
        <w:rPr>
          <w:rtl/>
        </w:rPr>
      </w:pPr>
      <w:r w:rsidRPr="00224C4C">
        <w:rPr>
          <w:rFonts w:ascii="Fb Fontext" w:hAnsi="Fb Fontext" w:hint="cs"/>
          <w:rtl/>
        </w:rPr>
        <w:t xml:space="preserve">גר </w:t>
      </w:r>
      <w:r w:rsidRPr="00224C4C">
        <w:rPr>
          <w:rFonts w:ascii="Fb Fontext" w:hAnsi="Fb Fontext"/>
          <w:rtl/>
        </w:rPr>
        <w:t xml:space="preserve">מותר בכהנת, </w:t>
      </w:r>
      <w:r w:rsidR="008709E2">
        <w:rPr>
          <w:rFonts w:ascii="Fb Fontext" w:hAnsi="Fb Fontext" w:hint="cs"/>
          <w:rtl/>
        </w:rPr>
        <w:t xml:space="preserve">- </w:t>
      </w:r>
      <w:r w:rsidRPr="00224C4C">
        <w:rPr>
          <w:rFonts w:ascii="Fb Fontext" w:hAnsi="Fb Fontext"/>
          <w:rtl/>
        </w:rPr>
        <w:t>לא הוזהרו כשירות להנשא לפסולים.</w:t>
      </w:r>
    </w:p>
    <w:p w14:paraId="5B9264FB" w14:textId="6C008464" w:rsidR="006E0774" w:rsidRPr="00131640" w:rsidRDefault="006E0774" w:rsidP="008709E2">
      <w:pPr>
        <w:rPr>
          <w:rtl/>
        </w:rPr>
      </w:pPr>
      <w:r w:rsidRPr="00224C4C">
        <w:rPr>
          <w:rFonts w:ascii="Fb Fontext" w:hAnsi="Fb Fontext"/>
          <w:sz w:val="32"/>
          <w:rtl/>
        </w:rPr>
        <w:t xml:space="preserve">ומותר בממזרת, </w:t>
      </w:r>
      <w:r w:rsidR="008709E2">
        <w:rPr>
          <w:rFonts w:ascii="Fb Fontext" w:hAnsi="Fb Fontext" w:hint="cs"/>
          <w:sz w:val="32"/>
          <w:rtl/>
        </w:rPr>
        <w:t xml:space="preserve">- </w:t>
      </w:r>
      <w:r w:rsidRPr="00224C4C">
        <w:rPr>
          <w:rFonts w:ascii="Fb Fontext" w:hAnsi="Fb Fontext"/>
          <w:sz w:val="32"/>
          <w:rtl/>
        </w:rPr>
        <w:t>כרבי יוסי.</w:t>
      </w:r>
      <w:r w:rsidR="004B692E">
        <w:rPr>
          <w:rStyle w:val="afffff5"/>
          <w:rFonts w:hint="cs"/>
          <w:rtl/>
        </w:rPr>
        <w:t xml:space="preserve"> </w:t>
      </w:r>
      <w:r w:rsidR="004B692E" w:rsidRPr="004B692E">
        <w:rPr>
          <w:rStyle w:val="afffff5"/>
          <w:rFonts w:hint="cs"/>
          <w:rtl/>
        </w:rPr>
        <w:t>שקהל גרים לא איקרי קהל</w:t>
      </w:r>
    </w:p>
    <w:p w14:paraId="1A38E2B4" w14:textId="77777777" w:rsidR="006E0774" w:rsidRPr="00131640" w:rsidRDefault="006E0774" w:rsidP="00841728">
      <w:pPr>
        <w:pStyle w:val="affb"/>
        <w:rPr>
          <w:del w:id="90134" w:author="מנוע עיצוב" w:date="2026-10-08T11:01:28Z"/>
          <w:rtl/>
        </w:rPr>
      </w:pPr>
      <w:del w:id="90133" w:author="מנוע עיצוב" w:date="2026-10-08T11:01:28Z">
        <w:r w:rsidRPr="00224C4C">
          <w:rPr>
            <w:rFonts w:hint="cs"/>
            <w:rtl/>
          </w:rPr>
          <w:delText xml:space="preserve">׹</w:delText>
        </w:r>
      </w:del>
    </w:p>
    <w:p w14:paraId="38E88018" w14:textId="1D03933E" w:rsidR="007309FA" w:rsidRPr="00131640" w:rsidRDefault="006E0774" w:rsidP="00890D95">
      <w:pPr>
        <w:pStyle w:val="afffd"/>
        <w:rPr>
          <w:rtl/>
        </w:rPr>
      </w:pPr>
      <w:ins w:id="9881" w:author="מספור קטעי משנה" w:date="2026-10-06T06:45:32Z">
        <w:r>
          <w:rPr>
            <w:rStyle w:val="MisparKeta"/>
          </w:rPr>
          <w:t xml:space="preserve">ב. </w:t>
        </w:r>
      </w:ins>
      <w:r w:rsidRPr="00224C4C">
        <w:rPr>
          <w:rtl/>
        </w:rPr>
        <w:t>אלו הן שתוקי - כל שמכיר.</w:t>
      </w:r>
    </w:p>
    <w:p w14:paraId="10B4180A" w14:textId="5D19E325" w:rsidR="006E0774" w:rsidRPr="00131640" w:rsidRDefault="00695414" w:rsidP="008B17DF">
      <w:pPr>
        <w:pStyle w:val="affffb"/>
        <w:rPr>
          <w:rtl/>
        </w:rPr>
      </w:pPr>
      <w:r w:rsidRPr="00196D6B">
        <w:rPr>
          <w:rStyle w:val="afffff3"/>
          <w:rFonts w:cs="BA TM • Vilna Extra-Bold" w:hint="cs"/>
          <w:b w:val="0"/>
          <w:bCs w:val="0"/>
          <w:rtl/>
        </w:rPr>
        <w:t>רבא:</w:t>
      </w:r>
      <w:r>
        <w:rPr>
          <w:rFonts w:hint="cs"/>
          <w:rtl/>
        </w:rPr>
        <w:t xml:space="preserve"> </w:t>
      </w:r>
      <w:r w:rsidR="008B17DF">
        <w:rPr>
          <w:rFonts w:hint="cs"/>
          <w:rtl/>
        </w:rPr>
        <w:t>ד</w:t>
      </w:r>
      <w:r w:rsidR="006E0774" w:rsidRPr="00224C4C">
        <w:rPr>
          <w:rtl/>
        </w:rPr>
        <w:t>בר תורה שתוקי כשר.</w:t>
      </w:r>
    </w:p>
    <w:p w14:paraId="4B25D9AC" w14:textId="77777777" w:rsidR="00A85AC8" w:rsidRPr="00E600D8" w:rsidRDefault="006E0774" w:rsidP="008B17DF">
      <w:pPr>
        <w:pStyle w:val="38"/>
        <w:framePr w:wrap="notBeside"/>
        <w:rPr>
          <w:rtl/>
        </w:rPr>
      </w:pPr>
      <w:r w:rsidRPr="00E600D8">
        <w:rPr>
          <w:rFonts w:hint="cs"/>
          <w:rtl/>
        </w:rPr>
        <w:t>ו</w:t>
      </w:r>
      <w:r w:rsidR="008B17DF" w:rsidRPr="00E600D8">
        <w:rPr>
          <w:rFonts w:hint="cs"/>
          <w:rtl/>
        </w:rPr>
        <w:t>הטעם</w:t>
      </w:r>
      <w:r w:rsidR="00A85AC8" w:rsidRPr="00E600D8">
        <w:rPr>
          <w:rtl/>
        </w:rPr>
        <w:t>:</w:t>
      </w:r>
    </w:p>
    <w:p w14:paraId="680AE2CA" w14:textId="13E82025" w:rsidR="006E0774" w:rsidRPr="00131640" w:rsidRDefault="006E0774" w:rsidP="006E0774">
      <w:pPr>
        <w:rPr>
          <w:rtl/>
        </w:rPr>
      </w:pPr>
      <w:r w:rsidRPr="00224C4C">
        <w:rPr>
          <w:rFonts w:ascii="Fb Fontext" w:hAnsi="Fb Fontext" w:hint="cs"/>
          <w:rtl/>
        </w:rPr>
        <w:t>ד</w:t>
      </w:r>
      <w:r w:rsidRPr="00224C4C">
        <w:rPr>
          <w:rFonts w:ascii="Fb Fontext" w:hAnsi="Fb Fontext"/>
          <w:rtl/>
        </w:rPr>
        <w:t xml:space="preserve">רוב כשרים אצלה ומיעוט פסולין אצלה, ואי </w:t>
      </w:r>
      <w:r w:rsidRPr="00224C4C">
        <w:rPr>
          <w:rFonts w:ascii="Fb Fontext" w:hAnsi="Fb Fontext" w:hint="cs"/>
          <w:rtl/>
        </w:rPr>
        <w:t xml:space="preserve">הלכו הם אצלה </w:t>
      </w:r>
      <w:r w:rsidRPr="00224C4C">
        <w:rPr>
          <w:rFonts w:ascii="Fb Fontext" w:hAnsi="Fb Fontext"/>
          <w:rtl/>
        </w:rPr>
        <w:t>כל דפריש מרוב</w:t>
      </w:r>
      <w:r w:rsidRPr="00224C4C">
        <w:rPr>
          <w:rFonts w:ascii="Fb Fontext" w:hAnsi="Fb Fontext" w:hint="cs"/>
          <w:rtl/>
        </w:rPr>
        <w:t>א</w:t>
      </w:r>
      <w:r w:rsidRPr="00224C4C">
        <w:rPr>
          <w:rFonts w:ascii="Fb Fontext" w:hAnsi="Fb Fontext"/>
          <w:rtl/>
        </w:rPr>
        <w:t xml:space="preserve"> פריש, </w:t>
      </w:r>
      <w:r w:rsidRPr="00224C4C">
        <w:rPr>
          <w:rFonts w:ascii="Fb Fontext" w:hAnsi="Fb Fontext" w:hint="cs"/>
          <w:rtl/>
        </w:rPr>
        <w:t>דאי היא הלכה אליהם הו</w:t>
      </w:r>
      <w:r w:rsidRPr="00224C4C">
        <w:rPr>
          <w:rFonts w:ascii="Fb Fontext" w:hAnsi="Fb Fontext"/>
          <w:rtl/>
        </w:rPr>
        <w:t>"</w:t>
      </w:r>
      <w:r w:rsidRPr="00224C4C">
        <w:rPr>
          <w:rFonts w:ascii="Fb Fontext" w:hAnsi="Fb Fontext" w:hint="cs"/>
          <w:rtl/>
        </w:rPr>
        <w:t xml:space="preserve">ל קבוע וכמחצה על מחצה דמי </w:t>
      </w:r>
      <w:r w:rsidRPr="00046541">
        <w:rPr>
          <w:rStyle w:val="affffa"/>
          <w:rFonts w:hint="cs"/>
          <w:rtl/>
        </w:rPr>
        <w:t>וממזר</w:t>
      </w:r>
      <w:r w:rsidRPr="00224C4C">
        <w:rPr>
          <w:rFonts w:ascii="Fb Fontext" w:hAnsi="Fb Fontext" w:hint="cs"/>
          <w:rtl/>
        </w:rPr>
        <w:t xml:space="preserve"> ודאי </w:t>
      </w:r>
      <w:r w:rsidRPr="00046541">
        <w:rPr>
          <w:rStyle w:val="affffa"/>
          <w:rFonts w:hint="cs"/>
          <w:rtl/>
        </w:rPr>
        <w:t>לא יבוא</w:t>
      </w:r>
      <w:r w:rsidRPr="00224C4C">
        <w:rPr>
          <w:rFonts w:ascii="Fb Fontext" w:hAnsi="Fb Fontext" w:hint="cs"/>
          <w:rtl/>
        </w:rPr>
        <w:t>,</w:t>
      </w:r>
      <w:r w:rsidR="00046541">
        <w:rPr>
          <w:rFonts w:ascii="Fb Fontext" w:hAnsi="Fb Fontext" w:hint="cs"/>
          <w:rtl/>
        </w:rPr>
        <w:t>-</w:t>
      </w:r>
      <w:r w:rsidRPr="00224C4C">
        <w:rPr>
          <w:rFonts w:ascii="Fb Fontext" w:hAnsi="Fb Fontext" w:hint="cs"/>
          <w:rtl/>
        </w:rPr>
        <w:t xml:space="preserve"> הא ספק יבוא</w:t>
      </w:r>
    </w:p>
    <w:p w14:paraId="04AB5134" w14:textId="7F2A97FB" w:rsidR="006E0774" w:rsidRPr="00131640" w:rsidRDefault="006E0774" w:rsidP="006E0774">
      <w:pPr>
        <w:rPr>
          <w:rtl/>
        </w:rPr>
      </w:pPr>
      <w:r w:rsidRPr="00224C4C">
        <w:rPr>
          <w:rFonts w:ascii="Fb Fontext" w:hAnsi="Fb Fontext"/>
          <w:rtl/>
        </w:rPr>
        <w:t xml:space="preserve">ומה טעם אמרו שתוקי פסול? </w:t>
      </w:r>
      <w:r w:rsidR="00695414">
        <w:rPr>
          <w:rFonts w:ascii="Fb Fontext" w:hAnsi="Fb Fontext" w:hint="cs"/>
          <w:rtl/>
        </w:rPr>
        <w:t xml:space="preserve">- </w:t>
      </w:r>
      <w:r w:rsidRPr="00224C4C">
        <w:rPr>
          <w:rFonts w:ascii="Fb Fontext" w:hAnsi="Fb Fontext"/>
          <w:rtl/>
        </w:rPr>
        <w:t>גזירה שמא ישא אחותו מאביו.</w:t>
      </w:r>
    </w:p>
    <w:p w14:paraId="41D4F5B9" w14:textId="77777777" w:rsidR="00A85AC8" w:rsidRPr="00E600D8" w:rsidRDefault="006E0774" w:rsidP="008B17DF">
      <w:pPr>
        <w:pStyle w:val="38"/>
        <w:framePr w:wrap="notBeside"/>
        <w:rPr>
          <w:rtl/>
        </w:rPr>
      </w:pPr>
      <w:r w:rsidRPr="00E600D8">
        <w:rPr>
          <w:rFonts w:hint="cs"/>
          <w:rtl/>
        </w:rPr>
        <w:t>והך</w:t>
      </w:r>
      <w:r w:rsidR="00A85AC8" w:rsidRPr="00E600D8">
        <w:rPr>
          <w:rtl/>
        </w:rPr>
        <w:t>:</w:t>
      </w:r>
    </w:p>
    <w:p w14:paraId="3B56E7FF" w14:textId="3CE53FFF"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 xml:space="preserve">שתוקי </w:t>
      </w:r>
      <w:r w:rsidRPr="00224C4C">
        <w:rPr>
          <w:rFonts w:ascii="Fb Fontext" w:hAnsi="Fb Fontext" w:hint="cs"/>
          <w:sz w:val="32"/>
          <w:rtl/>
        </w:rPr>
        <w:t xml:space="preserve">לא ישא </w:t>
      </w:r>
      <w:r w:rsidRPr="00224C4C">
        <w:rPr>
          <w:rFonts w:ascii="Fb Fontext" w:hAnsi="Fb Fontext"/>
          <w:sz w:val="32"/>
          <w:rtl/>
        </w:rPr>
        <w:t xml:space="preserve">שתוקית </w:t>
      </w:r>
      <w:r w:rsidRPr="00224C4C">
        <w:rPr>
          <w:rFonts w:ascii="Fb Fontext" w:hAnsi="Fb Fontext" w:hint="cs"/>
          <w:sz w:val="32"/>
          <w:rtl/>
        </w:rPr>
        <w:t>דמעלה עשו ביוחסין</w:t>
      </w:r>
    </w:p>
    <w:p w14:paraId="100EECA5" w14:textId="77777777" w:rsidR="006E0774" w:rsidRDefault="006E0774" w:rsidP="006E0774">
      <w:pPr>
        <w:rPr>
          <w:rtl/>
        </w:rPr>
      </w:pPr>
      <w:r w:rsidRPr="00224C4C">
        <w:rPr>
          <w:rFonts w:ascii="Fb Fontext" w:hAnsi="Fb Fontext" w:hint="cs"/>
          <w:rtl/>
        </w:rPr>
        <w:t>דאי משום שמא ישא אחותו מאביו ה</w:t>
      </w:r>
      <w:r w:rsidRPr="00224C4C">
        <w:rPr>
          <w:rFonts w:ascii="Fb Fontext" w:hAnsi="Fb Fontext"/>
          <w:rtl/>
        </w:rPr>
        <w:t>"</w:t>
      </w:r>
      <w:r w:rsidRPr="00224C4C">
        <w:rPr>
          <w:rFonts w:ascii="Fb Fontext" w:hAnsi="Fb Fontext" w:hint="cs"/>
          <w:rtl/>
        </w:rPr>
        <w:t>נ ניחוש בבת שתוקית</w:t>
      </w:r>
      <w:r w:rsidRPr="00224C4C">
        <w:rPr>
          <w:rFonts w:ascii="Fb Fontext" w:hAnsi="Fb Fontext"/>
          <w:rtl/>
        </w:rPr>
        <w:t xml:space="preserve"> </w:t>
      </w:r>
      <w:r w:rsidRPr="00224C4C">
        <w:rPr>
          <w:rFonts w:ascii="Fb Fontext" w:hAnsi="Fb Fontext" w:hint="cs"/>
          <w:rtl/>
        </w:rPr>
        <w:t>אלא לא שכיחא וה</w:t>
      </w:r>
      <w:r w:rsidRPr="00224C4C">
        <w:rPr>
          <w:rFonts w:ascii="Fb Fontext" w:hAnsi="Fb Fontext"/>
          <w:rtl/>
        </w:rPr>
        <w:t>"</w:t>
      </w:r>
      <w:r w:rsidRPr="00224C4C">
        <w:rPr>
          <w:rFonts w:ascii="Fb Fontext" w:hAnsi="Fb Fontext" w:hint="cs"/>
          <w:rtl/>
        </w:rPr>
        <w:t>נ לא שכיחא</w:t>
      </w:r>
    </w:p>
    <w:p w14:paraId="496F59EC" w14:textId="7AC67939" w:rsidR="007309FA" w:rsidRPr="00131640" w:rsidRDefault="007309FA" w:rsidP="007309FA">
      <w:pPr>
        <w:pStyle w:val="affffb"/>
        <w:rPr>
          <w:rtl/>
        </w:rPr>
      </w:pPr>
      <w:r w:rsidRPr="007309FA">
        <w:rPr>
          <w:rtl/>
        </w:rPr>
        <w:t>***</w:t>
      </w:r>
    </w:p>
    <w:p w14:paraId="2799229A" w14:textId="77777777" w:rsidR="006E0774" w:rsidRPr="00131640" w:rsidRDefault="006E0774" w:rsidP="00695414">
      <w:pPr>
        <w:pStyle w:val="affffb"/>
        <w:rPr>
          <w:rtl/>
        </w:rPr>
      </w:pPr>
      <w:r w:rsidRPr="00196D6B">
        <w:rPr>
          <w:rStyle w:val="afffff3"/>
          <w:rFonts w:cs="BA TM • Vilna Extra-Bold"/>
          <w:b w:val="0"/>
          <w:bCs w:val="0"/>
          <w:rtl/>
        </w:rPr>
        <w:t>ואמר רבא:</w:t>
      </w:r>
      <w:r w:rsidRPr="00224C4C">
        <w:rPr>
          <w:rtl/>
        </w:rPr>
        <w:t xml:space="preserve"> דבר תורה אסופי כשר.</w:t>
      </w:r>
    </w:p>
    <w:p w14:paraId="703E685E" w14:textId="77777777" w:rsidR="00A85AC8" w:rsidRPr="00E600D8" w:rsidRDefault="00695414" w:rsidP="00695414">
      <w:pPr>
        <w:pStyle w:val="38"/>
        <w:framePr w:wrap="notBeside"/>
        <w:rPr>
          <w:rtl/>
        </w:rPr>
      </w:pPr>
      <w:r w:rsidRPr="00E600D8">
        <w:rPr>
          <w:rFonts w:hint="cs"/>
          <w:rtl/>
        </w:rPr>
        <w:t>והטעם</w:t>
      </w:r>
      <w:r w:rsidR="00A85AC8" w:rsidRPr="00E600D8">
        <w:rPr>
          <w:rtl/>
        </w:rPr>
        <w:t>:</w:t>
      </w:r>
    </w:p>
    <w:p w14:paraId="2ACF78A1" w14:textId="460CB311" w:rsidR="009469D7" w:rsidRDefault="00695414" w:rsidP="00366655">
      <w:pPr>
        <w:rPr>
          <w:rFonts w:ascii="Fb Fontext" w:hAnsi="Fb Fontext"/>
          <w:sz w:val="32"/>
          <w:rtl/>
        </w:rPr>
      </w:pPr>
      <w:r>
        <w:rPr>
          <w:rFonts w:ascii="Fb Fontext" w:hAnsi="Fb Fontext" w:hint="cs"/>
          <w:sz w:val="32"/>
          <w:rtl/>
        </w:rPr>
        <w:t>ד</w:t>
      </w:r>
      <w:r w:rsidR="006E0774" w:rsidRPr="00224C4C">
        <w:rPr>
          <w:rFonts w:ascii="Fb Fontext" w:hAnsi="Fb Fontext" w:hint="cs"/>
          <w:sz w:val="32"/>
          <w:rtl/>
        </w:rPr>
        <w:t xml:space="preserve">אשת איש תולה בבעלה </w:t>
      </w:r>
      <w:r w:rsidR="002E12BD">
        <w:rPr>
          <w:rFonts w:ascii="Fb Fontext" w:hAnsi="Fb Fontext" w:hint="cs"/>
          <w:sz w:val="32"/>
          <w:rtl/>
        </w:rPr>
        <w:t>ולא זורקות, והרוב מפנויות</w:t>
      </w:r>
      <w:r w:rsidR="0017390F">
        <w:rPr>
          <w:rStyle w:val="afffff5"/>
          <w:rFonts w:hint="cs"/>
          <w:rtl/>
        </w:rPr>
        <w:t xml:space="preserve"> </w:t>
      </w:r>
      <w:r w:rsidR="0017390F" w:rsidRPr="0017390F">
        <w:rPr>
          <w:rStyle w:val="afffff5"/>
          <w:rFonts w:hint="cs"/>
          <w:rtl/>
        </w:rPr>
        <w:t>ולא ממזר</w:t>
      </w:r>
      <w:r w:rsidR="002E12BD">
        <w:rPr>
          <w:rFonts w:ascii="Fb Fontext" w:hAnsi="Fb Fontext" w:hint="cs"/>
          <w:sz w:val="32"/>
          <w:rtl/>
        </w:rPr>
        <w:t xml:space="preserve">, </w:t>
      </w:r>
      <w:r w:rsidR="0017390F">
        <w:rPr>
          <w:rFonts w:ascii="Fb Fontext" w:hAnsi="Fb Fontext" w:hint="cs"/>
          <w:sz w:val="32"/>
          <w:rtl/>
        </w:rPr>
        <w:t>ו</w:t>
      </w:r>
      <w:r w:rsidR="006E0774" w:rsidRPr="00224C4C">
        <w:rPr>
          <w:rFonts w:ascii="Fb Fontext" w:hAnsi="Fb Fontext"/>
          <w:sz w:val="32"/>
          <w:rtl/>
        </w:rPr>
        <w:t xml:space="preserve">מיעוט ארוסות ומיעוט שהלך בעליהם למד"ה, </w:t>
      </w:r>
      <w:r w:rsidR="00E521B5" w:rsidRPr="00196D6B">
        <w:rPr>
          <w:rFonts w:ascii="Fb Fontext" w:hAnsi="Fb Fontext" w:cs="BA TM • Vilna Extra-Bold" w:hint="cs"/>
          <w:sz w:val="32"/>
          <w:rtl/>
        </w:rPr>
        <w:t>מול</w:t>
      </w:r>
      <w:r w:rsidR="0017390F">
        <w:rPr>
          <w:rFonts w:ascii="Fb Fontext" w:hAnsi="Fb Fontext" w:hint="cs"/>
          <w:sz w:val="32"/>
          <w:rtl/>
        </w:rPr>
        <w:t xml:space="preserve"> מיעוט </w:t>
      </w:r>
      <w:r w:rsidR="00366655" w:rsidRPr="00224C4C">
        <w:rPr>
          <w:rFonts w:ascii="Fb Fontext" w:hAnsi="Fb Fontext"/>
          <w:sz w:val="32"/>
          <w:rtl/>
        </w:rPr>
        <w:t>פנוי</w:t>
      </w:r>
      <w:r w:rsidR="0017390F">
        <w:rPr>
          <w:rFonts w:ascii="Fb Fontext" w:hAnsi="Fb Fontext" w:hint="cs"/>
          <w:sz w:val="32"/>
          <w:rtl/>
        </w:rPr>
        <w:t>ת</w:t>
      </w:r>
      <w:r w:rsidR="00366655" w:rsidRPr="00224C4C">
        <w:rPr>
          <w:rFonts w:ascii="Fb Fontext" w:hAnsi="Fb Fontext"/>
          <w:sz w:val="32"/>
          <w:rtl/>
        </w:rPr>
        <w:t xml:space="preserve"> </w:t>
      </w:r>
      <w:r w:rsidR="00E521B5">
        <w:rPr>
          <w:rFonts w:ascii="Fb Fontext" w:hAnsi="Fb Fontext" w:hint="cs"/>
          <w:sz w:val="32"/>
          <w:rtl/>
        </w:rPr>
        <w:t xml:space="preserve">ומיעוט </w:t>
      </w:r>
      <w:r w:rsidR="00366655" w:rsidRPr="00224C4C">
        <w:rPr>
          <w:rFonts w:ascii="Fb Fontext" w:hAnsi="Fb Fontext"/>
          <w:sz w:val="32"/>
          <w:rtl/>
        </w:rPr>
        <w:t>דמחמת רעבון</w:t>
      </w:r>
      <w:r w:rsidR="00366655" w:rsidRPr="00224C4C">
        <w:rPr>
          <w:rFonts w:ascii="Fb Fontext" w:hAnsi="Fb Fontext" w:hint="cs"/>
          <w:sz w:val="32"/>
          <w:rtl/>
        </w:rPr>
        <w:t>,</w:t>
      </w:r>
      <w:r w:rsidR="006E0774" w:rsidRPr="00224C4C">
        <w:rPr>
          <w:rFonts w:ascii="Fb Fontext" w:hAnsi="Fb Fontext"/>
          <w:sz w:val="32"/>
          <w:rtl/>
        </w:rPr>
        <w:t xml:space="preserve"> הוה פלגא ופלגא</w:t>
      </w:r>
      <w:r w:rsidR="006E0774" w:rsidRPr="00224C4C">
        <w:rPr>
          <w:rFonts w:ascii="Fb Fontext" w:hAnsi="Fb Fontext" w:hint="cs"/>
          <w:sz w:val="32"/>
          <w:rtl/>
        </w:rPr>
        <w:t xml:space="preserve"> ספק,</w:t>
      </w:r>
    </w:p>
    <w:p w14:paraId="38D12B50" w14:textId="246DFEAA" w:rsidR="006E0774" w:rsidRPr="00131640" w:rsidRDefault="006E0774" w:rsidP="00366655">
      <w:pPr>
        <w:rPr>
          <w:rtl/>
        </w:rPr>
      </w:pPr>
      <w:r w:rsidRPr="000B6ECA">
        <w:rPr>
          <w:rStyle w:val="affffa"/>
          <w:rFonts w:hint="cs"/>
          <w:rtl/>
        </w:rPr>
        <w:t>וממזר</w:t>
      </w:r>
      <w:r w:rsidRPr="00224C4C">
        <w:rPr>
          <w:rFonts w:ascii="Fb Fontext" w:hAnsi="Fb Fontext" w:hint="cs"/>
          <w:sz w:val="32"/>
          <w:rtl/>
        </w:rPr>
        <w:t xml:space="preserve"> וודאי ולא ספק, </w:t>
      </w:r>
      <w:r w:rsidRPr="000B6ECA">
        <w:rPr>
          <w:rStyle w:val="affffa"/>
          <w:rFonts w:hint="cs"/>
          <w:rtl/>
        </w:rPr>
        <w:t>קהל</w:t>
      </w:r>
      <w:r w:rsidRPr="00224C4C">
        <w:rPr>
          <w:rFonts w:ascii="Fb Fontext" w:hAnsi="Fb Fontext" w:hint="cs"/>
          <w:sz w:val="32"/>
          <w:rtl/>
        </w:rPr>
        <w:t xml:space="preserve"> ודאי ולא ספק</w:t>
      </w:r>
      <w:r w:rsidRPr="00224C4C">
        <w:rPr>
          <w:rFonts w:ascii="Fb Fontext" w:hAnsi="Fb Fontext"/>
          <w:sz w:val="32"/>
          <w:rtl/>
        </w:rPr>
        <w:t>,</w:t>
      </w:r>
    </w:p>
    <w:p w14:paraId="4B776CD6" w14:textId="77777777" w:rsidR="006E0774" w:rsidRPr="00131640" w:rsidRDefault="006E0774" w:rsidP="006E0774">
      <w:pPr>
        <w:rPr>
          <w:rtl/>
        </w:rPr>
      </w:pPr>
      <w:r w:rsidRPr="00224C4C">
        <w:rPr>
          <w:rFonts w:ascii="Fb Fontext" w:hAnsi="Fb Fontext" w:hint="cs"/>
          <w:rtl/>
        </w:rPr>
        <w:t>ואעפ</w:t>
      </w:r>
      <w:r w:rsidRPr="00224C4C">
        <w:rPr>
          <w:rFonts w:ascii="Fb Fontext" w:hAnsi="Fb Fontext"/>
          <w:rtl/>
        </w:rPr>
        <w:t>"</w:t>
      </w:r>
      <w:r w:rsidRPr="00224C4C">
        <w:rPr>
          <w:rFonts w:ascii="Fb Fontext" w:hAnsi="Fb Fontext" w:hint="cs"/>
          <w:rtl/>
        </w:rPr>
        <w:t xml:space="preserve">כ </w:t>
      </w:r>
      <w:r w:rsidRPr="00224C4C">
        <w:rPr>
          <w:rFonts w:ascii="Fb Fontext" w:hAnsi="Fb Fontext"/>
          <w:rtl/>
        </w:rPr>
        <w:t>אמרו אסופי פסול</w:t>
      </w:r>
      <w:r w:rsidRPr="00224C4C">
        <w:rPr>
          <w:rFonts w:ascii="Fb Fontext" w:hAnsi="Fb Fontext" w:hint="cs"/>
          <w:rtl/>
        </w:rPr>
        <w:t>- דמעלה עשו ביוחסין</w:t>
      </w:r>
    </w:p>
    <w:p w14:paraId="3F97203D" w14:textId="7DA8A280" w:rsidR="006E0774" w:rsidRPr="00131640" w:rsidRDefault="006E0774" w:rsidP="000B6ECA">
      <w:pPr>
        <w:spacing w:after="120"/>
        <w:rPr>
          <w:rtl/>
        </w:rPr>
      </w:pPr>
      <w:r w:rsidRPr="00224C4C">
        <w:rPr>
          <w:rFonts w:ascii="Fb Fontext" w:hAnsi="Fb Fontext" w:hint="cs"/>
          <w:rtl/>
        </w:rPr>
        <w:t xml:space="preserve">ולא </w:t>
      </w:r>
      <w:r w:rsidR="00E521B5">
        <w:rPr>
          <w:rFonts w:ascii="Fb Fontext" w:hAnsi="Fb Fontext" w:hint="cs"/>
          <w:rtl/>
        </w:rPr>
        <w:t xml:space="preserve">שמא </w:t>
      </w:r>
      <w:r w:rsidRPr="00224C4C">
        <w:rPr>
          <w:rFonts w:ascii="Fb Fontext" w:hAnsi="Fb Fontext" w:hint="cs"/>
          <w:rtl/>
        </w:rPr>
        <w:t>ישא אחותו מאביו, דא</w:t>
      </w:r>
      <w:r w:rsidRPr="00224C4C">
        <w:rPr>
          <w:rFonts w:ascii="Fb Fontext" w:hAnsi="Fb Fontext"/>
          <w:rtl/>
        </w:rPr>
        <w:t>"</w:t>
      </w:r>
      <w:r w:rsidRPr="00224C4C">
        <w:rPr>
          <w:rFonts w:ascii="Fb Fontext" w:hAnsi="Fb Fontext" w:hint="cs"/>
          <w:rtl/>
        </w:rPr>
        <w:t xml:space="preserve">ה בת אסופי </w:t>
      </w:r>
      <w:r w:rsidR="00B35B36">
        <w:rPr>
          <w:rFonts w:ascii="Fb Fontext" w:hAnsi="Fb Fontext" w:hint="cs"/>
          <w:rtl/>
        </w:rPr>
        <w:t>גם</w:t>
      </w:r>
      <w:r w:rsidRPr="00224C4C">
        <w:rPr>
          <w:rFonts w:ascii="Fb Fontext" w:hAnsi="Fb Fontext" w:hint="cs"/>
          <w:rtl/>
        </w:rPr>
        <w:t xml:space="preserve"> אלא לא שכיח וה</w:t>
      </w:r>
      <w:r w:rsidRPr="00224C4C">
        <w:rPr>
          <w:rFonts w:ascii="Fb Fontext" w:hAnsi="Fb Fontext"/>
          <w:rtl/>
        </w:rPr>
        <w:t>"</w:t>
      </w:r>
      <w:r w:rsidRPr="00224C4C">
        <w:rPr>
          <w:rFonts w:ascii="Fb Fontext" w:hAnsi="Fb Fontext" w:hint="cs"/>
          <w:rtl/>
        </w:rPr>
        <w:t>נ לא שכיח</w:t>
      </w:r>
    </w:p>
    <w:p w14:paraId="23BC9D7A" w14:textId="77777777" w:rsidR="006E0774" w:rsidRPr="00131640" w:rsidRDefault="006E0774" w:rsidP="0010529F">
      <w:pPr>
        <w:pStyle w:val="afff0"/>
        <w:framePr w:wrap="around"/>
        <w:rPr>
          <w:rtl/>
        </w:rPr>
      </w:pPr>
      <w:r w:rsidRPr="00224C4C">
        <w:rPr>
          <w:rFonts w:hint="cs"/>
          <w:rtl/>
        </w:rPr>
        <w:t>עג:</w:t>
      </w:r>
    </w:p>
    <w:p w14:paraId="48B3C216" w14:textId="757856BC" w:rsidR="00A85AC8" w:rsidRPr="00E600D8" w:rsidRDefault="006E0774" w:rsidP="00767130">
      <w:pPr>
        <w:pStyle w:val="38"/>
        <w:framePr w:wrap="notBeside"/>
        <w:rPr>
          <w:rtl/>
        </w:rPr>
      </w:pPr>
      <w:r w:rsidRPr="00E600D8">
        <w:rPr>
          <w:rtl/>
        </w:rPr>
        <w:t>•</w:t>
      </w:r>
      <w:r w:rsidRPr="00E600D8">
        <w:rPr>
          <w:rFonts w:hint="cs"/>
          <w:rtl/>
        </w:rPr>
        <w:t xml:space="preserve"> רבר</w:t>
      </w:r>
      <w:r w:rsidRPr="00E600D8">
        <w:rPr>
          <w:rtl/>
        </w:rPr>
        <w:t>"</w:t>
      </w:r>
      <w:r w:rsidRPr="00E600D8">
        <w:rPr>
          <w:rFonts w:hint="cs"/>
          <w:rtl/>
        </w:rPr>
        <w:t>ה</w:t>
      </w:r>
      <w:r w:rsidR="00A85AC8" w:rsidRPr="00E600D8">
        <w:rPr>
          <w:rtl/>
        </w:rPr>
        <w:t>:</w:t>
      </w:r>
    </w:p>
    <w:p w14:paraId="03A5B5A5" w14:textId="0A61101C" w:rsidR="006E0774" w:rsidRPr="009C6E73" w:rsidRDefault="006E0774" w:rsidP="001129D8">
      <w:pPr>
        <w:rPr>
          <w:spacing w:val="0"/>
          <w:rtl/>
        </w:rPr>
      </w:pPr>
      <w:r w:rsidRPr="009C6E73">
        <w:rPr>
          <w:rFonts w:ascii="Fb Fontext" w:hAnsi="Fb Fontext"/>
          <w:spacing w:val="0"/>
          <w:sz w:val="32"/>
          <w:rtl/>
        </w:rPr>
        <w:t>מצאו מהול</w:t>
      </w:r>
      <w:r w:rsidR="00767130" w:rsidRPr="009C6E73">
        <w:rPr>
          <w:rFonts w:ascii="Fb Fontext" w:hAnsi="Fb Fontext" w:hint="cs"/>
          <w:spacing w:val="0"/>
          <w:sz w:val="32"/>
          <w:rtl/>
        </w:rPr>
        <w:t>,</w:t>
      </w:r>
      <w:r w:rsidRPr="009C6E73">
        <w:rPr>
          <w:rFonts w:ascii="Fb Fontext" w:hAnsi="Fb Fontext"/>
          <w:spacing w:val="0"/>
          <w:sz w:val="32"/>
          <w:rtl/>
        </w:rPr>
        <w:t xml:space="preserve"> </w:t>
      </w:r>
      <w:r w:rsidR="00767130" w:rsidRPr="009C6E73">
        <w:rPr>
          <w:rFonts w:ascii="Fb Fontext" w:hAnsi="Fb Fontext" w:hint="cs"/>
          <w:spacing w:val="0"/>
          <w:sz w:val="32"/>
          <w:rtl/>
        </w:rPr>
        <w:t>או</w:t>
      </w:r>
      <w:r w:rsidRPr="009C6E73">
        <w:rPr>
          <w:rFonts w:ascii="Fb Fontext" w:hAnsi="Fb Fontext"/>
          <w:spacing w:val="0"/>
          <w:sz w:val="32"/>
          <w:rtl/>
        </w:rPr>
        <w:t xml:space="preserve"> </w:t>
      </w:r>
      <w:r w:rsidRPr="009C6E73">
        <w:rPr>
          <w:rFonts w:ascii="Fb Fontext" w:hAnsi="Fb Fontext" w:hint="cs"/>
          <w:spacing w:val="0"/>
          <w:sz w:val="32"/>
          <w:rtl/>
        </w:rPr>
        <w:t>אבריו מסודרים</w:t>
      </w:r>
      <w:r w:rsidR="001129D8" w:rsidRPr="009C6E73">
        <w:rPr>
          <w:rFonts w:ascii="Fb Fontext" w:hAnsi="Fb Fontext" w:hint="cs"/>
          <w:spacing w:val="0"/>
          <w:sz w:val="32"/>
          <w:rtl/>
        </w:rPr>
        <w:t>,</w:t>
      </w:r>
      <w:r w:rsidR="001129D8" w:rsidRPr="009C6E73">
        <w:rPr>
          <w:rFonts w:ascii="Fb Fontext" w:hAnsi="Fb Fontext" w:hint="cs"/>
          <w:spacing w:val="0"/>
          <w:rtl/>
        </w:rPr>
        <w:t xml:space="preserve"> </w:t>
      </w:r>
      <w:r w:rsidR="001129D8" w:rsidRPr="009C6E73">
        <w:rPr>
          <w:rStyle w:val="afffff3"/>
          <w:rFonts w:hint="cs"/>
          <w:spacing w:val="0"/>
          <w:rtl/>
        </w:rPr>
        <w:t>ג.</w:t>
      </w:r>
      <w:r w:rsidR="001129D8" w:rsidRPr="009C6E73">
        <w:rPr>
          <w:rFonts w:ascii="Fb Fontext" w:hAnsi="Fb Fontext" w:hint="cs"/>
          <w:spacing w:val="0"/>
          <w:rtl/>
        </w:rPr>
        <w:t xml:space="preserve"> </w:t>
      </w:r>
      <w:r w:rsidRPr="009C6E73">
        <w:rPr>
          <w:rFonts w:ascii="Fb Fontext" w:hAnsi="Fb Fontext" w:hint="cs"/>
          <w:spacing w:val="0"/>
          <w:rtl/>
        </w:rPr>
        <w:t xml:space="preserve">משוח בשמן </w:t>
      </w:r>
      <w:r w:rsidR="001129D8" w:rsidRPr="009C6E73">
        <w:rPr>
          <w:rStyle w:val="afffff3"/>
          <w:rFonts w:hint="cs"/>
          <w:spacing w:val="0"/>
          <w:rtl/>
        </w:rPr>
        <w:t>ד.</w:t>
      </w:r>
      <w:r w:rsidR="001129D8" w:rsidRPr="009C6E73">
        <w:rPr>
          <w:rFonts w:ascii="Fb Fontext" w:hAnsi="Fb Fontext" w:hint="cs"/>
          <w:spacing w:val="0"/>
          <w:rtl/>
        </w:rPr>
        <w:t xml:space="preserve"> </w:t>
      </w:r>
      <w:r w:rsidRPr="009C6E73">
        <w:rPr>
          <w:rFonts w:ascii="Fb Fontext" w:hAnsi="Fb Fontext"/>
          <w:spacing w:val="0"/>
          <w:rtl/>
        </w:rPr>
        <w:t xml:space="preserve">ומלא כוחלא, </w:t>
      </w:r>
      <w:r w:rsidR="001129D8" w:rsidRPr="009C6E73">
        <w:rPr>
          <w:rStyle w:val="afffff3"/>
          <w:rFonts w:hint="cs"/>
          <w:spacing w:val="0"/>
          <w:rtl/>
        </w:rPr>
        <w:t>ה.</w:t>
      </w:r>
      <w:r w:rsidR="001129D8" w:rsidRPr="009C6E73">
        <w:rPr>
          <w:rFonts w:ascii="Fb Fontext" w:hAnsi="Fb Fontext" w:hint="cs"/>
          <w:spacing w:val="0"/>
          <w:rtl/>
        </w:rPr>
        <w:t xml:space="preserve"> </w:t>
      </w:r>
      <w:r w:rsidRPr="009C6E73">
        <w:rPr>
          <w:rFonts w:ascii="Fb Fontext" w:hAnsi="Fb Fontext" w:hint="cs"/>
          <w:spacing w:val="0"/>
          <w:rtl/>
        </w:rPr>
        <w:t>קשרי עשבים בו</w:t>
      </w:r>
      <w:r w:rsidRPr="009C6E73">
        <w:rPr>
          <w:rFonts w:ascii="Fb Fontext" w:hAnsi="Fb Fontext"/>
          <w:spacing w:val="0"/>
          <w:rtl/>
        </w:rPr>
        <w:t xml:space="preserve">, </w:t>
      </w:r>
      <w:r w:rsidR="001129D8" w:rsidRPr="009C6E73">
        <w:rPr>
          <w:rStyle w:val="afffff3"/>
          <w:rFonts w:hint="cs"/>
          <w:spacing w:val="0"/>
          <w:rtl/>
        </w:rPr>
        <w:t>ו</w:t>
      </w:r>
      <w:r w:rsidR="001129D8" w:rsidRPr="009C6E73">
        <w:rPr>
          <w:rFonts w:ascii="Fb Fontext" w:hAnsi="Fb Fontext" w:hint="cs"/>
          <w:spacing w:val="0"/>
          <w:rtl/>
        </w:rPr>
        <w:t xml:space="preserve">. </w:t>
      </w:r>
      <w:r w:rsidRPr="009C6E73">
        <w:rPr>
          <w:rFonts w:ascii="Fb Fontext" w:hAnsi="Fb Fontext"/>
          <w:spacing w:val="0"/>
          <w:rtl/>
        </w:rPr>
        <w:t xml:space="preserve">תלי פיתקא, </w:t>
      </w:r>
      <w:r w:rsidR="001129D8" w:rsidRPr="009C6E73">
        <w:rPr>
          <w:rStyle w:val="afffff3"/>
          <w:rFonts w:hint="cs"/>
          <w:spacing w:val="0"/>
          <w:rtl/>
        </w:rPr>
        <w:t xml:space="preserve">ז. </w:t>
      </w:r>
      <w:r w:rsidRPr="009C6E73">
        <w:rPr>
          <w:rFonts w:ascii="Fb Fontext" w:hAnsi="Fb Fontext"/>
          <w:spacing w:val="0"/>
          <w:rtl/>
        </w:rPr>
        <w:t>ותלי קמיע - אין בו משום אסופי.</w:t>
      </w:r>
    </w:p>
    <w:p w14:paraId="2D2D0C7A" w14:textId="1E0A776D" w:rsidR="00A85AC8" w:rsidRPr="00E600D8" w:rsidRDefault="00E43D2C" w:rsidP="009C0CE8">
      <w:pPr>
        <w:pStyle w:val="38"/>
        <w:framePr w:wrap="notBeside"/>
        <w:rPr>
          <w:rtl/>
        </w:rPr>
      </w:pPr>
      <w:r w:rsidRPr="00E600D8">
        <w:rPr>
          <w:rFonts w:hint="cs"/>
          <w:rtl/>
        </w:rPr>
        <w:t>ח</w:t>
      </w:r>
      <w:r w:rsidR="00A85AC8" w:rsidRPr="00E600D8">
        <w:rPr>
          <w:rFonts w:hint="cs"/>
          <w:rtl/>
        </w:rPr>
        <w:t>.</w:t>
      </w:r>
    </w:p>
    <w:p w14:paraId="1CD19727" w14:textId="4AE77980" w:rsidR="009469D7" w:rsidRDefault="006E0774" w:rsidP="006E0774">
      <w:pPr>
        <w:rPr>
          <w:rFonts w:ascii="Fb Fontext" w:hAnsi="Fb Fontext"/>
          <w:rtl/>
        </w:rPr>
      </w:pPr>
      <w:r w:rsidRPr="00224C4C">
        <w:rPr>
          <w:rFonts w:ascii="Fb Fontext" w:hAnsi="Fb Fontext"/>
          <w:rtl/>
        </w:rPr>
        <w:t>תל</w:t>
      </w:r>
      <w:r w:rsidRPr="00224C4C">
        <w:rPr>
          <w:rFonts w:ascii="Fb Fontext" w:hAnsi="Fb Fontext" w:hint="cs"/>
          <w:rtl/>
        </w:rPr>
        <w:t>וי בדקל אי יכולה להגיע אליו חיה</w:t>
      </w:r>
      <w:r w:rsidRPr="00224C4C">
        <w:rPr>
          <w:rFonts w:ascii="Fb Fontext" w:hAnsi="Fb Fontext"/>
          <w:rtl/>
        </w:rPr>
        <w:t xml:space="preserve"> - יש בו משום אסופי,</w:t>
      </w:r>
    </w:p>
    <w:p w14:paraId="0736202F" w14:textId="5C35F3AA" w:rsidR="006E0774" w:rsidRPr="00131640" w:rsidRDefault="006E0774" w:rsidP="006E0774">
      <w:pPr>
        <w:rPr>
          <w:rtl/>
        </w:rPr>
      </w:pPr>
      <w:r w:rsidRPr="00224C4C">
        <w:rPr>
          <w:rFonts w:ascii="Fb Fontext" w:hAnsi="Fb Fontext"/>
          <w:rtl/>
        </w:rPr>
        <w:t>אם לאו - אין בו משום אסופי.</w:t>
      </w:r>
    </w:p>
    <w:p w14:paraId="55471443" w14:textId="5E8B4CFC" w:rsidR="00A85AC8" w:rsidRPr="00E600D8" w:rsidRDefault="00E43D2C" w:rsidP="009C0CE8">
      <w:pPr>
        <w:pStyle w:val="38"/>
        <w:framePr w:wrap="notBeside"/>
        <w:rPr>
          <w:rtl/>
        </w:rPr>
      </w:pPr>
      <w:r w:rsidRPr="00E600D8">
        <w:rPr>
          <w:rFonts w:hint="cs"/>
          <w:rtl/>
        </w:rPr>
        <w:t>ט</w:t>
      </w:r>
      <w:r w:rsidR="00A85AC8" w:rsidRPr="00E600D8">
        <w:rPr>
          <w:rFonts w:hint="cs"/>
          <w:rtl/>
        </w:rPr>
        <w:t>.</w:t>
      </w:r>
    </w:p>
    <w:p w14:paraId="427D691D" w14:textId="5AE66F42" w:rsidR="006E0774" w:rsidRPr="00131640" w:rsidRDefault="006E0774" w:rsidP="006E0774">
      <w:pPr>
        <w:rPr>
          <w:rtl/>
        </w:rPr>
      </w:pPr>
      <w:r w:rsidRPr="00224C4C">
        <w:rPr>
          <w:rFonts w:ascii="Fb Fontext" w:hAnsi="Fb Fontext" w:hint="cs"/>
          <w:rtl/>
        </w:rPr>
        <w:t xml:space="preserve">עץ סמוך לעיר יש בו משום אסופי [שדים] ואי לאו </w:t>
      </w:r>
      <w:r w:rsidR="009C0CE8">
        <w:rPr>
          <w:rFonts w:ascii="Fb Fontext" w:hAnsi="Fb Fontext" w:hint="cs"/>
          <w:rtl/>
        </w:rPr>
        <w:t>לא.</w:t>
      </w:r>
    </w:p>
    <w:p w14:paraId="22A3D34D" w14:textId="4875038C" w:rsidR="00A85AC8" w:rsidRPr="00E600D8" w:rsidRDefault="00E43D2C" w:rsidP="00E43D2C">
      <w:pPr>
        <w:pStyle w:val="38"/>
        <w:framePr w:wrap="notBeside"/>
        <w:rPr>
          <w:rtl/>
        </w:rPr>
      </w:pPr>
      <w:r w:rsidRPr="00E600D8">
        <w:rPr>
          <w:rFonts w:hint="cs"/>
          <w:rtl/>
        </w:rPr>
        <w:t>י</w:t>
      </w:r>
      <w:r w:rsidR="00A85AC8" w:rsidRPr="00E600D8">
        <w:rPr>
          <w:rFonts w:hint="cs"/>
          <w:rtl/>
        </w:rPr>
        <w:t>.</w:t>
      </w:r>
    </w:p>
    <w:p w14:paraId="603666A8" w14:textId="45AD4102" w:rsidR="006E0774" w:rsidRPr="00131640" w:rsidRDefault="006E0774" w:rsidP="006E0774">
      <w:pPr>
        <w:rPr>
          <w:rtl/>
        </w:rPr>
      </w:pPr>
      <w:r w:rsidRPr="00224C4C">
        <w:rPr>
          <w:rFonts w:ascii="Fb Fontext" w:hAnsi="Fb Fontext" w:hint="cs"/>
          <w:rtl/>
        </w:rPr>
        <w:t>ביהכנס הסמוך לעיר ו</w:t>
      </w:r>
      <w:r w:rsidR="00E43D2C">
        <w:rPr>
          <w:rFonts w:ascii="Fb Fontext" w:hAnsi="Fb Fontext" w:hint="cs"/>
          <w:rtl/>
        </w:rPr>
        <w:t>מצויים</w:t>
      </w:r>
      <w:r w:rsidRPr="00224C4C">
        <w:rPr>
          <w:rFonts w:ascii="Fb Fontext" w:hAnsi="Fb Fontext"/>
          <w:rtl/>
        </w:rPr>
        <w:t xml:space="preserve"> רבים - אין בו משום אסופי, ואם לאו - יש בו משום אסופי.</w:t>
      </w:r>
    </w:p>
    <w:p w14:paraId="0E471192" w14:textId="00DA79E0" w:rsidR="00A85AC8" w:rsidRPr="00E600D8" w:rsidRDefault="00E43D2C" w:rsidP="00E43D2C">
      <w:pPr>
        <w:pStyle w:val="38"/>
        <w:framePr w:wrap="notBeside"/>
        <w:rPr>
          <w:rtl/>
        </w:rPr>
      </w:pPr>
      <w:r w:rsidRPr="00E600D8">
        <w:rPr>
          <w:rFonts w:hint="cs"/>
          <w:rtl/>
        </w:rPr>
        <w:t>אמימר יא</w:t>
      </w:r>
      <w:r w:rsidR="00A85AC8" w:rsidRPr="00E600D8">
        <w:rPr>
          <w:rFonts w:hint="cs"/>
          <w:rtl/>
        </w:rPr>
        <w:t>.</w:t>
      </w:r>
    </w:p>
    <w:p w14:paraId="319A52B8" w14:textId="25462004" w:rsidR="00376034" w:rsidRPr="00131640" w:rsidRDefault="00376034" w:rsidP="006E0774">
      <w:pPr>
        <w:rPr>
          <w:rtl/>
        </w:rPr>
      </w:pPr>
      <w:r>
        <w:rPr>
          <w:rFonts w:ascii="Fb Fontext" w:hAnsi="Fb Fontext" w:hint="cs"/>
          <w:sz w:val="32"/>
          <w:rtl/>
        </w:rPr>
        <w:t>חפירת לגרעיני תמרים</w:t>
      </w:r>
      <w:r w:rsidR="006E0774" w:rsidRPr="00224C4C">
        <w:rPr>
          <w:rFonts w:ascii="Fb Fontext" w:hAnsi="Fb Fontext"/>
          <w:sz w:val="32"/>
          <w:rtl/>
        </w:rPr>
        <w:t xml:space="preserve">- יש בו משום אסופי, </w:t>
      </w:r>
      <w:r w:rsidRPr="00376034">
        <w:rPr>
          <w:rStyle w:val="afffff5"/>
          <w:rFonts w:hint="cs"/>
          <w:rtl/>
        </w:rPr>
        <w:t>מזיקין</w:t>
      </w:r>
    </w:p>
    <w:p w14:paraId="5F8AE284" w14:textId="15EF7D83" w:rsidR="00A85AC8" w:rsidRPr="00E600D8" w:rsidRDefault="00873C13" w:rsidP="00873C13">
      <w:pPr>
        <w:pStyle w:val="38"/>
        <w:framePr w:wrap="notBeside"/>
        <w:rPr>
          <w:rtl/>
        </w:rPr>
      </w:pPr>
      <w:r w:rsidRPr="00E600D8">
        <w:rPr>
          <w:rFonts w:hint="cs"/>
          <w:rtl/>
        </w:rPr>
        <w:t>יב</w:t>
      </w:r>
      <w:r w:rsidR="00A85AC8" w:rsidRPr="00E600D8">
        <w:rPr>
          <w:rFonts w:hint="cs"/>
          <w:rtl/>
        </w:rPr>
        <w:t>.</w:t>
      </w:r>
    </w:p>
    <w:p w14:paraId="220D352B" w14:textId="4398FF67" w:rsidR="006E0774" w:rsidRPr="00131640" w:rsidRDefault="006E0774" w:rsidP="006E0774">
      <w:pPr>
        <w:rPr>
          <w:rtl/>
        </w:rPr>
      </w:pPr>
      <w:r w:rsidRPr="00224C4C">
        <w:rPr>
          <w:rFonts w:ascii="Fb Fontext" w:hAnsi="Fb Fontext" w:hint="cs"/>
          <w:sz w:val="32"/>
          <w:rtl/>
        </w:rPr>
        <w:t>באמצע הנהר</w:t>
      </w:r>
      <w:r w:rsidRPr="00224C4C">
        <w:rPr>
          <w:rFonts w:ascii="Fb Fontext" w:hAnsi="Fb Fontext"/>
          <w:sz w:val="32"/>
          <w:rtl/>
        </w:rPr>
        <w:t xml:space="preserve"> - אין בו משום אסופי,</w:t>
      </w:r>
    </w:p>
    <w:p w14:paraId="01634090" w14:textId="0D7C46D3" w:rsidR="00A85AC8" w:rsidRPr="00E600D8" w:rsidRDefault="00873C13" w:rsidP="00873C13">
      <w:pPr>
        <w:pStyle w:val="38"/>
        <w:framePr w:wrap="notBeside"/>
        <w:rPr>
          <w:rtl/>
        </w:rPr>
      </w:pPr>
      <w:r w:rsidRPr="00E600D8">
        <w:rPr>
          <w:rFonts w:hint="cs"/>
          <w:rtl/>
        </w:rPr>
        <w:t>יג</w:t>
      </w:r>
      <w:r w:rsidR="00A85AC8" w:rsidRPr="00E600D8">
        <w:rPr>
          <w:rFonts w:hint="cs"/>
          <w:rtl/>
        </w:rPr>
        <w:t>.</w:t>
      </w:r>
    </w:p>
    <w:p w14:paraId="5F55ABF2" w14:textId="621CAE9A" w:rsidR="009469D7" w:rsidRDefault="006E0774" w:rsidP="006E0774">
      <w:pPr>
        <w:rPr>
          <w:rFonts w:ascii="Fb Fontext" w:hAnsi="Fb Fontext"/>
          <w:rtl/>
        </w:rPr>
      </w:pPr>
      <w:r w:rsidRPr="00224C4C">
        <w:rPr>
          <w:rFonts w:ascii="Fb Fontext" w:hAnsi="Fb Fontext" w:hint="cs"/>
          <w:rtl/>
        </w:rPr>
        <w:t>מקום הפשרת הנהר-</w:t>
      </w:r>
      <w:r w:rsidRPr="00224C4C">
        <w:rPr>
          <w:rFonts w:ascii="Fb Fontext" w:hAnsi="Fb Fontext"/>
          <w:rtl/>
        </w:rPr>
        <w:t xml:space="preserve"> יש בו משום אסופי,</w:t>
      </w:r>
    </w:p>
    <w:p w14:paraId="4E453EB4" w14:textId="213C0545" w:rsidR="00A85AC8" w:rsidRPr="00E600D8" w:rsidRDefault="00873C13" w:rsidP="00873C13">
      <w:pPr>
        <w:pStyle w:val="38"/>
        <w:framePr w:wrap="notBeside"/>
        <w:rPr>
          <w:rtl/>
        </w:rPr>
      </w:pPr>
      <w:r w:rsidRPr="00E600D8">
        <w:rPr>
          <w:rFonts w:hint="cs"/>
          <w:rtl/>
        </w:rPr>
        <w:t>יד</w:t>
      </w:r>
      <w:r w:rsidR="00A85AC8" w:rsidRPr="00E600D8">
        <w:rPr>
          <w:rFonts w:hint="cs"/>
          <w:rtl/>
        </w:rPr>
        <w:t>.</w:t>
      </w:r>
    </w:p>
    <w:p w14:paraId="38FB40AE" w14:textId="2E354FDB" w:rsidR="009469D7" w:rsidRDefault="006E0774" w:rsidP="006E0774">
      <w:pPr>
        <w:rPr>
          <w:rFonts w:ascii="Fb Fontext" w:hAnsi="Fb Fontext"/>
          <w:rtl/>
        </w:rPr>
      </w:pPr>
      <w:r w:rsidRPr="00224C4C">
        <w:rPr>
          <w:rFonts w:ascii="Fb Fontext" w:hAnsi="Fb Fontext"/>
          <w:rtl/>
        </w:rPr>
        <w:t>צידי ר</w:t>
      </w:r>
      <w:r w:rsidRPr="00224C4C">
        <w:rPr>
          <w:rFonts w:ascii="Fb Fontext" w:hAnsi="Fb Fontext" w:hint="cs"/>
          <w:rtl/>
        </w:rPr>
        <w:t>ה</w:t>
      </w:r>
      <w:r w:rsidRPr="00224C4C">
        <w:rPr>
          <w:rFonts w:ascii="Fb Fontext" w:hAnsi="Fb Fontext"/>
          <w:rtl/>
        </w:rPr>
        <w:t>"</w:t>
      </w:r>
      <w:r w:rsidRPr="00224C4C">
        <w:rPr>
          <w:rFonts w:ascii="Fb Fontext" w:hAnsi="Fb Fontext" w:hint="cs"/>
          <w:rtl/>
        </w:rPr>
        <w:t>ר-</w:t>
      </w:r>
      <w:r w:rsidRPr="00224C4C">
        <w:rPr>
          <w:rFonts w:ascii="Fb Fontext" w:hAnsi="Fb Fontext"/>
          <w:rtl/>
        </w:rPr>
        <w:t xml:space="preserve"> אין בו משום אסופי,</w:t>
      </w:r>
    </w:p>
    <w:p w14:paraId="0BED8CE4" w14:textId="051743C5" w:rsidR="00A85AC8" w:rsidRPr="00E600D8" w:rsidRDefault="00873C13" w:rsidP="00873C13">
      <w:pPr>
        <w:pStyle w:val="38"/>
        <w:framePr w:wrap="notBeside"/>
        <w:rPr>
          <w:rtl/>
        </w:rPr>
      </w:pPr>
      <w:r w:rsidRPr="00E600D8">
        <w:rPr>
          <w:rFonts w:hint="cs"/>
          <w:rtl/>
        </w:rPr>
        <w:t>טו</w:t>
      </w:r>
      <w:r w:rsidR="00A85AC8" w:rsidRPr="00E600D8">
        <w:rPr>
          <w:rFonts w:hint="cs"/>
          <w:rtl/>
        </w:rPr>
        <w:t>.</w:t>
      </w:r>
    </w:p>
    <w:p w14:paraId="6FBD68F1" w14:textId="32413DD3" w:rsidR="006E0774" w:rsidRPr="00131640" w:rsidRDefault="006E0774" w:rsidP="000A6161">
      <w:pPr>
        <w:spacing w:after="120"/>
        <w:rPr>
          <w:rtl/>
        </w:rPr>
      </w:pPr>
      <w:r w:rsidRPr="00224C4C">
        <w:rPr>
          <w:rFonts w:ascii="Fb Fontext" w:hAnsi="Fb Fontext"/>
          <w:rtl/>
        </w:rPr>
        <w:t>ר</w:t>
      </w:r>
      <w:r w:rsidRPr="00224C4C">
        <w:rPr>
          <w:rFonts w:ascii="Fb Fontext" w:hAnsi="Fb Fontext" w:hint="cs"/>
          <w:rtl/>
        </w:rPr>
        <w:t>ה</w:t>
      </w:r>
      <w:r w:rsidRPr="00224C4C">
        <w:rPr>
          <w:rFonts w:ascii="Fb Fontext" w:hAnsi="Fb Fontext"/>
          <w:rtl/>
        </w:rPr>
        <w:t>"</w:t>
      </w:r>
      <w:r w:rsidRPr="00224C4C">
        <w:rPr>
          <w:rFonts w:ascii="Fb Fontext" w:hAnsi="Fb Fontext" w:hint="cs"/>
          <w:rtl/>
        </w:rPr>
        <w:t>ר</w:t>
      </w:r>
      <w:r w:rsidRPr="00224C4C">
        <w:rPr>
          <w:rFonts w:ascii="Fb Fontext" w:hAnsi="Fb Fontext"/>
          <w:rtl/>
        </w:rPr>
        <w:t xml:space="preserve"> יש בו משום אסופי.</w:t>
      </w:r>
    </w:p>
    <w:p w14:paraId="19477E18" w14:textId="4EC80E03" w:rsidR="00A85AC8" w:rsidRPr="00E600D8" w:rsidRDefault="006E0774" w:rsidP="000A6161">
      <w:pPr>
        <w:pStyle w:val="38"/>
        <w:framePr w:wrap="notBeside"/>
        <w:rPr>
          <w:rtl/>
        </w:rPr>
      </w:pPr>
      <w:r w:rsidRPr="00E600D8">
        <w:rPr>
          <w:rFonts w:hint="cs"/>
          <w:rtl/>
        </w:rPr>
        <w:t>ר</w:t>
      </w:r>
      <w:r w:rsidRPr="00E600D8">
        <w:rPr>
          <w:rtl/>
        </w:rPr>
        <w:t>"</w:t>
      </w:r>
      <w:r w:rsidRPr="00E600D8">
        <w:rPr>
          <w:rFonts w:hint="cs"/>
          <w:rtl/>
        </w:rPr>
        <w:t>י מ</w:t>
      </w:r>
      <w:r w:rsidRPr="00E600D8">
        <w:rPr>
          <w:rtl/>
        </w:rPr>
        <w:t>רב</w:t>
      </w:r>
      <w:r w:rsidR="00A85AC8" w:rsidRPr="00E600D8">
        <w:rPr>
          <w:rtl/>
        </w:rPr>
        <w:t>:</w:t>
      </w:r>
    </w:p>
    <w:p w14:paraId="72C9B13E" w14:textId="2FDBAB4D" w:rsidR="009469D7" w:rsidRDefault="006E0774" w:rsidP="000A6161">
      <w:pPr>
        <w:rPr>
          <w:rFonts w:ascii="Fb Fontext" w:hAnsi="Fb Fontext"/>
          <w:sz w:val="32"/>
          <w:rtl/>
        </w:rPr>
      </w:pPr>
      <w:r w:rsidRPr="00224C4C">
        <w:rPr>
          <w:rFonts w:ascii="Fb Fontext" w:hAnsi="Fb Fontext"/>
          <w:sz w:val="32"/>
          <w:rtl/>
        </w:rPr>
        <w:t>כל זמן שבשוק - אביו ואמו נאמנים עליו,</w:t>
      </w:r>
    </w:p>
    <w:p w14:paraId="6E04E358" w14:textId="18E70C25" w:rsidR="006E0774" w:rsidRPr="009C6E73" w:rsidRDefault="006E0774" w:rsidP="000A6161">
      <w:pPr>
        <w:rPr>
          <w:spacing w:val="0"/>
          <w:rtl/>
        </w:rPr>
      </w:pPr>
      <w:r w:rsidRPr="009C6E73">
        <w:rPr>
          <w:rFonts w:ascii="Fb Fontext" w:hAnsi="Fb Fontext"/>
          <w:spacing w:val="0"/>
          <w:sz w:val="32"/>
          <w:rtl/>
        </w:rPr>
        <w:t>נאסף מן השוק - אין נאמנים עליו.</w:t>
      </w:r>
      <w:r w:rsidR="000A6161" w:rsidRPr="009C6E73">
        <w:rPr>
          <w:rStyle w:val="afffff3"/>
          <w:rFonts w:hint="cs"/>
          <w:spacing w:val="0"/>
          <w:rtl/>
        </w:rPr>
        <w:t xml:space="preserve"> רבא: </w:t>
      </w:r>
      <w:r w:rsidRPr="009C6E73">
        <w:rPr>
          <w:rFonts w:ascii="Fb Fontext" w:hAnsi="Fb Fontext"/>
          <w:spacing w:val="0"/>
          <w:rtl/>
        </w:rPr>
        <w:t>הואיל ויצא עליו שם אסופי.</w:t>
      </w:r>
    </w:p>
    <w:p w14:paraId="29C2CA44" w14:textId="6A091B5C" w:rsidR="00A85AC8" w:rsidRPr="00E600D8" w:rsidRDefault="006E0774" w:rsidP="000A6161">
      <w:pPr>
        <w:pStyle w:val="38"/>
        <w:framePr w:wrap="notBeside"/>
        <w:rPr>
          <w:rtl/>
        </w:rPr>
      </w:pPr>
      <w:r w:rsidRPr="00E600D8">
        <w:rPr>
          <w:rtl/>
        </w:rPr>
        <w:t>רבא</w:t>
      </w:r>
      <w:r w:rsidR="00A85AC8" w:rsidRPr="00E600D8">
        <w:rPr>
          <w:rtl/>
        </w:rPr>
        <w:t>:</w:t>
      </w:r>
    </w:p>
    <w:p w14:paraId="4C92A9CB" w14:textId="746D8CE3" w:rsidR="006E0774" w:rsidRDefault="006E0774" w:rsidP="006E0774">
      <w:pPr>
        <w:rPr>
          <w:rFonts w:ascii="Fb Fontext" w:hAnsi="Fb Fontext"/>
          <w:rtl/>
        </w:rPr>
      </w:pPr>
      <w:r w:rsidRPr="00224C4C">
        <w:rPr>
          <w:rFonts w:ascii="Fb Fontext" w:hAnsi="Fb Fontext"/>
          <w:rtl/>
        </w:rPr>
        <w:t>ובשני רעבון, אע"פ שנאסף מן השוק - אביו ואמו נאמנים עליו.</w:t>
      </w:r>
    </w:p>
    <w:p w14:paraId="11659629" w14:textId="5A2CACDE" w:rsidR="007309FA" w:rsidRPr="00131640" w:rsidRDefault="007309FA" w:rsidP="007309FA">
      <w:pPr>
        <w:pStyle w:val="affffb"/>
        <w:rPr>
          <w:rtl/>
        </w:rPr>
      </w:pPr>
      <w:r w:rsidRPr="007309FA">
        <w:rPr>
          <w:rtl/>
        </w:rPr>
        <w:t>***</w:t>
      </w:r>
    </w:p>
    <w:p w14:paraId="3188B048" w14:textId="1754EA44" w:rsidR="006E0774" w:rsidRPr="00131640" w:rsidRDefault="006E0774" w:rsidP="000A6161">
      <w:pPr>
        <w:pStyle w:val="affffb"/>
        <w:rPr>
          <w:rtl/>
        </w:rPr>
      </w:pPr>
      <w:r w:rsidRPr="00196D6B">
        <w:rPr>
          <w:rStyle w:val="afffff3"/>
          <w:rFonts w:cs="BA TM • Vilna Extra-Bold"/>
          <w:b w:val="0"/>
          <w:bCs w:val="0"/>
          <w:rtl/>
        </w:rPr>
        <w:t>ר"</w:t>
      </w:r>
      <w:r w:rsidRPr="00196D6B">
        <w:rPr>
          <w:rStyle w:val="afffff3"/>
          <w:rFonts w:cs="BA TM • Vilna Extra-Bold" w:hint="cs"/>
          <w:b w:val="0"/>
          <w:bCs w:val="0"/>
          <w:rtl/>
        </w:rPr>
        <w:t>ח</w:t>
      </w:r>
      <w:r w:rsidRPr="00196D6B">
        <w:rPr>
          <w:rStyle w:val="afffff3"/>
          <w:rFonts w:cs="BA TM • Vilna Extra-Bold"/>
          <w:b w:val="0"/>
          <w:bCs w:val="0"/>
          <w:rtl/>
        </w:rPr>
        <w:t>:</w:t>
      </w:r>
      <w:r w:rsidRPr="00224C4C">
        <w:rPr>
          <w:rtl/>
        </w:rPr>
        <w:t xml:space="preserve"> שלשה נאמנים לאלתר</w:t>
      </w:r>
      <w:r w:rsidR="000A6161">
        <w:rPr>
          <w:rFonts w:hint="cs"/>
          <w:rtl/>
        </w:rPr>
        <w:t>:</w:t>
      </w:r>
      <w:r w:rsidRPr="00224C4C">
        <w:rPr>
          <w:rtl/>
        </w:rPr>
        <w:t xml:space="preserve"> אסופי, חיה, ופוטרת חברותיה.</w:t>
      </w:r>
    </w:p>
    <w:p w14:paraId="63DF8455" w14:textId="77777777" w:rsidR="006E0774" w:rsidRPr="00131640" w:rsidRDefault="006E0774" w:rsidP="00485F5E">
      <w:pPr>
        <w:spacing w:after="120"/>
        <w:rPr>
          <w:rtl/>
        </w:rPr>
      </w:pPr>
      <w:r w:rsidRPr="00210DF6">
        <w:rPr>
          <w:rStyle w:val="afffa"/>
          <w:rFonts w:ascii="Fb Fontext" w:hAnsi="Fb Fontext" w:cs="BA TM • Vilna Extra-Bold"/>
          <w:bCs w:val="0"/>
          <w:rtl/>
        </w:rPr>
        <w:t>אסופי</w:t>
      </w:r>
      <w:r w:rsidRPr="00224C4C">
        <w:rPr>
          <w:rFonts w:ascii="Fb Fontext" w:hAnsi="Fb Fontext"/>
          <w:rtl/>
        </w:rPr>
        <w:t>, הא דאמרן.</w:t>
      </w:r>
    </w:p>
    <w:p w14:paraId="10E4AA57" w14:textId="77777777" w:rsidR="006E0774" w:rsidRPr="00131640" w:rsidRDefault="006E0774" w:rsidP="006E0774">
      <w:pPr>
        <w:rPr>
          <w:rtl/>
        </w:rPr>
      </w:pPr>
      <w:r w:rsidRPr="00210DF6">
        <w:rPr>
          <w:rStyle w:val="afffa"/>
          <w:rFonts w:ascii="Fb Fontext" w:hAnsi="Fb Fontext" w:cs="BA TM • Vilna Extra-Bold"/>
          <w:bCs w:val="0"/>
          <w:rtl/>
        </w:rPr>
        <w:t>חיה</w:t>
      </w:r>
      <w:r w:rsidRPr="00224C4C">
        <w:rPr>
          <w:rFonts w:ascii="Fb Fontext" w:hAnsi="Fb Fontext"/>
          <w:rtl/>
        </w:rPr>
        <w:t xml:space="preserve">, </w:t>
      </w:r>
      <w:r w:rsidRPr="00224C4C">
        <w:rPr>
          <w:rFonts w:ascii="Fb Fontext" w:hAnsi="Fb Fontext" w:hint="cs"/>
          <w:rtl/>
        </w:rPr>
        <w:t>דנ</w:t>
      </w:r>
      <w:r w:rsidRPr="00224C4C">
        <w:rPr>
          <w:rFonts w:ascii="Fb Fontext" w:hAnsi="Fb Fontext"/>
          <w:rtl/>
        </w:rPr>
        <w:t>אמנת לומר זה יצא ראשון וזה יצא שני,</w:t>
      </w:r>
    </w:p>
    <w:p w14:paraId="4F1322E7" w14:textId="6650CAC5" w:rsidR="00A85AC8" w:rsidRPr="00E600D8" w:rsidRDefault="006E0774" w:rsidP="000A6161">
      <w:pPr>
        <w:pStyle w:val="38"/>
        <w:framePr w:wrap="notBeside"/>
        <w:rPr>
          <w:rtl/>
        </w:rPr>
      </w:pPr>
      <w:r w:rsidRPr="00E600D8">
        <w:rPr>
          <w:rFonts w:hint="cs"/>
          <w:rtl/>
        </w:rPr>
        <w:t>א</w:t>
      </w:r>
      <w:r w:rsidR="00A85AC8" w:rsidRPr="00E600D8">
        <w:rPr>
          <w:rFonts w:hint="cs"/>
          <w:rtl/>
        </w:rPr>
        <w:t>.</w:t>
      </w:r>
    </w:p>
    <w:p w14:paraId="2F678FF1" w14:textId="721FF551" w:rsidR="006E0774" w:rsidRPr="00131640" w:rsidRDefault="006E0774" w:rsidP="004B4AF4">
      <w:pPr>
        <w:ind w:firstLine="113"/>
        <w:rPr>
          <w:rtl/>
        </w:rPr>
      </w:pPr>
      <w:r w:rsidRPr="00224C4C">
        <w:rPr>
          <w:rFonts w:ascii="Fb Fontext" w:hAnsi="Fb Fontext" w:hint="cs"/>
          <w:rtl/>
        </w:rPr>
        <w:t>ודווקא</w:t>
      </w:r>
      <w:r w:rsidRPr="00224C4C">
        <w:rPr>
          <w:rFonts w:ascii="Fb Fontext" w:hAnsi="Fb Fontext"/>
          <w:rtl/>
        </w:rPr>
        <w:t xml:space="preserve"> </w:t>
      </w:r>
      <w:r w:rsidRPr="00224C4C">
        <w:rPr>
          <w:rFonts w:ascii="Fb Fontext" w:hAnsi="Fb Fontext" w:hint="cs"/>
          <w:rtl/>
        </w:rPr>
        <w:t>ב</w:t>
      </w:r>
      <w:r w:rsidRPr="00224C4C">
        <w:rPr>
          <w:rFonts w:ascii="Fb Fontext" w:hAnsi="Fb Fontext"/>
          <w:rtl/>
        </w:rPr>
        <w:t>שלא יצתה וחזרה, אבל יצתה וחזרה - אינה נאמנת.</w:t>
      </w:r>
    </w:p>
    <w:p w14:paraId="46DEA3A7" w14:textId="0B60D418" w:rsidR="00A85AC8" w:rsidRPr="00E600D8" w:rsidRDefault="006E0774" w:rsidP="000A6161">
      <w:pPr>
        <w:pStyle w:val="38"/>
        <w:framePr w:wrap="notBeside"/>
        <w:rPr>
          <w:rtl/>
        </w:rPr>
      </w:pPr>
      <w:r w:rsidRPr="00E600D8">
        <w:rPr>
          <w:rFonts w:hint="cs"/>
          <w:rtl/>
        </w:rPr>
        <w:t>ב. ר</w:t>
      </w:r>
      <w:r w:rsidRPr="00E600D8">
        <w:rPr>
          <w:rtl/>
        </w:rPr>
        <w:t>"</w:t>
      </w:r>
      <w:r w:rsidRPr="00E600D8">
        <w:rPr>
          <w:rFonts w:hint="cs"/>
          <w:rtl/>
        </w:rPr>
        <w:t>א</w:t>
      </w:r>
      <w:r w:rsidR="00A85AC8" w:rsidRPr="00E600D8">
        <w:rPr>
          <w:rtl/>
        </w:rPr>
        <w:t>:</w:t>
      </w:r>
    </w:p>
    <w:p w14:paraId="3309DD34" w14:textId="47028615" w:rsidR="006E0774" w:rsidRPr="00131640" w:rsidRDefault="006E0774" w:rsidP="00485F5E">
      <w:pPr>
        <w:spacing w:after="120"/>
        <w:ind w:firstLine="113"/>
        <w:rPr>
          <w:rtl/>
        </w:rPr>
      </w:pPr>
      <w:r w:rsidRPr="00224C4C">
        <w:rPr>
          <w:rFonts w:ascii="Fb Fontext" w:hAnsi="Fb Fontext"/>
          <w:rtl/>
        </w:rPr>
        <w:t xml:space="preserve">הוחזקה על עומדה נאמנת, ואם לא </w:t>
      </w:r>
      <w:r w:rsidR="004B4AF4">
        <w:rPr>
          <w:rFonts w:ascii="Fb Fontext" w:hAnsi="Fb Fontext" w:hint="cs"/>
          <w:rtl/>
        </w:rPr>
        <w:t>לא</w:t>
      </w:r>
      <w:r w:rsidRPr="00224C4C">
        <w:rPr>
          <w:rFonts w:ascii="Fb Fontext" w:hAnsi="Fb Fontext"/>
          <w:rtl/>
        </w:rPr>
        <w:t>.</w:t>
      </w:r>
      <w:r w:rsidRPr="00224C4C">
        <w:rPr>
          <w:rFonts w:ascii="Fb Fontext" w:hAnsi="Fb Fontext" w:hint="cs"/>
          <w:rtl/>
        </w:rPr>
        <w:t xml:space="preserve"> </w:t>
      </w:r>
      <w:r w:rsidR="00B35B36" w:rsidRPr="004B4AF4">
        <w:rPr>
          <w:rStyle w:val="afffff3"/>
          <w:rtl/>
        </w:rPr>
        <w:t>נפק''מ</w:t>
      </w:r>
      <w:r w:rsidRPr="00224C4C">
        <w:rPr>
          <w:rFonts w:ascii="Fb Fontext" w:hAnsi="Fb Fontext"/>
          <w:rtl/>
        </w:rPr>
        <w:t xml:space="preserve"> </w:t>
      </w:r>
      <w:r w:rsidR="004B4AF4">
        <w:rPr>
          <w:rFonts w:ascii="Fb Fontext" w:hAnsi="Fb Fontext" w:hint="cs"/>
          <w:rtl/>
        </w:rPr>
        <w:t>שהסבה ראשה</w:t>
      </w:r>
      <w:r w:rsidRPr="00224C4C">
        <w:rPr>
          <w:rFonts w:ascii="Fb Fontext" w:hAnsi="Fb Fontext"/>
          <w:rtl/>
        </w:rPr>
        <w:t>.</w:t>
      </w:r>
    </w:p>
    <w:p w14:paraId="0CA5822C" w14:textId="77777777" w:rsidR="009469D7" w:rsidRDefault="006E0774" w:rsidP="00366655">
      <w:pPr>
        <w:rPr>
          <w:rFonts w:ascii="Fb Fontext" w:hAnsi="Fb Fontext"/>
          <w:rtl/>
        </w:rPr>
      </w:pPr>
      <w:r w:rsidRPr="00210DF6">
        <w:rPr>
          <w:rStyle w:val="afffa"/>
          <w:rFonts w:ascii="Fb Fontext" w:hAnsi="Fb Fontext" w:cs="BA TM • Vilna Extra-Bold"/>
          <w:bCs w:val="0"/>
          <w:rtl/>
        </w:rPr>
        <w:t>פוטרת חברותיה</w:t>
      </w:r>
      <w:r w:rsidRPr="004B4AF4">
        <w:rPr>
          <w:rStyle w:val="afffff3"/>
          <w:rFonts w:hint="cs"/>
          <w:rtl/>
        </w:rPr>
        <w:t>-</w:t>
      </w:r>
      <w:r w:rsidRPr="004B4AF4">
        <w:rPr>
          <w:rStyle w:val="afffff3"/>
          <w:rtl/>
        </w:rPr>
        <w:t xml:space="preserve"> </w:t>
      </w:r>
      <w:r w:rsidRPr="004B4AF4">
        <w:rPr>
          <w:rStyle w:val="afffff3"/>
          <w:rFonts w:hint="cs"/>
          <w:rtl/>
        </w:rPr>
        <w:t>כ</w:t>
      </w:r>
      <w:r w:rsidRPr="004B4AF4">
        <w:rPr>
          <w:rStyle w:val="afffff3"/>
          <w:rtl/>
        </w:rPr>
        <w:t>דתנן:</w:t>
      </w:r>
      <w:r w:rsidRPr="00224C4C">
        <w:rPr>
          <w:rFonts w:ascii="Fb Fontext" w:hAnsi="Fb Fontext"/>
          <w:rtl/>
        </w:rPr>
        <w:t xml:space="preserve"> שלש נשים שהיו ישנות במטה אחת,</w:t>
      </w:r>
    </w:p>
    <w:p w14:paraId="1E60236D" w14:textId="77777777" w:rsidR="009469D7" w:rsidRDefault="00485F5E" w:rsidP="00485F5E">
      <w:pPr>
        <w:ind w:left="1243"/>
        <w:rPr>
          <w:rFonts w:ascii="Fb Fontext" w:hAnsi="Fb Fontext"/>
          <w:rtl/>
        </w:rPr>
      </w:pPr>
      <w:r>
        <w:rPr>
          <w:rFonts w:ascii="Fb Fontext" w:hAnsi="Fb Fontext" w:hint="cs"/>
          <w:rtl/>
        </w:rPr>
        <w:t xml:space="preserve">  </w:t>
      </w:r>
      <w:r w:rsidR="006E0774" w:rsidRPr="00224C4C">
        <w:rPr>
          <w:rFonts w:ascii="Fb Fontext" w:hAnsi="Fb Fontext"/>
          <w:rtl/>
        </w:rPr>
        <w:t>ונמצא דם תחת אחת מהן כולן טמאות,</w:t>
      </w:r>
    </w:p>
    <w:p w14:paraId="1C77E6C4" w14:textId="6B4DAFDA" w:rsidR="006E0774" w:rsidRPr="00C130BC" w:rsidRDefault="006E0774" w:rsidP="00366655">
      <w:pPr>
        <w:rPr>
          <w:spacing w:val="0"/>
          <w:rtl/>
        </w:rPr>
      </w:pPr>
      <w:r w:rsidRPr="00C130BC">
        <w:rPr>
          <w:rFonts w:ascii="Fb Fontext" w:hAnsi="Fb Fontext"/>
          <w:spacing w:val="0"/>
          <w:sz w:val="32"/>
          <w:rtl/>
        </w:rPr>
        <w:t xml:space="preserve">בדקה אחת מהן </w:t>
      </w:r>
      <w:r w:rsidR="00485F5E" w:rsidRPr="00C130BC">
        <w:rPr>
          <w:rStyle w:val="afffff5"/>
          <w:rFonts w:hint="cs"/>
          <w:spacing w:val="0"/>
          <w:rtl/>
        </w:rPr>
        <w:t xml:space="preserve">שיעור וסת </w:t>
      </w:r>
      <w:r w:rsidRPr="00C130BC">
        <w:rPr>
          <w:rFonts w:ascii="Fb Fontext" w:hAnsi="Fb Fontext"/>
          <w:spacing w:val="0"/>
          <w:sz w:val="32"/>
          <w:rtl/>
        </w:rPr>
        <w:t>ונמצאת טמאה היא טמאה וכולן טהורות.</w:t>
      </w:r>
    </w:p>
    <w:p w14:paraId="4E6B66DB" w14:textId="26D54323" w:rsidR="007309FA" w:rsidRPr="00131640" w:rsidRDefault="007309FA" w:rsidP="007309FA">
      <w:pPr>
        <w:pStyle w:val="affffb"/>
        <w:rPr>
          <w:rtl/>
        </w:rPr>
      </w:pPr>
      <w:r w:rsidRPr="007309FA">
        <w:rPr>
          <w:rFonts w:hint="cs"/>
          <w:rtl/>
        </w:rPr>
        <w:t>***</w:t>
      </w:r>
    </w:p>
    <w:p w14:paraId="18A6D566" w14:textId="1410C6BA" w:rsidR="006E0774" w:rsidRPr="00131640" w:rsidRDefault="006E0774" w:rsidP="00485F5E">
      <w:pPr>
        <w:pStyle w:val="affffb"/>
        <w:rPr>
          <w:rtl/>
        </w:rPr>
      </w:pPr>
      <w:r w:rsidRPr="00196D6B">
        <w:rPr>
          <w:rStyle w:val="afffff3"/>
          <w:rFonts w:cs="BA TM • Vilna Extra-Bold"/>
          <w:b w:val="0"/>
          <w:bCs w:val="0"/>
          <w:rtl/>
        </w:rPr>
        <w:t>ת"ר:</w:t>
      </w:r>
      <w:r w:rsidRPr="00210DF6">
        <w:rPr>
          <w:rtl/>
        </w:rPr>
        <w:t xml:space="preserve"> נאמנת חיה לומר זה כהן וזה לוי</w:t>
      </w:r>
      <w:r w:rsidRPr="00224C4C">
        <w:rPr>
          <w:rtl/>
        </w:rPr>
        <w:t>, זה נתין וזה ממזר.</w:t>
      </w:r>
    </w:p>
    <w:p w14:paraId="5A9D0054" w14:textId="2CBB6426" w:rsidR="00A85AC8" w:rsidRPr="00E600D8" w:rsidRDefault="00E600D8" w:rsidP="00071363">
      <w:pPr>
        <w:pStyle w:val="38"/>
        <w:framePr w:wrap="notBeside"/>
        <w:rPr>
          <w:rtl/>
        </w:rPr>
      </w:pPr>
      <w:r w:rsidRPr="00E600D8">
        <w:rPr>
          <w:rtl/>
        </w:rPr>
        <w:t>•</w:t>
      </w:r>
    </w:p>
    <w:p w14:paraId="5355640C" w14:textId="19E75462" w:rsidR="006E0774" w:rsidRPr="00131640" w:rsidRDefault="006E0774" w:rsidP="006E0774">
      <w:pPr>
        <w:rPr>
          <w:rtl/>
        </w:rPr>
      </w:pPr>
      <w:r w:rsidRPr="00224C4C">
        <w:rPr>
          <w:rFonts w:ascii="Fb Fontext" w:hAnsi="Fb Fontext" w:hint="cs"/>
          <w:rtl/>
        </w:rPr>
        <w:t>ודווקא ב</w:t>
      </w:r>
      <w:r w:rsidRPr="00224C4C">
        <w:rPr>
          <w:rFonts w:ascii="Fb Fontext" w:hAnsi="Fb Fontext"/>
          <w:rtl/>
        </w:rPr>
        <w:t>שלא קרא עליה שם ערער, אבל קרא עליה ערער - אינה נאמנת.</w:t>
      </w:r>
    </w:p>
    <w:p w14:paraId="344E6125" w14:textId="32525EB9" w:rsidR="006E0774" w:rsidRPr="00C130BC" w:rsidRDefault="008020B8" w:rsidP="00B12518">
      <w:pPr>
        <w:rPr>
          <w:spacing w:val="2"/>
          <w:rtl/>
        </w:rPr>
      </w:pPr>
      <w:r w:rsidRPr="00C130BC">
        <w:rPr>
          <w:rStyle w:val="afffff3"/>
          <w:rFonts w:hint="cs"/>
          <w:spacing w:val="2"/>
          <w:rtl/>
        </w:rPr>
        <w:t xml:space="preserve">א. </w:t>
      </w:r>
      <w:r w:rsidRPr="00C130BC">
        <w:rPr>
          <w:rFonts w:ascii="Fb Fontext" w:hAnsi="Fb Fontext" w:hint="cs"/>
          <w:spacing w:val="2"/>
          <w:rtl/>
        </w:rPr>
        <w:t>בשני עדים שמערערים,</w:t>
      </w:r>
      <w:r w:rsidRPr="00C130BC">
        <w:rPr>
          <w:rStyle w:val="afffff3"/>
          <w:rFonts w:hint="cs"/>
          <w:spacing w:val="2"/>
          <w:rtl/>
        </w:rPr>
        <w:t xml:space="preserve"> ב. </w:t>
      </w:r>
      <w:r w:rsidRPr="00C130BC">
        <w:rPr>
          <w:rFonts w:ascii="Fb Fontext" w:hAnsi="Fb Fontext" w:hint="cs"/>
          <w:spacing w:val="2"/>
          <w:rtl/>
        </w:rPr>
        <w:t xml:space="preserve">ואפי' בעד אחד </w:t>
      </w:r>
      <w:r w:rsidR="00B12518" w:rsidRPr="00C130BC">
        <w:rPr>
          <w:rStyle w:val="afffff3"/>
          <w:rFonts w:hint="cs"/>
          <w:spacing w:val="2"/>
          <w:rtl/>
        </w:rPr>
        <w:t>והך דרי''ו</w:t>
      </w:r>
      <w:r w:rsidR="00B12518" w:rsidRPr="00C130BC">
        <w:rPr>
          <w:rFonts w:ascii="Fb Fontext" w:hAnsi="Fb Fontext" w:hint="cs"/>
          <w:spacing w:val="2"/>
          <w:rtl/>
        </w:rPr>
        <w:t xml:space="preserve"> דאין פחות משנים </w:t>
      </w:r>
      <w:r w:rsidR="006E0774" w:rsidRPr="00C130BC">
        <w:rPr>
          <w:rFonts w:ascii="Fb Fontext" w:hAnsi="Fb Fontext" w:hint="cs"/>
          <w:spacing w:val="2"/>
          <w:rtl/>
        </w:rPr>
        <w:t>דווקא ב</w:t>
      </w:r>
      <w:r w:rsidR="00B12518" w:rsidRPr="00C130BC">
        <w:rPr>
          <w:rFonts w:ascii="Fb Fontext" w:hAnsi="Fb Fontext" w:hint="cs"/>
          <w:spacing w:val="2"/>
          <w:rtl/>
        </w:rPr>
        <w:t>שיש</w:t>
      </w:r>
      <w:r w:rsidR="006E0774" w:rsidRPr="00C130BC">
        <w:rPr>
          <w:rFonts w:ascii="Fb Fontext" w:hAnsi="Fb Fontext" w:hint="cs"/>
          <w:spacing w:val="2"/>
          <w:rtl/>
        </w:rPr>
        <w:t xml:space="preserve"> חזקה דכשרות אבל </w:t>
      </w:r>
      <w:r w:rsidR="00B35B36" w:rsidRPr="00C130BC">
        <w:rPr>
          <w:rFonts w:ascii="Fb Fontext" w:hAnsi="Fb Fontext" w:hint="cs"/>
          <w:spacing w:val="2"/>
          <w:rtl/>
        </w:rPr>
        <w:t>כאן</w:t>
      </w:r>
      <w:r w:rsidR="006E0774" w:rsidRPr="00C130BC">
        <w:rPr>
          <w:rFonts w:ascii="Fb Fontext" w:hAnsi="Fb Fontext" w:hint="cs"/>
          <w:spacing w:val="2"/>
          <w:rtl/>
        </w:rPr>
        <w:t xml:space="preserve"> </w:t>
      </w:r>
      <w:r w:rsidR="00B12518" w:rsidRPr="00C130BC">
        <w:rPr>
          <w:rFonts w:ascii="Fb Fontext" w:hAnsi="Fb Fontext" w:hint="cs"/>
          <w:spacing w:val="2"/>
          <w:rtl/>
        </w:rPr>
        <w:t xml:space="preserve">שאין </w:t>
      </w:r>
      <w:r w:rsidR="006E0774" w:rsidRPr="00C130BC">
        <w:rPr>
          <w:rFonts w:ascii="Fb Fontext" w:hAnsi="Fb Fontext" w:hint="cs"/>
          <w:spacing w:val="2"/>
          <w:rtl/>
        </w:rPr>
        <w:t>גם חד נאמן</w:t>
      </w:r>
      <w:r w:rsidR="00B12518" w:rsidRPr="00C130BC">
        <w:rPr>
          <w:rFonts w:ascii="Fb Fontext" w:hAnsi="Fb Fontext" w:hint="cs"/>
          <w:spacing w:val="2"/>
          <w:rtl/>
        </w:rPr>
        <w:t>.</w:t>
      </w:r>
    </w:p>
    <w:p w14:paraId="2B93B273" w14:textId="203AE1BA" w:rsidR="007309FA" w:rsidRPr="00131640" w:rsidRDefault="007309FA" w:rsidP="007309FA">
      <w:pPr>
        <w:pStyle w:val="affffb"/>
        <w:rPr>
          <w:rtl/>
        </w:rPr>
      </w:pPr>
      <w:r w:rsidRPr="007309FA">
        <w:rPr>
          <w:rtl/>
        </w:rPr>
        <w:t>***</w:t>
      </w:r>
    </w:p>
    <w:p w14:paraId="511A9847" w14:textId="77777777" w:rsidR="009469D7" w:rsidRDefault="006E0774" w:rsidP="00C04BBC">
      <w:pPr>
        <w:pStyle w:val="affffb"/>
        <w:rPr>
          <w:rtl/>
        </w:rPr>
      </w:pPr>
      <w:r w:rsidRPr="00224C4C">
        <w:rPr>
          <w:rtl/>
        </w:rPr>
        <w:t>נאמן בעל מקח לומר לזה מכרתי</w:t>
      </w:r>
      <w:r w:rsidR="00C04BBC">
        <w:rPr>
          <w:rFonts w:hint="cs"/>
          <w:rtl/>
        </w:rPr>
        <w:t>,</w:t>
      </w:r>
      <w:r w:rsidRPr="00224C4C">
        <w:rPr>
          <w:rtl/>
        </w:rPr>
        <w:t xml:space="preserve"> ולזה </w:t>
      </w:r>
      <w:r w:rsidR="00C04BBC">
        <w:rPr>
          <w:rFonts w:hint="cs"/>
          <w:rtl/>
        </w:rPr>
        <w:t>לא</w:t>
      </w:r>
      <w:r w:rsidRPr="00224C4C">
        <w:rPr>
          <w:rtl/>
        </w:rPr>
        <w:t xml:space="preserve"> מכרתי.</w:t>
      </w:r>
    </w:p>
    <w:p w14:paraId="775093D4" w14:textId="0120599D" w:rsidR="006E0774" w:rsidRPr="00131640" w:rsidRDefault="006E0774" w:rsidP="00366655">
      <w:pPr>
        <w:rPr>
          <w:rtl/>
        </w:rPr>
      </w:pPr>
      <w:r w:rsidRPr="00224C4C">
        <w:rPr>
          <w:rFonts w:ascii="Fb Fontext" w:hAnsi="Fb Fontext" w:hint="cs"/>
          <w:sz w:val="32"/>
          <w:rtl/>
        </w:rPr>
        <w:t>ודווקא</w:t>
      </w:r>
      <w:r w:rsidRPr="00224C4C">
        <w:rPr>
          <w:rFonts w:ascii="Fb Fontext" w:hAnsi="Fb Fontext"/>
          <w:sz w:val="32"/>
          <w:rtl/>
        </w:rPr>
        <w:t xml:space="preserve"> בזמן שמקחו בידו, אבל אין מקחו בידו - אינו נאמן.</w:t>
      </w:r>
    </w:p>
    <w:p w14:paraId="41A18561" w14:textId="77777777" w:rsidR="00A85AC8" w:rsidRPr="00E600D8" w:rsidRDefault="006E0774" w:rsidP="00C04BBC">
      <w:pPr>
        <w:pStyle w:val="38"/>
        <w:framePr w:wrap="notBeside"/>
        <w:rPr>
          <w:rtl/>
        </w:rPr>
      </w:pPr>
      <w:r w:rsidRPr="00E600D8">
        <w:rPr>
          <w:rFonts w:hint="cs"/>
          <w:rtl/>
        </w:rPr>
        <w:t>ומיירי</w:t>
      </w:r>
      <w:r w:rsidR="00A85AC8" w:rsidRPr="00E600D8">
        <w:rPr>
          <w:rtl/>
        </w:rPr>
        <w:t>:</w:t>
      </w:r>
    </w:p>
    <w:p w14:paraId="694428C5" w14:textId="6CB6F352" w:rsidR="006E0774" w:rsidRDefault="00197C8D" w:rsidP="00C04BBC">
      <w:pPr>
        <w:rPr>
          <w:rFonts w:ascii="Fb Fontext" w:hAnsi="Fb Fontext" w:cs="Guttman Vilna"/>
          <w:b/>
          <w:bCs/>
          <w:rtl/>
        </w:rPr>
      </w:pPr>
      <w:r>
        <w:rPr>
          <w:rFonts w:ascii="Fb Fontext" w:hAnsi="Fb Fontext" w:hint="cs"/>
          <w:rtl/>
        </w:rPr>
        <w:t>שקיבל מעות משניהם</w:t>
      </w:r>
      <w:r w:rsidR="006E0774" w:rsidRPr="00224C4C">
        <w:rPr>
          <w:rFonts w:ascii="Fb Fontext" w:hAnsi="Fb Fontext"/>
          <w:rtl/>
        </w:rPr>
        <w:t xml:space="preserve"> חד מדעתי וחד בע</w:t>
      </w:r>
      <w:r w:rsidR="00C04BBC">
        <w:rPr>
          <w:rFonts w:ascii="Fb Fontext" w:hAnsi="Fb Fontext" w:hint="cs"/>
          <w:rtl/>
        </w:rPr>
        <w:t>"כ</w:t>
      </w:r>
      <w:r w:rsidR="006E0774" w:rsidRPr="00224C4C">
        <w:rPr>
          <w:rFonts w:ascii="Fb Fontext" w:hAnsi="Fb Fontext"/>
          <w:rtl/>
        </w:rPr>
        <w:t xml:space="preserve">, </w:t>
      </w:r>
      <w:r w:rsidR="00C04BBC">
        <w:rPr>
          <w:rFonts w:ascii="Fb Fontext" w:hAnsi="Fb Fontext" w:hint="cs"/>
          <w:rtl/>
        </w:rPr>
        <w:t>וא''י איזה מהם</w:t>
      </w:r>
      <w:r>
        <w:rPr>
          <w:rFonts w:ascii="Fb Fontext" w:hAnsi="Fb Fontext" w:cs="Guttman Vilna" w:hint="cs"/>
          <w:b/>
          <w:bCs/>
          <w:rtl/>
        </w:rPr>
        <w:t>.</w:t>
      </w:r>
    </w:p>
    <w:p w14:paraId="0F53F372" w14:textId="4FD25EF7" w:rsidR="007309FA" w:rsidRPr="00131640" w:rsidRDefault="007309FA" w:rsidP="007309FA">
      <w:pPr>
        <w:pStyle w:val="affffb"/>
        <w:rPr>
          <w:rtl/>
        </w:rPr>
      </w:pPr>
      <w:r w:rsidRPr="007309FA">
        <w:rPr>
          <w:rtl/>
        </w:rPr>
        <w:t>***</w:t>
      </w:r>
    </w:p>
    <w:p w14:paraId="4C3C6BCA" w14:textId="77777777" w:rsidR="009469D7" w:rsidRDefault="006E0774" w:rsidP="00197C8D">
      <w:pPr>
        <w:pStyle w:val="affffb"/>
        <w:rPr>
          <w:rtl/>
        </w:rPr>
      </w:pPr>
      <w:r w:rsidRPr="00224C4C">
        <w:rPr>
          <w:rtl/>
        </w:rPr>
        <w:t>נאמן דיין לומר לזה זכיתי ולזה חייבתי.</w:t>
      </w:r>
    </w:p>
    <w:p w14:paraId="76DCF809" w14:textId="032F64D8" w:rsidR="006E0774" w:rsidRPr="00131640" w:rsidRDefault="006E0774" w:rsidP="006E0774">
      <w:pPr>
        <w:rPr>
          <w:rtl/>
        </w:rPr>
      </w:pPr>
      <w:r w:rsidRPr="00224C4C">
        <w:rPr>
          <w:rFonts w:ascii="Fb Fontext" w:hAnsi="Fb Fontext" w:hint="cs"/>
          <w:sz w:val="32"/>
          <w:rtl/>
        </w:rPr>
        <w:t xml:space="preserve">ודווקא </w:t>
      </w:r>
      <w:r w:rsidR="00197C8D">
        <w:rPr>
          <w:rFonts w:ascii="Fb Fontext" w:hAnsi="Fb Fontext" w:hint="cs"/>
          <w:sz w:val="32"/>
          <w:rtl/>
        </w:rPr>
        <w:t>כש</w:t>
      </w:r>
      <w:r w:rsidRPr="00224C4C">
        <w:rPr>
          <w:rFonts w:ascii="Fb Fontext" w:hAnsi="Fb Fontext" w:hint="cs"/>
          <w:sz w:val="32"/>
          <w:rtl/>
        </w:rPr>
        <w:t>בע</w:t>
      </w:r>
      <w:r w:rsidRPr="00224C4C">
        <w:rPr>
          <w:rFonts w:ascii="Fb Fontext" w:hAnsi="Fb Fontext"/>
          <w:sz w:val="32"/>
          <w:rtl/>
        </w:rPr>
        <w:t>"</w:t>
      </w:r>
      <w:r w:rsidRPr="00224C4C">
        <w:rPr>
          <w:rFonts w:ascii="Fb Fontext" w:hAnsi="Fb Fontext" w:hint="cs"/>
          <w:sz w:val="32"/>
          <w:rtl/>
        </w:rPr>
        <w:t>ד עומדים לפניו</w:t>
      </w:r>
      <w:r w:rsidR="00197C8D">
        <w:rPr>
          <w:rFonts w:ascii="Fb Fontext" w:hAnsi="Fb Fontext" w:hint="cs"/>
          <w:sz w:val="32"/>
          <w:rtl/>
        </w:rPr>
        <w:t>,</w:t>
      </w:r>
      <w:r w:rsidRPr="00224C4C">
        <w:rPr>
          <w:rFonts w:ascii="Fb Fontext" w:hAnsi="Fb Fontext" w:hint="cs"/>
          <w:sz w:val="32"/>
          <w:rtl/>
        </w:rPr>
        <w:t xml:space="preserve"> דבאין עומדין אין נאמן</w:t>
      </w:r>
      <w:r w:rsidR="00197C8D">
        <w:rPr>
          <w:rFonts w:ascii="Fb Fontext" w:hAnsi="Fb Fontext" w:hint="cs"/>
          <w:sz w:val="32"/>
          <w:rtl/>
        </w:rPr>
        <w:t>,</w:t>
      </w:r>
    </w:p>
    <w:p w14:paraId="21F5399D" w14:textId="77777777" w:rsidR="00A85AC8" w:rsidRPr="00E600D8" w:rsidRDefault="006E0774" w:rsidP="00197C8D">
      <w:pPr>
        <w:pStyle w:val="38"/>
        <w:framePr w:wrap="notBeside"/>
        <w:rPr>
          <w:rtl/>
        </w:rPr>
      </w:pPr>
      <w:r w:rsidRPr="00E600D8">
        <w:rPr>
          <w:rFonts w:hint="cs"/>
          <w:rtl/>
        </w:rPr>
        <w:t>וא</w:t>
      </w:r>
      <w:r w:rsidRPr="00E600D8">
        <w:rPr>
          <w:rtl/>
        </w:rPr>
        <w:t>"</w:t>
      </w:r>
      <w:r w:rsidRPr="00E600D8">
        <w:rPr>
          <w:rFonts w:hint="cs"/>
          <w:rtl/>
        </w:rPr>
        <w:t>א לראות</w:t>
      </w:r>
      <w:r w:rsidR="00A85AC8" w:rsidRPr="00E600D8">
        <w:rPr>
          <w:rtl/>
        </w:rPr>
        <w:t>:</w:t>
      </w:r>
    </w:p>
    <w:p w14:paraId="162475BF" w14:textId="41C0F148" w:rsidR="006E0774" w:rsidRDefault="006E0774" w:rsidP="00197C8D">
      <w:pPr>
        <w:spacing w:after="120"/>
        <w:rPr>
          <w:rFonts w:ascii="Fb Fontext" w:hAnsi="Fb Fontext"/>
          <w:rtl/>
        </w:rPr>
      </w:pPr>
      <w:r w:rsidRPr="00224C4C">
        <w:rPr>
          <w:rFonts w:ascii="Fb Fontext" w:hAnsi="Fb Fontext" w:hint="cs"/>
          <w:rtl/>
        </w:rPr>
        <w:t>הזכות ממי דקרע זכותיהו</w:t>
      </w:r>
      <w:r w:rsidR="00197C8D">
        <w:rPr>
          <w:rFonts w:ascii="Fb Fontext" w:hAnsi="Fb Fontext" w:hint="cs"/>
          <w:rtl/>
        </w:rPr>
        <w:t>,</w:t>
      </w:r>
      <w:r w:rsidRPr="00224C4C">
        <w:rPr>
          <w:rFonts w:ascii="Fb Fontext" w:hAnsi="Fb Fontext" w:hint="cs"/>
          <w:rtl/>
        </w:rPr>
        <w:t xml:space="preserve"> </w:t>
      </w:r>
      <w:r w:rsidRPr="00197C8D">
        <w:rPr>
          <w:rStyle w:val="afffff3"/>
          <w:rFonts w:hint="cs"/>
          <w:rtl/>
        </w:rPr>
        <w:t>וא</w:t>
      </w:r>
      <w:r w:rsidRPr="00197C8D">
        <w:rPr>
          <w:rStyle w:val="afffff3"/>
          <w:rtl/>
        </w:rPr>
        <w:t>"</w:t>
      </w:r>
      <w:r w:rsidRPr="00197C8D">
        <w:rPr>
          <w:rStyle w:val="afffff3"/>
          <w:rFonts w:hint="cs"/>
          <w:rtl/>
        </w:rPr>
        <w:t>א לשוב ולדונו</w:t>
      </w:r>
      <w:r w:rsidRPr="00224C4C">
        <w:rPr>
          <w:rFonts w:ascii="Fb Fontext" w:hAnsi="Fb Fontext" w:hint="cs"/>
          <w:rtl/>
        </w:rPr>
        <w:t xml:space="preserve"> דמיירי בשודא דדייני</w:t>
      </w:r>
    </w:p>
    <w:p w14:paraId="3F718453" w14:textId="74B8E3BB" w:rsidR="007309FA" w:rsidRPr="00131640" w:rsidRDefault="007309FA" w:rsidP="007309FA">
      <w:pPr>
        <w:pStyle w:val="affffb"/>
        <w:rPr>
          <w:rtl/>
        </w:rPr>
      </w:pPr>
      <w:r w:rsidRPr="007309FA">
        <w:rPr>
          <w:rtl/>
        </w:rPr>
        <w:t>***</w:t>
      </w:r>
    </w:p>
    <w:p w14:paraId="01D8A752" w14:textId="75D4BD2C" w:rsidR="00A85AC8" w:rsidRPr="00E600D8" w:rsidRDefault="006E0774" w:rsidP="00197C8D">
      <w:pPr>
        <w:pStyle w:val="38"/>
        <w:framePr w:wrap="notBeside"/>
        <w:rPr>
          <w:rtl/>
        </w:rPr>
      </w:pPr>
      <w:r w:rsidRPr="00E600D8">
        <w:rPr>
          <w:rFonts w:hint="cs"/>
          <w:rtl/>
        </w:rPr>
        <w:t>ר</w:t>
      </w:r>
      <w:r w:rsidRPr="00E600D8">
        <w:rPr>
          <w:rtl/>
        </w:rPr>
        <w:t>"</w:t>
      </w:r>
      <w:r w:rsidRPr="00E600D8">
        <w:rPr>
          <w:rFonts w:hint="cs"/>
          <w:rtl/>
        </w:rPr>
        <w:t>נ</w:t>
      </w:r>
      <w:r w:rsidR="00A85AC8" w:rsidRPr="00E600D8">
        <w:rPr>
          <w:rtl/>
        </w:rPr>
        <w:t>:</w:t>
      </w:r>
    </w:p>
    <w:p w14:paraId="0FC5D943" w14:textId="5FB36FE6" w:rsidR="006E0774" w:rsidRPr="00131640" w:rsidRDefault="006E0774" w:rsidP="00197C8D">
      <w:pPr>
        <w:pStyle w:val="affffb"/>
        <w:rPr>
          <w:rtl/>
        </w:rPr>
      </w:pPr>
      <w:r w:rsidRPr="00224C4C">
        <w:rPr>
          <w:rtl/>
        </w:rPr>
        <w:t>שלשה נאמנין על הבכור, אלו הן: חיה, אביו, ואמו.</w:t>
      </w:r>
    </w:p>
    <w:p w14:paraId="342C8DA6" w14:textId="66A943E2" w:rsidR="006E0774" w:rsidRPr="00131640" w:rsidRDefault="006E0774" w:rsidP="006E0774">
      <w:pPr>
        <w:rPr>
          <w:rtl/>
        </w:rPr>
      </w:pPr>
      <w:r w:rsidRPr="00210DF6">
        <w:rPr>
          <w:rFonts w:ascii="Fb Fontext" w:hAnsi="Fb Fontext" w:cs="BA TM • Vilna Extra-Bold"/>
          <w:rtl/>
        </w:rPr>
        <w:t>חיה</w:t>
      </w:r>
      <w:r w:rsidRPr="00224C4C">
        <w:rPr>
          <w:rFonts w:ascii="Fb Fontext" w:hAnsi="Fb Fontext"/>
          <w:rtl/>
        </w:rPr>
        <w:t xml:space="preserve"> - לאלתר, </w:t>
      </w:r>
      <w:r w:rsidR="00B7710C">
        <w:rPr>
          <w:rFonts w:ascii="Fb Fontext" w:hAnsi="Fb Fontext" w:cs="BA TM • Vilna Extra-Bold"/>
          <w:rtl/>
        </w:rPr>
        <w:tab/>
      </w:r>
      <w:r w:rsidRPr="00210DF6">
        <w:rPr>
          <w:rFonts w:ascii="Fb Fontext" w:hAnsi="Fb Fontext" w:cs="BA TM • Vilna Extra-Bold"/>
          <w:rtl/>
        </w:rPr>
        <w:t>אמו</w:t>
      </w:r>
      <w:r w:rsidRPr="00224C4C">
        <w:rPr>
          <w:rFonts w:ascii="Fb Fontext" w:hAnsi="Fb Fontext"/>
          <w:rtl/>
        </w:rPr>
        <w:t xml:space="preserve"> - כל שבעה, </w:t>
      </w:r>
      <w:r w:rsidR="00B7710C">
        <w:rPr>
          <w:rFonts w:ascii="Fb Fontext" w:hAnsi="Fb Fontext"/>
          <w:rtl/>
        </w:rPr>
        <w:tab/>
      </w:r>
      <w:r w:rsidR="00B7710C">
        <w:rPr>
          <w:rFonts w:ascii="Fb Fontext" w:hAnsi="Fb Fontext"/>
          <w:rtl/>
        </w:rPr>
        <w:tab/>
      </w:r>
      <w:r w:rsidRPr="00210DF6">
        <w:rPr>
          <w:rFonts w:ascii="Fb Fontext" w:hAnsi="Fb Fontext" w:cs="BA TM • Vilna Extra-Bold"/>
          <w:rtl/>
        </w:rPr>
        <w:t>אביו</w:t>
      </w:r>
      <w:r w:rsidRPr="00224C4C">
        <w:rPr>
          <w:rFonts w:ascii="Fb Fontext" w:hAnsi="Fb Fontext"/>
          <w:rtl/>
        </w:rPr>
        <w:t xml:space="preserve"> - לעולם.</w:t>
      </w:r>
    </w:p>
    <w:p w14:paraId="096D4FB8" w14:textId="7178D2FE" w:rsidR="00A85AC8" w:rsidRPr="00E600D8" w:rsidRDefault="006E0774" w:rsidP="00B7710C">
      <w:pPr>
        <w:pStyle w:val="38"/>
        <w:framePr w:wrap="notBeside"/>
        <w:rPr>
          <w:rtl/>
        </w:rPr>
      </w:pPr>
      <w:r w:rsidRPr="00E600D8">
        <w:rPr>
          <w:rtl/>
        </w:rPr>
        <w:t>כדתניא</w:t>
      </w:r>
      <w:r w:rsidR="00A85AC8" w:rsidRPr="00E600D8">
        <w:rPr>
          <w:rtl/>
        </w:rPr>
        <w:t>:</w:t>
      </w:r>
    </w:p>
    <w:p w14:paraId="2C42D686" w14:textId="5BB6A88F" w:rsidR="006E0774" w:rsidRPr="00131640" w:rsidRDefault="006E0774" w:rsidP="00366655">
      <w:pPr>
        <w:rPr>
          <w:rtl/>
        </w:rPr>
      </w:pPr>
      <w:r w:rsidRPr="00224C4C">
        <w:rPr>
          <w:rStyle w:val="affffa"/>
          <w:rtl/>
        </w:rPr>
        <w:t xml:space="preserve">יכיר </w:t>
      </w:r>
      <w:r w:rsidRPr="00224C4C">
        <w:rPr>
          <w:rFonts w:ascii="Fb Fontext" w:hAnsi="Fb Fontext"/>
          <w:rtl/>
        </w:rPr>
        <w:t xml:space="preserve">- יכירנו לאחרים, </w:t>
      </w:r>
      <w:r w:rsidRPr="00B7710C">
        <w:rPr>
          <w:rStyle w:val="afffff3"/>
          <w:rtl/>
        </w:rPr>
        <w:t>מכאן א</w:t>
      </w:r>
      <w:r w:rsidRPr="00B7710C">
        <w:rPr>
          <w:rStyle w:val="afffff3"/>
          <w:rFonts w:hint="cs"/>
          <w:rtl/>
        </w:rPr>
        <w:t>ר</w:t>
      </w:r>
      <w:r w:rsidRPr="00B7710C">
        <w:rPr>
          <w:rStyle w:val="afffff3"/>
          <w:rtl/>
        </w:rPr>
        <w:t>"</w:t>
      </w:r>
      <w:r w:rsidRPr="00B7710C">
        <w:rPr>
          <w:rStyle w:val="afffff3"/>
          <w:rFonts w:hint="cs"/>
          <w:rtl/>
        </w:rPr>
        <w:t>י:</w:t>
      </w:r>
      <w:r w:rsidRPr="00224C4C">
        <w:rPr>
          <w:rFonts w:ascii="Fb Fontext" w:hAnsi="Fb Fontext"/>
          <w:rtl/>
        </w:rPr>
        <w:t xml:space="preserve"> נאמן אדם לומר זה בני בכור, וכשם שנאמן לומר זה בני בכור, כך נאמן לומר זה בן גרושה וזה בן חלוצה.</w:t>
      </w:r>
      <w:r w:rsidR="00366655" w:rsidRPr="00210DF6">
        <w:rPr>
          <w:rFonts w:ascii="Fb Fontext" w:hAnsi="Fb Fontext" w:cs="BA TM • Vilna Extra-Bold" w:hint="cs"/>
          <w:rtl/>
        </w:rPr>
        <w:t xml:space="preserve">  </w:t>
      </w:r>
      <w:r w:rsidRPr="00B7710C">
        <w:rPr>
          <w:rStyle w:val="afffff3"/>
          <w:rtl/>
        </w:rPr>
        <w:t xml:space="preserve">וחכמים אומרים: </w:t>
      </w:r>
      <w:r w:rsidRPr="00224C4C">
        <w:rPr>
          <w:rFonts w:ascii="Fb Fontext" w:hAnsi="Fb Fontext"/>
          <w:rtl/>
        </w:rPr>
        <w:t>אינו נאמן.</w:t>
      </w:r>
    </w:p>
    <w:p w14:paraId="1B2C9585" w14:textId="77777777" w:rsidR="006E0774" w:rsidRDefault="006E0774" w:rsidP="00841728">
      <w:pPr>
        <w:pStyle w:val="affb"/>
        <w:rPr>
          <w:del w:id="90136" w:author="מנוע עיצוב" w:date="2026-10-08T11:01:28Z"/>
          <w:rtl/>
        </w:rPr>
      </w:pPr>
      <w:del w:id="90135" w:author="מנוע עיצוב" w:date="2026-10-08T11:01:28Z">
        <w:r w:rsidRPr="00224C4C">
          <w:rPr>
            <w:rFonts w:hint="cs"/>
            <w:rtl/>
          </w:rPr>
          <w:delText xml:space="preserve">׹</w:delText>
        </w:r>
      </w:del>
    </w:p>
    <w:p w14:paraId="7494511C" w14:textId="77777777" w:rsidR="009D66E0" w:rsidRPr="00131640" w:rsidRDefault="009D66E0" w:rsidP="00841728">
      <w:pPr>
        <w:pStyle w:val="affb"/>
        <w:rPr>
          <w:rtl/>
        </w:rPr>
      </w:pPr>
    </w:p>
    <w:p w14:paraId="1870C3B2" w14:textId="77777777" w:rsidR="006E0774" w:rsidRPr="00131640" w:rsidRDefault="006E0774" w:rsidP="002A094E">
      <w:pPr>
        <w:pStyle w:val="afffd"/>
        <w:rPr>
          <w:rtl/>
        </w:rPr>
      </w:pPr>
      <w:ins w:id="9820" w:author="מספור קטעי משנה" w:date="2026-10-06T10:04:35Z">
        <w:r>
          <w:rPr>
            <w:rStyle w:val="MisparKeta"/>
          </w:rPr>
          <w:t xml:space="preserve">א. </w:t>
        </w:r>
      </w:ins>
      <w:r w:rsidRPr="00224C4C">
        <w:rPr>
          <w:rtl/>
        </w:rPr>
        <w:t>אבא שאול היה קורא לשתוקי בדוקי.</w:t>
      </w:r>
    </w:p>
    <w:p w14:paraId="391035DE" w14:textId="77777777" w:rsidR="006E0774" w:rsidRPr="00131640" w:rsidRDefault="006E0774" w:rsidP="006E0774">
      <w:pPr>
        <w:rPr>
          <w:rtl/>
        </w:rPr>
      </w:pPr>
      <w:r w:rsidRPr="00210DF6">
        <w:rPr>
          <w:rFonts w:ascii="Fb Fontext" w:hAnsi="Fb Fontext" w:cs="BA TM • Vilna Extra-Bold"/>
          <w:rtl/>
        </w:rPr>
        <w:t>בדוקי</w:t>
      </w:r>
      <w:r w:rsidRPr="00224C4C">
        <w:rPr>
          <w:rFonts w:ascii="Fb Fontext" w:hAnsi="Fb Fontext" w:hint="cs"/>
          <w:rtl/>
        </w:rPr>
        <w:t>-</w:t>
      </w:r>
      <w:r w:rsidRPr="00224C4C">
        <w:rPr>
          <w:rFonts w:ascii="Fb Fontext" w:hAnsi="Fb Fontext"/>
          <w:rtl/>
        </w:rPr>
        <w:t xml:space="preserve"> שבודקין את אמו ואומרת לכשר נבעלתי - נאמנת,</w:t>
      </w:r>
    </w:p>
    <w:p w14:paraId="154BE152" w14:textId="77777777" w:rsidR="00A85AC8" w:rsidRPr="00E600D8" w:rsidRDefault="006E0774" w:rsidP="00B7710C">
      <w:pPr>
        <w:pStyle w:val="38"/>
        <w:framePr w:wrap="notBeside"/>
        <w:rPr>
          <w:rtl/>
        </w:rPr>
      </w:pPr>
      <w:r w:rsidRPr="00E600D8">
        <w:rPr>
          <w:rFonts w:hint="cs"/>
          <w:rtl/>
        </w:rPr>
        <w:t>ויקשה</w:t>
      </w:r>
      <w:r w:rsidR="00A85AC8" w:rsidRPr="00E600D8">
        <w:rPr>
          <w:rtl/>
        </w:rPr>
        <w:t>:</w:t>
      </w:r>
    </w:p>
    <w:p w14:paraId="3DEF53F3" w14:textId="23D74A58" w:rsidR="006E0774" w:rsidRPr="00C130BC" w:rsidRDefault="00135CD9" w:rsidP="00135CD9">
      <w:pPr>
        <w:rPr>
          <w:spacing w:val="0"/>
          <w:rtl/>
        </w:rPr>
      </w:pPr>
      <w:r w:rsidRPr="00C130BC">
        <w:rPr>
          <w:rFonts w:ascii="Fb Fontext" w:hAnsi="Fb Fontext" w:hint="cs"/>
          <w:spacing w:val="0"/>
          <w:rtl/>
        </w:rPr>
        <w:t>ד</w:t>
      </w:r>
      <w:r w:rsidR="006E0774" w:rsidRPr="00C130BC">
        <w:rPr>
          <w:rFonts w:ascii="Fb Fontext" w:hAnsi="Fb Fontext"/>
          <w:spacing w:val="0"/>
          <w:rtl/>
        </w:rPr>
        <w:t xml:space="preserve">מעוברת, </w:t>
      </w:r>
      <w:r w:rsidRPr="00C130BC">
        <w:rPr>
          <w:rFonts w:ascii="Fb Fontext" w:hAnsi="Fb Fontext" w:hint="cs"/>
          <w:spacing w:val="0"/>
          <w:rtl/>
        </w:rPr>
        <w:t>ששאלוה</w:t>
      </w:r>
      <w:r w:rsidR="006E0774" w:rsidRPr="00C130BC">
        <w:rPr>
          <w:rFonts w:ascii="Fb Fontext" w:hAnsi="Fb Fontext"/>
          <w:spacing w:val="0"/>
          <w:rtl/>
        </w:rPr>
        <w:t xml:space="preserve"> מה טיבו של עובר </w:t>
      </w:r>
      <w:r w:rsidRPr="00C130BC">
        <w:rPr>
          <w:rFonts w:ascii="Fb Fontext" w:hAnsi="Fb Fontext" w:hint="cs"/>
          <w:spacing w:val="0"/>
          <w:rtl/>
        </w:rPr>
        <w:t xml:space="preserve"> וענתה</w:t>
      </w:r>
      <w:r w:rsidR="006E0774" w:rsidRPr="00C130BC">
        <w:rPr>
          <w:rFonts w:ascii="Fb Fontext" w:hAnsi="Fb Fontext"/>
          <w:spacing w:val="0"/>
          <w:rtl/>
        </w:rPr>
        <w:t xml:space="preserve"> מאיש פלוני</w:t>
      </w:r>
      <w:r w:rsidR="002E1C71" w:rsidRPr="00C130BC">
        <w:rPr>
          <w:rFonts w:ascii="Fb Fontext" w:hAnsi="Fb Fontext" w:hint="cs"/>
          <w:spacing w:val="0"/>
          <w:rtl/>
        </w:rPr>
        <w:t xml:space="preserve"> ומיוחס</w:t>
      </w:r>
      <w:r w:rsidRPr="00C130BC">
        <w:rPr>
          <w:rFonts w:ascii="Fb Fontext" w:hAnsi="Fb Fontext" w:hint="cs"/>
          <w:spacing w:val="0"/>
          <w:rtl/>
        </w:rPr>
        <w:t>,</w:t>
      </w:r>
    </w:p>
    <w:p w14:paraId="21746400" w14:textId="212CA2A3" w:rsidR="006E0774" w:rsidRPr="00131640" w:rsidRDefault="006E0774" w:rsidP="006E0774">
      <w:pPr>
        <w:rPr>
          <w:rtl/>
        </w:rPr>
      </w:pPr>
      <w:r w:rsidRPr="00A8220B">
        <w:rPr>
          <w:rStyle w:val="afffff3"/>
          <w:rFonts w:hint="cs"/>
          <w:rtl/>
        </w:rPr>
        <w:t>ל</w:t>
      </w:r>
      <w:r w:rsidRPr="00A8220B">
        <w:rPr>
          <w:rStyle w:val="afffff3"/>
          <w:rtl/>
        </w:rPr>
        <w:t>ר"</w:t>
      </w:r>
      <w:r w:rsidRPr="00A8220B">
        <w:rPr>
          <w:rStyle w:val="afffff3"/>
          <w:rFonts w:hint="cs"/>
          <w:rtl/>
        </w:rPr>
        <w:t>ג ולר</w:t>
      </w:r>
      <w:r w:rsidRPr="00A8220B">
        <w:rPr>
          <w:rStyle w:val="afffff3"/>
          <w:rtl/>
        </w:rPr>
        <w:t>"</w:t>
      </w:r>
      <w:r w:rsidRPr="00A8220B">
        <w:rPr>
          <w:rStyle w:val="afffff3"/>
          <w:rFonts w:hint="cs"/>
          <w:rtl/>
        </w:rPr>
        <w:t>א</w:t>
      </w:r>
      <w:r w:rsidRPr="00A8220B">
        <w:rPr>
          <w:rStyle w:val="afffff3"/>
          <w:rtl/>
        </w:rPr>
        <w:t>:</w:t>
      </w:r>
      <w:r w:rsidRPr="00224C4C">
        <w:rPr>
          <w:rFonts w:ascii="Fb Fontext" w:hAnsi="Fb Fontext"/>
          <w:rtl/>
        </w:rPr>
        <w:t xml:space="preserve"> נאמנת, </w:t>
      </w:r>
      <w:r w:rsidR="00135CD9">
        <w:rPr>
          <w:rFonts w:ascii="Fb Fontext" w:hAnsi="Fb Fontext"/>
          <w:rtl/>
        </w:rPr>
        <w:tab/>
      </w:r>
      <w:r w:rsidR="00135CD9">
        <w:rPr>
          <w:rFonts w:ascii="Fb Fontext" w:hAnsi="Fb Fontext"/>
          <w:rtl/>
        </w:rPr>
        <w:tab/>
      </w:r>
      <w:r w:rsidR="00135CD9">
        <w:rPr>
          <w:rFonts w:ascii="Fb Fontext" w:hAnsi="Fb Fontext"/>
          <w:rtl/>
        </w:rPr>
        <w:tab/>
      </w:r>
      <w:r w:rsidR="00135CD9">
        <w:rPr>
          <w:rFonts w:ascii="Fb Fontext" w:hAnsi="Fb Fontext"/>
          <w:rtl/>
        </w:rPr>
        <w:tab/>
      </w:r>
      <w:r w:rsidRPr="00A8220B">
        <w:rPr>
          <w:rStyle w:val="afffff3"/>
          <w:rtl/>
        </w:rPr>
        <w:t>ו</w:t>
      </w:r>
      <w:r w:rsidR="001E7D43">
        <w:rPr>
          <w:rStyle w:val="afffff3"/>
          <w:rFonts w:hint="cs"/>
          <w:rtl/>
        </w:rPr>
        <w:t>ל</w:t>
      </w:r>
      <w:r w:rsidRPr="00A8220B">
        <w:rPr>
          <w:rStyle w:val="afffff3"/>
          <w:rtl/>
        </w:rPr>
        <w:t>רבי יהושע:</w:t>
      </w:r>
      <w:r w:rsidRPr="00224C4C">
        <w:rPr>
          <w:rFonts w:ascii="Fb Fontext" w:hAnsi="Fb Fontext"/>
          <w:rtl/>
        </w:rPr>
        <w:t xml:space="preserve"> לא מפיה אנו חיין.</w:t>
      </w:r>
    </w:p>
    <w:p w14:paraId="389A5409" w14:textId="056F400F" w:rsidR="00A85AC8" w:rsidRPr="00E600D8" w:rsidRDefault="006E0774" w:rsidP="001E7D43">
      <w:pPr>
        <w:pStyle w:val="38"/>
        <w:framePr w:wrap="notBeside"/>
        <w:rPr>
          <w:rtl/>
        </w:rPr>
      </w:pPr>
      <w:r w:rsidRPr="00E600D8">
        <w:rPr>
          <w:rFonts w:hint="cs"/>
          <w:rtl/>
        </w:rPr>
        <w:t>אלא כריא</w:t>
      </w:r>
      <w:r w:rsidRPr="00E600D8">
        <w:rPr>
          <w:rtl/>
        </w:rPr>
        <w:t>"</w:t>
      </w:r>
      <w:r w:rsidRPr="00E600D8">
        <w:rPr>
          <w:rFonts w:hint="cs"/>
          <w:rtl/>
        </w:rPr>
        <w:t>ש</w:t>
      </w:r>
      <w:r w:rsidR="00A85AC8" w:rsidRPr="00E600D8">
        <w:rPr>
          <w:rtl/>
        </w:rPr>
        <w:t>:</w:t>
      </w:r>
    </w:p>
    <w:p w14:paraId="092D1BDC" w14:textId="52C3B241" w:rsidR="006E0774" w:rsidRPr="00131640" w:rsidRDefault="006C6C90" w:rsidP="006E0774">
      <w:pPr>
        <w:rPr>
          <w:rtl/>
        </w:rPr>
      </w:pPr>
      <w:r w:rsidRPr="006C6C90">
        <w:rPr>
          <w:rStyle w:val="afffff3"/>
          <w:rFonts w:hint="cs"/>
          <w:rtl/>
        </w:rPr>
        <w:t xml:space="preserve">והשמיענו שוב </w:t>
      </w:r>
      <w:r w:rsidR="006E0774" w:rsidRPr="006C6C90">
        <w:rPr>
          <w:rStyle w:val="afffff3"/>
          <w:rFonts w:hint="cs"/>
          <w:rtl/>
        </w:rPr>
        <w:t>ד</w:t>
      </w:r>
      <w:r w:rsidR="006E0774" w:rsidRPr="006C6C90">
        <w:rPr>
          <w:rStyle w:val="afffff3"/>
          <w:rtl/>
        </w:rPr>
        <w:t>הלכה כר"</w:t>
      </w:r>
      <w:r w:rsidR="006E0774" w:rsidRPr="006C6C90">
        <w:rPr>
          <w:rStyle w:val="afffff3"/>
          <w:rFonts w:hint="cs"/>
          <w:rtl/>
        </w:rPr>
        <w:t>ג</w:t>
      </w:r>
      <w:r>
        <w:rPr>
          <w:rStyle w:val="afffff3"/>
          <w:rFonts w:hint="cs"/>
          <w:rtl/>
        </w:rPr>
        <w:t>:</w:t>
      </w:r>
      <w:r w:rsidR="006E0774" w:rsidRPr="00224C4C">
        <w:rPr>
          <w:rFonts w:ascii="Fb Fontext" w:hAnsi="Fb Fontext"/>
          <w:rtl/>
        </w:rPr>
        <w:t xml:space="preserve"> חדא להכשיר בה, וחדא להכשיר בבתה.</w:t>
      </w:r>
    </w:p>
    <w:p w14:paraId="1AEA0DEA" w14:textId="77777777" w:rsidR="00A85AC8" w:rsidRPr="00E600D8" w:rsidRDefault="006E0774" w:rsidP="00A8220B">
      <w:pPr>
        <w:pStyle w:val="38"/>
        <w:framePr w:wrap="notBeside"/>
        <w:rPr>
          <w:rtl/>
        </w:rPr>
      </w:pPr>
      <w:r w:rsidRPr="00E600D8">
        <w:rPr>
          <w:rFonts w:hint="cs"/>
          <w:rtl/>
        </w:rPr>
        <w:t>ואפי' למ</w:t>
      </w:r>
      <w:r w:rsidRPr="00E600D8">
        <w:rPr>
          <w:rtl/>
        </w:rPr>
        <w:t>"</w:t>
      </w:r>
      <w:r w:rsidRPr="00E600D8">
        <w:rPr>
          <w:rFonts w:hint="cs"/>
          <w:rtl/>
        </w:rPr>
        <w:t>ד</w:t>
      </w:r>
      <w:r w:rsidR="00A85AC8" w:rsidRPr="00E600D8">
        <w:rPr>
          <w:rtl/>
        </w:rPr>
        <w:t>:</w:t>
      </w:r>
    </w:p>
    <w:p w14:paraId="595C1DDF" w14:textId="08DCD528" w:rsidR="009469D7" w:rsidRDefault="006E0774" w:rsidP="00BA7B04">
      <w:pPr>
        <w:rPr>
          <w:rFonts w:ascii="Fb Fontext" w:hAnsi="Fb Fontext"/>
          <w:rtl/>
        </w:rPr>
      </w:pPr>
      <w:r w:rsidRPr="00224C4C">
        <w:rPr>
          <w:rFonts w:ascii="Fb Fontext" w:hAnsi="Fb Fontext" w:hint="cs"/>
          <w:rtl/>
        </w:rPr>
        <w:t>מכשיר בה מכשיר בבתה</w:t>
      </w:r>
      <w:r w:rsidR="001E7D43">
        <w:rPr>
          <w:rFonts w:ascii="Fb Fontext" w:hAnsi="Fb Fontext" w:hint="cs"/>
          <w:rtl/>
        </w:rPr>
        <w:t>,</w:t>
      </w:r>
    </w:p>
    <w:p w14:paraId="159A6C3E" w14:textId="36D9B9BB" w:rsidR="00A85AC8" w:rsidRPr="00E600D8" w:rsidRDefault="00E600D8" w:rsidP="00BA7B04">
      <w:pPr>
        <w:pStyle w:val="38"/>
        <w:framePr w:wrap="notBeside"/>
        <w:rPr>
          <w:rtl/>
        </w:rPr>
      </w:pPr>
      <w:r w:rsidRPr="00E600D8">
        <w:rPr>
          <w:rFonts w:hint="cs"/>
          <w:rtl/>
        </w:rPr>
        <w:t>-</w:t>
      </w:r>
    </w:p>
    <w:p w14:paraId="229281D1" w14:textId="0C6B32C0" w:rsidR="00BA7B04" w:rsidRPr="00F87A9B" w:rsidRDefault="006E0774" w:rsidP="00BA7B04">
      <w:pPr>
        <w:rPr>
          <w:spacing w:val="0"/>
        </w:rPr>
      </w:pPr>
      <w:r w:rsidRPr="00F87A9B">
        <w:rPr>
          <w:rStyle w:val="afffff3"/>
          <w:rFonts w:hint="cs"/>
          <w:rtl/>
        </w:rPr>
        <w:t xml:space="preserve">אבא שאול </w:t>
      </w:r>
      <w:r w:rsidRPr="00F87A9B">
        <w:rPr>
          <w:rStyle w:val="afffff3"/>
          <w:rtl/>
        </w:rPr>
        <w:t>עדיפ</w:t>
      </w:r>
      <w:r w:rsidR="006C6C90" w:rsidRPr="00F87A9B">
        <w:rPr>
          <w:rStyle w:val="afffff3"/>
          <w:rFonts w:hint="cs"/>
          <w:rtl/>
        </w:rPr>
        <w:t>ה מר''ג</w:t>
      </w:r>
      <w:r w:rsidR="006C6C90" w:rsidRPr="00F87A9B">
        <w:rPr>
          <w:rFonts w:ascii="Fb Fontext" w:hAnsi="Fb Fontext" w:hint="cs"/>
          <w:spacing w:val="0"/>
          <w:rtl/>
        </w:rPr>
        <w:t xml:space="preserve"> </w:t>
      </w:r>
      <w:r w:rsidR="00BA7B04" w:rsidRPr="00F87A9B">
        <w:rPr>
          <w:rFonts w:ascii="Fb Fontext" w:hAnsi="Fb Fontext" w:hint="cs"/>
          <w:spacing w:val="0"/>
          <w:rtl/>
        </w:rPr>
        <w:t>דאף ברוב פסולין אצלה</w:t>
      </w:r>
      <w:r w:rsidR="0060604C">
        <w:rPr>
          <w:rFonts w:ascii="Fb Fontext" w:hAnsi="Fb Fontext" w:hint="cs"/>
          <w:spacing w:val="0"/>
          <w:rtl/>
        </w:rPr>
        <w:t>,</w:t>
      </w:r>
      <w:r w:rsidR="00BA7B04" w:rsidRPr="00F87A9B">
        <w:rPr>
          <w:rFonts w:ascii="Fb Fontext" w:hAnsi="Fb Fontext" w:hint="cs"/>
          <w:spacing w:val="0"/>
          <w:rtl/>
        </w:rPr>
        <w:t xml:space="preserve"> </w:t>
      </w:r>
      <w:r w:rsidR="00BA7B04" w:rsidRPr="00196D6B">
        <w:rPr>
          <w:rFonts w:ascii="Fb Fontext" w:hAnsi="Fb Fontext" w:cs="BA TM • Vilna Extra-Bold" w:hint="cs"/>
          <w:spacing w:val="0"/>
          <w:rtl/>
        </w:rPr>
        <w:t xml:space="preserve">והלכה </w:t>
      </w:r>
      <w:r w:rsidR="00BA7B04" w:rsidRPr="00F87A9B">
        <w:rPr>
          <w:rFonts w:ascii="Fb Fontext" w:hAnsi="Fb Fontext" w:hint="cs"/>
          <w:spacing w:val="0"/>
          <w:rtl/>
        </w:rPr>
        <w:t>כאבא שאו</w:t>
      </w:r>
      <w:r w:rsidR="00F87A9B">
        <w:rPr>
          <w:rFonts w:ascii="Fb Fontext" w:hAnsi="Fb Fontext" w:hint="cs"/>
          <w:spacing w:val="0"/>
          <w:rtl/>
        </w:rPr>
        <w:t>ל</w:t>
      </w:r>
    </w:p>
    <w:p w14:paraId="633E53AA" w14:textId="77777777" w:rsidR="006E0774" w:rsidRPr="00131640" w:rsidRDefault="006E0774" w:rsidP="00841728">
      <w:pPr>
        <w:pStyle w:val="affb"/>
        <w:rPr>
          <w:rtl/>
        </w:rPr>
      </w:pPr>
      <w:r w:rsidRPr="00224C4C">
        <w:rPr>
          <w:rFonts w:hint="cs"/>
          <w:rtl/>
        </w:rPr>
        <w:t>׹</w:t>
      </w:r>
    </w:p>
    <w:p w14:paraId="691C8F80" w14:textId="77777777" w:rsidR="006E0774" w:rsidRPr="00131640" w:rsidRDefault="006E0774" w:rsidP="009D66E0">
      <w:pPr>
        <w:pStyle w:val="afffff8"/>
        <w:framePr w:wrap="around"/>
        <w:rPr>
          <w:rtl/>
        </w:rPr>
      </w:pPr>
      <w:del w:id="20156" w:author="קלוד" w:date="2026-10-06T10:09:14Z">
        <w:r>
          <w:rPr>
            <w:rStyle w:val="afffa"/>
            <w:rFonts w:ascii="Fb Fontext" w:hAnsi="Fb Fontext"/>
            <w:rtl/>
          </w:rPr>
          <w:delText xml:space="preserve">מתני'.</w:delText>
        </w:r>
      </w:del>
      <w:ins w:id="20157" w:author="קלוד" w:date="2026-10-06T10:09:14Z">
        <w:r>
          <w:rPr>
            <w:rStyle w:val="afffa"/>
            <w:rFonts w:ascii="Fb Fontext" w:hAnsi="Fb Fontext"/>
            <w:rtl/>
          </w:rPr>
          <w:t xml:space="preserve">משנה ג</w:t>
        </w:r>
      </w:ins>
    </w:p>
    <w:p w14:paraId="5B671C82" w14:textId="3957D376" w:rsidR="004B1F62" w:rsidRPr="00131640" w:rsidRDefault="006E0774" w:rsidP="004B1F62">
      <w:pPr>
        <w:pStyle w:val="afff5"/>
        <w:spacing w:before="120"/>
        <w:jc w:val="center"/>
        <w:rPr>
          <w:rtl/>
        </w:rPr>
        <w:pPrChange w:id="90039" w:author="קלוד" w:date="2026-10-08T12:08:16Z">
          <w:pPr>
            <w:pStyle w:val="afff5"/>
            <w:jc w:val="center"/>
          </w:pPr>
        </w:pPrChange>
      </w:pPr>
      <w:r w:rsidRPr="00224C4C">
        <w:rPr>
          <w:rStyle w:val="afffa"/>
          <w:rFonts w:ascii="Fb Fontext" w:hAnsi="Fb Fontext"/>
          <w:b/>
          <w:rtl/>
        </w:rPr>
        <w:t>כל האסורין לבא בקהל - מותרים לבא זה בזה,</w:t>
      </w:r>
    </w:p>
    <w:p w14:paraId="07BA0D2D" w14:textId="4730F314" w:rsidR="006E0774" w:rsidRPr="00131640" w:rsidRDefault="004B1F62" w:rsidP="00954D80">
      <w:pPr>
        <w:pStyle w:val="afff5"/>
        <w:rPr>
          <w:rtl/>
        </w:rPr>
      </w:pPr>
      <w:r w:rsidRPr="004B1F62">
        <w:rPr>
          <w:rStyle w:val="TanaimMishna"/>
          <w:rFonts w:hint="cs"/>
          <w:rtl/>
          <w:rPrChange w:id="20057" w:author="קלוד" w:date="2026-10-06T10:09:14Z">
            <w:rPr>
              <w:rStyle w:val="afffff3"/>
              <w:rFonts w:hint="cs"/>
              <w:rtl/>
            </w:rPr>
          </w:rPrChange>
        </w:rPr>
        <w:t>ר''י:</w:t>
      </w:r>
      <w:r w:rsidR="006E0774" w:rsidRPr="00224C4C">
        <w:rPr>
          <w:rStyle w:val="afffa"/>
          <w:rFonts w:ascii="Fb Fontext" w:hAnsi="Fb Fontext"/>
          <w:b/>
          <w:rtl/>
        </w:rPr>
        <w:t xml:space="preserve"> אוסר.</w:t>
      </w:r>
    </w:p>
    <w:p w14:paraId="07982B80" w14:textId="5EC99919" w:rsidR="006E0774" w:rsidRPr="00131640" w:rsidRDefault="00BA7B04" w:rsidP="00954D80">
      <w:pPr>
        <w:pStyle w:val="afff5"/>
        <w:rPr>
          <w:rtl/>
        </w:rPr>
      </w:pPr>
      <w:r>
        <w:rPr>
          <w:rStyle w:val="TanaimMishna"/>
          <w:rFonts w:hint="cs"/>
          <w:rtl/>
          <w:rPrChange w:id="20058" w:author="קלוד" w:date="2026-10-06T10:09:14Z">
            <w:rPr>
              <w:rStyle w:val="afffff3"/>
              <w:rFonts w:hint="cs"/>
              <w:rtl/>
            </w:rPr>
          </w:rPrChange>
        </w:rPr>
        <w:t>ר''א</w:t>
      </w:r>
      <w:r w:rsidR="006E0774" w:rsidRPr="00BA7B04">
        <w:rPr>
          <w:rStyle w:val="TanaimMishna"/>
          <w:rtl/>
          <w:rPrChange w:id="20059" w:author="קלוד" w:date="2026-10-06T10:09:14Z">
            <w:rPr>
              <w:rStyle w:val="afffff3"/>
              <w:rtl/>
            </w:rPr>
          </w:rPrChange>
        </w:rPr>
        <w:t xml:space="preserve">: </w:t>
      </w:r>
      <w:r w:rsidR="006E0774" w:rsidRPr="00224C4C">
        <w:rPr>
          <w:rtl/>
        </w:rPr>
        <w:t>ודאן בודאן - מותר, ודאן בספיקן, וספיקן בודאן, וספיקן בספיקן- אסור.</w:t>
      </w:r>
    </w:p>
    <w:p w14:paraId="73C99128" w14:textId="77777777" w:rsidR="006E0774" w:rsidRPr="00131640" w:rsidRDefault="006E0774" w:rsidP="00954D80">
      <w:pPr>
        <w:pStyle w:val="afff5"/>
        <w:rPr>
          <w:rtl/>
        </w:rPr>
      </w:pPr>
      <w:r w:rsidRPr="00224C4C">
        <w:rPr>
          <w:rStyle w:val="afffa"/>
          <w:rFonts w:ascii="Fb Fontext" w:hAnsi="Fb Fontext"/>
          <w:b/>
          <w:rtl/>
        </w:rPr>
        <w:t>ואלו הן הספיקות: שתוקי, אסופי, וכותי.</w:t>
      </w:r>
    </w:p>
    <w:p w14:paraId="16D2AC90" w14:textId="77777777" w:rsidR="006E0774" w:rsidRPr="00131640" w:rsidRDefault="006E0774" w:rsidP="00841728">
      <w:pPr>
        <w:pStyle w:val="affb"/>
        <w:rPr>
          <w:del w:id="90138" w:author="מנוע עיצוב" w:date="2026-10-08T11:01:28Z"/>
          <w:rtl/>
        </w:rPr>
      </w:pPr>
      <w:del w:id="90137" w:author="מנוע עיצוב" w:date="2026-10-08T11:01:28Z">
        <w:r w:rsidRPr="00224C4C">
          <w:rPr>
            <w:rFonts w:hint="cs"/>
            <w:rtl/>
          </w:rPr>
          <w:delText xml:space="preserve">׹</w:delText>
        </w:r>
      </w:del>
    </w:p>
    <w:p w14:paraId="2B32BBB3" w14:textId="77777777" w:rsidR="006E0774" w:rsidRPr="00131640" w:rsidRDefault="006E0774" w:rsidP="0010529F">
      <w:pPr>
        <w:pStyle w:val="afff0"/>
        <w:framePr w:wrap="around"/>
        <w:rPr>
          <w:rtl/>
        </w:rPr>
      </w:pPr>
      <w:r w:rsidRPr="00224C4C">
        <w:rPr>
          <w:rFonts w:hint="cs"/>
          <w:rtl/>
        </w:rPr>
        <w:t>עד:</w:t>
      </w:r>
    </w:p>
    <w:p w14:paraId="54577C05" w14:textId="77777777" w:rsidR="006E0774" w:rsidRPr="00131640" w:rsidRDefault="006E0774" w:rsidP="00AA3506">
      <w:pPr>
        <w:pStyle w:val="afffd"/>
        <w:rPr>
          <w:rtl/>
        </w:rPr>
      </w:pPr>
      <w:ins w:id="9882" w:author="מספור קטעי משנה" w:date="2026-10-06T06:45:32Z">
        <w:r>
          <w:rPr>
            <w:rStyle w:val="MisparKeta"/>
          </w:rPr>
          <w:t xml:space="preserve">ג. </w:t>
        </w:r>
      </w:ins>
      <w:r w:rsidRPr="00210DF6">
        <w:rPr>
          <w:rStyle w:val="afffa"/>
          <w:bCs w:val="0"/>
          <w:rtl/>
        </w:rPr>
        <w:t>כל האסורין לבא בקהל</w:t>
      </w:r>
      <w:r w:rsidRPr="00210DF6">
        <w:rPr>
          <w:rStyle w:val="afffa"/>
          <w:rFonts w:hint="cs"/>
          <w:bCs w:val="0"/>
          <w:rtl/>
        </w:rPr>
        <w:t xml:space="preserve"> </w:t>
      </w:r>
      <w:r w:rsidRPr="00AA3506">
        <w:rPr>
          <w:rStyle w:val="afffff5"/>
          <w:rFonts w:hint="cs"/>
          <w:rtl/>
        </w:rPr>
        <w:t>[למסקנא]</w:t>
      </w:r>
    </w:p>
    <w:p w14:paraId="3C4F5E6E" w14:textId="502BC85C" w:rsidR="00A85AC8" w:rsidRPr="00E600D8" w:rsidRDefault="006E0774" w:rsidP="00AA3506">
      <w:pPr>
        <w:pStyle w:val="38"/>
        <w:framePr w:wrap="notBeside"/>
        <w:rPr>
          <w:rtl/>
        </w:rPr>
      </w:pPr>
      <w:r w:rsidRPr="00E600D8">
        <w:rPr>
          <w:rFonts w:hint="cs"/>
          <w:rtl/>
        </w:rPr>
        <w:t>ה</w:t>
      </w:r>
      <w:r w:rsidRPr="00E600D8">
        <w:rPr>
          <w:rtl/>
        </w:rPr>
        <w:t>"</w:t>
      </w:r>
      <w:r w:rsidRPr="00E600D8">
        <w:rPr>
          <w:rFonts w:hint="cs"/>
          <w:rtl/>
        </w:rPr>
        <w:t>ק</w:t>
      </w:r>
      <w:r w:rsidR="00A85AC8" w:rsidRPr="00E600D8">
        <w:rPr>
          <w:rFonts w:hint="cs"/>
          <w:rtl/>
        </w:rPr>
        <w:t>:</w:t>
      </w:r>
    </w:p>
    <w:p w14:paraId="43B5EC42" w14:textId="2DD76BCD" w:rsidR="009469D7" w:rsidRDefault="006E0774" w:rsidP="006E0774">
      <w:pPr>
        <w:rPr>
          <w:rFonts w:ascii="Fb Fontext" w:hAnsi="Fb Fontext"/>
          <w:rtl/>
        </w:rPr>
      </w:pPr>
      <w:r w:rsidRPr="00224C4C">
        <w:rPr>
          <w:rFonts w:ascii="Fb Fontext" w:hAnsi="Fb Fontext"/>
          <w:rtl/>
        </w:rPr>
        <w:t>כל שכהן אסור לישא את בתו,</w:t>
      </w:r>
    </w:p>
    <w:p w14:paraId="1F730007" w14:textId="5CD06231" w:rsidR="00A85AC8" w:rsidRPr="00E600D8" w:rsidRDefault="00E600D8" w:rsidP="004C0CDF">
      <w:pPr>
        <w:pStyle w:val="38"/>
        <w:framePr w:wrap="notBeside"/>
        <w:rPr>
          <w:rtl/>
        </w:rPr>
      </w:pPr>
      <w:r w:rsidRPr="00E600D8">
        <w:rPr>
          <w:rFonts w:hint="cs"/>
          <w:rtl/>
        </w:rPr>
        <w:t>-</w:t>
      </w:r>
    </w:p>
    <w:p w14:paraId="3B3DBC49" w14:textId="7A11FF10" w:rsidR="006E0774" w:rsidRPr="00131640" w:rsidRDefault="006E0774" w:rsidP="006E0774">
      <w:pPr>
        <w:rPr>
          <w:rtl/>
        </w:rPr>
      </w:pPr>
      <w:r w:rsidRPr="00224C4C">
        <w:rPr>
          <w:rFonts w:ascii="Fb Fontext" w:hAnsi="Fb Fontext"/>
          <w:rtl/>
        </w:rPr>
        <w:t xml:space="preserve">גר שנשא גיורת, </w:t>
      </w:r>
      <w:r w:rsidRPr="004C0CDF">
        <w:rPr>
          <w:rStyle w:val="afffff3"/>
          <w:rtl/>
        </w:rPr>
        <w:t>וכר</w:t>
      </w:r>
      <w:r w:rsidRPr="004C0CDF">
        <w:rPr>
          <w:rStyle w:val="afffff3"/>
          <w:rFonts w:hint="cs"/>
          <w:rtl/>
        </w:rPr>
        <w:t>אב</w:t>
      </w:r>
      <w:r w:rsidRPr="004C0CDF">
        <w:rPr>
          <w:rStyle w:val="afffff3"/>
          <w:rtl/>
        </w:rPr>
        <w:t>"</w:t>
      </w:r>
      <w:r w:rsidRPr="004C0CDF">
        <w:rPr>
          <w:rStyle w:val="afffff3"/>
          <w:rFonts w:hint="cs"/>
          <w:rtl/>
        </w:rPr>
        <w:t>י</w:t>
      </w:r>
      <w:r w:rsidRPr="00224C4C">
        <w:rPr>
          <w:rFonts w:ascii="Fb Fontext" w:hAnsi="Fb Fontext" w:hint="cs"/>
          <w:rtl/>
        </w:rPr>
        <w:t xml:space="preserve"> ד</w:t>
      </w:r>
      <w:r w:rsidRPr="00224C4C">
        <w:rPr>
          <w:rFonts w:ascii="Fb Fontext" w:hAnsi="Fb Fontext"/>
          <w:rtl/>
        </w:rPr>
        <w:t>מותרין לבא זה בזה.</w:t>
      </w:r>
    </w:p>
    <w:p w14:paraId="0046A2E4" w14:textId="77777777" w:rsidR="00A85AC8" w:rsidRPr="00E600D8" w:rsidRDefault="006E0774" w:rsidP="004C0CDF">
      <w:pPr>
        <w:pStyle w:val="38"/>
        <w:framePr w:wrap="notBeside"/>
        <w:rPr>
          <w:rtl/>
        </w:rPr>
      </w:pPr>
      <w:r w:rsidRPr="00E600D8">
        <w:rPr>
          <w:rFonts w:hint="cs"/>
          <w:rtl/>
        </w:rPr>
        <w:t>והך</w:t>
      </w:r>
      <w:r w:rsidR="00A85AC8" w:rsidRPr="00E600D8">
        <w:rPr>
          <w:rtl/>
        </w:rPr>
        <w:t>:</w:t>
      </w:r>
    </w:p>
    <w:p w14:paraId="2C33CF70" w14:textId="53445A3C" w:rsidR="009469D7" w:rsidRDefault="006E0774" w:rsidP="006E0774">
      <w:pPr>
        <w:rPr>
          <w:rFonts w:ascii="Fb Fontext" w:hAnsi="Fb Fontext"/>
          <w:sz w:val="32"/>
          <w:rtl/>
        </w:rPr>
      </w:pPr>
      <w:r w:rsidRPr="00224C4C">
        <w:rPr>
          <w:rFonts w:ascii="Fb Fontext" w:hAnsi="Fb Fontext" w:hint="cs"/>
          <w:sz w:val="32"/>
          <w:rtl/>
        </w:rPr>
        <w:t xml:space="preserve">דחלל שנשא בת ישראל </w:t>
      </w:r>
      <w:r w:rsidRPr="00224C4C">
        <w:rPr>
          <w:rFonts w:ascii="Fb Fontext" w:hAnsi="Fb Fontext"/>
          <w:sz w:val="32"/>
          <w:rtl/>
        </w:rPr>
        <w:t>דכהן אסור לישא בתו, ואסורין</w:t>
      </w:r>
      <w:r w:rsidR="00AF0C85">
        <w:rPr>
          <w:rFonts w:ascii="Fb Fontext" w:hAnsi="Fb Fontext" w:hint="cs"/>
          <w:sz w:val="32"/>
          <w:rtl/>
        </w:rPr>
        <w:t xml:space="preserve"> זה בזה</w:t>
      </w:r>
    </w:p>
    <w:p w14:paraId="72705942" w14:textId="470E605F" w:rsidR="00A85AC8" w:rsidRPr="00E600D8" w:rsidRDefault="00E600D8" w:rsidP="00AF0C85">
      <w:pPr>
        <w:pStyle w:val="38"/>
        <w:framePr w:wrap="notBeside"/>
        <w:rPr>
          <w:rtl/>
        </w:rPr>
      </w:pPr>
      <w:r w:rsidRPr="00E600D8">
        <w:rPr>
          <w:rFonts w:hint="cs"/>
          <w:rtl/>
        </w:rPr>
        <w:t>-</w:t>
      </w:r>
    </w:p>
    <w:p w14:paraId="4A6D08A5" w14:textId="1E4C5BF4" w:rsidR="006E0774" w:rsidRPr="00131640" w:rsidRDefault="006E0774" w:rsidP="006E0774">
      <w:pPr>
        <w:rPr>
          <w:rtl/>
        </w:rPr>
      </w:pPr>
      <w:r w:rsidRPr="00224C4C">
        <w:rPr>
          <w:rFonts w:ascii="Fb Fontext" w:hAnsi="Fb Fontext" w:hint="cs"/>
          <w:sz w:val="32"/>
          <w:rtl/>
        </w:rPr>
        <w:t xml:space="preserve"> כר</w:t>
      </w:r>
      <w:r w:rsidR="00EE5D45">
        <w:rPr>
          <w:rFonts w:ascii="Fb Fontext" w:hAnsi="Fb Fontext" w:hint="cs"/>
          <w:sz w:val="32"/>
          <w:rtl/>
        </w:rPr>
        <w:t xml:space="preserve">ב דוסתאי בן יהודה </w:t>
      </w:r>
      <w:r w:rsidR="00EE5D45" w:rsidRPr="00881976">
        <w:rPr>
          <w:rStyle w:val="afffff5"/>
          <w:rFonts w:hint="cs"/>
          <w:rtl/>
        </w:rPr>
        <w:t>שב</w:t>
      </w:r>
      <w:r w:rsidR="00881976">
        <w:rPr>
          <w:rStyle w:val="afffff5"/>
          <w:rFonts w:hint="cs"/>
          <w:rtl/>
        </w:rPr>
        <w:t>נו</w:t>
      </w:r>
      <w:r w:rsidR="00EE5D45" w:rsidRPr="00881976">
        <w:rPr>
          <w:rStyle w:val="afffff5"/>
          <w:rFonts w:hint="cs"/>
          <w:rtl/>
        </w:rPr>
        <w:t>ת ישראל מקוה לחללים</w:t>
      </w:r>
    </w:p>
    <w:p w14:paraId="21BE3873" w14:textId="77777777" w:rsidR="00A85AC8" w:rsidRPr="00E600D8" w:rsidRDefault="006E0774" w:rsidP="00987A10">
      <w:pPr>
        <w:pStyle w:val="38"/>
        <w:framePr w:wrap="notBeside"/>
        <w:rPr>
          <w:rtl/>
        </w:rPr>
      </w:pPr>
      <w:r w:rsidRPr="00E600D8">
        <w:rPr>
          <w:rtl/>
        </w:rPr>
        <w:t>וה</w:t>
      </w:r>
      <w:r w:rsidRPr="00E600D8">
        <w:rPr>
          <w:rFonts w:hint="cs"/>
          <w:rtl/>
        </w:rPr>
        <w:t>ך</w:t>
      </w:r>
      <w:r w:rsidR="00A85AC8" w:rsidRPr="00E600D8">
        <w:rPr>
          <w:rtl/>
        </w:rPr>
        <w:t>:</w:t>
      </w:r>
    </w:p>
    <w:p w14:paraId="53F190C2" w14:textId="4B79FBD0" w:rsidR="006E0774" w:rsidRPr="0060604C" w:rsidRDefault="006E0774" w:rsidP="00B26394">
      <w:pPr>
        <w:rPr>
          <w:spacing w:val="2"/>
          <w:rtl/>
        </w:rPr>
      </w:pPr>
      <w:r w:rsidRPr="0060604C">
        <w:rPr>
          <w:rFonts w:ascii="Fb Fontext" w:hAnsi="Fb Fontext" w:hint="cs"/>
          <w:spacing w:val="2"/>
          <w:sz w:val="32"/>
          <w:rtl/>
        </w:rPr>
        <w:t>ד</w:t>
      </w:r>
      <w:r w:rsidRPr="0060604C">
        <w:rPr>
          <w:rFonts w:ascii="Fb Fontext" w:hAnsi="Fb Fontext"/>
          <w:spacing w:val="2"/>
          <w:sz w:val="32"/>
          <w:rtl/>
        </w:rPr>
        <w:t xml:space="preserve">חלל שנשא חללה, וכהן אסור לישא בתו, ואסור </w:t>
      </w:r>
      <w:r w:rsidR="00B35B36" w:rsidRPr="0060604C">
        <w:rPr>
          <w:rFonts w:ascii="Fb Fontext" w:hAnsi="Fb Fontext"/>
          <w:spacing w:val="2"/>
          <w:sz w:val="32"/>
          <w:rtl/>
        </w:rPr>
        <w:t>גם</w:t>
      </w:r>
      <w:r w:rsidRPr="0060604C">
        <w:rPr>
          <w:rFonts w:ascii="Fb Fontext" w:hAnsi="Fb Fontext"/>
          <w:spacing w:val="2"/>
          <w:sz w:val="32"/>
          <w:rtl/>
        </w:rPr>
        <w:t xml:space="preserve"> לבא זה בזה!</w:t>
      </w:r>
    </w:p>
    <w:p w14:paraId="01FFF5B8" w14:textId="77777777" w:rsidR="00A85AC8" w:rsidRPr="00E600D8" w:rsidRDefault="00B26394" w:rsidP="00987A10">
      <w:pPr>
        <w:pStyle w:val="38"/>
        <w:framePr w:wrap="notBeside"/>
        <w:rPr>
          <w:rtl/>
        </w:rPr>
      </w:pPr>
      <w:r w:rsidRPr="00E600D8">
        <w:rPr>
          <w:rtl/>
        </w:rPr>
        <w:t>ו</w:t>
      </w:r>
      <w:r w:rsidR="00987A10" w:rsidRPr="00E600D8">
        <w:rPr>
          <w:rFonts w:hint="cs"/>
          <w:rtl/>
        </w:rPr>
        <w:t>עוד</w:t>
      </w:r>
      <w:r w:rsidR="00A85AC8" w:rsidRPr="00E600D8">
        <w:rPr>
          <w:rtl/>
        </w:rPr>
        <w:t>:</w:t>
      </w:r>
    </w:p>
    <w:p w14:paraId="5C817FE1" w14:textId="4ED2A490" w:rsidR="009469D7" w:rsidRDefault="0049586E" w:rsidP="00B26394">
      <w:pPr>
        <w:rPr>
          <w:rFonts w:ascii="Fb Fontext" w:hAnsi="Fb Fontext"/>
          <w:sz w:val="32"/>
          <w:rtl/>
        </w:rPr>
      </w:pPr>
      <w:r>
        <w:rPr>
          <w:rFonts w:ascii="Fb Fontext" w:hAnsi="Fb Fontext" w:hint="cs"/>
          <w:sz w:val="32"/>
          <w:rtl/>
        </w:rPr>
        <w:t xml:space="preserve">דמשמע כל שמותר לכהן לישא בתו </w:t>
      </w:r>
      <w:r w:rsidR="00FE6017">
        <w:rPr>
          <w:rFonts w:ascii="Fb Fontext" w:hAnsi="Fb Fontext" w:hint="cs"/>
          <w:sz w:val="32"/>
          <w:rtl/>
        </w:rPr>
        <w:t>אסור בממזרת</w:t>
      </w:r>
    </w:p>
    <w:p w14:paraId="754B551D" w14:textId="6831E094" w:rsidR="006E0774" w:rsidRPr="00131640" w:rsidRDefault="006E0774" w:rsidP="00B26394">
      <w:pPr>
        <w:rPr>
          <w:rtl/>
        </w:rPr>
      </w:pPr>
      <w:r w:rsidRPr="00224C4C">
        <w:rPr>
          <w:rFonts w:ascii="Fb Fontext" w:hAnsi="Fb Fontext"/>
          <w:sz w:val="32"/>
          <w:rtl/>
        </w:rPr>
        <w:t>והרי גר שנשא בת ישראל, וכהן מותר לישא בתו, ומותרין לבא זה בזה!</w:t>
      </w:r>
    </w:p>
    <w:p w14:paraId="7ABA9294" w14:textId="682016ED" w:rsidR="00A85AC8" w:rsidRPr="00E600D8" w:rsidRDefault="006E0774" w:rsidP="00FE6017">
      <w:pPr>
        <w:pStyle w:val="38"/>
        <w:framePr w:wrap="notBeside"/>
        <w:rPr>
          <w:rtl/>
        </w:rPr>
      </w:pPr>
      <w:r w:rsidRPr="00E600D8">
        <w:rPr>
          <w:rFonts w:hint="cs"/>
          <w:rtl/>
        </w:rPr>
        <w:t xml:space="preserve">ב. </w:t>
      </w:r>
      <w:r w:rsidRPr="00E600D8">
        <w:rPr>
          <w:rtl/>
        </w:rPr>
        <w:t xml:space="preserve">אלא </w:t>
      </w:r>
      <w:r w:rsidRPr="00E600D8">
        <w:rPr>
          <w:rFonts w:hint="cs"/>
          <w:rtl/>
        </w:rPr>
        <w:t>רב</w:t>
      </w:r>
      <w:r w:rsidRPr="00E600D8">
        <w:rPr>
          <w:rtl/>
        </w:rPr>
        <w:t>"</w:t>
      </w:r>
      <w:r w:rsidRPr="00E600D8">
        <w:rPr>
          <w:rFonts w:hint="cs"/>
          <w:rtl/>
        </w:rPr>
        <w:t>א</w:t>
      </w:r>
      <w:r w:rsidR="00A85AC8" w:rsidRPr="00E600D8">
        <w:rPr>
          <w:rtl/>
        </w:rPr>
        <w:t>:</w:t>
      </w:r>
    </w:p>
    <w:p w14:paraId="32B3CE62" w14:textId="5884D3B4" w:rsidR="009469D7" w:rsidRDefault="006E0774" w:rsidP="00301C30">
      <w:pPr>
        <w:rPr>
          <w:rFonts w:ascii="Fb Fontext" w:hAnsi="Fb Fontext"/>
          <w:sz w:val="32"/>
          <w:rtl/>
        </w:rPr>
      </w:pPr>
      <w:r w:rsidRPr="00224C4C">
        <w:rPr>
          <w:rFonts w:ascii="Fb Fontext" w:hAnsi="Fb Fontext"/>
          <w:sz w:val="32"/>
          <w:rtl/>
        </w:rPr>
        <w:t xml:space="preserve">ממזר מאחותו </w:t>
      </w:r>
      <w:r w:rsidR="00301C30">
        <w:rPr>
          <w:rFonts w:ascii="Fb Fontext" w:hAnsi="Fb Fontext" w:hint="cs"/>
          <w:sz w:val="32"/>
          <w:rtl/>
        </w:rPr>
        <w:t>ב</w:t>
      </w:r>
      <w:r w:rsidRPr="00224C4C">
        <w:rPr>
          <w:rFonts w:ascii="Fb Fontext" w:hAnsi="Fb Fontext"/>
          <w:sz w:val="32"/>
          <w:rtl/>
        </w:rPr>
        <w:t>ממזר מאשת איש</w:t>
      </w:r>
    </w:p>
    <w:p w14:paraId="1F17AAAF" w14:textId="0AD9747C" w:rsidR="00A85AC8" w:rsidRPr="00E600D8" w:rsidRDefault="006E0774" w:rsidP="00301C30">
      <w:pPr>
        <w:pStyle w:val="38"/>
        <w:framePr w:wrap="notBeside"/>
        <w:rPr>
          <w:rtl/>
        </w:rPr>
      </w:pPr>
      <w:r w:rsidRPr="00E600D8">
        <w:rPr>
          <w:rtl/>
        </w:rPr>
        <w:t>ת"ק ס"</w:t>
      </w:r>
      <w:r w:rsidRPr="00E600D8">
        <w:rPr>
          <w:rFonts w:hint="cs"/>
          <w:rtl/>
        </w:rPr>
        <w:t>ל</w:t>
      </w:r>
      <w:r w:rsidR="00A85AC8" w:rsidRPr="00E600D8">
        <w:rPr>
          <w:rtl/>
        </w:rPr>
        <w:t>:</w:t>
      </w:r>
    </w:p>
    <w:p w14:paraId="23E89F5C" w14:textId="1DD56886" w:rsidR="006E0774" w:rsidRPr="00131640" w:rsidRDefault="006E0774" w:rsidP="00301C30">
      <w:pPr>
        <w:rPr>
          <w:rtl/>
        </w:rPr>
      </w:pPr>
      <w:r w:rsidRPr="00224C4C">
        <w:rPr>
          <w:rFonts w:ascii="Fb Fontext" w:hAnsi="Fb Fontext"/>
          <w:sz w:val="32"/>
          <w:rtl/>
        </w:rPr>
        <w:t xml:space="preserve">אפי' ממזר מאחותו </w:t>
      </w:r>
      <w:r w:rsidR="00B35B36">
        <w:rPr>
          <w:rFonts w:ascii="Fb Fontext" w:hAnsi="Fb Fontext"/>
          <w:sz w:val="32"/>
          <w:rtl/>
        </w:rPr>
        <w:t>גם</w:t>
      </w:r>
      <w:r w:rsidRPr="00224C4C">
        <w:rPr>
          <w:rFonts w:ascii="Fb Fontext" w:hAnsi="Fb Fontext"/>
          <w:sz w:val="32"/>
          <w:rtl/>
        </w:rPr>
        <w:t xml:space="preserve"> הוי ממזר,</w:t>
      </w:r>
    </w:p>
    <w:p w14:paraId="00FAE822" w14:textId="35ADC0EE" w:rsidR="00A85AC8" w:rsidRPr="00E600D8" w:rsidRDefault="006E0774" w:rsidP="00301C30">
      <w:pPr>
        <w:pStyle w:val="38"/>
        <w:framePr w:wrap="notBeside"/>
        <w:rPr>
          <w:rtl/>
        </w:rPr>
      </w:pPr>
      <w:r w:rsidRPr="00E600D8">
        <w:rPr>
          <w:rtl/>
        </w:rPr>
        <w:t>ו</w:t>
      </w:r>
      <w:r w:rsidRPr="00E600D8">
        <w:rPr>
          <w:rFonts w:hint="cs"/>
          <w:rtl/>
        </w:rPr>
        <w:t>ל</w:t>
      </w:r>
      <w:r w:rsidRPr="00E600D8">
        <w:rPr>
          <w:rtl/>
        </w:rPr>
        <w:t>ר"</w:t>
      </w:r>
      <w:r w:rsidRPr="00E600D8">
        <w:rPr>
          <w:rFonts w:hint="cs"/>
          <w:rtl/>
        </w:rPr>
        <w:t>י</w:t>
      </w:r>
      <w:r w:rsidR="00A85AC8" w:rsidRPr="00E600D8">
        <w:rPr>
          <w:rtl/>
        </w:rPr>
        <w:t>:</w:t>
      </w:r>
    </w:p>
    <w:p w14:paraId="2E36442C" w14:textId="1AC1342A" w:rsidR="006E0774" w:rsidRPr="00131640" w:rsidRDefault="006E0774" w:rsidP="006E0774">
      <w:pPr>
        <w:rPr>
          <w:rtl/>
        </w:rPr>
      </w:pPr>
      <w:r w:rsidRPr="00224C4C">
        <w:rPr>
          <w:rFonts w:ascii="Fb Fontext" w:hAnsi="Fb Fontext"/>
          <w:rtl/>
        </w:rPr>
        <w:t>מאשת איש הוי ממזר, מאחותו לא הוי ממזר.</w:t>
      </w:r>
    </w:p>
    <w:p w14:paraId="12D6DCE7" w14:textId="5A5F7C72" w:rsidR="00A85AC8" w:rsidRPr="00E600D8" w:rsidRDefault="006E0774" w:rsidP="00301C30">
      <w:pPr>
        <w:pStyle w:val="38"/>
        <w:framePr w:wrap="notBeside"/>
        <w:rPr>
          <w:rtl/>
        </w:rPr>
      </w:pPr>
      <w:r w:rsidRPr="00E600D8">
        <w:rPr>
          <w:rFonts w:hint="cs"/>
          <w:rtl/>
        </w:rPr>
        <w:t xml:space="preserve">וקשה דכבר </w:t>
      </w:r>
      <w:r w:rsidRPr="00E600D8">
        <w:rPr>
          <w:rtl/>
        </w:rPr>
        <w:t>תנינא</w:t>
      </w:r>
      <w:r w:rsidR="00A85AC8" w:rsidRPr="00E600D8">
        <w:rPr>
          <w:rtl/>
        </w:rPr>
        <w:t>:</w:t>
      </w:r>
    </w:p>
    <w:p w14:paraId="60272944" w14:textId="7AA1235F" w:rsidR="00301C30" w:rsidRPr="00131640" w:rsidRDefault="006E0774" w:rsidP="00301C30">
      <w:pPr>
        <w:rPr>
          <w:rtl/>
        </w:rPr>
      </w:pPr>
      <w:r w:rsidRPr="00210DF6">
        <w:rPr>
          <w:rFonts w:ascii="Fb Fontext" w:hAnsi="Fb Fontext" w:cs="BA TM • Vilna Extra-Bold"/>
          <w:sz w:val="32"/>
          <w:rtl/>
        </w:rPr>
        <w:t>איזהו ממזר</w:t>
      </w:r>
      <w:r w:rsidRPr="00224C4C">
        <w:rPr>
          <w:rFonts w:ascii="Fb Fontext" w:hAnsi="Fb Fontext" w:hint="cs"/>
          <w:sz w:val="32"/>
          <w:rtl/>
        </w:rPr>
        <w:t xml:space="preserve">- </w:t>
      </w:r>
      <w:r w:rsidRPr="00301C30">
        <w:rPr>
          <w:rStyle w:val="afffff3"/>
          <w:rFonts w:hint="cs"/>
          <w:rtl/>
        </w:rPr>
        <w:t>לר</w:t>
      </w:r>
      <w:r w:rsidRPr="00301C30">
        <w:rPr>
          <w:rStyle w:val="afffff3"/>
          <w:rtl/>
        </w:rPr>
        <w:t>"</w:t>
      </w:r>
      <w:r w:rsidRPr="00301C30">
        <w:rPr>
          <w:rStyle w:val="afffff3"/>
          <w:rFonts w:hint="cs"/>
          <w:rtl/>
        </w:rPr>
        <w:t>ע:</w:t>
      </w:r>
      <w:r w:rsidRPr="00224C4C">
        <w:rPr>
          <w:rFonts w:ascii="Fb Fontext" w:hAnsi="Fb Fontext"/>
          <w:sz w:val="32"/>
          <w:rtl/>
        </w:rPr>
        <w:t xml:space="preserve"> כל שהוא ב</w:t>
      </w:r>
      <w:r w:rsidRPr="00224C4C">
        <w:rPr>
          <w:rStyle w:val="affffa"/>
          <w:rFonts w:hint="cs"/>
          <w:rtl/>
        </w:rPr>
        <w:t>'</w:t>
      </w:r>
      <w:r w:rsidRPr="00224C4C">
        <w:rPr>
          <w:rStyle w:val="affffa"/>
          <w:rtl/>
        </w:rPr>
        <w:t>לא יבא</w:t>
      </w:r>
      <w:r w:rsidRPr="00224C4C">
        <w:rPr>
          <w:rStyle w:val="affffa"/>
          <w:rFonts w:hint="cs"/>
          <w:rtl/>
        </w:rPr>
        <w:t>'.</w:t>
      </w:r>
    </w:p>
    <w:p w14:paraId="63E11A3A" w14:textId="10D41356" w:rsidR="006E0774" w:rsidRPr="00131640" w:rsidRDefault="006E0774" w:rsidP="00301C30">
      <w:pPr>
        <w:rPr>
          <w:rtl/>
        </w:rPr>
      </w:pPr>
      <w:r w:rsidRPr="00301C30">
        <w:rPr>
          <w:rStyle w:val="afffff3"/>
          <w:rtl/>
        </w:rPr>
        <w:t>שמעון התימני:</w:t>
      </w:r>
      <w:r w:rsidRPr="00224C4C">
        <w:rPr>
          <w:rFonts w:ascii="Fb Fontext" w:hAnsi="Fb Fontext"/>
          <w:rtl/>
        </w:rPr>
        <w:t xml:space="preserve"> כל שחייבין עליו כרת בידי שמים, והלכה כדבריו.</w:t>
      </w:r>
    </w:p>
    <w:p w14:paraId="4DB806CD" w14:textId="11F61222" w:rsidR="006E0774" w:rsidRPr="00131640" w:rsidRDefault="006E0774" w:rsidP="001F2EEC">
      <w:pPr>
        <w:spacing w:after="120"/>
        <w:rPr>
          <w:rtl/>
        </w:rPr>
      </w:pPr>
      <w:r w:rsidRPr="00301C30">
        <w:rPr>
          <w:rStyle w:val="afffff3"/>
          <w:rtl/>
        </w:rPr>
        <w:t xml:space="preserve">ר' יהושע: </w:t>
      </w:r>
      <w:r w:rsidRPr="00224C4C">
        <w:rPr>
          <w:rFonts w:ascii="Fb Fontext" w:hAnsi="Fb Fontext"/>
          <w:sz w:val="32"/>
          <w:rtl/>
        </w:rPr>
        <w:t>כל שחייבין עליו מיתת ב"ד!</w:t>
      </w:r>
    </w:p>
    <w:p w14:paraId="5AE2348B" w14:textId="6189B507" w:rsidR="00A85AC8" w:rsidRPr="00E600D8" w:rsidRDefault="001F2EEC" w:rsidP="00301C30">
      <w:pPr>
        <w:pStyle w:val="38"/>
        <w:framePr w:wrap="notBeside"/>
        <w:rPr>
          <w:rtl/>
        </w:rPr>
      </w:pPr>
      <w:r w:rsidRPr="00E600D8">
        <w:rPr>
          <w:rFonts w:hint="cs"/>
          <w:rtl/>
        </w:rPr>
        <w:t>ג.</w:t>
      </w:r>
      <w:r w:rsidR="006E0774" w:rsidRPr="00E600D8">
        <w:rPr>
          <w:rtl/>
        </w:rPr>
        <w:t xml:space="preserve"> אלא רבא</w:t>
      </w:r>
      <w:r w:rsidR="00A85AC8" w:rsidRPr="00E600D8">
        <w:rPr>
          <w:rtl/>
        </w:rPr>
        <w:t>:</w:t>
      </w:r>
    </w:p>
    <w:p w14:paraId="4C27BE62" w14:textId="0FC02F45" w:rsidR="006E0774" w:rsidRPr="00131640" w:rsidRDefault="001F2EEC" w:rsidP="001F2EEC">
      <w:pPr>
        <w:rPr>
          <w:rtl/>
        </w:rPr>
      </w:pPr>
      <w:r>
        <w:rPr>
          <w:rFonts w:hint="cs"/>
          <w:rtl/>
        </w:rPr>
        <w:t>כאן ב</w:t>
      </w:r>
      <w:r w:rsidR="006E0774" w:rsidRPr="00224C4C">
        <w:rPr>
          <w:rtl/>
        </w:rPr>
        <w:t>גר עמוני ומואבי</w:t>
      </w:r>
      <w:r>
        <w:rPr>
          <w:rFonts w:hint="cs"/>
          <w:rtl/>
        </w:rPr>
        <w:t>,</w:t>
      </w:r>
      <w:r w:rsidR="006E0774" w:rsidRPr="001F2EEC">
        <w:rPr>
          <w:rStyle w:val="afffff3"/>
          <w:rtl/>
        </w:rPr>
        <w:t xml:space="preserve"> וה"</w:t>
      </w:r>
      <w:r w:rsidR="006E0774" w:rsidRPr="001F2EEC">
        <w:rPr>
          <w:rStyle w:val="afffff3"/>
          <w:rFonts w:hint="cs"/>
          <w:rtl/>
        </w:rPr>
        <w:t>ק</w:t>
      </w:r>
      <w:r w:rsidR="006E0774" w:rsidRPr="001F2EEC">
        <w:rPr>
          <w:rStyle w:val="afffff3"/>
          <w:rtl/>
        </w:rPr>
        <w:t>:</w:t>
      </w:r>
      <w:r w:rsidR="006E0774" w:rsidRPr="00224C4C">
        <w:rPr>
          <w:rtl/>
        </w:rPr>
        <w:t xml:space="preserve"> כל האסורים לבא בקהל,</w:t>
      </w:r>
      <w:r>
        <w:rPr>
          <w:rFonts w:ascii="Fb Fontext" w:hAnsi="Fb Fontext" w:hint="cs"/>
          <w:rtl/>
        </w:rPr>
        <w:t>-</w:t>
      </w:r>
      <w:r w:rsidR="006E0774" w:rsidRPr="00224C4C">
        <w:rPr>
          <w:rFonts w:ascii="Fb Fontext" w:hAnsi="Fb Fontext"/>
          <w:rtl/>
        </w:rPr>
        <w:t xml:space="preserve"> גר עמוני ומואבי - מותרין לבא זה בזה.</w:t>
      </w:r>
    </w:p>
    <w:p w14:paraId="3E93A076" w14:textId="77777777" w:rsidR="00A85AC8" w:rsidRPr="00E600D8" w:rsidRDefault="006E0774" w:rsidP="001F2EEC">
      <w:pPr>
        <w:pStyle w:val="38"/>
        <w:framePr w:wrap="notBeside"/>
        <w:rPr>
          <w:rtl/>
        </w:rPr>
      </w:pPr>
      <w:r w:rsidRPr="00E600D8">
        <w:rPr>
          <w:rFonts w:hint="cs"/>
          <w:rtl/>
        </w:rPr>
        <w:t>וה</w:t>
      </w:r>
      <w:r w:rsidR="001F2EEC" w:rsidRPr="00E600D8">
        <w:rPr>
          <w:rFonts w:hint="cs"/>
          <w:rtl/>
        </w:rPr>
        <w:t>"ק</w:t>
      </w:r>
      <w:r w:rsidR="00A85AC8" w:rsidRPr="00E600D8">
        <w:rPr>
          <w:rtl/>
        </w:rPr>
        <w:t>:</w:t>
      </w:r>
    </w:p>
    <w:p w14:paraId="1EC4F7BB" w14:textId="77777777" w:rsidR="00105743" w:rsidRDefault="001F2EEC" w:rsidP="006E0774">
      <w:pPr>
        <w:rPr>
          <w:rtl/>
        </w:rPr>
      </w:pPr>
      <w:r>
        <w:rPr>
          <w:rFonts w:ascii="Fb Fontext" w:hAnsi="Fb Fontext" w:hint="cs"/>
          <w:rtl/>
        </w:rPr>
        <w:t xml:space="preserve">אף </w:t>
      </w:r>
      <w:r>
        <w:rPr>
          <w:rStyle w:val="afffff3"/>
          <w:rFonts w:ascii="Fb Fontext" w:hAnsi="Fb Fontext"/>
          <w:rtl/>
          <w:rPrChange w:id="9302" w:author="מנוע אמוראים" w:date="2026-10-05T16:42:07Z">
            <w:rPr>
              <w:rFonts w:ascii="Fb Fontext" w:hAnsi="Fb Fontext"/>
              <w:rtl/>
            </w:rPr>
          </w:rPrChange>
        </w:rPr>
        <w:t xml:space="preserve">שר"</w:t>
      </w:r>
      <w:r>
        <w:rPr>
          <w:rStyle w:val="afffff3"/>
          <w:rFonts w:ascii="Fb Fontext" w:hAnsi="Fb Fontext" w:hint="cs"/>
          <w:rtl/>
          <w:rPrChange w:id="9303" w:author="מנוע אמוראים" w:date="2026-10-05T16:42:07Z">
            <w:rPr>
              <w:rFonts w:ascii="Fb Fontext" w:hAnsi="Fb Fontext" w:hint="cs"/>
              <w:rtl/>
            </w:rPr>
          </w:rPrChange>
        </w:rPr>
        <w:t xml:space="preserve">י</w:t>
      </w:r>
      <w:r w:rsidR="006E0774" w:rsidRPr="00224C4C">
        <w:rPr>
          <w:rFonts w:ascii="Fb Fontext" w:hAnsi="Fb Fontext"/>
          <w:rtl/>
        </w:rPr>
        <w:t xml:space="preserve"> אוסר גר בממזרת, ה"</w:t>
      </w:r>
      <w:r w:rsidR="006E0774" w:rsidRPr="00224C4C">
        <w:rPr>
          <w:rFonts w:ascii="Fb Fontext" w:hAnsi="Fb Fontext" w:hint="cs"/>
          <w:rtl/>
        </w:rPr>
        <w:t>מ</w:t>
      </w:r>
      <w:r w:rsidR="006E0774" w:rsidRPr="00224C4C">
        <w:rPr>
          <w:rFonts w:ascii="Fb Fontext" w:hAnsi="Fb Fontext"/>
          <w:rtl/>
        </w:rPr>
        <w:t xml:space="preserve"> גר דראוי לבא בקהל, אבל גר עמוני ומואבי דאין ראויין לבא בקהל - לא.</w:t>
      </w:r>
    </w:p>
    <w:p w14:paraId="30B47A6F" w14:textId="28BABBD7" w:rsidR="007309FA" w:rsidRPr="00131640" w:rsidRDefault="007309FA" w:rsidP="007309FA">
      <w:pPr>
        <w:pStyle w:val="affffb"/>
        <w:rPr>
          <w:rtl/>
        </w:rPr>
      </w:pPr>
      <w:r w:rsidRPr="007309FA">
        <w:rPr>
          <w:rtl/>
        </w:rPr>
        <w:t>***</w:t>
      </w:r>
    </w:p>
    <w:p w14:paraId="5284B45C" w14:textId="77777777" w:rsidR="006E0774" w:rsidRPr="00131640" w:rsidRDefault="006E0774" w:rsidP="0010529F">
      <w:pPr>
        <w:pStyle w:val="afff0"/>
        <w:framePr w:wrap="around"/>
        <w:rPr>
          <w:rtl/>
        </w:rPr>
      </w:pPr>
      <w:r w:rsidRPr="00224C4C">
        <w:rPr>
          <w:rFonts w:hint="cs"/>
          <w:rtl/>
        </w:rPr>
        <w:t>עה.</w:t>
      </w:r>
    </w:p>
    <w:p w14:paraId="7AAEBD1B" w14:textId="5996FBCC" w:rsidR="006E0774" w:rsidRPr="00131640" w:rsidRDefault="006E0774" w:rsidP="006D6C4A">
      <w:pPr>
        <w:pStyle w:val="affffb"/>
        <w:rPr>
          <w:rtl/>
        </w:rPr>
      </w:pPr>
      <w:r w:rsidRPr="00210DF6">
        <w:rPr>
          <w:rtl/>
        </w:rPr>
        <w:t xml:space="preserve">בן </w:t>
      </w:r>
      <w:r w:rsidRPr="00210DF6">
        <w:rPr>
          <w:rFonts w:hint="cs"/>
          <w:rtl/>
        </w:rPr>
        <w:t>ט'</w:t>
      </w:r>
      <w:r w:rsidRPr="00210DF6">
        <w:rPr>
          <w:rtl/>
        </w:rPr>
        <w:t xml:space="preserve"> שנים ויום אחד,</w:t>
      </w:r>
      <w:r w:rsidRPr="00224C4C">
        <w:rPr>
          <w:rtl/>
        </w:rPr>
        <w:t xml:space="preserve"> גר עמוני ומואבי, מצרי ואדומי, כותי ונתין, חלל וממזר,שבאו על הכהנת ועל הלויה ועל בת ישראל - פסלוה.</w:t>
      </w:r>
    </w:p>
    <w:p w14:paraId="30E734DA" w14:textId="4E30DC8D" w:rsidR="00A85AC8" w:rsidRPr="00E600D8" w:rsidRDefault="006E0774" w:rsidP="006D6C4A">
      <w:pPr>
        <w:pStyle w:val="38"/>
        <w:framePr w:wrap="notBeside"/>
        <w:rPr>
          <w:rtl/>
        </w:rPr>
      </w:pPr>
      <w:r w:rsidRPr="00E600D8">
        <w:rPr>
          <w:rtl/>
        </w:rPr>
        <w:t>ר' יוסי</w:t>
      </w:r>
      <w:r w:rsidR="00A85AC8" w:rsidRPr="00E600D8">
        <w:rPr>
          <w:rtl/>
        </w:rPr>
        <w:t>:</w:t>
      </w:r>
    </w:p>
    <w:p w14:paraId="1C99BC0F" w14:textId="21E6DE34" w:rsidR="006E0774" w:rsidRPr="00131640" w:rsidRDefault="006E0774" w:rsidP="006E0774">
      <w:pPr>
        <w:rPr>
          <w:rtl/>
        </w:rPr>
      </w:pPr>
      <w:r w:rsidRPr="00224C4C">
        <w:rPr>
          <w:rFonts w:ascii="Fb Fontext" w:hAnsi="Fb Fontext"/>
          <w:sz w:val="32"/>
          <w:rtl/>
        </w:rPr>
        <w:t>כל שזרעו פסול - פוסל, וכל שאין זרעו פסול - אינו פוסל.</w:t>
      </w:r>
    </w:p>
    <w:p w14:paraId="49A3E69E" w14:textId="1E778B35" w:rsidR="00A85AC8" w:rsidRPr="00E600D8" w:rsidRDefault="006E0774" w:rsidP="006D6C4A">
      <w:pPr>
        <w:pStyle w:val="38"/>
        <w:framePr w:wrap="notBeside"/>
        <w:rPr>
          <w:rtl/>
        </w:rPr>
      </w:pPr>
      <w:r w:rsidRPr="00E600D8">
        <w:rPr>
          <w:rFonts w:hint="cs"/>
          <w:rtl/>
        </w:rPr>
        <w:t>רשב</w:t>
      </w:r>
      <w:r w:rsidRPr="00E600D8">
        <w:rPr>
          <w:rtl/>
        </w:rPr>
        <w:t>"</w:t>
      </w:r>
      <w:r w:rsidRPr="00E600D8">
        <w:rPr>
          <w:rFonts w:hint="cs"/>
          <w:rtl/>
        </w:rPr>
        <w:t>ג</w:t>
      </w:r>
      <w:r w:rsidR="00A85AC8" w:rsidRPr="00E600D8">
        <w:rPr>
          <w:rtl/>
        </w:rPr>
        <w:t>:</w:t>
      </w:r>
    </w:p>
    <w:p w14:paraId="74F0E0B1" w14:textId="77777777" w:rsidR="00105743" w:rsidRDefault="006E0774" w:rsidP="006E0774">
      <w:pPr>
        <w:rPr>
          <w:rtl/>
        </w:rPr>
      </w:pPr>
      <w:r w:rsidRPr="00224C4C">
        <w:rPr>
          <w:rFonts w:ascii="Fb Fontext" w:hAnsi="Fb Fontext"/>
          <w:rtl/>
        </w:rPr>
        <w:t>כל שאתה נושא בתו אתה נושא אלמנתו, וכל שאי אתה נושא בתו אי אתה נושא אלמנתו.</w:t>
      </w:r>
    </w:p>
    <w:p w14:paraId="2C9B6F11" w14:textId="4576ADA8" w:rsidR="00A85AC8" w:rsidRPr="00E600D8" w:rsidRDefault="006E0774" w:rsidP="001111EC">
      <w:pPr>
        <w:pStyle w:val="38"/>
        <w:framePr w:wrap="notBeside"/>
        <w:rPr>
          <w:rtl/>
        </w:rPr>
      </w:pPr>
      <w:r w:rsidRPr="00E600D8">
        <w:rPr>
          <w:rtl/>
        </w:rPr>
        <w:t>ר</w:t>
      </w:r>
      <w:r w:rsidRPr="00E600D8">
        <w:rPr>
          <w:rFonts w:hint="cs"/>
          <w:rtl/>
        </w:rPr>
        <w:t>י</w:t>
      </w:r>
      <w:r w:rsidRPr="00E600D8">
        <w:rPr>
          <w:rtl/>
        </w:rPr>
        <w:t>"</w:t>
      </w:r>
      <w:r w:rsidRPr="00E600D8">
        <w:rPr>
          <w:rFonts w:hint="cs"/>
          <w:rtl/>
        </w:rPr>
        <w:t>ו</w:t>
      </w:r>
      <w:r w:rsidR="001111EC" w:rsidRPr="00E600D8">
        <w:rPr>
          <w:rFonts w:hint="cs"/>
          <w:rtl/>
        </w:rPr>
        <w:t>:</w:t>
      </w:r>
      <w:r w:rsidR="00053555" w:rsidRPr="00E600D8">
        <w:rPr>
          <w:rFonts w:hint="cs"/>
          <w:rtl/>
        </w:rPr>
        <w:t xml:space="preserve"> ת''ק ס''ל</w:t>
      </w:r>
      <w:r w:rsidR="00A85AC8" w:rsidRPr="00E600D8">
        <w:rPr>
          <w:rFonts w:hint="cs"/>
          <w:rtl/>
        </w:rPr>
        <w:t>:</w:t>
      </w:r>
    </w:p>
    <w:p w14:paraId="4F6E43DE" w14:textId="6F97C632" w:rsidR="009469D7" w:rsidRDefault="006E0774" w:rsidP="008F5C99">
      <w:pPr>
        <w:rPr>
          <w:rFonts w:ascii="Fb Fontext" w:hAnsi="Fb Fontext"/>
          <w:sz w:val="32"/>
          <w:rtl/>
        </w:rPr>
      </w:pPr>
      <w:r w:rsidRPr="00224C4C">
        <w:rPr>
          <w:rFonts w:ascii="Fb Fontext" w:hAnsi="Fb Fontext"/>
          <w:sz w:val="32"/>
          <w:rtl/>
        </w:rPr>
        <w:t>ככה"</w:t>
      </w:r>
      <w:r w:rsidRPr="00224C4C">
        <w:rPr>
          <w:rFonts w:ascii="Fb Fontext" w:hAnsi="Fb Fontext" w:hint="cs"/>
          <w:sz w:val="32"/>
          <w:rtl/>
        </w:rPr>
        <w:t>ג</w:t>
      </w:r>
      <w:r w:rsidRPr="00224C4C">
        <w:rPr>
          <w:rFonts w:ascii="Fb Fontext" w:hAnsi="Fb Fontext"/>
          <w:sz w:val="32"/>
          <w:rtl/>
        </w:rPr>
        <w:t xml:space="preserve"> באלמנה, שביאתו בעבירה ופוסל בה,</w:t>
      </w:r>
    </w:p>
    <w:p w14:paraId="107C32EE" w14:textId="2E7DA9FA" w:rsidR="00A85AC8" w:rsidRPr="00E600D8" w:rsidRDefault="006E0774" w:rsidP="008F5C99">
      <w:pPr>
        <w:pStyle w:val="38"/>
        <w:framePr w:wrap="notBeside"/>
        <w:rPr>
          <w:rtl/>
        </w:rPr>
      </w:pPr>
      <w:r w:rsidRPr="00E600D8">
        <w:rPr>
          <w:rtl/>
        </w:rPr>
        <w:t>ורבי יוסי</w:t>
      </w:r>
      <w:r w:rsidRPr="00E600D8">
        <w:rPr>
          <w:rFonts w:hint="cs"/>
          <w:rtl/>
        </w:rPr>
        <w:t xml:space="preserve"> ס</w:t>
      </w:r>
      <w:r w:rsidRPr="00E600D8">
        <w:rPr>
          <w:rtl/>
        </w:rPr>
        <w:t>"</w:t>
      </w:r>
      <w:r w:rsidRPr="00E600D8">
        <w:rPr>
          <w:rFonts w:hint="cs"/>
          <w:rtl/>
        </w:rPr>
        <w:t>ל</w:t>
      </w:r>
      <w:r w:rsidR="00A85AC8" w:rsidRPr="00E600D8">
        <w:rPr>
          <w:rtl/>
        </w:rPr>
        <w:t>:</w:t>
      </w:r>
    </w:p>
    <w:p w14:paraId="2DE0B009" w14:textId="405B7AA0" w:rsidR="006E0774" w:rsidRPr="0060604C" w:rsidRDefault="006E0774" w:rsidP="008F5C99">
      <w:pPr>
        <w:rPr>
          <w:spacing w:val="2"/>
          <w:rtl/>
        </w:rPr>
      </w:pPr>
      <w:r w:rsidRPr="0060604C">
        <w:rPr>
          <w:rFonts w:ascii="Fb Fontext" w:hAnsi="Fb Fontext"/>
          <w:spacing w:val="2"/>
          <w:rtl/>
        </w:rPr>
        <w:t>ככ</w:t>
      </w:r>
      <w:r w:rsidR="008F5C99" w:rsidRPr="0060604C">
        <w:rPr>
          <w:rFonts w:ascii="Fb Fontext" w:hAnsi="Fb Fontext" w:hint="cs"/>
          <w:spacing w:val="2"/>
          <w:rtl/>
        </w:rPr>
        <w:t>ה</w:t>
      </w:r>
      <w:r w:rsidRPr="0060604C">
        <w:rPr>
          <w:rFonts w:ascii="Fb Fontext" w:hAnsi="Fb Fontext"/>
          <w:spacing w:val="2"/>
          <w:rtl/>
        </w:rPr>
        <w:t xml:space="preserve">"ג באלמנה, שזרעו פסול ופוסל, לאפוקי מצרי שני שאין זרעו פסול, </w:t>
      </w:r>
      <w:r w:rsidRPr="0060604C">
        <w:rPr>
          <w:rStyle w:val="affffa"/>
          <w:spacing w:val="2"/>
          <w:rtl/>
        </w:rPr>
        <w:t>ד</w:t>
      </w:r>
      <w:r w:rsidRPr="0060604C">
        <w:rPr>
          <w:rStyle w:val="affffa"/>
          <w:rFonts w:hint="cs"/>
          <w:spacing w:val="2"/>
          <w:rtl/>
        </w:rPr>
        <w:t>'</w:t>
      </w:r>
      <w:r w:rsidRPr="0060604C">
        <w:rPr>
          <w:rStyle w:val="affffa"/>
          <w:spacing w:val="2"/>
          <w:rtl/>
        </w:rPr>
        <w:t>בנים אשר יולדו להם דור שלישי יבא להם בקהל ה'.</w:t>
      </w:r>
    </w:p>
    <w:p w14:paraId="6607392F" w14:textId="5193A7E0" w:rsidR="00A85AC8" w:rsidRPr="00E600D8" w:rsidRDefault="006E0774" w:rsidP="00053555">
      <w:pPr>
        <w:pStyle w:val="38"/>
        <w:framePr w:wrap="notBeside"/>
        <w:rPr>
          <w:rtl/>
        </w:rPr>
      </w:pPr>
      <w:r w:rsidRPr="00E600D8">
        <w:rPr>
          <w:rtl/>
        </w:rPr>
        <w:t>רשב"ג</w:t>
      </w:r>
      <w:r w:rsidR="0000689D" w:rsidRPr="00E600D8">
        <w:rPr>
          <w:rFonts w:hint="cs"/>
          <w:rtl/>
        </w:rPr>
        <w:t xml:space="preserve"> נפק''מ</w:t>
      </w:r>
      <w:r w:rsidR="00A85AC8" w:rsidRPr="00E600D8">
        <w:rPr>
          <w:rtl/>
        </w:rPr>
        <w:t>:</w:t>
      </w:r>
    </w:p>
    <w:p w14:paraId="61023357" w14:textId="3F6A2481" w:rsidR="009469D7" w:rsidRDefault="006E0774" w:rsidP="006E0774">
      <w:pPr>
        <w:rPr>
          <w:rFonts w:ascii="Fb Fontext" w:hAnsi="Fb Fontext"/>
          <w:sz w:val="32"/>
          <w:rtl/>
        </w:rPr>
      </w:pPr>
      <w:r w:rsidRPr="00210DF6">
        <w:rPr>
          <w:rStyle w:val="afffa"/>
          <w:rFonts w:ascii="Fb Fontext" w:hAnsi="Fb Fontext" w:cs="BA TM • Vilna Extra-Bold"/>
          <w:bCs w:val="0"/>
          <w:rtl/>
        </w:rPr>
        <w:t>גר עמוני ומואבי</w:t>
      </w:r>
    </w:p>
    <w:p w14:paraId="1ECD57CA" w14:textId="09E16D11" w:rsidR="00A85AC8" w:rsidRPr="00E600D8" w:rsidRDefault="006E0774" w:rsidP="00E52D85">
      <w:pPr>
        <w:pStyle w:val="38"/>
        <w:framePr w:wrap="notBeside"/>
        <w:rPr>
          <w:rtl/>
        </w:rPr>
      </w:pPr>
      <w:r w:rsidRPr="00E600D8">
        <w:rPr>
          <w:rtl/>
        </w:rPr>
        <w:t>רבי יוסי</w:t>
      </w:r>
      <w:r w:rsidRPr="00E600D8">
        <w:rPr>
          <w:rFonts w:hint="cs"/>
          <w:rtl/>
        </w:rPr>
        <w:t xml:space="preserve"> ס</w:t>
      </w:r>
      <w:r w:rsidRPr="00E600D8">
        <w:rPr>
          <w:rtl/>
        </w:rPr>
        <w:t>"</w:t>
      </w:r>
      <w:r w:rsidRPr="00E600D8">
        <w:rPr>
          <w:rFonts w:hint="cs"/>
          <w:rtl/>
        </w:rPr>
        <w:t>ל</w:t>
      </w:r>
      <w:r w:rsidR="00A85AC8" w:rsidRPr="00E600D8">
        <w:rPr>
          <w:rtl/>
        </w:rPr>
        <w:t>:</w:t>
      </w:r>
    </w:p>
    <w:p w14:paraId="054B065D" w14:textId="47EE5F5D" w:rsidR="006E0774" w:rsidRPr="00131640" w:rsidRDefault="006E0774" w:rsidP="006E0774">
      <w:pPr>
        <w:rPr>
          <w:rtl/>
        </w:rPr>
      </w:pPr>
      <w:r w:rsidRPr="00224C4C">
        <w:rPr>
          <w:rFonts w:ascii="Fb Fontext" w:hAnsi="Fb Fontext"/>
          <w:rtl/>
        </w:rPr>
        <w:t>ככ"ג באלמנה, שזרעו פסול ופוסל, אף כל שזרעו פסול פוסל,</w:t>
      </w:r>
    </w:p>
    <w:p w14:paraId="1F61974E" w14:textId="350895C6" w:rsidR="00A85AC8" w:rsidRPr="00E600D8" w:rsidRDefault="006E0774" w:rsidP="00E52D85">
      <w:pPr>
        <w:pStyle w:val="38"/>
        <w:framePr w:wrap="notBeside"/>
        <w:rPr>
          <w:rtl/>
        </w:rPr>
      </w:pPr>
      <w:r w:rsidRPr="00E600D8">
        <w:rPr>
          <w:rtl/>
        </w:rPr>
        <w:t>ורשב"ג</w:t>
      </w:r>
      <w:r w:rsidR="00E52D85" w:rsidRPr="00E600D8">
        <w:rPr>
          <w:rFonts w:hint="cs"/>
          <w:rtl/>
        </w:rPr>
        <w:t xml:space="preserve"> ס''ל</w:t>
      </w:r>
      <w:r w:rsidR="00A85AC8" w:rsidRPr="00E600D8">
        <w:rPr>
          <w:rtl/>
        </w:rPr>
        <w:t>:</w:t>
      </w:r>
    </w:p>
    <w:p w14:paraId="2A3FD1A3" w14:textId="2E142BCE" w:rsidR="006E0774" w:rsidRPr="00A069C2" w:rsidRDefault="006E0774" w:rsidP="006E0774">
      <w:pPr>
        <w:rPr>
          <w:spacing w:val="-2"/>
          <w:rtl/>
        </w:rPr>
      </w:pPr>
      <w:r w:rsidRPr="00A069C2">
        <w:rPr>
          <w:rFonts w:ascii="Fb Fontext" w:hAnsi="Fb Fontext"/>
          <w:spacing w:val="-2"/>
          <w:rtl/>
        </w:rPr>
        <w:t>ככה"</w:t>
      </w:r>
      <w:r w:rsidRPr="00A069C2">
        <w:rPr>
          <w:rFonts w:ascii="Fb Fontext" w:hAnsi="Fb Fontext" w:hint="cs"/>
          <w:spacing w:val="-2"/>
          <w:rtl/>
        </w:rPr>
        <w:t>ג</w:t>
      </w:r>
      <w:r w:rsidRPr="00A069C2">
        <w:rPr>
          <w:rFonts w:ascii="Fb Fontext" w:hAnsi="Fb Fontext"/>
          <w:spacing w:val="-2"/>
          <w:rtl/>
        </w:rPr>
        <w:t xml:space="preserve"> באלמנה שכל זרעו פסול, אפי</w:t>
      </w:r>
      <w:r w:rsidR="0060604C" w:rsidRPr="00A069C2">
        <w:rPr>
          <w:rFonts w:ascii="Fb Fontext" w:hAnsi="Fb Fontext" w:hint="cs"/>
          <w:spacing w:val="-2"/>
          <w:rtl/>
        </w:rPr>
        <w:t>'</w:t>
      </w:r>
      <w:r w:rsidRPr="00A069C2">
        <w:rPr>
          <w:rFonts w:ascii="Fb Fontext" w:hAnsi="Fb Fontext"/>
          <w:spacing w:val="-2"/>
          <w:rtl/>
        </w:rPr>
        <w:t xml:space="preserve"> נקבות לאפוקי גר עמוני ומואבי</w:t>
      </w:r>
    </w:p>
    <w:p w14:paraId="36CB62EF" w14:textId="316C99DB" w:rsidR="006E0774" w:rsidRPr="0060604C" w:rsidRDefault="006E0774" w:rsidP="007614C8">
      <w:pPr>
        <w:rPr>
          <w:spacing w:val="0"/>
          <w:rtl/>
        </w:rPr>
      </w:pPr>
      <w:r w:rsidRPr="0060604C">
        <w:rPr>
          <w:rFonts w:ascii="Fb Fontext" w:hAnsi="Fb Fontext"/>
          <w:spacing w:val="0"/>
          <w:rtl/>
        </w:rPr>
        <w:t>דנקבות כשרות לבא בקהל, ד</w:t>
      </w:r>
      <w:r w:rsidRPr="0060604C">
        <w:rPr>
          <w:rStyle w:val="affffa"/>
          <w:spacing w:val="0"/>
          <w:rtl/>
        </w:rPr>
        <w:t>עמוני</w:t>
      </w:r>
      <w:r w:rsidRPr="0060604C">
        <w:rPr>
          <w:rFonts w:ascii="Fb Fontext" w:hAnsi="Fb Fontext"/>
          <w:spacing w:val="0"/>
          <w:rtl/>
        </w:rPr>
        <w:t xml:space="preserve"> ולא עמונית, מואבי ולא מואבית.</w:t>
      </w:r>
    </w:p>
    <w:p w14:paraId="49D43519" w14:textId="7B8C7CD8" w:rsidR="007309FA" w:rsidRPr="00131640" w:rsidRDefault="007309FA" w:rsidP="007309FA">
      <w:pPr>
        <w:pStyle w:val="affffb"/>
        <w:rPr>
          <w:rtl/>
        </w:rPr>
      </w:pPr>
      <w:r w:rsidRPr="007309FA">
        <w:rPr>
          <w:rtl/>
        </w:rPr>
        <w:t>***</w:t>
      </w:r>
    </w:p>
    <w:p w14:paraId="339F3B13" w14:textId="77777777" w:rsidR="006E0774" w:rsidRPr="00131640" w:rsidRDefault="006E0774" w:rsidP="0000689D">
      <w:pPr>
        <w:pStyle w:val="affffb"/>
        <w:rPr>
          <w:rtl/>
        </w:rPr>
      </w:pPr>
      <w:r w:rsidRPr="00196D6B">
        <w:rPr>
          <w:rStyle w:val="afffff3"/>
          <w:rFonts w:cs="BA TM • Vilna Extra-Bold"/>
          <w:b w:val="0"/>
          <w:bCs w:val="0"/>
          <w:rtl/>
        </w:rPr>
        <w:t>אר"</w:t>
      </w:r>
      <w:r w:rsidRPr="00196D6B">
        <w:rPr>
          <w:rStyle w:val="afffff3"/>
          <w:rFonts w:cs="BA TM • Vilna Extra-Bold" w:hint="cs"/>
          <w:b w:val="0"/>
          <w:bCs w:val="0"/>
          <w:rtl/>
        </w:rPr>
        <w:t>ח</w:t>
      </w:r>
      <w:r w:rsidRPr="00196D6B">
        <w:rPr>
          <w:rStyle w:val="afffff3"/>
          <w:rFonts w:cs="BA TM • Vilna Extra-Bold"/>
          <w:b w:val="0"/>
          <w:bCs w:val="0"/>
          <w:rtl/>
        </w:rPr>
        <w:t xml:space="preserve">: </w:t>
      </w:r>
      <w:r w:rsidRPr="00210DF6">
        <w:rPr>
          <w:rtl/>
        </w:rPr>
        <w:t>הכל מודים</w:t>
      </w:r>
      <w:r w:rsidRPr="00224C4C">
        <w:rPr>
          <w:rtl/>
        </w:rPr>
        <w:t xml:space="preserve"> באלמנת עיסה שפסולה לכהונה,</w:t>
      </w:r>
    </w:p>
    <w:p w14:paraId="5D340658" w14:textId="77293B2C" w:rsidR="006E0774" w:rsidRPr="00A069C2" w:rsidRDefault="006E0774" w:rsidP="0000689D">
      <w:pPr>
        <w:rPr>
          <w:spacing w:val="2"/>
          <w:rtl/>
        </w:rPr>
      </w:pPr>
      <w:r>
        <w:rPr>
          <w:rStyle w:val="afffff3"/>
          <w:rFonts w:ascii="Fb Fontext" w:hAnsi="Fb Fontext" w:hint="cs"/>
          <w:spacing w:val="2"/>
          <w:rtl/>
          <w:rPrChange w:id="9304" w:author="מנוע אמוראים" w:date="2026-10-05T16:42:07Z">
            <w:rPr>
              <w:rFonts w:ascii="Fb Fontext" w:hAnsi="Fb Fontext" w:hint="cs"/>
              <w:spacing w:val="2"/>
              <w:rtl/>
            </w:rPr>
          </w:rPrChange>
        </w:rPr>
        <w:t xml:space="preserve">ורשב</w:t>
      </w:r>
      <w:r>
        <w:rPr>
          <w:rStyle w:val="afffff3"/>
          <w:rFonts w:ascii="Fb Fontext" w:hAnsi="Fb Fontext"/>
          <w:spacing w:val="2"/>
          <w:rtl/>
          <w:rPrChange w:id="9305" w:author="מנוע אמוראים" w:date="2026-10-05T16:42:07Z">
            <w:rPr>
              <w:rFonts w:ascii="Fb Fontext" w:hAnsi="Fb Fontext"/>
              <w:spacing w:val="2"/>
              <w:rtl/>
            </w:rPr>
          </w:rPrChange>
        </w:rPr>
        <w:t xml:space="preserve">"</w:t>
      </w:r>
      <w:r>
        <w:rPr>
          <w:rStyle w:val="afffff3"/>
          <w:rFonts w:ascii="Fb Fontext" w:hAnsi="Fb Fontext" w:hint="cs"/>
          <w:spacing w:val="2"/>
          <w:rtl/>
          <w:rPrChange w:id="9306" w:author="מנוע אמוראים" w:date="2026-10-05T16:42:07Z">
            <w:rPr>
              <w:rFonts w:ascii="Fb Fontext" w:hAnsi="Fb Fontext" w:hint="cs"/>
              <w:spacing w:val="2"/>
              <w:rtl/>
            </w:rPr>
          </w:rPrChange>
        </w:rPr>
        <w:t xml:space="preserve">ג</w:t>
      </w:r>
      <w:r>
        <w:rPr>
          <w:rFonts w:ascii="Fb Fontext" w:hAnsi="Fb Fontext" w:hint="cs"/>
          <w:spacing w:val="2"/>
          <w:rtl/>
        </w:rPr>
        <w:t xml:space="preserve"> הוא ד</w:t>
      </w:r>
      <w:r w:rsidRPr="00A069C2">
        <w:rPr>
          <w:rFonts w:ascii="Fb Fontext" w:hAnsi="Fb Fontext"/>
          <w:spacing w:val="2"/>
          <w:rtl/>
        </w:rPr>
        <w:t xml:space="preserve">מיקל בהני תנאי </w:t>
      </w:r>
      <w:r w:rsidRPr="00A069C2">
        <w:rPr>
          <w:rFonts w:ascii="Fb Fontext" w:hAnsi="Fb Fontext" w:hint="cs"/>
          <w:spacing w:val="2"/>
          <w:rtl/>
        </w:rPr>
        <w:t>ד</w:t>
      </w:r>
      <w:r w:rsidRPr="00A069C2">
        <w:rPr>
          <w:rFonts w:ascii="Fb Fontext" w:hAnsi="Fb Fontext"/>
          <w:spacing w:val="2"/>
          <w:rtl/>
        </w:rPr>
        <w:t xml:space="preserve">כל שאתה נושא בתו אתה נושא אלמנתו, וכל שאי אתה </w:t>
      </w:r>
      <w:r w:rsidRPr="00A069C2">
        <w:rPr>
          <w:rFonts w:ascii="Fb Fontext" w:hAnsi="Fb Fontext" w:hint="cs"/>
          <w:spacing w:val="2"/>
          <w:rtl/>
        </w:rPr>
        <w:t>וכו</w:t>
      </w:r>
      <w:r w:rsidRPr="00A069C2">
        <w:rPr>
          <w:rFonts w:ascii="Fb Fontext" w:hAnsi="Fb Fontext"/>
          <w:spacing w:val="2"/>
          <w:rtl/>
        </w:rPr>
        <w:t>'</w:t>
      </w:r>
      <w:r w:rsidRPr="00A069C2">
        <w:rPr>
          <w:rFonts w:ascii="Fb Fontext" w:hAnsi="Fb Fontext" w:hint="cs"/>
          <w:spacing w:val="2"/>
          <w:rtl/>
        </w:rPr>
        <w:t>,</w:t>
      </w:r>
      <w:r w:rsidR="00836BD3" w:rsidRPr="00A069C2">
        <w:rPr>
          <w:rFonts w:ascii="Fb Fontext" w:hAnsi="Fb Fontext"/>
          <w:spacing w:val="2"/>
          <w:rtl/>
        </w:rPr>
        <w:t>למעט</w:t>
      </w:r>
      <w:r w:rsidRPr="00A069C2">
        <w:rPr>
          <w:rFonts w:ascii="Fb Fontext" w:hAnsi="Fb Fontext"/>
          <w:spacing w:val="2"/>
          <w:rtl/>
        </w:rPr>
        <w:t xml:space="preserve"> אלמנת עיסה שפסולה לכהונה</w:t>
      </w:r>
    </w:p>
    <w:p w14:paraId="378674BE" w14:textId="6B38C658" w:rsidR="00A85AC8" w:rsidRPr="00E600D8" w:rsidRDefault="0000689D" w:rsidP="0000689D">
      <w:pPr>
        <w:pStyle w:val="38"/>
        <w:framePr w:wrap="notBeside"/>
        <w:rPr>
          <w:rtl/>
        </w:rPr>
      </w:pPr>
      <w:r w:rsidRPr="00E600D8">
        <w:rPr>
          <w:rFonts w:hint="cs"/>
          <w:rtl/>
        </w:rPr>
        <w:t>שלא כ</w:t>
      </w:r>
      <w:r w:rsidR="006E0774" w:rsidRPr="00E600D8">
        <w:rPr>
          <w:rtl/>
        </w:rPr>
        <w:t>הני תנאי</w:t>
      </w:r>
      <w:r w:rsidR="00A85AC8" w:rsidRPr="00E600D8">
        <w:rPr>
          <w:rFonts w:hint="cs"/>
          <w:rtl/>
        </w:rPr>
        <w:t>:</w:t>
      </w:r>
    </w:p>
    <w:p w14:paraId="45897F02" w14:textId="5B8C7C39" w:rsidR="009469D7" w:rsidRDefault="006E0774" w:rsidP="0000689D">
      <w:pPr>
        <w:rPr>
          <w:rStyle w:val="afffff5"/>
          <w:rtl/>
        </w:rPr>
      </w:pPr>
      <w:r w:rsidRPr="0000689D">
        <w:rPr>
          <w:rStyle w:val="afffff3"/>
          <w:spacing w:val="0"/>
          <w:rtl/>
        </w:rPr>
        <w:t>העיד ר</w:t>
      </w:r>
      <w:r w:rsidR="0000689D" w:rsidRPr="0000689D">
        <w:rPr>
          <w:rStyle w:val="afffff3"/>
          <w:rFonts w:hint="cs"/>
          <w:spacing w:val="0"/>
          <w:rtl/>
        </w:rPr>
        <w:t>י"ה</w:t>
      </w:r>
      <w:r w:rsidRPr="0000689D">
        <w:rPr>
          <w:rStyle w:val="afffff3"/>
          <w:spacing w:val="0"/>
          <w:rtl/>
        </w:rPr>
        <w:t xml:space="preserve"> ור</w:t>
      </w:r>
      <w:r w:rsidR="0000689D" w:rsidRPr="0000689D">
        <w:rPr>
          <w:rStyle w:val="afffff3"/>
          <w:rFonts w:hint="cs"/>
          <w:spacing w:val="0"/>
          <w:rtl/>
        </w:rPr>
        <w:t xml:space="preserve">יב''ב </w:t>
      </w:r>
      <w:r w:rsidRPr="0000689D">
        <w:rPr>
          <w:rFonts w:ascii="Fb Fontext" w:hAnsi="Fb Fontext"/>
          <w:spacing w:val="0"/>
          <w:rtl/>
        </w:rPr>
        <w:t>על אלמנת עיסה שכשירה לכהונה.</w:t>
      </w:r>
      <w:r w:rsidR="0000689D" w:rsidRPr="0000689D">
        <w:rPr>
          <w:rFonts w:ascii="Fb Fontext" w:hAnsi="Fb Fontext" w:hint="cs"/>
          <w:spacing w:val="0"/>
          <w:rtl/>
        </w:rPr>
        <w:t xml:space="preserve"> </w:t>
      </w:r>
      <w:r w:rsidR="0000689D" w:rsidRPr="0000689D">
        <w:rPr>
          <w:rStyle w:val="afffff5"/>
          <w:rFonts w:hint="cs"/>
          <w:rtl/>
        </w:rPr>
        <w:t xml:space="preserve">ספק </w:t>
      </w:r>
      <w:r w:rsidR="00A5032E">
        <w:rPr>
          <w:rStyle w:val="afffff5"/>
          <w:rFonts w:hint="cs"/>
          <w:rtl/>
        </w:rPr>
        <w:t xml:space="preserve">על ספק </w:t>
      </w:r>
      <w:r w:rsidR="0000689D" w:rsidRPr="0000689D">
        <w:rPr>
          <w:rStyle w:val="afffff5"/>
          <w:rFonts w:hint="cs"/>
          <w:rtl/>
        </w:rPr>
        <w:t>לקולא</w:t>
      </w:r>
    </w:p>
    <w:p w14:paraId="2EEC5441" w14:textId="67FBE4E8" w:rsidR="006E0774" w:rsidRPr="00131640" w:rsidRDefault="006E0774" w:rsidP="00841728">
      <w:pPr>
        <w:pStyle w:val="affb"/>
        <w:rPr>
          <w:del w:id="90140" w:author="מנוע עיצוב" w:date="2026-10-08T11:01:28Z"/>
          <w:rtl/>
        </w:rPr>
      </w:pPr>
      <w:del w:id="90139" w:author="מנוע עיצוב" w:date="2026-10-08T11:01:28Z">
        <w:r w:rsidRPr="00224C4C">
          <w:rPr>
            <w:rFonts w:hint="cs"/>
            <w:rtl/>
          </w:rPr>
          <w:delText xml:space="preserve">׹</w:delText>
        </w:r>
      </w:del>
    </w:p>
    <w:p w14:paraId="3B691948" w14:textId="77777777" w:rsidR="006E0774" w:rsidRPr="00131640" w:rsidRDefault="006E0774" w:rsidP="00A8538A">
      <w:pPr>
        <w:pStyle w:val="afffd"/>
        <w:rPr>
          <w:rtl/>
        </w:rPr>
      </w:pPr>
      <w:ins w:id="9883" w:author="מספור קטעי משנה" w:date="2026-10-06T06:45:32Z">
        <w:r>
          <w:rPr>
            <w:rStyle w:val="MisparKeta"/>
          </w:rPr>
          <w:t xml:space="preserve">א. </w:t>
        </w:r>
      </w:ins>
      <w:r w:rsidRPr="00224C4C">
        <w:rPr>
          <w:rtl/>
        </w:rPr>
        <w:t>ודאן בודאן - מותר.</w:t>
      </w:r>
    </w:p>
    <w:p w14:paraId="770DA1A8" w14:textId="2787319E" w:rsidR="00A85AC8" w:rsidRPr="00E600D8" w:rsidRDefault="006E0774" w:rsidP="00A8538A">
      <w:pPr>
        <w:pStyle w:val="38"/>
        <w:framePr w:wrap="notBeside"/>
        <w:rPr>
          <w:rtl/>
        </w:rPr>
      </w:pPr>
      <w:r w:rsidRPr="00E600D8">
        <w:rPr>
          <w:rtl/>
        </w:rPr>
        <w:t>ר</w:t>
      </w:r>
      <w:r w:rsidRPr="00E600D8">
        <w:rPr>
          <w:rFonts w:hint="cs"/>
          <w:rtl/>
        </w:rPr>
        <w:t>יא</w:t>
      </w:r>
      <w:r w:rsidRPr="00E600D8">
        <w:rPr>
          <w:rtl/>
        </w:rPr>
        <w:t>"</w:t>
      </w:r>
      <w:r w:rsidRPr="00E600D8">
        <w:rPr>
          <w:rFonts w:hint="cs"/>
          <w:rtl/>
        </w:rPr>
        <w:t>ר</w:t>
      </w:r>
      <w:r w:rsidR="00A85AC8" w:rsidRPr="00E600D8">
        <w:rPr>
          <w:rtl/>
        </w:rPr>
        <w:t>:</w:t>
      </w:r>
    </w:p>
    <w:p w14:paraId="33B7A1BA" w14:textId="7FD059B0" w:rsidR="00A8538A" w:rsidRPr="00131640" w:rsidRDefault="00A8538A" w:rsidP="00A8538A">
      <w:pPr>
        <w:rPr>
          <w:rtl/>
        </w:rPr>
      </w:pPr>
      <w:r>
        <w:rPr>
          <w:rFonts w:ascii="Fb Fontext" w:hAnsi="Fb Fontext" w:hint="cs"/>
          <w:rtl/>
        </w:rPr>
        <w:t>כשמאתי לפני שמואל ש</w:t>
      </w:r>
      <w:r w:rsidR="006E0774" w:rsidRPr="00224C4C">
        <w:rPr>
          <w:rFonts w:ascii="Fb Fontext" w:hAnsi="Fb Fontext"/>
          <w:rtl/>
        </w:rPr>
        <w:t>הלכה כרבי אליעזר.</w:t>
      </w:r>
    </w:p>
    <w:p w14:paraId="1456894B" w14:textId="46C96719" w:rsidR="00A85AC8" w:rsidRPr="00E600D8" w:rsidRDefault="006E0774" w:rsidP="00A8538A">
      <w:pPr>
        <w:pStyle w:val="38"/>
        <w:framePr w:wrap="notBeside"/>
        <w:rPr>
          <w:rtl/>
        </w:rPr>
      </w:pPr>
      <w:r w:rsidRPr="00E600D8">
        <w:rPr>
          <w:rtl/>
        </w:rPr>
        <w:t>א"</w:t>
      </w:r>
      <w:r w:rsidRPr="00E600D8">
        <w:rPr>
          <w:rFonts w:hint="cs"/>
          <w:rtl/>
        </w:rPr>
        <w:t>ל</w:t>
      </w:r>
      <w:r w:rsidR="00A85AC8" w:rsidRPr="00E600D8">
        <w:rPr>
          <w:rFonts w:hint="cs"/>
          <w:rtl/>
        </w:rPr>
        <w:t>:</w:t>
      </w:r>
    </w:p>
    <w:p w14:paraId="5631C01F" w14:textId="40944CE3" w:rsidR="006E0774" w:rsidRPr="00131640" w:rsidRDefault="006E0774" w:rsidP="006E0774">
      <w:pPr>
        <w:rPr>
          <w:rtl/>
        </w:rPr>
      </w:pPr>
      <w:r w:rsidRPr="00224C4C">
        <w:rPr>
          <w:rFonts w:ascii="Fb Fontext" w:hAnsi="Fb Fontext"/>
          <w:rtl/>
        </w:rPr>
        <w:t>הלל שונה: עשרה יוחסים עלו מבבל, וכולם מותרים לבא זה בזה,</w:t>
      </w:r>
    </w:p>
    <w:p w14:paraId="4DA44EFC" w14:textId="77777777" w:rsidR="006E0774" w:rsidRPr="00131640" w:rsidRDefault="006E0774" w:rsidP="006E0774">
      <w:pPr>
        <w:rPr>
          <w:rtl/>
        </w:rPr>
      </w:pPr>
      <w:r>
        <w:rPr>
          <w:rFonts w:ascii="Fb Fontext" w:hAnsi="Fb Fontext"/>
          <w:rtl/>
        </w:rPr>
        <w:t xml:space="preserve">ואת אמרת: הלכה </w:t>
      </w:r>
      <w:r>
        <w:rPr>
          <w:rStyle w:val="afffff3"/>
          <w:rFonts w:ascii="Fb Fontext" w:hAnsi="Fb Fontext"/>
          <w:rtl/>
          <w:rPrChange w:id="9307" w:author="מנוע אמוראים" w:date="2026-10-05T16:42:07Z">
            <w:rPr>
              <w:rFonts w:ascii="Fb Fontext" w:hAnsi="Fb Fontext"/>
              <w:rtl/>
            </w:rPr>
          </w:rPrChange>
        </w:rPr>
        <w:t xml:space="preserve">כר"</w:t>
      </w:r>
      <w:r>
        <w:rPr>
          <w:rStyle w:val="afffff3"/>
          <w:rFonts w:ascii="Fb Fontext" w:hAnsi="Fb Fontext" w:hint="cs"/>
          <w:rtl/>
          <w:rPrChange w:id="9308" w:author="מנוע אמוראים" w:date="2026-10-05T16:42:07Z">
            <w:rPr>
              <w:rFonts w:ascii="Fb Fontext" w:hAnsi="Fb Fontext" w:hint="cs"/>
              <w:rtl/>
            </w:rPr>
          </w:rPrChange>
        </w:rPr>
        <w:t xml:space="preserve">א</w:t>
      </w:r>
      <w:r>
        <w:rPr>
          <w:rFonts w:ascii="Fb Fontext" w:hAnsi="Fb Fontext" w:hint="cs"/>
          <w:rtl/>
        </w:rPr>
        <w:t xml:space="preserve">?</w:t>
      </w:r>
    </w:p>
    <w:p w14:paraId="748BCC2C" w14:textId="77777777" w:rsidR="00A85AC8" w:rsidRPr="00E600D8" w:rsidRDefault="006E0774" w:rsidP="00A8538A">
      <w:pPr>
        <w:pStyle w:val="38"/>
        <w:framePr w:wrap="notBeside"/>
        <w:rPr>
          <w:rtl/>
        </w:rPr>
      </w:pPr>
      <w:r w:rsidRPr="00E600D8">
        <w:rPr>
          <w:rtl/>
        </w:rPr>
        <w:t>ורמי ד</w:t>
      </w:r>
      <w:r w:rsidR="00A85AC8" w:rsidRPr="00E600D8">
        <w:rPr>
          <w:rtl/>
        </w:rPr>
        <w:t>:</w:t>
      </w:r>
    </w:p>
    <w:p w14:paraId="1B44662A" w14:textId="555337AD" w:rsidR="009469D7" w:rsidRDefault="006E0774" w:rsidP="006E0774">
      <w:pPr>
        <w:rPr>
          <w:rStyle w:val="afffa"/>
          <w:rFonts w:ascii="Fb Fontext" w:hAnsi="Fb Fontext" w:cs="BA TM • Vilna Extra-Bold"/>
          <w:bCs w:val="0"/>
          <w:rtl/>
        </w:rPr>
      </w:pPr>
      <w:r w:rsidRPr="00210DF6">
        <w:rPr>
          <w:rStyle w:val="afffa"/>
          <w:rFonts w:ascii="Fb Fontext" w:hAnsi="Fb Fontext" w:cs="BA TM • Vilna Extra-Bold"/>
          <w:bCs w:val="0"/>
          <w:rtl/>
        </w:rPr>
        <w:t>רב אדרב, ורמי דשמואל אדשמואל.</w:t>
      </w:r>
    </w:p>
    <w:p w14:paraId="04B0AB7B" w14:textId="77777777" w:rsidR="009469D7" w:rsidRDefault="00A8538A" w:rsidP="00A606A4">
      <w:pPr>
        <w:rPr>
          <w:rStyle w:val="afffff3"/>
          <w:rtl/>
        </w:rPr>
      </w:pPr>
      <w:r>
        <w:rPr>
          <w:rFonts w:ascii="Fb Fontext" w:hAnsi="Fb Fontext" w:hint="cs"/>
          <w:sz w:val="32"/>
          <w:rtl/>
        </w:rPr>
        <w:t>ד</w:t>
      </w:r>
      <w:r w:rsidR="006E0774" w:rsidRPr="00224C4C">
        <w:rPr>
          <w:rFonts w:ascii="Fb Fontext" w:hAnsi="Fb Fontext"/>
          <w:sz w:val="32"/>
          <w:rtl/>
        </w:rPr>
        <w:t xml:space="preserve">ארוסה שעיברה </w:t>
      </w:r>
      <w:r w:rsidR="00A606A4" w:rsidRPr="00A606A4">
        <w:rPr>
          <w:rStyle w:val="afffff3"/>
          <w:rFonts w:hint="cs"/>
          <w:rtl/>
        </w:rPr>
        <w:t>ל</w:t>
      </w:r>
      <w:r w:rsidR="006E0774" w:rsidRPr="00A606A4">
        <w:rPr>
          <w:rStyle w:val="afffff3"/>
          <w:rtl/>
        </w:rPr>
        <w:t>רב</w:t>
      </w:r>
      <w:r w:rsidRPr="00A606A4">
        <w:rPr>
          <w:rStyle w:val="afffff3"/>
          <w:rFonts w:hint="cs"/>
          <w:rtl/>
        </w:rPr>
        <w:t>:</w:t>
      </w:r>
      <w:r w:rsidR="006E0774" w:rsidRPr="00224C4C">
        <w:rPr>
          <w:rFonts w:ascii="Fb Fontext" w:hAnsi="Fb Fontext"/>
          <w:sz w:val="32"/>
          <w:rtl/>
        </w:rPr>
        <w:t xml:space="preserve"> הולד ממזר, ומותר בממזרת,</w:t>
      </w:r>
    </w:p>
    <w:p w14:paraId="214F3219" w14:textId="505FC260" w:rsidR="006E0774" w:rsidRPr="00131640" w:rsidRDefault="006E0774" w:rsidP="005A6AFE">
      <w:pPr>
        <w:ind w:left="678" w:firstLine="113"/>
        <w:rPr>
          <w:rtl/>
        </w:rPr>
      </w:pPr>
      <w:r w:rsidRPr="00A606A4">
        <w:rPr>
          <w:rStyle w:val="afffff3"/>
          <w:rtl/>
        </w:rPr>
        <w:t>ושמואל</w:t>
      </w:r>
      <w:r w:rsidR="00A606A4" w:rsidRPr="00A606A4">
        <w:rPr>
          <w:rStyle w:val="afffff3"/>
          <w:rFonts w:hint="cs"/>
          <w:rtl/>
        </w:rPr>
        <w:t>:</w:t>
      </w:r>
      <w:r w:rsidRPr="00A606A4">
        <w:rPr>
          <w:rStyle w:val="afffff3"/>
          <w:rtl/>
        </w:rPr>
        <w:t xml:space="preserve"> </w:t>
      </w:r>
      <w:r w:rsidRPr="00224C4C">
        <w:rPr>
          <w:rFonts w:ascii="Fb Fontext" w:hAnsi="Fb Fontext"/>
          <w:sz w:val="32"/>
          <w:rtl/>
        </w:rPr>
        <w:t>שתוקי, ואסור בממזרת!</w:t>
      </w:r>
    </w:p>
    <w:p w14:paraId="0BDDDAD4" w14:textId="776D1EF2" w:rsidR="00A85AC8" w:rsidRPr="00E600D8" w:rsidRDefault="006E0774" w:rsidP="005A6AFE">
      <w:pPr>
        <w:pStyle w:val="38"/>
        <w:framePr w:wrap="notBeside"/>
        <w:rPr>
          <w:rtl/>
        </w:rPr>
      </w:pPr>
      <w:r w:rsidRPr="00E600D8">
        <w:rPr>
          <w:rtl/>
        </w:rPr>
        <w:t xml:space="preserve">- </w:t>
      </w:r>
      <w:r w:rsidRPr="00E600D8">
        <w:rPr>
          <w:rFonts w:hint="cs"/>
          <w:rtl/>
        </w:rPr>
        <w:t>א</w:t>
      </w:r>
      <w:r w:rsidR="00A85AC8" w:rsidRPr="00E600D8">
        <w:rPr>
          <w:rFonts w:hint="cs"/>
          <w:rtl/>
        </w:rPr>
        <w:t>.</w:t>
      </w:r>
    </w:p>
    <w:p w14:paraId="7641A326" w14:textId="7E0B202A" w:rsidR="006E0774" w:rsidRPr="00131640" w:rsidRDefault="006E0774" w:rsidP="00943179">
      <w:pPr>
        <w:rPr>
          <w:rtl/>
        </w:rPr>
      </w:pPr>
      <w:r w:rsidRPr="00943179">
        <w:rPr>
          <w:rtl/>
        </w:rPr>
        <w:t xml:space="preserve">איפוך, </w:t>
      </w:r>
      <w:r w:rsidRPr="005A6AFE">
        <w:rPr>
          <w:rStyle w:val="afffff3"/>
          <w:rtl/>
        </w:rPr>
        <w:t>רב:</w:t>
      </w:r>
      <w:r w:rsidRPr="00943179">
        <w:rPr>
          <w:rtl/>
        </w:rPr>
        <w:t xml:space="preserve"> הולד שתוקי, </w:t>
      </w:r>
      <w:r w:rsidRPr="005A6AFE">
        <w:rPr>
          <w:rStyle w:val="afffff3"/>
          <w:rtl/>
        </w:rPr>
        <w:t>ושמואל:</w:t>
      </w:r>
      <w:r w:rsidRPr="00943179">
        <w:rPr>
          <w:rtl/>
        </w:rPr>
        <w:t xml:space="preserve"> הולד ממזר.</w:t>
      </w:r>
    </w:p>
    <w:p w14:paraId="17CF9052" w14:textId="0292E1D4" w:rsidR="00A85AC8" w:rsidRPr="00E600D8" w:rsidRDefault="006E0774" w:rsidP="007614C8">
      <w:pPr>
        <w:pStyle w:val="38"/>
        <w:framePr w:wrap="notBeside"/>
        <w:rPr>
          <w:rtl/>
        </w:rPr>
      </w:pPr>
      <w:r w:rsidRPr="00E600D8">
        <w:rPr>
          <w:rFonts w:hint="cs"/>
          <w:rtl/>
        </w:rPr>
        <w:t>ו</w:t>
      </w:r>
      <w:r w:rsidRPr="00E600D8">
        <w:rPr>
          <w:rtl/>
        </w:rPr>
        <w:t>צריכא</w:t>
      </w:r>
      <w:r w:rsidRPr="00E600D8">
        <w:rPr>
          <w:rFonts w:hint="cs"/>
          <w:rtl/>
        </w:rPr>
        <w:t xml:space="preserve"> לרב</w:t>
      </w:r>
      <w:r w:rsidR="00A85AC8" w:rsidRPr="00E600D8">
        <w:rPr>
          <w:rFonts w:hint="cs"/>
          <w:rtl/>
        </w:rPr>
        <w:t>:</w:t>
      </w:r>
    </w:p>
    <w:p w14:paraId="21D372AE" w14:textId="1DD1E1C9" w:rsidR="006E0774" w:rsidRPr="00A069C2" w:rsidRDefault="006E0774" w:rsidP="00026111">
      <w:pPr>
        <w:ind w:left="56" w:hanging="56"/>
        <w:rPr>
          <w:spacing w:val="2"/>
          <w:rtl/>
        </w:rPr>
      </w:pPr>
      <w:r w:rsidRPr="00A069C2">
        <w:rPr>
          <w:rFonts w:ascii="Fb Fontext" w:hAnsi="Fb Fontext" w:hint="cs"/>
          <w:spacing w:val="2"/>
          <w:sz w:val="32"/>
          <w:rtl/>
        </w:rPr>
        <w:t>א</w:t>
      </w:r>
      <w:r w:rsidR="00026111" w:rsidRPr="00A069C2">
        <w:rPr>
          <w:rFonts w:ascii="Fb Fontext" w:hAnsi="Fb Fontext" w:hint="cs"/>
          <w:spacing w:val="2"/>
          <w:sz w:val="32"/>
          <w:rtl/>
        </w:rPr>
        <w:t>ף</w:t>
      </w:r>
      <w:r w:rsidRPr="00A069C2">
        <w:rPr>
          <w:rFonts w:ascii="Fb Fontext" w:hAnsi="Fb Fontext" w:hint="cs"/>
          <w:spacing w:val="2"/>
          <w:sz w:val="32"/>
          <w:rtl/>
        </w:rPr>
        <w:t xml:space="preserve"> דרוב פסולים אצלה</w:t>
      </w:r>
      <w:r w:rsidR="00026111" w:rsidRPr="00A069C2">
        <w:rPr>
          <w:rFonts w:ascii="Fb Fontext" w:hAnsi="Fb Fontext" w:hint="cs"/>
          <w:spacing w:val="2"/>
          <w:sz w:val="32"/>
          <w:rtl/>
        </w:rPr>
        <w:t xml:space="preserve">, ואף כשאין לתלות בארוס </w:t>
      </w:r>
      <w:r w:rsidR="00026111" w:rsidRPr="00A069C2">
        <w:rPr>
          <w:rStyle w:val="afffff5"/>
          <w:rFonts w:hint="cs"/>
          <w:spacing w:val="2"/>
          <w:rtl/>
        </w:rPr>
        <w:t>לא מודה לשמואל</w:t>
      </w:r>
      <w:r w:rsidRPr="00A069C2">
        <w:rPr>
          <w:rStyle w:val="afffff5"/>
          <w:spacing w:val="2"/>
          <w:rtl/>
        </w:rPr>
        <w:t>,</w:t>
      </w:r>
    </w:p>
    <w:p w14:paraId="73CDCF70" w14:textId="00F01D83" w:rsidR="00A85AC8" w:rsidRPr="00E600D8" w:rsidRDefault="006E0774" w:rsidP="005A6AFE">
      <w:pPr>
        <w:pStyle w:val="38"/>
        <w:framePr w:wrap="notBeside"/>
        <w:rPr>
          <w:rtl/>
        </w:rPr>
      </w:pPr>
      <w:r w:rsidRPr="00E600D8">
        <w:rPr>
          <w:rFonts w:hint="cs"/>
          <w:rtl/>
        </w:rPr>
        <w:t>ב</w:t>
      </w:r>
      <w:r w:rsidR="00A85AC8" w:rsidRPr="00E600D8">
        <w:rPr>
          <w:rFonts w:hint="cs"/>
          <w:rtl/>
        </w:rPr>
        <w:t>.</w:t>
      </w:r>
    </w:p>
    <w:p w14:paraId="47E353FA" w14:textId="534AB34F" w:rsidR="006E0774" w:rsidRPr="00A069C2" w:rsidRDefault="006E0774" w:rsidP="006E0774">
      <w:pPr>
        <w:rPr>
          <w:spacing w:val="0"/>
          <w:rtl/>
        </w:rPr>
      </w:pPr>
      <w:r w:rsidRPr="00A069C2">
        <w:rPr>
          <w:rFonts w:ascii="Fb Fontext" w:hAnsi="Fb Fontext" w:hint="cs"/>
          <w:spacing w:val="0"/>
          <w:sz w:val="32"/>
          <w:rtl/>
        </w:rPr>
        <w:t xml:space="preserve">לא תיפוך וממזר דרב </w:t>
      </w:r>
      <w:r w:rsidRPr="00A069C2">
        <w:rPr>
          <w:rFonts w:ascii="Fb Fontext" w:hAnsi="Fb Fontext"/>
          <w:spacing w:val="0"/>
          <w:sz w:val="32"/>
          <w:rtl/>
        </w:rPr>
        <w:t>לא מותר בממזרת, אלא דאסור בבת ישראל.</w:t>
      </w:r>
    </w:p>
    <w:p w14:paraId="471274F6" w14:textId="77777777" w:rsidR="00A85AC8" w:rsidRPr="00E600D8" w:rsidRDefault="006E0774" w:rsidP="00026111">
      <w:pPr>
        <w:pStyle w:val="38"/>
        <w:framePr w:wrap="notBeside"/>
        <w:rPr>
          <w:rtl/>
        </w:rPr>
      </w:pPr>
      <w:r w:rsidRPr="00E600D8">
        <w:rPr>
          <w:rtl/>
        </w:rPr>
        <w:t>ושמואל</w:t>
      </w:r>
      <w:r w:rsidR="00A85AC8" w:rsidRPr="00E600D8">
        <w:rPr>
          <w:rtl/>
        </w:rPr>
        <w:t>:</w:t>
      </w:r>
    </w:p>
    <w:p w14:paraId="771984B2" w14:textId="2B6E71DA"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הולד שתוקי, דאסור בבת ישראל.</w:t>
      </w:r>
    </w:p>
    <w:p w14:paraId="3118BBE0" w14:textId="6878970B" w:rsidR="00A85AC8" w:rsidRPr="00E600D8" w:rsidRDefault="00584D98" w:rsidP="00584D98">
      <w:pPr>
        <w:pStyle w:val="38"/>
        <w:framePr w:wrap="notBeside"/>
        <w:rPr>
          <w:rtl/>
        </w:rPr>
      </w:pPr>
      <w:r w:rsidRPr="00E600D8">
        <w:rPr>
          <w:rFonts w:hint="cs"/>
          <w:rtl/>
        </w:rPr>
        <w:t>א</w:t>
      </w:r>
      <w:r w:rsidR="00A85AC8" w:rsidRPr="00E600D8">
        <w:rPr>
          <w:rFonts w:hint="cs"/>
          <w:rtl/>
        </w:rPr>
        <w:t>.</w:t>
      </w:r>
    </w:p>
    <w:p w14:paraId="29048991" w14:textId="05628F1B" w:rsidR="006E0774" w:rsidRPr="00131640" w:rsidRDefault="006E0774" w:rsidP="006E0774">
      <w:pPr>
        <w:rPr>
          <w:rtl/>
        </w:rPr>
      </w:pPr>
      <w:r w:rsidRPr="00224C4C">
        <w:rPr>
          <w:rFonts w:ascii="Fb Fontext" w:hAnsi="Fb Fontext" w:hint="cs"/>
          <w:sz w:val="32"/>
          <w:rtl/>
        </w:rPr>
        <w:t xml:space="preserve">שתוקי היינו - </w:t>
      </w:r>
      <w:r w:rsidRPr="00224C4C">
        <w:rPr>
          <w:rFonts w:ascii="Fb Fontext" w:hAnsi="Fb Fontext"/>
          <w:sz w:val="32"/>
          <w:rtl/>
        </w:rPr>
        <w:t>שמשתקין אותו מנכסי אביו</w:t>
      </w:r>
      <w:r w:rsidRPr="00224C4C">
        <w:rPr>
          <w:rFonts w:ascii="Fb Fontext" w:hAnsi="Fb Fontext" w:hint="cs"/>
          <w:sz w:val="32"/>
          <w:rtl/>
        </w:rPr>
        <w:t xml:space="preserve"> ומיירי בתפס</w:t>
      </w:r>
    </w:p>
    <w:p w14:paraId="2E1E3E8B" w14:textId="77777777" w:rsidR="006E0774" w:rsidRPr="00131640" w:rsidRDefault="006E0774" w:rsidP="00414FA8">
      <w:pPr>
        <w:pStyle w:val="afffff4"/>
        <w:rPr>
          <w:rtl/>
        </w:rPr>
      </w:pPr>
      <w:r w:rsidRPr="00224C4C">
        <w:rPr>
          <w:rFonts w:hint="cs"/>
          <w:rtl/>
        </w:rPr>
        <w:t>[לאו שמשתקין אותו מכהונה דכ</w:t>
      </w:r>
      <w:r w:rsidRPr="00224C4C">
        <w:rPr>
          <w:rtl/>
        </w:rPr>
        <w:t>"</w:t>
      </w:r>
      <w:r w:rsidRPr="00224C4C">
        <w:rPr>
          <w:rFonts w:hint="cs"/>
          <w:rtl/>
        </w:rPr>
        <w:t>ש שהרי משתקינן ליה מישראל]</w:t>
      </w:r>
    </w:p>
    <w:p w14:paraId="3B44EA87" w14:textId="51361A1E" w:rsidR="00A85AC8" w:rsidRPr="00E600D8" w:rsidRDefault="006E0774" w:rsidP="00414FA8">
      <w:pPr>
        <w:pStyle w:val="38"/>
        <w:framePr w:wrap="notBeside"/>
        <w:rPr>
          <w:rtl/>
        </w:rPr>
      </w:pPr>
      <w:r w:rsidRPr="00E600D8">
        <w:rPr>
          <w:rFonts w:hint="cs"/>
          <w:rtl/>
        </w:rPr>
        <w:t>ב</w:t>
      </w:r>
      <w:r w:rsidR="00A85AC8" w:rsidRPr="00E600D8">
        <w:rPr>
          <w:rFonts w:hint="cs"/>
          <w:rtl/>
        </w:rPr>
        <w:t>.</w:t>
      </w:r>
    </w:p>
    <w:p w14:paraId="59521D2E" w14:textId="1B44D8FC" w:rsidR="006E0774" w:rsidRPr="00A069C2" w:rsidRDefault="006E0774" w:rsidP="00414FA8">
      <w:pPr>
        <w:spacing w:after="120"/>
        <w:rPr>
          <w:spacing w:val="2"/>
          <w:rtl/>
        </w:rPr>
      </w:pPr>
      <w:r w:rsidRPr="00A069C2">
        <w:rPr>
          <w:rFonts w:ascii="Fb Fontext" w:hAnsi="Fb Fontext"/>
          <w:spacing w:val="2"/>
          <w:rtl/>
        </w:rPr>
        <w:t>שתוקי</w:t>
      </w:r>
      <w:r w:rsidR="00584D98" w:rsidRPr="00A069C2">
        <w:rPr>
          <w:rFonts w:ascii="Fb Fontext" w:hAnsi="Fb Fontext" w:hint="cs"/>
          <w:spacing w:val="2"/>
          <w:rtl/>
        </w:rPr>
        <w:t>-</w:t>
      </w:r>
      <w:r w:rsidRPr="00A069C2">
        <w:rPr>
          <w:rFonts w:ascii="Fb Fontext" w:hAnsi="Fb Fontext" w:hint="cs"/>
          <w:spacing w:val="2"/>
          <w:rtl/>
        </w:rPr>
        <w:t xml:space="preserve"> </w:t>
      </w:r>
      <w:r w:rsidRPr="00A069C2">
        <w:rPr>
          <w:rFonts w:ascii="Fb Fontext" w:hAnsi="Fb Fontext"/>
          <w:spacing w:val="2"/>
          <w:rtl/>
        </w:rPr>
        <w:t>בדוקי שבודקים אמו ואומרת לכשר נבעלתי נאמנת.</w:t>
      </w:r>
      <w:r w:rsidRPr="00A069C2">
        <w:rPr>
          <w:rFonts w:ascii="Fb Fontext" w:hAnsi="Fb Fontext" w:hint="cs"/>
          <w:spacing w:val="2"/>
          <w:rtl/>
        </w:rPr>
        <w:t xml:space="preserve"> </w:t>
      </w:r>
      <w:r w:rsidRPr="00A069C2">
        <w:rPr>
          <w:rStyle w:val="afffff3"/>
          <w:rFonts w:hint="cs"/>
          <w:spacing w:val="2"/>
          <w:rtl/>
        </w:rPr>
        <w:t>וכר</w:t>
      </w:r>
      <w:r w:rsidRPr="00A069C2">
        <w:rPr>
          <w:rStyle w:val="afffff3"/>
          <w:spacing w:val="2"/>
          <w:rtl/>
        </w:rPr>
        <w:t>"</w:t>
      </w:r>
      <w:r w:rsidRPr="00A069C2">
        <w:rPr>
          <w:rStyle w:val="afffff3"/>
          <w:rFonts w:hint="cs"/>
          <w:spacing w:val="2"/>
          <w:rtl/>
        </w:rPr>
        <w:t>ג</w:t>
      </w:r>
    </w:p>
    <w:p w14:paraId="25D46275" w14:textId="77777777" w:rsidR="00A85AC8" w:rsidRPr="00E600D8" w:rsidRDefault="006E0774" w:rsidP="00414FA8">
      <w:pPr>
        <w:pStyle w:val="38"/>
        <w:framePr w:wrap="notBeside"/>
        <w:rPr>
          <w:rtl/>
        </w:rPr>
      </w:pPr>
      <w:r w:rsidRPr="00E600D8">
        <w:rPr>
          <w:rFonts w:hint="cs"/>
          <w:rtl/>
        </w:rPr>
        <w:t>והא</w:t>
      </w:r>
      <w:r w:rsidR="00A85AC8" w:rsidRPr="00E600D8">
        <w:rPr>
          <w:rtl/>
        </w:rPr>
        <w:t>:</w:t>
      </w:r>
    </w:p>
    <w:p w14:paraId="7F130370" w14:textId="5D51CA8D" w:rsidR="009469D7" w:rsidRDefault="006E0774" w:rsidP="00414FA8">
      <w:pPr>
        <w:rPr>
          <w:rFonts w:ascii="Fb Fontext" w:hAnsi="Fb Fontext"/>
          <w:rtl/>
        </w:rPr>
      </w:pPr>
      <w:r w:rsidRPr="00224C4C">
        <w:rPr>
          <w:rFonts w:ascii="Fb Fontext" w:hAnsi="Fb Fontext" w:hint="cs"/>
          <w:rtl/>
        </w:rPr>
        <w:t>דכבר חזי'</w:t>
      </w:r>
      <w:r w:rsidRPr="00210DF6">
        <w:rPr>
          <w:rStyle w:val="afffa"/>
          <w:rFonts w:ascii="Fb Fontext" w:hAnsi="Fb Fontext" w:cs="BA TM • Vilna Extra-Bold" w:hint="cs"/>
          <w:bCs w:val="0"/>
          <w:rtl/>
        </w:rPr>
        <w:t xml:space="preserve"> </w:t>
      </w:r>
      <w:r w:rsidRPr="00224C4C">
        <w:rPr>
          <w:rFonts w:ascii="Fb Fontext" w:hAnsi="Fb Fontext" w:hint="cs"/>
          <w:rtl/>
        </w:rPr>
        <w:t>ד</w:t>
      </w:r>
      <w:r w:rsidRPr="00224C4C">
        <w:rPr>
          <w:rFonts w:ascii="Fb Fontext" w:hAnsi="Fb Fontext"/>
          <w:rtl/>
        </w:rPr>
        <w:t>היתה מעוברת, ואמרו לה מה טיבו של עובר זה!</w:t>
      </w:r>
    </w:p>
    <w:p w14:paraId="76D20640" w14:textId="39B565E6" w:rsidR="00414FA8" w:rsidRPr="00131640" w:rsidRDefault="006E0774" w:rsidP="00414FA8">
      <w:pPr>
        <w:rPr>
          <w:rtl/>
        </w:rPr>
      </w:pPr>
      <w:r w:rsidRPr="00224C4C">
        <w:rPr>
          <w:rFonts w:ascii="Fb Fontext" w:hAnsi="Fb Fontext"/>
          <w:rtl/>
        </w:rPr>
        <w:t>מאיש פלוני וכהן הוא,</w:t>
      </w:r>
      <w:r w:rsidR="00414FA8">
        <w:rPr>
          <w:rFonts w:ascii="Fb Fontext" w:hAnsi="Fb Fontext" w:hint="cs"/>
          <w:rtl/>
        </w:rPr>
        <w:t xml:space="preserve"> </w:t>
      </w:r>
      <w:r w:rsidR="00414FA8" w:rsidRPr="00414FA8">
        <w:rPr>
          <w:rStyle w:val="afffff3"/>
          <w:rFonts w:hint="cs"/>
          <w:rtl/>
        </w:rPr>
        <w:t>לר''א ור''א</w:t>
      </w:r>
      <w:r w:rsidR="00414FA8">
        <w:rPr>
          <w:rFonts w:ascii="Fb Fontext" w:hAnsi="Fb Fontext" w:hint="cs"/>
          <w:rtl/>
        </w:rPr>
        <w:t xml:space="preserve"> נאמנת, </w:t>
      </w:r>
      <w:r w:rsidR="00414FA8" w:rsidRPr="00414FA8">
        <w:rPr>
          <w:rStyle w:val="afffff3"/>
          <w:rFonts w:hint="cs"/>
          <w:rtl/>
        </w:rPr>
        <w:t>ולרי''ה</w:t>
      </w:r>
      <w:r w:rsidR="00414FA8">
        <w:rPr>
          <w:rStyle w:val="afffff3"/>
          <w:rFonts w:hint="cs"/>
          <w:rtl/>
        </w:rPr>
        <w:t>:</w:t>
      </w:r>
      <w:r w:rsidR="00414FA8">
        <w:rPr>
          <w:rFonts w:ascii="Fb Fontext" w:hAnsi="Fb Fontext" w:hint="cs"/>
          <w:rtl/>
        </w:rPr>
        <w:t xml:space="preserve"> אינה נאמנת</w:t>
      </w:r>
    </w:p>
    <w:p w14:paraId="472F522F" w14:textId="1165509B" w:rsidR="006E0774" w:rsidRPr="00131640" w:rsidRDefault="006E0774" w:rsidP="00414FA8">
      <w:pPr>
        <w:rPr>
          <w:rtl/>
        </w:rPr>
      </w:pPr>
      <w:r w:rsidRPr="00414FA8">
        <w:rPr>
          <w:rStyle w:val="afffff3"/>
          <w:rFonts w:hint="cs"/>
          <w:rtl/>
        </w:rPr>
        <w:t>ואריא</w:t>
      </w:r>
      <w:r w:rsidRPr="00414FA8">
        <w:rPr>
          <w:rStyle w:val="afffff3"/>
          <w:rtl/>
        </w:rPr>
        <w:t>"</w:t>
      </w:r>
      <w:r w:rsidRPr="00414FA8">
        <w:rPr>
          <w:rStyle w:val="afffff3"/>
          <w:rFonts w:hint="cs"/>
          <w:rtl/>
        </w:rPr>
        <w:t>ש</w:t>
      </w:r>
      <w:r>
        <w:rPr>
          <w:rFonts w:ascii="Fb Fontext" w:hAnsi="Fb Fontext" w:hint="cs"/>
          <w:sz w:val="32"/>
          <w:rtl/>
        </w:rPr>
        <w:t xml:space="preserve"> הלכה </w:t>
      </w:r>
      <w:r>
        <w:rPr>
          <w:rStyle w:val="afffff3"/>
          <w:rFonts w:ascii="Fb Fontext" w:hAnsi="Fb Fontext" w:hint="cs"/>
          <w:sz w:val="32"/>
          <w:rtl/>
          <w:rPrChange w:id="9309" w:author="מנוע אמוראים" w:date="2026-10-05T16:42:07Z">
            <w:rPr>
              <w:rFonts w:ascii="Fb Fontext" w:hAnsi="Fb Fontext" w:hint="cs"/>
              <w:sz w:val="32"/>
              <w:rtl/>
            </w:rPr>
          </w:rPrChange>
        </w:rPr>
        <w:t xml:space="preserve">כר</w:t>
      </w:r>
      <w:r>
        <w:rPr>
          <w:rStyle w:val="afffff3"/>
          <w:rFonts w:ascii="Fb Fontext" w:hAnsi="Fb Fontext"/>
          <w:sz w:val="32"/>
          <w:rtl/>
          <w:rPrChange w:id="9310" w:author="מנוע אמוראים" w:date="2026-10-05T16:42:07Z">
            <w:rPr>
              <w:rFonts w:ascii="Fb Fontext" w:hAnsi="Fb Fontext"/>
              <w:sz w:val="32"/>
              <w:rtl/>
            </w:rPr>
          </w:rPrChange>
        </w:rPr>
        <w:t xml:space="preserve">"</w:t>
      </w:r>
      <w:r>
        <w:rPr>
          <w:rStyle w:val="afffff3"/>
          <w:rFonts w:ascii="Fb Fontext" w:hAnsi="Fb Fontext" w:hint="cs"/>
          <w:sz w:val="32"/>
          <w:rtl/>
          <w:rPrChange w:id="9311" w:author="מנוע אמוראים" w:date="2026-10-05T16:42:07Z">
            <w:rPr>
              <w:rFonts w:ascii="Fb Fontext" w:hAnsi="Fb Fontext" w:hint="cs"/>
              <w:sz w:val="32"/>
              <w:rtl/>
            </w:rPr>
          </w:rPrChange>
        </w:rPr>
        <w:t xml:space="preserve">ג</w:t>
      </w:r>
    </w:p>
    <w:p w14:paraId="7B624B53" w14:textId="548C4730" w:rsidR="00A85AC8" w:rsidRPr="00E600D8" w:rsidRDefault="006E0774" w:rsidP="00414FA8">
      <w:pPr>
        <w:pStyle w:val="38"/>
        <w:framePr w:wrap="notBeside"/>
        <w:rPr>
          <w:rtl/>
        </w:rPr>
      </w:pPr>
      <w:r w:rsidRPr="00E600D8">
        <w:rPr>
          <w:rtl/>
        </w:rPr>
        <w:t>צריכא</w:t>
      </w:r>
      <w:r w:rsidR="00A85AC8" w:rsidRPr="00E600D8">
        <w:rPr>
          <w:rtl/>
        </w:rPr>
        <w:t>:</w:t>
      </w:r>
    </w:p>
    <w:p w14:paraId="7D70A29F" w14:textId="5DAE1B83" w:rsidR="006E0774" w:rsidRPr="00131640" w:rsidRDefault="00414FA8" w:rsidP="00FC45B8">
      <w:pPr>
        <w:spacing w:after="120"/>
        <w:rPr>
          <w:rtl/>
        </w:rPr>
      </w:pPr>
      <w:r>
        <w:rPr>
          <w:rFonts w:ascii="Fb Fontext" w:hAnsi="Fb Fontext" w:hint="cs"/>
          <w:rtl/>
        </w:rPr>
        <w:t xml:space="preserve">גם כאן אף </w:t>
      </w:r>
      <w:r w:rsidR="006E0774" w:rsidRPr="00224C4C">
        <w:rPr>
          <w:rFonts w:ascii="Fb Fontext" w:hAnsi="Fb Fontext"/>
          <w:rtl/>
        </w:rPr>
        <w:t>דרוב פסולים אצלה - אימא לא,</w:t>
      </w:r>
    </w:p>
    <w:p w14:paraId="685C40B6" w14:textId="77777777" w:rsidR="00A85AC8" w:rsidRPr="00E600D8" w:rsidRDefault="006E0774" w:rsidP="00584D98">
      <w:pPr>
        <w:pStyle w:val="38"/>
        <w:framePr w:wrap="notBeside"/>
        <w:rPr>
          <w:rtl/>
        </w:rPr>
      </w:pPr>
      <w:r w:rsidRPr="00E600D8">
        <w:rPr>
          <w:rtl/>
        </w:rPr>
        <w:t>תניא</w:t>
      </w:r>
      <w:r w:rsidR="00584D98" w:rsidRPr="00E600D8">
        <w:rPr>
          <w:rFonts w:hint="cs"/>
          <w:rtl/>
        </w:rPr>
        <w:t xml:space="preserve"> מר''א</w:t>
      </w:r>
      <w:r w:rsidR="00A85AC8" w:rsidRPr="00E600D8">
        <w:rPr>
          <w:rtl/>
        </w:rPr>
        <w:t>:</w:t>
      </w:r>
    </w:p>
    <w:p w14:paraId="71EACEAE" w14:textId="318221ED" w:rsidR="006E0774" w:rsidRPr="00131640" w:rsidRDefault="006E0774" w:rsidP="00584D98">
      <w:pPr>
        <w:rPr>
          <w:rtl/>
        </w:rPr>
      </w:pPr>
      <w:r w:rsidRPr="00224C4C">
        <w:rPr>
          <w:rFonts w:ascii="Fb Fontext" w:hAnsi="Fb Fontext"/>
          <w:sz w:val="32"/>
          <w:rtl/>
        </w:rPr>
        <w:t>כותי לא ישא כותית.</w:t>
      </w:r>
      <w:r w:rsidR="00584D98">
        <w:rPr>
          <w:rFonts w:ascii="Fb Fontext" w:hAnsi="Fb Fontext" w:hint="cs"/>
          <w:rtl/>
        </w:rPr>
        <w:t xml:space="preserve"> </w:t>
      </w:r>
      <w:r w:rsidRPr="00FC45B8">
        <w:rPr>
          <w:rStyle w:val="afffff3"/>
          <w:rFonts w:hint="cs"/>
          <w:rtl/>
        </w:rPr>
        <w:t>כ</w:t>
      </w:r>
      <w:r w:rsidRPr="00FC45B8">
        <w:rPr>
          <w:rStyle w:val="afffff3"/>
          <w:rtl/>
        </w:rPr>
        <w:t>רב יוסף:</w:t>
      </w:r>
      <w:r w:rsidRPr="00224C4C">
        <w:rPr>
          <w:rFonts w:ascii="Fb Fontext" w:hAnsi="Fb Fontext"/>
          <w:rtl/>
        </w:rPr>
        <w:t xml:space="preserve"> עשאוהו כגר לאחר עשרה דורות.</w:t>
      </w:r>
    </w:p>
    <w:p w14:paraId="426AA97D" w14:textId="67284439" w:rsidR="00A85AC8" w:rsidRPr="00E600D8" w:rsidRDefault="006E0774" w:rsidP="00FC45B8">
      <w:pPr>
        <w:pStyle w:val="38"/>
        <w:framePr w:wrap="notBeside"/>
        <w:rPr>
          <w:rtl/>
        </w:rPr>
      </w:pPr>
      <w:r w:rsidRPr="00E600D8">
        <w:rPr>
          <w:rtl/>
        </w:rPr>
        <w:t>דתניא</w:t>
      </w:r>
      <w:r w:rsidR="00A85AC8" w:rsidRPr="00E600D8">
        <w:rPr>
          <w:rtl/>
        </w:rPr>
        <w:t>:</w:t>
      </w:r>
    </w:p>
    <w:p w14:paraId="5807D4A8" w14:textId="3880DB52" w:rsidR="006E0774" w:rsidRPr="00A069C2" w:rsidRDefault="006E0774" w:rsidP="006E0774">
      <w:pPr>
        <w:rPr>
          <w:spacing w:val="0"/>
          <w:rtl/>
        </w:rPr>
      </w:pPr>
      <w:r w:rsidRPr="00A069C2">
        <w:rPr>
          <w:rFonts w:ascii="Fb Fontext" w:hAnsi="Fb Fontext"/>
          <w:spacing w:val="0"/>
          <w:rtl/>
        </w:rPr>
        <w:t>גר עד עשרה דורות - מותר בממזרת, מכאן ואילך - אסור בממזרת.</w:t>
      </w:r>
    </w:p>
    <w:p w14:paraId="5B48481F" w14:textId="178CF6A0" w:rsidR="00A85AC8" w:rsidRPr="00E600D8" w:rsidRDefault="006E0774" w:rsidP="00FC45B8">
      <w:pPr>
        <w:pStyle w:val="38"/>
        <w:framePr w:wrap="notBeside"/>
        <w:rPr>
          <w:rtl/>
        </w:rPr>
      </w:pPr>
      <w:r w:rsidRPr="00E600D8">
        <w:rPr>
          <w:rtl/>
        </w:rPr>
        <w:t>ויש אומרים</w:t>
      </w:r>
      <w:r w:rsidR="00A85AC8" w:rsidRPr="00E600D8">
        <w:rPr>
          <w:rtl/>
        </w:rPr>
        <w:t>:</w:t>
      </w:r>
    </w:p>
    <w:p w14:paraId="3F761D27" w14:textId="32254802" w:rsidR="006E0774" w:rsidRPr="00131640" w:rsidRDefault="006E0774" w:rsidP="006E0774">
      <w:pPr>
        <w:rPr>
          <w:rtl/>
        </w:rPr>
      </w:pPr>
      <w:r w:rsidRPr="00224C4C">
        <w:rPr>
          <w:rFonts w:ascii="Fb Fontext" w:hAnsi="Fb Fontext"/>
          <w:rtl/>
        </w:rPr>
        <w:t>עד שישתקע שם עבודת כוכבים ממנו.</w:t>
      </w:r>
    </w:p>
    <w:p w14:paraId="31493F21" w14:textId="77777777" w:rsidR="006E0774" w:rsidRPr="00131640" w:rsidRDefault="006E0774" w:rsidP="0010529F">
      <w:pPr>
        <w:pStyle w:val="afff0"/>
        <w:framePr w:wrap="around"/>
        <w:rPr>
          <w:rtl/>
        </w:rPr>
      </w:pPr>
      <w:r w:rsidRPr="00224C4C">
        <w:rPr>
          <w:rFonts w:hint="cs"/>
          <w:rtl/>
        </w:rPr>
        <w:t>עה:</w:t>
      </w:r>
    </w:p>
    <w:p w14:paraId="36935037" w14:textId="01984E52" w:rsidR="00A85AC8" w:rsidRPr="00E600D8" w:rsidRDefault="006E0774" w:rsidP="00FC45B8">
      <w:pPr>
        <w:pStyle w:val="38"/>
        <w:framePr w:wrap="notBeside"/>
        <w:rPr>
          <w:rtl/>
        </w:rPr>
      </w:pPr>
      <w:r w:rsidRPr="00E600D8">
        <w:rPr>
          <w:rtl/>
        </w:rPr>
        <w:t>א"ל אביי</w:t>
      </w:r>
      <w:r w:rsidR="00A85AC8" w:rsidRPr="00E600D8">
        <w:rPr>
          <w:rtl/>
        </w:rPr>
        <w:t>:</w:t>
      </w:r>
    </w:p>
    <w:p w14:paraId="2B093635" w14:textId="0DD81B13" w:rsidR="009469D7" w:rsidRDefault="006E0774" w:rsidP="006E0774">
      <w:pPr>
        <w:rPr>
          <w:rFonts w:ascii="Fb Fontext" w:hAnsi="Fb Fontext"/>
          <w:sz w:val="32"/>
          <w:rtl/>
        </w:rPr>
      </w:pPr>
      <w:r w:rsidRPr="003A073D">
        <w:rPr>
          <w:rFonts w:ascii="Fb Fontext" w:hAnsi="Fb Fontext" w:hint="cs"/>
          <w:spacing w:val="0"/>
          <w:sz w:val="32"/>
          <w:rtl/>
        </w:rPr>
        <w:t xml:space="preserve">לא דמי </w:t>
      </w:r>
      <w:r w:rsidRPr="003A073D">
        <w:rPr>
          <w:rStyle w:val="afffff3"/>
          <w:rFonts w:hint="cs"/>
          <w:spacing w:val="0"/>
          <w:rtl/>
        </w:rPr>
        <w:t>ד</w:t>
      </w:r>
      <w:r w:rsidR="00B35B36" w:rsidRPr="003A073D">
        <w:rPr>
          <w:rStyle w:val="afffff3"/>
          <w:rFonts w:hint="cs"/>
          <w:spacing w:val="0"/>
          <w:rtl/>
        </w:rPr>
        <w:t>שם</w:t>
      </w:r>
      <w:r w:rsidRPr="003A073D">
        <w:rPr>
          <w:rStyle w:val="afffff3"/>
          <w:rFonts w:hint="cs"/>
          <w:spacing w:val="0"/>
          <w:rtl/>
        </w:rPr>
        <w:t xml:space="preserve"> </w:t>
      </w:r>
      <w:r w:rsidRPr="003A073D">
        <w:rPr>
          <w:rFonts w:ascii="Fb Fontext" w:hAnsi="Fb Fontext" w:hint="cs"/>
          <w:spacing w:val="0"/>
          <w:sz w:val="32"/>
          <w:rtl/>
        </w:rPr>
        <w:t>ג</w:t>
      </w:r>
      <w:r w:rsidRPr="003A073D">
        <w:rPr>
          <w:rFonts w:ascii="Fb Fontext" w:hAnsi="Fb Fontext"/>
          <w:spacing w:val="0"/>
          <w:sz w:val="32"/>
          <w:rtl/>
        </w:rPr>
        <w:t xml:space="preserve">ר ישן וממזרת חדשה, </w:t>
      </w:r>
      <w:r w:rsidRPr="003A073D">
        <w:rPr>
          <w:rStyle w:val="afffff3"/>
          <w:spacing w:val="0"/>
          <w:rtl/>
        </w:rPr>
        <w:t xml:space="preserve">אמרי: </w:t>
      </w:r>
      <w:r w:rsidRPr="003A073D">
        <w:rPr>
          <w:rFonts w:ascii="Fb Fontext" w:hAnsi="Fb Fontext"/>
          <w:spacing w:val="0"/>
          <w:sz w:val="32"/>
          <w:rtl/>
        </w:rPr>
        <w:t xml:space="preserve">ישראל הוא </w:t>
      </w:r>
      <w:r w:rsidR="003A073D" w:rsidRPr="003A073D">
        <w:rPr>
          <w:rFonts w:ascii="Fb Fontext" w:hAnsi="Fb Fontext" w:hint="cs"/>
          <w:spacing w:val="0"/>
          <w:sz w:val="32"/>
          <w:rtl/>
        </w:rPr>
        <w:t>שנשא</w:t>
      </w:r>
      <w:r w:rsidRPr="003A073D">
        <w:rPr>
          <w:rFonts w:ascii="Fb Fontext" w:hAnsi="Fb Fontext"/>
          <w:spacing w:val="0"/>
          <w:sz w:val="32"/>
          <w:rtl/>
        </w:rPr>
        <w:t xml:space="preserve"> ממזרת,</w:t>
      </w:r>
    </w:p>
    <w:p w14:paraId="6207A649" w14:textId="309A5059" w:rsidR="006E0774" w:rsidRPr="00131640" w:rsidRDefault="003A073D" w:rsidP="003A073D">
      <w:pPr>
        <w:ind w:left="226" w:firstLine="113"/>
        <w:rPr>
          <w:rtl/>
        </w:rPr>
      </w:pPr>
      <w:r>
        <w:rPr>
          <w:rStyle w:val="afffff3"/>
          <w:rFonts w:hint="cs"/>
          <w:rtl/>
        </w:rPr>
        <w:t xml:space="preserve">  </w:t>
      </w:r>
      <w:r w:rsidR="00B35B36" w:rsidRPr="003A073D">
        <w:rPr>
          <w:rStyle w:val="afffff3"/>
          <w:rtl/>
        </w:rPr>
        <w:t>כאן</w:t>
      </w:r>
      <w:r w:rsidR="006E0774" w:rsidRPr="00224C4C">
        <w:rPr>
          <w:rFonts w:ascii="Fb Fontext" w:hAnsi="Fb Fontext"/>
          <w:sz w:val="32"/>
          <w:rtl/>
        </w:rPr>
        <w:t xml:space="preserve"> אידי ואידי כי הדדי נינהו!</w:t>
      </w:r>
    </w:p>
    <w:p w14:paraId="516895E8" w14:textId="0D264668" w:rsidR="00A85AC8" w:rsidRPr="00E600D8" w:rsidRDefault="006E0774" w:rsidP="002F75B7">
      <w:pPr>
        <w:pStyle w:val="38"/>
        <w:framePr w:wrap="notBeside"/>
        <w:rPr>
          <w:rtl/>
        </w:rPr>
      </w:pPr>
      <w:r w:rsidRPr="00E600D8">
        <w:rPr>
          <w:rFonts w:hint="cs"/>
          <w:rtl/>
        </w:rPr>
        <w:t xml:space="preserve">א. </w:t>
      </w:r>
      <w:r w:rsidRPr="00E600D8">
        <w:rPr>
          <w:rtl/>
        </w:rPr>
        <w:t>ר"</w:t>
      </w:r>
      <w:r w:rsidRPr="00E600D8">
        <w:rPr>
          <w:rFonts w:hint="cs"/>
          <w:rtl/>
        </w:rPr>
        <w:t>ד</w:t>
      </w:r>
      <w:r w:rsidR="00A85AC8" w:rsidRPr="00E600D8">
        <w:rPr>
          <w:rtl/>
        </w:rPr>
        <w:t>:</w:t>
      </w:r>
    </w:p>
    <w:p w14:paraId="72C02DCA" w14:textId="77FA1E48" w:rsidR="006E0774" w:rsidRPr="00131640" w:rsidRDefault="006E0774" w:rsidP="002F75B7">
      <w:pPr>
        <w:rPr>
          <w:rtl/>
        </w:rPr>
      </w:pPr>
      <w:r w:rsidRPr="002F75B7">
        <w:rPr>
          <w:rStyle w:val="afffff3"/>
          <w:rFonts w:hint="cs"/>
          <w:rtl/>
        </w:rPr>
        <w:t>ר</w:t>
      </w:r>
      <w:r w:rsidRPr="002F75B7">
        <w:rPr>
          <w:rStyle w:val="afffff3"/>
          <w:rtl/>
        </w:rPr>
        <w:t>"</w:t>
      </w:r>
      <w:r w:rsidRPr="002F75B7">
        <w:rPr>
          <w:rStyle w:val="afffff3"/>
          <w:rFonts w:hint="cs"/>
          <w:rtl/>
        </w:rPr>
        <w:t>א ס</w:t>
      </w:r>
      <w:r w:rsidRPr="002F75B7">
        <w:rPr>
          <w:rStyle w:val="afffff3"/>
          <w:rtl/>
        </w:rPr>
        <w:t>"</w:t>
      </w:r>
      <w:r w:rsidRPr="002F75B7">
        <w:rPr>
          <w:rStyle w:val="afffff3"/>
          <w:rFonts w:hint="cs"/>
          <w:rtl/>
        </w:rPr>
        <w:t>ל כר</w:t>
      </w:r>
      <w:r w:rsidRPr="002F75B7">
        <w:rPr>
          <w:rStyle w:val="afffff3"/>
          <w:rtl/>
        </w:rPr>
        <w:t>"</w:t>
      </w:r>
      <w:r w:rsidRPr="002F75B7">
        <w:rPr>
          <w:rStyle w:val="afffff3"/>
          <w:rFonts w:hint="cs"/>
          <w:rtl/>
        </w:rPr>
        <w:t>י</w:t>
      </w:r>
      <w:r w:rsidR="002F75B7">
        <w:rPr>
          <w:rStyle w:val="afffff3"/>
          <w:rFonts w:hint="cs"/>
          <w:rtl/>
        </w:rPr>
        <w:t>:</w:t>
      </w:r>
      <w:r w:rsidRPr="00224C4C">
        <w:rPr>
          <w:rFonts w:ascii="Fb Fontext" w:hAnsi="Fb Fontext"/>
          <w:sz w:val="32"/>
          <w:rtl/>
        </w:rPr>
        <w:t xml:space="preserve"> כותים גירי אריות הם,</w:t>
      </w:r>
    </w:p>
    <w:p w14:paraId="51A98EA0" w14:textId="115A00AA" w:rsidR="006E0774" w:rsidRPr="00131640" w:rsidRDefault="006E0774" w:rsidP="002F75B7">
      <w:pPr>
        <w:rPr>
          <w:rtl/>
        </w:rPr>
      </w:pPr>
      <w:r w:rsidRPr="002F75B7">
        <w:rPr>
          <w:rStyle w:val="afffff3"/>
          <w:rFonts w:hint="cs"/>
          <w:rtl/>
        </w:rPr>
        <w:t>ורי</w:t>
      </w:r>
      <w:r w:rsidRPr="002F75B7">
        <w:rPr>
          <w:rStyle w:val="afffff3"/>
          <w:rtl/>
        </w:rPr>
        <w:t>"</w:t>
      </w:r>
      <w:r w:rsidRPr="002F75B7">
        <w:rPr>
          <w:rStyle w:val="afffff3"/>
          <w:rFonts w:hint="cs"/>
          <w:rtl/>
        </w:rPr>
        <w:t>ש ס</w:t>
      </w:r>
      <w:r w:rsidRPr="002F75B7">
        <w:rPr>
          <w:rStyle w:val="afffff3"/>
          <w:rtl/>
        </w:rPr>
        <w:t>"</w:t>
      </w:r>
      <w:r w:rsidRPr="002F75B7">
        <w:rPr>
          <w:rStyle w:val="afffff3"/>
          <w:rFonts w:hint="cs"/>
          <w:rtl/>
        </w:rPr>
        <w:t>ל כר</w:t>
      </w:r>
      <w:r w:rsidRPr="002F75B7">
        <w:rPr>
          <w:rStyle w:val="afffff3"/>
          <w:rtl/>
        </w:rPr>
        <w:t>"</w:t>
      </w:r>
      <w:r w:rsidRPr="002F75B7">
        <w:rPr>
          <w:rStyle w:val="afffff3"/>
          <w:rFonts w:hint="cs"/>
          <w:rtl/>
        </w:rPr>
        <w:t>ע</w:t>
      </w:r>
      <w:r w:rsidR="002F75B7">
        <w:rPr>
          <w:rStyle w:val="afffff3"/>
          <w:rFonts w:hint="cs"/>
          <w:rtl/>
        </w:rPr>
        <w:t>:</w:t>
      </w:r>
      <w:r w:rsidRPr="00224C4C">
        <w:rPr>
          <w:rFonts w:ascii="Fb Fontext" w:hAnsi="Fb Fontext"/>
          <w:sz w:val="32"/>
          <w:rtl/>
        </w:rPr>
        <w:t xml:space="preserve"> עכו"ם ועבד הבא על בת ישראל - הולד ממזר.</w:t>
      </w:r>
    </w:p>
    <w:p w14:paraId="7210F4F4" w14:textId="77777777" w:rsidR="00A85AC8" w:rsidRPr="00E600D8" w:rsidRDefault="006E0774" w:rsidP="002F75B7">
      <w:pPr>
        <w:pStyle w:val="38"/>
        <w:framePr w:wrap="notBeside"/>
        <w:rPr>
          <w:rtl/>
        </w:rPr>
      </w:pPr>
      <w:r w:rsidRPr="00E600D8">
        <w:rPr>
          <w:rFonts w:hint="cs"/>
          <w:rtl/>
        </w:rPr>
        <w:t>ויקשה דרי</w:t>
      </w:r>
      <w:r w:rsidRPr="00E600D8">
        <w:rPr>
          <w:rtl/>
        </w:rPr>
        <w:t>"</w:t>
      </w:r>
      <w:r w:rsidRPr="00E600D8">
        <w:rPr>
          <w:rFonts w:hint="cs"/>
          <w:rtl/>
        </w:rPr>
        <w:t>ש לא ס</w:t>
      </w:r>
      <w:r w:rsidRPr="00E600D8">
        <w:rPr>
          <w:rtl/>
        </w:rPr>
        <w:t>"</w:t>
      </w:r>
      <w:r w:rsidRPr="00E600D8">
        <w:rPr>
          <w:rFonts w:hint="cs"/>
          <w:rtl/>
        </w:rPr>
        <w:t>ל כר</w:t>
      </w:r>
      <w:r w:rsidRPr="00E600D8">
        <w:rPr>
          <w:rtl/>
        </w:rPr>
        <w:t>"</w:t>
      </w:r>
      <w:r w:rsidRPr="00E600D8">
        <w:rPr>
          <w:rFonts w:hint="cs"/>
          <w:rtl/>
        </w:rPr>
        <w:t>ע</w:t>
      </w:r>
      <w:r w:rsidR="00A85AC8" w:rsidRPr="00E600D8">
        <w:rPr>
          <w:rtl/>
        </w:rPr>
        <w:t>:</w:t>
      </w:r>
    </w:p>
    <w:p w14:paraId="70D16DDC" w14:textId="3326C99A" w:rsidR="006E0774" w:rsidRPr="00131640" w:rsidRDefault="006E0774" w:rsidP="006E0774">
      <w:pPr>
        <w:rPr>
          <w:rtl/>
        </w:rPr>
      </w:pPr>
      <w:r w:rsidRPr="00224C4C">
        <w:rPr>
          <w:rFonts w:ascii="Fb Fontext" w:hAnsi="Fb Fontext" w:hint="cs"/>
          <w:rtl/>
        </w:rPr>
        <w:t>ד</w:t>
      </w:r>
      <w:r w:rsidRPr="00224C4C">
        <w:rPr>
          <w:rFonts w:ascii="Fb Fontext" w:hAnsi="Fb Fontext"/>
          <w:rtl/>
        </w:rPr>
        <w:t>עכו"ם ועבד שבאו על הכהנת ועל הלויה ועל בת ישראל פסלוה</w:t>
      </w:r>
    </w:p>
    <w:p w14:paraId="2D7073AE" w14:textId="77777777" w:rsidR="006E0774" w:rsidRPr="00131640" w:rsidRDefault="006E0774" w:rsidP="006E0774">
      <w:pPr>
        <w:rPr>
          <w:rtl/>
        </w:rPr>
      </w:pPr>
      <w:r w:rsidRPr="00224C4C">
        <w:rPr>
          <w:rStyle w:val="affffa"/>
          <w:rFonts w:hint="cs"/>
          <w:rtl/>
        </w:rPr>
        <w:t>ד'</w:t>
      </w:r>
      <w:r w:rsidRPr="00224C4C">
        <w:rPr>
          <w:rStyle w:val="affffa"/>
          <w:rtl/>
        </w:rPr>
        <w:t>ובת כהן כי תהיה אלמנה וגרושה וזרע אין לה</w:t>
      </w:r>
      <w:r w:rsidRPr="00224C4C">
        <w:rPr>
          <w:rStyle w:val="affffa"/>
          <w:rFonts w:hint="cs"/>
          <w:rtl/>
        </w:rPr>
        <w:t>'</w:t>
      </w:r>
      <w:r w:rsidRPr="00224C4C">
        <w:rPr>
          <w:rStyle w:val="affffa"/>
          <w:rtl/>
        </w:rPr>
        <w:t>,</w:t>
      </w:r>
      <w:r w:rsidRPr="00224C4C">
        <w:rPr>
          <w:rFonts w:ascii="Fb Fontext" w:hAnsi="Fb Fontext"/>
          <w:rtl/>
        </w:rPr>
        <w:t xml:space="preserve"> מי שיש לו אלמנות וגרושין, יצא עכו"ם ועבד שאין לו אלמנות וגרושין.</w:t>
      </w:r>
    </w:p>
    <w:p w14:paraId="55F83389" w14:textId="77777777" w:rsidR="00A85AC8" w:rsidRPr="00E600D8" w:rsidRDefault="006E0774" w:rsidP="002F75B7">
      <w:pPr>
        <w:pStyle w:val="38"/>
        <w:framePr w:wrap="notBeside"/>
        <w:rPr>
          <w:rtl/>
        </w:rPr>
      </w:pPr>
      <w:r w:rsidRPr="00E600D8">
        <w:rPr>
          <w:rtl/>
        </w:rPr>
        <w:t>ואי סבר כר"ע</w:t>
      </w:r>
      <w:r w:rsidR="00A85AC8" w:rsidRPr="00E600D8">
        <w:rPr>
          <w:rtl/>
        </w:rPr>
        <w:t>:</w:t>
      </w:r>
    </w:p>
    <w:p w14:paraId="4E129D45" w14:textId="3581F747" w:rsidR="006E0774" w:rsidRPr="00131640" w:rsidRDefault="006E0774" w:rsidP="003A073D">
      <w:pPr>
        <w:spacing w:after="120"/>
        <w:rPr>
          <w:rtl/>
        </w:rPr>
      </w:pPr>
      <w:r w:rsidRPr="00224C4C">
        <w:rPr>
          <w:rFonts w:ascii="Fb Fontext" w:hAnsi="Fb Fontext"/>
          <w:rtl/>
        </w:rPr>
        <w:t>השתא ממזר הוי, מיפסל בביאתו מיבעיא?</w:t>
      </w:r>
    </w:p>
    <w:p w14:paraId="014A83DE" w14:textId="77777777" w:rsidR="00A85AC8" w:rsidRPr="00E600D8" w:rsidRDefault="006E0774" w:rsidP="002F75B7">
      <w:pPr>
        <w:pStyle w:val="38"/>
        <w:framePr w:wrap="notBeside"/>
        <w:rPr>
          <w:rtl/>
        </w:rPr>
      </w:pPr>
      <w:r w:rsidRPr="00E600D8">
        <w:rPr>
          <w:rFonts w:hint="cs"/>
          <w:rtl/>
        </w:rPr>
        <w:t xml:space="preserve">ב. </w:t>
      </w:r>
      <w:r w:rsidRPr="00E600D8">
        <w:rPr>
          <w:rtl/>
        </w:rPr>
        <w:t>אלא</w:t>
      </w:r>
      <w:r w:rsidRPr="00E600D8">
        <w:rPr>
          <w:rFonts w:hint="cs"/>
          <w:rtl/>
        </w:rPr>
        <w:t xml:space="preserve"> ר</w:t>
      </w:r>
      <w:r w:rsidRPr="00E600D8">
        <w:rPr>
          <w:rtl/>
        </w:rPr>
        <w:t>"</w:t>
      </w:r>
      <w:r w:rsidRPr="00E600D8">
        <w:rPr>
          <w:rFonts w:hint="cs"/>
          <w:rtl/>
        </w:rPr>
        <w:t>א</w:t>
      </w:r>
      <w:r w:rsidR="00A85AC8" w:rsidRPr="00E600D8">
        <w:rPr>
          <w:rtl/>
        </w:rPr>
        <w:t>:</w:t>
      </w:r>
    </w:p>
    <w:p w14:paraId="3B284FB6" w14:textId="558598FA" w:rsidR="006E0774" w:rsidRPr="00131640" w:rsidRDefault="006E0774" w:rsidP="002F75B7">
      <w:pPr>
        <w:rPr>
          <w:rtl/>
        </w:rPr>
      </w:pPr>
      <w:r>
        <w:rPr>
          <w:rStyle w:val="afffff3"/>
          <w:rFonts w:ascii="Fb Fontext" w:hAnsi="Fb Fontext" w:cs="BA TM • Vilna Extra-Bold" w:hint="cs"/>
          <w:sz w:val="32"/>
          <w:rtl/>
          <w:rPrChange w:id="9312" w:author="מנוע אמוראים" w:date="2026-10-05T16:42:07Z">
            <w:rPr>
              <w:rFonts w:ascii="Fb Fontext" w:hAnsi="Fb Fontext" w:cs="BA TM • Vilna Extra-Bold" w:hint="cs"/>
              <w:sz w:val="32"/>
              <w:rtl/>
            </w:rPr>
          </w:rPrChange>
        </w:rPr>
        <w:t xml:space="preserve">כרי</w:t>
      </w:r>
      <w:r>
        <w:rPr>
          <w:rStyle w:val="afffff3"/>
          <w:rFonts w:ascii="Fb Fontext" w:hAnsi="Fb Fontext" w:cs="BA TM • Vilna Extra-Bold"/>
          <w:sz w:val="32"/>
          <w:rtl/>
          <w:rPrChange w:id="9313" w:author="מנוע אמוראים" w:date="2026-10-05T16:42:07Z">
            <w:rPr>
              <w:rFonts w:ascii="Fb Fontext" w:hAnsi="Fb Fontext" w:cs="BA TM • Vilna Extra-Bold"/>
              <w:sz w:val="32"/>
              <w:rtl/>
            </w:rPr>
          </w:rPrChange>
        </w:rPr>
        <w:t xml:space="preserve">"</w:t>
      </w:r>
      <w:r>
        <w:rPr>
          <w:rStyle w:val="afffff3"/>
          <w:rFonts w:ascii="Fb Fontext" w:hAnsi="Fb Fontext" w:cs="BA TM • Vilna Extra-Bold" w:hint="cs"/>
          <w:sz w:val="32"/>
          <w:rtl/>
          <w:rPrChange w:id="9314" w:author="מנוע אמוראים" w:date="2026-10-05T16:42:07Z">
            <w:rPr>
              <w:rFonts w:ascii="Fb Fontext" w:hAnsi="Fb Fontext" w:cs="BA TM • Vilna Extra-Bold" w:hint="cs"/>
              <w:sz w:val="32"/>
              <w:rtl/>
            </w:rPr>
          </w:rPrChange>
        </w:rPr>
        <w:t xml:space="preserve">ש</w:t>
      </w:r>
      <w:r w:rsidRPr="00224C4C">
        <w:rPr>
          <w:rFonts w:ascii="Fb Fontext" w:hAnsi="Fb Fontext" w:hint="cs"/>
          <w:sz w:val="32"/>
          <w:rtl/>
        </w:rPr>
        <w:t xml:space="preserve"> ד</w:t>
      </w:r>
      <w:r w:rsidRPr="00224C4C">
        <w:rPr>
          <w:rFonts w:ascii="Fb Fontext" w:hAnsi="Fb Fontext"/>
          <w:sz w:val="32"/>
          <w:rtl/>
        </w:rPr>
        <w:t>כותים גירי אריות,</w:t>
      </w:r>
    </w:p>
    <w:p w14:paraId="1486C552" w14:textId="78BFDF09" w:rsidR="006E0774" w:rsidRPr="00131640" w:rsidRDefault="002F75B7" w:rsidP="002F75B7">
      <w:pPr>
        <w:rPr>
          <w:rtl/>
        </w:rPr>
      </w:pPr>
      <w:r>
        <w:rPr>
          <w:rStyle w:val="afffff3"/>
          <w:rFonts w:ascii="Fb Fontext" w:hAnsi="Fb Fontext" w:cs="BA TM • Vilna Extra-Bold" w:hint="cs"/>
          <w:bCs w:val="0"/>
          <w:rtl/>
          <w:rPrChange w:id="9315" w:author="מנוע אמוראים" w:date="2026-10-05T16:42:07Z">
            <w:rPr>
              <w:rStyle w:val="afffa"/>
              <w:rFonts w:ascii="Fb Fontext" w:hAnsi="Fb Fontext" w:cs="BA TM • Vilna Extra-Bold" w:hint="cs"/>
              <w:bCs w:val="0"/>
              <w:rtl/>
            </w:rPr>
          </w:rPrChange>
        </w:rPr>
        <w:t xml:space="preserve">ו</w:t>
      </w:r>
      <w:r>
        <w:rPr>
          <w:rStyle w:val="afffff3"/>
          <w:rFonts w:ascii="Fb Fontext" w:hAnsi="Fb Fontext" w:cs="BA TM • Vilna Extra-Bold" w:hint="cs"/>
          <w:bCs w:val="0"/>
          <w:rtl/>
          <w:rPrChange w:id="9316" w:author="מנוע אמוראים" w:date="2026-10-05T16:42:07Z">
            <w:rPr>
              <w:rStyle w:val="afffa"/>
              <w:rFonts w:ascii="Fb Fontext" w:hAnsi="Fb Fontext" w:cs="BA TM • Vilna Extra-Bold" w:hint="cs"/>
              <w:bCs w:val="0"/>
              <w:rtl/>
            </w:rPr>
          </w:rPrChange>
        </w:rPr>
        <w:t xml:space="preserve">כר</w:t>
      </w:r>
      <w:r>
        <w:rPr>
          <w:rStyle w:val="afffff3"/>
          <w:rFonts w:ascii="Fb Fontext" w:hAnsi="Fb Fontext" w:cs="BA TM • Vilna Extra-Bold"/>
          <w:bCs w:val="0"/>
          <w:rtl/>
          <w:rPrChange w:id="9317" w:author="מנוע אמוראים" w:date="2026-10-05T16:42:07Z">
            <w:rPr>
              <w:rStyle w:val="afffa"/>
              <w:rFonts w:ascii="Fb Fontext" w:hAnsi="Fb Fontext" w:cs="BA TM • Vilna Extra-Bold"/>
              <w:bCs w:val="0"/>
              <w:rtl/>
            </w:rPr>
          </w:rPrChange>
        </w:rPr>
        <w:t xml:space="preserve">"</w:t>
      </w:r>
      <w:r>
        <w:rPr>
          <w:rStyle w:val="afffff3"/>
          <w:rFonts w:ascii="Fb Fontext" w:hAnsi="Fb Fontext" w:cs="BA TM • Vilna Extra-Bold" w:hint="cs"/>
          <w:bCs w:val="0"/>
          <w:rtl/>
          <w:rPrChange w:id="9318" w:author="מנוע אמוראים" w:date="2026-10-05T16:42:07Z">
            <w:rPr>
              <w:rStyle w:val="afffa"/>
              <w:rFonts w:ascii="Fb Fontext" w:hAnsi="Fb Fontext" w:cs="BA TM • Vilna Extra-Bold" w:hint="cs"/>
              <w:bCs w:val="0"/>
              <w:rtl/>
            </w:rPr>
          </w:rPrChange>
        </w:rPr>
        <w:t xml:space="preserve">ע</w:t>
      </w:r>
      <w:r w:rsidR="006E0774" w:rsidRPr="00224C4C">
        <w:rPr>
          <w:rFonts w:ascii="Fb Fontext" w:hAnsi="Fb Fontext" w:hint="cs"/>
          <w:sz w:val="32"/>
          <w:rtl/>
        </w:rPr>
        <w:t xml:space="preserve"> ד</w:t>
      </w:r>
      <w:r w:rsidR="006E0774" w:rsidRPr="00224C4C">
        <w:rPr>
          <w:rFonts w:ascii="Fb Fontext" w:hAnsi="Fb Fontext"/>
          <w:sz w:val="32"/>
          <w:rtl/>
        </w:rPr>
        <w:t>עכו"ם ועבד הבא על בת ישראל - הולד ממזר.</w:t>
      </w:r>
    </w:p>
    <w:p w14:paraId="464D4434" w14:textId="77777777" w:rsidR="00A85AC8" w:rsidRPr="00E600D8" w:rsidRDefault="006E0774" w:rsidP="002F75B7">
      <w:pPr>
        <w:pStyle w:val="38"/>
        <w:framePr w:wrap="notBeside"/>
        <w:rPr>
          <w:rtl/>
        </w:rPr>
      </w:pPr>
      <w:r w:rsidRPr="00E600D8">
        <w:rPr>
          <w:rFonts w:hint="cs"/>
          <w:rtl/>
        </w:rPr>
        <w:t>ודחי'</w:t>
      </w:r>
      <w:r w:rsidR="00A85AC8" w:rsidRPr="00E600D8">
        <w:rPr>
          <w:rtl/>
        </w:rPr>
        <w:t>:</w:t>
      </w:r>
    </w:p>
    <w:p w14:paraId="114CAA37" w14:textId="539CED6D" w:rsidR="006E0774" w:rsidRDefault="002F75B7" w:rsidP="00E70963">
      <w:pPr>
        <w:jc w:val="left"/>
        <w:rPr>
          <w:rFonts w:ascii="Fb Fontext" w:hAnsi="Fb Fontext"/>
          <w:sz w:val="32"/>
          <w:rtl/>
        </w:rPr>
      </w:pPr>
      <w:r w:rsidRPr="002F75B7">
        <w:rPr>
          <w:rStyle w:val="afffff3"/>
          <w:rFonts w:hint="cs"/>
          <w:rtl/>
        </w:rPr>
        <w:t>ד</w:t>
      </w:r>
      <w:r w:rsidR="006E0774" w:rsidRPr="002F75B7">
        <w:rPr>
          <w:rStyle w:val="afffff3"/>
          <w:rFonts w:hint="cs"/>
          <w:rtl/>
        </w:rPr>
        <w:t>הא לר</w:t>
      </w:r>
      <w:r w:rsidR="006E0774" w:rsidRPr="002F75B7">
        <w:rPr>
          <w:rStyle w:val="afffff3"/>
          <w:rtl/>
        </w:rPr>
        <w:t>"</w:t>
      </w:r>
      <w:r w:rsidR="006E0774" w:rsidRPr="002F75B7">
        <w:rPr>
          <w:rStyle w:val="afffff3"/>
          <w:rFonts w:hint="cs"/>
          <w:rtl/>
        </w:rPr>
        <w:t>א:</w:t>
      </w:r>
      <w:r w:rsidR="006E0774" w:rsidRPr="00224C4C">
        <w:rPr>
          <w:rFonts w:ascii="Fb Fontext" w:hAnsi="Fb Fontext" w:hint="cs"/>
          <w:sz w:val="32"/>
          <w:rtl/>
        </w:rPr>
        <w:t xml:space="preserve"> </w:t>
      </w:r>
      <w:r w:rsidR="006E0774" w:rsidRPr="00224C4C">
        <w:rPr>
          <w:rFonts w:ascii="Fb Fontext" w:hAnsi="Fb Fontext"/>
          <w:sz w:val="32"/>
          <w:rtl/>
        </w:rPr>
        <w:t>אע"פ שנחלקו ב"ש ובית הילל בצרות, מודים שאין ממזר אלא ממי שאיסורו איסור ערוה וענוש כרת!</w:t>
      </w:r>
    </w:p>
    <w:p w14:paraId="1FB3EAE5" w14:textId="48BCEE6B" w:rsidR="007309FA" w:rsidRPr="00131640" w:rsidRDefault="007309FA" w:rsidP="00E70963">
      <w:pPr>
        <w:pStyle w:val="affffb"/>
        <w:rPr>
          <w:rtl/>
        </w:rPr>
      </w:pPr>
      <w:r w:rsidRPr="007309FA">
        <w:rPr>
          <w:rtl/>
        </w:rPr>
        <w:t>***</w:t>
      </w:r>
    </w:p>
    <w:p w14:paraId="2EB8220A" w14:textId="74DFFCCD" w:rsidR="00A85AC8" w:rsidRPr="00E600D8" w:rsidRDefault="006E0774" w:rsidP="002F75B7">
      <w:pPr>
        <w:pStyle w:val="38"/>
        <w:framePr w:wrap="notBeside"/>
        <w:rPr>
          <w:rtl/>
        </w:rPr>
      </w:pPr>
      <w:r w:rsidRPr="00E600D8">
        <w:rPr>
          <w:rFonts w:hint="cs"/>
          <w:rtl/>
        </w:rPr>
        <w:t xml:space="preserve">ג. </w:t>
      </w:r>
      <w:r w:rsidRPr="00E600D8">
        <w:rPr>
          <w:rtl/>
        </w:rPr>
        <w:t>אלא</w:t>
      </w:r>
      <w:r w:rsidR="002F75B7" w:rsidRPr="00E600D8">
        <w:rPr>
          <w:rFonts w:hint="cs"/>
          <w:rtl/>
        </w:rPr>
        <w:t xml:space="preserve"> כריב''ל</w:t>
      </w:r>
      <w:r w:rsidR="00A85AC8" w:rsidRPr="00E600D8">
        <w:rPr>
          <w:rFonts w:hint="cs"/>
          <w:rtl/>
        </w:rPr>
        <w:t>:</w:t>
      </w:r>
    </w:p>
    <w:p w14:paraId="452AC823" w14:textId="4762A747" w:rsidR="006E0774" w:rsidRPr="00131640" w:rsidRDefault="002F75B7" w:rsidP="00EB0922">
      <w:pPr>
        <w:pStyle w:val="affffb"/>
        <w:rPr>
          <w:rtl/>
        </w:rPr>
      </w:pPr>
      <w:r>
        <w:rPr>
          <w:rFonts w:hint="cs"/>
          <w:rtl/>
        </w:rPr>
        <w:t>ד</w:t>
      </w:r>
      <w:r w:rsidR="006E0774" w:rsidRPr="00224C4C">
        <w:rPr>
          <w:rtl/>
        </w:rPr>
        <w:t>שלש מחלוקות בדבר.</w:t>
      </w:r>
    </w:p>
    <w:p w14:paraId="2AFCA07C" w14:textId="77777777" w:rsidR="00A85AC8" w:rsidRPr="00E600D8" w:rsidRDefault="006E0774" w:rsidP="002F75B7">
      <w:pPr>
        <w:pStyle w:val="38"/>
        <w:framePr w:wrap="notBeside"/>
        <w:rPr>
          <w:rtl/>
        </w:rPr>
      </w:pPr>
      <w:r w:rsidRPr="00E600D8">
        <w:rPr>
          <w:rtl/>
        </w:rPr>
        <w:t>ר' ישמעאל</w:t>
      </w:r>
      <w:r w:rsidR="00A85AC8" w:rsidRPr="00E600D8">
        <w:rPr>
          <w:rtl/>
        </w:rPr>
        <w:t>:</w:t>
      </w:r>
    </w:p>
    <w:p w14:paraId="154CBD7C" w14:textId="12CF04ED" w:rsidR="006E0774" w:rsidRPr="00131640" w:rsidRDefault="006E0774" w:rsidP="006E0774">
      <w:pPr>
        <w:rPr>
          <w:rtl/>
        </w:rPr>
      </w:pPr>
      <w:r w:rsidRPr="00224C4C">
        <w:rPr>
          <w:rFonts w:ascii="Fb Fontext" w:hAnsi="Fb Fontext"/>
          <w:sz w:val="32"/>
          <w:rtl/>
        </w:rPr>
        <w:t>כותים גירי אריות הן, וכהנים שנטמעו בהם כהנים פסולים היו,</w:t>
      </w:r>
      <w:r w:rsidRPr="00224C4C">
        <w:rPr>
          <w:rFonts w:ascii="Fb Fontext" w:hAnsi="Fb Fontext" w:hint="cs"/>
          <w:sz w:val="32"/>
          <w:rtl/>
        </w:rPr>
        <w:t xml:space="preserve"> </w:t>
      </w:r>
      <w:r w:rsidRPr="00224C4C">
        <w:rPr>
          <w:rStyle w:val="affffa"/>
          <w:rFonts w:hint="cs"/>
          <w:rtl/>
        </w:rPr>
        <w:t>ד'</w:t>
      </w:r>
      <w:r w:rsidRPr="00224C4C">
        <w:rPr>
          <w:rStyle w:val="affffa"/>
          <w:rtl/>
        </w:rPr>
        <w:t>ויעשו להם מקצותם כהני במות</w:t>
      </w:r>
      <w:r w:rsidRPr="00224C4C">
        <w:rPr>
          <w:rStyle w:val="affffa"/>
          <w:rFonts w:hint="cs"/>
          <w:rtl/>
        </w:rPr>
        <w:t>'</w:t>
      </w:r>
      <w:r w:rsidRPr="00224C4C">
        <w:rPr>
          <w:rStyle w:val="affffa"/>
          <w:rtl/>
        </w:rPr>
        <w:t>,</w:t>
      </w:r>
      <w:r w:rsidRPr="00224C4C">
        <w:rPr>
          <w:rFonts w:ascii="Fb Fontext" w:hAnsi="Fb Fontext"/>
          <w:sz w:val="32"/>
          <w:rtl/>
        </w:rPr>
        <w:t xml:space="preserve"> </w:t>
      </w:r>
      <w:r w:rsidRPr="002F75B7">
        <w:rPr>
          <w:rStyle w:val="afffff3"/>
          <w:rtl/>
        </w:rPr>
        <w:t>וא</w:t>
      </w:r>
      <w:r w:rsidRPr="002F75B7">
        <w:rPr>
          <w:rStyle w:val="afffff3"/>
          <w:rFonts w:hint="cs"/>
          <w:rtl/>
        </w:rPr>
        <w:t>רי</w:t>
      </w:r>
      <w:r w:rsidRPr="002F75B7">
        <w:rPr>
          <w:rStyle w:val="afffff3"/>
          <w:rtl/>
        </w:rPr>
        <w:t>"</w:t>
      </w:r>
      <w:r w:rsidRPr="002F75B7">
        <w:rPr>
          <w:rStyle w:val="afffff3"/>
          <w:rFonts w:hint="cs"/>
          <w:rtl/>
        </w:rPr>
        <w:t>ו</w:t>
      </w:r>
      <w:r w:rsidRPr="002F75B7">
        <w:rPr>
          <w:rStyle w:val="afffff3"/>
          <w:rtl/>
        </w:rPr>
        <w:t>:</w:t>
      </w:r>
      <w:r w:rsidRPr="00224C4C">
        <w:rPr>
          <w:rFonts w:ascii="Fb Fontext" w:hAnsi="Fb Fontext"/>
          <w:sz w:val="32"/>
          <w:rtl/>
        </w:rPr>
        <w:t xml:space="preserve"> מן הקוצים שבעם ומש</w:t>
      </w:r>
      <w:r w:rsidRPr="00224C4C">
        <w:rPr>
          <w:rFonts w:ascii="Fb Fontext" w:hAnsi="Fb Fontext" w:hint="cs"/>
          <w:sz w:val="32"/>
          <w:rtl/>
        </w:rPr>
        <w:t>"ה</w:t>
      </w:r>
      <w:r w:rsidRPr="00224C4C">
        <w:rPr>
          <w:rFonts w:ascii="Fb Fontext" w:hAnsi="Fb Fontext"/>
          <w:sz w:val="32"/>
          <w:rtl/>
        </w:rPr>
        <w:t xml:space="preserve"> פסלינהו.</w:t>
      </w:r>
    </w:p>
    <w:p w14:paraId="1088041A" w14:textId="1CBFECE8" w:rsidR="00A85AC8" w:rsidRPr="00E600D8" w:rsidRDefault="006E0774" w:rsidP="00192BD7">
      <w:pPr>
        <w:pStyle w:val="38"/>
        <w:framePr w:wrap="notBeside"/>
        <w:rPr>
          <w:rtl/>
        </w:rPr>
      </w:pPr>
      <w:r w:rsidRPr="00E600D8">
        <w:rPr>
          <w:rtl/>
        </w:rPr>
        <w:t>ו</w:t>
      </w:r>
      <w:r w:rsidR="00EB0922" w:rsidRPr="00E600D8">
        <w:rPr>
          <w:rFonts w:hint="cs"/>
          <w:rtl/>
        </w:rPr>
        <w:t>ל</w:t>
      </w:r>
      <w:r w:rsidRPr="00E600D8">
        <w:rPr>
          <w:rtl/>
        </w:rPr>
        <w:t>ר"</w:t>
      </w:r>
      <w:r w:rsidRPr="00E600D8">
        <w:rPr>
          <w:rFonts w:hint="cs"/>
          <w:rtl/>
        </w:rPr>
        <w:t>ע</w:t>
      </w:r>
      <w:r w:rsidR="00A85AC8" w:rsidRPr="00E600D8">
        <w:rPr>
          <w:rtl/>
        </w:rPr>
        <w:t>:</w:t>
      </w:r>
    </w:p>
    <w:p w14:paraId="0473CABA" w14:textId="79320F75" w:rsidR="009469D7" w:rsidRDefault="006E0774" w:rsidP="00192BD7">
      <w:pPr>
        <w:rPr>
          <w:rFonts w:ascii="Fb Fontext" w:hAnsi="Fb Fontext"/>
          <w:sz w:val="32"/>
          <w:rtl/>
        </w:rPr>
      </w:pPr>
      <w:r w:rsidRPr="00224C4C">
        <w:rPr>
          <w:rFonts w:ascii="Fb Fontext" w:hAnsi="Fb Fontext"/>
          <w:sz w:val="32"/>
          <w:rtl/>
        </w:rPr>
        <w:t xml:space="preserve">כותים גירי אמת הן, וכהנים שנטמעו בהן - כהנים כשרים היו, </w:t>
      </w:r>
      <w:r w:rsidR="00EB0922" w:rsidRPr="00EB0922">
        <w:rPr>
          <w:rFonts w:hint="cs"/>
          <w:rtl/>
        </w:rPr>
        <w:t>ד</w:t>
      </w:r>
      <w:r w:rsidRPr="00224C4C">
        <w:rPr>
          <w:rStyle w:val="affffa"/>
          <w:rFonts w:hint="cs"/>
          <w:rtl/>
        </w:rPr>
        <w:t>'</w:t>
      </w:r>
      <w:r w:rsidRPr="00224C4C">
        <w:rPr>
          <w:rStyle w:val="affffa"/>
          <w:rtl/>
        </w:rPr>
        <w:t>ויעשו להם מקצותם כהני במות</w:t>
      </w:r>
      <w:r w:rsidRPr="00224C4C">
        <w:rPr>
          <w:rStyle w:val="affffa"/>
          <w:rFonts w:hint="cs"/>
          <w:rtl/>
        </w:rPr>
        <w:t>'</w:t>
      </w:r>
      <w:r w:rsidRPr="00224C4C">
        <w:rPr>
          <w:rStyle w:val="affffa"/>
          <w:rtl/>
        </w:rPr>
        <w:t>,</w:t>
      </w:r>
      <w:r w:rsidRPr="00224C4C">
        <w:rPr>
          <w:rFonts w:ascii="Fb Fontext" w:hAnsi="Fb Fontext"/>
          <w:sz w:val="32"/>
          <w:rtl/>
        </w:rPr>
        <w:t xml:space="preserve"> </w:t>
      </w:r>
      <w:r w:rsidR="00192BD7" w:rsidRPr="00192BD7">
        <w:rPr>
          <w:rStyle w:val="afffff3"/>
          <w:rFonts w:hint="cs"/>
          <w:rtl/>
        </w:rPr>
        <w:t>וא</w:t>
      </w:r>
      <w:r w:rsidRPr="00192BD7">
        <w:rPr>
          <w:rStyle w:val="afffff3"/>
          <w:rFonts w:hint="cs"/>
          <w:rtl/>
        </w:rPr>
        <w:t>רי</w:t>
      </w:r>
      <w:r w:rsidRPr="00192BD7">
        <w:rPr>
          <w:rStyle w:val="afffff3"/>
          <w:rtl/>
        </w:rPr>
        <w:t>"</w:t>
      </w:r>
      <w:r w:rsidRPr="00192BD7">
        <w:rPr>
          <w:rStyle w:val="afffff3"/>
          <w:rFonts w:hint="cs"/>
          <w:rtl/>
        </w:rPr>
        <w:t>ו</w:t>
      </w:r>
      <w:r w:rsidRPr="00192BD7">
        <w:rPr>
          <w:rStyle w:val="afffff3"/>
          <w:rtl/>
        </w:rPr>
        <w:t xml:space="preserve"> </w:t>
      </w:r>
      <w:r w:rsidRPr="00224C4C">
        <w:rPr>
          <w:rFonts w:ascii="Fb Fontext" w:hAnsi="Fb Fontext"/>
          <w:sz w:val="32"/>
          <w:rtl/>
        </w:rPr>
        <w:t>מן הבחירים שבעם,</w:t>
      </w:r>
    </w:p>
    <w:p w14:paraId="7FEB9CD8" w14:textId="6F3FFA57" w:rsidR="006E0774" w:rsidRPr="00131640" w:rsidRDefault="006E0774" w:rsidP="00DB5AAB">
      <w:pPr>
        <w:rPr>
          <w:rtl/>
        </w:rPr>
      </w:pPr>
      <w:r w:rsidRPr="00210DF6">
        <w:rPr>
          <w:rFonts w:ascii="Fb Fontext" w:hAnsi="Fb Fontext" w:cs="BA TM • Vilna Extra-Bold"/>
          <w:sz w:val="32"/>
          <w:rtl/>
        </w:rPr>
        <w:t>ואסרום</w:t>
      </w:r>
      <w:r w:rsidRPr="00224C4C">
        <w:rPr>
          <w:rFonts w:ascii="Fb Fontext" w:hAnsi="Fb Fontext" w:hint="cs"/>
          <w:sz w:val="32"/>
          <w:rtl/>
        </w:rPr>
        <w:t>-</w:t>
      </w:r>
      <w:r w:rsidRPr="00224C4C">
        <w:rPr>
          <w:rFonts w:ascii="Fb Fontext" w:hAnsi="Fb Fontext"/>
          <w:sz w:val="32"/>
          <w:rtl/>
        </w:rPr>
        <w:t xml:space="preserve"> מפני ש</w:t>
      </w:r>
      <w:r w:rsidR="00DB5AAB">
        <w:rPr>
          <w:rFonts w:ascii="Fb Fontext" w:hAnsi="Fb Fontext" w:hint="cs"/>
          <w:sz w:val="32"/>
          <w:rtl/>
        </w:rPr>
        <w:t xml:space="preserve">ייבמו </w:t>
      </w:r>
      <w:r w:rsidRPr="00224C4C">
        <w:rPr>
          <w:rFonts w:ascii="Fb Fontext" w:hAnsi="Fb Fontext"/>
          <w:sz w:val="32"/>
          <w:rtl/>
        </w:rPr>
        <w:t>הארוסות ופט</w:t>
      </w:r>
      <w:r w:rsidR="00DB5AAB">
        <w:rPr>
          <w:rFonts w:ascii="Fb Fontext" w:hAnsi="Fb Fontext" w:hint="cs"/>
          <w:sz w:val="32"/>
          <w:rtl/>
        </w:rPr>
        <w:t>רו</w:t>
      </w:r>
      <w:r w:rsidRPr="00224C4C">
        <w:rPr>
          <w:rFonts w:ascii="Fb Fontext" w:hAnsi="Fb Fontext"/>
          <w:sz w:val="32"/>
          <w:rtl/>
        </w:rPr>
        <w:t xml:space="preserve"> הנשואות, </w:t>
      </w:r>
      <w:r w:rsidRPr="00DB5AAB">
        <w:rPr>
          <w:rStyle w:val="afffff3"/>
          <w:rFonts w:hint="cs"/>
          <w:rtl/>
        </w:rPr>
        <w:t>ד</w:t>
      </w:r>
      <w:r w:rsidRPr="00DB5AAB">
        <w:rPr>
          <w:rStyle w:val="afffff3"/>
          <w:rtl/>
        </w:rPr>
        <w:t>דרש</w:t>
      </w:r>
      <w:r w:rsidR="00EB0922">
        <w:rPr>
          <w:rStyle w:val="afffff3"/>
          <w:rFonts w:hint="cs"/>
          <w:rtl/>
        </w:rPr>
        <w:t>ו</w:t>
      </w:r>
      <w:r w:rsidRPr="00DB5AAB">
        <w:rPr>
          <w:rStyle w:val="afffff3"/>
          <w:rtl/>
        </w:rPr>
        <w:t xml:space="preserve"> </w:t>
      </w:r>
      <w:r w:rsidRPr="00224C4C">
        <w:rPr>
          <w:rStyle w:val="affffa"/>
          <w:rFonts w:hint="cs"/>
          <w:rtl/>
        </w:rPr>
        <w:t>'</w:t>
      </w:r>
      <w:r w:rsidRPr="00224C4C">
        <w:rPr>
          <w:rStyle w:val="affffa"/>
          <w:rtl/>
        </w:rPr>
        <w:t>לא תהיה אשת המת החוצה לאיש זר</w:t>
      </w:r>
      <w:r w:rsidRPr="00224C4C">
        <w:rPr>
          <w:rStyle w:val="affffa"/>
          <w:rFonts w:hint="cs"/>
          <w:rtl/>
        </w:rPr>
        <w:t>'</w:t>
      </w:r>
      <w:r w:rsidRPr="00224C4C">
        <w:rPr>
          <w:rStyle w:val="affffa"/>
          <w:rtl/>
        </w:rPr>
        <w:t>,</w:t>
      </w:r>
      <w:r w:rsidRPr="00224C4C">
        <w:rPr>
          <w:rFonts w:ascii="Fb Fontext" w:hAnsi="Fb Fontext"/>
          <w:sz w:val="32"/>
          <w:rtl/>
        </w:rPr>
        <w:t xml:space="preserve"> </w:t>
      </w:r>
      <w:r w:rsidR="00DB5AAB">
        <w:rPr>
          <w:rFonts w:ascii="Fb Fontext" w:hAnsi="Fb Fontext" w:hint="cs"/>
          <w:sz w:val="32"/>
          <w:rtl/>
        </w:rPr>
        <w:t xml:space="preserve">זו </w:t>
      </w:r>
      <w:r w:rsidRPr="00224C4C">
        <w:rPr>
          <w:rFonts w:ascii="Fb Fontext" w:hAnsi="Fb Fontext"/>
          <w:sz w:val="32"/>
          <w:rtl/>
        </w:rPr>
        <w:t>די</w:t>
      </w:r>
      <w:r w:rsidR="00DB5AAB">
        <w:rPr>
          <w:rFonts w:ascii="Fb Fontext" w:hAnsi="Fb Fontext" w:hint="cs"/>
          <w:sz w:val="32"/>
          <w:rtl/>
        </w:rPr>
        <w:t>ש</w:t>
      </w:r>
      <w:r w:rsidRPr="00224C4C">
        <w:rPr>
          <w:rFonts w:ascii="Fb Fontext" w:hAnsi="Fb Fontext"/>
          <w:sz w:val="32"/>
          <w:rtl/>
        </w:rPr>
        <w:t xml:space="preserve">בה חוצה - היא לא תהיה לאיש זר, אבל </w:t>
      </w:r>
      <w:r w:rsidR="00DB5AAB">
        <w:rPr>
          <w:rFonts w:ascii="Fb Fontext" w:hAnsi="Fb Fontext" w:hint="cs"/>
          <w:sz w:val="32"/>
          <w:rtl/>
        </w:rPr>
        <w:t>זו</w:t>
      </w:r>
      <w:r w:rsidRPr="00224C4C">
        <w:rPr>
          <w:rFonts w:ascii="Fb Fontext" w:hAnsi="Fb Fontext"/>
          <w:sz w:val="32"/>
          <w:rtl/>
        </w:rPr>
        <w:t xml:space="preserve"> דלא יתבה חוצה - תהיה לאיש זר,</w:t>
      </w:r>
    </w:p>
    <w:p w14:paraId="08692A00" w14:textId="77777777" w:rsidR="00A85AC8" w:rsidRPr="00E600D8" w:rsidRDefault="006E0774" w:rsidP="00EB0922">
      <w:pPr>
        <w:pStyle w:val="38"/>
        <w:framePr w:wrap="notBeside"/>
        <w:rPr>
          <w:rtl/>
        </w:rPr>
      </w:pPr>
      <w:r w:rsidRPr="00E600D8">
        <w:rPr>
          <w:rFonts w:hint="cs"/>
          <w:rtl/>
        </w:rPr>
        <w:t>ור</w:t>
      </w:r>
      <w:r w:rsidRPr="00E600D8">
        <w:rPr>
          <w:rtl/>
        </w:rPr>
        <w:t>"</w:t>
      </w:r>
      <w:r w:rsidRPr="00E600D8">
        <w:rPr>
          <w:rFonts w:hint="cs"/>
          <w:rtl/>
        </w:rPr>
        <w:t>ע לטעמיה</w:t>
      </w:r>
      <w:r w:rsidR="00A85AC8" w:rsidRPr="00E600D8">
        <w:rPr>
          <w:rtl/>
        </w:rPr>
        <w:t>:</w:t>
      </w:r>
    </w:p>
    <w:p w14:paraId="0CED1610" w14:textId="37530EBD" w:rsidR="006E0774" w:rsidRPr="00131640" w:rsidRDefault="006E0774" w:rsidP="00DB5AAB">
      <w:pPr>
        <w:rPr>
          <w:rtl/>
        </w:rPr>
      </w:pPr>
      <w:r w:rsidRPr="00224C4C">
        <w:rPr>
          <w:rFonts w:ascii="Fb Fontext" w:hAnsi="Fb Fontext" w:hint="cs"/>
          <w:sz w:val="32"/>
          <w:rtl/>
        </w:rPr>
        <w:t>ד</w:t>
      </w:r>
      <w:r w:rsidRPr="00224C4C">
        <w:rPr>
          <w:rFonts w:ascii="Fb Fontext" w:hAnsi="Fb Fontext"/>
          <w:sz w:val="32"/>
          <w:rtl/>
        </w:rPr>
        <w:t>יש ממזר מחייבי לאוין.</w:t>
      </w:r>
    </w:p>
    <w:p w14:paraId="7E742692" w14:textId="77777777" w:rsidR="006E0774" w:rsidRPr="00131640" w:rsidRDefault="006E0774" w:rsidP="006E0774">
      <w:pPr>
        <w:rPr>
          <w:rtl/>
        </w:rPr>
      </w:pPr>
      <w:r w:rsidRPr="00BC79CB">
        <w:rPr>
          <w:rStyle w:val="afffff3"/>
          <w:rtl/>
        </w:rPr>
        <w:t>ויש אומרים:</w:t>
      </w:r>
      <w:r w:rsidRPr="00224C4C">
        <w:rPr>
          <w:rFonts w:ascii="Fb Fontext" w:hAnsi="Fb Fontext"/>
          <w:rtl/>
        </w:rPr>
        <w:t xml:space="preserve"> לפי שאין בקיאין בדקדוקי מצות.</w:t>
      </w:r>
    </w:p>
    <w:p w14:paraId="48F8A92C" w14:textId="77777777" w:rsidR="006E0774" w:rsidRPr="00131640" w:rsidRDefault="006E0774" w:rsidP="0010529F">
      <w:pPr>
        <w:pStyle w:val="afff0"/>
        <w:framePr w:wrap="around"/>
        <w:rPr>
          <w:rtl/>
        </w:rPr>
      </w:pPr>
      <w:r w:rsidRPr="00224C4C">
        <w:rPr>
          <w:rFonts w:hint="cs"/>
          <w:rtl/>
        </w:rPr>
        <w:t>עו:</w:t>
      </w:r>
    </w:p>
    <w:p w14:paraId="7091FF89" w14:textId="618AEDCA" w:rsidR="00A85AC8" w:rsidRPr="00E600D8" w:rsidRDefault="006E0774" w:rsidP="007D6A6F">
      <w:pPr>
        <w:pStyle w:val="38"/>
        <w:framePr w:wrap="notBeside"/>
        <w:rPr>
          <w:rtl/>
        </w:rPr>
      </w:pPr>
      <w:r w:rsidRPr="00E600D8">
        <w:rPr>
          <w:rtl/>
        </w:rPr>
        <w:t>ו</w:t>
      </w:r>
      <w:r w:rsidR="00DB1D49" w:rsidRPr="00E600D8">
        <w:rPr>
          <w:rFonts w:hint="cs"/>
          <w:rtl/>
        </w:rPr>
        <w:t>זה ר''א</w:t>
      </w:r>
      <w:r w:rsidR="00A85AC8" w:rsidRPr="00E600D8">
        <w:rPr>
          <w:rFonts w:hint="cs"/>
          <w:rtl/>
        </w:rPr>
        <w:t>:</w:t>
      </w:r>
    </w:p>
    <w:p w14:paraId="1128127E" w14:textId="553515CB" w:rsidR="00DB1D49" w:rsidRPr="00A069C2" w:rsidRDefault="00DB1D49" w:rsidP="00DB1D49">
      <w:pPr>
        <w:rPr>
          <w:spacing w:val="2"/>
          <w:rtl/>
        </w:rPr>
      </w:pPr>
      <w:r w:rsidRPr="00A069C2">
        <w:rPr>
          <w:rFonts w:ascii="Fb Fontext" w:hAnsi="Fb Fontext" w:hint="cs"/>
          <w:spacing w:val="2"/>
          <w:sz w:val="32"/>
          <w:rtl/>
        </w:rPr>
        <w:t>שחלק וא</w:t>
      </w:r>
      <w:r w:rsidR="006E0774" w:rsidRPr="00A069C2">
        <w:rPr>
          <w:rFonts w:ascii="Fb Fontext" w:hAnsi="Fb Fontext"/>
          <w:spacing w:val="2"/>
          <w:sz w:val="32"/>
          <w:rtl/>
        </w:rPr>
        <w:t>סר</w:t>
      </w:r>
      <w:r w:rsidRPr="00A069C2">
        <w:rPr>
          <w:rFonts w:ascii="Fb Fontext" w:hAnsi="Fb Fontext" w:hint="cs"/>
          <w:spacing w:val="2"/>
          <w:sz w:val="32"/>
          <w:rtl/>
        </w:rPr>
        <w:t xml:space="preserve"> מצת כותי בפסח</w:t>
      </w:r>
      <w:r w:rsidR="006E0774" w:rsidRPr="00A069C2">
        <w:rPr>
          <w:rFonts w:ascii="Fb Fontext" w:hAnsi="Fb Fontext"/>
          <w:spacing w:val="2"/>
          <w:sz w:val="32"/>
          <w:rtl/>
        </w:rPr>
        <w:t>, לפי שאין בקיאים בדקדוקי מצות.</w:t>
      </w:r>
    </w:p>
    <w:p w14:paraId="767678EC" w14:textId="5DDEEC6A" w:rsidR="00A85AC8" w:rsidRPr="00E600D8" w:rsidRDefault="006E0774" w:rsidP="007D6A6F">
      <w:pPr>
        <w:pStyle w:val="38"/>
        <w:framePr w:wrap="notBeside"/>
        <w:rPr>
          <w:rtl/>
        </w:rPr>
      </w:pPr>
      <w:r w:rsidRPr="00E600D8">
        <w:rPr>
          <w:rFonts w:hint="cs"/>
          <w:rtl/>
        </w:rPr>
        <w:t>ולרשב</w:t>
      </w:r>
      <w:r w:rsidRPr="00E600D8">
        <w:rPr>
          <w:rtl/>
        </w:rPr>
        <w:t>"</w:t>
      </w:r>
      <w:r w:rsidRPr="00E600D8">
        <w:rPr>
          <w:rFonts w:hint="cs"/>
          <w:rtl/>
        </w:rPr>
        <w:t>ג</w:t>
      </w:r>
      <w:r w:rsidR="00A85AC8" w:rsidRPr="00E600D8">
        <w:rPr>
          <w:rFonts w:hint="cs"/>
          <w:rtl/>
        </w:rPr>
        <w:t>:</w:t>
      </w:r>
    </w:p>
    <w:p w14:paraId="35728B2B" w14:textId="65151FEB" w:rsidR="006E0774" w:rsidRPr="00A069C2" w:rsidRDefault="006E0774" w:rsidP="00DB1D49">
      <w:pPr>
        <w:rPr>
          <w:spacing w:val="0"/>
          <w:rtl/>
        </w:rPr>
      </w:pPr>
      <w:r w:rsidRPr="00A069C2">
        <w:rPr>
          <w:rFonts w:ascii="Fb Fontext" w:hAnsi="Fb Fontext"/>
          <w:spacing w:val="0"/>
          <w:sz w:val="32"/>
          <w:rtl/>
        </w:rPr>
        <w:t>כל מצוה שהחזיקו בה כותים, הרבה מדקדקים בה יותר מישראל.</w:t>
      </w:r>
    </w:p>
    <w:p w14:paraId="0651CDD6" w14:textId="77777777" w:rsidR="006E0774" w:rsidRPr="00131640" w:rsidRDefault="006E0774" w:rsidP="007D6A6F">
      <w:pPr>
        <w:spacing w:after="120"/>
        <w:rPr>
          <w:rtl/>
        </w:rPr>
      </w:pPr>
      <w:r w:rsidRPr="00224C4C">
        <w:rPr>
          <w:rFonts w:ascii="Fb Fontext" w:hAnsi="Fb Fontext" w:hint="cs"/>
          <w:rtl/>
        </w:rPr>
        <w:t>והך ד</w:t>
      </w:r>
      <w:r w:rsidRPr="00224C4C">
        <w:rPr>
          <w:rFonts w:ascii="Fb Fontext" w:hAnsi="Fb Fontext"/>
          <w:rtl/>
        </w:rPr>
        <w:t>אין בקיאין? לפי שאין בקיאין בתורת קידושין וגירושין.</w:t>
      </w:r>
    </w:p>
    <w:p w14:paraId="546D0397" w14:textId="1947AB5F" w:rsidR="00A85AC8" w:rsidRPr="00E600D8" w:rsidRDefault="006E0774" w:rsidP="00DB1D49">
      <w:pPr>
        <w:pStyle w:val="38"/>
        <w:framePr w:wrap="notBeside"/>
        <w:rPr>
          <w:rtl/>
        </w:rPr>
      </w:pPr>
      <w:r w:rsidRPr="00E600D8">
        <w:rPr>
          <w:rFonts w:hint="cs"/>
          <w:rtl/>
        </w:rPr>
        <w:t xml:space="preserve"> ר</w:t>
      </w:r>
      <w:r w:rsidRPr="00E600D8">
        <w:rPr>
          <w:rtl/>
        </w:rPr>
        <w:t>"</w:t>
      </w:r>
      <w:r w:rsidRPr="00E600D8">
        <w:rPr>
          <w:rFonts w:hint="cs"/>
          <w:rtl/>
        </w:rPr>
        <w:t>נ מרב</w:t>
      </w:r>
      <w:r w:rsidRPr="00E600D8">
        <w:rPr>
          <w:rtl/>
        </w:rPr>
        <w:t>"</w:t>
      </w:r>
      <w:r w:rsidRPr="00E600D8">
        <w:rPr>
          <w:rFonts w:hint="cs"/>
          <w:rtl/>
        </w:rPr>
        <w:t>א</w:t>
      </w:r>
      <w:r w:rsidR="00A85AC8" w:rsidRPr="00E600D8">
        <w:rPr>
          <w:rtl/>
        </w:rPr>
        <w:t>:</w:t>
      </w:r>
    </w:p>
    <w:p w14:paraId="70B40A4E" w14:textId="58DA9402" w:rsidR="009469D7" w:rsidRDefault="006E0774" w:rsidP="002E7BA8">
      <w:pPr>
        <w:rPr>
          <w:rFonts w:ascii="Fb Fontext" w:hAnsi="Fb Fontext"/>
          <w:sz w:val="32"/>
          <w:rtl/>
        </w:rPr>
      </w:pPr>
      <w:r w:rsidRPr="00224C4C">
        <w:rPr>
          <w:rFonts w:ascii="Fb Fontext" w:hAnsi="Fb Fontext"/>
          <w:sz w:val="32"/>
          <w:rtl/>
        </w:rPr>
        <w:t>ממזר מאחותו וממזר מאשת אח נתערבו בהן.</w:t>
      </w:r>
    </w:p>
    <w:p w14:paraId="381C0331" w14:textId="77777777" w:rsidR="00A85AC8" w:rsidRPr="00E600D8" w:rsidRDefault="006E0774" w:rsidP="007D6A6F">
      <w:pPr>
        <w:pStyle w:val="38"/>
        <w:framePr w:wrap="notBeside"/>
        <w:rPr>
          <w:rtl/>
        </w:rPr>
      </w:pPr>
      <w:r w:rsidRPr="00E600D8">
        <w:rPr>
          <w:rFonts w:hint="cs"/>
          <w:rtl/>
        </w:rPr>
        <w:t>וקמ</w:t>
      </w:r>
      <w:r w:rsidRPr="00E600D8">
        <w:rPr>
          <w:rtl/>
        </w:rPr>
        <w:t>"</w:t>
      </w:r>
      <w:r w:rsidRPr="00E600D8">
        <w:rPr>
          <w:rFonts w:hint="cs"/>
          <w:rtl/>
        </w:rPr>
        <w:t>ל</w:t>
      </w:r>
      <w:r w:rsidR="00A85AC8" w:rsidRPr="00E600D8">
        <w:rPr>
          <w:rtl/>
        </w:rPr>
        <w:t>:</w:t>
      </w:r>
    </w:p>
    <w:p w14:paraId="6CF03E9A" w14:textId="02A2BC3C" w:rsidR="006E0774" w:rsidRPr="00131640" w:rsidRDefault="006E0774" w:rsidP="007D6A6F">
      <w:pPr>
        <w:spacing w:after="120"/>
        <w:rPr>
          <w:rtl/>
        </w:rPr>
      </w:pPr>
      <w:r w:rsidRPr="00224C4C">
        <w:rPr>
          <w:rFonts w:ascii="Fb Fontext" w:hAnsi="Fb Fontext" w:hint="cs"/>
          <w:sz w:val="32"/>
          <w:rtl/>
        </w:rPr>
        <w:t>ד</w:t>
      </w:r>
      <w:r w:rsidRPr="00224C4C">
        <w:rPr>
          <w:rFonts w:ascii="Fb Fontext" w:hAnsi="Fb Fontext"/>
          <w:sz w:val="32"/>
          <w:rtl/>
        </w:rPr>
        <w:t>יש ממזר מחייבי כריתות.</w:t>
      </w:r>
      <w:r w:rsidR="002E7BA8">
        <w:rPr>
          <w:rFonts w:ascii="Fb Fontext" w:hAnsi="Fb Fontext" w:hint="cs"/>
          <w:rtl/>
        </w:rPr>
        <w:t xml:space="preserve"> </w:t>
      </w:r>
      <w:r w:rsidR="002E7BA8" w:rsidRPr="002E7BA8">
        <w:rPr>
          <w:rStyle w:val="afffff5"/>
          <w:rFonts w:hint="cs"/>
          <w:rtl/>
        </w:rPr>
        <w:t>[</w:t>
      </w:r>
      <w:r w:rsidRPr="002E7BA8">
        <w:rPr>
          <w:rStyle w:val="afffff5"/>
          <w:rFonts w:hint="cs"/>
          <w:rtl/>
        </w:rPr>
        <w:t xml:space="preserve">ולא תני חדא </w:t>
      </w:r>
      <w:r w:rsidR="00DB1D49" w:rsidRPr="002E7BA8">
        <w:rPr>
          <w:rStyle w:val="afffff5"/>
          <w:rFonts w:hint="cs"/>
          <w:rtl/>
        </w:rPr>
        <w:t xml:space="preserve">– שכך </w:t>
      </w:r>
      <w:r w:rsidRPr="002E7BA8">
        <w:rPr>
          <w:rStyle w:val="afffff5"/>
          <w:rFonts w:hint="cs"/>
          <w:rtl/>
        </w:rPr>
        <w:t>היה המעשה</w:t>
      </w:r>
      <w:r w:rsidR="002E7BA8" w:rsidRPr="002E7BA8">
        <w:rPr>
          <w:rStyle w:val="afffff5"/>
          <w:rFonts w:hint="cs"/>
          <w:rtl/>
        </w:rPr>
        <w:t>]</w:t>
      </w:r>
    </w:p>
    <w:p w14:paraId="57E8B16E" w14:textId="4C839FDD" w:rsidR="00A85AC8" w:rsidRPr="00E600D8" w:rsidRDefault="006E0774" w:rsidP="002E7BA8">
      <w:pPr>
        <w:pStyle w:val="38"/>
        <w:framePr w:wrap="notBeside"/>
        <w:rPr>
          <w:rtl/>
        </w:rPr>
      </w:pPr>
      <w:r w:rsidRPr="00E600D8">
        <w:rPr>
          <w:rtl/>
        </w:rPr>
        <w:t>ורבא</w:t>
      </w:r>
      <w:r w:rsidR="00A85AC8" w:rsidRPr="00E600D8">
        <w:rPr>
          <w:rtl/>
        </w:rPr>
        <w:t>:</w:t>
      </w:r>
    </w:p>
    <w:p w14:paraId="579E7907" w14:textId="4C692C0E" w:rsidR="006E0774" w:rsidRPr="00B61DC2" w:rsidRDefault="006E0774" w:rsidP="006E0774">
      <w:pPr>
        <w:rPr>
          <w:spacing w:val="0"/>
          <w:rtl/>
        </w:rPr>
      </w:pPr>
      <w:r w:rsidRPr="00B61DC2">
        <w:rPr>
          <w:rFonts w:ascii="Fb Fontext" w:hAnsi="Fb Fontext"/>
          <w:spacing w:val="0"/>
          <w:sz w:val="32"/>
          <w:rtl/>
        </w:rPr>
        <w:t>עבד ושפחה נתערבו בהן</w:t>
      </w:r>
      <w:r w:rsidRPr="00B61DC2">
        <w:rPr>
          <w:rFonts w:ascii="Fb Fontext" w:hAnsi="Fb Fontext" w:hint="cs"/>
          <w:spacing w:val="0"/>
          <w:sz w:val="32"/>
          <w:rtl/>
        </w:rPr>
        <w:t xml:space="preserve"> ואיסור משום שפחה </w:t>
      </w:r>
      <w:r w:rsidRPr="00B61DC2">
        <w:rPr>
          <w:rStyle w:val="afffff5"/>
          <w:rFonts w:hint="cs"/>
          <w:spacing w:val="0"/>
          <w:rtl/>
        </w:rPr>
        <w:t>ולא תני</w:t>
      </w:r>
      <w:r w:rsidR="00A069C2" w:rsidRPr="00B61DC2">
        <w:rPr>
          <w:rStyle w:val="afffff5"/>
          <w:rFonts w:hint="cs"/>
          <w:spacing w:val="0"/>
          <w:rtl/>
        </w:rPr>
        <w:t xml:space="preserve"> כן</w:t>
      </w:r>
      <w:r w:rsidRPr="00B61DC2">
        <w:rPr>
          <w:rStyle w:val="afffff5"/>
          <w:rFonts w:hint="cs"/>
          <w:spacing w:val="0"/>
          <w:rtl/>
        </w:rPr>
        <w:t xml:space="preserve"> </w:t>
      </w:r>
      <w:r w:rsidR="00685784" w:rsidRPr="00B61DC2">
        <w:rPr>
          <w:rStyle w:val="afffff5"/>
          <w:rFonts w:hint="cs"/>
          <w:spacing w:val="0"/>
          <w:rtl/>
        </w:rPr>
        <w:t>שכך</w:t>
      </w:r>
      <w:r w:rsidRPr="00B61DC2">
        <w:rPr>
          <w:rStyle w:val="afffff5"/>
          <w:rFonts w:hint="cs"/>
          <w:spacing w:val="0"/>
          <w:rtl/>
        </w:rPr>
        <w:t xml:space="preserve"> היה מעשה</w:t>
      </w:r>
    </w:p>
    <w:p w14:paraId="7595EEB6" w14:textId="77777777" w:rsidR="006E0774" w:rsidRPr="00131640" w:rsidRDefault="006E0774" w:rsidP="00841728">
      <w:pPr>
        <w:pStyle w:val="affb"/>
        <w:rPr>
          <w:rtl/>
        </w:rPr>
      </w:pPr>
      <w:r w:rsidRPr="00224C4C">
        <w:rPr>
          <w:rFonts w:hint="cs"/>
          <w:rtl/>
        </w:rPr>
        <w:t>׹</w:t>
      </w:r>
    </w:p>
    <w:p w14:paraId="13F3AEE9" w14:textId="77777777" w:rsidR="006E0774" w:rsidRPr="009D66E0" w:rsidRDefault="006E0774" w:rsidP="009D66E0">
      <w:pPr>
        <w:pStyle w:val="afffff8"/>
        <w:framePr w:wrap="around"/>
        <w:rPr>
          <w:rtl/>
        </w:rPr>
      </w:pPr>
      <w:del w:id="20158" w:author="קלוד" w:date="2026-10-06T10:09:14Z">
        <w:r>
          <w:rPr>
            <w:rtl/>
          </w:rPr>
          <w:delText xml:space="preserve">מתני'.</w:delText>
        </w:r>
      </w:del>
      <w:ins w:id="20159" w:author="קלוד" w:date="2026-10-06T10:09:14Z">
        <w:r>
          <w:rPr>
            <w:rtl/>
          </w:rPr>
          <w:t xml:space="preserve">משנה ד</w:t>
        </w:r>
      </w:ins>
    </w:p>
    <w:p w14:paraId="0689DE9D" w14:textId="77777777" w:rsidR="006E0774" w:rsidRPr="00B61DC2" w:rsidRDefault="006E0774" w:rsidP="00954D80">
      <w:pPr>
        <w:pStyle w:val="afff5"/>
        <w:spacing w:before="120"/>
        <w:rPr>
          <w:spacing w:val="0"/>
          <w:rtl/>
        </w:rPr>
        <w:pPrChange w:id="90040" w:author="קלוד" w:date="2026-10-08T12:08:16Z">
          <w:pPr>
            <w:pStyle w:val="afff5"/>
          </w:pPr>
        </w:pPrChange>
      </w:pPr>
      <w:r w:rsidRPr="00B61DC2">
        <w:rPr>
          <w:spacing w:val="0"/>
          <w:rtl/>
        </w:rPr>
        <w:t>הנושא אשה כהנת, צריך לבדוק אחריה ארבע אמהות שהן שמנה:</w:t>
      </w:r>
    </w:p>
    <w:p w14:paraId="3BA7F105" w14:textId="77777777" w:rsidR="009469D7" w:rsidRDefault="006E0774" w:rsidP="00954D80">
      <w:pPr>
        <w:pStyle w:val="afff5"/>
        <w:rPr>
          <w:rtl/>
        </w:rPr>
      </w:pPr>
      <w:r w:rsidRPr="00224C4C">
        <w:rPr>
          <w:rtl/>
        </w:rPr>
        <w:t>אמה ואם אמה, ואם אבי אמה ואמה,</w:t>
      </w:r>
    </w:p>
    <w:p w14:paraId="722DE8D3" w14:textId="5875D637" w:rsidR="006E0774" w:rsidRPr="00131640" w:rsidRDefault="006E0774" w:rsidP="00954D80">
      <w:pPr>
        <w:pStyle w:val="afff5"/>
        <w:rPr>
          <w:rtl/>
        </w:rPr>
      </w:pPr>
      <w:r w:rsidRPr="00224C4C">
        <w:rPr>
          <w:rtl/>
        </w:rPr>
        <w:t>ואם אביה ואמה, ואם אבי אביה ואמה.</w:t>
      </w:r>
    </w:p>
    <w:p w14:paraId="6649E4E8" w14:textId="77777777" w:rsidR="006E0774" w:rsidRPr="00131640" w:rsidRDefault="006E0774" w:rsidP="00954D80">
      <w:pPr>
        <w:pStyle w:val="afff5"/>
        <w:rPr>
          <w:rtl/>
        </w:rPr>
      </w:pPr>
      <w:r w:rsidRPr="00224C4C">
        <w:rPr>
          <w:rtl/>
        </w:rPr>
        <w:t>לויה וישראלית - מוסיפין עליהן עוד אחת.</w:t>
      </w:r>
    </w:p>
    <w:p w14:paraId="3BDF74AB" w14:textId="77777777" w:rsidR="006E0774" w:rsidRPr="00131640" w:rsidRDefault="006E0774" w:rsidP="00954D80">
      <w:pPr>
        <w:pStyle w:val="afff5"/>
        <w:rPr>
          <w:rtl/>
        </w:rPr>
      </w:pPr>
      <w:r w:rsidRPr="00224C4C">
        <w:rPr>
          <w:rtl/>
        </w:rPr>
        <w:t>אין בודקין לא מן המזבח ולמעלה, ולא מן הדוכן ולמעלה, ולא מן הסנהדרין ולמעלה.</w:t>
      </w:r>
    </w:p>
    <w:p w14:paraId="068B9C8A" w14:textId="77777777" w:rsidR="006E0774" w:rsidRPr="00131640" w:rsidRDefault="006E0774" w:rsidP="00954D80">
      <w:pPr>
        <w:pStyle w:val="afff5"/>
        <w:rPr>
          <w:rtl/>
        </w:rPr>
      </w:pPr>
      <w:r w:rsidRPr="00224C4C">
        <w:rPr>
          <w:rtl/>
        </w:rPr>
        <w:t>וכל שהוחזקו אבותיו משוטרי הרבים וגבאי צדקה - משיאין לכהונה ואין צריך לבדוק אחריהן.</w:t>
      </w:r>
    </w:p>
    <w:p w14:paraId="35011A7F" w14:textId="77777777" w:rsidR="006E0774" w:rsidRPr="00131640" w:rsidRDefault="006E0774" w:rsidP="00954D80">
      <w:pPr>
        <w:pStyle w:val="afff5"/>
        <w:rPr>
          <w:rtl/>
        </w:rPr>
      </w:pPr>
      <w:r w:rsidRPr="000B08C5">
        <w:rPr>
          <w:rStyle w:val="TanaimMishna"/>
          <w:rtl/>
          <w:rPrChange w:id="20060" w:author="קלוד" w:date="2026-10-06T10:09:14Z">
            <w:rPr>
              <w:rStyle w:val="afffff3"/>
              <w:rtl/>
            </w:rPr>
          </w:rPrChange>
        </w:rPr>
        <w:t>רבי יוסי אומר:</w:t>
      </w:r>
      <w:r w:rsidRPr="00224C4C">
        <w:rPr>
          <w:rtl/>
        </w:rPr>
        <w:t xml:space="preserve"> אף מי שהיה חתום עד בערכי הישנה של ציפורי.</w:t>
      </w:r>
    </w:p>
    <w:p w14:paraId="0662551A" w14:textId="78CD8434" w:rsidR="006E0774" w:rsidRPr="00131640" w:rsidRDefault="006E0774" w:rsidP="00954D80">
      <w:pPr>
        <w:pStyle w:val="afff5"/>
        <w:rPr>
          <w:rtl/>
        </w:rPr>
      </w:pPr>
      <w:r w:rsidRPr="00351C89">
        <w:rPr>
          <w:rStyle w:val="TanaimMishna"/>
          <w:rtl/>
          <w:rPrChange w:id="20061" w:author="קלוד" w:date="2026-10-06T10:09:14Z">
            <w:rPr>
              <w:rStyle w:val="afffff3"/>
              <w:rtl/>
            </w:rPr>
          </w:rPrChange>
        </w:rPr>
        <w:t>רבי חנינא בן אנטיגנוס:</w:t>
      </w:r>
      <w:r w:rsidRPr="00224C4C">
        <w:rPr>
          <w:rtl/>
        </w:rPr>
        <w:t xml:space="preserve"> אף מי שהיה מוכתב באסטרטיא של מלך.</w:t>
      </w:r>
    </w:p>
    <w:p w14:paraId="05678D8E" w14:textId="77777777" w:rsidR="006E0774" w:rsidRPr="00131640" w:rsidRDefault="006E0774" w:rsidP="00841728">
      <w:pPr>
        <w:pStyle w:val="affb"/>
        <w:rPr>
          <w:rtl/>
        </w:rPr>
      </w:pPr>
      <w:r w:rsidRPr="00224C4C">
        <w:rPr>
          <w:rFonts w:hint="cs"/>
          <w:rtl/>
        </w:rPr>
        <w:t>׹</w:t>
      </w:r>
    </w:p>
    <w:p w14:paraId="70AE4285" w14:textId="5E0426CF" w:rsidR="006E0774" w:rsidRPr="00131640" w:rsidRDefault="00C52605" w:rsidP="008A78A6">
      <w:pPr>
        <w:rPr>
          <w:rtl/>
        </w:rPr>
      </w:pPr>
      <w:r>
        <w:rPr>
          <w:rFonts w:ascii="Fb Fontext" w:hAnsi="Fb Fontext" w:hint="cs"/>
          <w:sz w:val="32"/>
          <w:rtl/>
        </w:rPr>
        <w:t xml:space="preserve">בודקים </w:t>
      </w:r>
      <w:r w:rsidR="006E0774" w:rsidRPr="00224C4C">
        <w:rPr>
          <w:rFonts w:ascii="Fb Fontext" w:hAnsi="Fb Fontext" w:hint="cs"/>
          <w:sz w:val="32"/>
          <w:rtl/>
        </w:rPr>
        <w:t>בנשי</w:t>
      </w:r>
      <w:r>
        <w:rPr>
          <w:rFonts w:ascii="Fb Fontext" w:hAnsi="Fb Fontext" w:hint="cs"/>
          <w:sz w:val="32"/>
          <w:rtl/>
        </w:rPr>
        <w:t>,</w:t>
      </w:r>
      <w:r w:rsidR="006E0774" w:rsidRPr="00224C4C">
        <w:rPr>
          <w:rFonts w:ascii="Fb Fontext" w:hAnsi="Fb Fontext" w:hint="cs"/>
          <w:sz w:val="32"/>
          <w:rtl/>
        </w:rPr>
        <w:t xml:space="preserve"> </w:t>
      </w:r>
      <w:r w:rsidR="00BF07E4">
        <w:rPr>
          <w:rFonts w:ascii="Fb Fontext" w:hAnsi="Fb Fontext" w:hint="cs"/>
          <w:sz w:val="32"/>
          <w:rtl/>
        </w:rPr>
        <w:t>שכ</w:t>
      </w:r>
      <w:r>
        <w:rPr>
          <w:rFonts w:ascii="Fb Fontext" w:hAnsi="Fb Fontext" w:hint="cs"/>
          <w:sz w:val="32"/>
          <w:rtl/>
        </w:rPr>
        <w:t>ש</w:t>
      </w:r>
      <w:r w:rsidR="00BF07E4">
        <w:rPr>
          <w:rFonts w:ascii="Fb Fontext" w:hAnsi="Fb Fontext" w:hint="cs"/>
          <w:sz w:val="32"/>
          <w:rtl/>
        </w:rPr>
        <w:t xml:space="preserve">הן </w:t>
      </w:r>
      <w:r>
        <w:rPr>
          <w:rFonts w:ascii="Fb Fontext" w:hAnsi="Fb Fontext" w:hint="cs"/>
          <w:sz w:val="32"/>
          <w:rtl/>
        </w:rPr>
        <w:t>רבות</w:t>
      </w:r>
      <w:r w:rsidR="006E0774" w:rsidRPr="00224C4C">
        <w:rPr>
          <w:rFonts w:ascii="Fb Fontext" w:hAnsi="Fb Fontext" w:hint="cs"/>
          <w:sz w:val="32"/>
          <w:rtl/>
        </w:rPr>
        <w:t xml:space="preserve"> </w:t>
      </w:r>
      <w:r w:rsidR="00BF07E4">
        <w:rPr>
          <w:rFonts w:ascii="Fb Fontext" w:hAnsi="Fb Fontext" w:hint="cs"/>
          <w:sz w:val="32"/>
          <w:rtl/>
        </w:rPr>
        <w:t xml:space="preserve">- </w:t>
      </w:r>
      <w:r w:rsidR="006E0774" w:rsidRPr="00224C4C">
        <w:rPr>
          <w:rFonts w:ascii="Fb Fontext" w:hAnsi="Fb Fontext" w:hint="cs"/>
          <w:sz w:val="32"/>
          <w:rtl/>
        </w:rPr>
        <w:t>בעריות</w:t>
      </w:r>
      <w:r w:rsidR="008A78A6">
        <w:rPr>
          <w:rFonts w:ascii="Fb Fontext" w:hAnsi="Fb Fontext" w:hint="cs"/>
          <w:sz w:val="32"/>
          <w:rtl/>
        </w:rPr>
        <w:t>,</w:t>
      </w:r>
      <w:r w:rsidR="006E0774" w:rsidRPr="00224C4C">
        <w:rPr>
          <w:rFonts w:ascii="Fb Fontext" w:hAnsi="Fb Fontext" w:hint="cs"/>
          <w:sz w:val="32"/>
          <w:rtl/>
        </w:rPr>
        <w:t xml:space="preserve"> ואי </w:t>
      </w:r>
      <w:r w:rsidR="00B35B36">
        <w:rPr>
          <w:rFonts w:ascii="Fb Fontext" w:hAnsi="Fb Fontext" w:hint="cs"/>
          <w:sz w:val="32"/>
          <w:rtl/>
        </w:rPr>
        <w:t>יש</w:t>
      </w:r>
      <w:r w:rsidR="006E0774" w:rsidRPr="00224C4C">
        <w:rPr>
          <w:rFonts w:ascii="Fb Fontext" w:hAnsi="Fb Fontext" w:hint="cs"/>
          <w:sz w:val="32"/>
          <w:rtl/>
        </w:rPr>
        <w:t xml:space="preserve"> </w:t>
      </w:r>
      <w:r w:rsidR="008A78A6">
        <w:rPr>
          <w:rFonts w:ascii="Fb Fontext" w:hAnsi="Fb Fontext" w:hint="cs"/>
          <w:sz w:val="32"/>
          <w:rtl/>
        </w:rPr>
        <w:t>דבר</w:t>
      </w:r>
      <w:r w:rsidR="006E0774" w:rsidRPr="00224C4C">
        <w:rPr>
          <w:rFonts w:ascii="Fb Fontext" w:hAnsi="Fb Fontext" w:hint="cs"/>
          <w:sz w:val="32"/>
          <w:rtl/>
        </w:rPr>
        <w:t xml:space="preserve"> יש לזה קול</w:t>
      </w:r>
    </w:p>
    <w:p w14:paraId="683AE286" w14:textId="29D229AE" w:rsidR="006E0774" w:rsidRPr="00131640" w:rsidRDefault="00337456" w:rsidP="006E0774">
      <w:pPr>
        <w:rPr>
          <w:rtl/>
        </w:rPr>
      </w:pPr>
      <w:r>
        <w:rPr>
          <w:rFonts w:ascii="Fb Fontext" w:hAnsi="Fb Fontext" w:hint="cs"/>
          <w:rtl/>
        </w:rPr>
        <w:t>ולא גברי ש</w:t>
      </w:r>
      <w:r w:rsidR="00BF07E4">
        <w:rPr>
          <w:rFonts w:ascii="Fb Fontext" w:hAnsi="Fb Fontext" w:hint="cs"/>
          <w:rtl/>
        </w:rPr>
        <w:t xml:space="preserve">כשהם </w:t>
      </w:r>
      <w:r w:rsidR="006E0774" w:rsidRPr="00224C4C">
        <w:rPr>
          <w:rFonts w:ascii="Fb Fontext" w:hAnsi="Fb Fontext" w:hint="cs"/>
          <w:rtl/>
        </w:rPr>
        <w:t xml:space="preserve">רבים </w:t>
      </w:r>
      <w:r w:rsidR="00BF07E4">
        <w:rPr>
          <w:rFonts w:ascii="Fb Fontext" w:hAnsi="Fb Fontext" w:hint="cs"/>
          <w:rtl/>
        </w:rPr>
        <w:t xml:space="preserve">- </w:t>
      </w:r>
      <w:r w:rsidR="006E0774" w:rsidRPr="00224C4C">
        <w:rPr>
          <w:rFonts w:ascii="Fb Fontext" w:hAnsi="Fb Fontext" w:hint="cs"/>
          <w:rtl/>
        </w:rPr>
        <w:t>ביוחסין</w:t>
      </w:r>
      <w:r>
        <w:rPr>
          <w:rFonts w:ascii="Fb Fontext" w:hAnsi="Fb Fontext" w:hint="cs"/>
          <w:rtl/>
        </w:rPr>
        <w:t>,</w:t>
      </w:r>
      <w:r w:rsidR="006E0774" w:rsidRPr="00224C4C">
        <w:rPr>
          <w:rFonts w:ascii="Fb Fontext" w:hAnsi="Fb Fontext" w:hint="cs"/>
          <w:rtl/>
        </w:rPr>
        <w:t xml:space="preserve"> ואי </w:t>
      </w:r>
      <w:r w:rsidR="00B35B36">
        <w:rPr>
          <w:rFonts w:ascii="Fb Fontext" w:hAnsi="Fb Fontext" w:hint="cs"/>
          <w:rtl/>
        </w:rPr>
        <w:t>יש</w:t>
      </w:r>
      <w:r w:rsidR="006E0774" w:rsidRPr="00224C4C">
        <w:rPr>
          <w:rFonts w:ascii="Fb Fontext" w:hAnsi="Fb Fontext" w:hint="cs"/>
          <w:rtl/>
        </w:rPr>
        <w:t xml:space="preserve"> </w:t>
      </w:r>
      <w:r>
        <w:rPr>
          <w:rFonts w:ascii="Fb Fontext" w:hAnsi="Fb Fontext" w:hint="cs"/>
          <w:rtl/>
        </w:rPr>
        <w:t>דבר</w:t>
      </w:r>
      <w:r w:rsidR="006E0774" w:rsidRPr="00224C4C">
        <w:rPr>
          <w:rFonts w:ascii="Fb Fontext" w:hAnsi="Fb Fontext" w:hint="cs"/>
          <w:rtl/>
        </w:rPr>
        <w:t xml:space="preserve"> </w:t>
      </w:r>
      <w:r w:rsidR="00424FF4">
        <w:rPr>
          <w:rFonts w:ascii="Fb Fontext" w:hAnsi="Fb Fontext" w:hint="cs"/>
          <w:rtl/>
        </w:rPr>
        <w:t xml:space="preserve">- </w:t>
      </w:r>
      <w:r w:rsidR="006E0774" w:rsidRPr="00224C4C">
        <w:rPr>
          <w:rFonts w:ascii="Fb Fontext" w:hAnsi="Fb Fontext" w:hint="cs"/>
          <w:rtl/>
        </w:rPr>
        <w:t>יש לזה קול</w:t>
      </w:r>
    </w:p>
    <w:p w14:paraId="5F641A03" w14:textId="77C93645" w:rsidR="00105743" w:rsidRPr="00424FF4" w:rsidRDefault="006E0774" w:rsidP="006E0774">
      <w:pPr>
        <w:rPr>
          <w:spacing w:val="2"/>
          <w:rtl/>
        </w:rPr>
      </w:pPr>
      <w:r w:rsidRPr="00424FF4">
        <w:rPr>
          <w:rFonts w:hint="cs"/>
          <w:spacing w:val="2"/>
          <w:rtl/>
        </w:rPr>
        <w:t xml:space="preserve">והיא </w:t>
      </w:r>
      <w:r w:rsidR="00424FF4" w:rsidRPr="00424FF4">
        <w:rPr>
          <w:rFonts w:hint="cs"/>
          <w:spacing w:val="2"/>
          <w:rtl/>
        </w:rPr>
        <w:t>א''צ</w:t>
      </w:r>
      <w:r w:rsidRPr="00424FF4">
        <w:rPr>
          <w:rFonts w:hint="cs"/>
          <w:spacing w:val="2"/>
          <w:rtl/>
        </w:rPr>
        <w:t xml:space="preserve"> לבדוק אחריו כרב ד</w:t>
      </w:r>
      <w:r w:rsidRPr="00424FF4">
        <w:rPr>
          <w:spacing w:val="2"/>
          <w:rtl/>
        </w:rPr>
        <w:t>לא הוזהרו כשרות לינשא לפסולי</w:t>
      </w:r>
      <w:r w:rsidR="00424FF4" w:rsidRPr="00424FF4">
        <w:rPr>
          <w:rFonts w:hint="cs"/>
          <w:spacing w:val="2"/>
          <w:rtl/>
        </w:rPr>
        <w:t>ם</w:t>
      </w:r>
    </w:p>
    <w:p w14:paraId="0850B6BA" w14:textId="77777777" w:rsidR="002B4698" w:rsidRDefault="006E0774" w:rsidP="002B4698">
      <w:pPr>
        <w:pStyle w:val="38"/>
        <w:framePr w:wrap="notBeside"/>
        <w:rPr>
          <w:rFonts w:ascii="Fb Fontext" w:hAnsi="Fb Fontext"/>
          <w:rtl/>
        </w:rPr>
      </w:pPr>
      <w:r w:rsidRPr="007734D9">
        <w:rPr>
          <w:rStyle w:val="afffff3"/>
          <w:rFonts w:hint="cs"/>
          <w:rtl/>
        </w:rPr>
        <w:t>ראב</w:t>
      </w:r>
      <w:r w:rsidRPr="007734D9">
        <w:rPr>
          <w:rStyle w:val="afffff3"/>
          <w:rtl/>
        </w:rPr>
        <w:t>"</w:t>
      </w:r>
      <w:r w:rsidRPr="007734D9">
        <w:rPr>
          <w:rStyle w:val="afffff3"/>
          <w:rFonts w:hint="cs"/>
          <w:rtl/>
        </w:rPr>
        <w:t>א</w:t>
      </w:r>
      <w:r w:rsidRPr="007734D9">
        <w:rPr>
          <w:rStyle w:val="afffff3"/>
          <w:rtl/>
        </w:rPr>
        <w:t>:</w:t>
      </w:r>
      <w:r w:rsidRPr="00224C4C">
        <w:rPr>
          <w:rFonts w:ascii="Fb Fontext" w:hAnsi="Fb Fontext"/>
          <w:rtl/>
        </w:rPr>
        <w:t xml:space="preserve"> </w:t>
      </w:r>
    </w:p>
    <w:p w14:paraId="47FC16EB" w14:textId="584FCBF7" w:rsidR="006E0774" w:rsidRPr="00131640" w:rsidRDefault="006E0774" w:rsidP="006E0774">
      <w:pPr>
        <w:rPr>
          <w:rtl/>
        </w:rPr>
      </w:pPr>
      <w:r w:rsidRPr="00224C4C">
        <w:rPr>
          <w:rFonts w:ascii="Fb Fontext" w:hAnsi="Fb Fontext"/>
          <w:rtl/>
        </w:rPr>
        <w:t>ד' אמהות שהם שתים עשרה.</w:t>
      </w:r>
      <w:r w:rsidRPr="00224C4C">
        <w:rPr>
          <w:rFonts w:ascii="Fb Fontext" w:hAnsi="Fb Fontext" w:hint="cs"/>
          <w:rtl/>
        </w:rPr>
        <w:t xml:space="preserve"> [בלויה ובת ישראל]</w:t>
      </w:r>
    </w:p>
    <w:p w14:paraId="7B3B76E4" w14:textId="2FE1FA31" w:rsidR="00A85AC8" w:rsidRPr="00E600D8" w:rsidRDefault="006E0774" w:rsidP="001D358A">
      <w:pPr>
        <w:pStyle w:val="38"/>
        <w:framePr w:wrap="notBeside"/>
        <w:rPr>
          <w:rtl/>
        </w:rPr>
      </w:pPr>
      <w:r w:rsidRPr="00E600D8">
        <w:rPr>
          <w:rtl/>
        </w:rPr>
        <w:t>במתניתא תנא</w:t>
      </w:r>
      <w:r w:rsidR="00A85AC8" w:rsidRPr="00E600D8">
        <w:rPr>
          <w:rtl/>
        </w:rPr>
        <w:t>:</w:t>
      </w:r>
    </w:p>
    <w:p w14:paraId="5EBD461B" w14:textId="6CDD2759" w:rsidR="009469D7" w:rsidRPr="00196D6B" w:rsidRDefault="006E0774" w:rsidP="006E0774">
      <w:pPr>
        <w:rPr>
          <w:rFonts w:ascii="Fb Fontext" w:hAnsi="Fb Fontext" w:cs="BA TM • Vilna Extra-Bold"/>
          <w:rtl/>
        </w:rPr>
      </w:pPr>
      <w:r w:rsidRPr="00224C4C">
        <w:rPr>
          <w:rFonts w:ascii="Fb Fontext" w:hAnsi="Fb Fontext"/>
          <w:rtl/>
        </w:rPr>
        <w:t>ד' אמהות שהם</w:t>
      </w:r>
      <w:r w:rsidRPr="00196D6B">
        <w:rPr>
          <w:rFonts w:ascii="Fb Fontext" w:hAnsi="Fb Fontext" w:cs="BA TM • Vilna Extra-Bold"/>
          <w:rtl/>
        </w:rPr>
        <w:t xml:space="preserve"> שש עשרה.</w:t>
      </w:r>
    </w:p>
    <w:p w14:paraId="3F02723E" w14:textId="77777777" w:rsidR="00A85AC8" w:rsidRPr="00E600D8" w:rsidRDefault="006E0774" w:rsidP="001D358A">
      <w:pPr>
        <w:pStyle w:val="38"/>
        <w:framePr w:wrap="notBeside"/>
        <w:rPr>
          <w:rtl/>
        </w:rPr>
      </w:pPr>
      <w:r w:rsidRPr="00E600D8">
        <w:rPr>
          <w:rFonts w:hint="cs"/>
          <w:rtl/>
        </w:rPr>
        <w:t xml:space="preserve">ומתני' לא </w:t>
      </w:r>
      <w:r w:rsidR="00026A29" w:rsidRPr="00E600D8">
        <w:rPr>
          <w:rFonts w:hint="cs"/>
          <w:rtl/>
        </w:rPr>
        <w:t>חלקו</w:t>
      </w:r>
      <w:r w:rsidR="00A85AC8" w:rsidRPr="00E600D8">
        <w:rPr>
          <w:rtl/>
        </w:rPr>
        <w:t>:</w:t>
      </w:r>
    </w:p>
    <w:p w14:paraId="2D0807DE" w14:textId="05699840" w:rsidR="006E0774" w:rsidRPr="00131640" w:rsidRDefault="006E0774" w:rsidP="00010269">
      <w:pPr>
        <w:spacing w:after="120"/>
        <w:rPr>
          <w:rtl/>
        </w:rPr>
      </w:pPr>
      <w:r w:rsidRPr="00224C4C">
        <w:rPr>
          <w:rFonts w:ascii="Fb Fontext" w:hAnsi="Fb Fontext" w:hint="cs"/>
          <w:rtl/>
        </w:rPr>
        <w:t>דהך דעוד אחת היינו עוד זוג אחת</w:t>
      </w:r>
    </w:p>
    <w:p w14:paraId="2822A8F7" w14:textId="77777777" w:rsidR="006E0774" w:rsidRPr="00131640" w:rsidRDefault="006E0774" w:rsidP="0010529F">
      <w:pPr>
        <w:pStyle w:val="afff0"/>
        <w:framePr w:wrap="around"/>
        <w:rPr>
          <w:rtl/>
        </w:rPr>
      </w:pPr>
      <w:r w:rsidRPr="00224C4C">
        <w:rPr>
          <w:rFonts w:hint="cs"/>
          <w:rtl/>
        </w:rPr>
        <w:t>עו:</w:t>
      </w:r>
    </w:p>
    <w:p w14:paraId="0600C960" w14:textId="647B7F5A" w:rsidR="00A85AC8" w:rsidRPr="00E600D8" w:rsidRDefault="006E0774" w:rsidP="001D358A">
      <w:pPr>
        <w:pStyle w:val="38"/>
        <w:framePr w:wrap="notBeside"/>
        <w:rPr>
          <w:rtl/>
        </w:rPr>
      </w:pPr>
      <w:r w:rsidRPr="00E600D8">
        <w:rPr>
          <w:rtl/>
        </w:rPr>
        <w:t>ר</w:t>
      </w:r>
      <w:r w:rsidRPr="00E600D8">
        <w:rPr>
          <w:rFonts w:hint="cs"/>
          <w:rtl/>
        </w:rPr>
        <w:t>יא</w:t>
      </w:r>
      <w:r w:rsidRPr="00E600D8">
        <w:rPr>
          <w:rtl/>
        </w:rPr>
        <w:t>"</w:t>
      </w:r>
      <w:r w:rsidRPr="00E600D8">
        <w:rPr>
          <w:rFonts w:hint="cs"/>
          <w:rtl/>
        </w:rPr>
        <w:t>ר</w:t>
      </w:r>
      <w:r w:rsidR="00A85AC8" w:rsidRPr="00E600D8">
        <w:rPr>
          <w:rtl/>
        </w:rPr>
        <w:t>:</w:t>
      </w:r>
    </w:p>
    <w:p w14:paraId="54B8D2FD" w14:textId="29142CA0" w:rsidR="006E0774" w:rsidRPr="00131640" w:rsidRDefault="006E0774" w:rsidP="006E0774">
      <w:pPr>
        <w:rPr>
          <w:rtl/>
        </w:rPr>
      </w:pPr>
      <w:r w:rsidRPr="00224C4C">
        <w:rPr>
          <w:rFonts w:ascii="Fb Fontext" w:hAnsi="Fb Fontext"/>
          <w:sz w:val="32"/>
          <w:rtl/>
        </w:rPr>
        <w:t xml:space="preserve">זו דברי </w:t>
      </w:r>
      <w:r>
        <w:rPr>
          <w:rStyle w:val="afffff3"/>
          <w:rFonts w:ascii="Fb Fontext" w:hAnsi="Fb Fontext" w:cs="BA TM • Vilna Extra-Bold"/>
          <w:sz w:val="32"/>
          <w:rtl/>
          <w:rPrChange w:id="9319" w:author="מנוע אמוראים" w:date="2026-10-05T16:42:07Z">
            <w:rPr>
              <w:rFonts w:ascii="Fb Fontext" w:hAnsi="Fb Fontext" w:cs="BA TM • Vilna Extra-Bold"/>
              <w:sz w:val="32"/>
              <w:rtl/>
            </w:rPr>
          </w:rPrChange>
        </w:rPr>
        <w:t xml:space="preserve">ר"</w:t>
      </w:r>
      <w:r>
        <w:rPr>
          <w:rStyle w:val="afffff3"/>
          <w:rFonts w:ascii="Fb Fontext" w:hAnsi="Fb Fontext" w:cs="BA TM • Vilna Extra-Bold" w:hint="cs"/>
          <w:sz w:val="32"/>
          <w:rtl/>
          <w:rPrChange w:id="9320" w:author="מנוע אמוראים" w:date="2026-10-05T16:42:07Z">
            <w:rPr>
              <w:rFonts w:ascii="Fb Fontext" w:hAnsi="Fb Fontext" w:cs="BA TM • Vilna Extra-Bold" w:hint="cs"/>
              <w:sz w:val="32"/>
              <w:rtl/>
            </w:rPr>
          </w:rPrChange>
        </w:rPr>
        <w:t xml:space="preserve">מ</w:t>
      </w:r>
      <w:r w:rsidRPr="00224C4C">
        <w:rPr>
          <w:rFonts w:ascii="Fb Fontext" w:hAnsi="Fb Fontext" w:hint="cs"/>
          <w:sz w:val="32"/>
          <w:rtl/>
        </w:rPr>
        <w:t xml:space="preserve"> </w:t>
      </w:r>
      <w:r w:rsidRPr="00224C4C">
        <w:rPr>
          <w:rFonts w:ascii="Fb Fontext" w:hAnsi="Fb Fontext"/>
          <w:sz w:val="32"/>
          <w:rtl/>
        </w:rPr>
        <w:t xml:space="preserve"> אבל </w:t>
      </w:r>
      <w:r w:rsidRPr="00210DF6">
        <w:rPr>
          <w:rFonts w:ascii="Fb Fontext" w:hAnsi="Fb Fontext" w:cs="BA TM • Vilna Extra-Bold"/>
          <w:sz w:val="32"/>
          <w:rtl/>
        </w:rPr>
        <w:t>חכ"</w:t>
      </w:r>
      <w:r w:rsidRPr="00210DF6">
        <w:rPr>
          <w:rFonts w:ascii="Fb Fontext" w:hAnsi="Fb Fontext" w:cs="BA TM • Vilna Extra-Bold" w:hint="cs"/>
          <w:sz w:val="32"/>
          <w:rtl/>
        </w:rPr>
        <w:t>א</w:t>
      </w:r>
      <w:r w:rsidRPr="00210DF6">
        <w:rPr>
          <w:rFonts w:ascii="Fb Fontext" w:hAnsi="Fb Fontext" w:cs="BA TM • Vilna Extra-Bold"/>
          <w:sz w:val="32"/>
          <w:rtl/>
        </w:rPr>
        <w:t>:</w:t>
      </w:r>
      <w:r w:rsidRPr="00224C4C">
        <w:rPr>
          <w:rFonts w:ascii="Fb Fontext" w:hAnsi="Fb Fontext"/>
          <w:sz w:val="32"/>
          <w:rtl/>
        </w:rPr>
        <w:t xml:space="preserve"> כל משפחות בחזקת כשרות הן עומדות.</w:t>
      </w:r>
    </w:p>
    <w:p w14:paraId="35C06FE1" w14:textId="3271E8F0" w:rsidR="00A85AC8" w:rsidRPr="00E600D8" w:rsidRDefault="006E0774" w:rsidP="00902F1E">
      <w:pPr>
        <w:pStyle w:val="38"/>
        <w:framePr w:wrap="notBeside"/>
        <w:rPr>
          <w:rtl/>
        </w:rPr>
      </w:pPr>
      <w:r w:rsidRPr="00E600D8">
        <w:rPr>
          <w:rFonts w:hint="cs"/>
          <w:rtl/>
        </w:rPr>
        <w:t>והא דרחב</w:t>
      </w:r>
      <w:r w:rsidRPr="00E600D8">
        <w:rPr>
          <w:rtl/>
        </w:rPr>
        <w:t>"</w:t>
      </w:r>
      <w:r w:rsidRPr="00E600D8">
        <w:rPr>
          <w:rFonts w:hint="cs"/>
          <w:rtl/>
        </w:rPr>
        <w:t>ג מרב</w:t>
      </w:r>
      <w:r w:rsidR="00A85AC8" w:rsidRPr="00E600D8">
        <w:rPr>
          <w:rtl/>
        </w:rPr>
        <w:t>:</w:t>
      </w:r>
    </w:p>
    <w:p w14:paraId="518303C8" w14:textId="7103B194" w:rsidR="006E0774" w:rsidRPr="00131640" w:rsidRDefault="006E0774" w:rsidP="00902F1E">
      <w:pPr>
        <w:rPr>
          <w:rtl/>
        </w:rPr>
      </w:pPr>
      <w:r w:rsidRPr="00224C4C">
        <w:rPr>
          <w:rFonts w:ascii="Fb Fontext" w:hAnsi="Fb Fontext"/>
          <w:sz w:val="32"/>
          <w:rtl/>
        </w:rPr>
        <w:t>משנתינו - כשקורא עליו ערער</w:t>
      </w:r>
      <w:r w:rsidRPr="00224C4C">
        <w:rPr>
          <w:rFonts w:ascii="Fb Fontext" w:hAnsi="Fb Fontext" w:hint="cs"/>
          <w:sz w:val="32"/>
          <w:rtl/>
        </w:rPr>
        <w:t xml:space="preserve">- </w:t>
      </w:r>
      <w:r w:rsidRPr="00224C4C">
        <w:rPr>
          <w:rFonts w:ascii="Fb Fontext" w:hAnsi="Fb Fontext"/>
          <w:sz w:val="32"/>
          <w:rtl/>
        </w:rPr>
        <w:t>מאן דמתני הא לא מתני הא.</w:t>
      </w:r>
    </w:p>
    <w:p w14:paraId="3D4248D5" w14:textId="05957E15" w:rsidR="00A85AC8" w:rsidRPr="00E600D8" w:rsidRDefault="006E0774" w:rsidP="00902F1E">
      <w:pPr>
        <w:pStyle w:val="38"/>
        <w:framePr w:wrap="notBeside"/>
        <w:rPr>
          <w:rtl/>
        </w:rPr>
      </w:pPr>
      <w:r w:rsidRPr="00E600D8">
        <w:rPr>
          <w:rFonts w:hint="cs"/>
          <w:rtl/>
        </w:rPr>
        <w:t>א</w:t>
      </w:r>
      <w:r w:rsidRPr="00E600D8">
        <w:rPr>
          <w:rtl/>
        </w:rPr>
        <w:t>"</w:t>
      </w:r>
      <w:r w:rsidRPr="00E600D8">
        <w:rPr>
          <w:rFonts w:hint="cs"/>
          <w:rtl/>
        </w:rPr>
        <w:t>ד מריא</w:t>
      </w:r>
      <w:r w:rsidRPr="00E600D8">
        <w:rPr>
          <w:rtl/>
        </w:rPr>
        <w:t>"</w:t>
      </w:r>
      <w:r w:rsidRPr="00E600D8">
        <w:rPr>
          <w:rFonts w:hint="cs"/>
          <w:rtl/>
        </w:rPr>
        <w:t>ר</w:t>
      </w:r>
      <w:r w:rsidR="00A85AC8" w:rsidRPr="00E600D8">
        <w:rPr>
          <w:rtl/>
        </w:rPr>
        <w:t>:</w:t>
      </w:r>
    </w:p>
    <w:p w14:paraId="2A3501A0" w14:textId="43916E53"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אם קורא עליו ערער - צריך לבדוק אחריה.</w:t>
      </w:r>
    </w:p>
    <w:p w14:paraId="4E8C152A" w14:textId="77777777" w:rsidR="006E0774" w:rsidRPr="00131640" w:rsidRDefault="006E0774" w:rsidP="00841728">
      <w:pPr>
        <w:pStyle w:val="affb"/>
        <w:rPr>
          <w:del w:id="90142" w:author="מנוע עיצוב" w:date="2026-10-08T11:01:28Z"/>
          <w:rtl/>
        </w:rPr>
      </w:pPr>
      <w:del w:id="90141" w:author="מנוע עיצוב" w:date="2026-10-08T11:01:28Z">
        <w:r w:rsidRPr="00224C4C">
          <w:rPr>
            <w:rFonts w:hint="cs"/>
            <w:rtl/>
          </w:rPr>
          <w:delText xml:space="preserve">׹</w:delText>
        </w:r>
      </w:del>
    </w:p>
    <w:p w14:paraId="4242FC67" w14:textId="77777777" w:rsidR="009469D7" w:rsidRDefault="006E0774" w:rsidP="00F21D20">
      <w:pPr>
        <w:pStyle w:val="afffd"/>
        <w:rPr>
          <w:rtl/>
        </w:rPr>
      </w:pPr>
      <w:ins w:id="9884" w:author="מספור קטעי משנה" w:date="2026-10-06T06:45:32Z">
        <w:r>
          <w:rPr>
            <w:rStyle w:val="MisparKeta"/>
          </w:rPr>
          <w:t xml:space="preserve">א. </w:t>
        </w:r>
      </w:ins>
      <w:r w:rsidRPr="00F21D20">
        <w:rPr>
          <w:rtl/>
        </w:rPr>
        <w:t>אין בודקין מן המזבח ולמעלה.</w:t>
      </w:r>
    </w:p>
    <w:p w14:paraId="6F14D561" w14:textId="35A6276B" w:rsidR="006E0774" w:rsidRPr="00131640" w:rsidRDefault="006E0774" w:rsidP="006E0774">
      <w:pPr>
        <w:rPr>
          <w:rtl/>
        </w:rPr>
      </w:pPr>
      <w:r w:rsidRPr="00224C4C">
        <w:rPr>
          <w:rFonts w:ascii="Fb Fontext" w:hAnsi="Fb Fontext" w:hint="cs"/>
          <w:sz w:val="32"/>
          <w:rtl/>
        </w:rPr>
        <w:t xml:space="preserve">דאי </w:t>
      </w:r>
      <w:r w:rsidRPr="00224C4C">
        <w:rPr>
          <w:rFonts w:ascii="Fb Fontext" w:hAnsi="Fb Fontext"/>
          <w:sz w:val="32"/>
          <w:rtl/>
        </w:rPr>
        <w:t>לא בדקוה לא ה</w:t>
      </w:r>
      <w:r w:rsidR="00F21D20">
        <w:rPr>
          <w:rFonts w:ascii="Fb Fontext" w:hAnsi="Fb Fontext" w:hint="cs"/>
          <w:sz w:val="32"/>
          <w:rtl/>
        </w:rPr>
        <w:t>י</w:t>
      </w:r>
      <w:r w:rsidRPr="00224C4C">
        <w:rPr>
          <w:rFonts w:ascii="Fb Fontext" w:hAnsi="Fb Fontext"/>
          <w:sz w:val="32"/>
          <w:rtl/>
        </w:rPr>
        <w:t xml:space="preserve">ו </w:t>
      </w:r>
      <w:r w:rsidR="00F21D20">
        <w:rPr>
          <w:rFonts w:ascii="Fb Fontext" w:hAnsi="Fb Fontext" w:hint="cs"/>
          <w:sz w:val="32"/>
          <w:rtl/>
        </w:rPr>
        <w:t xml:space="preserve">מעלין </w:t>
      </w:r>
      <w:r w:rsidR="005D68E2">
        <w:rPr>
          <w:rFonts w:ascii="Fb Fontext" w:hAnsi="Fb Fontext" w:hint="cs"/>
          <w:sz w:val="32"/>
          <w:rtl/>
        </w:rPr>
        <w:t>אותו</w:t>
      </w:r>
      <w:r w:rsidRPr="00224C4C">
        <w:rPr>
          <w:rFonts w:ascii="Fb Fontext" w:hAnsi="Fb Fontext"/>
          <w:sz w:val="32"/>
          <w:rtl/>
        </w:rPr>
        <w:t>.</w:t>
      </w:r>
    </w:p>
    <w:p w14:paraId="0D4AE460" w14:textId="1098BCD0" w:rsidR="006E0774" w:rsidRPr="00131640" w:rsidRDefault="006E0774" w:rsidP="006E0774">
      <w:pPr>
        <w:rPr>
          <w:rtl/>
        </w:rPr>
      </w:pPr>
      <w:r w:rsidRPr="00224C4C">
        <w:rPr>
          <w:rStyle w:val="afffe"/>
          <w:spacing w:val="4"/>
          <w:rtl/>
        </w:rPr>
        <w:t>לא מן הדוכן ולמעלה.</w:t>
      </w:r>
      <w:r w:rsidRPr="00224C4C">
        <w:rPr>
          <w:rFonts w:ascii="Fb Fontext" w:hAnsi="Fb Fontext" w:hint="cs"/>
          <w:rtl/>
        </w:rPr>
        <w:t xml:space="preserve">- </w:t>
      </w:r>
      <w:r w:rsidRPr="00224C4C">
        <w:rPr>
          <w:rFonts w:ascii="Fb Fontext" w:hAnsi="Fb Fontext"/>
          <w:rtl/>
        </w:rPr>
        <w:t>ששם ישב</w:t>
      </w:r>
      <w:r w:rsidR="0032505C">
        <w:rPr>
          <w:rFonts w:ascii="Fb Fontext" w:hAnsi="Fb Fontext" w:hint="cs"/>
          <w:rtl/>
        </w:rPr>
        <w:t>ו</w:t>
      </w:r>
      <w:r w:rsidRPr="00224C4C">
        <w:rPr>
          <w:rFonts w:ascii="Fb Fontext" w:hAnsi="Fb Fontext"/>
          <w:rtl/>
        </w:rPr>
        <w:t xml:space="preserve"> מייחסי כהונה ולויה.</w:t>
      </w:r>
    </w:p>
    <w:p w14:paraId="5A34640B" w14:textId="77777777" w:rsidR="009469D7" w:rsidRDefault="006E0774" w:rsidP="00EE1F18">
      <w:pPr>
        <w:pStyle w:val="afffd"/>
        <w:rPr>
          <w:rFonts w:ascii="Fb Fontext" w:hAnsi="Fb Fontext"/>
          <w:rtl/>
        </w:rPr>
      </w:pPr>
      <w:ins w:id="9885" w:author="מספור קטעי משנה" w:date="2026-10-06T06:45:32Z">
        <w:r>
          <w:rPr>
            <w:rStyle w:val="MisparKeta"/>
          </w:rPr>
          <w:t xml:space="preserve">א. </w:t>
        </w:r>
      </w:ins>
      <w:r w:rsidRPr="00224C4C">
        <w:rPr>
          <w:rStyle w:val="afffe"/>
          <w:spacing w:val="4"/>
          <w:rtl/>
        </w:rPr>
        <w:t>ולא מסנהדרין ולמעלה.</w:t>
      </w:r>
    </w:p>
    <w:p w14:paraId="280D049C" w14:textId="0C7FDFB5" w:rsidR="00A85AC8" w:rsidRPr="00E600D8" w:rsidRDefault="006E0774" w:rsidP="0032505C">
      <w:pPr>
        <w:pStyle w:val="38"/>
        <w:framePr w:wrap="notBeside"/>
        <w:rPr>
          <w:rtl/>
        </w:rPr>
      </w:pPr>
      <w:r w:rsidRPr="00E600D8">
        <w:rPr>
          <w:rFonts w:hint="cs"/>
          <w:rtl/>
        </w:rPr>
        <w:t xml:space="preserve">כדתני </w:t>
      </w:r>
      <w:r w:rsidRPr="00E600D8">
        <w:rPr>
          <w:rtl/>
        </w:rPr>
        <w:t>רב יוסף</w:t>
      </w:r>
      <w:r w:rsidR="00A85AC8" w:rsidRPr="00E600D8">
        <w:rPr>
          <w:rtl/>
        </w:rPr>
        <w:t>:</w:t>
      </w:r>
    </w:p>
    <w:p w14:paraId="0D27ED5A" w14:textId="75FDE37C" w:rsidR="006E0774" w:rsidRPr="00131640" w:rsidRDefault="006E0774" w:rsidP="006E0774">
      <w:pPr>
        <w:rPr>
          <w:rtl/>
        </w:rPr>
      </w:pPr>
      <w:r w:rsidRPr="00224C4C">
        <w:rPr>
          <w:rFonts w:ascii="Fb Fontext" w:hAnsi="Fb Fontext"/>
          <w:rtl/>
        </w:rPr>
        <w:t>כשם שבית דין מנוקין בצדק, כך מנוקין מכל מום.</w:t>
      </w:r>
    </w:p>
    <w:p w14:paraId="2C585F24" w14:textId="77777777" w:rsidR="009469D7" w:rsidRDefault="006E0774" w:rsidP="006E0774">
      <w:pPr>
        <w:rPr>
          <w:rFonts w:ascii="Fb Fontext" w:hAnsi="Fb Fontext"/>
          <w:rtl/>
        </w:rPr>
      </w:pPr>
      <w:r w:rsidRPr="00224C4C">
        <w:rPr>
          <w:rStyle w:val="affffa"/>
          <w:rFonts w:hint="cs"/>
          <w:rtl/>
        </w:rPr>
        <w:t>'</w:t>
      </w:r>
      <w:r w:rsidRPr="00224C4C">
        <w:rPr>
          <w:rStyle w:val="affffa"/>
          <w:rtl/>
        </w:rPr>
        <w:t>כולך יפה רעיתי ומום אין בך</w:t>
      </w:r>
      <w:r w:rsidRPr="00224C4C">
        <w:rPr>
          <w:rStyle w:val="affffa"/>
          <w:rFonts w:hint="cs"/>
          <w:rtl/>
        </w:rPr>
        <w:t xml:space="preserve">' </w:t>
      </w:r>
      <w:r w:rsidRPr="00224C4C">
        <w:rPr>
          <w:rFonts w:ascii="Fb Fontext" w:hAnsi="Fb Fontext" w:hint="cs"/>
          <w:rtl/>
        </w:rPr>
        <w:t>לאו מום ממש,</w:t>
      </w:r>
    </w:p>
    <w:p w14:paraId="1A1F8F84" w14:textId="77777777" w:rsidR="00A85AC8" w:rsidRPr="00E600D8" w:rsidRDefault="006E0774" w:rsidP="00EE1F18">
      <w:pPr>
        <w:pStyle w:val="38"/>
        <w:framePr w:wrap="notBeside"/>
        <w:rPr>
          <w:rtl/>
        </w:rPr>
      </w:pPr>
      <w:r w:rsidRPr="00E600D8">
        <w:rPr>
          <w:rFonts w:hint="cs"/>
          <w:rtl/>
        </w:rPr>
        <w:t>אלא כראב</w:t>
      </w:r>
      <w:r w:rsidRPr="00E600D8">
        <w:rPr>
          <w:rtl/>
        </w:rPr>
        <w:t>"</w:t>
      </w:r>
      <w:r w:rsidRPr="00E600D8">
        <w:rPr>
          <w:rFonts w:hint="cs"/>
          <w:rtl/>
        </w:rPr>
        <w:t>י</w:t>
      </w:r>
      <w:r w:rsidR="00A85AC8" w:rsidRPr="00E600D8">
        <w:rPr>
          <w:rtl/>
        </w:rPr>
        <w:t>:</w:t>
      </w:r>
    </w:p>
    <w:p w14:paraId="4FC94B32" w14:textId="069EEE10" w:rsidR="006E0774" w:rsidRPr="00131640" w:rsidRDefault="006E0774" w:rsidP="006E0774">
      <w:pPr>
        <w:rPr>
          <w:rtl/>
        </w:rPr>
      </w:pPr>
      <w:r w:rsidRPr="00224C4C">
        <w:rPr>
          <w:rStyle w:val="affffa"/>
          <w:rFonts w:hint="cs"/>
          <w:rtl/>
        </w:rPr>
        <w:t>ד'</w:t>
      </w:r>
      <w:r w:rsidRPr="00224C4C">
        <w:rPr>
          <w:rStyle w:val="affffa"/>
          <w:rtl/>
        </w:rPr>
        <w:t>והתיצבו שם עמך</w:t>
      </w:r>
      <w:r w:rsidRPr="00224C4C">
        <w:rPr>
          <w:rStyle w:val="affffa"/>
          <w:rFonts w:hint="cs"/>
          <w:rtl/>
        </w:rPr>
        <w:t>'</w:t>
      </w:r>
      <w:r w:rsidRPr="00224C4C">
        <w:rPr>
          <w:rStyle w:val="affffa"/>
          <w:rtl/>
        </w:rPr>
        <w:t>,</w:t>
      </w:r>
      <w:r w:rsidRPr="00224C4C">
        <w:rPr>
          <w:rFonts w:ascii="Fb Fontext" w:hAnsi="Fb Fontext"/>
          <w:rtl/>
        </w:rPr>
        <w:t xml:space="preserve"> - בדומים לך.</w:t>
      </w:r>
    </w:p>
    <w:p w14:paraId="38E19638" w14:textId="7F05BBE2" w:rsidR="00A85AC8" w:rsidRPr="00E600D8" w:rsidRDefault="00E600D8" w:rsidP="00832838">
      <w:pPr>
        <w:pStyle w:val="38"/>
        <w:framePr w:wrap="notBeside"/>
        <w:rPr>
          <w:rtl/>
        </w:rPr>
      </w:pPr>
      <w:r w:rsidRPr="00E600D8">
        <w:rPr>
          <w:rFonts w:hint="cs"/>
          <w:rtl/>
        </w:rPr>
        <w:t>-</w:t>
      </w:r>
    </w:p>
    <w:p w14:paraId="78568B29" w14:textId="1C9FC8A8" w:rsidR="006E0774" w:rsidRPr="00131640" w:rsidRDefault="006E0774" w:rsidP="006E0774">
      <w:pPr>
        <w:rPr>
          <w:rtl/>
        </w:rPr>
      </w:pPr>
      <w:r w:rsidRPr="00224C4C">
        <w:rPr>
          <w:rFonts w:ascii="Fb Fontext" w:hAnsi="Fb Fontext" w:hint="cs"/>
          <w:rtl/>
        </w:rPr>
        <w:t xml:space="preserve">ולא משום שכינה </w:t>
      </w:r>
      <w:r w:rsidRPr="00832838">
        <w:rPr>
          <w:rStyle w:val="afffff3"/>
          <w:rFonts w:hint="cs"/>
          <w:rtl/>
        </w:rPr>
        <w:t>וכר</w:t>
      </w:r>
      <w:r w:rsidRPr="00832838">
        <w:rPr>
          <w:rStyle w:val="afffff3"/>
          <w:rtl/>
        </w:rPr>
        <w:t>"</w:t>
      </w:r>
      <w:r w:rsidRPr="00832838">
        <w:rPr>
          <w:rStyle w:val="afffff3"/>
          <w:rFonts w:hint="cs"/>
          <w:rtl/>
        </w:rPr>
        <w:t xml:space="preserve">נ </w:t>
      </w:r>
      <w:r w:rsidRPr="00224C4C">
        <w:rPr>
          <w:rStyle w:val="affffa"/>
          <w:rFonts w:hint="cs"/>
          <w:rtl/>
        </w:rPr>
        <w:t>'</w:t>
      </w:r>
      <w:r w:rsidRPr="00224C4C">
        <w:rPr>
          <w:rStyle w:val="affffa"/>
          <w:rtl/>
        </w:rPr>
        <w:t>והקל מעליך ונשאו אתך</w:t>
      </w:r>
      <w:r w:rsidRPr="00224C4C">
        <w:rPr>
          <w:rStyle w:val="affffa"/>
          <w:rFonts w:hint="cs"/>
          <w:rtl/>
        </w:rPr>
        <w:t>'-</w:t>
      </w:r>
      <w:r w:rsidRPr="00224C4C">
        <w:rPr>
          <w:rFonts w:ascii="Fb Fontext" w:hAnsi="Fb Fontext"/>
          <w:rtl/>
        </w:rPr>
        <w:t xml:space="preserve"> בדומים לך.</w:t>
      </w:r>
    </w:p>
    <w:p w14:paraId="2B25A778" w14:textId="77777777" w:rsidR="006E0774" w:rsidRPr="00131640" w:rsidRDefault="006E0774" w:rsidP="00841728">
      <w:pPr>
        <w:pStyle w:val="affb"/>
        <w:rPr>
          <w:del w:id="90144" w:author="מנוע עיצוב" w:date="2026-10-08T11:01:28Z"/>
          <w:rtl/>
        </w:rPr>
      </w:pPr>
      <w:del w:id="90143" w:author="מנוע עיצוב" w:date="2026-10-08T11:01:28Z">
        <w:r w:rsidRPr="00224C4C">
          <w:rPr>
            <w:rFonts w:hint="cs"/>
            <w:rtl/>
          </w:rPr>
          <w:delText xml:space="preserve">׹</w:delText>
        </w:r>
      </w:del>
    </w:p>
    <w:p w14:paraId="5E967EEF" w14:textId="77777777" w:rsidR="006E0774" w:rsidRPr="00131640" w:rsidRDefault="006E0774" w:rsidP="002A094E">
      <w:pPr>
        <w:pStyle w:val="afffd"/>
        <w:rPr>
          <w:rtl/>
        </w:rPr>
      </w:pPr>
      <w:ins w:id="9886" w:author="מספור קטעי משנה" w:date="2026-10-06T06:45:32Z">
        <w:r>
          <w:rPr>
            <w:rStyle w:val="MisparKeta"/>
          </w:rPr>
          <w:t xml:space="preserve">ב. </w:t>
        </w:r>
      </w:ins>
      <w:r w:rsidRPr="00224C4C">
        <w:rPr>
          <w:rStyle w:val="afffa"/>
          <w:rFonts w:ascii="Fb Fontext" w:hAnsi="Fb Fontext"/>
          <w:b/>
          <w:spacing w:val="4"/>
          <w:rtl/>
        </w:rPr>
        <w:t>כל</w:t>
      </w:r>
      <w:r w:rsidRPr="00224C4C">
        <w:rPr>
          <w:rtl/>
        </w:rPr>
        <w:t xml:space="preserve"> </w:t>
      </w:r>
      <w:r w:rsidRPr="00224C4C">
        <w:rPr>
          <w:rStyle w:val="afffa"/>
          <w:rFonts w:ascii="Fb Fontext" w:hAnsi="Fb Fontext"/>
          <w:b/>
          <w:spacing w:val="4"/>
          <w:rtl/>
        </w:rPr>
        <w:t>מי</w:t>
      </w:r>
      <w:r w:rsidRPr="00224C4C">
        <w:rPr>
          <w:rtl/>
        </w:rPr>
        <w:t xml:space="preserve"> </w:t>
      </w:r>
      <w:r w:rsidRPr="00224C4C">
        <w:rPr>
          <w:rStyle w:val="afffa"/>
          <w:rFonts w:ascii="Fb Fontext" w:hAnsi="Fb Fontext"/>
          <w:b/>
          <w:spacing w:val="4"/>
          <w:rtl/>
        </w:rPr>
        <w:t>שהוחזקו</w:t>
      </w:r>
      <w:r w:rsidRPr="00224C4C">
        <w:rPr>
          <w:rtl/>
        </w:rPr>
        <w:t xml:space="preserve"> </w:t>
      </w:r>
      <w:r w:rsidRPr="00224C4C">
        <w:rPr>
          <w:rStyle w:val="afffa"/>
          <w:rFonts w:ascii="Fb Fontext" w:hAnsi="Fb Fontext"/>
          <w:b/>
          <w:spacing w:val="4"/>
          <w:rtl/>
        </w:rPr>
        <w:t>אבותיו</w:t>
      </w:r>
      <w:r w:rsidRPr="00224C4C">
        <w:rPr>
          <w:rtl/>
        </w:rPr>
        <w:t xml:space="preserve"> </w:t>
      </w:r>
      <w:r w:rsidRPr="00224C4C">
        <w:rPr>
          <w:rStyle w:val="afffa"/>
          <w:rFonts w:ascii="Fb Fontext" w:hAnsi="Fb Fontext"/>
          <w:b/>
          <w:spacing w:val="4"/>
          <w:rtl/>
        </w:rPr>
        <w:t>משוטרי</w:t>
      </w:r>
      <w:r w:rsidRPr="00224C4C">
        <w:rPr>
          <w:rtl/>
        </w:rPr>
        <w:t xml:space="preserve"> </w:t>
      </w:r>
      <w:r w:rsidRPr="00224C4C">
        <w:rPr>
          <w:rStyle w:val="afffa"/>
          <w:rFonts w:ascii="Fb Fontext" w:hAnsi="Fb Fontext"/>
          <w:b/>
          <w:spacing w:val="4"/>
          <w:rtl/>
        </w:rPr>
        <w:t>הרבים</w:t>
      </w:r>
      <w:r w:rsidRPr="00224C4C">
        <w:rPr>
          <w:rtl/>
        </w:rPr>
        <w:t>.</w:t>
      </w:r>
    </w:p>
    <w:p w14:paraId="553522E6" w14:textId="4EE36DE4" w:rsidR="009469D7" w:rsidRPr="002B4698" w:rsidRDefault="000B232C" w:rsidP="00BF3E1B">
      <w:pPr>
        <w:rPr>
          <w:rFonts w:ascii="Fb Fontext" w:hAnsi="Fb Fontext"/>
          <w:spacing w:val="-2"/>
          <w:rtl/>
        </w:rPr>
      </w:pPr>
      <w:r>
        <w:rPr>
          <w:rFonts w:ascii="Fb Fontext" w:hAnsi="Fb Fontext" w:hint="cs"/>
          <w:spacing w:val="-2"/>
          <w:rtl/>
        </w:rPr>
        <w:t xml:space="preserve">רק בירושלים </w:t>
      </w:r>
      <w:r w:rsidR="006E0774" w:rsidRPr="002B4698">
        <w:rPr>
          <w:rFonts w:ascii="Fb Fontext" w:hAnsi="Fb Fontext"/>
          <w:spacing w:val="-2"/>
          <w:rtl/>
        </w:rPr>
        <w:t xml:space="preserve">לא מוקמינן מפסולים </w:t>
      </w:r>
      <w:r>
        <w:rPr>
          <w:rFonts w:ascii="Fb Fontext" w:hAnsi="Fb Fontext" w:hint="cs"/>
          <w:spacing w:val="-2"/>
          <w:rtl/>
        </w:rPr>
        <w:t>ד</w:t>
      </w:r>
      <w:r w:rsidR="006E0774" w:rsidRPr="002B4698">
        <w:rPr>
          <w:rStyle w:val="afffa"/>
          <w:rFonts w:ascii="Fb Fontext" w:hAnsi="Fb Fontext" w:cs="BA TM • Vilna Extra-Bold"/>
          <w:bCs w:val="0"/>
          <w:spacing w:val="-2"/>
          <w:rtl/>
        </w:rPr>
        <w:t>הכל</w:t>
      </w:r>
      <w:r w:rsidR="006E0774" w:rsidRPr="002B4698">
        <w:rPr>
          <w:rFonts w:ascii="Fb Fontext" w:hAnsi="Fb Fontext"/>
          <w:spacing w:val="-2"/>
          <w:rtl/>
        </w:rPr>
        <w:t xml:space="preserve"> כשרים לדון דיני ממונות</w:t>
      </w:r>
    </w:p>
    <w:p w14:paraId="17221137" w14:textId="312E385D" w:rsidR="006E0774" w:rsidRPr="00131640" w:rsidRDefault="006E0774" w:rsidP="006E0774">
      <w:pPr>
        <w:rPr>
          <w:rtl/>
        </w:rPr>
      </w:pPr>
      <w:r w:rsidRPr="002B4698">
        <w:rPr>
          <w:rFonts w:ascii="Fb Fontext" w:hAnsi="Fb Fontext"/>
          <w:spacing w:val="0"/>
          <w:rtl/>
        </w:rPr>
        <w:t>ואין הכל כשרים לדון דיני נפשות</w:t>
      </w:r>
      <w:r w:rsidR="00676438" w:rsidRPr="002B4698">
        <w:rPr>
          <w:rFonts w:ascii="Fb Fontext" w:hAnsi="Fb Fontext" w:hint="cs"/>
          <w:spacing w:val="0"/>
          <w:rtl/>
        </w:rPr>
        <w:t>-</w:t>
      </w:r>
      <w:r w:rsidRPr="002B4698">
        <w:rPr>
          <w:rFonts w:ascii="Fb Fontext" w:hAnsi="Fb Fontext" w:hint="cs"/>
          <w:spacing w:val="0"/>
          <w:rtl/>
        </w:rPr>
        <w:t xml:space="preserve"> ל</w:t>
      </w:r>
      <w:r w:rsidR="000F0B54" w:rsidRPr="002B4698">
        <w:rPr>
          <w:rFonts w:ascii="Fb Fontext" w:hAnsi="Fb Fontext" w:hint="cs"/>
          <w:spacing w:val="0"/>
          <w:rtl/>
        </w:rPr>
        <w:t>רבות</w:t>
      </w:r>
      <w:r w:rsidRPr="002B4698">
        <w:rPr>
          <w:rFonts w:ascii="Fb Fontext" w:hAnsi="Fb Fontext" w:hint="cs"/>
          <w:spacing w:val="0"/>
          <w:rtl/>
        </w:rPr>
        <w:t xml:space="preserve"> ממזר שלא בירושלים</w:t>
      </w:r>
    </w:p>
    <w:p w14:paraId="10FB31B7" w14:textId="77777777" w:rsidR="006E0774" w:rsidRPr="00131640" w:rsidRDefault="006E0774" w:rsidP="00841728">
      <w:pPr>
        <w:pStyle w:val="affb"/>
        <w:rPr>
          <w:del w:id="90146" w:author="מנוע עיצוב" w:date="2026-10-08T11:01:28Z"/>
          <w:rtl/>
        </w:rPr>
      </w:pPr>
      <w:del w:id="90145" w:author="מנוע עיצוב" w:date="2026-10-08T11:01:28Z">
        <w:r w:rsidRPr="00224C4C">
          <w:rPr>
            <w:rFonts w:hint="cs"/>
            <w:rtl/>
          </w:rPr>
          <w:delText xml:space="preserve">׹</w:delText>
        </w:r>
      </w:del>
    </w:p>
    <w:p w14:paraId="0FAEFEF1" w14:textId="77777777" w:rsidR="006E0774" w:rsidRPr="00131640" w:rsidRDefault="006E0774" w:rsidP="002A094E">
      <w:pPr>
        <w:pStyle w:val="afffd"/>
        <w:rPr>
          <w:rtl/>
        </w:rPr>
      </w:pPr>
      <w:ins w:id="9887" w:author="מספור קטעי משנה" w:date="2026-10-06T06:45:32Z">
        <w:r>
          <w:rPr>
            <w:rStyle w:val="MisparKeta"/>
          </w:rPr>
          <w:t xml:space="preserve">ג. </w:t>
        </w:r>
      </w:ins>
      <w:r w:rsidRPr="00224C4C">
        <w:rPr>
          <w:rStyle w:val="afffa"/>
          <w:rFonts w:ascii="Fb Fontext" w:hAnsi="Fb Fontext"/>
          <w:b/>
          <w:spacing w:val="4"/>
          <w:rtl/>
        </w:rPr>
        <w:t>וגבאי</w:t>
      </w:r>
      <w:r w:rsidRPr="00224C4C">
        <w:rPr>
          <w:rtl/>
        </w:rPr>
        <w:t xml:space="preserve"> </w:t>
      </w:r>
      <w:r w:rsidRPr="00224C4C">
        <w:rPr>
          <w:rStyle w:val="afffa"/>
          <w:rFonts w:ascii="Fb Fontext" w:hAnsi="Fb Fontext"/>
          <w:b/>
          <w:spacing w:val="4"/>
          <w:rtl/>
        </w:rPr>
        <w:t>צדקה</w:t>
      </w:r>
      <w:r w:rsidRPr="00224C4C">
        <w:rPr>
          <w:rtl/>
        </w:rPr>
        <w:t xml:space="preserve"> - </w:t>
      </w:r>
      <w:r w:rsidRPr="00224C4C">
        <w:rPr>
          <w:rStyle w:val="afffa"/>
          <w:rFonts w:ascii="Fb Fontext" w:hAnsi="Fb Fontext"/>
          <w:b/>
          <w:spacing w:val="4"/>
          <w:rtl/>
        </w:rPr>
        <w:t>משיאים</w:t>
      </w:r>
      <w:r w:rsidRPr="00224C4C">
        <w:rPr>
          <w:rtl/>
        </w:rPr>
        <w:t>.</w:t>
      </w:r>
    </w:p>
    <w:p w14:paraId="477725A3" w14:textId="093D3BB5" w:rsidR="006E0774" w:rsidRPr="00131640" w:rsidRDefault="006E0774" w:rsidP="00122BBB">
      <w:pPr>
        <w:spacing w:after="120"/>
        <w:rPr>
          <w:rtl/>
        </w:rPr>
      </w:pPr>
      <w:r w:rsidRPr="00224C4C">
        <w:rPr>
          <w:rFonts w:ascii="Fb Fontext" w:hAnsi="Fb Fontext"/>
          <w:rtl/>
        </w:rPr>
        <w:t xml:space="preserve">כיון </w:t>
      </w:r>
      <w:r w:rsidR="00122BBB">
        <w:rPr>
          <w:rFonts w:ascii="Fb Fontext" w:hAnsi="Fb Fontext" w:hint="cs"/>
          <w:rtl/>
        </w:rPr>
        <w:t>שנאלצים לריב עם אנשים</w:t>
      </w:r>
      <w:r w:rsidRPr="00224C4C">
        <w:rPr>
          <w:rFonts w:ascii="Fb Fontext" w:hAnsi="Fb Fontext"/>
          <w:rtl/>
        </w:rPr>
        <w:t xml:space="preserve"> </w:t>
      </w:r>
      <w:r w:rsidR="00122BBB">
        <w:rPr>
          <w:rFonts w:ascii="Fb Fontext" w:hAnsi="Fb Fontext" w:hint="cs"/>
          <w:rtl/>
        </w:rPr>
        <w:t xml:space="preserve">שהרי </w:t>
      </w:r>
      <w:r>
        <w:rPr>
          <w:rFonts w:ascii="Fb Fontext" w:hAnsi="Fb Fontext"/>
          <w:rtl/>
        </w:rPr>
        <w:t xml:space="preserve">ממשכנים על הצדקה ואפילו </w:t>
      </w:r>
      <w:r>
        <w:rPr>
          <w:rStyle w:val="afffff3"/>
          <w:rFonts w:ascii="Fb Fontext" w:hAnsi="Fb Fontext"/>
          <w:rtl/>
          <w:rPrChange w:id="9321" w:author="מנוע אמוראים" w:date="2026-10-05T16:42:07Z">
            <w:rPr>
              <w:rFonts w:ascii="Fb Fontext" w:hAnsi="Fb Fontext"/>
              <w:rtl/>
            </w:rPr>
          </w:rPrChange>
        </w:rPr>
        <w:t xml:space="preserve">בער"</w:t>
      </w:r>
      <w:r>
        <w:rPr>
          <w:rStyle w:val="afffff3"/>
          <w:rFonts w:ascii="Fb Fontext" w:hAnsi="Fb Fontext" w:hint="cs"/>
          <w:rtl/>
          <w:rPrChange w:id="9322" w:author="מנוע אמוראים" w:date="2026-10-05T16:42:07Z">
            <w:rPr>
              <w:rFonts w:ascii="Fb Fontext" w:hAnsi="Fb Fontext" w:hint="cs"/>
              <w:rtl/>
            </w:rPr>
          </w:rPrChange>
        </w:rPr>
        <w:t xml:space="preserve">ש</w:t>
      </w:r>
      <w:r w:rsidR="00122BBB">
        <w:rPr>
          <w:rFonts w:ascii="Fb Fontext" w:hAnsi="Fb Fontext" w:hint="cs"/>
          <w:rtl/>
        </w:rPr>
        <w:t>,</w:t>
      </w:r>
      <w:r w:rsidRPr="00224C4C">
        <w:rPr>
          <w:rFonts w:ascii="Fb Fontext" w:hAnsi="Fb Fontext"/>
          <w:rtl/>
        </w:rPr>
        <w:t xml:space="preserve"> ואם </w:t>
      </w:r>
      <w:r w:rsidR="00122BBB">
        <w:rPr>
          <w:rFonts w:ascii="Fb Fontext" w:hAnsi="Fb Fontext" w:hint="cs"/>
          <w:rtl/>
        </w:rPr>
        <w:t>היה פגם</w:t>
      </w:r>
      <w:r w:rsidRPr="00224C4C">
        <w:rPr>
          <w:rFonts w:ascii="Fb Fontext" w:hAnsi="Fb Fontext"/>
          <w:rtl/>
        </w:rPr>
        <w:t xml:space="preserve"> – </w:t>
      </w:r>
      <w:r w:rsidRPr="00224C4C">
        <w:rPr>
          <w:rFonts w:ascii="Fb Fontext" w:hAnsi="Fb Fontext" w:hint="cs"/>
          <w:rtl/>
        </w:rPr>
        <w:t>יש לזה קול</w:t>
      </w:r>
      <w:r w:rsidRPr="00224C4C">
        <w:rPr>
          <w:rFonts w:ascii="Fb Fontext" w:hAnsi="Fb Fontext"/>
          <w:rtl/>
        </w:rPr>
        <w:t>.</w:t>
      </w:r>
    </w:p>
    <w:p w14:paraId="05F02F6A" w14:textId="77777777" w:rsidR="009469D7" w:rsidRDefault="00BB4D03" w:rsidP="006E0774">
      <w:pPr>
        <w:rPr>
          <w:rFonts w:ascii="Fb Fontext" w:hAnsi="Fb Fontext"/>
          <w:sz w:val="32"/>
          <w:rtl/>
        </w:rPr>
      </w:pPr>
      <w:r w:rsidRPr="009A3628">
        <w:rPr>
          <w:rStyle w:val="afffff3"/>
          <w:rFonts w:hint="cs"/>
          <w:rtl/>
        </w:rPr>
        <w:t>בעה"ב</w:t>
      </w:r>
      <w:r w:rsidR="006E0774" w:rsidRPr="009A3628">
        <w:rPr>
          <w:rStyle w:val="afffff3"/>
          <w:rtl/>
        </w:rPr>
        <w:t xml:space="preserve"> ד</w:t>
      </w:r>
      <w:r w:rsidR="00213860">
        <w:rPr>
          <w:rStyle w:val="afffff3"/>
          <w:rFonts w:hint="cs"/>
          <w:rtl/>
        </w:rPr>
        <w:t>רב ביבי</w:t>
      </w:r>
      <w:r w:rsidR="009A3628">
        <w:rPr>
          <w:rStyle w:val="afffff3"/>
          <w:rFonts w:hint="cs"/>
          <w:rtl/>
        </w:rPr>
        <w:t>:</w:t>
      </w:r>
      <w:r>
        <w:rPr>
          <w:rFonts w:ascii="Fb Fontext" w:hAnsi="Fb Fontext" w:hint="cs"/>
          <w:sz w:val="32"/>
          <w:rtl/>
        </w:rPr>
        <w:t xml:space="preserve"> היה</w:t>
      </w:r>
      <w:r w:rsidR="006E0774" w:rsidRPr="00224C4C">
        <w:rPr>
          <w:rFonts w:ascii="Fb Fontext" w:hAnsi="Fb Fontext" w:hint="cs"/>
          <w:sz w:val="32"/>
          <w:rtl/>
        </w:rPr>
        <w:t xml:space="preserve"> גר</w:t>
      </w:r>
      <w:r w:rsidR="00122BBB">
        <w:rPr>
          <w:rFonts w:ascii="Fb Fontext" w:hAnsi="Fb Fontext" w:hint="cs"/>
          <w:sz w:val="32"/>
          <w:rtl/>
        </w:rPr>
        <w:t>,</w:t>
      </w:r>
      <w:r w:rsidR="006E0774" w:rsidRPr="00224C4C">
        <w:rPr>
          <w:rFonts w:ascii="Fb Fontext" w:hAnsi="Fb Fontext" w:hint="cs"/>
          <w:sz w:val="32"/>
          <w:rtl/>
        </w:rPr>
        <w:t xml:space="preserve"> ורב עם </w:t>
      </w:r>
      <w:r w:rsidR="006E0774" w:rsidRPr="00023BC1">
        <w:rPr>
          <w:rStyle w:val="afffff3"/>
          <w:rFonts w:hint="cs"/>
          <w:rtl/>
        </w:rPr>
        <w:t>ר</w:t>
      </w:r>
      <w:r w:rsidR="006E0774" w:rsidRPr="00023BC1">
        <w:rPr>
          <w:rStyle w:val="afffff3"/>
          <w:rtl/>
        </w:rPr>
        <w:t>"</w:t>
      </w:r>
      <w:r w:rsidR="006E0774" w:rsidRPr="00023BC1">
        <w:rPr>
          <w:rStyle w:val="afffff3"/>
          <w:rFonts w:hint="cs"/>
          <w:rtl/>
        </w:rPr>
        <w:t>ב</w:t>
      </w:r>
      <w:r w:rsidR="006E0774" w:rsidRPr="00224C4C">
        <w:rPr>
          <w:rFonts w:ascii="Fb Fontext" w:hAnsi="Fb Fontext" w:hint="cs"/>
          <w:sz w:val="32"/>
          <w:rtl/>
        </w:rPr>
        <w:t xml:space="preserve"> מי יהא </w:t>
      </w:r>
      <w:r w:rsidR="00023BC1">
        <w:rPr>
          <w:rFonts w:ascii="Fb Fontext" w:hAnsi="Fb Fontext" w:hint="cs"/>
          <w:sz w:val="32"/>
          <w:rtl/>
        </w:rPr>
        <w:t>ממונה שררות העיר,</w:t>
      </w:r>
    </w:p>
    <w:p w14:paraId="0C9B035C" w14:textId="77777777" w:rsidR="00A85AC8" w:rsidRPr="00E600D8" w:rsidRDefault="009A3628" w:rsidP="009A3628">
      <w:pPr>
        <w:pStyle w:val="38"/>
        <w:framePr w:wrap="notBeside"/>
        <w:rPr>
          <w:rtl/>
        </w:rPr>
      </w:pPr>
      <w:r w:rsidRPr="00E600D8">
        <w:rPr>
          <w:rFonts w:hint="cs"/>
          <w:rtl/>
        </w:rPr>
        <w:t xml:space="preserve">א"ל </w:t>
      </w:r>
      <w:r w:rsidR="006E0774" w:rsidRPr="00E600D8">
        <w:rPr>
          <w:rFonts w:hint="cs"/>
          <w:rtl/>
        </w:rPr>
        <w:t>רב יוסף</w:t>
      </w:r>
      <w:r w:rsidR="00A85AC8" w:rsidRPr="00E600D8">
        <w:rPr>
          <w:rtl/>
        </w:rPr>
        <w:t>:</w:t>
      </w:r>
    </w:p>
    <w:p w14:paraId="2F31750D" w14:textId="1BEDCB3F" w:rsidR="006E0774" w:rsidRPr="00131640" w:rsidRDefault="006E0774" w:rsidP="006E0774">
      <w:pPr>
        <w:rPr>
          <w:rtl/>
        </w:rPr>
      </w:pPr>
      <w:r w:rsidRPr="00224C4C">
        <w:rPr>
          <w:rStyle w:val="affffa"/>
          <w:rFonts w:hint="cs"/>
          <w:rtl/>
        </w:rPr>
        <w:t>'</w:t>
      </w:r>
      <w:r w:rsidRPr="00224C4C">
        <w:rPr>
          <w:rStyle w:val="affffa"/>
          <w:rtl/>
        </w:rPr>
        <w:t>שום תשים עליך מלך</w:t>
      </w:r>
      <w:r w:rsidRPr="00224C4C">
        <w:rPr>
          <w:rStyle w:val="affffa"/>
          <w:rFonts w:hint="cs"/>
          <w:rtl/>
        </w:rPr>
        <w:t xml:space="preserve"> </w:t>
      </w:r>
      <w:r w:rsidRPr="00441754">
        <w:rPr>
          <w:rStyle w:val="affffa"/>
          <w:b/>
          <w:bCs/>
          <w:rtl/>
        </w:rPr>
        <w:t>מקרב אחיך</w:t>
      </w:r>
      <w:r w:rsidRPr="00441754">
        <w:rPr>
          <w:rStyle w:val="affffa"/>
          <w:rFonts w:hint="cs"/>
          <w:b/>
          <w:bCs/>
          <w:rtl/>
        </w:rPr>
        <w:t>'</w:t>
      </w:r>
      <w:r w:rsidRPr="00441754">
        <w:rPr>
          <w:rStyle w:val="affffa"/>
          <w:b/>
          <w:bCs/>
          <w:rtl/>
        </w:rPr>
        <w:t xml:space="preserve"> </w:t>
      </w:r>
      <w:r w:rsidR="00441754">
        <w:rPr>
          <w:rFonts w:ascii="Fb Fontext" w:hAnsi="Fb Fontext" w:hint="cs"/>
          <w:rtl/>
        </w:rPr>
        <w:t>-</w:t>
      </w:r>
      <w:r w:rsidRPr="00224C4C">
        <w:rPr>
          <w:rFonts w:ascii="Fb Fontext" w:hAnsi="Fb Fontext"/>
          <w:rtl/>
        </w:rPr>
        <w:t>כל משימות שאתה משים לא יהיה אלא מקרב אחיך.</w:t>
      </w:r>
    </w:p>
    <w:p w14:paraId="1CA99343" w14:textId="7CE25057" w:rsidR="00A85AC8" w:rsidRPr="00E600D8" w:rsidRDefault="006E0774" w:rsidP="009A3628">
      <w:pPr>
        <w:pStyle w:val="38"/>
        <w:framePr w:wrap="notBeside"/>
        <w:rPr>
          <w:rtl/>
        </w:rPr>
      </w:pPr>
      <w:r w:rsidRPr="00E600D8">
        <w:rPr>
          <w:rFonts w:hint="cs"/>
          <w:rtl/>
        </w:rPr>
        <w:t>א</w:t>
      </w:r>
      <w:r w:rsidRPr="00E600D8">
        <w:rPr>
          <w:rtl/>
        </w:rPr>
        <w:t>"</w:t>
      </w:r>
      <w:r w:rsidRPr="00E600D8">
        <w:rPr>
          <w:rFonts w:hint="cs"/>
          <w:rtl/>
        </w:rPr>
        <w:t>ל ראב</w:t>
      </w:r>
      <w:r w:rsidRPr="00E600D8">
        <w:rPr>
          <w:rtl/>
        </w:rPr>
        <w:t>"</w:t>
      </w:r>
      <w:r w:rsidRPr="00E600D8">
        <w:rPr>
          <w:rFonts w:hint="cs"/>
          <w:rtl/>
        </w:rPr>
        <w:t>א</w:t>
      </w:r>
      <w:r w:rsidR="00A85AC8" w:rsidRPr="00E600D8">
        <w:rPr>
          <w:rtl/>
        </w:rPr>
        <w:t>:</w:t>
      </w:r>
    </w:p>
    <w:p w14:paraId="17643E47" w14:textId="58C51AFF" w:rsidR="006E0774" w:rsidRPr="00131640" w:rsidRDefault="006E0774" w:rsidP="006E0774">
      <w:pPr>
        <w:rPr>
          <w:rtl/>
        </w:rPr>
      </w:pPr>
      <w:r w:rsidRPr="00224C4C">
        <w:rPr>
          <w:rFonts w:ascii="Fb Fontext" w:hAnsi="Fb Fontext"/>
          <w:rtl/>
        </w:rPr>
        <w:t>וא</w:t>
      </w:r>
      <w:r w:rsidR="007554A3">
        <w:rPr>
          <w:rFonts w:ascii="Fb Fontext" w:hAnsi="Fb Fontext" w:hint="cs"/>
          <w:rtl/>
        </w:rPr>
        <w:t>ף</w:t>
      </w:r>
      <w:r w:rsidRPr="00224C4C">
        <w:rPr>
          <w:rFonts w:ascii="Fb Fontext" w:hAnsi="Fb Fontext"/>
          <w:rtl/>
        </w:rPr>
        <w:t xml:space="preserve"> אמו מישראל? </w:t>
      </w:r>
      <w:r w:rsidRPr="00845D99">
        <w:rPr>
          <w:rStyle w:val="afffff3"/>
          <w:rFonts w:hint="cs"/>
          <w:rtl/>
        </w:rPr>
        <w:t>א</w:t>
      </w:r>
      <w:r w:rsidRPr="00845D99">
        <w:rPr>
          <w:rStyle w:val="afffff3"/>
          <w:rtl/>
        </w:rPr>
        <w:t>"</w:t>
      </w:r>
      <w:r w:rsidRPr="00845D99">
        <w:rPr>
          <w:rStyle w:val="afffff3"/>
          <w:rFonts w:hint="cs"/>
          <w:rtl/>
        </w:rPr>
        <w:t>ל:</w:t>
      </w:r>
      <w:r w:rsidRPr="00224C4C">
        <w:rPr>
          <w:rFonts w:ascii="Fb Fontext" w:hAnsi="Fb Fontext"/>
          <w:rtl/>
        </w:rPr>
        <w:t xml:space="preserve"> אמו מישראל</w:t>
      </w:r>
      <w:r w:rsidRPr="00224C4C">
        <w:rPr>
          <w:rStyle w:val="affffa"/>
          <w:rtl/>
        </w:rPr>
        <w:t xml:space="preserve"> </w:t>
      </w:r>
      <w:r w:rsidRPr="00224C4C">
        <w:rPr>
          <w:rStyle w:val="affffa"/>
          <w:rFonts w:hint="cs"/>
          <w:rtl/>
        </w:rPr>
        <w:t>'</w:t>
      </w:r>
      <w:r w:rsidRPr="00224C4C">
        <w:rPr>
          <w:rStyle w:val="affffa"/>
          <w:rtl/>
        </w:rPr>
        <w:t>מקרב אחיך</w:t>
      </w:r>
      <w:r w:rsidRPr="00224C4C">
        <w:rPr>
          <w:rStyle w:val="affffa"/>
          <w:rFonts w:hint="cs"/>
          <w:rtl/>
        </w:rPr>
        <w:t xml:space="preserve">' </w:t>
      </w:r>
      <w:r w:rsidRPr="00224C4C">
        <w:rPr>
          <w:rFonts w:ascii="Fb Fontext" w:hAnsi="Fb Fontext" w:hint="cs"/>
          <w:rtl/>
        </w:rPr>
        <w:t>קר</w:t>
      </w:r>
      <w:r w:rsidRPr="00224C4C">
        <w:rPr>
          <w:rFonts w:ascii="Fb Fontext" w:hAnsi="Fb Fontext"/>
          <w:rtl/>
        </w:rPr>
        <w:t>ינא ביה.</w:t>
      </w:r>
    </w:p>
    <w:p w14:paraId="03335CF5" w14:textId="2430A684" w:rsidR="00A85AC8" w:rsidRPr="00E600D8" w:rsidRDefault="006E0774" w:rsidP="00845D99">
      <w:pPr>
        <w:pStyle w:val="38"/>
        <w:framePr w:wrap="notBeside"/>
        <w:rPr>
          <w:rtl/>
        </w:rPr>
      </w:pPr>
      <w:r w:rsidRPr="00E600D8">
        <w:rPr>
          <w:rtl/>
        </w:rPr>
        <w:t>לכך</w:t>
      </w:r>
      <w:r w:rsidR="00A85AC8" w:rsidRPr="00E600D8">
        <w:rPr>
          <w:rFonts w:hint="cs"/>
          <w:rtl/>
        </w:rPr>
        <w:t>:</w:t>
      </w:r>
    </w:p>
    <w:p w14:paraId="5AE8616C" w14:textId="78C04566" w:rsidR="009469D7" w:rsidRDefault="00845D99" w:rsidP="006E0774">
      <w:pPr>
        <w:rPr>
          <w:rStyle w:val="afffff5"/>
          <w:rtl/>
        </w:rPr>
      </w:pPr>
      <w:r w:rsidRPr="007554A3">
        <w:rPr>
          <w:rStyle w:val="afffff3"/>
          <w:rFonts w:hint="cs"/>
          <w:rtl/>
        </w:rPr>
        <w:t>ר''ב</w:t>
      </w:r>
      <w:r>
        <w:rPr>
          <w:rFonts w:ascii="Fb Fontext" w:hAnsi="Fb Fontext" w:hint="cs"/>
          <w:rtl/>
        </w:rPr>
        <w:t xml:space="preserve"> שאדם גדול הוא </w:t>
      </w:r>
      <w:r w:rsidR="006E0774" w:rsidRPr="00224C4C">
        <w:rPr>
          <w:rFonts w:ascii="Fb Fontext" w:hAnsi="Fb Fontext"/>
          <w:rtl/>
        </w:rPr>
        <w:t>יעיין במילי דשמיא,</w:t>
      </w:r>
      <w:r>
        <w:rPr>
          <w:rFonts w:ascii="Fb Fontext" w:hAnsi="Fb Fontext" w:hint="cs"/>
          <w:rtl/>
        </w:rPr>
        <w:t xml:space="preserve"> </w:t>
      </w:r>
      <w:r w:rsidR="006E0774" w:rsidRPr="00061DC4">
        <w:rPr>
          <w:rStyle w:val="afffff5"/>
          <w:rFonts w:hint="cs"/>
          <w:rtl/>
        </w:rPr>
        <w:t>[צדקה וכדו']</w:t>
      </w:r>
    </w:p>
    <w:p w14:paraId="7BB5F95D" w14:textId="426940D1" w:rsidR="006E0774" w:rsidRPr="00131640" w:rsidRDefault="006E0774" w:rsidP="003C70AD">
      <w:pPr>
        <w:spacing w:after="120"/>
        <w:rPr>
          <w:rtl/>
        </w:rPr>
      </w:pPr>
      <w:r w:rsidRPr="007554A3">
        <w:rPr>
          <w:rStyle w:val="afffff3"/>
          <w:rtl/>
        </w:rPr>
        <w:t xml:space="preserve">ומר </w:t>
      </w:r>
      <w:r w:rsidRPr="00224C4C">
        <w:rPr>
          <w:rFonts w:ascii="Fb Fontext" w:hAnsi="Fb Fontext"/>
          <w:rtl/>
        </w:rPr>
        <w:t>יעיין ב</w:t>
      </w:r>
      <w:r w:rsidR="007554A3">
        <w:rPr>
          <w:rFonts w:ascii="Fb Fontext" w:hAnsi="Fb Fontext" w:hint="cs"/>
          <w:rtl/>
        </w:rPr>
        <w:t>עניני העיר</w:t>
      </w:r>
      <w:r w:rsidRPr="00224C4C">
        <w:rPr>
          <w:rFonts w:ascii="Fb Fontext" w:hAnsi="Fb Fontext"/>
          <w:rtl/>
        </w:rPr>
        <w:t>.</w:t>
      </w:r>
    </w:p>
    <w:p w14:paraId="752E9E5C" w14:textId="7AB5070C" w:rsidR="00A85AC8" w:rsidRPr="00E600D8" w:rsidRDefault="006E0774" w:rsidP="00845D99">
      <w:pPr>
        <w:pStyle w:val="38"/>
        <w:framePr w:wrap="notBeside"/>
        <w:rPr>
          <w:rtl/>
        </w:rPr>
      </w:pPr>
      <w:r w:rsidRPr="00E600D8">
        <w:rPr>
          <w:rtl/>
        </w:rPr>
        <w:t>אביי</w:t>
      </w:r>
      <w:r w:rsidR="00A85AC8" w:rsidRPr="00E600D8">
        <w:rPr>
          <w:rtl/>
        </w:rPr>
        <w:t>:</w:t>
      </w:r>
    </w:p>
    <w:p w14:paraId="4CF2D317" w14:textId="66195715" w:rsidR="009469D7" w:rsidRDefault="006E0774" w:rsidP="006E0774">
      <w:pPr>
        <w:rPr>
          <w:rFonts w:ascii="Fb Fontext" w:hAnsi="Fb Fontext"/>
          <w:sz w:val="32"/>
          <w:rtl/>
        </w:rPr>
      </w:pPr>
      <w:r w:rsidRPr="00224C4C">
        <w:rPr>
          <w:rFonts w:ascii="Fb Fontext" w:hAnsi="Fb Fontext"/>
          <w:sz w:val="32"/>
          <w:rtl/>
        </w:rPr>
        <w:t xml:space="preserve">הלכך </w:t>
      </w:r>
      <w:r w:rsidR="004B6BA1">
        <w:rPr>
          <w:rFonts w:ascii="Fb Fontext" w:hAnsi="Fb Fontext" w:hint="cs"/>
          <w:sz w:val="32"/>
          <w:rtl/>
        </w:rPr>
        <w:t>המארח ת''ח בביתו</w:t>
      </w:r>
      <w:r w:rsidR="003C70AD">
        <w:rPr>
          <w:rFonts w:ascii="Fb Fontext" w:hAnsi="Fb Fontext" w:hint="cs"/>
          <w:sz w:val="32"/>
          <w:rtl/>
        </w:rPr>
        <w:t>,</w:t>
      </w:r>
      <w:r w:rsidR="004B6BA1">
        <w:rPr>
          <w:rFonts w:ascii="Fb Fontext" w:hAnsi="Fb Fontext" w:hint="cs"/>
          <w:sz w:val="32"/>
          <w:rtl/>
        </w:rPr>
        <w:t xml:space="preserve"> יארח </w:t>
      </w:r>
      <w:r w:rsidR="00061DC4">
        <w:rPr>
          <w:rStyle w:val="afffff3"/>
          <w:rFonts w:hint="cs"/>
          <w:rtl/>
        </w:rPr>
        <w:t xml:space="preserve">אדם </w:t>
      </w:r>
      <w:r w:rsidR="004B6BA1" w:rsidRPr="007554A3">
        <w:rPr>
          <w:rStyle w:val="afffff3"/>
          <w:rFonts w:hint="cs"/>
          <w:rtl/>
        </w:rPr>
        <w:t>כראב'א</w:t>
      </w:r>
      <w:r w:rsidR="003C70AD">
        <w:rPr>
          <w:rStyle w:val="afffff3"/>
          <w:rFonts w:hint="cs"/>
          <w:rtl/>
        </w:rPr>
        <w:t>,</w:t>
      </w:r>
      <w:r w:rsidR="004B6BA1">
        <w:rPr>
          <w:rFonts w:ascii="Fb Fontext" w:hAnsi="Fb Fontext" w:hint="cs"/>
          <w:sz w:val="32"/>
          <w:rtl/>
        </w:rPr>
        <w:t xml:space="preserve"> </w:t>
      </w:r>
      <w:r w:rsidR="004B6BA1" w:rsidRPr="00061DC4">
        <w:rPr>
          <w:rStyle w:val="afffff5"/>
          <w:rFonts w:hint="cs"/>
          <w:rtl/>
        </w:rPr>
        <w:t>שיידע להפך בזכותו</w:t>
      </w:r>
    </w:p>
    <w:p w14:paraId="0BBF45A4" w14:textId="57E18F06" w:rsidR="00A85AC8" w:rsidRPr="00E600D8" w:rsidRDefault="006E0774" w:rsidP="00B84A9C">
      <w:pPr>
        <w:pStyle w:val="38"/>
        <w:framePr w:wrap="notBeside"/>
        <w:rPr>
          <w:rtl/>
        </w:rPr>
      </w:pPr>
      <w:r w:rsidRPr="00E600D8">
        <w:rPr>
          <w:rtl/>
        </w:rPr>
        <w:t>ר</w:t>
      </w:r>
      <w:r w:rsidR="00B84A9C" w:rsidRPr="00E600D8">
        <w:rPr>
          <w:rFonts w:hint="cs"/>
          <w:rtl/>
        </w:rPr>
        <w:t>"ז ורב''א</w:t>
      </w:r>
      <w:r w:rsidR="00A85AC8" w:rsidRPr="00E600D8">
        <w:rPr>
          <w:rFonts w:hint="cs"/>
          <w:rtl/>
        </w:rPr>
        <w:t>:</w:t>
      </w:r>
    </w:p>
    <w:p w14:paraId="4643D1DB" w14:textId="25320A3B" w:rsidR="006E0774" w:rsidRPr="00131640" w:rsidRDefault="00C408C4" w:rsidP="006E0774">
      <w:pPr>
        <w:rPr>
          <w:rtl/>
        </w:rPr>
      </w:pPr>
      <w:r>
        <w:rPr>
          <w:rFonts w:ascii="Fb Fontext" w:hAnsi="Fb Fontext" w:hint="cs"/>
          <w:rtl/>
        </w:rPr>
        <w:t xml:space="preserve">התעסקו למען גרים לכבדם </w:t>
      </w:r>
      <w:r w:rsidRPr="00C408C4">
        <w:rPr>
          <w:rStyle w:val="afffff5"/>
          <w:rFonts w:hint="cs"/>
          <w:rtl/>
        </w:rPr>
        <w:t>ולהושיבם בשררה</w:t>
      </w:r>
    </w:p>
    <w:p w14:paraId="176F57B1" w14:textId="77777777" w:rsidR="00A85AC8" w:rsidRPr="00E600D8" w:rsidRDefault="006E0774" w:rsidP="00C408C4">
      <w:pPr>
        <w:pStyle w:val="38"/>
        <w:framePr w:wrap="notBeside"/>
        <w:rPr>
          <w:rtl/>
        </w:rPr>
      </w:pPr>
      <w:r w:rsidRPr="00E600D8">
        <w:rPr>
          <w:rtl/>
        </w:rPr>
        <w:t>במערבא</w:t>
      </w:r>
      <w:r w:rsidR="00A85AC8" w:rsidRPr="00E600D8">
        <w:rPr>
          <w:rtl/>
        </w:rPr>
        <w:t>:</w:t>
      </w:r>
    </w:p>
    <w:p w14:paraId="32D69C4C" w14:textId="1C698711" w:rsidR="006E0774" w:rsidRPr="00131640" w:rsidRDefault="006E0774" w:rsidP="006E0774">
      <w:pPr>
        <w:rPr>
          <w:rtl/>
        </w:rPr>
      </w:pPr>
      <w:r w:rsidRPr="00224C4C">
        <w:rPr>
          <w:rFonts w:ascii="Fb Fontext" w:hAnsi="Fb Fontext"/>
          <w:rtl/>
        </w:rPr>
        <w:t xml:space="preserve">אפילו </w:t>
      </w:r>
      <w:r w:rsidRPr="00224C4C">
        <w:rPr>
          <w:rFonts w:ascii="Fb Fontext" w:hAnsi="Fb Fontext" w:hint="cs"/>
          <w:rtl/>
        </w:rPr>
        <w:t>ממונה על המידות לא מעמידים מהם</w:t>
      </w:r>
      <w:r w:rsidRPr="00224C4C">
        <w:rPr>
          <w:rFonts w:ascii="Fb Fontext" w:hAnsi="Fb Fontext"/>
          <w:rtl/>
        </w:rPr>
        <w:t>.</w:t>
      </w:r>
    </w:p>
    <w:p w14:paraId="5AEBD43E" w14:textId="56A172B0" w:rsidR="00A85AC8" w:rsidRPr="00E600D8" w:rsidRDefault="006E0774" w:rsidP="00C408C4">
      <w:pPr>
        <w:pStyle w:val="38"/>
        <w:framePr w:wrap="notBeside"/>
        <w:rPr>
          <w:rtl/>
        </w:rPr>
      </w:pPr>
      <w:r w:rsidRPr="00E600D8">
        <w:rPr>
          <w:rtl/>
        </w:rPr>
        <w:t>בנהרדעא</w:t>
      </w:r>
      <w:r w:rsidR="00A85AC8" w:rsidRPr="00E600D8">
        <w:rPr>
          <w:rtl/>
        </w:rPr>
        <w:t>:</w:t>
      </w:r>
    </w:p>
    <w:p w14:paraId="6E36CC00" w14:textId="572FAC24" w:rsidR="006E0774" w:rsidRPr="00131640" w:rsidRDefault="006E0774" w:rsidP="006E0774">
      <w:pPr>
        <w:rPr>
          <w:rtl/>
        </w:rPr>
      </w:pPr>
      <w:r w:rsidRPr="00224C4C">
        <w:rPr>
          <w:rFonts w:ascii="Fb Fontext" w:hAnsi="Fb Fontext"/>
          <w:rtl/>
        </w:rPr>
        <w:t xml:space="preserve">אפי' </w:t>
      </w:r>
      <w:r w:rsidRPr="00224C4C">
        <w:rPr>
          <w:rFonts w:ascii="Fb Fontext" w:hAnsi="Fb Fontext" w:hint="cs"/>
          <w:rtl/>
        </w:rPr>
        <w:t xml:space="preserve">שוטר הממונה על השקאת השלחין </w:t>
      </w:r>
      <w:r w:rsidRPr="00224C4C">
        <w:rPr>
          <w:rFonts w:ascii="Fb Fontext" w:hAnsi="Fb Fontext"/>
          <w:rtl/>
        </w:rPr>
        <w:t xml:space="preserve">לא </w:t>
      </w:r>
      <w:r w:rsidRPr="00224C4C">
        <w:rPr>
          <w:rFonts w:ascii="Fb Fontext" w:hAnsi="Fb Fontext" w:hint="cs"/>
          <w:rtl/>
        </w:rPr>
        <w:t>מעמידים מהם</w:t>
      </w:r>
      <w:r w:rsidRPr="00224C4C">
        <w:rPr>
          <w:rFonts w:ascii="Fb Fontext" w:hAnsi="Fb Fontext"/>
          <w:rtl/>
        </w:rPr>
        <w:t>.</w:t>
      </w:r>
    </w:p>
    <w:p w14:paraId="473D0546" w14:textId="77777777" w:rsidR="006E0774" w:rsidRPr="00131640" w:rsidRDefault="006E0774" w:rsidP="00841728">
      <w:pPr>
        <w:pStyle w:val="affb"/>
        <w:rPr>
          <w:rtl/>
        </w:rPr>
      </w:pPr>
      <w:r w:rsidRPr="00224C4C">
        <w:rPr>
          <w:rFonts w:hint="cs"/>
          <w:rtl/>
        </w:rPr>
        <w:t>׹</w:t>
      </w:r>
    </w:p>
    <w:p w14:paraId="0B003037" w14:textId="77777777" w:rsidR="006E0774" w:rsidRPr="00131640" w:rsidRDefault="006E0774" w:rsidP="006E0774">
      <w:pPr>
        <w:rPr>
          <w:rtl/>
        </w:rPr>
      </w:pPr>
      <w:r w:rsidRPr="00224C4C">
        <w:rPr>
          <w:rStyle w:val="afffe"/>
          <w:spacing w:val="4"/>
          <w:rtl/>
        </w:rPr>
        <w:t>רבי יוסי אומר: אף מי שהיה וכו'.</w:t>
      </w:r>
      <w:r w:rsidRPr="00224C4C">
        <w:rPr>
          <w:rFonts w:ascii="Fb Fontext" w:hAnsi="Fb Fontext" w:hint="cs"/>
          <w:sz w:val="32"/>
          <w:rtl/>
        </w:rPr>
        <w:t xml:space="preserve"> -</w:t>
      </w:r>
      <w:r w:rsidRPr="00224C4C">
        <w:rPr>
          <w:rFonts w:ascii="Fb Fontext" w:hAnsi="Fb Fontext"/>
          <w:sz w:val="32"/>
          <w:rtl/>
        </w:rPr>
        <w:t>דייקי ומחתמי.</w:t>
      </w:r>
    </w:p>
    <w:p w14:paraId="21466308" w14:textId="7AC9126C" w:rsidR="006E0774" w:rsidRPr="00131640" w:rsidRDefault="00C34B13" w:rsidP="002A094E">
      <w:pPr>
        <w:pStyle w:val="afffd"/>
        <w:rPr>
          <w:rtl/>
        </w:rPr>
      </w:pPr>
      <w:ins w:id="9888" w:author="מספור קטעי משנה" w:date="2026-10-06T06:45:32Z">
        <w:r>
          <w:rPr>
            <w:rStyle w:val="MisparKeta"/>
          </w:rPr>
          <w:t xml:space="preserve">ד. </w:t>
        </w:r>
      </w:ins>
      <w:r>
        <w:rPr>
          <w:rStyle w:val="afffa"/>
          <w:rFonts w:ascii="Fb Fontext" w:hAnsi="Fb Fontext" w:hint="cs"/>
          <w:b/>
          <w:spacing w:val="4"/>
          <w:rtl/>
        </w:rPr>
        <w:t>רחב''א</w:t>
      </w:r>
      <w:r w:rsidR="006E0774" w:rsidRPr="00224C4C">
        <w:rPr>
          <w:rtl/>
        </w:rPr>
        <w:t xml:space="preserve">: </w:t>
      </w:r>
      <w:r w:rsidR="006E0774" w:rsidRPr="00224C4C">
        <w:rPr>
          <w:rStyle w:val="afffa"/>
          <w:rFonts w:ascii="Fb Fontext" w:hAnsi="Fb Fontext"/>
          <w:b/>
          <w:spacing w:val="4"/>
          <w:rtl/>
        </w:rPr>
        <w:t>אף</w:t>
      </w:r>
      <w:r w:rsidR="006E0774" w:rsidRPr="00224C4C">
        <w:rPr>
          <w:rtl/>
        </w:rPr>
        <w:t xml:space="preserve"> </w:t>
      </w:r>
      <w:r w:rsidR="006E0774" w:rsidRPr="00224C4C">
        <w:rPr>
          <w:rStyle w:val="afffa"/>
          <w:rFonts w:ascii="Fb Fontext" w:hAnsi="Fb Fontext"/>
          <w:b/>
          <w:spacing w:val="4"/>
          <w:rtl/>
        </w:rPr>
        <w:t>מי</w:t>
      </w:r>
      <w:r w:rsidR="006E0774" w:rsidRPr="00224C4C">
        <w:rPr>
          <w:rtl/>
        </w:rPr>
        <w:t xml:space="preserve"> </w:t>
      </w:r>
      <w:r w:rsidR="006E0774" w:rsidRPr="00224C4C">
        <w:rPr>
          <w:rStyle w:val="afffa"/>
          <w:rFonts w:ascii="Fb Fontext" w:hAnsi="Fb Fontext"/>
          <w:b/>
          <w:spacing w:val="4"/>
          <w:rtl/>
        </w:rPr>
        <w:t>שהיה</w:t>
      </w:r>
      <w:r w:rsidR="006E0774" w:rsidRPr="00224C4C">
        <w:rPr>
          <w:rtl/>
        </w:rPr>
        <w:t xml:space="preserve"> </w:t>
      </w:r>
      <w:r w:rsidR="006E0774" w:rsidRPr="00224C4C">
        <w:rPr>
          <w:rStyle w:val="afffa"/>
          <w:rFonts w:ascii="Fb Fontext" w:hAnsi="Fb Fontext"/>
          <w:b/>
          <w:spacing w:val="4"/>
          <w:rtl/>
        </w:rPr>
        <w:t>מוכתב</w:t>
      </w:r>
      <w:r w:rsidR="006E0774" w:rsidRPr="00224C4C">
        <w:rPr>
          <w:rtl/>
        </w:rPr>
        <w:t xml:space="preserve"> </w:t>
      </w:r>
      <w:r w:rsidR="006E0774" w:rsidRPr="00224C4C">
        <w:rPr>
          <w:rStyle w:val="afffa"/>
          <w:rFonts w:ascii="Fb Fontext" w:hAnsi="Fb Fontext"/>
          <w:b/>
          <w:spacing w:val="4"/>
          <w:rtl/>
        </w:rPr>
        <w:t>באסטרטיא</w:t>
      </w:r>
      <w:r w:rsidR="006E0774" w:rsidRPr="00224C4C">
        <w:rPr>
          <w:rtl/>
        </w:rPr>
        <w:t xml:space="preserve"> </w:t>
      </w:r>
      <w:r w:rsidR="006E0774" w:rsidRPr="00224C4C">
        <w:rPr>
          <w:rStyle w:val="afffa"/>
          <w:rFonts w:ascii="Fb Fontext" w:hAnsi="Fb Fontext"/>
          <w:b/>
          <w:spacing w:val="4"/>
          <w:rtl/>
        </w:rPr>
        <w:t>של</w:t>
      </w:r>
      <w:r w:rsidR="006E0774" w:rsidRPr="00224C4C">
        <w:rPr>
          <w:rtl/>
        </w:rPr>
        <w:t xml:space="preserve"> </w:t>
      </w:r>
      <w:r w:rsidR="006E0774" w:rsidRPr="00224C4C">
        <w:rPr>
          <w:rStyle w:val="afffa"/>
          <w:rFonts w:ascii="Fb Fontext" w:hAnsi="Fb Fontext"/>
          <w:b/>
          <w:spacing w:val="4"/>
          <w:rtl/>
        </w:rPr>
        <w:t>מלך</w:t>
      </w:r>
      <w:r w:rsidR="006E0774" w:rsidRPr="00224C4C">
        <w:rPr>
          <w:rtl/>
        </w:rPr>
        <w:t>.</w:t>
      </w:r>
    </w:p>
    <w:p w14:paraId="4E38D046" w14:textId="35A80568" w:rsidR="00A85AC8" w:rsidRPr="00E600D8" w:rsidRDefault="006E0774" w:rsidP="00C34B13">
      <w:pPr>
        <w:pStyle w:val="38"/>
        <w:framePr w:wrap="notBeside"/>
        <w:rPr>
          <w:rtl/>
        </w:rPr>
      </w:pPr>
      <w:r w:rsidRPr="00E600D8">
        <w:rPr>
          <w:rtl/>
        </w:rPr>
        <w:t>ר</w:t>
      </w:r>
      <w:r w:rsidRPr="00E600D8">
        <w:rPr>
          <w:rFonts w:hint="cs"/>
          <w:rtl/>
        </w:rPr>
        <w:t>יא</w:t>
      </w:r>
      <w:r w:rsidRPr="00E600D8">
        <w:rPr>
          <w:rtl/>
        </w:rPr>
        <w:t>"</w:t>
      </w:r>
      <w:r w:rsidRPr="00E600D8">
        <w:rPr>
          <w:rFonts w:hint="cs"/>
          <w:rtl/>
        </w:rPr>
        <w:t>ש</w:t>
      </w:r>
      <w:r w:rsidR="00A85AC8" w:rsidRPr="00E600D8">
        <w:rPr>
          <w:rFonts w:hint="cs"/>
          <w:rtl/>
        </w:rPr>
        <w:t>:</w:t>
      </w:r>
    </w:p>
    <w:p w14:paraId="2451F476" w14:textId="35425EBA" w:rsidR="006E0774" w:rsidRDefault="006E0774" w:rsidP="006E0774">
      <w:pPr>
        <w:rPr>
          <w:rFonts w:ascii="Fb Fontext" w:hAnsi="Fb Fontext"/>
          <w:rtl/>
        </w:rPr>
      </w:pPr>
      <w:r w:rsidRPr="00224C4C">
        <w:rPr>
          <w:rFonts w:ascii="Fb Fontext" w:hAnsi="Fb Fontext"/>
          <w:rtl/>
        </w:rPr>
        <w:t>בחיילות של בית דוד.</w:t>
      </w:r>
    </w:p>
    <w:p w14:paraId="5455C4B5" w14:textId="6B0C47A1" w:rsidR="007309FA" w:rsidRPr="00131640" w:rsidRDefault="007309FA" w:rsidP="007309FA">
      <w:pPr>
        <w:pStyle w:val="affffb"/>
        <w:rPr>
          <w:rtl/>
        </w:rPr>
      </w:pPr>
      <w:r w:rsidRPr="007309FA">
        <w:rPr>
          <w:rtl/>
        </w:rPr>
        <w:t>***</w:t>
      </w:r>
    </w:p>
    <w:p w14:paraId="1D5EE1D5" w14:textId="120379CC" w:rsidR="00A85AC8" w:rsidRPr="00E600D8" w:rsidRDefault="006E0774" w:rsidP="00C34B13">
      <w:pPr>
        <w:pStyle w:val="38"/>
        <w:framePr w:wrap="notBeside"/>
        <w:rPr>
          <w:rtl/>
        </w:rPr>
      </w:pPr>
      <w:r w:rsidRPr="00E600D8">
        <w:rPr>
          <w:rtl/>
        </w:rPr>
        <w:t>רב יוסף</w:t>
      </w:r>
      <w:r w:rsidR="00A85AC8" w:rsidRPr="00E600D8">
        <w:rPr>
          <w:rtl/>
        </w:rPr>
        <w:t>:</w:t>
      </w:r>
    </w:p>
    <w:p w14:paraId="771C2270" w14:textId="5D7F0A26" w:rsidR="006E0774" w:rsidRPr="000B232C" w:rsidRDefault="006E0774" w:rsidP="006E0774">
      <w:pPr>
        <w:rPr>
          <w:spacing w:val="0"/>
          <w:rtl/>
        </w:rPr>
      </w:pPr>
      <w:r w:rsidRPr="000B232C">
        <w:rPr>
          <w:rStyle w:val="affffa"/>
          <w:spacing w:val="0"/>
          <w:rtl/>
        </w:rPr>
        <w:t>והתיחשם בצבא במלחמה</w:t>
      </w:r>
      <w:r w:rsidRPr="000B232C">
        <w:rPr>
          <w:rFonts w:ascii="Fb Fontext" w:hAnsi="Fb Fontext" w:hint="cs"/>
          <w:spacing w:val="0"/>
          <w:rtl/>
        </w:rPr>
        <w:t xml:space="preserve"> </w:t>
      </w:r>
      <w:r w:rsidRPr="000B232C">
        <w:rPr>
          <w:rStyle w:val="afffff3"/>
          <w:rFonts w:hint="cs"/>
          <w:spacing w:val="0"/>
          <w:rtl/>
        </w:rPr>
        <w:t>כרב</w:t>
      </w:r>
      <w:r w:rsidRPr="000B232C">
        <w:rPr>
          <w:rFonts w:ascii="Fb Fontext" w:hAnsi="Fb Fontext" w:hint="cs"/>
          <w:spacing w:val="0"/>
          <w:rtl/>
        </w:rPr>
        <w:t xml:space="preserve"> </w:t>
      </w:r>
      <w:r w:rsidRPr="000B232C">
        <w:rPr>
          <w:rFonts w:ascii="Fb Fontext" w:hAnsi="Fb Fontext"/>
          <w:spacing w:val="0"/>
          <w:rtl/>
        </w:rPr>
        <w:t>שתהא זכותן וזכות אבותם מסייעתן.</w:t>
      </w:r>
    </w:p>
    <w:p w14:paraId="148AA494" w14:textId="77777777" w:rsidR="00A85AC8" w:rsidRPr="00E600D8" w:rsidRDefault="006E0774" w:rsidP="004725C3">
      <w:pPr>
        <w:pStyle w:val="38"/>
        <w:framePr w:wrap="notBeside"/>
        <w:rPr>
          <w:rtl/>
        </w:rPr>
      </w:pPr>
      <w:r w:rsidRPr="00E600D8">
        <w:rPr>
          <w:rFonts w:hint="cs"/>
          <w:rtl/>
        </w:rPr>
        <w:t>והך</w:t>
      </w:r>
      <w:r w:rsidR="00A85AC8" w:rsidRPr="00E600D8">
        <w:rPr>
          <w:rtl/>
        </w:rPr>
        <w:t>:</w:t>
      </w:r>
    </w:p>
    <w:p w14:paraId="0D621F26" w14:textId="269A9D20" w:rsidR="006E0774" w:rsidRPr="00131640" w:rsidRDefault="006E0774" w:rsidP="006E0774">
      <w:pPr>
        <w:rPr>
          <w:rtl/>
        </w:rPr>
      </w:pPr>
      <w:r w:rsidRPr="00224C4C">
        <w:rPr>
          <w:rFonts w:ascii="Fb Fontext" w:hAnsi="Fb Fontext" w:hint="cs"/>
          <w:sz w:val="32"/>
          <w:rtl/>
        </w:rPr>
        <w:t>ד</w:t>
      </w:r>
      <w:r w:rsidRPr="00224C4C">
        <w:rPr>
          <w:rFonts w:ascii="Fb Fontext" w:hAnsi="Fb Fontext"/>
          <w:sz w:val="32"/>
          <w:rtl/>
        </w:rPr>
        <w:t xml:space="preserve">צלק </w:t>
      </w:r>
      <w:r w:rsidRPr="00196D6B">
        <w:rPr>
          <w:rFonts w:ascii="Fb Fontext" w:hAnsi="Fb Fontext" w:cs="BA TM • Vilna Extra-Bold"/>
          <w:sz w:val="32"/>
          <w:rtl/>
        </w:rPr>
        <w:t>העמוני</w:t>
      </w:r>
      <w:r w:rsidRPr="00224C4C">
        <w:rPr>
          <w:rFonts w:ascii="Fb Fontext" w:hAnsi="Fb Fontext" w:hint="cs"/>
          <w:sz w:val="32"/>
          <w:rtl/>
        </w:rPr>
        <w:t xml:space="preserve"> - </w:t>
      </w:r>
      <w:r w:rsidRPr="00224C4C">
        <w:rPr>
          <w:rFonts w:ascii="Fb Fontext" w:hAnsi="Fb Fontext"/>
          <w:sz w:val="32"/>
          <w:rtl/>
        </w:rPr>
        <w:t xml:space="preserve">לא </w:t>
      </w:r>
      <w:r w:rsidRPr="00224C4C">
        <w:rPr>
          <w:rFonts w:ascii="Fb Fontext" w:hAnsi="Fb Fontext" w:hint="cs"/>
          <w:sz w:val="32"/>
          <w:rtl/>
        </w:rPr>
        <w:t>שבא</w:t>
      </w:r>
      <w:r w:rsidRPr="00224C4C">
        <w:rPr>
          <w:rFonts w:ascii="Fb Fontext" w:hAnsi="Fb Fontext"/>
          <w:sz w:val="32"/>
          <w:rtl/>
        </w:rPr>
        <w:t xml:space="preserve"> מעמון</w:t>
      </w:r>
      <w:r w:rsidRPr="00224C4C">
        <w:rPr>
          <w:rFonts w:ascii="Fb Fontext" w:hAnsi="Fb Fontext" w:hint="cs"/>
          <w:sz w:val="32"/>
          <w:rtl/>
        </w:rPr>
        <w:t xml:space="preserve"> א</w:t>
      </w:r>
      <w:r w:rsidRPr="00224C4C">
        <w:rPr>
          <w:rFonts w:ascii="Fb Fontext" w:hAnsi="Fb Fontext"/>
          <w:sz w:val="32"/>
          <w:rtl/>
        </w:rPr>
        <w:t xml:space="preserve">לא </w:t>
      </w:r>
      <w:r w:rsidR="004725C3">
        <w:rPr>
          <w:rFonts w:ascii="Fb Fontext" w:hAnsi="Fb Fontext" w:hint="cs"/>
          <w:sz w:val="32"/>
          <w:rtl/>
        </w:rPr>
        <w:t>ש</w:t>
      </w:r>
      <w:r w:rsidRPr="00224C4C">
        <w:rPr>
          <w:rFonts w:ascii="Fb Fontext" w:hAnsi="Fb Fontext" w:hint="cs"/>
          <w:sz w:val="32"/>
          <w:rtl/>
        </w:rPr>
        <w:t xml:space="preserve">ישב </w:t>
      </w:r>
      <w:r w:rsidRPr="00224C4C">
        <w:rPr>
          <w:rFonts w:ascii="Fb Fontext" w:hAnsi="Fb Fontext"/>
          <w:sz w:val="32"/>
          <w:rtl/>
        </w:rPr>
        <w:t>בעמון.</w:t>
      </w:r>
    </w:p>
    <w:p w14:paraId="792F9224" w14:textId="77777777" w:rsidR="00A85AC8" w:rsidRPr="00E600D8" w:rsidRDefault="006E0774" w:rsidP="004725C3">
      <w:pPr>
        <w:pStyle w:val="38"/>
        <w:framePr w:wrap="notBeside"/>
        <w:rPr>
          <w:rtl/>
        </w:rPr>
      </w:pPr>
      <w:r w:rsidRPr="00E600D8">
        <w:rPr>
          <w:rtl/>
        </w:rPr>
        <w:t>וה</w:t>
      </w:r>
      <w:r w:rsidRPr="00E600D8">
        <w:rPr>
          <w:rFonts w:hint="cs"/>
          <w:rtl/>
        </w:rPr>
        <w:t>ך</w:t>
      </w:r>
      <w:r w:rsidR="00A85AC8" w:rsidRPr="00E600D8">
        <w:rPr>
          <w:rtl/>
        </w:rPr>
        <w:t>:</w:t>
      </w:r>
    </w:p>
    <w:p w14:paraId="08519D0B" w14:textId="41EB4129" w:rsidR="006E0774" w:rsidRPr="00131640" w:rsidRDefault="006E0774" w:rsidP="006E0774">
      <w:pPr>
        <w:rPr>
          <w:rtl/>
        </w:rPr>
      </w:pPr>
      <w:r w:rsidRPr="00224C4C">
        <w:rPr>
          <w:rFonts w:ascii="Fb Fontext" w:hAnsi="Fb Fontext" w:hint="cs"/>
          <w:rtl/>
        </w:rPr>
        <w:t>ד</w:t>
      </w:r>
      <w:r w:rsidRPr="00224C4C">
        <w:rPr>
          <w:rFonts w:ascii="Fb Fontext" w:hAnsi="Fb Fontext"/>
          <w:rtl/>
        </w:rPr>
        <w:t xml:space="preserve">אוריה </w:t>
      </w:r>
      <w:r w:rsidRPr="00196D6B">
        <w:rPr>
          <w:rFonts w:ascii="Fb Fontext" w:hAnsi="Fb Fontext" w:cs="BA TM • Vilna Extra-Bold"/>
          <w:rtl/>
        </w:rPr>
        <w:t>החתי</w:t>
      </w:r>
      <w:r w:rsidRPr="00224C4C">
        <w:rPr>
          <w:rFonts w:ascii="Fb Fontext" w:hAnsi="Fb Fontext" w:hint="cs"/>
          <w:rtl/>
        </w:rPr>
        <w:t xml:space="preserve"> </w:t>
      </w:r>
      <w:r w:rsidRPr="00224C4C">
        <w:rPr>
          <w:rFonts w:ascii="Fb Fontext" w:hAnsi="Fb Fontext"/>
          <w:rtl/>
        </w:rPr>
        <w:t xml:space="preserve">לא </w:t>
      </w:r>
      <w:r w:rsidRPr="00224C4C">
        <w:rPr>
          <w:rFonts w:ascii="Fb Fontext" w:hAnsi="Fb Fontext" w:hint="cs"/>
          <w:rtl/>
        </w:rPr>
        <w:t>שבא</w:t>
      </w:r>
      <w:r w:rsidRPr="00224C4C">
        <w:rPr>
          <w:rFonts w:ascii="Fb Fontext" w:hAnsi="Fb Fontext"/>
          <w:rtl/>
        </w:rPr>
        <w:t xml:space="preserve"> מחת</w:t>
      </w:r>
      <w:r w:rsidRPr="00224C4C">
        <w:rPr>
          <w:rFonts w:ascii="Fb Fontext" w:hAnsi="Fb Fontext" w:hint="cs"/>
          <w:rtl/>
        </w:rPr>
        <w:t xml:space="preserve"> אלא</w:t>
      </w:r>
      <w:r w:rsidRPr="00224C4C">
        <w:rPr>
          <w:rFonts w:ascii="Fb Fontext" w:hAnsi="Fb Fontext"/>
          <w:rtl/>
        </w:rPr>
        <w:t xml:space="preserve"> </w:t>
      </w:r>
      <w:r w:rsidR="00AF7B91">
        <w:rPr>
          <w:rFonts w:ascii="Fb Fontext" w:hAnsi="Fb Fontext" w:hint="cs"/>
          <w:rtl/>
        </w:rPr>
        <w:t>ש</w:t>
      </w:r>
      <w:r w:rsidRPr="00224C4C">
        <w:rPr>
          <w:rFonts w:ascii="Fb Fontext" w:hAnsi="Fb Fontext"/>
          <w:rtl/>
        </w:rPr>
        <w:t>י</w:t>
      </w:r>
      <w:r w:rsidRPr="00224C4C">
        <w:rPr>
          <w:rFonts w:ascii="Fb Fontext" w:hAnsi="Fb Fontext" w:hint="cs"/>
          <w:rtl/>
        </w:rPr>
        <w:t>שב</w:t>
      </w:r>
      <w:r w:rsidRPr="00224C4C">
        <w:rPr>
          <w:rFonts w:ascii="Fb Fontext" w:hAnsi="Fb Fontext"/>
          <w:rtl/>
        </w:rPr>
        <w:t xml:space="preserve"> בחת.</w:t>
      </w:r>
    </w:p>
    <w:p w14:paraId="3E02773A" w14:textId="2E85C495" w:rsidR="006E0774" w:rsidRPr="00131640" w:rsidRDefault="006E0774" w:rsidP="006E0774">
      <w:pPr>
        <w:rPr>
          <w:rtl/>
        </w:rPr>
      </w:pPr>
      <w:r w:rsidRPr="00224C4C">
        <w:rPr>
          <w:rFonts w:ascii="Fb Fontext" w:hAnsi="Fb Fontext" w:hint="cs"/>
          <w:rtl/>
        </w:rPr>
        <w:t xml:space="preserve">אבל </w:t>
      </w:r>
      <w:r w:rsidRPr="00224C4C">
        <w:rPr>
          <w:rFonts w:ascii="Fb Fontext" w:hAnsi="Fb Fontext"/>
          <w:rtl/>
        </w:rPr>
        <w:t xml:space="preserve">אתי </w:t>
      </w:r>
      <w:r w:rsidRPr="00196D6B">
        <w:rPr>
          <w:rFonts w:ascii="Fb Fontext" w:hAnsi="Fb Fontext" w:cs="BA TM • Vilna Extra-Bold"/>
          <w:rtl/>
        </w:rPr>
        <w:t>הגיתי</w:t>
      </w:r>
      <w:r w:rsidRPr="00224C4C">
        <w:rPr>
          <w:rFonts w:ascii="Fb Fontext" w:hAnsi="Fb Fontext" w:hint="cs"/>
          <w:rtl/>
        </w:rPr>
        <w:t xml:space="preserve"> </w:t>
      </w:r>
      <w:r w:rsidR="00061DC4">
        <w:rPr>
          <w:rFonts w:ascii="Fb Fontext" w:hAnsi="Fb Fontext" w:hint="cs"/>
          <w:rtl/>
        </w:rPr>
        <w:t xml:space="preserve">- </w:t>
      </w:r>
      <w:r w:rsidRPr="00224C4C">
        <w:rPr>
          <w:rFonts w:ascii="Fb Fontext" w:hAnsi="Fb Fontext" w:hint="cs"/>
          <w:rtl/>
        </w:rPr>
        <w:t xml:space="preserve">הוא עצמו גיתי </w:t>
      </w:r>
      <w:r w:rsidR="00D66ED4">
        <w:rPr>
          <w:rFonts w:ascii="Fb Fontext" w:hAnsi="Fb Fontext" w:hint="cs"/>
          <w:rtl/>
        </w:rPr>
        <w:t>שכן</w:t>
      </w:r>
      <w:r w:rsidRPr="00224C4C">
        <w:rPr>
          <w:rFonts w:ascii="Fb Fontext" w:hAnsi="Fb Fontext" w:hint="cs"/>
          <w:rtl/>
        </w:rPr>
        <w:t xml:space="preserve"> הוא בא ובטלה</w:t>
      </w:r>
      <w:r w:rsidR="00D66ED4">
        <w:rPr>
          <w:rFonts w:ascii="Fb Fontext" w:hAnsi="Fb Fontext" w:hint="cs"/>
          <w:rtl/>
        </w:rPr>
        <w:t>,</w:t>
      </w:r>
    </w:p>
    <w:p w14:paraId="397C3BBC" w14:textId="62F1951C" w:rsidR="00A85AC8" w:rsidRPr="00E600D8" w:rsidRDefault="006E0774" w:rsidP="00D66ED4">
      <w:pPr>
        <w:pStyle w:val="38"/>
        <w:framePr w:wrap="notBeside"/>
        <w:rPr>
          <w:rtl/>
        </w:rPr>
      </w:pPr>
      <w:r w:rsidRPr="00E600D8">
        <w:rPr>
          <w:rFonts w:hint="cs"/>
          <w:rtl/>
        </w:rPr>
        <w:t>ועוד ריא</w:t>
      </w:r>
      <w:r w:rsidRPr="00E600D8">
        <w:rPr>
          <w:rtl/>
        </w:rPr>
        <w:t>"</w:t>
      </w:r>
      <w:r w:rsidRPr="00E600D8">
        <w:rPr>
          <w:rFonts w:hint="cs"/>
          <w:rtl/>
        </w:rPr>
        <w:t>ר</w:t>
      </w:r>
      <w:r w:rsidR="00A85AC8" w:rsidRPr="00E600D8">
        <w:rPr>
          <w:rFonts w:hint="cs"/>
          <w:rtl/>
        </w:rPr>
        <w:t>:</w:t>
      </w:r>
    </w:p>
    <w:p w14:paraId="7FA4C9CD" w14:textId="6B97CC0F" w:rsidR="006E0774" w:rsidRPr="00131640" w:rsidRDefault="006E0774" w:rsidP="006E0774">
      <w:pPr>
        <w:rPr>
          <w:rtl/>
        </w:rPr>
      </w:pPr>
      <w:r w:rsidRPr="00224C4C">
        <w:rPr>
          <w:rFonts w:ascii="Fb Fontext" w:hAnsi="Fb Fontext"/>
          <w:sz w:val="32"/>
          <w:rtl/>
        </w:rPr>
        <w:t xml:space="preserve">ארבע מאות ילדים היו לדוד, וכולם בני יפת תואר, </w:t>
      </w:r>
      <w:r w:rsidR="00061DC4">
        <w:rPr>
          <w:rFonts w:ascii="Fb Fontext" w:hAnsi="Fb Fontext" w:hint="cs"/>
          <w:sz w:val="32"/>
          <w:rtl/>
        </w:rPr>
        <w:t>ו</w:t>
      </w:r>
      <w:r w:rsidRPr="00224C4C">
        <w:rPr>
          <w:rFonts w:ascii="Fb Fontext" w:hAnsi="Fb Fontext"/>
          <w:sz w:val="32"/>
          <w:rtl/>
        </w:rPr>
        <w:t>מסתפרים קומי ומגדלים בלורית, ויושבים בקרוניות זהב ומהלכים בראשי גייסות, והן הן בעלי אגרופים של בית דוד!</w:t>
      </w:r>
    </w:p>
    <w:p w14:paraId="03C14021" w14:textId="6AEFC319" w:rsidR="00A85AC8" w:rsidRPr="00E600D8" w:rsidRDefault="00E600D8" w:rsidP="00956141">
      <w:pPr>
        <w:pStyle w:val="38"/>
        <w:framePr w:wrap="notBeside"/>
        <w:rPr>
          <w:rtl/>
        </w:rPr>
      </w:pPr>
      <w:r w:rsidRPr="00E600D8">
        <w:rPr>
          <w:rFonts w:hint="cs"/>
          <w:rtl/>
        </w:rPr>
        <w:t>-</w:t>
      </w:r>
    </w:p>
    <w:p w14:paraId="6FDEC697" w14:textId="6D23715F" w:rsidR="006E0774" w:rsidRPr="00131640" w:rsidRDefault="006E0774" w:rsidP="00956141">
      <w:pPr>
        <w:rPr>
          <w:rtl/>
        </w:rPr>
      </w:pPr>
      <w:r w:rsidRPr="00224C4C">
        <w:rPr>
          <w:rFonts w:ascii="Fb Fontext" w:hAnsi="Fb Fontext" w:hint="cs"/>
          <w:sz w:val="32"/>
          <w:rtl/>
        </w:rPr>
        <w:t>כל אלו לא שהיו במלחמה</w:t>
      </w:r>
      <w:r w:rsidR="00956141">
        <w:rPr>
          <w:rFonts w:ascii="Fb Fontext" w:hAnsi="Fb Fontext" w:hint="cs"/>
          <w:sz w:val="32"/>
          <w:rtl/>
        </w:rPr>
        <w:t>,</w:t>
      </w:r>
      <w:r w:rsidRPr="00224C4C">
        <w:rPr>
          <w:rFonts w:ascii="Fb Fontext" w:hAnsi="Fb Fontext" w:hint="cs"/>
          <w:sz w:val="32"/>
          <w:rtl/>
        </w:rPr>
        <w:t xml:space="preserve"> </w:t>
      </w:r>
      <w:r w:rsidR="00956141">
        <w:rPr>
          <w:rFonts w:ascii="Fb Fontext" w:hAnsi="Fb Fontext" w:hint="cs"/>
          <w:sz w:val="32"/>
          <w:rtl/>
        </w:rPr>
        <w:t>ו</w:t>
      </w:r>
      <w:r w:rsidRPr="00224C4C">
        <w:rPr>
          <w:rFonts w:ascii="Fb Fontext" w:hAnsi="Fb Fontext" w:hint="cs"/>
          <w:sz w:val="32"/>
          <w:rtl/>
        </w:rPr>
        <w:t>רק הלכו כ</w:t>
      </w:r>
      <w:r w:rsidR="00956141">
        <w:rPr>
          <w:rFonts w:ascii="Fb Fontext" w:hAnsi="Fb Fontext" w:hint="cs"/>
          <w:sz w:val="32"/>
          <w:rtl/>
        </w:rPr>
        <w:t>ך, להפחיד בעלמא</w:t>
      </w:r>
      <w:r w:rsidR="00061DC4">
        <w:rPr>
          <w:rFonts w:ascii="Fb Fontext" w:hAnsi="Fb Fontext" w:hint="cs"/>
          <w:sz w:val="32"/>
          <w:rtl/>
        </w:rPr>
        <w:t>.</w:t>
      </w:r>
    </w:p>
    <w:p w14:paraId="50757847" w14:textId="77777777" w:rsidR="006E0774" w:rsidRPr="00131640" w:rsidRDefault="006E0774" w:rsidP="00841728">
      <w:pPr>
        <w:pStyle w:val="affb"/>
        <w:rPr>
          <w:rtl/>
        </w:rPr>
      </w:pPr>
      <w:r w:rsidRPr="00224C4C">
        <w:rPr>
          <w:rFonts w:hint="cs"/>
          <w:rtl/>
        </w:rPr>
        <w:t>׹</w:t>
      </w:r>
    </w:p>
    <w:p w14:paraId="45942B83" w14:textId="77777777" w:rsidR="006E0774" w:rsidRPr="00131640" w:rsidRDefault="006E0774" w:rsidP="0010529F">
      <w:pPr>
        <w:pStyle w:val="afff0"/>
        <w:framePr w:wrap="around"/>
        <w:rPr>
          <w:rtl/>
        </w:rPr>
      </w:pPr>
      <w:r w:rsidRPr="00224C4C">
        <w:rPr>
          <w:rFonts w:hint="cs"/>
          <w:rtl/>
        </w:rPr>
        <w:t>עז.</w:t>
      </w:r>
    </w:p>
    <w:p w14:paraId="605613C2" w14:textId="77777777" w:rsidR="006E0774" w:rsidRPr="00131640" w:rsidRDefault="006E0774" w:rsidP="009D66E0">
      <w:pPr>
        <w:pStyle w:val="afffff8"/>
        <w:framePr w:wrap="around"/>
        <w:rPr>
          <w:rtl/>
        </w:rPr>
      </w:pPr>
      <w:del w:id="20160" w:author="קלוד" w:date="2026-10-06T10:09:14Z">
        <w:r>
          <w:rPr>
            <w:rtl/>
          </w:rPr>
          <w:delText xml:space="preserve">מתני'.</w:delText>
        </w:r>
      </w:del>
      <w:ins w:id="20161" w:author="קלוד" w:date="2026-10-06T10:09:14Z">
        <w:r>
          <w:rPr>
            <w:rtl/>
          </w:rPr>
          <w:t xml:space="preserve">משנה ו</w:t>
        </w:r>
      </w:ins>
    </w:p>
    <w:p w14:paraId="6140EB24" w14:textId="77777777" w:rsidR="006E0774" w:rsidRPr="00131640" w:rsidRDefault="006E0774" w:rsidP="00954D80">
      <w:pPr>
        <w:pStyle w:val="afff5"/>
        <w:spacing w:before="120"/>
        <w:rPr>
          <w:rtl/>
        </w:rPr>
        <w:pPrChange w:id="90041" w:author="קלוד" w:date="2026-10-08T12:08:16Z">
          <w:pPr>
            <w:pStyle w:val="afff5"/>
          </w:pPr>
        </w:pPrChange>
      </w:pPr>
      <w:r w:rsidRPr="00224C4C">
        <w:rPr>
          <w:rtl/>
        </w:rPr>
        <w:t>בת חלל זכר - פסולה מן הכהונה לעולם.</w:t>
      </w:r>
    </w:p>
    <w:p w14:paraId="1289B2FA" w14:textId="77777777" w:rsidR="006E0774" w:rsidRPr="00131640" w:rsidRDefault="006E0774" w:rsidP="00954D80">
      <w:pPr>
        <w:pStyle w:val="afff5"/>
        <w:rPr>
          <w:rtl/>
        </w:rPr>
      </w:pPr>
      <w:r w:rsidRPr="00224C4C">
        <w:rPr>
          <w:rtl/>
        </w:rPr>
        <w:t>ישראל שנשא חללה - בתו כשירה לכהונה.</w:t>
      </w:r>
    </w:p>
    <w:p w14:paraId="47A3CDB4" w14:textId="77777777" w:rsidR="006E0774" w:rsidRPr="00131640" w:rsidRDefault="006E0774" w:rsidP="008F74C4">
      <w:pPr>
        <w:pStyle w:val="afff5"/>
        <w:spacing w:after="120"/>
        <w:rPr>
          <w:rtl/>
        </w:rPr>
      </w:pPr>
      <w:r w:rsidRPr="00224C4C">
        <w:rPr>
          <w:rtl/>
        </w:rPr>
        <w:t>חלל שנשא בת ישראל - בתו פסולה לכהונה.</w:t>
      </w:r>
    </w:p>
    <w:p w14:paraId="721744A9" w14:textId="10C95B4E" w:rsidR="006E0774" w:rsidRPr="00131640" w:rsidRDefault="008F74C4" w:rsidP="00954D80">
      <w:pPr>
        <w:pStyle w:val="afff5"/>
        <w:rPr>
          <w:rtl/>
        </w:rPr>
      </w:pPr>
      <w:r>
        <w:rPr>
          <w:rStyle w:val="TanaimMishna"/>
          <w:rFonts w:hint="cs"/>
          <w:rtl/>
          <w:rPrChange w:id="20062" w:author="קלוד" w:date="2026-10-06T10:09:14Z">
            <w:rPr>
              <w:rStyle w:val="afffff3"/>
              <w:rFonts w:hint="cs"/>
              <w:rtl/>
            </w:rPr>
          </w:rPrChange>
        </w:rPr>
        <w:t>ר''י</w:t>
      </w:r>
      <w:r w:rsidR="006E0774" w:rsidRPr="00515715">
        <w:rPr>
          <w:rStyle w:val="TanaimMishna"/>
          <w:rtl/>
          <w:rPrChange w:id="20063" w:author="קלוד" w:date="2026-10-06T10:09:14Z">
            <w:rPr>
              <w:rStyle w:val="afffff3"/>
              <w:rtl/>
            </w:rPr>
          </w:rPrChange>
        </w:rPr>
        <w:t>:</w:t>
      </w:r>
      <w:r w:rsidR="006E0774" w:rsidRPr="00224C4C">
        <w:rPr>
          <w:rtl/>
        </w:rPr>
        <w:t xml:space="preserve"> בת גר זכר כבת חלל זכר.</w:t>
      </w:r>
    </w:p>
    <w:p w14:paraId="01B1F22C" w14:textId="438C6B02" w:rsidR="006E0774" w:rsidRPr="00131640" w:rsidRDefault="008333FB" w:rsidP="00954D80">
      <w:pPr>
        <w:pStyle w:val="afff5"/>
        <w:rPr>
          <w:rtl/>
        </w:rPr>
      </w:pPr>
      <w:r>
        <w:rPr>
          <w:rStyle w:val="TanaimMishna"/>
          <w:rFonts w:hint="cs"/>
          <w:rtl/>
          <w:rPrChange w:id="20064" w:author="קלוד" w:date="2026-10-06T10:09:14Z">
            <w:rPr>
              <w:rStyle w:val="afffff3"/>
              <w:rFonts w:hint="cs"/>
              <w:rtl/>
            </w:rPr>
          </w:rPrChange>
        </w:rPr>
        <w:t>ראב''י</w:t>
      </w:r>
      <w:r w:rsidR="006E0774" w:rsidRPr="00515715">
        <w:rPr>
          <w:rStyle w:val="TanaimMishna"/>
          <w:rtl/>
          <w:rPrChange w:id="20065" w:author="קלוד" w:date="2026-10-06T10:09:14Z">
            <w:rPr>
              <w:rStyle w:val="afffff3"/>
              <w:rtl/>
            </w:rPr>
          </w:rPrChange>
        </w:rPr>
        <w:t>:</w:t>
      </w:r>
      <w:r w:rsidR="006E0774" w:rsidRPr="00224C4C">
        <w:rPr>
          <w:rtl/>
        </w:rPr>
        <w:t xml:space="preserve"> ישראל שנשא גיורת - בתו כשירה לכהונה,</w:t>
      </w:r>
    </w:p>
    <w:p w14:paraId="5A70197B" w14:textId="77777777" w:rsidR="009469D7" w:rsidRDefault="00E34013" w:rsidP="00954D80">
      <w:pPr>
        <w:pStyle w:val="afff5"/>
        <w:rPr>
          <w:rtl/>
        </w:rPr>
      </w:pPr>
      <w:r>
        <w:rPr>
          <w:rFonts w:hint="cs"/>
          <w:rtl/>
        </w:rPr>
        <w:t xml:space="preserve"> </w:t>
      </w:r>
      <w:r>
        <w:rPr>
          <w:rtl/>
        </w:rPr>
        <w:tab/>
      </w:r>
      <w:r>
        <w:rPr>
          <w:rtl/>
        </w:rPr>
        <w:tab/>
      </w:r>
      <w:r>
        <w:rPr>
          <w:rtl/>
        </w:rPr>
        <w:tab/>
      </w:r>
      <w:r w:rsidR="006E0774" w:rsidRPr="00224C4C">
        <w:rPr>
          <w:rtl/>
        </w:rPr>
        <w:t>וגר שנשא בת ישראל - בתו כשירה לכהונה,</w:t>
      </w:r>
    </w:p>
    <w:p w14:paraId="22A42F51" w14:textId="67AC5CC7" w:rsidR="006E0774" w:rsidRPr="00131640" w:rsidRDefault="00E34013" w:rsidP="00954D80">
      <w:pPr>
        <w:pStyle w:val="afff5"/>
        <w:rPr>
          <w:rtl/>
        </w:rPr>
      </w:pPr>
      <w:r>
        <w:rPr>
          <w:rFonts w:hint="cs"/>
          <w:rtl/>
        </w:rPr>
        <w:t xml:space="preserve"> </w:t>
      </w:r>
      <w:r>
        <w:rPr>
          <w:rtl/>
        </w:rPr>
        <w:tab/>
      </w:r>
      <w:r>
        <w:rPr>
          <w:rtl/>
        </w:rPr>
        <w:tab/>
      </w:r>
      <w:r>
        <w:rPr>
          <w:rtl/>
        </w:rPr>
        <w:tab/>
      </w:r>
      <w:r w:rsidR="006E0774" w:rsidRPr="00224C4C">
        <w:rPr>
          <w:rtl/>
        </w:rPr>
        <w:t>אבל גר שנשא גיורת - בתו פסולה לכהונה,</w:t>
      </w:r>
    </w:p>
    <w:p w14:paraId="0FB80C26" w14:textId="77777777" w:rsidR="006E0774" w:rsidRPr="00131640" w:rsidRDefault="006E0774" w:rsidP="00954D80">
      <w:pPr>
        <w:pStyle w:val="afff5"/>
        <w:rPr>
          <w:rtl/>
        </w:rPr>
      </w:pPr>
      <w:r w:rsidRPr="00224C4C">
        <w:rPr>
          <w:rtl/>
        </w:rPr>
        <w:t>אחד גר ואחד עבדים משוחררים, אפי' עד י' דורות, עד שתהא אמו מישראל.</w:t>
      </w:r>
    </w:p>
    <w:p w14:paraId="22B6D07E" w14:textId="77777777" w:rsidR="006E0774" w:rsidRPr="00131640" w:rsidRDefault="006E0774" w:rsidP="00954D80">
      <w:pPr>
        <w:pStyle w:val="afff5"/>
        <w:rPr>
          <w:rtl/>
        </w:rPr>
      </w:pPr>
      <w:r w:rsidRPr="008333FB">
        <w:rPr>
          <w:rStyle w:val="TanaimMishna"/>
          <w:rtl/>
          <w:rPrChange w:id="20066" w:author="קלוד" w:date="2026-10-06T10:09:14Z">
            <w:rPr>
              <w:rStyle w:val="afffff3"/>
              <w:rtl/>
            </w:rPr>
          </w:rPrChange>
        </w:rPr>
        <w:t>ר' יוסי אומר:</w:t>
      </w:r>
      <w:r w:rsidRPr="00224C4C">
        <w:rPr>
          <w:rtl/>
        </w:rPr>
        <w:t xml:space="preserve"> אף גר שנשא גיורת - בתו כשירה לכהונה.</w:t>
      </w:r>
    </w:p>
    <w:p w14:paraId="5A693E93" w14:textId="77777777" w:rsidR="006E0774" w:rsidRPr="00131640" w:rsidRDefault="006E0774" w:rsidP="00841728">
      <w:pPr>
        <w:pStyle w:val="affb"/>
        <w:rPr>
          <w:del w:id="90148" w:author="מנוע עיצוב" w:date="2026-10-08T11:01:28Z"/>
          <w:rtl/>
        </w:rPr>
      </w:pPr>
      <w:del w:id="90147" w:author="מנוע עיצוב" w:date="2026-10-08T11:01:28Z">
        <w:r w:rsidRPr="00224C4C">
          <w:rPr>
            <w:rFonts w:hint="cs"/>
            <w:rtl/>
          </w:rPr>
          <w:delText xml:space="preserve">׹</w:delText>
        </w:r>
      </w:del>
    </w:p>
    <w:p w14:paraId="12926E36" w14:textId="77777777" w:rsidR="006E0774" w:rsidRPr="00131640" w:rsidRDefault="006E0774" w:rsidP="002A094E">
      <w:pPr>
        <w:pStyle w:val="afffd"/>
        <w:rPr>
          <w:rtl/>
        </w:rPr>
      </w:pPr>
      <w:ins w:id="9890" w:author="מספור קטעי משנה" w:date="2026-10-06T06:45:32Z">
        <w:r>
          <w:rPr>
            <w:rStyle w:val="MisparKeta"/>
          </w:rPr>
          <w:t xml:space="preserve">ד. </w:t>
        </w:r>
      </w:ins>
      <w:r w:rsidRPr="00224C4C">
        <w:rPr>
          <w:rStyle w:val="afffa"/>
          <w:spacing w:val="4"/>
          <w:rtl/>
        </w:rPr>
        <w:t>בת חלל זכר - פסולה מן הכהונה לעולם</w:t>
      </w:r>
    </w:p>
    <w:p w14:paraId="630ABF25" w14:textId="77777777" w:rsidR="00A85AC8" w:rsidRPr="00E600D8" w:rsidRDefault="006E0774" w:rsidP="001D30D0">
      <w:pPr>
        <w:pStyle w:val="38"/>
        <w:framePr w:wrap="notBeside"/>
        <w:rPr>
          <w:rtl/>
        </w:rPr>
      </w:pPr>
      <w:r w:rsidRPr="00E600D8">
        <w:rPr>
          <w:rFonts w:hint="cs"/>
          <w:rtl/>
        </w:rPr>
        <w:t>ס</w:t>
      </w:r>
      <w:r w:rsidRPr="00E600D8">
        <w:rPr>
          <w:rtl/>
        </w:rPr>
        <w:t>"</w:t>
      </w:r>
      <w:r w:rsidRPr="00E600D8">
        <w:rPr>
          <w:rFonts w:hint="cs"/>
          <w:rtl/>
        </w:rPr>
        <w:t>ד</w:t>
      </w:r>
      <w:r w:rsidR="00A85AC8" w:rsidRPr="00E600D8">
        <w:rPr>
          <w:rtl/>
        </w:rPr>
        <w:t>:</w:t>
      </w:r>
    </w:p>
    <w:p w14:paraId="169ADB2C" w14:textId="087DF41D" w:rsidR="006E0774" w:rsidRPr="00131640" w:rsidRDefault="006E0774" w:rsidP="006E0774">
      <w:pPr>
        <w:rPr>
          <w:rtl/>
        </w:rPr>
      </w:pPr>
      <w:r w:rsidRPr="00224C4C">
        <w:rPr>
          <w:rFonts w:ascii="Fb Fontext" w:hAnsi="Fb Fontext" w:hint="cs"/>
          <w:rtl/>
        </w:rPr>
        <w:t>כ</w:t>
      </w:r>
      <w:r w:rsidRPr="00224C4C">
        <w:rPr>
          <w:rFonts w:ascii="Fb Fontext" w:hAnsi="Fb Fontext"/>
          <w:rtl/>
        </w:rPr>
        <w:t xml:space="preserve">מצרי ואדומי, מה להלן </w:t>
      </w:r>
      <w:r w:rsidR="001D30D0">
        <w:rPr>
          <w:rFonts w:ascii="Fb Fontext" w:hAnsi="Fb Fontext" w:hint="cs"/>
          <w:rtl/>
        </w:rPr>
        <w:t xml:space="preserve">אף כאן </w:t>
      </w:r>
      <w:r w:rsidRPr="00224C4C">
        <w:rPr>
          <w:rFonts w:ascii="Fb Fontext" w:hAnsi="Fb Fontext"/>
          <w:rtl/>
        </w:rPr>
        <w:t xml:space="preserve">לאחר שלשה דורות, </w:t>
      </w:r>
      <w:r w:rsidRPr="00224C4C">
        <w:rPr>
          <w:rFonts w:ascii="Fb Fontext" w:hAnsi="Fb Fontext" w:hint="cs"/>
          <w:rtl/>
        </w:rPr>
        <w:t>קמ</w:t>
      </w:r>
      <w:r w:rsidRPr="00224C4C">
        <w:rPr>
          <w:rFonts w:ascii="Fb Fontext" w:hAnsi="Fb Fontext"/>
          <w:rtl/>
        </w:rPr>
        <w:t>"</w:t>
      </w:r>
      <w:r w:rsidRPr="00224C4C">
        <w:rPr>
          <w:rFonts w:ascii="Fb Fontext" w:hAnsi="Fb Fontext" w:hint="cs"/>
          <w:rtl/>
        </w:rPr>
        <w:t>ל</w:t>
      </w:r>
      <w:r w:rsidRPr="00224C4C">
        <w:rPr>
          <w:rFonts w:ascii="Fb Fontext" w:hAnsi="Fb Fontext"/>
          <w:rtl/>
        </w:rPr>
        <w:t>.</w:t>
      </w:r>
    </w:p>
    <w:p w14:paraId="4DD6DA62" w14:textId="77777777" w:rsidR="006E0774" w:rsidRPr="00131640" w:rsidRDefault="006E0774" w:rsidP="00841728">
      <w:pPr>
        <w:pStyle w:val="affb"/>
        <w:rPr>
          <w:del w:id="90150" w:author="מנוע עיצוב" w:date="2026-10-08T11:01:28Z"/>
          <w:rtl/>
        </w:rPr>
      </w:pPr>
      <w:del w:id="90149" w:author="מנוע עיצוב" w:date="2026-10-08T11:01:28Z">
        <w:r w:rsidRPr="00224C4C">
          <w:rPr>
            <w:rFonts w:hint="cs"/>
            <w:rtl/>
          </w:rPr>
          <w:delText xml:space="preserve">׹</w:delText>
        </w:r>
      </w:del>
    </w:p>
    <w:p w14:paraId="405E89AB" w14:textId="3F953BFD" w:rsidR="00F66109" w:rsidRPr="00131640" w:rsidRDefault="006E0774" w:rsidP="00D65C4A">
      <w:pPr>
        <w:pStyle w:val="afffd"/>
        <w:rPr>
          <w:rtl/>
        </w:rPr>
      </w:pPr>
      <w:ins w:id="9891" w:author="מספור קטעי משנה" w:date="2026-10-06T06:45:32Z">
        <w:r>
          <w:rPr>
            <w:rStyle w:val="MisparKeta"/>
          </w:rPr>
          <w:t xml:space="preserve">א. </w:t>
        </w:r>
      </w:ins>
      <w:r w:rsidRPr="00224C4C">
        <w:rPr>
          <w:rStyle w:val="afffa"/>
          <w:spacing w:val="4"/>
          <w:rtl/>
        </w:rPr>
        <w:t>ישראל שנשא חללה - בתו כשירה לכהונה</w:t>
      </w:r>
      <w:r w:rsidRPr="00224C4C">
        <w:rPr>
          <w:rtl/>
        </w:rPr>
        <w:t>.</w:t>
      </w:r>
    </w:p>
    <w:p w14:paraId="4DA926AF" w14:textId="77777777" w:rsidR="00A85AC8" w:rsidRPr="00E600D8" w:rsidRDefault="006E0774" w:rsidP="00F66109">
      <w:pPr>
        <w:pStyle w:val="38"/>
        <w:framePr w:wrap="notBeside"/>
        <w:rPr>
          <w:rtl/>
        </w:rPr>
      </w:pPr>
      <w:r w:rsidRPr="00E600D8">
        <w:rPr>
          <w:rFonts w:hint="cs"/>
          <w:rtl/>
        </w:rPr>
        <w:t>כרי</w:t>
      </w:r>
      <w:r w:rsidRPr="00E600D8">
        <w:rPr>
          <w:rtl/>
        </w:rPr>
        <w:t>"</w:t>
      </w:r>
      <w:r w:rsidRPr="00E600D8">
        <w:rPr>
          <w:rFonts w:hint="cs"/>
          <w:rtl/>
        </w:rPr>
        <w:t>ו מר</w:t>
      </w:r>
      <w:r w:rsidRPr="00E600D8">
        <w:rPr>
          <w:rtl/>
        </w:rPr>
        <w:t>"</w:t>
      </w:r>
      <w:r w:rsidRPr="00E600D8">
        <w:rPr>
          <w:rFonts w:hint="cs"/>
          <w:rtl/>
        </w:rPr>
        <w:t>ש</w:t>
      </w:r>
      <w:r w:rsidR="00A85AC8" w:rsidRPr="00E600D8">
        <w:rPr>
          <w:rtl/>
        </w:rPr>
        <w:t>:</w:t>
      </w:r>
    </w:p>
    <w:p w14:paraId="7092C7A1" w14:textId="6F954C9D" w:rsidR="006E0774" w:rsidRPr="00400FA2" w:rsidRDefault="006E0774" w:rsidP="006E0774">
      <w:pPr>
        <w:rPr>
          <w:spacing w:val="0"/>
          <w:rtl/>
        </w:rPr>
      </w:pPr>
      <w:r w:rsidRPr="00400FA2">
        <w:rPr>
          <w:rStyle w:val="affffa"/>
          <w:rFonts w:hint="cs"/>
          <w:spacing w:val="0"/>
          <w:rtl/>
        </w:rPr>
        <w:t xml:space="preserve">'לא יטמא בעל בעמיו' </w:t>
      </w:r>
      <w:r w:rsidRPr="00400FA2">
        <w:rPr>
          <w:rFonts w:ascii="Fb Fontext" w:hAnsi="Fb Fontext" w:hint="cs"/>
          <w:spacing w:val="0"/>
          <w:rtl/>
        </w:rPr>
        <w:t>זכרים</w:t>
      </w:r>
      <w:r w:rsidR="004C3E9A" w:rsidRPr="00400FA2">
        <w:rPr>
          <w:rFonts w:ascii="Fb Fontext" w:hAnsi="Fb Fontext" w:hint="cs"/>
          <w:spacing w:val="0"/>
          <w:rtl/>
        </w:rPr>
        <w:t>,</w:t>
      </w:r>
      <w:r w:rsidRPr="00400FA2">
        <w:rPr>
          <w:rFonts w:ascii="Fb Fontext" w:hAnsi="Fb Fontext" w:hint="cs"/>
          <w:spacing w:val="0"/>
          <w:rtl/>
        </w:rPr>
        <w:t xml:space="preserve"> </w:t>
      </w:r>
      <w:r w:rsidRPr="00400FA2">
        <w:rPr>
          <w:rStyle w:val="afffff3"/>
          <w:rFonts w:hint="cs"/>
          <w:spacing w:val="0"/>
          <w:rtl/>
        </w:rPr>
        <w:t xml:space="preserve">אף כאן </w:t>
      </w:r>
      <w:r w:rsidRPr="00400FA2">
        <w:rPr>
          <w:rStyle w:val="affffa"/>
          <w:rFonts w:hint="cs"/>
          <w:spacing w:val="0"/>
          <w:rtl/>
        </w:rPr>
        <w:t>'ו</w:t>
      </w:r>
      <w:r w:rsidRPr="00400FA2">
        <w:rPr>
          <w:rStyle w:val="affffa"/>
          <w:spacing w:val="0"/>
          <w:rtl/>
        </w:rPr>
        <w:t>לא יחלל זרעו בעמיו</w:t>
      </w:r>
      <w:r w:rsidRPr="00400FA2">
        <w:rPr>
          <w:rStyle w:val="affffa"/>
          <w:rFonts w:hint="cs"/>
          <w:spacing w:val="0"/>
          <w:rtl/>
        </w:rPr>
        <w:t xml:space="preserve">' </w:t>
      </w:r>
      <w:r w:rsidRPr="00400FA2">
        <w:rPr>
          <w:rFonts w:ascii="Fb Fontext" w:hAnsi="Fb Fontext" w:hint="cs"/>
          <w:spacing w:val="0"/>
          <w:rtl/>
        </w:rPr>
        <w:t>זכרים</w:t>
      </w:r>
    </w:p>
    <w:p w14:paraId="4A015FB4" w14:textId="77777777" w:rsidR="006E0774" w:rsidRPr="00131640" w:rsidRDefault="006E0774" w:rsidP="00F66109">
      <w:pPr>
        <w:rPr>
          <w:rtl/>
        </w:rPr>
      </w:pPr>
      <w:r w:rsidRPr="00224C4C">
        <w:rPr>
          <w:rStyle w:val="affffa"/>
          <w:rFonts w:hint="cs"/>
          <w:rtl/>
        </w:rPr>
        <w:t xml:space="preserve">'זרעו' </w:t>
      </w:r>
      <w:r w:rsidRPr="00224C4C">
        <w:rPr>
          <w:rFonts w:ascii="Fb Fontext" w:hAnsi="Fb Fontext"/>
          <w:sz w:val="32"/>
          <w:rtl/>
        </w:rPr>
        <w:t>–</w:t>
      </w:r>
      <w:r w:rsidRPr="00224C4C">
        <w:rPr>
          <w:rFonts w:ascii="Fb Fontext" w:hAnsi="Fb Fontext" w:hint="cs"/>
          <w:sz w:val="32"/>
          <w:rtl/>
        </w:rPr>
        <w:t xml:space="preserve"> אף </w:t>
      </w:r>
      <w:r w:rsidRPr="00224C4C">
        <w:rPr>
          <w:rFonts w:ascii="Fb Fontext" w:hAnsi="Fb Fontext"/>
          <w:sz w:val="32"/>
          <w:rtl/>
        </w:rPr>
        <w:t xml:space="preserve">בתו של כ"ג </w:t>
      </w:r>
      <w:r w:rsidRPr="00224C4C">
        <w:rPr>
          <w:rFonts w:ascii="Fb Fontext" w:hAnsi="Fb Fontext" w:hint="cs"/>
          <w:sz w:val="32"/>
          <w:rtl/>
        </w:rPr>
        <w:t>אסורה</w:t>
      </w:r>
    </w:p>
    <w:p w14:paraId="31C14BBE" w14:textId="7EEAE57A" w:rsidR="006E0774" w:rsidRPr="00400FA2" w:rsidRDefault="006E0774" w:rsidP="00F66109">
      <w:pPr>
        <w:rPr>
          <w:spacing w:val="-2"/>
          <w:rtl/>
        </w:rPr>
      </w:pPr>
      <w:r w:rsidRPr="00400FA2">
        <w:rPr>
          <w:rStyle w:val="affffa"/>
          <w:rFonts w:hint="cs"/>
          <w:spacing w:val="-2"/>
          <w:rtl/>
        </w:rPr>
        <w:t>'</w:t>
      </w:r>
      <w:r w:rsidRPr="00400FA2">
        <w:rPr>
          <w:rStyle w:val="affffa"/>
          <w:spacing w:val="-2"/>
          <w:rtl/>
        </w:rPr>
        <w:t>לא יחלל זרעו</w:t>
      </w:r>
      <w:r w:rsidRPr="00400FA2">
        <w:rPr>
          <w:rStyle w:val="affffa"/>
          <w:rFonts w:hint="cs"/>
          <w:spacing w:val="-2"/>
          <w:rtl/>
        </w:rPr>
        <w:t>'</w:t>
      </w:r>
      <w:r w:rsidR="00400FA2" w:rsidRPr="00400FA2">
        <w:rPr>
          <w:rStyle w:val="affffa"/>
          <w:rFonts w:hint="cs"/>
          <w:spacing w:val="-2"/>
          <w:rtl/>
        </w:rPr>
        <w:t xml:space="preserve"> </w:t>
      </w:r>
      <w:r w:rsidRPr="00400FA2">
        <w:rPr>
          <w:rFonts w:ascii="Fb Fontext" w:hAnsi="Fb Fontext"/>
          <w:spacing w:val="-2"/>
          <w:sz w:val="32"/>
          <w:rtl/>
        </w:rPr>
        <w:t>מקיש זרעו לו, מה הוא בתו פסולה אף בנו בתו פסולה</w:t>
      </w:r>
    </w:p>
    <w:p w14:paraId="5F837936" w14:textId="21B6FAFE" w:rsidR="006E0774" w:rsidRPr="003B4BCD" w:rsidRDefault="006E0774" w:rsidP="00F66109">
      <w:pPr>
        <w:rPr>
          <w:spacing w:val="-2"/>
          <w:rtl/>
        </w:rPr>
      </w:pPr>
      <w:r w:rsidRPr="003B4BCD">
        <w:rPr>
          <w:rFonts w:ascii="Fb Fontext" w:hAnsi="Fb Fontext" w:hint="cs"/>
          <w:spacing w:val="-2"/>
          <w:sz w:val="32"/>
          <w:rtl/>
        </w:rPr>
        <w:t>ואפ</w:t>
      </w:r>
      <w:r w:rsidRPr="003B4BCD">
        <w:rPr>
          <w:rFonts w:ascii="Fb Fontext" w:hAnsi="Fb Fontext"/>
          <w:spacing w:val="-2"/>
          <w:sz w:val="32"/>
          <w:rtl/>
        </w:rPr>
        <w:t>"</w:t>
      </w:r>
      <w:r w:rsidRPr="003B4BCD">
        <w:rPr>
          <w:rFonts w:ascii="Fb Fontext" w:hAnsi="Fb Fontext" w:hint="cs"/>
          <w:spacing w:val="-2"/>
          <w:sz w:val="32"/>
          <w:rtl/>
        </w:rPr>
        <w:t xml:space="preserve">ה אין לאסור בת בתו דלזה </w:t>
      </w:r>
      <w:r w:rsidR="004D48A4" w:rsidRPr="003B4BCD">
        <w:rPr>
          <w:rFonts w:ascii="Fb Fontext" w:hAnsi="Fb Fontext" w:hint="cs"/>
          <w:spacing w:val="-2"/>
          <w:sz w:val="32"/>
          <w:rtl/>
        </w:rPr>
        <w:t>באה</w:t>
      </w:r>
      <w:r w:rsidRPr="003B4BCD">
        <w:rPr>
          <w:rFonts w:ascii="Fb Fontext" w:hAnsi="Fb Fontext" w:hint="cs"/>
          <w:spacing w:val="-2"/>
          <w:sz w:val="32"/>
          <w:rtl/>
        </w:rPr>
        <w:t xml:space="preserve"> גז</w:t>
      </w:r>
      <w:r w:rsidRPr="003B4BCD">
        <w:rPr>
          <w:rFonts w:ascii="Fb Fontext" w:hAnsi="Fb Fontext"/>
          <w:spacing w:val="-2"/>
          <w:sz w:val="32"/>
          <w:rtl/>
        </w:rPr>
        <w:t>"</w:t>
      </w:r>
      <w:r w:rsidRPr="003B4BCD">
        <w:rPr>
          <w:rFonts w:ascii="Fb Fontext" w:hAnsi="Fb Fontext" w:hint="cs"/>
          <w:spacing w:val="-2"/>
          <w:sz w:val="32"/>
          <w:rtl/>
        </w:rPr>
        <w:t>ש לאסור רק זכרים ולא נקבות</w:t>
      </w:r>
    </w:p>
    <w:p w14:paraId="51CDE781" w14:textId="77777777" w:rsidR="006E0774" w:rsidRPr="00131640" w:rsidRDefault="006E0774" w:rsidP="00841728">
      <w:pPr>
        <w:pStyle w:val="affb"/>
        <w:rPr>
          <w:del w:id="90152" w:author="מנוע עיצוב" w:date="2026-10-08T11:01:28Z"/>
          <w:rtl/>
        </w:rPr>
      </w:pPr>
      <w:del w:id="90151" w:author="מנוע עיצוב" w:date="2026-10-08T11:01:28Z">
        <w:r w:rsidRPr="00224C4C">
          <w:rPr>
            <w:rFonts w:hint="cs"/>
            <w:rtl/>
          </w:rPr>
          <w:delText xml:space="preserve">׹</w:delText>
        </w:r>
      </w:del>
    </w:p>
    <w:p w14:paraId="6337265D" w14:textId="2A2549BB" w:rsidR="006E0774" w:rsidRPr="00131640" w:rsidRDefault="006E0774" w:rsidP="002A094E">
      <w:pPr>
        <w:pStyle w:val="afffd"/>
        <w:rPr>
          <w:rtl/>
        </w:rPr>
      </w:pPr>
      <w:ins w:id="9892" w:author="מספור קטעי משנה" w:date="2026-10-06T06:45:32Z">
        <w:r>
          <w:rPr>
            <w:rStyle w:val="MisparKeta"/>
          </w:rPr>
          <w:t xml:space="preserve">א. </w:t>
        </w:r>
      </w:ins>
      <w:r w:rsidRPr="00224C4C">
        <w:rPr>
          <w:rStyle w:val="afffa"/>
          <w:spacing w:val="4"/>
          <w:rtl/>
        </w:rPr>
        <w:t>חלל שנשא בת ישראל - בתו פסולה</w:t>
      </w:r>
      <w:r w:rsidR="00D65C4A">
        <w:rPr>
          <w:rStyle w:val="afffa"/>
          <w:rFonts w:hint="cs"/>
          <w:spacing w:val="4"/>
          <w:rtl/>
        </w:rPr>
        <w:t xml:space="preserve"> לכהונה</w:t>
      </w:r>
      <w:r w:rsidRPr="00224C4C">
        <w:rPr>
          <w:rStyle w:val="afffa"/>
          <w:spacing w:val="4"/>
          <w:rtl/>
        </w:rPr>
        <w:t>.</w:t>
      </w:r>
    </w:p>
    <w:p w14:paraId="06EAA1C1" w14:textId="77777777" w:rsidR="00A85AC8" w:rsidRPr="00E600D8" w:rsidRDefault="006E0774" w:rsidP="000A574D">
      <w:pPr>
        <w:pStyle w:val="38"/>
        <w:framePr w:wrap="notBeside"/>
        <w:rPr>
          <w:rtl/>
        </w:rPr>
      </w:pPr>
      <w:r w:rsidRPr="00E600D8">
        <w:rPr>
          <w:rFonts w:hint="cs"/>
          <w:rtl/>
        </w:rPr>
        <w:t>איידי ד</w:t>
      </w:r>
      <w:r w:rsidRPr="00E600D8">
        <w:rPr>
          <w:rtl/>
        </w:rPr>
        <w:t>תנא</w:t>
      </w:r>
      <w:r w:rsidR="00A85AC8" w:rsidRPr="00E600D8">
        <w:rPr>
          <w:rtl/>
        </w:rPr>
        <w:t>:</w:t>
      </w:r>
    </w:p>
    <w:p w14:paraId="55C7AA35" w14:textId="6B466702" w:rsidR="006E0774" w:rsidRPr="00131640" w:rsidRDefault="006E0774" w:rsidP="006E0774">
      <w:pPr>
        <w:rPr>
          <w:rtl/>
        </w:rPr>
      </w:pPr>
      <w:r w:rsidRPr="00224C4C">
        <w:rPr>
          <w:rFonts w:ascii="Fb Fontext" w:hAnsi="Fb Fontext"/>
          <w:rtl/>
        </w:rPr>
        <w:t xml:space="preserve">רישא ישראל שנשא חללה, </w:t>
      </w:r>
      <w:r w:rsidRPr="000A574D">
        <w:rPr>
          <w:rStyle w:val="afffff3"/>
          <w:rtl/>
        </w:rPr>
        <w:t>תנא סיפא</w:t>
      </w:r>
      <w:r w:rsidRPr="00224C4C">
        <w:rPr>
          <w:rFonts w:ascii="Fb Fontext" w:hAnsi="Fb Fontext"/>
          <w:rtl/>
        </w:rPr>
        <w:t xml:space="preserve"> חלל שנשא בת ישראל.</w:t>
      </w:r>
    </w:p>
    <w:p w14:paraId="540E44CC" w14:textId="77777777" w:rsidR="00A85AC8" w:rsidRPr="00E600D8" w:rsidRDefault="006E0774" w:rsidP="00DA071C">
      <w:pPr>
        <w:pStyle w:val="38"/>
        <w:framePr w:wrap="notBeside"/>
        <w:rPr>
          <w:rtl/>
        </w:rPr>
      </w:pPr>
      <w:r w:rsidRPr="00E600D8">
        <w:rPr>
          <w:rFonts w:hint="cs"/>
          <w:rtl/>
        </w:rPr>
        <w:t xml:space="preserve">ומתני' </w:t>
      </w:r>
      <w:r w:rsidRPr="00E600D8">
        <w:rPr>
          <w:rtl/>
        </w:rPr>
        <w:t>לא כר</w:t>
      </w:r>
      <w:r w:rsidRPr="00E600D8">
        <w:rPr>
          <w:rFonts w:hint="cs"/>
          <w:rtl/>
        </w:rPr>
        <w:t>דב</w:t>
      </w:r>
      <w:r w:rsidRPr="00E600D8">
        <w:rPr>
          <w:rtl/>
        </w:rPr>
        <w:t>"</w:t>
      </w:r>
      <w:r w:rsidRPr="00E600D8">
        <w:rPr>
          <w:rFonts w:hint="cs"/>
          <w:rtl/>
        </w:rPr>
        <w:t>י</w:t>
      </w:r>
      <w:r w:rsidR="00A85AC8" w:rsidRPr="00E600D8">
        <w:rPr>
          <w:rtl/>
        </w:rPr>
        <w:t>:</w:t>
      </w:r>
    </w:p>
    <w:p w14:paraId="67D986B9" w14:textId="37A87145" w:rsidR="006E0774" w:rsidRPr="00131640" w:rsidRDefault="006E0774" w:rsidP="006E0774">
      <w:pPr>
        <w:rPr>
          <w:rtl/>
        </w:rPr>
      </w:pPr>
      <w:r w:rsidRPr="00224C4C">
        <w:rPr>
          <w:rFonts w:ascii="Fb Fontext" w:hAnsi="Fb Fontext" w:hint="cs"/>
          <w:rtl/>
        </w:rPr>
        <w:t>ד</w:t>
      </w:r>
      <w:r w:rsidRPr="00224C4C">
        <w:rPr>
          <w:rFonts w:ascii="Fb Fontext" w:hAnsi="Fb Fontext"/>
          <w:rtl/>
        </w:rPr>
        <w:t>כשם שבני ישראל מקוה טהרה לחללות, כך בנות ישראל מקוה טהרה לחללים.</w:t>
      </w:r>
    </w:p>
    <w:p w14:paraId="4DAA970D" w14:textId="30677EBA" w:rsidR="00A85AC8" w:rsidRPr="00E600D8" w:rsidRDefault="006E0774" w:rsidP="00DA071C">
      <w:pPr>
        <w:pStyle w:val="38"/>
        <w:framePr w:wrap="notBeside"/>
        <w:rPr>
          <w:rtl/>
        </w:rPr>
      </w:pPr>
      <w:r w:rsidRPr="00E600D8">
        <w:rPr>
          <w:rFonts w:hint="cs"/>
          <w:rtl/>
        </w:rPr>
        <w:t>וטעמא דרדב</w:t>
      </w:r>
      <w:r w:rsidRPr="00E600D8">
        <w:rPr>
          <w:rtl/>
        </w:rPr>
        <w:t>"</w:t>
      </w:r>
      <w:r w:rsidRPr="00E600D8">
        <w:rPr>
          <w:rFonts w:hint="cs"/>
          <w:rtl/>
        </w:rPr>
        <w:t>י</w:t>
      </w:r>
      <w:r w:rsidR="00A85AC8" w:rsidRPr="00E600D8">
        <w:rPr>
          <w:rFonts w:hint="cs"/>
          <w:rtl/>
        </w:rPr>
        <w:t>:</w:t>
      </w:r>
    </w:p>
    <w:p w14:paraId="1F124E63" w14:textId="307683CA" w:rsidR="006E0774" w:rsidRPr="00131640" w:rsidRDefault="006E0774" w:rsidP="000A574D">
      <w:pPr>
        <w:rPr>
          <w:rtl/>
        </w:rPr>
      </w:pPr>
      <w:r w:rsidRPr="00224C4C">
        <w:rPr>
          <w:rStyle w:val="affffa"/>
          <w:rFonts w:hint="cs"/>
          <w:rtl/>
        </w:rPr>
        <w:t>ד'</w:t>
      </w:r>
      <w:r w:rsidRPr="00224C4C">
        <w:rPr>
          <w:rStyle w:val="affffa"/>
          <w:rtl/>
        </w:rPr>
        <w:t>לא יחלל זרעו בעמיו</w:t>
      </w:r>
      <w:r w:rsidRPr="00224C4C">
        <w:rPr>
          <w:rStyle w:val="affffa"/>
          <w:rFonts w:hint="cs"/>
          <w:rtl/>
        </w:rPr>
        <w:t>'</w:t>
      </w:r>
      <w:r w:rsidRPr="00224C4C">
        <w:rPr>
          <w:rStyle w:val="affffa"/>
          <w:rtl/>
        </w:rPr>
        <w:t>,</w:t>
      </w:r>
      <w:r w:rsidRPr="00224C4C">
        <w:rPr>
          <w:rFonts w:ascii="Fb Fontext" w:hAnsi="Fb Fontext"/>
          <w:sz w:val="32"/>
          <w:rtl/>
        </w:rPr>
        <w:t xml:space="preserve"> בעם אחד מיחל, </w:t>
      </w:r>
      <w:r w:rsidR="000A574D">
        <w:rPr>
          <w:rFonts w:ascii="Fb Fontext" w:hAnsi="Fb Fontext" w:hint="cs"/>
          <w:sz w:val="32"/>
          <w:rtl/>
        </w:rPr>
        <w:t xml:space="preserve">ולא </w:t>
      </w:r>
      <w:r w:rsidRPr="00224C4C">
        <w:rPr>
          <w:rFonts w:ascii="Fb Fontext" w:hAnsi="Fb Fontext"/>
          <w:sz w:val="32"/>
          <w:rtl/>
        </w:rPr>
        <w:t>בשני עממים</w:t>
      </w:r>
      <w:r w:rsidR="000A574D">
        <w:rPr>
          <w:rFonts w:ascii="Fb Fontext" w:hAnsi="Fb Fontext" w:hint="cs"/>
          <w:sz w:val="32"/>
          <w:rtl/>
        </w:rPr>
        <w:t>.</w:t>
      </w:r>
    </w:p>
    <w:p w14:paraId="1C55E404" w14:textId="77777777" w:rsidR="006E0774" w:rsidRPr="00131640" w:rsidRDefault="006E0774" w:rsidP="00841728">
      <w:pPr>
        <w:pStyle w:val="affb"/>
        <w:rPr>
          <w:rtl/>
        </w:rPr>
      </w:pPr>
      <w:r w:rsidRPr="00224C4C">
        <w:rPr>
          <w:rFonts w:hint="cs"/>
          <w:rtl/>
        </w:rPr>
        <w:t>׹</w:t>
      </w:r>
    </w:p>
    <w:p w14:paraId="2E4608BB" w14:textId="6B16A552" w:rsidR="00A85AC8" w:rsidRPr="00E600D8" w:rsidRDefault="006E0774" w:rsidP="00734BEF">
      <w:pPr>
        <w:pStyle w:val="38"/>
        <w:framePr w:wrap="notBeside"/>
        <w:rPr>
          <w:rtl/>
        </w:rPr>
      </w:pPr>
      <w:r w:rsidRPr="00E600D8">
        <w:rPr>
          <w:rtl/>
        </w:rPr>
        <w:t>ת"ר</w:t>
      </w:r>
      <w:r w:rsidR="00A85AC8" w:rsidRPr="00E600D8">
        <w:rPr>
          <w:rtl/>
        </w:rPr>
        <w:t>:</w:t>
      </w:r>
    </w:p>
    <w:p w14:paraId="26191BD6" w14:textId="39D7FE5D" w:rsidR="006E0774" w:rsidRPr="00131640" w:rsidRDefault="006E0774" w:rsidP="006E0774">
      <w:pPr>
        <w:rPr>
          <w:rtl/>
        </w:rPr>
      </w:pPr>
      <w:r w:rsidRPr="00224C4C">
        <w:rPr>
          <w:rStyle w:val="affffa"/>
          <w:rFonts w:hint="cs"/>
          <w:rtl/>
        </w:rPr>
        <w:t>'</w:t>
      </w:r>
      <w:r w:rsidRPr="00224C4C">
        <w:rPr>
          <w:rStyle w:val="affffa"/>
          <w:rtl/>
        </w:rPr>
        <w:t>לא יחלל זרעו</w:t>
      </w:r>
      <w:r w:rsidRPr="00224C4C">
        <w:rPr>
          <w:rStyle w:val="affffa"/>
          <w:rFonts w:hint="cs"/>
          <w:rtl/>
        </w:rPr>
        <w:t>'</w:t>
      </w:r>
      <w:r w:rsidRPr="00224C4C">
        <w:rPr>
          <w:rStyle w:val="affffa"/>
          <w:rtl/>
        </w:rPr>
        <w:t xml:space="preserve"> </w:t>
      </w:r>
      <w:r w:rsidRPr="00224C4C">
        <w:rPr>
          <w:rFonts w:ascii="Fb Fontext" w:hAnsi="Fb Fontext"/>
          <w:sz w:val="32"/>
          <w:rtl/>
        </w:rPr>
        <w:t xml:space="preserve">– </w:t>
      </w:r>
      <w:r w:rsidRPr="00224C4C">
        <w:rPr>
          <w:rFonts w:ascii="Fb Fontext" w:hAnsi="Fb Fontext" w:hint="cs"/>
          <w:sz w:val="32"/>
          <w:rtl/>
        </w:rPr>
        <w:t>וק</w:t>
      </w:r>
      <w:r w:rsidRPr="00224C4C">
        <w:rPr>
          <w:rFonts w:ascii="Fb Fontext" w:hAnsi="Fb Fontext"/>
          <w:sz w:val="32"/>
          <w:rtl/>
        </w:rPr>
        <w:t>"</w:t>
      </w:r>
      <w:r w:rsidRPr="00224C4C">
        <w:rPr>
          <w:rFonts w:ascii="Fb Fontext" w:hAnsi="Fb Fontext" w:hint="cs"/>
          <w:sz w:val="32"/>
          <w:rtl/>
        </w:rPr>
        <w:t>ו לה עצמה שעברה עבירה שמתחללת</w:t>
      </w:r>
    </w:p>
    <w:p w14:paraId="7A030A5F" w14:textId="77777777" w:rsidR="00A85AC8" w:rsidRPr="00E600D8" w:rsidRDefault="006E0774" w:rsidP="00734BEF">
      <w:pPr>
        <w:pStyle w:val="38"/>
        <w:framePr w:wrap="notBeside"/>
        <w:rPr>
          <w:rtl/>
        </w:rPr>
      </w:pPr>
      <w:r w:rsidRPr="00E600D8">
        <w:rPr>
          <w:rFonts w:hint="cs"/>
          <w:rtl/>
        </w:rPr>
        <w:t>ואין לפרוך</w:t>
      </w:r>
      <w:r w:rsidR="00A85AC8" w:rsidRPr="00E600D8">
        <w:rPr>
          <w:rtl/>
        </w:rPr>
        <w:t>:</w:t>
      </w:r>
    </w:p>
    <w:p w14:paraId="2C4DA4EE" w14:textId="2B33B712" w:rsidR="006E0774" w:rsidRPr="00131640" w:rsidRDefault="006E0774" w:rsidP="006E0774">
      <w:pPr>
        <w:rPr>
          <w:rtl/>
        </w:rPr>
      </w:pPr>
      <w:r w:rsidRPr="00224C4C">
        <w:rPr>
          <w:rFonts w:ascii="Fb Fontext" w:hAnsi="Fb Fontext" w:hint="cs"/>
          <w:rtl/>
        </w:rPr>
        <w:t xml:space="preserve">דהוא </w:t>
      </w:r>
      <w:r w:rsidRPr="00224C4C">
        <w:rPr>
          <w:rFonts w:ascii="Fb Fontext" w:hAnsi="Fb Fontext"/>
          <w:rtl/>
        </w:rPr>
        <w:t>עצמו שעבר עבירה ואין מתחלל</w:t>
      </w:r>
      <w:r w:rsidRPr="00224C4C">
        <w:rPr>
          <w:rFonts w:ascii="Fb Fontext" w:hAnsi="Fb Fontext" w:hint="cs"/>
          <w:rtl/>
        </w:rPr>
        <w:t xml:space="preserve"> ד</w:t>
      </w:r>
      <w:r w:rsidRPr="00224C4C">
        <w:rPr>
          <w:rFonts w:ascii="Fb Fontext" w:hAnsi="Fb Fontext"/>
          <w:rtl/>
        </w:rPr>
        <w:t>מה ל</w:t>
      </w:r>
      <w:r w:rsidRPr="00224C4C">
        <w:rPr>
          <w:rFonts w:ascii="Fb Fontext" w:hAnsi="Fb Fontext" w:hint="cs"/>
          <w:rtl/>
        </w:rPr>
        <w:t>ו ש</w:t>
      </w:r>
      <w:r w:rsidRPr="00224C4C">
        <w:rPr>
          <w:rFonts w:ascii="Fb Fontext" w:hAnsi="Fb Fontext"/>
          <w:rtl/>
        </w:rPr>
        <w:t xml:space="preserve">אין מתחלל בכל מקום, </w:t>
      </w:r>
      <w:r w:rsidRPr="00224C4C">
        <w:rPr>
          <w:rFonts w:ascii="Fb Fontext" w:hAnsi="Fb Fontext" w:hint="cs"/>
          <w:rtl/>
        </w:rPr>
        <w:t>משא</w:t>
      </w:r>
      <w:r w:rsidRPr="00224C4C">
        <w:rPr>
          <w:rFonts w:ascii="Fb Fontext" w:hAnsi="Fb Fontext"/>
          <w:rtl/>
        </w:rPr>
        <w:t>"</w:t>
      </w:r>
      <w:r w:rsidRPr="00224C4C">
        <w:rPr>
          <w:rFonts w:ascii="Fb Fontext" w:hAnsi="Fb Fontext" w:hint="cs"/>
          <w:rtl/>
        </w:rPr>
        <w:t>כ היא</w:t>
      </w:r>
    </w:p>
    <w:p w14:paraId="0F13D66F" w14:textId="77777777" w:rsidR="00A85AC8" w:rsidRPr="00E600D8" w:rsidRDefault="006E0774" w:rsidP="00734BEF">
      <w:pPr>
        <w:pStyle w:val="38"/>
        <w:framePr w:wrap="notBeside"/>
        <w:rPr>
          <w:rtl/>
        </w:rPr>
      </w:pPr>
      <w:r w:rsidRPr="00E600D8">
        <w:rPr>
          <w:rtl/>
        </w:rPr>
        <w:t>ואם נפשך לומר</w:t>
      </w:r>
      <w:r w:rsidR="00A85AC8" w:rsidRPr="00E600D8">
        <w:rPr>
          <w:rtl/>
        </w:rPr>
        <w:t>:</w:t>
      </w:r>
    </w:p>
    <w:p w14:paraId="022EEB5A" w14:textId="3AE57059" w:rsidR="009469D7" w:rsidRDefault="006E0774" w:rsidP="006E0774">
      <w:pPr>
        <w:rPr>
          <w:rStyle w:val="afffff5"/>
          <w:rtl/>
        </w:rPr>
      </w:pPr>
      <w:r w:rsidRPr="00A537A2">
        <w:rPr>
          <w:rStyle w:val="afffff5"/>
          <w:rFonts w:hint="cs"/>
          <w:rtl/>
        </w:rPr>
        <w:t>[דמה לזרעו שיצירתו בעבירה]</w:t>
      </w:r>
    </w:p>
    <w:p w14:paraId="24D3AD8E" w14:textId="61C42B71" w:rsidR="00A85AC8" w:rsidRPr="00E600D8" w:rsidRDefault="00E600D8" w:rsidP="00D90201">
      <w:pPr>
        <w:pStyle w:val="38"/>
        <w:framePr w:wrap="notBeside"/>
        <w:rPr>
          <w:rtl/>
        </w:rPr>
      </w:pPr>
      <w:r w:rsidRPr="00E600D8">
        <w:rPr>
          <w:rFonts w:hint="cs"/>
          <w:rtl/>
        </w:rPr>
        <w:t>-</w:t>
      </w:r>
    </w:p>
    <w:p w14:paraId="39BCFD2D" w14:textId="36458A34" w:rsidR="006E0774" w:rsidRPr="00131640" w:rsidRDefault="00D90201" w:rsidP="006E0774">
      <w:pPr>
        <w:rPr>
          <w:rtl/>
        </w:rPr>
      </w:pPr>
      <w:r>
        <w:rPr>
          <w:rStyle w:val="affffa"/>
          <w:rFonts w:hint="cs"/>
          <w:rtl/>
        </w:rPr>
        <w:t>'</w:t>
      </w:r>
      <w:r w:rsidR="006E0774" w:rsidRPr="00224C4C">
        <w:rPr>
          <w:rStyle w:val="affffa"/>
          <w:rtl/>
        </w:rPr>
        <w:t>לא יחלל זרעו</w:t>
      </w:r>
      <w:r w:rsidR="006E0774" w:rsidRPr="00224C4C">
        <w:rPr>
          <w:rStyle w:val="affffa"/>
          <w:rFonts w:hint="cs"/>
          <w:rtl/>
        </w:rPr>
        <w:t>'</w:t>
      </w:r>
      <w:r w:rsidR="006E0774" w:rsidRPr="00224C4C">
        <w:rPr>
          <w:rStyle w:val="affffa"/>
          <w:rtl/>
        </w:rPr>
        <w:t>,</w:t>
      </w:r>
      <w:r w:rsidR="006E0774" w:rsidRPr="00224C4C">
        <w:rPr>
          <w:rFonts w:ascii="Fb Fontext" w:hAnsi="Fb Fontext"/>
          <w:rtl/>
        </w:rPr>
        <w:t xml:space="preserve"> לא יחולל זה שהיה כשר ונתחלל.</w:t>
      </w:r>
    </w:p>
    <w:p w14:paraId="6B3C1DC4" w14:textId="6E2E49E7" w:rsidR="007309FA" w:rsidRPr="00131640" w:rsidRDefault="007309FA" w:rsidP="007309FA">
      <w:pPr>
        <w:pStyle w:val="affffb"/>
        <w:rPr>
          <w:rtl/>
        </w:rPr>
      </w:pPr>
      <w:r w:rsidRPr="007309FA">
        <w:rPr>
          <w:rFonts w:hint="cs"/>
          <w:rtl/>
        </w:rPr>
        <w:t>***</w:t>
      </w:r>
    </w:p>
    <w:p w14:paraId="6FF41E61" w14:textId="19868E68" w:rsidR="00A85AC8" w:rsidRPr="00E600D8" w:rsidRDefault="006E0774" w:rsidP="000B758C">
      <w:pPr>
        <w:pStyle w:val="38"/>
        <w:framePr w:wrap="notBeside"/>
        <w:rPr>
          <w:rtl/>
        </w:rPr>
      </w:pPr>
      <w:r w:rsidRPr="00E600D8">
        <w:rPr>
          <w:rtl/>
        </w:rPr>
        <w:t>ת"ר</w:t>
      </w:r>
      <w:r w:rsidR="00A85AC8" w:rsidRPr="00E600D8">
        <w:rPr>
          <w:rtl/>
        </w:rPr>
        <w:t>:</w:t>
      </w:r>
    </w:p>
    <w:p w14:paraId="4EEC850E" w14:textId="3D89F120" w:rsidR="009469D7" w:rsidRDefault="006E0774" w:rsidP="00760FEE">
      <w:pPr>
        <w:pStyle w:val="affffb"/>
        <w:rPr>
          <w:rtl/>
        </w:rPr>
      </w:pPr>
      <w:r w:rsidRPr="00210DF6">
        <w:rPr>
          <w:rtl/>
        </w:rPr>
        <w:t>איזו היא חללה?</w:t>
      </w:r>
    </w:p>
    <w:p w14:paraId="658AD6BE" w14:textId="1E048867" w:rsidR="00A85AC8" w:rsidRPr="00E600D8" w:rsidRDefault="00760FEE" w:rsidP="00760FEE">
      <w:pPr>
        <w:pStyle w:val="38"/>
        <w:framePr w:wrap="notBeside"/>
        <w:rPr>
          <w:rtl/>
        </w:rPr>
      </w:pPr>
      <w:r w:rsidRPr="00E600D8">
        <w:rPr>
          <w:rFonts w:hint="cs"/>
          <w:rtl/>
        </w:rPr>
        <w:t>א</w:t>
      </w:r>
      <w:r w:rsidR="00A85AC8" w:rsidRPr="00E600D8">
        <w:rPr>
          <w:rFonts w:hint="cs"/>
          <w:rtl/>
        </w:rPr>
        <w:t>.</w:t>
      </w:r>
    </w:p>
    <w:p w14:paraId="2B6873B4" w14:textId="0595F955" w:rsidR="006E0774" w:rsidRPr="00131640" w:rsidRDefault="006E0774" w:rsidP="002D2A2E">
      <w:pPr>
        <w:rPr>
          <w:rtl/>
        </w:rPr>
      </w:pPr>
      <w:r w:rsidRPr="00224C4C">
        <w:rPr>
          <w:rFonts w:ascii="Fb Fontext" w:hAnsi="Fb Fontext"/>
          <w:sz w:val="32"/>
          <w:rtl/>
        </w:rPr>
        <w:t xml:space="preserve">כל שנולדה </w:t>
      </w:r>
      <w:r w:rsidRPr="00224C4C">
        <w:rPr>
          <w:rFonts w:ascii="Fb Fontext" w:hAnsi="Fb Fontext" w:hint="cs"/>
          <w:sz w:val="32"/>
          <w:rtl/>
        </w:rPr>
        <w:t>מן פסול כהונה</w:t>
      </w:r>
      <w:r w:rsidR="002D2A2E">
        <w:rPr>
          <w:rFonts w:ascii="Fb Fontext" w:hAnsi="Fb Fontext" w:hint="cs"/>
          <w:sz w:val="32"/>
          <w:rtl/>
        </w:rPr>
        <w:t xml:space="preserve"> </w:t>
      </w:r>
      <w:r w:rsidR="002D2A2E" w:rsidRPr="002D2A2E">
        <w:rPr>
          <w:rStyle w:val="afffff5"/>
          <w:rFonts w:hint="cs"/>
          <w:rtl/>
        </w:rPr>
        <w:t>[</w:t>
      </w:r>
      <w:r w:rsidRPr="002D2A2E">
        <w:rPr>
          <w:rStyle w:val="afffff5"/>
          <w:rFonts w:hint="cs"/>
          <w:rtl/>
        </w:rPr>
        <w:t xml:space="preserve">דלא </w:t>
      </w:r>
      <w:r w:rsidRPr="002D2A2E">
        <w:rPr>
          <w:rStyle w:val="afffff5"/>
          <w:rtl/>
        </w:rPr>
        <w:t>מן הפסולים</w:t>
      </w:r>
      <w:r w:rsidRPr="002D2A2E">
        <w:rPr>
          <w:rStyle w:val="afffff5"/>
          <w:rFonts w:hint="cs"/>
          <w:rtl/>
        </w:rPr>
        <w:t xml:space="preserve"> דהרי מחזיר גרושתו פסולה לו</w:t>
      </w:r>
      <w:r w:rsidR="002D2A2E">
        <w:rPr>
          <w:rStyle w:val="afffff5"/>
          <w:rFonts w:hint="cs"/>
          <w:rtl/>
        </w:rPr>
        <w:t>,</w:t>
      </w:r>
      <w:r w:rsidRPr="002D2A2E">
        <w:rPr>
          <w:rStyle w:val="afffff5"/>
          <w:rFonts w:hint="cs"/>
          <w:rtl/>
        </w:rPr>
        <w:t xml:space="preserve"> ובניה כשרים ד'תועבה היא'- ולא בניה]</w:t>
      </w:r>
    </w:p>
    <w:p w14:paraId="3D5D1E0A" w14:textId="7B2A5316" w:rsidR="00A85AC8" w:rsidRPr="00E600D8" w:rsidRDefault="006E0774" w:rsidP="000B758C">
      <w:pPr>
        <w:pStyle w:val="38"/>
        <w:framePr w:wrap="notBeside"/>
        <w:rPr>
          <w:rtl/>
        </w:rPr>
      </w:pPr>
      <w:r w:rsidRPr="00E600D8">
        <w:rPr>
          <w:rFonts w:hint="cs"/>
          <w:rtl/>
        </w:rPr>
        <w:t>ב. רבה ה</w:t>
      </w:r>
      <w:r w:rsidRPr="00E600D8">
        <w:rPr>
          <w:rtl/>
        </w:rPr>
        <w:t>"</w:t>
      </w:r>
      <w:r w:rsidRPr="00E600D8">
        <w:rPr>
          <w:rFonts w:hint="cs"/>
          <w:rtl/>
        </w:rPr>
        <w:t>ק</w:t>
      </w:r>
      <w:r w:rsidR="00A85AC8" w:rsidRPr="00E600D8">
        <w:rPr>
          <w:rFonts w:hint="cs"/>
          <w:rtl/>
        </w:rPr>
        <w:t>:</w:t>
      </w:r>
    </w:p>
    <w:p w14:paraId="6E6C1099" w14:textId="1FF2B6D7" w:rsidR="009469D7" w:rsidRDefault="006E0774" w:rsidP="00760FEE">
      <w:pPr>
        <w:rPr>
          <w:rFonts w:ascii="Fb Fontext" w:hAnsi="Fb Fontext"/>
          <w:rtl/>
        </w:rPr>
      </w:pPr>
      <w:r w:rsidRPr="00224C4C">
        <w:rPr>
          <w:rFonts w:ascii="Fb Fontext" w:hAnsi="Fb Fontext" w:hint="cs"/>
          <w:rtl/>
        </w:rPr>
        <w:t xml:space="preserve">איזו חללה מוזכרת </w:t>
      </w:r>
      <w:r w:rsidRPr="00196D6B">
        <w:rPr>
          <w:rFonts w:ascii="Fb Fontext" w:hAnsi="Fb Fontext" w:cs="BA TM • Vilna Extra-Bold" w:hint="cs"/>
          <w:rtl/>
        </w:rPr>
        <w:t>שלא היה לה שעת הכושר כלל</w:t>
      </w:r>
      <w:r w:rsidR="00DE241F">
        <w:rPr>
          <w:rFonts w:ascii="Fb Fontext" w:hAnsi="Fb Fontext" w:hint="cs"/>
          <w:rtl/>
        </w:rPr>
        <w:t>,</w:t>
      </w:r>
    </w:p>
    <w:p w14:paraId="600523E6" w14:textId="00D109A8" w:rsidR="006E0774" w:rsidRPr="00131640" w:rsidRDefault="00760FEE" w:rsidP="00760FEE">
      <w:pPr>
        <w:rPr>
          <w:rtl/>
        </w:rPr>
      </w:pPr>
      <w:r>
        <w:rPr>
          <w:rFonts w:ascii="Fb Fontext" w:hAnsi="Fb Fontext" w:hint="cs"/>
          <w:rtl/>
        </w:rPr>
        <w:t xml:space="preserve">- </w:t>
      </w:r>
      <w:r w:rsidR="006E0774" w:rsidRPr="00224C4C">
        <w:rPr>
          <w:rFonts w:ascii="Fb Fontext" w:hAnsi="Fb Fontext" w:hint="cs"/>
          <w:rtl/>
        </w:rPr>
        <w:t>כל שנולדה מן פסול כהונה</w:t>
      </w:r>
      <w:r>
        <w:rPr>
          <w:rFonts w:ascii="Fb Fontext" w:hAnsi="Fb Fontext" w:hint="cs"/>
          <w:rtl/>
        </w:rPr>
        <w:t xml:space="preserve"> </w:t>
      </w:r>
      <w:r w:rsidR="006E0774" w:rsidRPr="00760FEE">
        <w:rPr>
          <w:rStyle w:val="afffff5"/>
          <w:rFonts w:hint="cs"/>
          <w:rtl/>
        </w:rPr>
        <w:t>[דהא גרושה וזונה לא נולדה]</w:t>
      </w:r>
    </w:p>
    <w:p w14:paraId="202F0C27" w14:textId="3829A09C" w:rsidR="00A85AC8" w:rsidRPr="00E600D8" w:rsidRDefault="006E0774" w:rsidP="00313846">
      <w:pPr>
        <w:pStyle w:val="38"/>
        <w:framePr w:wrap="notBeside"/>
        <w:rPr>
          <w:rtl/>
        </w:rPr>
      </w:pPr>
      <w:r w:rsidRPr="00E600D8">
        <w:rPr>
          <w:rFonts w:hint="cs"/>
          <w:rtl/>
        </w:rPr>
        <w:t>ג. ריב'א</w:t>
      </w:r>
      <w:r w:rsidR="00A85AC8" w:rsidRPr="00E600D8">
        <w:rPr>
          <w:rFonts w:hint="cs"/>
          <w:rtl/>
        </w:rPr>
        <w:t>:</w:t>
      </w:r>
    </w:p>
    <w:p w14:paraId="403F13A2" w14:textId="3DE54905" w:rsidR="006E0774" w:rsidRPr="00131640" w:rsidRDefault="006E0774" w:rsidP="006E0774">
      <w:pPr>
        <w:rPr>
          <w:rtl/>
        </w:rPr>
      </w:pPr>
      <w:r w:rsidRPr="00224C4C">
        <w:rPr>
          <w:rFonts w:ascii="Fb Fontext" w:hAnsi="Fb Fontext"/>
          <w:sz w:val="32"/>
          <w:rtl/>
        </w:rPr>
        <w:t xml:space="preserve">איזו חללה, </w:t>
      </w:r>
      <w:r w:rsidRPr="00196D6B">
        <w:rPr>
          <w:rFonts w:ascii="Fb Fontext" w:hAnsi="Fb Fontext" w:cs="BA TM • Vilna Extra-Bold"/>
          <w:sz w:val="32"/>
          <w:rtl/>
        </w:rPr>
        <w:t>שעיקרה מד"</w:t>
      </w:r>
      <w:r w:rsidRPr="00196D6B">
        <w:rPr>
          <w:rFonts w:ascii="Fb Fontext" w:hAnsi="Fb Fontext" w:cs="BA TM • Vilna Extra-Bold" w:hint="cs"/>
          <w:sz w:val="32"/>
          <w:rtl/>
        </w:rPr>
        <w:t>ת</w:t>
      </w:r>
      <w:r w:rsidRPr="00224C4C">
        <w:rPr>
          <w:rFonts w:ascii="Fb Fontext" w:hAnsi="Fb Fontext" w:hint="cs"/>
          <w:sz w:val="32"/>
          <w:rtl/>
        </w:rPr>
        <w:t xml:space="preserve"> </w:t>
      </w:r>
      <w:r w:rsidRPr="00224C4C">
        <w:rPr>
          <w:rFonts w:ascii="Fb Fontext" w:hAnsi="Fb Fontext"/>
          <w:sz w:val="32"/>
          <w:rtl/>
        </w:rPr>
        <w:t>וא"</w:t>
      </w:r>
      <w:r w:rsidRPr="00224C4C">
        <w:rPr>
          <w:rFonts w:ascii="Fb Fontext" w:hAnsi="Fb Fontext" w:hint="cs"/>
          <w:sz w:val="32"/>
          <w:rtl/>
        </w:rPr>
        <w:t xml:space="preserve">צ </w:t>
      </w:r>
      <w:r w:rsidRPr="00224C4C">
        <w:rPr>
          <w:rFonts w:ascii="Fb Fontext" w:hAnsi="Fb Fontext"/>
          <w:sz w:val="32"/>
          <w:rtl/>
        </w:rPr>
        <w:t>לפרש מדברי סופרים</w:t>
      </w:r>
      <w:r w:rsidR="00DE241F">
        <w:rPr>
          <w:rFonts w:ascii="Fb Fontext" w:hAnsi="Fb Fontext" w:hint="cs"/>
          <w:sz w:val="32"/>
          <w:rtl/>
        </w:rPr>
        <w:t>,</w:t>
      </w:r>
    </w:p>
    <w:p w14:paraId="4EE108F7" w14:textId="77777777" w:rsidR="006E0774" w:rsidRPr="00131640" w:rsidRDefault="006E0774" w:rsidP="00313846">
      <w:pPr>
        <w:rPr>
          <w:rtl/>
        </w:rPr>
      </w:pPr>
      <w:r w:rsidRPr="00224C4C">
        <w:rPr>
          <w:rFonts w:ascii="Fb Fontext" w:hAnsi="Fb Fontext" w:hint="cs"/>
          <w:sz w:val="32"/>
          <w:rtl/>
        </w:rPr>
        <w:t>-</w:t>
      </w:r>
      <w:r w:rsidRPr="00224C4C">
        <w:rPr>
          <w:rFonts w:ascii="Fb Fontext" w:hAnsi="Fb Fontext"/>
          <w:sz w:val="32"/>
          <w:rtl/>
        </w:rPr>
        <w:t xml:space="preserve"> כל שנולדה מן פסולי כהונה.</w:t>
      </w:r>
    </w:p>
    <w:p w14:paraId="2A21C0C7" w14:textId="77777777" w:rsidR="006E0774" w:rsidRPr="00131640" w:rsidRDefault="006E0774" w:rsidP="00841728">
      <w:pPr>
        <w:pStyle w:val="affb"/>
        <w:rPr>
          <w:rtl/>
        </w:rPr>
      </w:pPr>
      <w:r w:rsidRPr="00224C4C">
        <w:rPr>
          <w:rFonts w:hint="cs"/>
          <w:rtl/>
        </w:rPr>
        <w:t>׹</w:t>
      </w:r>
    </w:p>
    <w:p w14:paraId="5FF221B6" w14:textId="737151AC" w:rsidR="00A85AC8" w:rsidRPr="00E600D8" w:rsidRDefault="00490F44" w:rsidP="00DE241F">
      <w:pPr>
        <w:pStyle w:val="38"/>
        <w:framePr w:wrap="notBeside"/>
        <w:rPr>
          <w:rtl/>
        </w:rPr>
      </w:pPr>
      <w:r>
        <w:rPr>
          <w:rtl/>
        </w:rPr>
        <w:t>ת"ר</w:t>
      </w:r>
      <w:r w:rsidR="00A85AC8" w:rsidRPr="00E600D8">
        <w:rPr>
          <w:rtl/>
        </w:rPr>
        <w:t>:</w:t>
      </w:r>
    </w:p>
    <w:p w14:paraId="05C2CA6F" w14:textId="3CE2B2CC" w:rsidR="009469D7" w:rsidRDefault="006E0774" w:rsidP="006E0774">
      <w:pPr>
        <w:rPr>
          <w:rStyle w:val="affffa"/>
          <w:rtl/>
        </w:rPr>
      </w:pPr>
      <w:r w:rsidRPr="00224C4C">
        <w:rPr>
          <w:rStyle w:val="affffa"/>
          <w:rFonts w:hint="cs"/>
          <w:rtl/>
        </w:rPr>
        <w:t>'</w:t>
      </w:r>
      <w:r w:rsidRPr="00224C4C">
        <w:rPr>
          <w:rStyle w:val="affffa"/>
          <w:rtl/>
        </w:rPr>
        <w:t>אלמנה אלמנה אלמנה</w:t>
      </w:r>
      <w:r w:rsidRPr="00224C4C">
        <w:rPr>
          <w:rStyle w:val="affffa"/>
          <w:rFonts w:hint="cs"/>
          <w:rtl/>
        </w:rPr>
        <w:t>'</w:t>
      </w:r>
      <w:r w:rsidRPr="00224C4C">
        <w:rPr>
          <w:rStyle w:val="affffa"/>
          <w:rtl/>
        </w:rPr>
        <w:t xml:space="preserve"> </w:t>
      </w:r>
      <w:r w:rsidRPr="00210DF6">
        <w:rPr>
          <w:rStyle w:val="afffa"/>
          <w:rFonts w:ascii="Fb Fontext" w:hAnsi="Fb Fontext" w:cs="BA TM • Vilna Extra-Bold"/>
          <w:bCs w:val="0"/>
          <w:rtl/>
        </w:rPr>
        <w:t>- אינו חייב אלא אחת,</w:t>
      </w:r>
    </w:p>
    <w:p w14:paraId="6BED4BFC" w14:textId="2B58B920" w:rsidR="006E0774" w:rsidRPr="00131640" w:rsidRDefault="006E0774" w:rsidP="006E0774">
      <w:pPr>
        <w:rPr>
          <w:rtl/>
        </w:rPr>
      </w:pPr>
      <w:r w:rsidRPr="00224C4C">
        <w:rPr>
          <w:rStyle w:val="affffa"/>
          <w:rFonts w:hint="cs"/>
          <w:rtl/>
        </w:rPr>
        <w:t>'</w:t>
      </w:r>
      <w:r w:rsidRPr="00224C4C">
        <w:rPr>
          <w:rStyle w:val="affffa"/>
          <w:rtl/>
        </w:rPr>
        <w:t>גרושה גרושה גרושה</w:t>
      </w:r>
      <w:r w:rsidRPr="00224C4C">
        <w:rPr>
          <w:rStyle w:val="affffa"/>
          <w:rFonts w:hint="cs"/>
          <w:rtl/>
        </w:rPr>
        <w:t>'</w:t>
      </w:r>
      <w:r w:rsidRPr="00224C4C">
        <w:rPr>
          <w:rStyle w:val="affffa"/>
          <w:rtl/>
        </w:rPr>
        <w:t xml:space="preserve"> </w:t>
      </w:r>
      <w:r w:rsidRPr="00210DF6">
        <w:rPr>
          <w:rStyle w:val="afffa"/>
          <w:rFonts w:ascii="Fb Fontext" w:hAnsi="Fb Fontext" w:cs="BA TM • Vilna Extra-Bold"/>
          <w:bCs w:val="0"/>
          <w:rtl/>
        </w:rPr>
        <w:t>- אינו חייב אלא אחת,</w:t>
      </w:r>
    </w:p>
    <w:p w14:paraId="0988FD82" w14:textId="7B61FFA4" w:rsidR="006E0774" w:rsidRPr="00131640" w:rsidRDefault="006E0774" w:rsidP="00DE241F">
      <w:pPr>
        <w:rPr>
          <w:rtl/>
        </w:rPr>
      </w:pPr>
      <w:r w:rsidRPr="00224C4C">
        <w:rPr>
          <w:rStyle w:val="affffa"/>
          <w:rFonts w:hint="cs"/>
          <w:rtl/>
        </w:rPr>
        <w:t>'</w:t>
      </w:r>
      <w:r w:rsidRPr="00224C4C">
        <w:rPr>
          <w:rStyle w:val="affffa"/>
          <w:rtl/>
        </w:rPr>
        <w:t>אלמנה וגרושה וחללה זונה</w:t>
      </w:r>
      <w:r w:rsidRPr="00224C4C">
        <w:rPr>
          <w:rStyle w:val="affffa"/>
          <w:rFonts w:hint="cs"/>
          <w:rtl/>
        </w:rPr>
        <w:t>'</w:t>
      </w:r>
      <w:r w:rsidRPr="00224C4C">
        <w:rPr>
          <w:rStyle w:val="affffa"/>
          <w:rtl/>
        </w:rPr>
        <w:t>,</w:t>
      </w:r>
      <w:r w:rsidRPr="00210DF6">
        <w:rPr>
          <w:rStyle w:val="afffa"/>
          <w:rFonts w:ascii="Fb Fontext" w:hAnsi="Fb Fontext" w:cs="BA TM • Vilna Extra-Bold"/>
          <w:bCs w:val="0"/>
          <w:rtl/>
        </w:rPr>
        <w:t xml:space="preserve"> בזמן שהם כסדר חייב </w:t>
      </w:r>
      <w:r w:rsidR="0056208B">
        <w:rPr>
          <w:rStyle w:val="afffa"/>
          <w:rFonts w:ascii="Fb Fontext" w:hAnsi="Fb Fontext" w:cs="BA TM • Vilna Extra-Bold" w:hint="cs"/>
          <w:bCs w:val="0"/>
          <w:rtl/>
        </w:rPr>
        <w:t>אכאו"א</w:t>
      </w:r>
      <w:r w:rsidRPr="00210DF6">
        <w:rPr>
          <w:rStyle w:val="afffa"/>
          <w:rFonts w:ascii="Fb Fontext" w:hAnsi="Fb Fontext" w:cs="BA TM • Vilna Extra-Bold"/>
          <w:bCs w:val="0"/>
          <w:rtl/>
        </w:rPr>
        <w:t>,</w:t>
      </w:r>
    </w:p>
    <w:p w14:paraId="67721A8C" w14:textId="77777777" w:rsidR="006E0774" w:rsidRPr="00131640" w:rsidRDefault="006E0774" w:rsidP="00DE241F">
      <w:pPr>
        <w:rPr>
          <w:rtl/>
        </w:rPr>
      </w:pPr>
      <w:r w:rsidRPr="00224C4C">
        <w:rPr>
          <w:rStyle w:val="affffa"/>
          <w:rFonts w:hint="cs"/>
          <w:rtl/>
        </w:rPr>
        <w:t>'</w:t>
      </w:r>
      <w:r w:rsidRPr="00224C4C">
        <w:rPr>
          <w:rStyle w:val="affffa"/>
          <w:rtl/>
        </w:rPr>
        <w:t>זינתה ונתחללה ונתגרשה ונתארמלה</w:t>
      </w:r>
      <w:r w:rsidRPr="00224C4C">
        <w:rPr>
          <w:rStyle w:val="affffa"/>
          <w:rFonts w:hint="cs"/>
          <w:rtl/>
        </w:rPr>
        <w:t>'</w:t>
      </w:r>
      <w:r w:rsidRPr="00224C4C">
        <w:rPr>
          <w:rStyle w:val="affffa"/>
          <w:rtl/>
        </w:rPr>
        <w:t xml:space="preserve"> </w:t>
      </w:r>
      <w:r w:rsidRPr="00210DF6">
        <w:rPr>
          <w:rStyle w:val="afffa"/>
          <w:rFonts w:ascii="Fb Fontext" w:hAnsi="Fb Fontext" w:cs="BA TM • Vilna Extra-Bold"/>
          <w:bCs w:val="0"/>
          <w:rtl/>
        </w:rPr>
        <w:t>- אינו חייב אלא אחת.</w:t>
      </w:r>
    </w:p>
    <w:p w14:paraId="55AF7449" w14:textId="5270C469" w:rsidR="007309FA" w:rsidRPr="00131640" w:rsidRDefault="007309FA" w:rsidP="007309FA">
      <w:pPr>
        <w:pStyle w:val="affffb"/>
        <w:rPr>
          <w:rtl/>
        </w:rPr>
      </w:pPr>
      <w:r w:rsidRPr="007309FA">
        <w:rPr>
          <w:rFonts w:hint="cs"/>
          <w:rtl/>
        </w:rPr>
        <w:t>***</w:t>
      </w:r>
    </w:p>
    <w:p w14:paraId="5BA8C50C" w14:textId="77777777" w:rsidR="006E0774" w:rsidRPr="00131640" w:rsidRDefault="006E0774" w:rsidP="0010529F">
      <w:pPr>
        <w:pStyle w:val="afff0"/>
        <w:framePr w:wrap="around"/>
        <w:rPr>
          <w:rtl/>
        </w:rPr>
      </w:pPr>
      <w:r w:rsidRPr="00224C4C">
        <w:rPr>
          <w:rFonts w:hint="cs"/>
          <w:rtl/>
        </w:rPr>
        <w:t>עז:</w:t>
      </w:r>
    </w:p>
    <w:p w14:paraId="749C39D1" w14:textId="2B994A8F" w:rsidR="006E0774" w:rsidRPr="00131640" w:rsidRDefault="006E0774" w:rsidP="0056208B">
      <w:pPr>
        <w:pStyle w:val="affffb"/>
        <w:rPr>
          <w:rtl/>
        </w:rPr>
      </w:pPr>
      <w:r w:rsidRPr="00224C4C">
        <w:rPr>
          <w:rtl/>
        </w:rPr>
        <w:t>אלמנה אלמנה אלמנה - אינו חייב אלא אחת.</w:t>
      </w:r>
    </w:p>
    <w:p w14:paraId="6C511404" w14:textId="77777777" w:rsidR="00A85AC8" w:rsidRPr="00E600D8" w:rsidRDefault="006E0774" w:rsidP="0056208B">
      <w:pPr>
        <w:pStyle w:val="38"/>
        <w:framePr w:wrap="notBeside"/>
        <w:rPr>
          <w:rtl/>
        </w:rPr>
      </w:pPr>
      <w:r w:rsidRPr="00E600D8">
        <w:rPr>
          <w:rFonts w:hint="cs"/>
          <w:rtl/>
        </w:rPr>
        <w:t>לא</w:t>
      </w:r>
      <w:r w:rsidR="00A85AC8" w:rsidRPr="00E600D8">
        <w:rPr>
          <w:rtl/>
        </w:rPr>
        <w:t>:</w:t>
      </w:r>
    </w:p>
    <w:p w14:paraId="28630CAD" w14:textId="5823B12E" w:rsidR="006E0774" w:rsidRPr="00131640" w:rsidRDefault="006E0774" w:rsidP="0056208B">
      <w:pPr>
        <w:rPr>
          <w:rtl/>
        </w:rPr>
      </w:pPr>
      <w:r w:rsidRPr="00224C4C">
        <w:rPr>
          <w:rFonts w:ascii="Fb Fontext" w:hAnsi="Fb Fontext" w:hint="cs"/>
          <w:sz w:val="32"/>
          <w:rtl/>
        </w:rPr>
        <w:t xml:space="preserve">שבא על ג' אלמנות שונות </w:t>
      </w:r>
      <w:r w:rsidR="0056208B">
        <w:rPr>
          <w:rFonts w:ascii="Fb Fontext" w:hAnsi="Fb Fontext" w:hint="cs"/>
          <w:sz w:val="32"/>
          <w:rtl/>
        </w:rPr>
        <w:t>-</w:t>
      </w:r>
      <w:r w:rsidRPr="00224C4C">
        <w:rPr>
          <w:rFonts w:ascii="Fb Fontext" w:hAnsi="Fb Fontext" w:hint="cs"/>
          <w:sz w:val="32"/>
          <w:rtl/>
        </w:rPr>
        <w:t>דהרי גופין מחולקין ושמות מחולקין</w:t>
      </w:r>
    </w:p>
    <w:p w14:paraId="758CD244" w14:textId="77777777" w:rsidR="00A85AC8" w:rsidRPr="00E600D8" w:rsidRDefault="006E0774" w:rsidP="0056208B">
      <w:pPr>
        <w:pStyle w:val="38"/>
        <w:framePr w:wrap="notBeside"/>
        <w:rPr>
          <w:rtl/>
        </w:rPr>
      </w:pPr>
      <w:r w:rsidRPr="00E600D8">
        <w:rPr>
          <w:rFonts w:hint="cs"/>
          <w:rtl/>
        </w:rPr>
        <w:t>ולא</w:t>
      </w:r>
      <w:r w:rsidR="00A85AC8" w:rsidRPr="00E600D8">
        <w:rPr>
          <w:rtl/>
        </w:rPr>
        <w:t>:</w:t>
      </w:r>
    </w:p>
    <w:p w14:paraId="74A45879" w14:textId="5AB1E436" w:rsidR="009469D7" w:rsidRDefault="006E0774" w:rsidP="0056208B">
      <w:pPr>
        <w:rPr>
          <w:rFonts w:ascii="Fb Fontext" w:hAnsi="Fb Fontext"/>
          <w:sz w:val="32"/>
          <w:rtl/>
        </w:rPr>
      </w:pPr>
      <w:r w:rsidRPr="00224C4C">
        <w:rPr>
          <w:rFonts w:ascii="Fb Fontext" w:hAnsi="Fb Fontext" w:hint="cs"/>
          <w:sz w:val="32"/>
          <w:rtl/>
        </w:rPr>
        <w:t xml:space="preserve">שבא </w:t>
      </w:r>
      <w:r w:rsidRPr="00224C4C">
        <w:rPr>
          <w:rFonts w:ascii="Fb Fontext" w:hAnsi="Fb Fontext"/>
          <w:sz w:val="32"/>
          <w:rtl/>
        </w:rPr>
        <w:t xml:space="preserve">על אלמנה אחת </w:t>
      </w:r>
      <w:r w:rsidRPr="00224C4C">
        <w:rPr>
          <w:rFonts w:ascii="Fb Fontext" w:hAnsi="Fb Fontext" w:hint="cs"/>
          <w:sz w:val="32"/>
          <w:rtl/>
        </w:rPr>
        <w:t>ג'</w:t>
      </w:r>
      <w:r w:rsidRPr="00224C4C">
        <w:rPr>
          <w:rFonts w:ascii="Fb Fontext" w:hAnsi="Fb Fontext"/>
          <w:sz w:val="32"/>
          <w:rtl/>
        </w:rPr>
        <w:t xml:space="preserve"> ביאות,</w:t>
      </w:r>
    </w:p>
    <w:p w14:paraId="637536B4" w14:textId="77777777" w:rsidR="009469D7" w:rsidRDefault="0056208B" w:rsidP="00DF4B69">
      <w:pPr>
        <w:rPr>
          <w:rFonts w:ascii="Fb Fontext" w:hAnsi="Fb Fontext"/>
          <w:sz w:val="32"/>
          <w:rtl/>
        </w:rPr>
      </w:pPr>
      <w:r>
        <w:rPr>
          <w:rFonts w:ascii="Fb Fontext" w:hAnsi="Fb Fontext" w:hint="cs"/>
          <w:sz w:val="32"/>
          <w:rtl/>
        </w:rPr>
        <w:t>ש</w:t>
      </w:r>
      <w:r w:rsidR="006E0774" w:rsidRPr="00224C4C">
        <w:rPr>
          <w:rFonts w:ascii="Fb Fontext" w:hAnsi="Fb Fontext" w:hint="cs"/>
          <w:sz w:val="32"/>
          <w:rtl/>
        </w:rPr>
        <w:t>א</w:t>
      </w:r>
      <w:r>
        <w:rPr>
          <w:rFonts w:ascii="Fb Fontext" w:hAnsi="Fb Fontext" w:hint="cs"/>
          <w:sz w:val="32"/>
          <w:rtl/>
        </w:rPr>
        <w:t>ם</w:t>
      </w:r>
      <w:r w:rsidR="006E0774" w:rsidRPr="00224C4C">
        <w:rPr>
          <w:rFonts w:ascii="Fb Fontext" w:hAnsi="Fb Fontext" w:hint="cs"/>
          <w:sz w:val="32"/>
          <w:rtl/>
        </w:rPr>
        <w:t xml:space="preserve"> לא </w:t>
      </w:r>
      <w:r>
        <w:rPr>
          <w:rFonts w:ascii="Fb Fontext" w:hAnsi="Fb Fontext" w:hint="cs"/>
          <w:sz w:val="32"/>
          <w:rtl/>
        </w:rPr>
        <w:t>ה</w:t>
      </w:r>
      <w:r w:rsidR="006E0774" w:rsidRPr="00224C4C">
        <w:rPr>
          <w:rFonts w:ascii="Fb Fontext" w:hAnsi="Fb Fontext" w:hint="cs"/>
          <w:sz w:val="32"/>
          <w:rtl/>
        </w:rPr>
        <w:t>תרו ב</w:t>
      </w:r>
      <w:r>
        <w:rPr>
          <w:rFonts w:ascii="Fb Fontext" w:hAnsi="Fb Fontext" w:hint="cs"/>
          <w:sz w:val="32"/>
          <w:rtl/>
        </w:rPr>
        <w:t>ו</w:t>
      </w:r>
      <w:r w:rsidR="006E0774" w:rsidRPr="00224C4C">
        <w:rPr>
          <w:rFonts w:ascii="Fb Fontext" w:hAnsi="Fb Fontext" w:hint="cs"/>
          <w:sz w:val="32"/>
          <w:rtl/>
        </w:rPr>
        <w:t xml:space="preserve"> פשיטא</w:t>
      </w:r>
      <w:r w:rsidR="00DF4B69">
        <w:rPr>
          <w:rFonts w:ascii="Fb Fontext" w:hAnsi="Fb Fontext" w:hint="cs"/>
          <w:sz w:val="32"/>
          <w:rtl/>
        </w:rPr>
        <w:t xml:space="preserve">, </w:t>
      </w:r>
      <w:r w:rsidR="006E0774" w:rsidRPr="00224C4C">
        <w:rPr>
          <w:rFonts w:ascii="Fb Fontext" w:hAnsi="Fb Fontext" w:hint="cs"/>
          <w:sz w:val="32"/>
          <w:rtl/>
        </w:rPr>
        <w:t xml:space="preserve">ואי </w:t>
      </w:r>
      <w:r>
        <w:rPr>
          <w:rFonts w:ascii="Fb Fontext" w:hAnsi="Fb Fontext" w:hint="cs"/>
          <w:sz w:val="32"/>
          <w:rtl/>
        </w:rPr>
        <w:t>ה</w:t>
      </w:r>
      <w:r w:rsidR="006E0774" w:rsidRPr="00224C4C">
        <w:rPr>
          <w:rFonts w:ascii="Fb Fontext" w:hAnsi="Fb Fontext" w:hint="cs"/>
          <w:sz w:val="32"/>
          <w:rtl/>
        </w:rPr>
        <w:t>תרו ב</w:t>
      </w:r>
      <w:r w:rsidR="00C5356C">
        <w:rPr>
          <w:rFonts w:ascii="Fb Fontext" w:hAnsi="Fb Fontext" w:hint="cs"/>
          <w:sz w:val="32"/>
          <w:rtl/>
        </w:rPr>
        <w:t>ו</w:t>
      </w:r>
      <w:r w:rsidR="006E0774" w:rsidRPr="00224C4C">
        <w:rPr>
          <w:rFonts w:ascii="Fb Fontext" w:hAnsi="Fb Fontext" w:hint="cs"/>
          <w:sz w:val="32"/>
          <w:rtl/>
        </w:rPr>
        <w:t xml:space="preserve"> חייב אכאו</w:t>
      </w:r>
      <w:r w:rsidR="006E0774" w:rsidRPr="00224C4C">
        <w:rPr>
          <w:rFonts w:ascii="Fb Fontext" w:hAnsi="Fb Fontext"/>
          <w:sz w:val="32"/>
          <w:rtl/>
        </w:rPr>
        <w:t>"</w:t>
      </w:r>
      <w:r w:rsidR="006E0774" w:rsidRPr="00224C4C">
        <w:rPr>
          <w:rFonts w:ascii="Fb Fontext" w:hAnsi="Fb Fontext" w:hint="cs"/>
          <w:sz w:val="32"/>
          <w:rtl/>
        </w:rPr>
        <w:t>א,</w:t>
      </w:r>
    </w:p>
    <w:p w14:paraId="7ED4FE8F" w14:textId="44F0C2FD" w:rsidR="006E0774" w:rsidRPr="00131640" w:rsidRDefault="006E0774" w:rsidP="00DF4B69">
      <w:pPr>
        <w:rPr>
          <w:rtl/>
        </w:rPr>
      </w:pPr>
      <w:r w:rsidRPr="00224C4C">
        <w:rPr>
          <w:rFonts w:ascii="Fb Fontext" w:hAnsi="Fb Fontext" w:hint="cs"/>
          <w:sz w:val="32"/>
          <w:rtl/>
        </w:rPr>
        <w:t>וכהתראה בנזיר דאל תשתה אל תשתה חייב אכאו</w:t>
      </w:r>
      <w:r w:rsidRPr="00224C4C">
        <w:rPr>
          <w:rFonts w:ascii="Fb Fontext" w:hAnsi="Fb Fontext"/>
          <w:sz w:val="32"/>
          <w:rtl/>
        </w:rPr>
        <w:t>"</w:t>
      </w:r>
      <w:r w:rsidRPr="00224C4C">
        <w:rPr>
          <w:rFonts w:ascii="Fb Fontext" w:hAnsi="Fb Fontext" w:hint="cs"/>
          <w:sz w:val="32"/>
          <w:rtl/>
        </w:rPr>
        <w:t>א</w:t>
      </w:r>
    </w:p>
    <w:p w14:paraId="7889DC34" w14:textId="77777777" w:rsidR="00A85AC8" w:rsidRPr="00E600D8" w:rsidRDefault="006E0774" w:rsidP="00DF4B69">
      <w:pPr>
        <w:pStyle w:val="38"/>
        <w:framePr w:wrap="notBeside"/>
        <w:rPr>
          <w:rtl/>
        </w:rPr>
      </w:pPr>
      <w:r w:rsidRPr="00E600D8">
        <w:rPr>
          <w:rFonts w:hint="cs"/>
          <w:rtl/>
        </w:rPr>
        <w:t>אלא</w:t>
      </w:r>
      <w:r w:rsidR="00A85AC8" w:rsidRPr="00E600D8">
        <w:rPr>
          <w:rtl/>
        </w:rPr>
        <w:t>:</w:t>
      </w:r>
    </w:p>
    <w:p w14:paraId="2C84392E" w14:textId="0B9BF16F" w:rsidR="009469D7" w:rsidRPr="003B4BCD" w:rsidRDefault="006E0774" w:rsidP="006E0774">
      <w:pPr>
        <w:rPr>
          <w:rFonts w:ascii="Fb Fontext" w:hAnsi="Fb Fontext"/>
          <w:spacing w:val="2"/>
          <w:sz w:val="32"/>
          <w:rtl/>
        </w:rPr>
      </w:pPr>
      <w:r w:rsidRPr="003B4BCD">
        <w:rPr>
          <w:rFonts w:ascii="Fb Fontext" w:hAnsi="Fb Fontext"/>
          <w:spacing w:val="2"/>
          <w:sz w:val="32"/>
          <w:rtl/>
        </w:rPr>
        <w:t>שבא על אלמנת ראובן שהיתה אלמנת שמעון שהיתה אלמנת לוי,</w:t>
      </w:r>
    </w:p>
    <w:p w14:paraId="4C36C024" w14:textId="40DAFF62" w:rsidR="006E0774" w:rsidRPr="00131640" w:rsidRDefault="006E0774" w:rsidP="006E0774">
      <w:pPr>
        <w:rPr>
          <w:rtl/>
        </w:rPr>
      </w:pPr>
      <w:r w:rsidRPr="00DF4B69">
        <w:rPr>
          <w:rStyle w:val="afffff3"/>
          <w:rFonts w:hint="cs"/>
          <w:rtl/>
        </w:rPr>
        <w:t>ס</w:t>
      </w:r>
      <w:r w:rsidRPr="00DF4B69">
        <w:rPr>
          <w:rStyle w:val="afffff3"/>
          <w:rtl/>
        </w:rPr>
        <w:t>"</w:t>
      </w:r>
      <w:r w:rsidRPr="00DF4B69">
        <w:rPr>
          <w:rStyle w:val="afffff3"/>
          <w:rFonts w:hint="cs"/>
          <w:rtl/>
        </w:rPr>
        <w:t>ד</w:t>
      </w:r>
      <w:r w:rsidR="00DF4B69">
        <w:rPr>
          <w:rStyle w:val="afffff3"/>
          <w:rFonts w:hint="cs"/>
          <w:rtl/>
        </w:rPr>
        <w:t>:</w:t>
      </w:r>
      <w:r w:rsidRPr="00224C4C">
        <w:rPr>
          <w:rFonts w:ascii="Fb Fontext" w:hAnsi="Fb Fontext" w:hint="cs"/>
          <w:sz w:val="32"/>
          <w:rtl/>
        </w:rPr>
        <w:t xml:space="preserve"> שמות מוחלקים </w:t>
      </w:r>
      <w:r w:rsidRPr="00DF4B69">
        <w:rPr>
          <w:rStyle w:val="afffff3"/>
          <w:rFonts w:hint="cs"/>
          <w:rtl/>
        </w:rPr>
        <w:t>קמ</w:t>
      </w:r>
      <w:r w:rsidRPr="00DF4B69">
        <w:rPr>
          <w:rStyle w:val="afffff3"/>
          <w:rtl/>
        </w:rPr>
        <w:t>"</w:t>
      </w:r>
      <w:r w:rsidRPr="00DF4B69">
        <w:rPr>
          <w:rStyle w:val="afffff3"/>
          <w:rFonts w:hint="cs"/>
          <w:rtl/>
        </w:rPr>
        <w:t>ל</w:t>
      </w:r>
      <w:r w:rsidR="00DF4B69">
        <w:rPr>
          <w:rStyle w:val="afffff3"/>
          <w:rFonts w:hint="cs"/>
          <w:rtl/>
        </w:rPr>
        <w:t>:</w:t>
      </w:r>
      <w:r w:rsidRPr="00224C4C">
        <w:rPr>
          <w:rFonts w:ascii="Fb Fontext" w:hAnsi="Fb Fontext" w:hint="cs"/>
          <w:sz w:val="32"/>
          <w:rtl/>
        </w:rPr>
        <w:t xml:space="preserve"> בעי' גופין מחולקים וחייב רק אחת</w:t>
      </w:r>
    </w:p>
    <w:p w14:paraId="06977FA8" w14:textId="303A03CA" w:rsidR="007309FA" w:rsidRPr="00131640" w:rsidRDefault="007309FA" w:rsidP="007309FA">
      <w:pPr>
        <w:pStyle w:val="affffb"/>
        <w:rPr>
          <w:rtl/>
        </w:rPr>
      </w:pPr>
      <w:r w:rsidRPr="007309FA">
        <w:rPr>
          <w:rFonts w:hint="cs"/>
          <w:rtl/>
        </w:rPr>
        <w:t>***</w:t>
      </w:r>
    </w:p>
    <w:p w14:paraId="27E6D8E0" w14:textId="77777777" w:rsidR="006E0774" w:rsidRPr="00131640" w:rsidRDefault="006E0774" w:rsidP="00DF4B69">
      <w:pPr>
        <w:pStyle w:val="affffb"/>
        <w:rPr>
          <w:rtl/>
        </w:rPr>
      </w:pPr>
      <w:r w:rsidRPr="00224C4C">
        <w:rPr>
          <w:rtl/>
        </w:rPr>
        <w:t>אלמנה וגרושה וחללה זונה.</w:t>
      </w:r>
    </w:p>
    <w:p w14:paraId="1089BE60" w14:textId="0FEEE784" w:rsidR="00A85AC8" w:rsidRPr="00E600D8" w:rsidRDefault="006E0774" w:rsidP="00DF4B69">
      <w:pPr>
        <w:pStyle w:val="38"/>
        <w:framePr w:wrap="notBeside"/>
        <w:rPr>
          <w:rtl/>
        </w:rPr>
      </w:pPr>
      <w:r w:rsidRPr="00E600D8">
        <w:rPr>
          <w:rtl/>
        </w:rPr>
        <w:t>רבא</w:t>
      </w:r>
      <w:r w:rsidR="00A85AC8" w:rsidRPr="00E600D8">
        <w:rPr>
          <w:rtl/>
        </w:rPr>
        <w:t>:</w:t>
      </w:r>
    </w:p>
    <w:p w14:paraId="5E1AC2D8" w14:textId="52CFFF80" w:rsidR="006E0774" w:rsidRPr="00131640" w:rsidRDefault="006E0774" w:rsidP="006E0774">
      <w:pPr>
        <w:rPr>
          <w:rtl/>
        </w:rPr>
      </w:pPr>
      <w:r w:rsidRPr="00224C4C">
        <w:rPr>
          <w:rFonts w:ascii="Fb Fontext" w:hAnsi="Fb Fontext"/>
          <w:sz w:val="32"/>
          <w:rtl/>
        </w:rPr>
        <w:t>האי תנא, איסור חל על איסור אין לו, איסור מוסיף יש לו,</w:t>
      </w:r>
    </w:p>
    <w:p w14:paraId="43B1BE85" w14:textId="77777777" w:rsidR="006E0774" w:rsidRPr="00131640" w:rsidRDefault="006E0774" w:rsidP="006E0774">
      <w:pPr>
        <w:rPr>
          <w:rtl/>
        </w:rPr>
      </w:pPr>
      <w:r w:rsidRPr="00210DF6">
        <w:rPr>
          <w:rStyle w:val="afffa"/>
          <w:rFonts w:ascii="Fb Fontext" w:hAnsi="Fb Fontext" w:cs="BA TM • Vilna Extra-Bold"/>
          <w:bCs w:val="0"/>
          <w:rtl/>
        </w:rPr>
        <w:t>אלמנה</w:t>
      </w:r>
      <w:r w:rsidRPr="00224C4C">
        <w:rPr>
          <w:rFonts w:ascii="Fb Fontext" w:hAnsi="Fb Fontext"/>
          <w:rtl/>
        </w:rPr>
        <w:t xml:space="preserve"> אסורה לכה"</w:t>
      </w:r>
      <w:r w:rsidRPr="00224C4C">
        <w:rPr>
          <w:rFonts w:ascii="Fb Fontext" w:hAnsi="Fb Fontext" w:hint="cs"/>
          <w:rtl/>
        </w:rPr>
        <w:t>ג,</w:t>
      </w:r>
      <w:r w:rsidRPr="00224C4C">
        <w:rPr>
          <w:rFonts w:ascii="Fb Fontext" w:hAnsi="Fb Fontext"/>
          <w:rtl/>
        </w:rPr>
        <w:t xml:space="preserve"> ומותרת לכהן הדיוט,</w:t>
      </w:r>
    </w:p>
    <w:p w14:paraId="2C722BA4" w14:textId="77777777" w:rsidR="009469D7" w:rsidRDefault="006E0774" w:rsidP="006E0774">
      <w:pPr>
        <w:rPr>
          <w:rtl/>
        </w:rPr>
      </w:pPr>
      <w:r w:rsidRPr="00210DF6">
        <w:rPr>
          <w:rStyle w:val="afffa"/>
          <w:rFonts w:ascii="Fb Fontext" w:hAnsi="Fb Fontext" w:cs="BA TM • Vilna Extra-Bold"/>
          <w:bCs w:val="0"/>
          <w:rtl/>
        </w:rPr>
        <w:t>הויא לה גרושה</w:t>
      </w:r>
      <w:r w:rsidRPr="00224C4C">
        <w:rPr>
          <w:rFonts w:hint="cs"/>
          <w:rtl/>
        </w:rPr>
        <w:t xml:space="preserve">- </w:t>
      </w:r>
      <w:r w:rsidRPr="00224C4C">
        <w:rPr>
          <w:rtl/>
        </w:rPr>
        <w:t>מיגו ד</w:t>
      </w:r>
      <w:r w:rsidRPr="00224C4C">
        <w:rPr>
          <w:rFonts w:hint="cs"/>
          <w:rtl/>
        </w:rPr>
        <w:t xml:space="preserve">נוסף </w:t>
      </w:r>
      <w:r w:rsidRPr="00224C4C">
        <w:rPr>
          <w:rtl/>
        </w:rPr>
        <w:t>לה איסור גבי כהן הדיוט</w:t>
      </w:r>
      <w:r w:rsidR="00A237E6">
        <w:rPr>
          <w:rFonts w:hint="cs"/>
          <w:rtl/>
        </w:rPr>
        <w:t>,</w:t>
      </w:r>
    </w:p>
    <w:p w14:paraId="14E6DD4B" w14:textId="7B05E6BF" w:rsidR="006E0774" w:rsidRPr="00131640" w:rsidRDefault="006E0774" w:rsidP="006E0774">
      <w:pPr>
        <w:rPr>
          <w:rtl/>
        </w:rPr>
      </w:pPr>
      <w:r w:rsidRPr="00224C4C">
        <w:rPr>
          <w:rFonts w:hint="cs"/>
          <w:rtl/>
        </w:rPr>
        <w:t xml:space="preserve">נוסף לה איסור </w:t>
      </w:r>
      <w:r w:rsidRPr="00224C4C">
        <w:rPr>
          <w:rtl/>
        </w:rPr>
        <w:t>גבי כה"</w:t>
      </w:r>
      <w:r w:rsidRPr="00224C4C">
        <w:rPr>
          <w:rFonts w:hint="cs"/>
          <w:rtl/>
        </w:rPr>
        <w:t>ג-</w:t>
      </w:r>
      <w:r w:rsidRPr="00224C4C">
        <w:rPr>
          <w:rtl/>
        </w:rPr>
        <w:t xml:space="preserve"> ועדיין מותרת למיכל בתרומה,</w:t>
      </w:r>
    </w:p>
    <w:p w14:paraId="77C44C14" w14:textId="55FF7864" w:rsidR="006E0774" w:rsidRPr="003B4BCD" w:rsidRDefault="006E0774" w:rsidP="006E0774">
      <w:pPr>
        <w:rPr>
          <w:spacing w:val="2"/>
          <w:rtl/>
        </w:rPr>
      </w:pPr>
      <w:r w:rsidRPr="003B4BCD">
        <w:rPr>
          <w:rStyle w:val="afffa"/>
          <w:rFonts w:ascii="Fb Fontext" w:hAnsi="Fb Fontext" w:cs="BA TM • Vilna Extra-Bold"/>
          <w:bCs w:val="0"/>
          <w:spacing w:val="2"/>
          <w:rtl/>
        </w:rPr>
        <w:t>ה</w:t>
      </w:r>
      <w:r w:rsidR="00A237E6" w:rsidRPr="003B4BCD">
        <w:rPr>
          <w:rStyle w:val="afffa"/>
          <w:rFonts w:ascii="Fb Fontext" w:hAnsi="Fb Fontext" w:cs="BA TM • Vilna Extra-Bold" w:hint="cs"/>
          <w:bCs w:val="0"/>
          <w:spacing w:val="2"/>
          <w:rtl/>
        </w:rPr>
        <w:t xml:space="preserve">ו"ל </w:t>
      </w:r>
      <w:r w:rsidRPr="003B4BCD">
        <w:rPr>
          <w:rStyle w:val="afffa"/>
          <w:rFonts w:ascii="Fb Fontext" w:hAnsi="Fb Fontext" w:cs="BA TM • Vilna Extra-Bold"/>
          <w:bCs w:val="0"/>
          <w:spacing w:val="2"/>
          <w:rtl/>
        </w:rPr>
        <w:t>חללה,</w:t>
      </w:r>
      <w:r w:rsidRPr="003B4BCD">
        <w:rPr>
          <w:rFonts w:ascii="Fb Fontext" w:hAnsi="Fb Fontext"/>
          <w:spacing w:val="2"/>
          <w:sz w:val="32"/>
          <w:rtl/>
        </w:rPr>
        <w:t xml:space="preserve"> מיגו ד</w:t>
      </w:r>
      <w:r w:rsidR="00A237E6" w:rsidRPr="003B4BCD">
        <w:rPr>
          <w:rFonts w:ascii="Fb Fontext" w:hAnsi="Fb Fontext" w:hint="cs"/>
          <w:spacing w:val="2"/>
          <w:sz w:val="32"/>
          <w:rtl/>
        </w:rPr>
        <w:t>נוסף איסור לאכול בתרומה נוסף איסור לכה''ג</w:t>
      </w:r>
      <w:r w:rsidRPr="003B4BCD">
        <w:rPr>
          <w:rFonts w:ascii="Fb Fontext" w:hAnsi="Fb Fontext"/>
          <w:spacing w:val="2"/>
          <w:sz w:val="32"/>
          <w:rtl/>
        </w:rPr>
        <w:t>.</w:t>
      </w:r>
    </w:p>
    <w:p w14:paraId="40A78032" w14:textId="77777777" w:rsidR="006E0774" w:rsidRPr="00131640" w:rsidRDefault="006E0774" w:rsidP="006E0774">
      <w:pPr>
        <w:rPr>
          <w:rtl/>
        </w:rPr>
      </w:pPr>
      <w:r w:rsidRPr="00210DF6">
        <w:rPr>
          <w:rStyle w:val="afffa"/>
          <w:rFonts w:ascii="Fb Fontext" w:hAnsi="Fb Fontext" w:cs="BA TM • Vilna Extra-Bold"/>
          <w:bCs w:val="0"/>
          <w:rtl/>
        </w:rPr>
        <w:t>זונה</w:t>
      </w:r>
      <w:r w:rsidRPr="00224C4C">
        <w:rPr>
          <w:rFonts w:ascii="Fb Fontext" w:hAnsi="Fb Fontext"/>
          <w:rtl/>
        </w:rPr>
        <w:t xml:space="preserve">, </w:t>
      </w:r>
      <w:r w:rsidRPr="00224C4C">
        <w:rPr>
          <w:rFonts w:ascii="Fb Fontext" w:hAnsi="Fb Fontext" w:hint="cs"/>
          <w:rtl/>
        </w:rPr>
        <w:t xml:space="preserve">נוסף בה איסור </w:t>
      </w:r>
      <w:r w:rsidRPr="00822206">
        <w:rPr>
          <w:rStyle w:val="afffff3"/>
          <w:rFonts w:hint="cs"/>
          <w:rtl/>
        </w:rPr>
        <w:t>כרחבר</w:t>
      </w:r>
      <w:r w:rsidRPr="00822206">
        <w:rPr>
          <w:rStyle w:val="afffff3"/>
          <w:rtl/>
        </w:rPr>
        <w:t>"</w:t>
      </w:r>
      <w:r w:rsidRPr="00822206">
        <w:rPr>
          <w:rStyle w:val="afffff3"/>
          <w:rFonts w:hint="cs"/>
          <w:rtl/>
        </w:rPr>
        <w:t>ק</w:t>
      </w:r>
      <w:r w:rsidRPr="00822206">
        <w:rPr>
          <w:rStyle w:val="afffff3"/>
          <w:rtl/>
        </w:rPr>
        <w:t xml:space="preserve">: </w:t>
      </w:r>
      <w:r w:rsidRPr="00224C4C">
        <w:rPr>
          <w:rFonts w:ascii="Fb Fontext" w:hAnsi="Fb Fontext" w:hint="cs"/>
          <w:rtl/>
        </w:rPr>
        <w:t>ד</w:t>
      </w:r>
      <w:r w:rsidRPr="00224C4C">
        <w:rPr>
          <w:rFonts w:ascii="Fb Fontext" w:hAnsi="Fb Fontext"/>
          <w:rtl/>
        </w:rPr>
        <w:t>הואיל ושם זנות פוסל בישראל.</w:t>
      </w:r>
    </w:p>
    <w:p w14:paraId="726A429B" w14:textId="4EEC16C5" w:rsidR="007309FA" w:rsidRPr="00131640" w:rsidRDefault="007309FA" w:rsidP="007309FA">
      <w:pPr>
        <w:pStyle w:val="affffb"/>
        <w:rPr>
          <w:rtl/>
        </w:rPr>
      </w:pPr>
      <w:r w:rsidRPr="007309FA">
        <w:rPr>
          <w:rFonts w:hint="cs"/>
          <w:rtl/>
        </w:rPr>
        <w:t>***</w:t>
      </w:r>
    </w:p>
    <w:p w14:paraId="569EE173" w14:textId="06A8E059" w:rsidR="00A85AC8" w:rsidRPr="00E600D8" w:rsidRDefault="006E0774" w:rsidP="00C51B78">
      <w:pPr>
        <w:pStyle w:val="38"/>
        <w:framePr w:wrap="notBeside"/>
        <w:rPr>
          <w:rtl/>
        </w:rPr>
      </w:pPr>
      <w:r w:rsidRPr="00E600D8">
        <w:rPr>
          <w:rFonts w:hint="cs"/>
          <w:rtl/>
        </w:rPr>
        <w:t>תנו לפני ר</w:t>
      </w:r>
      <w:r w:rsidRPr="00E600D8">
        <w:rPr>
          <w:rtl/>
        </w:rPr>
        <w:t>"</w:t>
      </w:r>
      <w:r w:rsidRPr="00E600D8">
        <w:rPr>
          <w:rFonts w:hint="cs"/>
          <w:rtl/>
        </w:rPr>
        <w:t>ש</w:t>
      </w:r>
      <w:r w:rsidR="00A85AC8" w:rsidRPr="00E600D8">
        <w:rPr>
          <w:rtl/>
        </w:rPr>
        <w:t>:</w:t>
      </w:r>
    </w:p>
    <w:p w14:paraId="61A185C3" w14:textId="49261FCD" w:rsidR="006E0774" w:rsidRPr="00131640" w:rsidRDefault="006E0774" w:rsidP="00C51B78">
      <w:pPr>
        <w:pStyle w:val="affffb"/>
        <w:rPr>
          <w:rtl/>
        </w:rPr>
      </w:pPr>
      <w:r w:rsidRPr="00224C4C">
        <w:rPr>
          <w:rtl/>
        </w:rPr>
        <w:t>כל שהוא ב</w:t>
      </w:r>
      <w:r w:rsidRPr="00224C4C">
        <w:rPr>
          <w:rStyle w:val="affffa"/>
          <w:rFonts w:hint="cs"/>
          <w:rtl/>
        </w:rPr>
        <w:t>'</w:t>
      </w:r>
      <w:r w:rsidRPr="00224C4C">
        <w:rPr>
          <w:rStyle w:val="affffa"/>
          <w:rtl/>
        </w:rPr>
        <w:t>יקח</w:t>
      </w:r>
      <w:r w:rsidRPr="00224C4C">
        <w:rPr>
          <w:rStyle w:val="affffa"/>
          <w:rFonts w:hint="cs"/>
          <w:rtl/>
        </w:rPr>
        <w:t>'</w:t>
      </w:r>
      <w:r w:rsidRPr="00224C4C">
        <w:rPr>
          <w:rtl/>
        </w:rPr>
        <w:t xml:space="preserve"> - הרי הוא ב</w:t>
      </w:r>
      <w:r w:rsidRPr="00224C4C">
        <w:rPr>
          <w:rStyle w:val="affffa"/>
          <w:rFonts w:hint="cs"/>
          <w:rtl/>
        </w:rPr>
        <w:t>'</w:t>
      </w:r>
      <w:r w:rsidRPr="00224C4C">
        <w:rPr>
          <w:rStyle w:val="affffa"/>
          <w:rtl/>
        </w:rPr>
        <w:t>לא יקח</w:t>
      </w:r>
      <w:r w:rsidRPr="00224C4C">
        <w:rPr>
          <w:rStyle w:val="affffa"/>
          <w:rFonts w:hint="cs"/>
          <w:rtl/>
        </w:rPr>
        <w:t>'</w:t>
      </w:r>
      <w:r w:rsidRPr="00224C4C">
        <w:rPr>
          <w:rtl/>
        </w:rPr>
        <w:t>,</w:t>
      </w:r>
    </w:p>
    <w:p w14:paraId="0C95652E" w14:textId="2F9CA7FE" w:rsidR="006E0774" w:rsidRPr="003B4BCD" w:rsidRDefault="006E0774" w:rsidP="006E0774">
      <w:pPr>
        <w:rPr>
          <w:spacing w:val="0"/>
          <w:rtl/>
        </w:rPr>
      </w:pPr>
      <w:r w:rsidRPr="003B4BCD">
        <w:rPr>
          <w:rFonts w:ascii="Fb Fontext" w:hAnsi="Fb Fontext"/>
          <w:spacing w:val="0"/>
          <w:rtl/>
        </w:rPr>
        <w:t>כל שאינו ב</w:t>
      </w:r>
      <w:r w:rsidRPr="003B4BCD">
        <w:rPr>
          <w:rStyle w:val="affffa"/>
          <w:rFonts w:hint="cs"/>
          <w:spacing w:val="0"/>
          <w:rtl/>
        </w:rPr>
        <w:t>'</w:t>
      </w:r>
      <w:r w:rsidRPr="003B4BCD">
        <w:rPr>
          <w:rStyle w:val="affffa"/>
          <w:spacing w:val="0"/>
          <w:rtl/>
        </w:rPr>
        <w:t>יקח</w:t>
      </w:r>
      <w:r w:rsidRPr="003B4BCD">
        <w:rPr>
          <w:rStyle w:val="affffa"/>
          <w:rFonts w:hint="cs"/>
          <w:spacing w:val="0"/>
          <w:rtl/>
        </w:rPr>
        <w:t>'</w:t>
      </w:r>
      <w:r w:rsidRPr="003B4BCD">
        <w:rPr>
          <w:rFonts w:ascii="Fb Fontext" w:hAnsi="Fb Fontext"/>
          <w:spacing w:val="0"/>
          <w:rtl/>
        </w:rPr>
        <w:t xml:space="preserve"> אינו </w:t>
      </w:r>
      <w:r w:rsidRPr="003B4BCD">
        <w:rPr>
          <w:rStyle w:val="affffa"/>
          <w:spacing w:val="0"/>
          <w:rtl/>
        </w:rPr>
        <w:t>ב</w:t>
      </w:r>
      <w:r w:rsidRPr="003B4BCD">
        <w:rPr>
          <w:rStyle w:val="affffa"/>
          <w:rFonts w:hint="cs"/>
          <w:spacing w:val="0"/>
          <w:rtl/>
        </w:rPr>
        <w:t>'</w:t>
      </w:r>
      <w:r w:rsidRPr="003B4BCD">
        <w:rPr>
          <w:rStyle w:val="affffa"/>
          <w:spacing w:val="0"/>
          <w:rtl/>
        </w:rPr>
        <w:t>לא יקח</w:t>
      </w:r>
      <w:r w:rsidRPr="003B4BCD">
        <w:rPr>
          <w:rStyle w:val="affffa"/>
          <w:rFonts w:hint="cs"/>
          <w:spacing w:val="0"/>
          <w:rtl/>
        </w:rPr>
        <w:t>'</w:t>
      </w:r>
      <w:r w:rsidRPr="003B4BCD">
        <w:rPr>
          <w:rFonts w:ascii="Fb Fontext" w:hAnsi="Fb Fontext"/>
          <w:spacing w:val="0"/>
          <w:rtl/>
        </w:rPr>
        <w:t xml:space="preserve"> פרט לכה</w:t>
      </w:r>
      <w:r w:rsidR="00A237E6" w:rsidRPr="003B4BCD">
        <w:rPr>
          <w:rFonts w:ascii="Fb Fontext" w:hAnsi="Fb Fontext" w:hint="cs"/>
          <w:spacing w:val="0"/>
          <w:rtl/>
        </w:rPr>
        <w:t>"ג</w:t>
      </w:r>
      <w:r w:rsidRPr="003B4BCD">
        <w:rPr>
          <w:rFonts w:ascii="Fb Fontext" w:hAnsi="Fb Fontext"/>
          <w:spacing w:val="0"/>
          <w:rtl/>
        </w:rPr>
        <w:t xml:space="preserve"> שבא על אחותו אלמנה</w:t>
      </w:r>
    </w:p>
    <w:p w14:paraId="439BEECA" w14:textId="77777777" w:rsidR="00A85AC8" w:rsidRPr="00E600D8" w:rsidRDefault="006E0774" w:rsidP="00A237E6">
      <w:pPr>
        <w:pStyle w:val="38"/>
        <w:framePr w:wrap="notBeside"/>
        <w:rPr>
          <w:rtl/>
        </w:rPr>
      </w:pPr>
      <w:r w:rsidRPr="00E600D8">
        <w:rPr>
          <w:rFonts w:hint="cs"/>
          <w:rtl/>
        </w:rPr>
        <w:t>לא בהכרח</w:t>
      </w:r>
      <w:r w:rsidR="00A85AC8" w:rsidRPr="00E600D8">
        <w:rPr>
          <w:rtl/>
        </w:rPr>
        <w:t>:</w:t>
      </w:r>
    </w:p>
    <w:p w14:paraId="5A57594C" w14:textId="4528A703" w:rsidR="006E0774" w:rsidRPr="00131640" w:rsidRDefault="006E0774" w:rsidP="00C51B78">
      <w:pPr>
        <w:rPr>
          <w:rtl/>
        </w:rPr>
      </w:pPr>
      <w:r>
        <w:rPr>
          <w:rStyle w:val="afffff3"/>
          <w:rFonts w:ascii="Fb Fontext" w:hAnsi="Fb Fontext" w:hint="cs"/>
          <w:sz w:val="32"/>
          <w:rtl/>
          <w:rPrChange w:id="9323" w:author="מנוע אמוראים" w:date="2026-10-05T16:42:07Z">
            <w:rPr>
              <w:rFonts w:ascii="Fb Fontext" w:hAnsi="Fb Fontext" w:hint="cs"/>
              <w:sz w:val="32"/>
              <w:rtl/>
            </w:rPr>
          </w:rPrChange>
        </w:rPr>
        <w:t xml:space="preserve">ר</w:t>
      </w:r>
      <w:r>
        <w:rPr>
          <w:rStyle w:val="afffff3"/>
          <w:rFonts w:ascii="Fb Fontext" w:hAnsi="Fb Fontext"/>
          <w:sz w:val="32"/>
          <w:rtl/>
          <w:rPrChange w:id="9324" w:author="מנוע אמוראים" w:date="2026-10-05T16:42:07Z">
            <w:rPr>
              <w:rFonts w:ascii="Fb Fontext" w:hAnsi="Fb Fontext"/>
              <w:sz w:val="32"/>
              <w:rtl/>
            </w:rPr>
          </w:rPrChange>
        </w:rPr>
        <w:t xml:space="preserve">"</w:t>
      </w:r>
      <w:r>
        <w:rPr>
          <w:rStyle w:val="afffff3"/>
          <w:rFonts w:ascii="Fb Fontext" w:hAnsi="Fb Fontext" w:hint="cs"/>
          <w:sz w:val="32"/>
          <w:rtl/>
          <w:rPrChange w:id="9325" w:author="מנוע אמוראים" w:date="2026-10-05T16:42:07Z">
            <w:rPr>
              <w:rFonts w:ascii="Fb Fontext" w:hAnsi="Fb Fontext" w:hint="cs"/>
              <w:sz w:val="32"/>
              <w:rtl/>
            </w:rPr>
          </w:rPrChange>
        </w:rPr>
        <w:t xml:space="preserve">ש</w:t>
      </w:r>
      <w:r>
        <w:rPr>
          <w:rFonts w:ascii="Fb Fontext" w:hAnsi="Fb Fontext" w:hint="cs"/>
          <w:sz w:val="32"/>
          <w:rtl/>
        </w:rPr>
        <w:t xml:space="preserve"> דאין איסור חל על איסור ואוכל נבילה ביוה</w:t>
      </w:r>
      <w:r w:rsidRPr="00224C4C">
        <w:rPr>
          <w:rFonts w:ascii="Fb Fontext" w:hAnsi="Fb Fontext"/>
          <w:sz w:val="32"/>
          <w:rtl/>
        </w:rPr>
        <w:t>"</w:t>
      </w:r>
      <w:r w:rsidRPr="00224C4C">
        <w:rPr>
          <w:rFonts w:ascii="Fb Fontext" w:hAnsi="Fb Fontext" w:hint="cs"/>
          <w:sz w:val="32"/>
          <w:rtl/>
        </w:rPr>
        <w:t>כ פטור</w:t>
      </w:r>
    </w:p>
    <w:p w14:paraId="64098C4D" w14:textId="77777777" w:rsidR="006E0774" w:rsidRPr="00131640" w:rsidRDefault="006E0774" w:rsidP="00C51B78">
      <w:pPr>
        <w:rPr>
          <w:rtl/>
        </w:rPr>
      </w:pPr>
      <w:r w:rsidRPr="00224C4C">
        <w:rPr>
          <w:rFonts w:ascii="Fb Fontext" w:hAnsi="Fb Fontext" w:hint="cs"/>
          <w:rtl/>
        </w:rPr>
        <w:t>- דאפי' רבנן מודו דבאיסור קל אינו חל על איסור חמור</w:t>
      </w:r>
    </w:p>
    <w:p w14:paraId="2F83D6FD" w14:textId="77777777" w:rsidR="00A85AC8" w:rsidRPr="00E600D8" w:rsidRDefault="006E0774" w:rsidP="00C51B78">
      <w:pPr>
        <w:pStyle w:val="38"/>
        <w:framePr w:wrap="notBeside"/>
        <w:rPr>
          <w:rtl/>
        </w:rPr>
      </w:pPr>
      <w:r w:rsidRPr="00E600D8">
        <w:rPr>
          <w:rFonts w:hint="cs"/>
          <w:rtl/>
        </w:rPr>
        <w:t>א</w:t>
      </w:r>
      <w:r w:rsidRPr="00E600D8">
        <w:rPr>
          <w:rtl/>
        </w:rPr>
        <w:t>"</w:t>
      </w:r>
      <w:r w:rsidRPr="00E600D8">
        <w:rPr>
          <w:rFonts w:hint="cs"/>
          <w:rtl/>
        </w:rPr>
        <w:t>ד</w:t>
      </w:r>
      <w:r w:rsidR="00A85AC8" w:rsidRPr="00E600D8">
        <w:rPr>
          <w:rtl/>
        </w:rPr>
        <w:t>:</w:t>
      </w:r>
    </w:p>
    <w:p w14:paraId="5D58620D" w14:textId="70B6CA82" w:rsidR="006E0774" w:rsidRPr="00131640" w:rsidRDefault="006E0774" w:rsidP="00C51B78">
      <w:pPr>
        <w:rPr>
          <w:rtl/>
        </w:rPr>
      </w:pPr>
      <w:r w:rsidRPr="00224C4C">
        <w:rPr>
          <w:rFonts w:ascii="Fb Fontext" w:hAnsi="Fb Fontext" w:hint="cs"/>
          <w:sz w:val="32"/>
          <w:rtl/>
        </w:rPr>
        <w:t>לאו בהכרח רבנו דאין איסור קל חל על איסור חמור</w:t>
      </w:r>
    </w:p>
    <w:p w14:paraId="77174DF8" w14:textId="0E60F163" w:rsidR="00A85AC8" w:rsidRPr="00E600D8" w:rsidRDefault="00E600D8" w:rsidP="00A237E6">
      <w:pPr>
        <w:pStyle w:val="38"/>
        <w:framePr w:wrap="notBeside"/>
        <w:rPr>
          <w:rtl/>
        </w:rPr>
      </w:pPr>
      <w:r w:rsidRPr="00E600D8">
        <w:rPr>
          <w:rFonts w:hint="cs"/>
          <w:rtl/>
        </w:rPr>
        <w:t>-</w:t>
      </w:r>
    </w:p>
    <w:p w14:paraId="22B68522" w14:textId="450BF734" w:rsidR="006E0774" w:rsidRPr="00131640" w:rsidRDefault="00A237E6" w:rsidP="00A237E6">
      <w:pPr>
        <w:rPr>
          <w:rtl/>
        </w:rPr>
      </w:pPr>
      <w:r>
        <w:rPr>
          <w:rFonts w:ascii="Fb Fontext" w:hAnsi="Fb Fontext" w:hint="cs"/>
          <w:sz w:val="32"/>
          <w:rtl/>
        </w:rPr>
        <w:t>ד</w:t>
      </w:r>
      <w:r>
        <w:rPr>
          <w:rFonts w:ascii="Fb Fontext" w:hAnsi="Fb Fontext" w:hint="cs"/>
          <w:sz w:val="32"/>
          <w:rtl/>
        </w:rPr>
        <w:t xml:space="preserve">אפי' </w:t>
      </w:r>
      <w:r>
        <w:rPr>
          <w:rStyle w:val="afffff3"/>
          <w:rFonts w:ascii="Fb Fontext" w:hAnsi="Fb Fontext" w:hint="cs"/>
          <w:sz w:val="32"/>
          <w:rtl/>
          <w:rPrChange w:id="9326" w:author="מנוע אמוראים" w:date="2026-10-05T16:42:07Z">
            <w:rPr>
              <w:rFonts w:ascii="Fb Fontext" w:hAnsi="Fb Fontext" w:hint="cs"/>
              <w:sz w:val="32"/>
              <w:rtl/>
            </w:rPr>
          </w:rPrChange>
        </w:rPr>
        <w:t xml:space="preserve">ר</w:t>
      </w:r>
      <w:r>
        <w:rPr>
          <w:rStyle w:val="afffff3"/>
          <w:rFonts w:ascii="Fb Fontext" w:hAnsi="Fb Fontext"/>
          <w:sz w:val="32"/>
          <w:rtl/>
          <w:rPrChange w:id="9327" w:author="מנוע אמוראים" w:date="2026-10-05T16:42:07Z">
            <w:rPr>
              <w:rFonts w:ascii="Fb Fontext" w:hAnsi="Fb Fontext"/>
              <w:sz w:val="32"/>
              <w:rtl/>
            </w:rPr>
          </w:rPrChange>
        </w:rPr>
        <w:t xml:space="preserve">"</w:t>
      </w:r>
      <w:r>
        <w:rPr>
          <w:rStyle w:val="afffff3"/>
          <w:rFonts w:ascii="Fb Fontext" w:hAnsi="Fb Fontext" w:hint="cs"/>
          <w:sz w:val="32"/>
          <w:rtl/>
          <w:rPrChange w:id="9328" w:author="מנוע אמוראים" w:date="2026-10-05T16:42:07Z">
            <w:rPr>
              <w:rFonts w:ascii="Fb Fontext" w:hAnsi="Fb Fontext" w:hint="cs"/>
              <w:sz w:val="32"/>
              <w:rtl/>
            </w:rPr>
          </w:rPrChange>
        </w:rPr>
        <w:t xml:space="preserve">ש</w:t>
      </w:r>
      <w:r>
        <w:rPr>
          <w:rFonts w:ascii="Fb Fontext" w:hAnsi="Fb Fontext" w:hint="cs"/>
          <w:sz w:val="32"/>
          <w:rtl/>
        </w:rPr>
        <w:t xml:space="preserve"> קמ</w:t>
      </w:r>
      <w:r w:rsidR="006E0774" w:rsidRPr="00224C4C">
        <w:rPr>
          <w:rFonts w:ascii="Fb Fontext" w:hAnsi="Fb Fontext"/>
          <w:sz w:val="32"/>
          <w:rtl/>
        </w:rPr>
        <w:t>"</w:t>
      </w:r>
      <w:r w:rsidR="006E0774" w:rsidRPr="00224C4C">
        <w:rPr>
          <w:rFonts w:ascii="Fb Fontext" w:hAnsi="Fb Fontext" w:hint="cs"/>
          <w:sz w:val="32"/>
          <w:rtl/>
        </w:rPr>
        <w:t>ל דלא לימא דאיסור כהונה שאני</w:t>
      </w:r>
    </w:p>
    <w:p w14:paraId="728D82A3" w14:textId="4FD9B99E" w:rsidR="007309FA" w:rsidRPr="00131640" w:rsidRDefault="007309FA" w:rsidP="007309FA">
      <w:pPr>
        <w:pStyle w:val="affffb"/>
        <w:rPr>
          <w:rtl/>
        </w:rPr>
      </w:pPr>
      <w:r w:rsidRPr="007309FA">
        <w:rPr>
          <w:rFonts w:hint="cs"/>
          <w:rtl/>
        </w:rPr>
        <w:t>***</w:t>
      </w:r>
    </w:p>
    <w:p w14:paraId="6A2CBACD" w14:textId="5AC94688" w:rsidR="00A85AC8" w:rsidRPr="00E600D8" w:rsidRDefault="006E0774" w:rsidP="008B55A8">
      <w:pPr>
        <w:pStyle w:val="38"/>
        <w:framePr w:wrap="notBeside"/>
        <w:rPr>
          <w:rtl/>
        </w:rPr>
      </w:pPr>
      <w:r w:rsidRPr="00E600D8">
        <w:rPr>
          <w:rFonts w:hint="cs"/>
          <w:rtl/>
        </w:rPr>
        <w:t>ר</w:t>
      </w:r>
      <w:r w:rsidRPr="00E600D8">
        <w:rPr>
          <w:rtl/>
        </w:rPr>
        <w:t>"</w:t>
      </w:r>
      <w:r w:rsidRPr="00E600D8">
        <w:rPr>
          <w:rFonts w:hint="cs"/>
          <w:rtl/>
        </w:rPr>
        <w:t>פ</w:t>
      </w:r>
      <w:r w:rsidRPr="00E600D8">
        <w:rPr>
          <w:rtl/>
        </w:rPr>
        <w:t xml:space="preserve"> לאביי</w:t>
      </w:r>
      <w:r w:rsidR="00A85AC8" w:rsidRPr="00E600D8">
        <w:rPr>
          <w:rtl/>
        </w:rPr>
        <w:t>:</w:t>
      </w:r>
    </w:p>
    <w:p w14:paraId="212C98E9" w14:textId="09E9D212" w:rsidR="009469D7" w:rsidRDefault="006E0774" w:rsidP="0010300E">
      <w:pPr>
        <w:pStyle w:val="affffb"/>
        <w:rPr>
          <w:rtl/>
        </w:rPr>
      </w:pPr>
      <w:r w:rsidRPr="00224C4C">
        <w:rPr>
          <w:rtl/>
        </w:rPr>
        <w:t xml:space="preserve">ישראל הבא על אחותו </w:t>
      </w:r>
      <w:r w:rsidR="0010300E">
        <w:rPr>
          <w:rtl/>
        </w:rPr>
        <w:t>–</w:t>
      </w:r>
      <w:r w:rsidRPr="00224C4C">
        <w:rPr>
          <w:rtl/>
        </w:rPr>
        <w:t xml:space="preserve"> </w:t>
      </w:r>
      <w:r w:rsidR="0010300E">
        <w:rPr>
          <w:rFonts w:hint="cs"/>
          <w:rtl/>
        </w:rPr>
        <w:t xml:space="preserve">עשאה </w:t>
      </w:r>
      <w:r w:rsidRPr="00224C4C">
        <w:rPr>
          <w:rtl/>
        </w:rPr>
        <w:t>זונה</w:t>
      </w:r>
      <w:r w:rsidR="0010300E">
        <w:rPr>
          <w:rFonts w:hint="cs"/>
          <w:rtl/>
        </w:rPr>
        <w:t xml:space="preserve"> או </w:t>
      </w:r>
      <w:r w:rsidR="008B55A8">
        <w:rPr>
          <w:rFonts w:hint="cs"/>
          <w:rtl/>
        </w:rPr>
        <w:t xml:space="preserve">גם </w:t>
      </w:r>
      <w:r w:rsidRPr="00224C4C">
        <w:rPr>
          <w:rtl/>
        </w:rPr>
        <w:t>חללה</w:t>
      </w:r>
      <w:r w:rsidR="008B55A8">
        <w:rPr>
          <w:rFonts w:hint="cs"/>
          <w:rtl/>
        </w:rPr>
        <w:t>?</w:t>
      </w:r>
    </w:p>
    <w:p w14:paraId="669AC319" w14:textId="0124B61B" w:rsidR="00A85AC8" w:rsidRPr="00E600D8" w:rsidRDefault="006E0774" w:rsidP="008B55A8">
      <w:pPr>
        <w:pStyle w:val="38"/>
        <w:framePr w:wrap="notBeside"/>
        <w:rPr>
          <w:rtl/>
        </w:rPr>
      </w:pPr>
      <w:r w:rsidRPr="00E600D8">
        <w:rPr>
          <w:rFonts w:hint="cs"/>
          <w:rtl/>
        </w:rPr>
        <w:t>וא</w:t>
      </w:r>
      <w:r w:rsidRPr="00E600D8">
        <w:rPr>
          <w:rtl/>
        </w:rPr>
        <w:t>"</w:t>
      </w:r>
      <w:r w:rsidRPr="00E600D8">
        <w:rPr>
          <w:rFonts w:hint="cs"/>
          <w:rtl/>
        </w:rPr>
        <w:t>ל</w:t>
      </w:r>
      <w:r w:rsidR="00A85AC8" w:rsidRPr="00E600D8">
        <w:rPr>
          <w:rFonts w:hint="cs"/>
          <w:rtl/>
        </w:rPr>
        <w:t>:</w:t>
      </w:r>
    </w:p>
    <w:p w14:paraId="0E2D8F25" w14:textId="70C8E8E0" w:rsidR="006E0774" w:rsidRPr="00131640" w:rsidRDefault="006E0774" w:rsidP="006E0774">
      <w:pPr>
        <w:rPr>
          <w:rtl/>
        </w:rPr>
      </w:pPr>
      <w:r w:rsidRPr="00224C4C">
        <w:rPr>
          <w:rFonts w:ascii="Fb Fontext" w:hAnsi="Fb Fontext" w:hint="cs"/>
          <w:rtl/>
        </w:rPr>
        <w:t xml:space="preserve">דאין חללה אלא מאיסור כהונה בלבד </w:t>
      </w:r>
      <w:r w:rsidRPr="008B55A8">
        <w:rPr>
          <w:rStyle w:val="afffff5"/>
          <w:rFonts w:hint="cs"/>
          <w:rtl/>
        </w:rPr>
        <w:t>ולא אמרי' ק</w:t>
      </w:r>
      <w:r w:rsidRPr="008B55A8">
        <w:rPr>
          <w:rStyle w:val="afffff5"/>
          <w:rtl/>
        </w:rPr>
        <w:t>"</w:t>
      </w:r>
      <w:r w:rsidRPr="008B55A8">
        <w:rPr>
          <w:rStyle w:val="afffff5"/>
          <w:rFonts w:hint="cs"/>
          <w:rtl/>
        </w:rPr>
        <w:t>ו לחייבי כריתות</w:t>
      </w:r>
    </w:p>
    <w:p w14:paraId="1C654A26" w14:textId="79DB7A4A" w:rsidR="006E0774" w:rsidRPr="00131640" w:rsidRDefault="006E0774" w:rsidP="006E0774">
      <w:pPr>
        <w:rPr>
          <w:rtl/>
        </w:rPr>
      </w:pPr>
      <w:r w:rsidRPr="00224C4C">
        <w:rPr>
          <w:rFonts w:ascii="Fb Fontext" w:hAnsi="Fb Fontext" w:hint="cs"/>
          <w:rtl/>
        </w:rPr>
        <w:t>דלמה נאמרה גרושה בכה</w:t>
      </w:r>
      <w:r w:rsidRPr="00224C4C">
        <w:rPr>
          <w:rFonts w:ascii="Fb Fontext" w:hAnsi="Fb Fontext"/>
          <w:rtl/>
        </w:rPr>
        <w:t>"</w:t>
      </w:r>
      <w:r w:rsidRPr="00224C4C">
        <w:rPr>
          <w:rFonts w:ascii="Fb Fontext" w:hAnsi="Fb Fontext" w:hint="cs"/>
          <w:rtl/>
        </w:rPr>
        <w:t>ג ולא דרשי' ק</w:t>
      </w:r>
      <w:r w:rsidRPr="00224C4C">
        <w:rPr>
          <w:rFonts w:ascii="Fb Fontext" w:hAnsi="Fb Fontext"/>
          <w:rtl/>
        </w:rPr>
        <w:t>"</w:t>
      </w:r>
      <w:r w:rsidRPr="00224C4C">
        <w:rPr>
          <w:rFonts w:ascii="Fb Fontext" w:hAnsi="Fb Fontext" w:hint="cs"/>
          <w:rtl/>
        </w:rPr>
        <w:t>ו מכהן הדיוט</w:t>
      </w:r>
      <w:r w:rsidR="00DF1A6B">
        <w:rPr>
          <w:rFonts w:ascii="Fb Fontext" w:hAnsi="Fb Fontext" w:hint="cs"/>
          <w:rtl/>
        </w:rPr>
        <w:t>,</w:t>
      </w:r>
    </w:p>
    <w:p w14:paraId="5872055F" w14:textId="77777777" w:rsidR="009469D7" w:rsidRDefault="00DF1A6B" w:rsidP="00725DFE">
      <w:pPr>
        <w:rPr>
          <w:rFonts w:ascii="Fb Fontext" w:hAnsi="Fb Fontext"/>
          <w:rtl/>
        </w:rPr>
      </w:pPr>
      <w:r>
        <w:rPr>
          <w:rFonts w:ascii="Fb Fontext" w:hAnsi="Fb Fontext" w:hint="cs"/>
          <w:rtl/>
        </w:rPr>
        <w:t xml:space="preserve">- </w:t>
      </w:r>
      <w:r w:rsidR="006E0774" w:rsidRPr="00224C4C">
        <w:rPr>
          <w:rFonts w:ascii="Fb Fontext" w:hAnsi="Fb Fontext" w:hint="cs"/>
          <w:rtl/>
        </w:rPr>
        <w:t>ד</w:t>
      </w:r>
      <w:r w:rsidR="006E0774" w:rsidRPr="00224C4C">
        <w:rPr>
          <w:rFonts w:ascii="Fb Fontext" w:hAnsi="Fb Fontext"/>
          <w:rtl/>
        </w:rPr>
        <w:t>כשם שחלוקה גרושה מזונה וחללה בכהן הדיוט,</w:t>
      </w:r>
    </w:p>
    <w:p w14:paraId="004A3948" w14:textId="7DC70E06" w:rsidR="00725DFE" w:rsidRPr="00131640" w:rsidRDefault="006E0774" w:rsidP="00DF1A6B">
      <w:pPr>
        <w:ind w:firstLine="113"/>
        <w:rPr>
          <w:rtl/>
        </w:rPr>
      </w:pPr>
      <w:r w:rsidRPr="00224C4C">
        <w:rPr>
          <w:rFonts w:ascii="Fb Fontext" w:hAnsi="Fb Fontext"/>
          <w:rtl/>
        </w:rPr>
        <w:t>כך אלמנה חלוקה מגרושה וחללה זונה בכה</w:t>
      </w:r>
      <w:r w:rsidRPr="00224C4C">
        <w:rPr>
          <w:rFonts w:ascii="Fb Fontext" w:hAnsi="Fb Fontext" w:hint="cs"/>
          <w:rtl/>
        </w:rPr>
        <w:t>"ג</w:t>
      </w:r>
      <w:r w:rsidRPr="00224C4C">
        <w:rPr>
          <w:rFonts w:ascii="Fb Fontext" w:hAnsi="Fb Fontext"/>
          <w:rtl/>
        </w:rPr>
        <w:t>.</w:t>
      </w:r>
    </w:p>
    <w:p w14:paraId="75889FD7" w14:textId="1FFD6A75" w:rsidR="006E0774" w:rsidRPr="00131640" w:rsidRDefault="006E0774" w:rsidP="00725DFE">
      <w:pPr>
        <w:rPr>
          <w:rtl/>
        </w:rPr>
      </w:pPr>
      <w:r w:rsidRPr="00224C4C">
        <w:rPr>
          <w:rStyle w:val="affffa"/>
          <w:rFonts w:hint="cs"/>
          <w:rtl/>
        </w:rPr>
        <w:t>'</w:t>
      </w:r>
      <w:r w:rsidRPr="00224C4C">
        <w:rPr>
          <w:rStyle w:val="affffa"/>
          <w:rtl/>
        </w:rPr>
        <w:t>חללה</w:t>
      </w:r>
      <w:r w:rsidRPr="00224C4C">
        <w:rPr>
          <w:rStyle w:val="affffa"/>
          <w:rFonts w:hint="cs"/>
          <w:rtl/>
        </w:rPr>
        <w:t>'</w:t>
      </w:r>
      <w:r w:rsidRPr="00224C4C">
        <w:rPr>
          <w:rFonts w:ascii="Fb Fontext" w:hAnsi="Fb Fontext" w:hint="cs"/>
          <w:sz w:val="32"/>
          <w:rtl/>
        </w:rPr>
        <w:t>-</w:t>
      </w:r>
      <w:r w:rsidRPr="00224C4C">
        <w:rPr>
          <w:rFonts w:ascii="Fb Fontext" w:hAnsi="Fb Fontext"/>
          <w:sz w:val="32"/>
          <w:rtl/>
        </w:rPr>
        <w:t xml:space="preserve"> </w:t>
      </w:r>
      <w:r w:rsidRPr="00224C4C">
        <w:rPr>
          <w:rFonts w:ascii="Fb Fontext" w:hAnsi="Fb Fontext" w:hint="cs"/>
          <w:sz w:val="32"/>
          <w:rtl/>
        </w:rPr>
        <w:t>ד</w:t>
      </w:r>
      <w:r w:rsidRPr="00224C4C">
        <w:rPr>
          <w:rFonts w:ascii="Fb Fontext" w:hAnsi="Fb Fontext"/>
          <w:sz w:val="32"/>
          <w:rtl/>
        </w:rPr>
        <w:t>אין חללה אלא מאיסור כהונה.</w:t>
      </w:r>
    </w:p>
    <w:p w14:paraId="15690281" w14:textId="47577574" w:rsidR="006E0774" w:rsidRPr="00131640" w:rsidRDefault="006E0774" w:rsidP="00725DFE">
      <w:pPr>
        <w:rPr>
          <w:rtl/>
        </w:rPr>
      </w:pPr>
      <w:r w:rsidRPr="00224C4C">
        <w:rPr>
          <w:rStyle w:val="affffa"/>
          <w:rFonts w:hint="cs"/>
          <w:rtl/>
        </w:rPr>
        <w:t>'</w:t>
      </w:r>
      <w:r w:rsidRPr="00224C4C">
        <w:rPr>
          <w:rStyle w:val="affffa"/>
          <w:rtl/>
        </w:rPr>
        <w:t>זונה</w:t>
      </w:r>
      <w:r w:rsidRPr="00224C4C">
        <w:rPr>
          <w:rStyle w:val="affffa"/>
          <w:rFonts w:hint="cs"/>
          <w:rtl/>
        </w:rPr>
        <w:t>'</w:t>
      </w:r>
      <w:r w:rsidRPr="00224C4C">
        <w:rPr>
          <w:rFonts w:ascii="Fb Fontext" w:hAnsi="Fb Fontext" w:hint="cs"/>
          <w:sz w:val="32"/>
          <w:rtl/>
        </w:rPr>
        <w:t>- ד</w:t>
      </w:r>
      <w:r w:rsidRPr="00224C4C">
        <w:rPr>
          <w:rFonts w:ascii="Fb Fontext" w:hAnsi="Fb Fontext"/>
          <w:sz w:val="32"/>
          <w:rtl/>
        </w:rPr>
        <w:t>מה כאן</w:t>
      </w:r>
      <w:r w:rsidRPr="00224C4C">
        <w:rPr>
          <w:rStyle w:val="affffa"/>
          <w:rtl/>
        </w:rPr>
        <w:t xml:space="preserve"> </w:t>
      </w:r>
      <w:r w:rsidRPr="00224C4C">
        <w:rPr>
          <w:rStyle w:val="affffa"/>
          <w:rFonts w:hint="cs"/>
          <w:rtl/>
        </w:rPr>
        <w:t xml:space="preserve">'זונה' </w:t>
      </w:r>
      <w:r w:rsidRPr="00224C4C">
        <w:rPr>
          <w:rFonts w:ascii="Fb Fontext" w:hAnsi="Fb Fontext" w:hint="cs"/>
          <w:sz w:val="32"/>
          <w:rtl/>
        </w:rPr>
        <w:t>ד</w:t>
      </w:r>
      <w:r w:rsidRPr="00224C4C">
        <w:rPr>
          <w:rFonts w:ascii="Fb Fontext" w:hAnsi="Fb Fontext"/>
          <w:sz w:val="32"/>
          <w:rtl/>
        </w:rPr>
        <w:t>זרעו חולין, אף</w:t>
      </w:r>
      <w:r w:rsidRPr="00224C4C">
        <w:rPr>
          <w:rStyle w:val="affffa"/>
          <w:rtl/>
        </w:rPr>
        <w:t xml:space="preserve"> </w:t>
      </w:r>
      <w:r w:rsidRPr="00224C4C">
        <w:rPr>
          <w:rStyle w:val="affffa"/>
          <w:rFonts w:hint="cs"/>
          <w:rtl/>
        </w:rPr>
        <w:t xml:space="preserve">'זונה' </w:t>
      </w:r>
      <w:r w:rsidRPr="00224C4C">
        <w:rPr>
          <w:rFonts w:ascii="Fb Fontext" w:hAnsi="Fb Fontext" w:hint="cs"/>
          <w:sz w:val="32"/>
          <w:rtl/>
        </w:rPr>
        <w:t>ד</w:t>
      </w:r>
      <w:r w:rsidRPr="00224C4C">
        <w:rPr>
          <w:rFonts w:ascii="Fb Fontext" w:hAnsi="Fb Fontext"/>
          <w:sz w:val="32"/>
          <w:rtl/>
        </w:rPr>
        <w:t>להלן זרעו חולין.</w:t>
      </w:r>
    </w:p>
    <w:p w14:paraId="4D9A6A08" w14:textId="33C6ED14" w:rsidR="00A85AC8" w:rsidRPr="00E600D8" w:rsidRDefault="006E0774" w:rsidP="00E65A79">
      <w:pPr>
        <w:pStyle w:val="38"/>
        <w:framePr w:wrap="notBeside"/>
        <w:rPr>
          <w:rtl/>
        </w:rPr>
      </w:pPr>
      <w:r w:rsidRPr="00E600D8">
        <w:rPr>
          <w:rtl/>
        </w:rPr>
        <w:t>רב אשי</w:t>
      </w:r>
      <w:r w:rsidR="00A85AC8" w:rsidRPr="00E600D8">
        <w:rPr>
          <w:rtl/>
        </w:rPr>
        <w:t>:</w:t>
      </w:r>
    </w:p>
    <w:p w14:paraId="0D5A92B9" w14:textId="2703888E" w:rsidR="009469D7" w:rsidRDefault="006E0774" w:rsidP="006E0774">
      <w:pPr>
        <w:rPr>
          <w:rFonts w:ascii="Fb Fontext" w:hAnsi="Fb Fontext"/>
          <w:sz w:val="32"/>
          <w:rtl/>
        </w:rPr>
      </w:pPr>
      <w:r w:rsidRPr="00224C4C">
        <w:rPr>
          <w:rFonts w:ascii="Fb Fontext" w:hAnsi="Fb Fontext"/>
          <w:sz w:val="32"/>
          <w:rtl/>
        </w:rPr>
        <w:t xml:space="preserve">לכך, כהן הבא על אחותו </w:t>
      </w:r>
      <w:r w:rsidR="00B46997">
        <w:rPr>
          <w:rFonts w:ascii="Fb Fontext" w:hAnsi="Fb Fontext" w:hint="cs"/>
          <w:sz w:val="32"/>
          <w:rtl/>
        </w:rPr>
        <w:t xml:space="preserve">עשאה </w:t>
      </w:r>
      <w:r w:rsidRPr="00224C4C">
        <w:rPr>
          <w:rFonts w:ascii="Fb Fontext" w:hAnsi="Fb Fontext"/>
          <w:sz w:val="32"/>
          <w:rtl/>
        </w:rPr>
        <w:t>זונה</w:t>
      </w:r>
      <w:r w:rsidR="00B46997">
        <w:rPr>
          <w:rFonts w:ascii="Fb Fontext" w:hAnsi="Fb Fontext" w:hint="cs"/>
          <w:sz w:val="32"/>
          <w:rtl/>
        </w:rPr>
        <w:t>,</w:t>
      </w:r>
      <w:r w:rsidRPr="00224C4C">
        <w:rPr>
          <w:rFonts w:ascii="Fb Fontext" w:hAnsi="Fb Fontext"/>
          <w:sz w:val="32"/>
          <w:rtl/>
        </w:rPr>
        <w:t xml:space="preserve"> </w:t>
      </w:r>
      <w:r w:rsidRPr="00224C4C">
        <w:rPr>
          <w:rFonts w:ascii="Fb Fontext" w:hAnsi="Fb Fontext" w:hint="cs"/>
          <w:sz w:val="32"/>
          <w:rtl/>
        </w:rPr>
        <w:t xml:space="preserve">ולא </w:t>
      </w:r>
      <w:r w:rsidRPr="00224C4C">
        <w:rPr>
          <w:rFonts w:ascii="Fb Fontext" w:hAnsi="Fb Fontext"/>
          <w:sz w:val="32"/>
          <w:rtl/>
        </w:rPr>
        <w:t>חללה</w:t>
      </w:r>
      <w:r w:rsidRPr="00224C4C">
        <w:rPr>
          <w:rFonts w:ascii="Fb Fontext" w:hAnsi="Fb Fontext" w:hint="cs"/>
          <w:sz w:val="32"/>
          <w:rtl/>
        </w:rPr>
        <w:t>,</w:t>
      </w:r>
    </w:p>
    <w:p w14:paraId="7891CB07" w14:textId="5599EE5F" w:rsidR="006E0774" w:rsidRPr="00131640" w:rsidRDefault="006E0774" w:rsidP="006E0774">
      <w:pPr>
        <w:rPr>
          <w:rtl/>
        </w:rPr>
      </w:pPr>
      <w:r w:rsidRPr="00224C4C">
        <w:rPr>
          <w:rFonts w:ascii="Fb Fontext" w:hAnsi="Fb Fontext"/>
          <w:sz w:val="32"/>
          <w:rtl/>
        </w:rPr>
        <w:t>חזר ובא עליה - עשאה חללה.</w:t>
      </w:r>
    </w:p>
    <w:p w14:paraId="0C26C647" w14:textId="77777777" w:rsidR="006E0774" w:rsidRPr="00131640" w:rsidRDefault="006E0774" w:rsidP="00841728">
      <w:pPr>
        <w:pStyle w:val="affffb"/>
        <w:rPr>
          <w:rtl/>
        </w:rPr>
        <w:pPrChange w:id="90009" w:author="קלוד" w:date="2026-10-08T12:07:40Z">
          <w:pPr>
            <w:pStyle w:val="affb"/>
          </w:pPr>
        </w:pPrChange>
      </w:pPr>
      <w:del w:id="90007" w:author="קלוד" w:date="2026-10-08T12:07:40Z">
        <w:r w:rsidRPr="00224C4C">
          <w:rPr>
            <w:rFonts w:hint="cs"/>
            <w:rtl/>
          </w:rPr>
          <w:delText xml:space="preserve">׹</w:delText>
        </w:r>
      </w:del>
      <w:ins w:id="90008" w:author="קלוד" w:date="2026-10-08T12:07:40Z">
        <w:r>
          <w:rPr>
            <w:color w:val="7B3F00"/>
          </w:rPr>
          <w:t xml:space="preserve">איסורי כהן גדול</w:t>
        </w:r>
      </w:ins>
    </w:p>
    <w:p w14:paraId="469159A6" w14:textId="77777777" w:rsidR="006E0774" w:rsidRPr="00131640" w:rsidRDefault="006E0774" w:rsidP="0010529F">
      <w:pPr>
        <w:pStyle w:val="afff0"/>
        <w:framePr w:wrap="around"/>
        <w:rPr>
          <w:rtl/>
        </w:rPr>
      </w:pPr>
      <w:r w:rsidRPr="00224C4C">
        <w:rPr>
          <w:rFonts w:hint="cs"/>
          <w:rtl/>
        </w:rPr>
        <w:t>עח.</w:t>
      </w:r>
    </w:p>
    <w:p w14:paraId="6BA8DC13" w14:textId="1DF02CFD" w:rsidR="00A85AC8" w:rsidRPr="00E600D8" w:rsidRDefault="006E0774" w:rsidP="00E65A79">
      <w:pPr>
        <w:pStyle w:val="38"/>
        <w:framePr w:wrap="notBeside"/>
        <w:rPr>
          <w:rtl/>
        </w:rPr>
      </w:pPr>
      <w:r w:rsidRPr="00E600D8">
        <w:rPr>
          <w:rtl/>
        </w:rPr>
        <w:t>ר"</w:t>
      </w:r>
      <w:r w:rsidRPr="00E600D8">
        <w:rPr>
          <w:rFonts w:hint="cs"/>
          <w:rtl/>
        </w:rPr>
        <w:t>י</w:t>
      </w:r>
      <w:r w:rsidR="00A85AC8" w:rsidRPr="00E600D8">
        <w:rPr>
          <w:rtl/>
        </w:rPr>
        <w:t>:</w:t>
      </w:r>
    </w:p>
    <w:p w14:paraId="51291690" w14:textId="107ECDC6" w:rsidR="006E0774" w:rsidRPr="00131640" w:rsidRDefault="006E0774" w:rsidP="006E0774">
      <w:pPr>
        <w:rPr>
          <w:rtl/>
        </w:rPr>
      </w:pPr>
      <w:r w:rsidRPr="00224C4C">
        <w:rPr>
          <w:rFonts w:ascii="Fb Fontext" w:hAnsi="Fb Fontext"/>
          <w:sz w:val="32"/>
          <w:rtl/>
        </w:rPr>
        <w:t>כהן גדול באלמנה - לוקה שתים, אחת משום</w:t>
      </w:r>
      <w:r w:rsidRPr="00224C4C">
        <w:rPr>
          <w:rStyle w:val="affffa"/>
          <w:rtl/>
        </w:rPr>
        <w:t xml:space="preserve"> </w:t>
      </w:r>
      <w:r w:rsidRPr="00224C4C">
        <w:rPr>
          <w:rStyle w:val="affffa"/>
          <w:rFonts w:hint="cs"/>
          <w:rtl/>
        </w:rPr>
        <w:t>'</w:t>
      </w:r>
      <w:r w:rsidRPr="00224C4C">
        <w:rPr>
          <w:rStyle w:val="affffa"/>
          <w:rtl/>
        </w:rPr>
        <w:t>לא יקח</w:t>
      </w:r>
      <w:r w:rsidRPr="00224C4C">
        <w:rPr>
          <w:rStyle w:val="affffa"/>
          <w:rFonts w:hint="cs"/>
          <w:rtl/>
        </w:rPr>
        <w:t>'</w:t>
      </w:r>
      <w:r w:rsidRPr="00224C4C">
        <w:rPr>
          <w:rStyle w:val="affffa"/>
          <w:rtl/>
        </w:rPr>
        <w:t>,</w:t>
      </w:r>
      <w:r w:rsidRPr="00224C4C">
        <w:rPr>
          <w:rFonts w:ascii="Fb Fontext" w:hAnsi="Fb Fontext"/>
          <w:sz w:val="32"/>
          <w:rtl/>
        </w:rPr>
        <w:t xml:space="preserve"> ואחת משום</w:t>
      </w:r>
      <w:r w:rsidRPr="00224C4C">
        <w:rPr>
          <w:rStyle w:val="affffa"/>
          <w:rtl/>
        </w:rPr>
        <w:t xml:space="preserve"> </w:t>
      </w:r>
      <w:r w:rsidRPr="00224C4C">
        <w:rPr>
          <w:rStyle w:val="affffa"/>
          <w:rFonts w:hint="cs"/>
          <w:rtl/>
        </w:rPr>
        <w:t>'</w:t>
      </w:r>
      <w:r w:rsidRPr="00224C4C">
        <w:rPr>
          <w:rStyle w:val="affffa"/>
          <w:rtl/>
        </w:rPr>
        <w:t>לא יחלל</w:t>
      </w:r>
      <w:r w:rsidRPr="00224C4C">
        <w:rPr>
          <w:rStyle w:val="affffa"/>
          <w:rFonts w:hint="cs"/>
          <w:rtl/>
        </w:rPr>
        <w:t>'</w:t>
      </w:r>
      <w:r w:rsidRPr="00224C4C">
        <w:rPr>
          <w:rStyle w:val="affffa"/>
          <w:rtl/>
        </w:rPr>
        <w:t>.</w:t>
      </w:r>
    </w:p>
    <w:p w14:paraId="30536350" w14:textId="1BBB034A" w:rsidR="006E0774" w:rsidRPr="00131640" w:rsidRDefault="006E0774" w:rsidP="006E0774">
      <w:pPr>
        <w:rPr>
          <w:rtl/>
        </w:rPr>
      </w:pPr>
      <w:r w:rsidRPr="00224C4C">
        <w:rPr>
          <w:rFonts w:ascii="Fb Fontext" w:hAnsi="Fb Fontext" w:hint="cs"/>
          <w:rtl/>
        </w:rPr>
        <w:t>ולא ל</w:t>
      </w:r>
      <w:r w:rsidR="005140B7">
        <w:rPr>
          <w:rFonts w:ascii="Fb Fontext" w:hAnsi="Fb Fontext" w:hint="cs"/>
          <w:rtl/>
        </w:rPr>
        <w:t>וקה</w:t>
      </w:r>
      <w:r w:rsidRPr="00224C4C">
        <w:rPr>
          <w:rFonts w:ascii="Fb Fontext" w:hAnsi="Fb Fontext" w:hint="cs"/>
          <w:rtl/>
        </w:rPr>
        <w:t xml:space="preserve"> משום </w:t>
      </w:r>
      <w:r w:rsidR="005140B7" w:rsidRPr="005140B7">
        <w:rPr>
          <w:rStyle w:val="affffa"/>
          <w:rFonts w:hint="cs"/>
          <w:rtl/>
        </w:rPr>
        <w:t>'</w:t>
      </w:r>
      <w:r w:rsidRPr="005140B7">
        <w:rPr>
          <w:rStyle w:val="affffa"/>
          <w:rFonts w:hint="cs"/>
          <w:rtl/>
        </w:rPr>
        <w:t>לא יחלל זרעו</w:t>
      </w:r>
      <w:r w:rsidR="005140B7" w:rsidRPr="005140B7">
        <w:rPr>
          <w:rStyle w:val="affffa"/>
          <w:rFonts w:hint="cs"/>
          <w:rtl/>
        </w:rPr>
        <w:t>'</w:t>
      </w:r>
      <w:r w:rsidRPr="00224C4C">
        <w:rPr>
          <w:rFonts w:ascii="Fb Fontext" w:hAnsi="Fb Fontext" w:hint="cs"/>
          <w:rtl/>
        </w:rPr>
        <w:t xml:space="preserve"> דמיירי </w:t>
      </w:r>
      <w:r w:rsidRPr="00224C4C">
        <w:rPr>
          <w:rFonts w:ascii="Fb Fontext" w:hAnsi="Fb Fontext"/>
          <w:rtl/>
        </w:rPr>
        <w:t>בשלא גמר ביאתו.</w:t>
      </w:r>
    </w:p>
    <w:p w14:paraId="284E7694" w14:textId="26AA3354" w:rsidR="00A85AC8" w:rsidRPr="00E600D8" w:rsidRDefault="006E0774" w:rsidP="00E65A79">
      <w:pPr>
        <w:pStyle w:val="38"/>
        <w:framePr w:wrap="notBeside"/>
        <w:rPr>
          <w:rtl/>
        </w:rPr>
      </w:pPr>
      <w:r w:rsidRPr="00E600D8">
        <w:rPr>
          <w:rtl/>
        </w:rPr>
        <w:t xml:space="preserve">רבא: </w:t>
      </w:r>
      <w:r w:rsidR="005140B7" w:rsidRPr="00E600D8">
        <w:rPr>
          <w:rFonts w:hint="cs"/>
          <w:rtl/>
        </w:rPr>
        <w:t xml:space="preserve"> וזהו</w:t>
      </w:r>
      <w:r w:rsidR="00A85AC8" w:rsidRPr="00E600D8">
        <w:rPr>
          <w:rFonts w:hint="cs"/>
          <w:rtl/>
        </w:rPr>
        <w:t>:</w:t>
      </w:r>
    </w:p>
    <w:p w14:paraId="0A15B51B" w14:textId="38E0EF70" w:rsidR="006E0774" w:rsidRPr="003B4BCD" w:rsidRDefault="006E0774" w:rsidP="006E0774">
      <w:pPr>
        <w:rPr>
          <w:spacing w:val="2"/>
          <w:rtl/>
        </w:rPr>
      </w:pPr>
      <w:r w:rsidRPr="003B4BCD">
        <w:rPr>
          <w:rFonts w:ascii="Fb Fontext" w:hAnsi="Fb Fontext" w:hint="cs"/>
          <w:spacing w:val="2"/>
          <w:sz w:val="32"/>
          <w:rtl/>
        </w:rPr>
        <w:t>ד</w:t>
      </w:r>
      <w:r w:rsidRPr="003B4BCD">
        <w:rPr>
          <w:rFonts w:ascii="Fb Fontext" w:hAnsi="Fb Fontext"/>
          <w:spacing w:val="2"/>
          <w:sz w:val="32"/>
          <w:rtl/>
        </w:rPr>
        <w:t>אלמנה וגרושה לוקה משום שני שמות</w:t>
      </w:r>
      <w:r w:rsidRPr="003B4BCD">
        <w:rPr>
          <w:rFonts w:ascii="Fb Fontext" w:hAnsi="Fb Fontext" w:hint="cs"/>
          <w:spacing w:val="2"/>
          <w:sz w:val="32"/>
          <w:rtl/>
        </w:rPr>
        <w:t xml:space="preserve"> על זה ושני שמות על זה</w:t>
      </w:r>
    </w:p>
    <w:p w14:paraId="12D75A15" w14:textId="45F72122" w:rsidR="00A85AC8" w:rsidRPr="00E600D8" w:rsidRDefault="006E0774" w:rsidP="00E65A79">
      <w:pPr>
        <w:pStyle w:val="38"/>
        <w:framePr w:wrap="notBeside"/>
        <w:rPr>
          <w:rtl/>
        </w:rPr>
      </w:pPr>
      <w:r w:rsidRPr="00E600D8">
        <w:rPr>
          <w:rFonts w:hint="cs"/>
          <w:rtl/>
        </w:rPr>
        <w:t>והך דסיפא</w:t>
      </w:r>
      <w:r w:rsidR="00A85AC8" w:rsidRPr="00E600D8">
        <w:rPr>
          <w:rtl/>
        </w:rPr>
        <w:t>:</w:t>
      </w:r>
    </w:p>
    <w:p w14:paraId="5B3EB4DF" w14:textId="4BF86213" w:rsidR="000A65CE" w:rsidRPr="00131640" w:rsidRDefault="006E0774" w:rsidP="006E0774">
      <w:pPr>
        <w:rPr>
          <w:rtl/>
        </w:rPr>
      </w:pPr>
      <w:r w:rsidRPr="000A65CE">
        <w:rPr>
          <w:rFonts w:hint="cs"/>
          <w:rtl/>
        </w:rPr>
        <w:t>'</w:t>
      </w:r>
      <w:r w:rsidRPr="000A65CE">
        <w:rPr>
          <w:rtl/>
        </w:rPr>
        <w:t>גרושה וחלוצה - אינו חייב אלא על אחת</w:t>
      </w:r>
      <w:r w:rsidRPr="000A65CE">
        <w:rPr>
          <w:rFonts w:hint="cs"/>
          <w:rtl/>
        </w:rPr>
        <w:t>'</w:t>
      </w:r>
    </w:p>
    <w:p w14:paraId="04902780" w14:textId="390DF5BA" w:rsidR="00A85AC8" w:rsidRPr="00E600D8" w:rsidRDefault="00E600D8" w:rsidP="000A65CE">
      <w:pPr>
        <w:pStyle w:val="38"/>
        <w:framePr w:wrap="notBeside"/>
        <w:rPr>
          <w:rtl/>
        </w:rPr>
      </w:pPr>
      <w:r w:rsidRPr="00E600D8">
        <w:rPr>
          <w:rFonts w:hint="cs"/>
          <w:rtl/>
        </w:rPr>
        <w:t>-</w:t>
      </w:r>
    </w:p>
    <w:p w14:paraId="6744D86F" w14:textId="5BFFEF67" w:rsidR="006E0774" w:rsidRPr="003B4BCD" w:rsidRDefault="006E0774" w:rsidP="000A65CE">
      <w:pPr>
        <w:rPr>
          <w:spacing w:val="2"/>
          <w:rtl/>
        </w:rPr>
      </w:pPr>
      <w:r w:rsidRPr="003B4BCD">
        <w:rPr>
          <w:rFonts w:ascii="Fb Fontext" w:hAnsi="Fb Fontext"/>
          <w:spacing w:val="2"/>
          <w:rtl/>
        </w:rPr>
        <w:t>לעולם שני שמות</w:t>
      </w:r>
      <w:r w:rsidR="000A65CE" w:rsidRPr="003B4BCD">
        <w:rPr>
          <w:rFonts w:ascii="Fb Fontext" w:hAnsi="Fb Fontext" w:hint="cs"/>
          <w:spacing w:val="2"/>
          <w:rtl/>
        </w:rPr>
        <w:t xml:space="preserve"> </w:t>
      </w:r>
      <w:r w:rsidRPr="003B4BCD">
        <w:rPr>
          <w:rFonts w:ascii="Fb Fontext" w:hAnsi="Fb Fontext"/>
          <w:spacing w:val="2"/>
          <w:rtl/>
        </w:rPr>
        <w:t>וחלוצה דרבנן</w:t>
      </w:r>
      <w:r w:rsidRPr="003B4BCD">
        <w:rPr>
          <w:rFonts w:ascii="Fb Fontext" w:hAnsi="Fb Fontext" w:hint="cs"/>
          <w:spacing w:val="2"/>
          <w:rtl/>
        </w:rPr>
        <w:t xml:space="preserve"> וקרא </w:t>
      </w:r>
      <w:r w:rsidRPr="003B4BCD">
        <w:rPr>
          <w:rStyle w:val="affffa"/>
          <w:rFonts w:hint="cs"/>
          <w:spacing w:val="2"/>
          <w:rtl/>
        </w:rPr>
        <w:t xml:space="preserve">'ואשה' </w:t>
      </w:r>
      <w:r w:rsidRPr="003B4BCD">
        <w:rPr>
          <w:rFonts w:ascii="Fb Fontext" w:hAnsi="Fb Fontext" w:hint="cs"/>
          <w:spacing w:val="2"/>
          <w:rtl/>
        </w:rPr>
        <w:t>אסמכתא בעלמא</w:t>
      </w:r>
      <w:r w:rsidRPr="003B4BCD">
        <w:rPr>
          <w:rFonts w:ascii="Fb Fontext" w:hAnsi="Fb Fontext"/>
          <w:spacing w:val="2"/>
          <w:rtl/>
        </w:rPr>
        <w:t>.</w:t>
      </w:r>
    </w:p>
    <w:p w14:paraId="57300625" w14:textId="77777777" w:rsidR="006E0774" w:rsidRPr="00131640" w:rsidRDefault="006E0774" w:rsidP="00841728">
      <w:pPr>
        <w:pStyle w:val="affffb"/>
        <w:rPr>
          <w:rtl/>
        </w:rPr>
        <w:pPrChange w:id="90006" w:author="קלוד" w:date="2026-10-08T12:07:40Z">
          <w:pPr>
            <w:pStyle w:val="affb"/>
          </w:pPr>
        </w:pPrChange>
      </w:pPr>
      <w:del w:id="90004" w:author="קלוד" w:date="2026-10-08T12:07:40Z">
        <w:r w:rsidRPr="00224C4C">
          <w:rPr>
            <w:rFonts w:hint="cs"/>
            <w:rtl/>
          </w:rPr>
          <w:delText xml:space="preserve">׹</w:delText>
        </w:r>
      </w:del>
      <w:ins w:id="90005" w:author="קלוד" w:date="2026-10-08T12:07:40Z">
        <w:r>
          <w:rPr>
            <w:color w:val="7B3F00"/>
          </w:rPr>
          <w:t xml:space="preserve">קידוש וביאה של כוהן</w:t>
        </w:r>
      </w:ins>
    </w:p>
    <w:p w14:paraId="10D81FEF" w14:textId="1C0D7AEC" w:rsidR="00A85AC8" w:rsidRPr="00E600D8" w:rsidRDefault="006E0774" w:rsidP="00E65A79">
      <w:pPr>
        <w:pStyle w:val="38"/>
        <w:framePr w:wrap="notBeside"/>
        <w:rPr>
          <w:rtl/>
        </w:rPr>
      </w:pPr>
      <w:r w:rsidRPr="00E600D8">
        <w:rPr>
          <w:rtl/>
        </w:rPr>
        <w:t>אביי</w:t>
      </w:r>
      <w:r w:rsidR="00A85AC8" w:rsidRPr="00E600D8">
        <w:rPr>
          <w:rtl/>
        </w:rPr>
        <w:t>:</w:t>
      </w:r>
    </w:p>
    <w:p w14:paraId="6868A1E4" w14:textId="542E574E" w:rsidR="006E0774" w:rsidRPr="00131640" w:rsidRDefault="006E0774" w:rsidP="006E0774">
      <w:pPr>
        <w:rPr>
          <w:rtl/>
        </w:rPr>
      </w:pPr>
      <w:r w:rsidRPr="00210DF6">
        <w:rPr>
          <w:rStyle w:val="afffa"/>
          <w:rFonts w:ascii="Fb Fontext" w:hAnsi="Fb Fontext" w:cs="BA TM • Vilna Extra-Bold"/>
          <w:bCs w:val="0"/>
          <w:rtl/>
        </w:rPr>
        <w:t>קידש</w:t>
      </w:r>
      <w:r w:rsidRPr="00224C4C">
        <w:rPr>
          <w:rFonts w:ascii="Fb Fontext" w:hAnsi="Fb Fontext"/>
          <w:sz w:val="32"/>
          <w:rtl/>
        </w:rPr>
        <w:t xml:space="preserve"> - לוקה משום</w:t>
      </w:r>
      <w:r w:rsidRPr="00224C4C">
        <w:rPr>
          <w:rStyle w:val="affffa"/>
          <w:rtl/>
        </w:rPr>
        <w:t xml:space="preserve"> </w:t>
      </w:r>
      <w:r w:rsidRPr="00224C4C">
        <w:rPr>
          <w:rStyle w:val="affffa"/>
          <w:rFonts w:hint="cs"/>
          <w:rtl/>
        </w:rPr>
        <w:t>'</w:t>
      </w:r>
      <w:r w:rsidRPr="00224C4C">
        <w:rPr>
          <w:rStyle w:val="affffa"/>
          <w:rtl/>
        </w:rPr>
        <w:t>לא יקח</w:t>
      </w:r>
      <w:r w:rsidRPr="00224C4C">
        <w:rPr>
          <w:rStyle w:val="affffa"/>
          <w:rFonts w:hint="cs"/>
          <w:rtl/>
        </w:rPr>
        <w:t>'</w:t>
      </w:r>
      <w:r w:rsidRPr="00224C4C">
        <w:rPr>
          <w:rStyle w:val="affffa"/>
          <w:rtl/>
        </w:rPr>
        <w:t>,</w:t>
      </w:r>
      <w:r w:rsidRPr="00224C4C">
        <w:rPr>
          <w:rFonts w:ascii="Fb Fontext" w:hAnsi="Fb Fontext"/>
          <w:sz w:val="32"/>
          <w:rtl/>
        </w:rPr>
        <w:t xml:space="preserve"> </w:t>
      </w:r>
      <w:r w:rsidRPr="00210DF6">
        <w:rPr>
          <w:rStyle w:val="afffa"/>
          <w:rFonts w:ascii="Fb Fontext" w:hAnsi="Fb Fontext" w:cs="BA TM • Vilna Extra-Bold"/>
          <w:bCs w:val="0"/>
          <w:rtl/>
        </w:rPr>
        <w:t>בעל</w:t>
      </w:r>
      <w:r w:rsidRPr="00224C4C">
        <w:rPr>
          <w:rFonts w:ascii="Fb Fontext" w:hAnsi="Fb Fontext"/>
          <w:sz w:val="32"/>
          <w:rtl/>
        </w:rPr>
        <w:t xml:space="preserve"> - לוקה משום לא יחלל.</w:t>
      </w:r>
    </w:p>
    <w:p w14:paraId="7BE4DF9A" w14:textId="21BCF1FE" w:rsidR="00A85AC8" w:rsidRPr="00E600D8" w:rsidRDefault="006E0774" w:rsidP="00E65A79">
      <w:pPr>
        <w:pStyle w:val="38"/>
        <w:framePr w:wrap="notBeside"/>
        <w:rPr>
          <w:rtl/>
        </w:rPr>
      </w:pPr>
      <w:r w:rsidRPr="00E600D8">
        <w:rPr>
          <w:rtl/>
        </w:rPr>
        <w:t>רבא</w:t>
      </w:r>
      <w:r w:rsidR="00A85AC8" w:rsidRPr="00E600D8">
        <w:rPr>
          <w:rtl/>
        </w:rPr>
        <w:t>:</w:t>
      </w:r>
    </w:p>
    <w:p w14:paraId="55AFF913" w14:textId="60AA2F49" w:rsidR="009469D7" w:rsidRDefault="006E0774" w:rsidP="006E0774">
      <w:pPr>
        <w:rPr>
          <w:rFonts w:ascii="Fb Fontext" w:hAnsi="Fb Fontext"/>
          <w:rtl/>
        </w:rPr>
      </w:pPr>
      <w:r w:rsidRPr="00210DF6">
        <w:rPr>
          <w:rStyle w:val="afffa"/>
          <w:rFonts w:ascii="Fb Fontext" w:hAnsi="Fb Fontext" w:cs="BA TM • Vilna Extra-Bold"/>
          <w:bCs w:val="0"/>
          <w:rtl/>
        </w:rPr>
        <w:t>בעל</w:t>
      </w:r>
      <w:r w:rsidRPr="00224C4C">
        <w:rPr>
          <w:rFonts w:ascii="Fb Fontext" w:hAnsi="Fb Fontext"/>
          <w:rtl/>
        </w:rPr>
        <w:t xml:space="preserve"> לוקה, לא בעל</w:t>
      </w:r>
      <w:r w:rsidRPr="00224C4C">
        <w:rPr>
          <w:rFonts w:ascii="Fb Fontext" w:hAnsi="Fb Fontext" w:hint="cs"/>
          <w:rtl/>
        </w:rPr>
        <w:t>-</w:t>
      </w:r>
      <w:r w:rsidRPr="00224C4C">
        <w:rPr>
          <w:rFonts w:ascii="Fb Fontext" w:hAnsi="Fb Fontext"/>
          <w:rtl/>
        </w:rPr>
        <w:t xml:space="preserve"> אינו לוקה, </w:t>
      </w:r>
      <w:r w:rsidRPr="00224C4C">
        <w:rPr>
          <w:rStyle w:val="affffa"/>
          <w:rFonts w:hint="cs"/>
          <w:rtl/>
        </w:rPr>
        <w:t>ד'</w:t>
      </w:r>
      <w:r w:rsidRPr="00224C4C">
        <w:rPr>
          <w:rStyle w:val="affffa"/>
          <w:rtl/>
        </w:rPr>
        <w:t>לא יקח ולא יחלל</w:t>
      </w:r>
      <w:r w:rsidRPr="00224C4C">
        <w:rPr>
          <w:rStyle w:val="affffa"/>
          <w:rFonts w:hint="cs"/>
          <w:rtl/>
        </w:rPr>
        <w:t>'</w:t>
      </w:r>
      <w:r w:rsidRPr="00224C4C">
        <w:rPr>
          <w:rStyle w:val="affffa"/>
          <w:rtl/>
        </w:rPr>
        <w:t>,</w:t>
      </w:r>
    </w:p>
    <w:p w14:paraId="1117899D" w14:textId="331C09C7" w:rsidR="006E0774" w:rsidRPr="00131640" w:rsidRDefault="006E0774" w:rsidP="006E0774">
      <w:pPr>
        <w:rPr>
          <w:rtl/>
        </w:rPr>
      </w:pPr>
      <w:r w:rsidRPr="00224C4C">
        <w:rPr>
          <w:rFonts w:ascii="Fb Fontext" w:hAnsi="Fb Fontext"/>
          <w:rtl/>
        </w:rPr>
        <w:t xml:space="preserve">מה טעם </w:t>
      </w:r>
      <w:r w:rsidRPr="00224C4C">
        <w:rPr>
          <w:rFonts w:ascii="Fb Fontext" w:hAnsi="Fb Fontext" w:hint="cs"/>
          <w:rtl/>
        </w:rPr>
        <w:t>'</w:t>
      </w:r>
      <w:r w:rsidRPr="00224C4C">
        <w:rPr>
          <w:rFonts w:ascii="Fb Fontext" w:hAnsi="Fb Fontext"/>
          <w:rtl/>
        </w:rPr>
        <w:t>לא יקח</w:t>
      </w:r>
      <w:r w:rsidRPr="00224C4C">
        <w:rPr>
          <w:rFonts w:ascii="Fb Fontext" w:hAnsi="Fb Fontext" w:hint="cs"/>
          <w:rtl/>
        </w:rPr>
        <w:t>'</w:t>
      </w:r>
      <w:r w:rsidRPr="00224C4C">
        <w:rPr>
          <w:rFonts w:ascii="Fb Fontext" w:hAnsi="Fb Fontext"/>
          <w:rtl/>
        </w:rPr>
        <w:t>? משום</w:t>
      </w:r>
      <w:r w:rsidRPr="00224C4C">
        <w:rPr>
          <w:rStyle w:val="affffa"/>
          <w:rtl/>
        </w:rPr>
        <w:t xml:space="preserve"> </w:t>
      </w:r>
      <w:r w:rsidRPr="00224C4C">
        <w:rPr>
          <w:rStyle w:val="affffa"/>
          <w:rFonts w:hint="cs"/>
          <w:rtl/>
        </w:rPr>
        <w:t>'</w:t>
      </w:r>
      <w:r w:rsidRPr="00224C4C">
        <w:rPr>
          <w:rStyle w:val="affffa"/>
          <w:rtl/>
        </w:rPr>
        <w:t>לא יחלל</w:t>
      </w:r>
      <w:r w:rsidRPr="00224C4C">
        <w:rPr>
          <w:rStyle w:val="affffa"/>
          <w:rFonts w:hint="cs"/>
          <w:rtl/>
        </w:rPr>
        <w:t>'</w:t>
      </w:r>
      <w:r w:rsidRPr="00224C4C">
        <w:rPr>
          <w:rStyle w:val="affffa"/>
          <w:rtl/>
        </w:rPr>
        <w:t>.</w:t>
      </w:r>
    </w:p>
    <w:p w14:paraId="1B964808" w14:textId="52E0843F" w:rsidR="00A85AC8" w:rsidRPr="00E600D8" w:rsidRDefault="006E0774" w:rsidP="00E65A79">
      <w:pPr>
        <w:pStyle w:val="38"/>
        <w:framePr w:wrap="notBeside"/>
        <w:rPr>
          <w:rtl/>
        </w:rPr>
      </w:pPr>
      <w:r w:rsidRPr="00E600D8">
        <w:rPr>
          <w:rtl/>
        </w:rPr>
        <w:t>ומודה אביי</w:t>
      </w:r>
      <w:r w:rsidR="00A85AC8" w:rsidRPr="00E600D8">
        <w:rPr>
          <w:rFonts w:hint="cs"/>
          <w:rtl/>
        </w:rPr>
        <w:t>:</w:t>
      </w:r>
    </w:p>
    <w:p w14:paraId="4F070115" w14:textId="345AD47B" w:rsidR="006E0774" w:rsidRPr="00131640" w:rsidRDefault="006E0774" w:rsidP="006E0774">
      <w:pPr>
        <w:rPr>
          <w:rtl/>
        </w:rPr>
      </w:pPr>
      <w:r w:rsidRPr="00224C4C">
        <w:rPr>
          <w:rFonts w:ascii="Fb Fontext" w:hAnsi="Fb Fontext"/>
          <w:rtl/>
        </w:rPr>
        <w:t>במחזיר גרושתו שאם קידש ולא בעל שאינו לוקה,</w:t>
      </w:r>
      <w:r w:rsidRPr="00224C4C">
        <w:rPr>
          <w:rStyle w:val="affffa"/>
          <w:rtl/>
        </w:rPr>
        <w:t xml:space="preserve"> </w:t>
      </w:r>
      <w:r w:rsidRPr="00224C4C">
        <w:rPr>
          <w:rStyle w:val="affffa"/>
          <w:rFonts w:hint="cs"/>
          <w:rtl/>
        </w:rPr>
        <w:t>'</w:t>
      </w:r>
      <w:r w:rsidRPr="00224C4C">
        <w:rPr>
          <w:rStyle w:val="affffa"/>
          <w:rtl/>
        </w:rPr>
        <w:t>לקחתה להיות לו לאשה</w:t>
      </w:r>
      <w:r w:rsidRPr="00224C4C">
        <w:rPr>
          <w:rStyle w:val="affffa"/>
          <w:rFonts w:hint="cs"/>
          <w:rtl/>
        </w:rPr>
        <w:t>'</w:t>
      </w:r>
      <w:r w:rsidRPr="00224C4C">
        <w:rPr>
          <w:rStyle w:val="affffa"/>
          <w:rtl/>
        </w:rPr>
        <w:t xml:space="preserve"> </w:t>
      </w:r>
      <w:r w:rsidRPr="00224C4C">
        <w:rPr>
          <w:rFonts w:ascii="Fb Fontext" w:hAnsi="Fb Fontext" w:hint="cs"/>
          <w:rtl/>
        </w:rPr>
        <w:t>ו</w:t>
      </w:r>
      <w:r w:rsidR="00B35B36">
        <w:rPr>
          <w:rFonts w:ascii="Fb Fontext" w:hAnsi="Fb Fontext"/>
          <w:rtl/>
        </w:rPr>
        <w:t>אין</w:t>
      </w:r>
      <w:r w:rsidRPr="00224C4C">
        <w:rPr>
          <w:rFonts w:ascii="Fb Fontext" w:hAnsi="Fb Fontext"/>
          <w:rtl/>
        </w:rPr>
        <w:t>.</w:t>
      </w:r>
    </w:p>
    <w:p w14:paraId="74E317D3" w14:textId="0FA60682" w:rsidR="00A85AC8" w:rsidRPr="00E600D8" w:rsidRDefault="006E0774" w:rsidP="00E65A79">
      <w:pPr>
        <w:pStyle w:val="38"/>
        <w:framePr w:wrap="notBeside"/>
        <w:rPr>
          <w:rtl/>
        </w:rPr>
      </w:pPr>
      <w:r w:rsidRPr="00E600D8">
        <w:rPr>
          <w:rtl/>
        </w:rPr>
        <w:t>ומודה רבא</w:t>
      </w:r>
      <w:r w:rsidR="00A85AC8" w:rsidRPr="00E600D8">
        <w:rPr>
          <w:rFonts w:hint="cs"/>
          <w:rtl/>
        </w:rPr>
        <w:t>:</w:t>
      </w:r>
    </w:p>
    <w:p w14:paraId="5AC1738B" w14:textId="60749E20" w:rsidR="006E0774" w:rsidRPr="00131640" w:rsidRDefault="006E0774" w:rsidP="006E0774">
      <w:pPr>
        <w:rPr>
          <w:rtl/>
        </w:rPr>
      </w:pPr>
      <w:r w:rsidRPr="00224C4C">
        <w:rPr>
          <w:rFonts w:ascii="Fb Fontext" w:hAnsi="Fb Fontext"/>
          <w:sz w:val="32"/>
          <w:rtl/>
        </w:rPr>
        <w:t>בכה</w:t>
      </w:r>
      <w:r w:rsidRPr="00224C4C">
        <w:rPr>
          <w:rFonts w:ascii="Fb Fontext" w:hAnsi="Fb Fontext" w:hint="cs"/>
          <w:sz w:val="32"/>
          <w:rtl/>
        </w:rPr>
        <w:t>"ג</w:t>
      </w:r>
      <w:r w:rsidRPr="00224C4C">
        <w:rPr>
          <w:rFonts w:ascii="Fb Fontext" w:hAnsi="Fb Fontext"/>
          <w:sz w:val="32"/>
          <w:rtl/>
        </w:rPr>
        <w:t xml:space="preserve"> באלמנה שאם בעל ולא קידש - שלוקה,</w:t>
      </w:r>
      <w:r w:rsidRPr="00224C4C">
        <w:rPr>
          <w:rStyle w:val="affffa"/>
          <w:rtl/>
        </w:rPr>
        <w:t xml:space="preserve"> </w:t>
      </w:r>
      <w:r w:rsidRPr="00224C4C">
        <w:rPr>
          <w:rStyle w:val="affffa"/>
          <w:rFonts w:hint="cs"/>
          <w:rtl/>
        </w:rPr>
        <w:t>'</w:t>
      </w:r>
      <w:r w:rsidRPr="00224C4C">
        <w:rPr>
          <w:rStyle w:val="affffa"/>
          <w:rtl/>
        </w:rPr>
        <w:t>ולא יחלל זרעו בעמיו</w:t>
      </w:r>
      <w:r w:rsidRPr="00224C4C">
        <w:rPr>
          <w:rStyle w:val="affffa"/>
          <w:rFonts w:hint="cs"/>
          <w:rtl/>
        </w:rPr>
        <w:t xml:space="preserve">' </w:t>
      </w:r>
      <w:r w:rsidRPr="00224C4C">
        <w:rPr>
          <w:rFonts w:ascii="Fb Fontext" w:hAnsi="Fb Fontext"/>
          <w:sz w:val="32"/>
          <w:rtl/>
        </w:rPr>
        <w:t>והרי חילל.</w:t>
      </w:r>
    </w:p>
    <w:p w14:paraId="4A7A916F" w14:textId="56FC7752" w:rsidR="006E0774" w:rsidRPr="00131640" w:rsidRDefault="006E0774" w:rsidP="006E0774">
      <w:pPr>
        <w:rPr>
          <w:rtl/>
        </w:rPr>
      </w:pPr>
      <w:r w:rsidRPr="00224C4C">
        <w:rPr>
          <w:rFonts w:ascii="Fb Fontext" w:hAnsi="Fb Fontext"/>
          <w:rtl/>
        </w:rPr>
        <w:t>ושניהם מודים, במחזיר גרושתו שאם בעל ולא קידש שאינו לוקה, דרך</w:t>
      </w:r>
      <w:r w:rsidRPr="00224C4C">
        <w:rPr>
          <w:rStyle w:val="affffa"/>
          <w:rtl/>
        </w:rPr>
        <w:t xml:space="preserve"> </w:t>
      </w:r>
      <w:r w:rsidRPr="00224C4C">
        <w:rPr>
          <w:rStyle w:val="affffa"/>
          <w:rFonts w:hint="cs"/>
          <w:rtl/>
        </w:rPr>
        <w:t>'</w:t>
      </w:r>
      <w:r w:rsidRPr="00224C4C">
        <w:rPr>
          <w:rStyle w:val="affffa"/>
          <w:rtl/>
        </w:rPr>
        <w:t>ליקוחין</w:t>
      </w:r>
      <w:r w:rsidRPr="00224C4C">
        <w:rPr>
          <w:rStyle w:val="affffa"/>
          <w:rFonts w:hint="cs"/>
          <w:rtl/>
        </w:rPr>
        <w:t>'</w:t>
      </w:r>
      <w:r w:rsidRPr="00224C4C">
        <w:rPr>
          <w:rStyle w:val="affffa"/>
          <w:rtl/>
        </w:rPr>
        <w:t xml:space="preserve"> </w:t>
      </w:r>
      <w:r w:rsidRPr="00224C4C">
        <w:rPr>
          <w:rFonts w:ascii="Fb Fontext" w:hAnsi="Fb Fontext"/>
          <w:rtl/>
        </w:rPr>
        <w:t>אסרה תורה.</w:t>
      </w:r>
    </w:p>
    <w:p w14:paraId="5B2A256A" w14:textId="77777777" w:rsidR="006E0774" w:rsidRPr="00131640" w:rsidRDefault="006E0774" w:rsidP="00841728">
      <w:pPr>
        <w:pStyle w:val="affb"/>
        <w:rPr>
          <w:del w:id="90154" w:author="מנוע עיצוב" w:date="2026-10-08T11:01:28Z"/>
          <w:rtl/>
        </w:rPr>
      </w:pPr>
      <w:del w:id="90153" w:author="מנוע עיצוב" w:date="2026-10-08T11:01:28Z">
        <w:r w:rsidRPr="00224C4C">
          <w:rPr>
            <w:rFonts w:hint="cs"/>
            <w:rtl/>
          </w:rPr>
          <w:delText xml:space="preserve">׹</w:delText>
        </w:r>
      </w:del>
    </w:p>
    <w:p w14:paraId="7AEA4865" w14:textId="77777777" w:rsidR="006E0774" w:rsidRPr="00131640" w:rsidRDefault="006E0774" w:rsidP="002A094E">
      <w:pPr>
        <w:pStyle w:val="afffd"/>
        <w:rPr>
          <w:rtl/>
        </w:rPr>
      </w:pPr>
      <w:ins w:id="9893" w:author="מספור קטעי משנה" w:date="2026-10-06T06:45:32Z">
        <w:r>
          <w:rPr>
            <w:rStyle w:val="MisparKeta"/>
          </w:rPr>
          <w:t xml:space="preserve">ב. </w:t>
        </w:r>
      </w:ins>
      <w:r w:rsidRPr="00224C4C">
        <w:rPr>
          <w:rStyle w:val="afffa"/>
          <w:spacing w:val="4"/>
          <w:rtl/>
        </w:rPr>
        <w:t>רבי יהודה אומר: בת גר זכר כבת חלל.</w:t>
      </w:r>
    </w:p>
    <w:p w14:paraId="78D2B2AE" w14:textId="1086CD4F" w:rsidR="00A85AC8" w:rsidRPr="00E600D8" w:rsidRDefault="006E0774" w:rsidP="00F374C3">
      <w:pPr>
        <w:pStyle w:val="38"/>
        <w:framePr w:wrap="notBeside"/>
        <w:rPr>
          <w:rtl/>
        </w:rPr>
      </w:pPr>
      <w:r w:rsidRPr="00E600D8">
        <w:rPr>
          <w:rtl/>
        </w:rPr>
        <w:t>והדין נותן</w:t>
      </w:r>
      <w:r w:rsidR="00A85AC8" w:rsidRPr="00E600D8">
        <w:rPr>
          <w:rtl/>
        </w:rPr>
        <w:t>:</w:t>
      </w:r>
    </w:p>
    <w:p w14:paraId="20525DA8" w14:textId="0DB877A5" w:rsidR="009469D7" w:rsidRDefault="006E0774" w:rsidP="006E0774">
      <w:pPr>
        <w:rPr>
          <w:rFonts w:ascii="Fb Fontext" w:hAnsi="Fb Fontext"/>
          <w:rtl/>
        </w:rPr>
      </w:pPr>
      <w:r w:rsidRPr="00224C4C">
        <w:rPr>
          <w:rFonts w:ascii="Fb Fontext" w:hAnsi="Fb Fontext"/>
          <w:rtl/>
        </w:rPr>
        <w:t>מה חלל שבא מטפה כשרה - בתו פסולה,</w:t>
      </w:r>
    </w:p>
    <w:p w14:paraId="08E83252" w14:textId="70FC7646" w:rsidR="006E0774" w:rsidRPr="00131640" w:rsidRDefault="006E0774" w:rsidP="006E0774">
      <w:pPr>
        <w:rPr>
          <w:rtl/>
        </w:rPr>
      </w:pPr>
      <w:r w:rsidRPr="00224C4C">
        <w:rPr>
          <w:rFonts w:ascii="Fb Fontext" w:hAnsi="Fb Fontext"/>
          <w:rtl/>
        </w:rPr>
        <w:t>גר שבא מטפה פסולה - אינו דין שבתו פסולה.</w:t>
      </w:r>
    </w:p>
    <w:p w14:paraId="4EDF2F5B" w14:textId="77777777" w:rsidR="006E0774" w:rsidRPr="00131640" w:rsidRDefault="006E0774" w:rsidP="006E0774">
      <w:pPr>
        <w:rPr>
          <w:rtl/>
        </w:rPr>
      </w:pPr>
      <w:r w:rsidRPr="00224C4C">
        <w:rPr>
          <w:rFonts w:ascii="Fb Fontext" w:hAnsi="Fb Fontext" w:hint="cs"/>
          <w:rtl/>
        </w:rPr>
        <w:t xml:space="preserve">מה לחלל שכן יצירתו בעבירה - </w:t>
      </w:r>
      <w:r w:rsidRPr="00224C4C">
        <w:rPr>
          <w:rFonts w:ascii="Fb Fontext" w:hAnsi="Fb Fontext"/>
          <w:rtl/>
        </w:rPr>
        <w:t>מצרי ראשון יוכיח.</w:t>
      </w:r>
    </w:p>
    <w:p w14:paraId="155EEB91" w14:textId="77777777" w:rsidR="00F374C3" w:rsidRPr="00131640" w:rsidRDefault="006E0774" w:rsidP="006E0774">
      <w:pPr>
        <w:rPr>
          <w:rtl/>
        </w:rPr>
      </w:pPr>
      <w:r w:rsidRPr="00224C4C">
        <w:rPr>
          <w:rFonts w:ascii="Fb Fontext" w:hAnsi="Fb Fontext"/>
          <w:rtl/>
        </w:rPr>
        <w:t>מה למצרי ראשון שכן אינו ראוי לבא בקהל! חלל יוכיח.</w:t>
      </w:r>
    </w:p>
    <w:p w14:paraId="4B4C86A5" w14:textId="68D54415" w:rsidR="00A85AC8" w:rsidRPr="00E600D8" w:rsidRDefault="00E600D8" w:rsidP="00F374C3">
      <w:pPr>
        <w:pStyle w:val="38"/>
        <w:framePr w:wrap="notBeside"/>
        <w:rPr>
          <w:rtl/>
        </w:rPr>
      </w:pPr>
      <w:r w:rsidRPr="00E600D8">
        <w:rPr>
          <w:rFonts w:hint="cs"/>
          <w:rtl/>
        </w:rPr>
        <w:t>-</w:t>
      </w:r>
    </w:p>
    <w:p w14:paraId="63289F68" w14:textId="5DE8E957" w:rsidR="006E0774" w:rsidRPr="00131640" w:rsidRDefault="006E0774" w:rsidP="006E0774">
      <w:pPr>
        <w:rPr>
          <w:rtl/>
        </w:rPr>
      </w:pPr>
      <w:r w:rsidRPr="00224C4C">
        <w:rPr>
          <w:rFonts w:ascii="Fb Fontext" w:hAnsi="Fb Fontext" w:hint="cs"/>
          <w:rtl/>
        </w:rPr>
        <w:t>צד שוה שבהם שאינן ברוב קהל ובתו פסולה</w:t>
      </w:r>
    </w:p>
    <w:p w14:paraId="3CE160EA" w14:textId="0C5B87FC" w:rsidR="00A85AC8" w:rsidRPr="00E600D8" w:rsidRDefault="006E0774" w:rsidP="007B305E">
      <w:pPr>
        <w:pStyle w:val="38"/>
        <w:framePr w:wrap="notBeside"/>
        <w:rPr>
          <w:rtl/>
        </w:rPr>
      </w:pPr>
      <w:r w:rsidRPr="00E600D8">
        <w:rPr>
          <w:rFonts w:hint="cs"/>
          <w:rtl/>
        </w:rPr>
        <w:t>ואין לפרוך</w:t>
      </w:r>
      <w:r w:rsidR="00A85AC8" w:rsidRPr="00E600D8">
        <w:rPr>
          <w:rFonts w:hint="cs"/>
          <w:rtl/>
        </w:rPr>
        <w:t>:</w:t>
      </w:r>
    </w:p>
    <w:p w14:paraId="28784175" w14:textId="181370F7" w:rsidR="006E0774" w:rsidRPr="00131640" w:rsidRDefault="006E0774" w:rsidP="006E0774">
      <w:pPr>
        <w:rPr>
          <w:rtl/>
        </w:rPr>
      </w:pPr>
      <w:r w:rsidRPr="00224C4C">
        <w:rPr>
          <w:rFonts w:ascii="Fb Fontext" w:hAnsi="Fb Fontext" w:hint="cs"/>
          <w:rtl/>
        </w:rPr>
        <w:t>ד</w:t>
      </w:r>
      <w:r w:rsidRPr="00224C4C">
        <w:rPr>
          <w:rFonts w:ascii="Fb Fontext" w:hAnsi="Fb Fontext"/>
          <w:rtl/>
        </w:rPr>
        <w:t xml:space="preserve">מה </w:t>
      </w:r>
      <w:r w:rsidRPr="00224C4C">
        <w:rPr>
          <w:rFonts w:ascii="Fb Fontext" w:hAnsi="Fb Fontext" w:hint="cs"/>
          <w:rtl/>
        </w:rPr>
        <w:t>ל</w:t>
      </w:r>
      <w:r w:rsidRPr="00224C4C">
        <w:rPr>
          <w:rFonts w:ascii="Fb Fontext" w:hAnsi="Fb Fontext"/>
          <w:rtl/>
        </w:rPr>
        <w:t>צד השוה שפוסלים בביאתם</w:t>
      </w:r>
      <w:r w:rsidRPr="00224C4C">
        <w:rPr>
          <w:rFonts w:ascii="Fb Fontext" w:hAnsi="Fb Fontext" w:hint="cs"/>
          <w:rtl/>
        </w:rPr>
        <w:t xml:space="preserve"> </w:t>
      </w:r>
      <w:r w:rsidRPr="00F374C3">
        <w:rPr>
          <w:rStyle w:val="afffff3"/>
          <w:rFonts w:hint="cs"/>
          <w:rtl/>
        </w:rPr>
        <w:t>דלר</w:t>
      </w:r>
      <w:r w:rsidRPr="00F374C3">
        <w:rPr>
          <w:rStyle w:val="afffff3"/>
          <w:rtl/>
        </w:rPr>
        <w:t>"</w:t>
      </w:r>
      <w:r w:rsidRPr="00F374C3">
        <w:rPr>
          <w:rStyle w:val="afffff3"/>
          <w:rFonts w:hint="cs"/>
          <w:rtl/>
        </w:rPr>
        <w:t>י</w:t>
      </w:r>
      <w:r w:rsidR="00F374C3">
        <w:rPr>
          <w:rStyle w:val="afffff3"/>
          <w:rFonts w:hint="cs"/>
          <w:rtl/>
        </w:rPr>
        <w:t>:</w:t>
      </w:r>
      <w:r w:rsidRPr="00224C4C">
        <w:rPr>
          <w:rFonts w:ascii="Fb Fontext" w:hAnsi="Fb Fontext" w:hint="cs"/>
          <w:rtl/>
        </w:rPr>
        <w:t xml:space="preserve"> גר </w:t>
      </w:r>
      <w:r w:rsidR="00B35B36">
        <w:rPr>
          <w:rFonts w:ascii="Fb Fontext" w:hAnsi="Fb Fontext" w:hint="cs"/>
          <w:rtl/>
        </w:rPr>
        <w:t>גם</w:t>
      </w:r>
      <w:r w:rsidRPr="00224C4C">
        <w:rPr>
          <w:rFonts w:ascii="Fb Fontext" w:hAnsi="Fb Fontext"/>
          <w:rtl/>
        </w:rPr>
        <w:t xml:space="preserve"> פוסל בביאתו,</w:t>
      </w:r>
    </w:p>
    <w:p w14:paraId="513938F9" w14:textId="77777777" w:rsidR="00A85AC8" w:rsidRPr="00E600D8" w:rsidRDefault="006E0774" w:rsidP="007B305E">
      <w:pPr>
        <w:pStyle w:val="38"/>
        <w:framePr w:wrap="notBeside"/>
        <w:rPr>
          <w:rtl/>
        </w:rPr>
      </w:pPr>
      <w:r w:rsidRPr="00E600D8">
        <w:rPr>
          <w:rFonts w:hint="cs"/>
          <w:rtl/>
        </w:rPr>
        <w:t>ולא מוכיח</w:t>
      </w:r>
      <w:r w:rsidR="00A85AC8" w:rsidRPr="00E600D8">
        <w:rPr>
          <w:rtl/>
        </w:rPr>
        <w:t>:</w:t>
      </w:r>
    </w:p>
    <w:p w14:paraId="2873F5D4" w14:textId="16DA569B" w:rsidR="006E0774" w:rsidRPr="00131640" w:rsidRDefault="006E0774" w:rsidP="006E0774">
      <w:pPr>
        <w:rPr>
          <w:rtl/>
        </w:rPr>
      </w:pPr>
      <w:r w:rsidRPr="00224C4C">
        <w:rPr>
          <w:rFonts w:ascii="Fb Fontext" w:hAnsi="Fb Fontext" w:hint="cs"/>
          <w:rtl/>
        </w:rPr>
        <w:t>מ</w:t>
      </w:r>
      <w:r w:rsidR="007B305E">
        <w:rPr>
          <w:rFonts w:ascii="Fb Fontext" w:hAnsi="Fb Fontext" w:hint="cs"/>
          <w:rtl/>
        </w:rPr>
        <w:t>לא</w:t>
      </w:r>
      <w:r w:rsidRPr="00224C4C">
        <w:rPr>
          <w:rFonts w:ascii="Fb Fontext" w:hAnsi="Fb Fontext" w:hint="cs"/>
          <w:rtl/>
        </w:rPr>
        <w:t>כה</w:t>
      </w:r>
      <w:r w:rsidRPr="00224C4C">
        <w:rPr>
          <w:rFonts w:ascii="Fb Fontext" w:hAnsi="Fb Fontext"/>
          <w:rtl/>
        </w:rPr>
        <w:t>"</w:t>
      </w:r>
      <w:r w:rsidRPr="00224C4C">
        <w:rPr>
          <w:rFonts w:ascii="Fb Fontext" w:hAnsi="Fb Fontext" w:hint="cs"/>
          <w:rtl/>
        </w:rPr>
        <w:t>ג דאין יצירתו בעבירה, דביאתו בעבירה דצד שוה שבהן שיש בהן צד עבירה משא</w:t>
      </w:r>
      <w:r w:rsidRPr="00224C4C">
        <w:rPr>
          <w:rFonts w:ascii="Fb Fontext" w:hAnsi="Fb Fontext"/>
          <w:rtl/>
        </w:rPr>
        <w:t>"</w:t>
      </w:r>
      <w:r w:rsidRPr="00224C4C">
        <w:rPr>
          <w:rFonts w:ascii="Fb Fontext" w:hAnsi="Fb Fontext" w:hint="cs"/>
          <w:rtl/>
        </w:rPr>
        <w:t>כ בגר</w:t>
      </w:r>
    </w:p>
    <w:p w14:paraId="03AA9512" w14:textId="77777777" w:rsidR="006E0774" w:rsidRPr="00131640" w:rsidRDefault="006E0774" w:rsidP="00841728">
      <w:pPr>
        <w:pStyle w:val="affb"/>
        <w:rPr>
          <w:del w:id="90156" w:author="מנוע עיצוב" w:date="2026-10-08T11:01:28Z"/>
          <w:rtl/>
        </w:rPr>
      </w:pPr>
      <w:del w:id="90155" w:author="מנוע עיצוב" w:date="2026-10-08T11:01:28Z">
        <w:r w:rsidRPr="00224C4C">
          <w:rPr>
            <w:rFonts w:hint="cs"/>
            <w:rtl/>
          </w:rPr>
          <w:delText xml:space="preserve">׹</w:delText>
        </w:r>
      </w:del>
    </w:p>
    <w:p w14:paraId="422578DB" w14:textId="4F6C69CB" w:rsidR="006E0774" w:rsidRPr="00131640" w:rsidRDefault="006E0774" w:rsidP="002A094E">
      <w:pPr>
        <w:pStyle w:val="afffd"/>
        <w:rPr>
          <w:rtl/>
        </w:rPr>
      </w:pPr>
      <w:ins w:id="9894" w:author="מספור קטעי משנה" w:date="2026-10-06T06:45:32Z">
        <w:r>
          <w:rPr>
            <w:rStyle w:val="MisparKeta"/>
          </w:rPr>
          <w:t xml:space="preserve">ג. </w:t>
        </w:r>
      </w:ins>
      <w:r w:rsidRPr="00224C4C">
        <w:rPr>
          <w:rStyle w:val="afffa"/>
          <w:rFonts w:hint="cs"/>
          <w:spacing w:val="4"/>
          <w:rtl/>
        </w:rPr>
        <w:t>ראב</w:t>
      </w:r>
      <w:r w:rsidRPr="00224C4C">
        <w:rPr>
          <w:rStyle w:val="afffa"/>
          <w:spacing w:val="4"/>
          <w:rtl/>
        </w:rPr>
        <w:t>"</w:t>
      </w:r>
      <w:r w:rsidRPr="00224C4C">
        <w:rPr>
          <w:rStyle w:val="afffa"/>
          <w:rFonts w:hint="cs"/>
          <w:spacing w:val="4"/>
          <w:rtl/>
        </w:rPr>
        <w:t>י</w:t>
      </w:r>
      <w:r w:rsidR="00951906">
        <w:rPr>
          <w:rStyle w:val="afffa"/>
          <w:rFonts w:hint="cs"/>
          <w:spacing w:val="4"/>
          <w:rtl/>
        </w:rPr>
        <w:t>:</w:t>
      </w:r>
      <w:r w:rsidRPr="00224C4C">
        <w:rPr>
          <w:rStyle w:val="afffa"/>
          <w:rFonts w:hint="cs"/>
          <w:spacing w:val="4"/>
          <w:rtl/>
        </w:rPr>
        <w:t xml:space="preserve"> </w:t>
      </w:r>
      <w:r w:rsidRPr="00224C4C">
        <w:rPr>
          <w:rStyle w:val="afffa"/>
          <w:spacing w:val="4"/>
          <w:rtl/>
        </w:rPr>
        <w:t>גר שנשא בת ישראל - בתו כשירה לכהונה,</w:t>
      </w:r>
    </w:p>
    <w:p w14:paraId="34D2FDBD" w14:textId="7AC5A424" w:rsidR="00A85AC8" w:rsidRPr="00E600D8" w:rsidRDefault="006E0774" w:rsidP="007B305E">
      <w:pPr>
        <w:pStyle w:val="38"/>
        <w:framePr w:wrap="notBeside"/>
        <w:rPr>
          <w:rtl/>
        </w:rPr>
      </w:pPr>
      <w:r w:rsidRPr="00E600D8">
        <w:rPr>
          <w:rtl/>
        </w:rPr>
        <w:t>תניא</w:t>
      </w:r>
      <w:r w:rsidRPr="00E600D8">
        <w:rPr>
          <w:rFonts w:hint="cs"/>
          <w:rtl/>
        </w:rPr>
        <w:t xml:space="preserve"> מרשב</w:t>
      </w:r>
      <w:r w:rsidRPr="00E600D8">
        <w:rPr>
          <w:rtl/>
        </w:rPr>
        <w:t>"</w:t>
      </w:r>
      <w:r w:rsidRPr="00E600D8">
        <w:rPr>
          <w:rFonts w:hint="cs"/>
          <w:rtl/>
        </w:rPr>
        <w:t>י</w:t>
      </w:r>
      <w:r w:rsidR="00A85AC8" w:rsidRPr="00E600D8">
        <w:rPr>
          <w:rtl/>
        </w:rPr>
        <w:t>:</w:t>
      </w:r>
    </w:p>
    <w:p w14:paraId="4B6CAF75" w14:textId="5DA24236" w:rsidR="009469D7" w:rsidRDefault="006E0774" w:rsidP="006E0774">
      <w:pPr>
        <w:rPr>
          <w:rStyle w:val="affffa"/>
          <w:rtl/>
        </w:rPr>
      </w:pPr>
      <w:r w:rsidRPr="00224C4C">
        <w:rPr>
          <w:rFonts w:ascii="Fb Fontext" w:hAnsi="Fb Fontext"/>
          <w:rtl/>
        </w:rPr>
        <w:t>גיורת פחות</w:t>
      </w:r>
      <w:r w:rsidRPr="00224C4C">
        <w:rPr>
          <w:rFonts w:ascii="Fb Fontext" w:hAnsi="Fb Fontext" w:hint="cs"/>
          <w:rtl/>
        </w:rPr>
        <w:t xml:space="preserve"> מג</w:t>
      </w:r>
      <w:r w:rsidRPr="00224C4C">
        <w:rPr>
          <w:rFonts w:ascii="Fb Fontext" w:hAnsi="Fb Fontext"/>
          <w:rtl/>
        </w:rPr>
        <w:t>"</w:t>
      </w:r>
      <w:r w:rsidRPr="00224C4C">
        <w:rPr>
          <w:rFonts w:ascii="Fb Fontext" w:hAnsi="Fb Fontext" w:hint="cs"/>
          <w:rtl/>
        </w:rPr>
        <w:t>ש</w:t>
      </w:r>
      <w:r w:rsidRPr="00224C4C">
        <w:rPr>
          <w:rFonts w:ascii="Fb Fontext" w:hAnsi="Fb Fontext"/>
          <w:rtl/>
        </w:rPr>
        <w:t xml:space="preserve"> וי</w:t>
      </w:r>
      <w:r w:rsidRPr="00224C4C">
        <w:rPr>
          <w:rFonts w:ascii="Fb Fontext" w:hAnsi="Fb Fontext" w:hint="cs"/>
          <w:rtl/>
        </w:rPr>
        <w:t>"א</w:t>
      </w:r>
      <w:r w:rsidRPr="00224C4C">
        <w:rPr>
          <w:rFonts w:ascii="Fb Fontext" w:hAnsi="Fb Fontext"/>
          <w:rtl/>
        </w:rPr>
        <w:t xml:space="preserve"> כשרה לכהונה,</w:t>
      </w:r>
    </w:p>
    <w:p w14:paraId="329A2E92" w14:textId="74110152" w:rsidR="006E0774" w:rsidRPr="00131640" w:rsidRDefault="00951906" w:rsidP="006E0774">
      <w:pPr>
        <w:rPr>
          <w:rtl/>
        </w:rPr>
      </w:pPr>
      <w:r>
        <w:rPr>
          <w:rStyle w:val="affffa"/>
          <w:rFonts w:hint="cs"/>
          <w:rtl/>
        </w:rPr>
        <w:t>ד</w:t>
      </w:r>
      <w:r w:rsidR="006E0774" w:rsidRPr="00224C4C">
        <w:rPr>
          <w:rStyle w:val="affffa"/>
          <w:rFonts w:hint="cs"/>
          <w:rtl/>
        </w:rPr>
        <w:t>'</w:t>
      </w:r>
      <w:r w:rsidR="006E0774" w:rsidRPr="00224C4C">
        <w:rPr>
          <w:rStyle w:val="affffa"/>
          <w:rtl/>
        </w:rPr>
        <w:t>וכל הטף בנשים</w:t>
      </w:r>
      <w:r w:rsidR="006E0774" w:rsidRPr="00224C4C">
        <w:rPr>
          <w:rStyle w:val="affffa"/>
          <w:rFonts w:hint="cs"/>
          <w:rtl/>
        </w:rPr>
        <w:t xml:space="preserve"> ה</w:t>
      </w:r>
      <w:r w:rsidR="006E0774" w:rsidRPr="00224C4C">
        <w:rPr>
          <w:rStyle w:val="affffa"/>
          <w:rtl/>
        </w:rPr>
        <w:t>חיו לכם</w:t>
      </w:r>
      <w:r w:rsidR="006E0774" w:rsidRPr="00224C4C">
        <w:rPr>
          <w:rStyle w:val="affffa"/>
          <w:rFonts w:hint="cs"/>
          <w:rtl/>
        </w:rPr>
        <w:t>'</w:t>
      </w:r>
      <w:r w:rsidR="006E0774" w:rsidRPr="00224C4C">
        <w:rPr>
          <w:rStyle w:val="affffa"/>
          <w:rtl/>
        </w:rPr>
        <w:t>,</w:t>
      </w:r>
      <w:r w:rsidR="006E0774" w:rsidRPr="00224C4C">
        <w:rPr>
          <w:rFonts w:ascii="Fb Fontext" w:hAnsi="Fb Fontext"/>
          <w:rtl/>
        </w:rPr>
        <w:t xml:space="preserve"> ו</w:t>
      </w:r>
      <w:r w:rsidR="006E0774" w:rsidRPr="00224C4C">
        <w:rPr>
          <w:rFonts w:ascii="Fb Fontext" w:hAnsi="Fb Fontext" w:hint="cs"/>
          <w:rtl/>
        </w:rPr>
        <w:t>אף</w:t>
      </w:r>
      <w:r w:rsidR="006E0774" w:rsidRPr="00224C4C">
        <w:rPr>
          <w:rFonts w:ascii="Fb Fontext" w:hAnsi="Fb Fontext"/>
          <w:rtl/>
        </w:rPr>
        <w:t xml:space="preserve"> </w:t>
      </w:r>
      <w:r w:rsidR="006E0774" w:rsidRPr="00224C4C">
        <w:rPr>
          <w:rFonts w:ascii="Fb Fontext" w:hAnsi="Fb Fontext" w:hint="cs"/>
          <w:rtl/>
        </w:rPr>
        <w:t>ש</w:t>
      </w:r>
      <w:r w:rsidR="006E0774" w:rsidRPr="00224C4C">
        <w:rPr>
          <w:rFonts w:ascii="Fb Fontext" w:hAnsi="Fb Fontext"/>
          <w:rtl/>
        </w:rPr>
        <w:t>פינחס היה עמהם.</w:t>
      </w:r>
    </w:p>
    <w:p w14:paraId="0FAFE241" w14:textId="517F90F5" w:rsidR="00A85AC8" w:rsidRPr="00E600D8" w:rsidRDefault="006E0774" w:rsidP="007B305E">
      <w:pPr>
        <w:pStyle w:val="38"/>
        <w:framePr w:wrap="notBeside"/>
        <w:rPr>
          <w:rtl/>
        </w:rPr>
      </w:pPr>
      <w:r w:rsidRPr="00E600D8">
        <w:rPr>
          <w:rtl/>
        </w:rPr>
        <w:t>ורבנן</w:t>
      </w:r>
      <w:r w:rsidR="00E600D8" w:rsidRPr="00E600D8">
        <w:rPr>
          <w:rFonts w:hint="cs"/>
          <w:rtl/>
        </w:rPr>
        <w:t>-</w:t>
      </w:r>
    </w:p>
    <w:p w14:paraId="3C19A68A" w14:textId="586AAE5C" w:rsidR="009469D7" w:rsidRDefault="006E0774" w:rsidP="00861EB0">
      <w:pPr>
        <w:rPr>
          <w:rStyle w:val="affffa"/>
          <w:rtl/>
        </w:rPr>
      </w:pPr>
      <w:r w:rsidRPr="00224C4C">
        <w:rPr>
          <w:rStyle w:val="affffa"/>
          <w:rFonts w:hint="cs"/>
          <w:rtl/>
        </w:rPr>
        <w:t>'</w:t>
      </w:r>
      <w:r w:rsidRPr="00224C4C">
        <w:rPr>
          <w:rStyle w:val="affffa"/>
          <w:rtl/>
        </w:rPr>
        <w:t>החיו לכם</w:t>
      </w:r>
      <w:r w:rsidRPr="00224C4C">
        <w:rPr>
          <w:rStyle w:val="affffa"/>
          <w:rFonts w:hint="cs"/>
          <w:rtl/>
        </w:rPr>
        <w:t>'</w:t>
      </w:r>
      <w:r w:rsidRPr="00224C4C">
        <w:rPr>
          <w:rStyle w:val="affffa"/>
          <w:rtl/>
        </w:rPr>
        <w:t xml:space="preserve"> </w:t>
      </w:r>
      <w:r w:rsidRPr="00224C4C">
        <w:rPr>
          <w:rFonts w:ascii="Fb Fontext" w:hAnsi="Fb Fontext"/>
          <w:sz w:val="32"/>
          <w:rtl/>
        </w:rPr>
        <w:t>- לעבדים ולשפחות.</w:t>
      </w:r>
      <w:r w:rsidR="00861EB0">
        <w:rPr>
          <w:rFonts w:ascii="Fb Fontext" w:hAnsi="Fb Fontext" w:hint="cs"/>
          <w:rtl/>
        </w:rPr>
        <w:t xml:space="preserve"> </w:t>
      </w:r>
      <w:r w:rsidRPr="00224C4C">
        <w:rPr>
          <w:rFonts w:ascii="Fb Fontext" w:hAnsi="Fb Fontext"/>
          <w:rtl/>
        </w:rPr>
        <w:t>וכולן מקרא אחד דרשו:</w:t>
      </w:r>
    </w:p>
    <w:p w14:paraId="5C9397AD" w14:textId="77777777" w:rsidR="00A85AC8" w:rsidRPr="00E600D8" w:rsidRDefault="00861EB0" w:rsidP="00861EB0">
      <w:pPr>
        <w:pStyle w:val="38"/>
        <w:framePr w:wrap="notBeside"/>
        <w:rPr>
          <w:rtl/>
        </w:rPr>
      </w:pPr>
      <w:r w:rsidRPr="00E600D8">
        <w:rPr>
          <w:rFonts w:hint="cs"/>
          <w:rtl/>
        </w:rPr>
        <w:t>וכולן מקרא</w:t>
      </w:r>
      <w:r w:rsidR="00A85AC8" w:rsidRPr="00E600D8">
        <w:rPr>
          <w:rtl/>
        </w:rPr>
        <w:t>:</w:t>
      </w:r>
    </w:p>
    <w:p w14:paraId="35F91F5E" w14:textId="48576A3E" w:rsidR="009469D7" w:rsidRDefault="006E0774" w:rsidP="00861EB0">
      <w:pPr>
        <w:rPr>
          <w:rStyle w:val="affffa"/>
          <w:spacing w:val="-4"/>
          <w:rtl/>
        </w:rPr>
      </w:pPr>
      <w:r w:rsidRPr="00861EB0">
        <w:rPr>
          <w:rStyle w:val="affffa"/>
          <w:spacing w:val="-4"/>
          <w:rtl/>
        </w:rPr>
        <w:t>אלמנה וגרושה לא יקחו להם לנשים כי אם בתולות מזרע בית ישראל</w:t>
      </w:r>
    </w:p>
    <w:p w14:paraId="7E797E89" w14:textId="5AE59E5C" w:rsidR="006E0774" w:rsidRPr="00131640" w:rsidRDefault="00861EB0" w:rsidP="00861EB0">
      <w:pPr>
        <w:rPr>
          <w:rtl/>
        </w:rPr>
      </w:pPr>
      <w:r w:rsidRPr="00861EB0">
        <w:rPr>
          <w:rStyle w:val="afffff3"/>
          <w:rFonts w:hint="cs"/>
          <w:rtl/>
        </w:rPr>
        <w:t>לר''י:</w:t>
      </w:r>
      <w:r>
        <w:rPr>
          <w:rFonts w:ascii="Fb Fontext" w:hAnsi="Fb Fontext" w:hint="cs"/>
          <w:rtl/>
        </w:rPr>
        <w:t xml:space="preserve"> </w:t>
      </w:r>
      <w:r w:rsidR="006E0774" w:rsidRPr="00224C4C">
        <w:rPr>
          <w:rFonts w:ascii="Fb Fontext" w:hAnsi="Fb Fontext"/>
          <w:rtl/>
        </w:rPr>
        <w:t xml:space="preserve">עד </w:t>
      </w:r>
      <w:r w:rsidR="006E0774" w:rsidRPr="00224C4C">
        <w:rPr>
          <w:rFonts w:ascii="Fb Fontext" w:hAnsi="Fb Fontext" w:hint="cs"/>
          <w:rtl/>
        </w:rPr>
        <w:t>ד</w:t>
      </w:r>
      <w:r w:rsidR="006E0774" w:rsidRPr="00224C4C">
        <w:rPr>
          <w:rFonts w:ascii="Fb Fontext" w:hAnsi="Fb Fontext"/>
          <w:rtl/>
        </w:rPr>
        <w:t>כל זרע מישראל,</w:t>
      </w:r>
      <w:r>
        <w:rPr>
          <w:rFonts w:ascii="Fb Fontext" w:hAnsi="Fb Fontext" w:hint="cs"/>
          <w:rtl/>
        </w:rPr>
        <w:t xml:space="preserve"> </w:t>
      </w:r>
      <w:r w:rsidR="006E0774" w:rsidRPr="00861EB0">
        <w:rPr>
          <w:rStyle w:val="afffff3"/>
          <w:rFonts w:hint="cs"/>
          <w:rtl/>
        </w:rPr>
        <w:t>ולראב</w:t>
      </w:r>
      <w:r w:rsidR="006E0774" w:rsidRPr="00861EB0">
        <w:rPr>
          <w:rStyle w:val="afffff3"/>
          <w:rtl/>
        </w:rPr>
        <w:t>"</w:t>
      </w:r>
      <w:r w:rsidR="006E0774" w:rsidRPr="00861EB0">
        <w:rPr>
          <w:rStyle w:val="afffff3"/>
          <w:rFonts w:hint="cs"/>
          <w:rtl/>
        </w:rPr>
        <w:t>י</w:t>
      </w:r>
      <w:r w:rsidR="006E0774" w:rsidRPr="00861EB0">
        <w:rPr>
          <w:rStyle w:val="afffff3"/>
          <w:rtl/>
        </w:rPr>
        <w:t xml:space="preserve">: </w:t>
      </w:r>
      <w:r w:rsidR="006E0774" w:rsidRPr="00224C4C">
        <w:rPr>
          <w:rStyle w:val="affffa"/>
          <w:rFonts w:hint="cs"/>
          <w:rtl/>
        </w:rPr>
        <w:t>'</w:t>
      </w:r>
      <w:r w:rsidR="006E0774" w:rsidRPr="00224C4C">
        <w:rPr>
          <w:rStyle w:val="affffa"/>
          <w:rtl/>
        </w:rPr>
        <w:t>מזרע</w:t>
      </w:r>
      <w:r w:rsidR="006E0774" w:rsidRPr="00224C4C">
        <w:rPr>
          <w:rStyle w:val="affffa"/>
          <w:rFonts w:hint="cs"/>
          <w:rtl/>
        </w:rPr>
        <w:t>'</w:t>
      </w:r>
      <w:r w:rsidR="006E0774" w:rsidRPr="00224C4C">
        <w:rPr>
          <w:rStyle w:val="affffa"/>
          <w:rtl/>
        </w:rPr>
        <w:t xml:space="preserve"> </w:t>
      </w:r>
      <w:r w:rsidR="006E0774" w:rsidRPr="00224C4C">
        <w:rPr>
          <w:rFonts w:ascii="Fb Fontext" w:hAnsi="Fb Fontext"/>
          <w:rtl/>
        </w:rPr>
        <w:t>- ואפילו מקצת זרע,</w:t>
      </w:r>
    </w:p>
    <w:p w14:paraId="73A8A632" w14:textId="7DA0D8BF" w:rsidR="006E0774" w:rsidRPr="00131640" w:rsidRDefault="006E0774" w:rsidP="007B305E">
      <w:pPr>
        <w:rPr>
          <w:rtl/>
        </w:rPr>
      </w:pPr>
      <w:r w:rsidRPr="007B305E">
        <w:rPr>
          <w:rStyle w:val="afffff3"/>
          <w:rtl/>
        </w:rPr>
        <w:t>רבי יוסי</w:t>
      </w:r>
      <w:r w:rsidR="007B305E">
        <w:rPr>
          <w:rStyle w:val="afffff3"/>
          <w:rFonts w:hint="cs"/>
          <w:rtl/>
        </w:rPr>
        <w:t>:</w:t>
      </w:r>
      <w:r w:rsidRPr="007B305E">
        <w:rPr>
          <w:rStyle w:val="afffff3"/>
          <w:rtl/>
        </w:rPr>
        <w:t xml:space="preserve"> </w:t>
      </w:r>
      <w:r w:rsidRPr="00224C4C">
        <w:rPr>
          <w:rFonts w:ascii="Fb Fontext" w:hAnsi="Fb Fontext"/>
          <w:rtl/>
        </w:rPr>
        <w:t>מי שנזרעו בישראל,</w:t>
      </w:r>
      <w:r w:rsidR="007B305E">
        <w:rPr>
          <w:rFonts w:ascii="Fb Fontext" w:hAnsi="Fb Fontext" w:hint="cs"/>
          <w:rtl/>
        </w:rPr>
        <w:t xml:space="preserve"> </w:t>
      </w:r>
      <w:r w:rsidRPr="007B305E">
        <w:rPr>
          <w:rStyle w:val="afffff3"/>
          <w:rFonts w:hint="cs"/>
          <w:rtl/>
        </w:rPr>
        <w:t>רשב</w:t>
      </w:r>
      <w:r w:rsidRPr="007B305E">
        <w:rPr>
          <w:rStyle w:val="afffff3"/>
          <w:rtl/>
        </w:rPr>
        <w:t>"</w:t>
      </w:r>
      <w:r w:rsidRPr="007B305E">
        <w:rPr>
          <w:rStyle w:val="afffff3"/>
          <w:rFonts w:hint="cs"/>
          <w:rtl/>
        </w:rPr>
        <w:t>י</w:t>
      </w:r>
      <w:r w:rsidRPr="007B305E">
        <w:rPr>
          <w:rStyle w:val="afffff3"/>
          <w:rtl/>
        </w:rPr>
        <w:t xml:space="preserve">: </w:t>
      </w:r>
      <w:r w:rsidRPr="00224C4C">
        <w:rPr>
          <w:rFonts w:ascii="Fb Fontext" w:hAnsi="Fb Fontext"/>
          <w:rtl/>
        </w:rPr>
        <w:t>מי שנזרעו בתוליה בישראל.</w:t>
      </w:r>
    </w:p>
    <w:p w14:paraId="27FCC64D" w14:textId="77777777" w:rsidR="006E0774" w:rsidRPr="00131640" w:rsidRDefault="006E0774" w:rsidP="0010529F">
      <w:pPr>
        <w:pStyle w:val="afff0"/>
        <w:framePr w:wrap="around"/>
        <w:rPr>
          <w:rtl/>
        </w:rPr>
      </w:pPr>
      <w:r w:rsidRPr="00224C4C">
        <w:rPr>
          <w:rFonts w:hint="cs"/>
          <w:rtl/>
        </w:rPr>
        <w:t>עח:</w:t>
      </w:r>
    </w:p>
    <w:p w14:paraId="3BC9A74D" w14:textId="54BBAB49" w:rsidR="00A85AC8" w:rsidRPr="00E600D8" w:rsidRDefault="006E0774" w:rsidP="00861EB0">
      <w:pPr>
        <w:pStyle w:val="38"/>
        <w:framePr w:wrap="notBeside"/>
        <w:rPr>
          <w:rtl/>
        </w:rPr>
      </w:pPr>
      <w:r w:rsidRPr="00E600D8">
        <w:rPr>
          <w:rtl/>
        </w:rPr>
        <w:t>רבא</w:t>
      </w:r>
      <w:r w:rsidRPr="00E600D8">
        <w:rPr>
          <w:rFonts w:hint="cs"/>
          <w:rtl/>
        </w:rPr>
        <w:t xml:space="preserve"> לר</w:t>
      </w:r>
      <w:r w:rsidRPr="00E600D8">
        <w:rPr>
          <w:rtl/>
        </w:rPr>
        <w:t>"</w:t>
      </w:r>
      <w:r w:rsidRPr="00E600D8">
        <w:rPr>
          <w:rFonts w:hint="cs"/>
          <w:rtl/>
        </w:rPr>
        <w:t>נ</w:t>
      </w:r>
      <w:r w:rsidR="00A85AC8" w:rsidRPr="00E600D8">
        <w:rPr>
          <w:rtl/>
        </w:rPr>
        <w:t>:</w:t>
      </w:r>
    </w:p>
    <w:p w14:paraId="27502E73" w14:textId="7341BBAC" w:rsidR="006E0774" w:rsidRPr="00131640" w:rsidRDefault="006E0774" w:rsidP="006E0774">
      <w:pPr>
        <w:rPr>
          <w:rtl/>
        </w:rPr>
      </w:pPr>
      <w:r w:rsidRPr="00224C4C">
        <w:rPr>
          <w:rFonts w:ascii="Fb Fontext" w:hAnsi="Fb Fontext"/>
          <w:sz w:val="32"/>
          <w:rtl/>
        </w:rPr>
        <w:t>האי קרא רישא בכהן גדול, וסיפא בכהן הדיוט</w:t>
      </w:r>
    </w:p>
    <w:p w14:paraId="30C63CD1" w14:textId="24CEDA89" w:rsidR="00A85AC8" w:rsidRPr="00E600D8" w:rsidRDefault="0095185E" w:rsidP="007B305E">
      <w:pPr>
        <w:pStyle w:val="38"/>
        <w:framePr w:wrap="notBeside"/>
        <w:rPr>
          <w:rtl/>
        </w:rPr>
      </w:pPr>
      <w:r w:rsidRPr="00E600D8">
        <w:rPr>
          <w:rFonts w:hint="cs"/>
          <w:rtl/>
        </w:rPr>
        <w:t>כהך קרא</w:t>
      </w:r>
      <w:r w:rsidR="00A85AC8" w:rsidRPr="00E600D8">
        <w:rPr>
          <w:rFonts w:hint="cs"/>
          <w:rtl/>
        </w:rPr>
        <w:t>:</w:t>
      </w:r>
    </w:p>
    <w:p w14:paraId="359BC0FB" w14:textId="0C298B00" w:rsidR="009469D7" w:rsidRDefault="006E0774" w:rsidP="006E0774">
      <w:pPr>
        <w:rPr>
          <w:rFonts w:ascii="Fb Fontext" w:hAnsi="Fb Fontext"/>
          <w:rtl/>
        </w:rPr>
      </w:pPr>
      <w:r w:rsidRPr="00224C4C">
        <w:rPr>
          <w:rStyle w:val="affffa"/>
          <w:rtl/>
        </w:rPr>
        <w:t>ד</w:t>
      </w:r>
      <w:r w:rsidRPr="00224C4C">
        <w:rPr>
          <w:rStyle w:val="affffa"/>
          <w:rFonts w:hint="cs"/>
          <w:rtl/>
        </w:rPr>
        <w:t>'</w:t>
      </w:r>
      <w:r w:rsidRPr="00224C4C">
        <w:rPr>
          <w:rStyle w:val="affffa"/>
          <w:rtl/>
        </w:rPr>
        <w:t>ונר אלהים טרם יכבה ושמואל שוכב בהיכל ה',</w:t>
      </w:r>
    </w:p>
    <w:p w14:paraId="4A12A747" w14:textId="3A0A3B8F" w:rsidR="006E0774" w:rsidRPr="00131640" w:rsidRDefault="006E0774" w:rsidP="006E0774">
      <w:pPr>
        <w:rPr>
          <w:rtl/>
        </w:rPr>
      </w:pPr>
      <w:r w:rsidRPr="00224C4C">
        <w:rPr>
          <w:rFonts w:ascii="Fb Fontext" w:hAnsi="Fb Fontext"/>
          <w:rtl/>
        </w:rPr>
        <w:t>והלא אין ישיבה בעזרה אלא למלכי בית דוד בלבד!</w:t>
      </w:r>
    </w:p>
    <w:p w14:paraId="3F66B35F" w14:textId="10C6C435" w:rsidR="00A85AC8" w:rsidRPr="00E600D8" w:rsidRDefault="006E0774" w:rsidP="007B305E">
      <w:pPr>
        <w:pStyle w:val="38"/>
        <w:framePr w:wrap="notBeside"/>
        <w:rPr>
          <w:rtl/>
        </w:rPr>
      </w:pPr>
      <w:r w:rsidRPr="00E600D8">
        <w:rPr>
          <w:rtl/>
        </w:rPr>
        <w:t>אלא</w:t>
      </w:r>
      <w:r w:rsidR="00A85AC8" w:rsidRPr="00E600D8">
        <w:rPr>
          <w:rtl/>
        </w:rPr>
        <w:t>:</w:t>
      </w:r>
    </w:p>
    <w:p w14:paraId="48A81CCB" w14:textId="3B2CC3F7" w:rsidR="006E0774" w:rsidRPr="00131640" w:rsidRDefault="006E0774" w:rsidP="0095185E">
      <w:pPr>
        <w:spacing w:after="120"/>
        <w:rPr>
          <w:rtl/>
        </w:rPr>
      </w:pPr>
      <w:r w:rsidRPr="00224C4C">
        <w:rPr>
          <w:rStyle w:val="affffa"/>
          <w:rFonts w:hint="cs"/>
          <w:rtl/>
        </w:rPr>
        <w:t>'</w:t>
      </w:r>
      <w:r w:rsidRPr="00224C4C">
        <w:rPr>
          <w:rStyle w:val="affffa"/>
          <w:rtl/>
        </w:rPr>
        <w:t>נר אלהים טרם יכבה בהיכל ה'</w:t>
      </w:r>
      <w:r w:rsidRPr="00224C4C">
        <w:rPr>
          <w:rFonts w:ascii="Fb Fontext" w:hAnsi="Fb Fontext"/>
          <w:sz w:val="32"/>
          <w:rtl/>
        </w:rPr>
        <w:t xml:space="preserve">, </w:t>
      </w:r>
      <w:r w:rsidR="0095185E">
        <w:rPr>
          <w:rFonts w:ascii="Fb Fontext" w:hAnsi="Fb Fontext" w:hint="cs"/>
          <w:sz w:val="32"/>
          <w:rtl/>
        </w:rPr>
        <w:t xml:space="preserve">- </w:t>
      </w:r>
      <w:r w:rsidRPr="00224C4C">
        <w:rPr>
          <w:rFonts w:ascii="Fb Fontext" w:hAnsi="Fb Fontext"/>
          <w:sz w:val="32"/>
          <w:rtl/>
        </w:rPr>
        <w:t>ושמואל שוכב במקומו.</w:t>
      </w:r>
    </w:p>
    <w:p w14:paraId="570701FD" w14:textId="42F88B74" w:rsidR="00A85AC8" w:rsidRPr="00E600D8" w:rsidRDefault="00E600D8" w:rsidP="007B305E">
      <w:pPr>
        <w:pStyle w:val="38"/>
        <w:framePr w:wrap="notBeside"/>
        <w:rPr>
          <w:rtl/>
        </w:rPr>
      </w:pPr>
      <w:r w:rsidRPr="00E600D8">
        <w:rPr>
          <w:rtl/>
        </w:rPr>
        <w:t>•</w:t>
      </w:r>
    </w:p>
    <w:p w14:paraId="746574F4" w14:textId="47D1CF35" w:rsidR="006E0774" w:rsidRPr="00131640" w:rsidRDefault="006E0774" w:rsidP="006E0774">
      <w:pPr>
        <w:rPr>
          <w:rtl/>
        </w:rPr>
      </w:pPr>
      <w:r w:rsidRPr="00224C4C">
        <w:rPr>
          <w:rStyle w:val="affffa"/>
          <w:rFonts w:hint="cs"/>
          <w:rtl/>
        </w:rPr>
        <w:t>'</w:t>
      </w:r>
      <w:r w:rsidRPr="00224C4C">
        <w:rPr>
          <w:rStyle w:val="affffa"/>
          <w:rtl/>
        </w:rPr>
        <w:t xml:space="preserve">והאלמנה אשר תהיה אלמנה </w:t>
      </w:r>
      <w:r w:rsidRPr="000111F8">
        <w:rPr>
          <w:rStyle w:val="affffa"/>
          <w:b/>
          <w:bCs/>
          <w:rtl/>
        </w:rPr>
        <w:t>מכהן יקחו</w:t>
      </w:r>
      <w:r w:rsidRPr="000111F8">
        <w:rPr>
          <w:rStyle w:val="affffa"/>
          <w:rFonts w:hint="cs"/>
          <w:b/>
          <w:bCs/>
          <w:rtl/>
        </w:rPr>
        <w:t>'</w:t>
      </w:r>
      <w:r w:rsidRPr="00224C4C">
        <w:rPr>
          <w:rStyle w:val="affffa"/>
          <w:rtl/>
        </w:rPr>
        <w:t xml:space="preserve"> </w:t>
      </w:r>
      <w:r w:rsidR="007B305E">
        <w:rPr>
          <w:rFonts w:ascii="Fb Fontext" w:hAnsi="Fb Fontext" w:hint="cs"/>
          <w:sz w:val="32"/>
          <w:rtl/>
        </w:rPr>
        <w:t>ו</w:t>
      </w:r>
      <w:r w:rsidR="004E1E1A">
        <w:rPr>
          <w:rFonts w:ascii="Fb Fontext" w:hAnsi="Fb Fontext" w:hint="cs"/>
          <w:sz w:val="32"/>
          <w:rtl/>
        </w:rPr>
        <w:t>לא</w:t>
      </w:r>
      <w:r w:rsidRPr="00224C4C">
        <w:rPr>
          <w:rFonts w:ascii="Fb Fontext" w:hAnsi="Fb Fontext"/>
          <w:sz w:val="32"/>
          <w:rtl/>
        </w:rPr>
        <w:t xml:space="preserve"> מישראל?</w:t>
      </w:r>
    </w:p>
    <w:p w14:paraId="64F1277A" w14:textId="2A65231E" w:rsidR="00A85AC8" w:rsidRPr="00E600D8" w:rsidRDefault="006E0774" w:rsidP="004E1E1A">
      <w:pPr>
        <w:pStyle w:val="38"/>
        <w:framePr w:wrap="notBeside"/>
        <w:rPr>
          <w:rtl/>
        </w:rPr>
      </w:pPr>
      <w:r w:rsidRPr="00E600D8">
        <w:rPr>
          <w:rFonts w:hint="cs"/>
          <w:rtl/>
        </w:rPr>
        <w:t>ה</w:t>
      </w:r>
      <w:r w:rsidRPr="00E600D8">
        <w:rPr>
          <w:rtl/>
        </w:rPr>
        <w:t>"</w:t>
      </w:r>
      <w:r w:rsidRPr="00E600D8">
        <w:rPr>
          <w:rFonts w:hint="cs"/>
          <w:rtl/>
        </w:rPr>
        <w:t>ק</w:t>
      </w:r>
      <w:r w:rsidR="00A85AC8" w:rsidRPr="00E600D8">
        <w:rPr>
          <w:rtl/>
        </w:rPr>
        <w:t>:</w:t>
      </w:r>
    </w:p>
    <w:p w14:paraId="4BF9393D" w14:textId="391B3C9D" w:rsidR="009469D7" w:rsidRDefault="006E0774" w:rsidP="004E1E1A">
      <w:pPr>
        <w:rPr>
          <w:rFonts w:ascii="Fb Fontext" w:hAnsi="Fb Fontext"/>
          <w:sz w:val="32"/>
          <w:rtl/>
        </w:rPr>
      </w:pPr>
      <w:r w:rsidRPr="00224C4C">
        <w:rPr>
          <w:rFonts w:ascii="Fb Fontext" w:hAnsi="Fb Fontext"/>
          <w:sz w:val="32"/>
          <w:rtl/>
        </w:rPr>
        <w:t>מכהן יקחו - משאר כהנים יקחו.</w:t>
      </w:r>
      <w:r w:rsidR="000111F8">
        <w:rPr>
          <w:rFonts w:ascii="Fb Fontext" w:hAnsi="Fb Fontext" w:hint="cs"/>
          <w:sz w:val="32"/>
          <w:rtl/>
        </w:rPr>
        <w:t xml:space="preserve"> ותנ''ה.</w:t>
      </w:r>
    </w:p>
    <w:p w14:paraId="410B7F01" w14:textId="12F6CC28" w:rsidR="00A85AC8" w:rsidRPr="00E600D8" w:rsidRDefault="006E0774" w:rsidP="0095185E">
      <w:pPr>
        <w:pStyle w:val="38"/>
        <w:framePr w:wrap="notBeside"/>
        <w:rPr>
          <w:rtl/>
        </w:rPr>
      </w:pPr>
      <w:r w:rsidRPr="00E600D8">
        <w:rPr>
          <w:rFonts w:hint="cs"/>
          <w:rtl/>
        </w:rPr>
        <w:t>ולר</w:t>
      </w:r>
      <w:r w:rsidRPr="00E600D8">
        <w:rPr>
          <w:rtl/>
        </w:rPr>
        <w:t>"</w:t>
      </w:r>
      <w:r w:rsidRPr="00E600D8">
        <w:rPr>
          <w:rFonts w:hint="cs"/>
          <w:rtl/>
        </w:rPr>
        <w:t>י</w:t>
      </w:r>
      <w:r w:rsidR="00A85AC8" w:rsidRPr="00E600D8">
        <w:rPr>
          <w:rFonts w:hint="cs"/>
          <w:rtl/>
        </w:rPr>
        <w:t>:</w:t>
      </w:r>
    </w:p>
    <w:p w14:paraId="2DA116CE" w14:textId="491B8D60" w:rsidR="006E0774" w:rsidRPr="00131640" w:rsidRDefault="006E0774" w:rsidP="006E0774">
      <w:pPr>
        <w:rPr>
          <w:rtl/>
        </w:rPr>
      </w:pPr>
      <w:r w:rsidRPr="00224C4C">
        <w:rPr>
          <w:rFonts w:ascii="Fb Fontext" w:hAnsi="Fb Fontext"/>
          <w:rtl/>
        </w:rPr>
        <w:t>מן המשיאים לכהונה יקחו</w:t>
      </w:r>
      <w:r w:rsidRPr="00224C4C">
        <w:rPr>
          <w:rFonts w:ascii="Fb Fontext" w:hAnsi="Fb Fontext" w:hint="cs"/>
          <w:rtl/>
        </w:rPr>
        <w:t xml:space="preserve"> ו</w:t>
      </w:r>
      <w:r w:rsidRPr="00224C4C">
        <w:rPr>
          <w:rFonts w:ascii="Fb Fontext" w:hAnsi="Fb Fontext"/>
          <w:rtl/>
        </w:rPr>
        <w:t>ל</w:t>
      </w:r>
      <w:r w:rsidR="0095185E">
        <w:rPr>
          <w:rFonts w:ascii="Fb Fontext" w:hAnsi="Fb Fontext" w:hint="cs"/>
          <w:rtl/>
        </w:rPr>
        <w:t>שיטתו</w:t>
      </w:r>
      <w:r w:rsidRPr="00224C4C">
        <w:rPr>
          <w:rFonts w:ascii="Fb Fontext" w:hAnsi="Fb Fontext"/>
          <w:rtl/>
        </w:rPr>
        <w:t xml:space="preserve"> דבת גר זכר כבת חלל זכר,</w:t>
      </w:r>
    </w:p>
    <w:p w14:paraId="17B175CC" w14:textId="77777777" w:rsidR="009469D7" w:rsidRDefault="006E0774" w:rsidP="006E0774">
      <w:pPr>
        <w:rPr>
          <w:rFonts w:ascii="Fb Fontext" w:hAnsi="Fb Fontext"/>
          <w:rtl/>
        </w:rPr>
      </w:pPr>
      <w:r w:rsidRPr="00224C4C">
        <w:rPr>
          <w:rFonts w:ascii="Fb Fontext" w:hAnsi="Fb Fontext"/>
          <w:rtl/>
        </w:rPr>
        <w:t>כל שאתה נושא בתו - אתה נושא אלמנתו,</w:t>
      </w:r>
    </w:p>
    <w:p w14:paraId="17F49C9A" w14:textId="59366AF1" w:rsidR="006E0774" w:rsidRPr="00131640" w:rsidRDefault="006E0774" w:rsidP="006E0774">
      <w:pPr>
        <w:rPr>
          <w:rtl/>
        </w:rPr>
      </w:pPr>
      <w:r w:rsidRPr="00224C4C">
        <w:rPr>
          <w:rFonts w:ascii="Fb Fontext" w:hAnsi="Fb Fontext"/>
          <w:rtl/>
        </w:rPr>
        <w:t>וכל שאי אתה נושא בתו - אי אתה נושא אלמנתו.</w:t>
      </w:r>
    </w:p>
    <w:p w14:paraId="1E288987" w14:textId="77777777" w:rsidR="006E0774" w:rsidRPr="00131640" w:rsidRDefault="006E0774" w:rsidP="00841728">
      <w:pPr>
        <w:pStyle w:val="affb"/>
        <w:rPr>
          <w:del w:id="90158" w:author="מנוע עיצוב" w:date="2026-10-08T11:01:28Z"/>
          <w:rtl/>
        </w:rPr>
      </w:pPr>
      <w:del w:id="90157" w:author="מנוע עיצוב" w:date="2026-10-08T11:01:28Z">
        <w:r w:rsidRPr="00224C4C">
          <w:rPr>
            <w:rFonts w:hint="cs"/>
            <w:rtl/>
          </w:rPr>
          <w:delText xml:space="preserve">׹</w:delText>
        </w:r>
      </w:del>
    </w:p>
    <w:p w14:paraId="1430C1C2" w14:textId="77777777" w:rsidR="006E0774" w:rsidRPr="00131640" w:rsidRDefault="006E0774" w:rsidP="002A094E">
      <w:pPr>
        <w:pStyle w:val="afffd"/>
        <w:rPr>
          <w:rtl/>
        </w:rPr>
      </w:pPr>
      <w:ins w:id="9895" w:author="מספור קטעי משנה" w:date="2026-10-06T06:45:32Z">
        <w:r>
          <w:rPr>
            <w:rStyle w:val="MisparKeta"/>
          </w:rPr>
          <w:t xml:space="preserve">א. </w:t>
        </w:r>
      </w:ins>
      <w:r w:rsidRPr="00224C4C">
        <w:rPr>
          <w:rStyle w:val="afffa"/>
          <w:spacing w:val="4"/>
          <w:rtl/>
        </w:rPr>
        <w:t>ר' יוסי אומר: אף גר שנשא גיורת</w:t>
      </w:r>
      <w:r w:rsidRPr="00224C4C">
        <w:rPr>
          <w:rStyle w:val="afffa"/>
          <w:rFonts w:hint="cs"/>
          <w:spacing w:val="4"/>
          <w:rtl/>
        </w:rPr>
        <w:t xml:space="preserve"> בתו כשרה לכהונה</w:t>
      </w:r>
      <w:r w:rsidRPr="00224C4C">
        <w:rPr>
          <w:rStyle w:val="afffa"/>
          <w:spacing w:val="4"/>
          <w:rtl/>
        </w:rPr>
        <w:t>.</w:t>
      </w:r>
    </w:p>
    <w:p w14:paraId="47573BBA" w14:textId="0546C1A6" w:rsidR="00A85AC8" w:rsidRPr="00E600D8" w:rsidRDefault="006E0774" w:rsidP="004E1E1A">
      <w:pPr>
        <w:pStyle w:val="38"/>
        <w:framePr w:wrap="notBeside"/>
        <w:rPr>
          <w:rtl/>
        </w:rPr>
      </w:pPr>
      <w:r w:rsidRPr="00E600D8">
        <w:rPr>
          <w:rFonts w:hint="cs"/>
          <w:rtl/>
        </w:rPr>
        <w:t>מעולא</w:t>
      </w:r>
      <w:r w:rsidR="000111F8" w:rsidRPr="00E600D8">
        <w:rPr>
          <w:rFonts w:hint="cs"/>
          <w:rtl/>
        </w:rPr>
        <w:t xml:space="preserve"> וכן רבב''ח</w:t>
      </w:r>
      <w:r w:rsidR="00A85AC8" w:rsidRPr="00E600D8">
        <w:rPr>
          <w:rFonts w:hint="cs"/>
          <w:rtl/>
        </w:rPr>
        <w:t>:</w:t>
      </w:r>
    </w:p>
    <w:p w14:paraId="2D85EE6B" w14:textId="42295964" w:rsidR="006E0774" w:rsidRPr="00131640" w:rsidRDefault="006E0774" w:rsidP="006E0774">
      <w:pPr>
        <w:rPr>
          <w:rtl/>
        </w:rPr>
      </w:pPr>
      <w:r w:rsidRPr="00224C4C">
        <w:rPr>
          <w:rFonts w:ascii="Fb Fontext" w:hAnsi="Fb Fontext"/>
          <w:sz w:val="32"/>
          <w:rtl/>
        </w:rPr>
        <w:t>הלכה כרבי יוסי.</w:t>
      </w:r>
    </w:p>
    <w:p w14:paraId="517045E4" w14:textId="77777777" w:rsidR="009469D7" w:rsidRDefault="006E0774" w:rsidP="004163FA">
      <w:pPr>
        <w:rPr>
          <w:rFonts w:ascii="Fb Fontext" w:hAnsi="Fb Fontext"/>
          <w:sz w:val="32"/>
          <w:rtl/>
        </w:rPr>
      </w:pPr>
      <w:r w:rsidRPr="00224C4C">
        <w:rPr>
          <w:rFonts w:ascii="Fb Fontext" w:hAnsi="Fb Fontext"/>
          <w:sz w:val="32"/>
          <w:rtl/>
        </w:rPr>
        <w:t xml:space="preserve">ומיום שחרב בית המקדש, נהגו כהנים סילסול בעצמן, </w:t>
      </w:r>
      <w:r w:rsidR="00F01A05">
        <w:rPr>
          <w:rStyle w:val="afffff3"/>
          <w:rFonts w:hint="cs"/>
          <w:rtl/>
        </w:rPr>
        <w:t>-</w:t>
      </w:r>
      <w:r w:rsidRPr="00F01A05">
        <w:rPr>
          <w:rStyle w:val="afffff3"/>
          <w:rtl/>
        </w:rPr>
        <w:t>כר</w:t>
      </w:r>
      <w:r w:rsidR="004163FA" w:rsidRPr="00F01A05">
        <w:rPr>
          <w:rStyle w:val="afffff3"/>
          <w:rFonts w:hint="cs"/>
          <w:rtl/>
        </w:rPr>
        <w:t>אב''י.</w:t>
      </w:r>
    </w:p>
    <w:p w14:paraId="2C9C862B" w14:textId="6E0C3F0A" w:rsidR="00A85AC8" w:rsidRPr="00E600D8" w:rsidRDefault="006E0774" w:rsidP="004163FA">
      <w:pPr>
        <w:pStyle w:val="38"/>
        <w:framePr w:wrap="notBeside"/>
        <w:rPr>
          <w:rtl/>
        </w:rPr>
      </w:pPr>
      <w:r w:rsidRPr="00E600D8">
        <w:rPr>
          <w:rFonts w:hint="cs"/>
          <w:rtl/>
        </w:rPr>
        <w:t>ר</w:t>
      </w:r>
      <w:r w:rsidRPr="00E600D8">
        <w:rPr>
          <w:rtl/>
        </w:rPr>
        <w:t>"</w:t>
      </w:r>
      <w:r w:rsidRPr="00E600D8">
        <w:rPr>
          <w:rFonts w:hint="cs"/>
          <w:rtl/>
        </w:rPr>
        <w:t>נ מר</w:t>
      </w:r>
      <w:r w:rsidRPr="00E600D8">
        <w:rPr>
          <w:rtl/>
        </w:rPr>
        <w:t>"</w:t>
      </w:r>
      <w:r w:rsidRPr="00E600D8">
        <w:rPr>
          <w:rFonts w:hint="cs"/>
          <w:rtl/>
        </w:rPr>
        <w:t>ה</w:t>
      </w:r>
      <w:r w:rsidR="00A85AC8" w:rsidRPr="00E600D8">
        <w:rPr>
          <w:rtl/>
        </w:rPr>
        <w:t>:</w:t>
      </w:r>
    </w:p>
    <w:p w14:paraId="6CA32BB9" w14:textId="45ECE867" w:rsidR="006E0774" w:rsidRPr="00131640" w:rsidRDefault="006E0774" w:rsidP="006E0774">
      <w:pPr>
        <w:rPr>
          <w:rtl/>
        </w:rPr>
      </w:pPr>
      <w:r w:rsidRPr="00224C4C">
        <w:rPr>
          <w:rFonts w:ascii="Fb Fontext" w:hAnsi="Fb Fontext"/>
          <w:sz w:val="32"/>
          <w:rtl/>
        </w:rPr>
        <w:t xml:space="preserve">בא לימלך  </w:t>
      </w:r>
      <w:r w:rsidRPr="00F01A05">
        <w:rPr>
          <w:rStyle w:val="afffff3"/>
          <w:rtl/>
        </w:rPr>
        <w:t>מורים לו כר</w:t>
      </w:r>
      <w:r w:rsidRPr="00F01A05">
        <w:rPr>
          <w:rStyle w:val="afffff3"/>
          <w:rFonts w:hint="cs"/>
          <w:rtl/>
        </w:rPr>
        <w:t>אב</w:t>
      </w:r>
      <w:r w:rsidRPr="00F01A05">
        <w:rPr>
          <w:rStyle w:val="afffff3"/>
          <w:rtl/>
        </w:rPr>
        <w:t>"</w:t>
      </w:r>
      <w:r w:rsidRPr="00F01A05">
        <w:rPr>
          <w:rStyle w:val="afffff3"/>
          <w:rFonts w:hint="cs"/>
          <w:rtl/>
        </w:rPr>
        <w:t>י</w:t>
      </w:r>
      <w:r w:rsidRPr="00224C4C">
        <w:rPr>
          <w:rFonts w:ascii="Fb Fontext" w:hAnsi="Fb Fontext"/>
          <w:sz w:val="32"/>
          <w:rtl/>
        </w:rPr>
        <w:t>, נשא - אין מוציאים אותה</w:t>
      </w:r>
      <w:r w:rsidR="00F01A05">
        <w:rPr>
          <w:rFonts w:ascii="Fb Fontext" w:hAnsi="Fb Fontext" w:hint="cs"/>
          <w:sz w:val="32"/>
          <w:rtl/>
        </w:rPr>
        <w:t>-</w:t>
      </w:r>
      <w:r w:rsidRPr="00224C4C">
        <w:rPr>
          <w:rFonts w:ascii="Fb Fontext" w:hAnsi="Fb Fontext"/>
          <w:sz w:val="32"/>
          <w:rtl/>
        </w:rPr>
        <w:t xml:space="preserve"> </w:t>
      </w:r>
      <w:r w:rsidRPr="00F01A05">
        <w:rPr>
          <w:rStyle w:val="afffff3"/>
          <w:rtl/>
        </w:rPr>
        <w:t>כרבי יוסי.</w:t>
      </w:r>
    </w:p>
    <w:p w14:paraId="4AD13964" w14:textId="77777777" w:rsidR="006E0774" w:rsidRPr="00131640" w:rsidRDefault="006E0774" w:rsidP="00841728">
      <w:pPr>
        <w:pStyle w:val="affb"/>
        <w:rPr>
          <w:rtl/>
        </w:rPr>
      </w:pPr>
      <w:r w:rsidRPr="00224C4C">
        <w:rPr>
          <w:rFonts w:hint="cs"/>
          <w:rtl/>
        </w:rPr>
        <w:t>׹</w:t>
      </w:r>
    </w:p>
    <w:p w14:paraId="57937B6E" w14:textId="77777777" w:rsidR="006E0774" w:rsidRPr="00131640" w:rsidRDefault="006E0774" w:rsidP="009D66E0">
      <w:pPr>
        <w:pStyle w:val="afffff8"/>
        <w:framePr w:wrap="around"/>
        <w:rPr>
          <w:rtl/>
        </w:rPr>
      </w:pPr>
      <w:del w:id="20162" w:author="קלוד" w:date="2026-10-06T10:09:14Z">
        <w:r>
          <w:rPr>
            <w:rtl/>
          </w:rPr>
          <w:delText xml:space="preserve">מתני'.</w:delText>
        </w:r>
      </w:del>
      <w:ins w:id="20163" w:author="קלוד" w:date="2026-10-06T10:09:14Z">
        <w:r>
          <w:rPr>
            <w:rtl/>
          </w:rPr>
          <w:t xml:space="preserve">משנה ח</w:t>
        </w:r>
      </w:ins>
    </w:p>
    <w:p w14:paraId="4FF31D73" w14:textId="77777777" w:rsidR="006E0774" w:rsidRPr="00131640" w:rsidRDefault="006E0774" w:rsidP="00954D80">
      <w:pPr>
        <w:pStyle w:val="afff5"/>
        <w:spacing w:before="120"/>
        <w:rPr>
          <w:rtl/>
        </w:rPr>
        <w:pPrChange w:id="90042" w:author="קלוד" w:date="2026-10-08T12:08:16Z">
          <w:pPr>
            <w:pStyle w:val="afff5"/>
          </w:pPr>
        </w:pPrChange>
      </w:pPr>
      <w:r w:rsidRPr="00224C4C">
        <w:rPr>
          <w:rtl/>
        </w:rPr>
        <w:t>האומר בני זה ממזר - אינו נאמן.</w:t>
      </w:r>
    </w:p>
    <w:p w14:paraId="3CBDB399" w14:textId="3DB13AF7" w:rsidR="006E0774" w:rsidRPr="00141195" w:rsidRDefault="006E0774" w:rsidP="00954D80">
      <w:pPr>
        <w:pStyle w:val="afff5"/>
        <w:rPr>
          <w:spacing w:val="0"/>
          <w:rtl/>
        </w:rPr>
      </w:pPr>
      <w:r w:rsidRPr="00141195">
        <w:rPr>
          <w:spacing w:val="0"/>
          <w:rtl/>
        </w:rPr>
        <w:t>ואפילו שניהם מודים על העובר שבמעיה ממזר הוא - אינם נאמנים</w:t>
      </w:r>
    </w:p>
    <w:p w14:paraId="549FC0DC" w14:textId="195894BD" w:rsidR="006E0774" w:rsidRPr="00131640" w:rsidRDefault="006E0774" w:rsidP="00954D80">
      <w:pPr>
        <w:pStyle w:val="afff5"/>
        <w:rPr>
          <w:rtl/>
        </w:rPr>
      </w:pPr>
      <w:r w:rsidRPr="00C03281">
        <w:rPr>
          <w:rStyle w:val="TanaimMishna"/>
          <w:rtl/>
          <w:rPrChange w:id="20067" w:author="קלוד" w:date="2026-10-06T10:09:14Z">
            <w:rPr>
              <w:rStyle w:val="afffff3"/>
              <w:rtl/>
            </w:rPr>
          </w:rPrChange>
        </w:rPr>
        <w:t xml:space="preserve">רבי יהודה: </w:t>
      </w:r>
      <w:r w:rsidRPr="00224C4C">
        <w:rPr>
          <w:rtl/>
        </w:rPr>
        <w:t>נאמנים.</w:t>
      </w:r>
    </w:p>
    <w:p w14:paraId="0FB68E51" w14:textId="77777777" w:rsidR="006E0774" w:rsidRPr="00131640" w:rsidRDefault="006E0774" w:rsidP="00841728">
      <w:pPr>
        <w:pStyle w:val="affb"/>
        <w:rPr>
          <w:del w:id="90160" w:author="מנוע עיצוב" w:date="2026-10-08T11:01:28Z"/>
          <w:rtl/>
        </w:rPr>
      </w:pPr>
      <w:del w:id="90159" w:author="מנוע עיצוב" w:date="2026-10-08T11:01:28Z">
        <w:r w:rsidRPr="00224C4C">
          <w:rPr>
            <w:rFonts w:hint="cs"/>
            <w:rtl/>
          </w:rPr>
          <w:delText xml:space="preserve">׹</w:delText>
        </w:r>
      </w:del>
    </w:p>
    <w:p w14:paraId="351C1469" w14:textId="77777777" w:rsidR="001D0EB3" w:rsidRPr="00131640" w:rsidRDefault="006E0774" w:rsidP="00940474">
      <w:pPr>
        <w:pStyle w:val="afffd"/>
        <w:rPr>
          <w:rtl/>
        </w:rPr>
      </w:pPr>
      <w:ins w:id="9897" w:author="מספור קטעי משנה" w:date="2026-10-06T06:45:32Z">
        <w:r>
          <w:rPr>
            <w:rStyle w:val="MisparKeta"/>
          </w:rPr>
          <w:t xml:space="preserve">ג. </w:t>
        </w:r>
      </w:ins>
      <w:r w:rsidRPr="00224C4C">
        <w:rPr>
          <w:rStyle w:val="afffe"/>
          <w:rFonts w:hint="cs"/>
          <w:spacing w:val="4"/>
          <w:rtl/>
        </w:rPr>
        <w:t>ו</w:t>
      </w:r>
      <w:r w:rsidRPr="00224C4C">
        <w:rPr>
          <w:rStyle w:val="afffe"/>
          <w:spacing w:val="4"/>
          <w:rtl/>
        </w:rPr>
        <w:t>אפילו שניהם</w:t>
      </w:r>
    </w:p>
    <w:p w14:paraId="2EDBF0F8" w14:textId="77777777" w:rsidR="00A85AC8" w:rsidRPr="00E600D8" w:rsidRDefault="006E0774" w:rsidP="001D0EB3">
      <w:pPr>
        <w:pStyle w:val="38"/>
        <w:framePr w:wrap="notBeside"/>
        <w:rPr>
          <w:rtl/>
        </w:rPr>
      </w:pPr>
      <w:r w:rsidRPr="00E600D8">
        <w:rPr>
          <w:rFonts w:hint="cs"/>
          <w:rtl/>
        </w:rPr>
        <w:t>לא מיבעיא</w:t>
      </w:r>
      <w:r w:rsidR="00A85AC8" w:rsidRPr="00E600D8">
        <w:rPr>
          <w:rtl/>
        </w:rPr>
        <w:t>:</w:t>
      </w:r>
    </w:p>
    <w:p w14:paraId="697E7D75" w14:textId="6FFF43E1" w:rsidR="006E0774" w:rsidRPr="00141195" w:rsidRDefault="006E0774" w:rsidP="006E0774">
      <w:pPr>
        <w:rPr>
          <w:spacing w:val="2"/>
          <w:rtl/>
        </w:rPr>
      </w:pPr>
      <w:r w:rsidRPr="00141195">
        <w:rPr>
          <w:rFonts w:ascii="Fb Fontext" w:hAnsi="Fb Fontext" w:hint="cs"/>
          <w:spacing w:val="2"/>
          <w:sz w:val="32"/>
          <w:rtl/>
        </w:rPr>
        <w:t>א</w:t>
      </w:r>
      <w:r w:rsidR="001D0EB3" w:rsidRPr="00141195">
        <w:rPr>
          <w:rFonts w:ascii="Fb Fontext" w:hAnsi="Fb Fontext" w:hint="cs"/>
          <w:spacing w:val="2"/>
          <w:sz w:val="32"/>
          <w:rtl/>
        </w:rPr>
        <w:t>ף</w:t>
      </w:r>
      <w:r w:rsidRPr="00141195">
        <w:rPr>
          <w:rFonts w:ascii="Fb Fontext" w:hAnsi="Fb Fontext" w:hint="cs"/>
          <w:spacing w:val="2"/>
          <w:sz w:val="32"/>
          <w:rtl/>
        </w:rPr>
        <w:t xml:space="preserve"> היא דקים לה</w:t>
      </w:r>
      <w:r w:rsidR="00631CC3" w:rsidRPr="00141195">
        <w:rPr>
          <w:rFonts w:ascii="Fb Fontext" w:hAnsi="Fb Fontext" w:hint="cs"/>
          <w:spacing w:val="2"/>
          <w:sz w:val="32"/>
          <w:rtl/>
        </w:rPr>
        <w:t>,</w:t>
      </w:r>
      <w:r w:rsidRPr="00141195">
        <w:rPr>
          <w:rFonts w:ascii="Fb Fontext" w:hAnsi="Fb Fontext" w:hint="cs"/>
          <w:spacing w:val="2"/>
          <w:sz w:val="32"/>
          <w:rtl/>
        </w:rPr>
        <w:t xml:space="preserve"> ו</w:t>
      </w:r>
      <w:r w:rsidRPr="00141195">
        <w:rPr>
          <w:rFonts w:ascii="Fb Fontext" w:hAnsi="Fb Fontext"/>
          <w:spacing w:val="2"/>
          <w:sz w:val="32"/>
          <w:rtl/>
        </w:rPr>
        <w:t>א</w:t>
      </w:r>
      <w:r w:rsidR="001D0EB3" w:rsidRPr="00141195">
        <w:rPr>
          <w:rFonts w:ascii="Fb Fontext" w:hAnsi="Fb Fontext" w:hint="cs"/>
          <w:spacing w:val="2"/>
          <w:sz w:val="32"/>
          <w:rtl/>
        </w:rPr>
        <w:t xml:space="preserve">ף </w:t>
      </w:r>
      <w:r w:rsidRPr="00141195">
        <w:rPr>
          <w:rFonts w:ascii="Fb Fontext" w:hAnsi="Fb Fontext"/>
          <w:spacing w:val="2"/>
          <w:sz w:val="32"/>
          <w:rtl/>
        </w:rPr>
        <w:t xml:space="preserve">עובר </w:t>
      </w:r>
      <w:r w:rsidR="00940474" w:rsidRPr="00141195">
        <w:rPr>
          <w:rFonts w:ascii="Fb Fontext" w:hAnsi="Fb Fontext" w:hint="cs"/>
          <w:spacing w:val="2"/>
          <w:sz w:val="32"/>
          <w:rtl/>
        </w:rPr>
        <w:t>ש</w:t>
      </w:r>
      <w:r w:rsidRPr="00141195">
        <w:rPr>
          <w:rFonts w:ascii="Fb Fontext" w:hAnsi="Fb Fontext"/>
          <w:spacing w:val="2"/>
          <w:sz w:val="32"/>
          <w:rtl/>
        </w:rPr>
        <w:t xml:space="preserve">אין לו חזקה דכשרות - לא </w:t>
      </w:r>
      <w:r w:rsidR="001D0EB3" w:rsidRPr="00141195">
        <w:rPr>
          <w:rFonts w:ascii="Fb Fontext" w:hAnsi="Fb Fontext" w:hint="cs"/>
          <w:spacing w:val="2"/>
          <w:sz w:val="32"/>
          <w:rtl/>
        </w:rPr>
        <w:t>נאמנים</w:t>
      </w:r>
    </w:p>
    <w:p w14:paraId="349FEF03" w14:textId="77777777" w:rsidR="006E0774" w:rsidRPr="00131640" w:rsidRDefault="006E0774" w:rsidP="00841728">
      <w:pPr>
        <w:pStyle w:val="affb"/>
        <w:rPr>
          <w:del w:id="90162" w:author="מנוע עיצוב" w:date="2026-10-08T11:01:28Z"/>
          <w:rtl/>
        </w:rPr>
      </w:pPr>
      <w:del w:id="90161" w:author="מנוע עיצוב" w:date="2026-10-08T11:01:28Z">
        <w:r w:rsidRPr="00224C4C">
          <w:rPr>
            <w:rFonts w:hint="cs"/>
            <w:rtl/>
          </w:rPr>
          <w:delText xml:space="preserve">׹</w:delText>
        </w:r>
      </w:del>
    </w:p>
    <w:p w14:paraId="76A10314" w14:textId="77777777" w:rsidR="006E0774" w:rsidRPr="00131640" w:rsidRDefault="006E0774" w:rsidP="002A094E">
      <w:pPr>
        <w:pStyle w:val="afffd"/>
        <w:rPr>
          <w:rtl/>
        </w:rPr>
      </w:pPr>
      <w:ins w:id="9898" w:author="מספור קטעי משנה" w:date="2026-10-06T06:45:32Z">
        <w:r>
          <w:rPr>
            <w:rStyle w:val="MisparKeta"/>
          </w:rPr>
          <w:t xml:space="preserve">ב. </w:t>
        </w:r>
      </w:ins>
      <w:r w:rsidRPr="00224C4C">
        <w:rPr>
          <w:rStyle w:val="afffa"/>
          <w:rFonts w:ascii="Fb Fontext" w:hAnsi="Fb Fontext"/>
          <w:b/>
          <w:spacing w:val="4"/>
          <w:rtl/>
        </w:rPr>
        <w:t>רבי</w:t>
      </w:r>
      <w:r w:rsidRPr="00224C4C">
        <w:rPr>
          <w:rStyle w:val="afffa"/>
          <w:rFonts w:ascii="Fb Fontext" w:hAnsi="Fb Fontext"/>
          <w:spacing w:val="4"/>
          <w:rtl/>
        </w:rPr>
        <w:t xml:space="preserve"> </w:t>
      </w:r>
      <w:r w:rsidRPr="00224C4C">
        <w:rPr>
          <w:rStyle w:val="afffa"/>
          <w:rFonts w:ascii="Fb Fontext" w:hAnsi="Fb Fontext"/>
          <w:b/>
          <w:spacing w:val="4"/>
          <w:rtl/>
        </w:rPr>
        <w:t>יהודה</w:t>
      </w:r>
      <w:r w:rsidRPr="00224C4C">
        <w:rPr>
          <w:rStyle w:val="afffa"/>
          <w:rFonts w:ascii="Fb Fontext" w:hAnsi="Fb Fontext"/>
          <w:spacing w:val="4"/>
          <w:rtl/>
        </w:rPr>
        <w:t xml:space="preserve"> </w:t>
      </w:r>
      <w:r w:rsidRPr="00224C4C">
        <w:rPr>
          <w:rStyle w:val="afffa"/>
          <w:rFonts w:ascii="Fb Fontext" w:hAnsi="Fb Fontext"/>
          <w:b/>
          <w:spacing w:val="4"/>
          <w:rtl/>
        </w:rPr>
        <w:t>אומר</w:t>
      </w:r>
      <w:r w:rsidRPr="00224C4C">
        <w:rPr>
          <w:rStyle w:val="afffa"/>
          <w:rFonts w:ascii="Fb Fontext" w:hAnsi="Fb Fontext"/>
          <w:spacing w:val="4"/>
          <w:rtl/>
        </w:rPr>
        <w:t xml:space="preserve">: </w:t>
      </w:r>
      <w:r w:rsidRPr="00224C4C">
        <w:rPr>
          <w:rStyle w:val="afffa"/>
          <w:rFonts w:ascii="Fb Fontext" w:hAnsi="Fb Fontext"/>
          <w:b/>
          <w:spacing w:val="4"/>
          <w:rtl/>
        </w:rPr>
        <w:t>נאמנים</w:t>
      </w:r>
      <w:r w:rsidRPr="00224C4C">
        <w:rPr>
          <w:rtl/>
        </w:rPr>
        <w:t>.</w:t>
      </w:r>
    </w:p>
    <w:p w14:paraId="029B450F" w14:textId="05860A4B" w:rsidR="00A85AC8" w:rsidRPr="00E600D8" w:rsidRDefault="006E0774" w:rsidP="00C03281">
      <w:pPr>
        <w:pStyle w:val="38"/>
        <w:framePr w:wrap="notBeside"/>
        <w:rPr>
          <w:rtl/>
        </w:rPr>
      </w:pPr>
      <w:r w:rsidRPr="00E600D8">
        <w:rPr>
          <w:rtl/>
        </w:rPr>
        <w:t>כדתניא</w:t>
      </w:r>
      <w:r w:rsidR="00A85AC8" w:rsidRPr="00E600D8">
        <w:rPr>
          <w:rtl/>
        </w:rPr>
        <w:t>:</w:t>
      </w:r>
    </w:p>
    <w:p w14:paraId="1A0010ED" w14:textId="0FD1E718" w:rsidR="006E0774" w:rsidRPr="00131640" w:rsidRDefault="006E0774" w:rsidP="006E0774">
      <w:pPr>
        <w:rPr>
          <w:rtl/>
        </w:rPr>
      </w:pPr>
      <w:r w:rsidRPr="00224C4C">
        <w:rPr>
          <w:rStyle w:val="affffa"/>
          <w:rFonts w:hint="cs"/>
          <w:rtl/>
        </w:rPr>
        <w:t>'</w:t>
      </w:r>
      <w:r w:rsidRPr="00224C4C">
        <w:rPr>
          <w:rStyle w:val="affffa"/>
          <w:rtl/>
        </w:rPr>
        <w:t>יכיר</w:t>
      </w:r>
      <w:r w:rsidRPr="00224C4C">
        <w:rPr>
          <w:rStyle w:val="affffa"/>
          <w:rFonts w:hint="cs"/>
          <w:rtl/>
        </w:rPr>
        <w:t>'</w:t>
      </w:r>
      <w:r w:rsidRPr="00224C4C">
        <w:rPr>
          <w:rStyle w:val="affffa"/>
          <w:rtl/>
        </w:rPr>
        <w:t xml:space="preserve"> </w:t>
      </w:r>
      <w:r w:rsidRPr="00224C4C">
        <w:rPr>
          <w:rFonts w:ascii="Fb Fontext" w:hAnsi="Fb Fontext"/>
          <w:rtl/>
        </w:rPr>
        <w:t xml:space="preserve">- יכירנו לאחרים, </w:t>
      </w:r>
      <w:r w:rsidRPr="00C03281">
        <w:rPr>
          <w:rStyle w:val="afffff3"/>
          <w:rtl/>
        </w:rPr>
        <w:t xml:space="preserve">מכאן </w:t>
      </w:r>
      <w:r w:rsidRPr="00C03281">
        <w:rPr>
          <w:rStyle w:val="afffff3"/>
          <w:rFonts w:hint="cs"/>
          <w:rtl/>
        </w:rPr>
        <w:t>אר</w:t>
      </w:r>
      <w:r w:rsidRPr="00C03281">
        <w:rPr>
          <w:rStyle w:val="afffff3"/>
          <w:rtl/>
        </w:rPr>
        <w:t>"</w:t>
      </w:r>
      <w:r w:rsidRPr="00C03281">
        <w:rPr>
          <w:rStyle w:val="afffff3"/>
          <w:rFonts w:hint="cs"/>
          <w:rtl/>
        </w:rPr>
        <w:t>י</w:t>
      </w:r>
      <w:r w:rsidRPr="00C03281">
        <w:rPr>
          <w:rStyle w:val="afffff3"/>
          <w:rtl/>
        </w:rPr>
        <w:t xml:space="preserve">: </w:t>
      </w:r>
      <w:r w:rsidRPr="00224C4C">
        <w:rPr>
          <w:rFonts w:ascii="Fb Fontext" w:hAnsi="Fb Fontext"/>
          <w:rtl/>
        </w:rPr>
        <w:t>נאמן אדם לומר זה בני בכור.</w:t>
      </w:r>
    </w:p>
    <w:p w14:paraId="0F9614EA" w14:textId="42F4DE0F" w:rsidR="006E0774" w:rsidRPr="00131640" w:rsidRDefault="006E0774" w:rsidP="00940474">
      <w:pPr>
        <w:rPr>
          <w:rtl/>
        </w:rPr>
      </w:pPr>
      <w:r w:rsidRPr="00224C4C">
        <w:rPr>
          <w:rFonts w:ascii="Fb Fontext" w:hAnsi="Fb Fontext" w:hint="cs"/>
          <w:rtl/>
        </w:rPr>
        <w:t>ו</w:t>
      </w:r>
      <w:r w:rsidRPr="00224C4C">
        <w:rPr>
          <w:rFonts w:ascii="Fb Fontext" w:hAnsi="Fb Fontext"/>
          <w:rtl/>
        </w:rPr>
        <w:t>כ</w:t>
      </w:r>
      <w:r w:rsidRPr="00224C4C">
        <w:rPr>
          <w:rFonts w:ascii="Fb Fontext" w:hAnsi="Fb Fontext" w:hint="cs"/>
          <w:rtl/>
        </w:rPr>
        <w:t>ן</w:t>
      </w:r>
      <w:r w:rsidRPr="00224C4C">
        <w:rPr>
          <w:rFonts w:ascii="Fb Fontext" w:hAnsi="Fb Fontext"/>
          <w:rtl/>
        </w:rPr>
        <w:t xml:space="preserve"> זה בן גרושה וזה בן חלוצה, </w:t>
      </w:r>
      <w:r w:rsidR="00940474">
        <w:rPr>
          <w:rStyle w:val="afffff3"/>
          <w:rFonts w:hint="cs"/>
          <w:rtl/>
        </w:rPr>
        <w:t xml:space="preserve"> וחכ''א: </w:t>
      </w:r>
      <w:r w:rsidRPr="00224C4C">
        <w:rPr>
          <w:rFonts w:ascii="Fb Fontext" w:hAnsi="Fb Fontext"/>
          <w:rtl/>
        </w:rPr>
        <w:t>אינו נאמן.</w:t>
      </w:r>
    </w:p>
    <w:p w14:paraId="312F9815" w14:textId="77777777" w:rsidR="00A85AC8" w:rsidRPr="00E600D8" w:rsidRDefault="006E0774" w:rsidP="00940474">
      <w:pPr>
        <w:pStyle w:val="38"/>
        <w:framePr w:wrap="notBeside"/>
        <w:rPr>
          <w:rtl/>
        </w:rPr>
      </w:pPr>
      <w:r w:rsidRPr="00E600D8">
        <w:rPr>
          <w:rtl/>
        </w:rPr>
        <w:t>לרבנן</w:t>
      </w:r>
      <w:r w:rsidR="00A85AC8" w:rsidRPr="00E600D8">
        <w:rPr>
          <w:rtl/>
        </w:rPr>
        <w:t>:</w:t>
      </w:r>
    </w:p>
    <w:p w14:paraId="0BAD0D0F" w14:textId="5EB06C17" w:rsidR="006E0774" w:rsidRPr="00131640" w:rsidRDefault="006E0774" w:rsidP="006E0774">
      <w:pPr>
        <w:rPr>
          <w:rtl/>
        </w:rPr>
      </w:pPr>
      <w:r w:rsidRPr="00224C4C">
        <w:rPr>
          <w:rStyle w:val="affffa"/>
          <w:rFonts w:hint="cs"/>
          <w:rtl/>
        </w:rPr>
        <w:t>'</w:t>
      </w:r>
      <w:r w:rsidRPr="00224C4C">
        <w:rPr>
          <w:rStyle w:val="affffa"/>
          <w:rtl/>
        </w:rPr>
        <w:t>יכיר</w:t>
      </w:r>
      <w:r w:rsidRPr="00224C4C">
        <w:rPr>
          <w:rStyle w:val="affffa"/>
          <w:rFonts w:hint="cs"/>
          <w:rtl/>
        </w:rPr>
        <w:t>'</w:t>
      </w:r>
      <w:r w:rsidRPr="00224C4C">
        <w:rPr>
          <w:rStyle w:val="affffa"/>
          <w:rtl/>
        </w:rPr>
        <w:t xml:space="preserve"> </w:t>
      </w:r>
      <w:r w:rsidRPr="00224C4C">
        <w:rPr>
          <w:rFonts w:ascii="Fb Fontext" w:hAnsi="Fb Fontext"/>
          <w:rtl/>
        </w:rPr>
        <w:t>בצריך הכירא</w:t>
      </w:r>
      <w:r w:rsidRPr="00224C4C">
        <w:rPr>
          <w:rFonts w:ascii="Fb Fontext" w:hAnsi="Fb Fontext" w:hint="cs"/>
          <w:rtl/>
        </w:rPr>
        <w:t xml:space="preserve">, </w:t>
      </w:r>
      <w:r w:rsidRPr="00210DF6">
        <w:rPr>
          <w:rStyle w:val="afffa"/>
          <w:rFonts w:ascii="Fb Fontext" w:hAnsi="Fb Fontext" w:cs="BA TM • Vilna Extra-Bold" w:hint="cs"/>
          <w:bCs w:val="0"/>
          <w:rtl/>
        </w:rPr>
        <w:t>והלכתא</w:t>
      </w:r>
      <w:r w:rsidRPr="00224C4C">
        <w:rPr>
          <w:rFonts w:ascii="Fb Fontext" w:hAnsi="Fb Fontext" w:hint="cs"/>
          <w:rtl/>
        </w:rPr>
        <w:t xml:space="preserve"> לתת לו פי שנים</w:t>
      </w:r>
      <w:r w:rsidRPr="00224C4C">
        <w:rPr>
          <w:rFonts w:ascii="Fb Fontext" w:hAnsi="Fb Fontext"/>
          <w:rtl/>
        </w:rPr>
        <w:t>.</w:t>
      </w:r>
    </w:p>
    <w:p w14:paraId="3460F7BF" w14:textId="77777777" w:rsidR="00A85AC8" w:rsidRPr="00E600D8" w:rsidRDefault="006E0774" w:rsidP="00631CC3">
      <w:pPr>
        <w:pStyle w:val="38"/>
        <w:framePr w:wrap="notBeside"/>
        <w:rPr>
          <w:rtl/>
        </w:rPr>
      </w:pPr>
      <w:r w:rsidRPr="00E600D8">
        <w:rPr>
          <w:rFonts w:hint="cs"/>
          <w:rtl/>
        </w:rPr>
        <w:t>וא</w:t>
      </w:r>
      <w:r w:rsidRPr="00E600D8">
        <w:rPr>
          <w:rtl/>
        </w:rPr>
        <w:t>"</w:t>
      </w:r>
      <w:r w:rsidRPr="00E600D8">
        <w:rPr>
          <w:rFonts w:hint="cs"/>
          <w:rtl/>
        </w:rPr>
        <w:t>א לומר</w:t>
      </w:r>
      <w:r w:rsidR="00A85AC8" w:rsidRPr="00E600D8">
        <w:rPr>
          <w:rtl/>
        </w:rPr>
        <w:t>:</w:t>
      </w:r>
    </w:p>
    <w:p w14:paraId="08DAA6D5" w14:textId="42EA5F90" w:rsidR="006E0774" w:rsidRPr="00131640" w:rsidRDefault="006E0774" w:rsidP="006E0774">
      <w:pPr>
        <w:rPr>
          <w:rtl/>
        </w:rPr>
      </w:pPr>
      <w:r w:rsidRPr="00224C4C">
        <w:rPr>
          <w:rFonts w:ascii="Fb Fontext" w:hAnsi="Fb Fontext" w:hint="cs"/>
          <w:sz w:val="32"/>
          <w:rtl/>
        </w:rPr>
        <w:t xml:space="preserve">מיגו שיכל ליתן במתנה, </w:t>
      </w:r>
      <w:r w:rsidR="00AD28E9">
        <w:rPr>
          <w:rFonts w:ascii="Fb Fontext" w:hAnsi="Fb Fontext" w:hint="cs"/>
          <w:sz w:val="32"/>
          <w:rtl/>
        </w:rPr>
        <w:t xml:space="preserve">- </w:t>
      </w:r>
      <w:r w:rsidRPr="00224C4C">
        <w:rPr>
          <w:rFonts w:ascii="Fb Fontext" w:hAnsi="Fb Fontext" w:hint="cs"/>
          <w:sz w:val="32"/>
          <w:rtl/>
        </w:rPr>
        <w:t>דמיירי בנ</w:t>
      </w:r>
      <w:r w:rsidRPr="00224C4C">
        <w:rPr>
          <w:rFonts w:ascii="Fb Fontext" w:hAnsi="Fb Fontext"/>
          <w:sz w:val="32"/>
          <w:rtl/>
        </w:rPr>
        <w:t>כסים שנפלו לאחר מיכן.</w:t>
      </w:r>
    </w:p>
    <w:p w14:paraId="0C29E903" w14:textId="439EA36C" w:rsidR="00A85AC8" w:rsidRPr="00E600D8" w:rsidRDefault="006E0774" w:rsidP="00631CC3">
      <w:pPr>
        <w:pStyle w:val="38"/>
        <w:framePr w:wrap="notBeside"/>
        <w:rPr>
          <w:rtl/>
        </w:rPr>
      </w:pPr>
      <w:r w:rsidRPr="00E600D8">
        <w:rPr>
          <w:rFonts w:hint="cs"/>
          <w:rtl/>
        </w:rPr>
        <w:t>ולר</w:t>
      </w:r>
      <w:r w:rsidRPr="00E600D8">
        <w:rPr>
          <w:rtl/>
        </w:rPr>
        <w:t>"</w:t>
      </w:r>
      <w:r w:rsidRPr="00E600D8">
        <w:rPr>
          <w:rFonts w:hint="cs"/>
          <w:rtl/>
        </w:rPr>
        <w:t>מ</w:t>
      </w:r>
      <w:r w:rsidR="00A85AC8" w:rsidRPr="00E600D8">
        <w:rPr>
          <w:rFonts w:hint="cs"/>
          <w:rtl/>
        </w:rPr>
        <w:t>:</w:t>
      </w:r>
    </w:p>
    <w:p w14:paraId="473EFD90" w14:textId="51D8FB34" w:rsidR="006E0774" w:rsidRPr="00131640" w:rsidRDefault="007E3B9F" w:rsidP="006E0774">
      <w:pPr>
        <w:rPr>
          <w:rtl/>
        </w:rPr>
      </w:pPr>
      <w:r>
        <w:rPr>
          <w:rFonts w:ascii="Fb Fontext" w:hAnsi="Fb Fontext" w:hint="cs"/>
          <w:rtl/>
        </w:rPr>
        <w:t>ד</w:t>
      </w:r>
      <w:r w:rsidR="006E0774" w:rsidRPr="00224C4C">
        <w:rPr>
          <w:rFonts w:ascii="Fb Fontext" w:hAnsi="Fb Fontext"/>
          <w:rtl/>
        </w:rPr>
        <w:t>אדם מקנה דבר שלא בא לעולם,</w:t>
      </w:r>
      <w:r w:rsidR="006E0774" w:rsidRPr="00224C4C">
        <w:rPr>
          <w:rStyle w:val="affffa"/>
          <w:rtl/>
        </w:rPr>
        <w:t xml:space="preserve"> </w:t>
      </w:r>
      <w:r w:rsidR="006E0774" w:rsidRPr="00224C4C">
        <w:rPr>
          <w:rStyle w:val="affffa"/>
          <w:rFonts w:hint="cs"/>
          <w:rtl/>
        </w:rPr>
        <w:t>'</w:t>
      </w:r>
      <w:r w:rsidR="006E0774" w:rsidRPr="00224C4C">
        <w:rPr>
          <w:rStyle w:val="affffa"/>
          <w:rtl/>
        </w:rPr>
        <w:t>יכיר</w:t>
      </w:r>
      <w:r w:rsidR="006E0774" w:rsidRPr="00224C4C">
        <w:rPr>
          <w:rStyle w:val="affffa"/>
          <w:rFonts w:hint="cs"/>
          <w:rtl/>
        </w:rPr>
        <w:t>'-</w:t>
      </w:r>
      <w:r w:rsidR="006E0774" w:rsidRPr="00224C4C">
        <w:rPr>
          <w:rFonts w:ascii="Fb Fontext" w:hAnsi="Fb Fontext"/>
          <w:rtl/>
        </w:rPr>
        <w:t xml:space="preserve"> </w:t>
      </w:r>
      <w:r w:rsidR="006E0774" w:rsidRPr="00224C4C">
        <w:rPr>
          <w:rFonts w:ascii="Fb Fontext" w:hAnsi="Fb Fontext" w:hint="cs"/>
          <w:rtl/>
        </w:rPr>
        <w:t>ד</w:t>
      </w:r>
      <w:r w:rsidR="006E0774" w:rsidRPr="00224C4C">
        <w:rPr>
          <w:rFonts w:ascii="Fb Fontext" w:hAnsi="Fb Fontext"/>
          <w:rtl/>
        </w:rPr>
        <w:t>נפלו לו כשהוא גוסס.</w:t>
      </w:r>
    </w:p>
    <w:p w14:paraId="56926264" w14:textId="77777777" w:rsidR="006E0774" w:rsidRPr="00131640" w:rsidRDefault="006E0774" w:rsidP="00841728">
      <w:pPr>
        <w:pStyle w:val="affb"/>
        <w:rPr>
          <w:rtl/>
        </w:rPr>
      </w:pPr>
      <w:r w:rsidRPr="00224C4C">
        <w:rPr>
          <w:rFonts w:hint="cs"/>
          <w:rtl/>
        </w:rPr>
        <w:t>׹</w:t>
      </w:r>
    </w:p>
    <w:p w14:paraId="48D57171" w14:textId="77777777" w:rsidR="006E0774" w:rsidRPr="00131640" w:rsidRDefault="006E0774" w:rsidP="0010529F">
      <w:pPr>
        <w:pStyle w:val="afff0"/>
        <w:framePr w:wrap="around"/>
        <w:rPr>
          <w:rtl/>
        </w:rPr>
      </w:pPr>
      <w:r w:rsidRPr="00224C4C">
        <w:rPr>
          <w:rFonts w:hint="cs"/>
          <w:rtl/>
        </w:rPr>
        <w:t>עט.</w:t>
      </w:r>
    </w:p>
    <w:p w14:paraId="3F6DD118" w14:textId="77777777" w:rsidR="006E0774" w:rsidRPr="00131640" w:rsidRDefault="006E0774" w:rsidP="009D66E0">
      <w:pPr>
        <w:pStyle w:val="afffff8"/>
        <w:framePr w:wrap="around"/>
        <w:rPr>
          <w:rtl/>
        </w:rPr>
      </w:pPr>
      <w:del w:id="20164" w:author="קלוד" w:date="2026-10-06T10:09:14Z">
        <w:r>
          <w:rPr>
            <w:rStyle w:val="afffa"/>
            <w:rFonts w:ascii="Fb Fontext" w:hAnsi="Fb Fontext"/>
            <w:rtl/>
          </w:rPr>
          <w:delText xml:space="preserve">מתני'.</w:delText>
        </w:r>
      </w:del>
      <w:ins w:id="20165" w:author="קלוד" w:date="2026-10-06T10:09:14Z">
        <w:r>
          <w:rPr>
            <w:rStyle w:val="afffa"/>
            <w:rFonts w:ascii="Fb Fontext" w:hAnsi="Fb Fontext"/>
            <w:rtl/>
          </w:rPr>
          <w:t xml:space="preserve">משנה ט</w:t>
        </w:r>
      </w:ins>
    </w:p>
    <w:p w14:paraId="72FB65C6" w14:textId="77777777" w:rsidR="006E0774" w:rsidRPr="00131640" w:rsidRDefault="006E0774" w:rsidP="00AD28E9">
      <w:pPr>
        <w:pStyle w:val="afff5"/>
        <w:spacing w:before="120"/>
        <w:jc w:val="center"/>
        <w:rPr>
          <w:rtl/>
        </w:rPr>
        <w:pPrChange w:id="90043" w:author="קלוד" w:date="2026-10-08T12:08:16Z">
          <w:pPr>
            <w:pStyle w:val="afff5"/>
            <w:jc w:val="center"/>
          </w:pPr>
        </w:pPrChange>
      </w:pPr>
      <w:r w:rsidRPr="00224C4C">
        <w:rPr>
          <w:rStyle w:val="afffa"/>
          <w:rFonts w:ascii="Fb Fontext" w:hAnsi="Fb Fontext"/>
          <w:b/>
          <w:rtl/>
        </w:rPr>
        <w:t>מי שנתן רשות לשלוחו לקדש את בתו, והלך הוא וקדשה,</w:t>
      </w:r>
    </w:p>
    <w:p w14:paraId="1DEF08C0" w14:textId="77777777" w:rsidR="009469D7" w:rsidRDefault="00AD28E9" w:rsidP="00954D80">
      <w:pPr>
        <w:pStyle w:val="afff5"/>
        <w:rPr>
          <w:rStyle w:val="afffa"/>
          <w:rFonts w:ascii="Fb Fontext" w:hAnsi="Fb Fontext"/>
          <w:b/>
          <w:rtl/>
        </w:rPr>
      </w:pPr>
      <w:r>
        <w:rPr>
          <w:rStyle w:val="afffa"/>
          <w:rFonts w:ascii="Fb Fontext" w:hAnsi="Fb Fontext" w:hint="cs"/>
          <w:b/>
          <w:rtl/>
        </w:rPr>
        <w:t xml:space="preserve"> </w:t>
      </w:r>
      <w:r>
        <w:rPr>
          <w:rStyle w:val="afffa"/>
          <w:rFonts w:ascii="Fb Fontext" w:hAnsi="Fb Fontext"/>
          <w:b/>
          <w:rtl/>
        </w:rPr>
        <w:tab/>
      </w:r>
      <w:r w:rsidR="006E0774" w:rsidRPr="00224C4C">
        <w:rPr>
          <w:rStyle w:val="afffa"/>
          <w:rFonts w:ascii="Fb Fontext" w:hAnsi="Fb Fontext"/>
          <w:b/>
          <w:rtl/>
        </w:rPr>
        <w:t>אם שלו קדמו - קידושיו קידושין,</w:t>
      </w:r>
    </w:p>
    <w:p w14:paraId="317C57E3" w14:textId="49AA1B88" w:rsidR="006E0774" w:rsidRPr="00131640" w:rsidRDefault="00AD28E9" w:rsidP="00954D80">
      <w:pPr>
        <w:pStyle w:val="afff5"/>
        <w:rPr>
          <w:rtl/>
        </w:rPr>
      </w:pPr>
      <w:r>
        <w:rPr>
          <w:rStyle w:val="afffa"/>
          <w:rFonts w:ascii="Fb Fontext" w:hAnsi="Fb Fontext" w:hint="cs"/>
          <w:b/>
          <w:rtl/>
        </w:rPr>
        <w:t xml:space="preserve"> </w:t>
      </w:r>
      <w:r>
        <w:rPr>
          <w:rStyle w:val="afffa"/>
          <w:rFonts w:ascii="Fb Fontext" w:hAnsi="Fb Fontext"/>
          <w:b/>
          <w:rtl/>
        </w:rPr>
        <w:tab/>
      </w:r>
      <w:r w:rsidR="006E0774" w:rsidRPr="00224C4C">
        <w:rPr>
          <w:rStyle w:val="afffa"/>
          <w:rFonts w:ascii="Fb Fontext" w:hAnsi="Fb Fontext"/>
          <w:b/>
          <w:rtl/>
        </w:rPr>
        <w:t>ואם של שלוחו קדמו - קידושיו קידושין,</w:t>
      </w:r>
    </w:p>
    <w:p w14:paraId="086D11A0" w14:textId="77777777" w:rsidR="009469D7" w:rsidRDefault="00AD28E9" w:rsidP="00954D80">
      <w:pPr>
        <w:pStyle w:val="afff5"/>
        <w:rPr>
          <w:rStyle w:val="afffa"/>
          <w:rFonts w:ascii="Fb Fontext" w:hAnsi="Fb Fontext"/>
          <w:b/>
          <w:rtl/>
        </w:rPr>
      </w:pPr>
      <w:r>
        <w:rPr>
          <w:rStyle w:val="afffa"/>
          <w:rFonts w:ascii="Fb Fontext" w:hAnsi="Fb Fontext" w:hint="cs"/>
          <w:b/>
          <w:rtl/>
        </w:rPr>
        <w:t xml:space="preserve"> </w:t>
      </w:r>
      <w:r>
        <w:rPr>
          <w:rStyle w:val="afffa"/>
          <w:rFonts w:ascii="Fb Fontext" w:hAnsi="Fb Fontext"/>
          <w:b/>
          <w:rtl/>
        </w:rPr>
        <w:tab/>
      </w:r>
      <w:r w:rsidR="006E0774" w:rsidRPr="00224C4C">
        <w:rPr>
          <w:rStyle w:val="afffa"/>
          <w:rFonts w:ascii="Fb Fontext" w:hAnsi="Fb Fontext"/>
          <w:b/>
          <w:rtl/>
        </w:rPr>
        <w:t xml:space="preserve">ואם אינו ידוע - </w:t>
      </w:r>
      <w:r w:rsidR="006E0774" w:rsidRPr="00224C4C">
        <w:rPr>
          <w:rStyle w:val="afffa"/>
          <w:rFonts w:ascii="Fb Fontext" w:hAnsi="Fb Fontext" w:hint="cs"/>
          <w:b/>
          <w:rtl/>
        </w:rPr>
        <w:t>ש</w:t>
      </w:r>
      <w:r w:rsidR="006E0774" w:rsidRPr="00224C4C">
        <w:rPr>
          <w:rStyle w:val="afffa"/>
          <w:rFonts w:ascii="Fb Fontext" w:hAnsi="Fb Fontext"/>
          <w:b/>
          <w:rtl/>
        </w:rPr>
        <w:t>ניהם נותנים גט,</w:t>
      </w:r>
    </w:p>
    <w:p w14:paraId="0A447C28" w14:textId="4FD062D9" w:rsidR="006E0774" w:rsidRPr="00131640" w:rsidRDefault="00AD28E9" w:rsidP="001E790D">
      <w:pPr>
        <w:pStyle w:val="afff5"/>
        <w:spacing w:after="120"/>
        <w:rPr>
          <w:rtl/>
        </w:rPr>
      </w:pPr>
      <w:r>
        <w:rPr>
          <w:rStyle w:val="afffa"/>
          <w:rFonts w:ascii="Fb Fontext" w:hAnsi="Fb Fontext" w:hint="cs"/>
          <w:b/>
          <w:rtl/>
        </w:rPr>
        <w:t xml:space="preserve"> </w:t>
      </w:r>
      <w:r>
        <w:rPr>
          <w:rStyle w:val="afffa"/>
          <w:rFonts w:ascii="Fb Fontext" w:hAnsi="Fb Fontext"/>
          <w:b/>
          <w:rtl/>
        </w:rPr>
        <w:tab/>
      </w:r>
      <w:r w:rsidR="006E0774" w:rsidRPr="00224C4C">
        <w:rPr>
          <w:rStyle w:val="afffa"/>
          <w:rFonts w:ascii="Fb Fontext" w:hAnsi="Fb Fontext"/>
          <w:b/>
          <w:rtl/>
        </w:rPr>
        <w:t>ואם רצו - אחד נותן גט ואחד כונס.</w:t>
      </w:r>
    </w:p>
    <w:p w14:paraId="005BB219" w14:textId="2CFC250D" w:rsidR="006E0774" w:rsidRPr="00131640" w:rsidRDefault="006E0774" w:rsidP="00AD28E9">
      <w:pPr>
        <w:pStyle w:val="afff5"/>
        <w:jc w:val="center"/>
        <w:rPr>
          <w:rtl/>
        </w:rPr>
      </w:pPr>
      <w:r w:rsidRPr="00AD28E9">
        <w:rPr>
          <w:rStyle w:val="afffa"/>
          <w:rFonts w:ascii="Fb Fontext" w:hAnsi="Fb Fontext"/>
          <w:b/>
          <w:spacing w:val="0"/>
          <w:rtl/>
        </w:rPr>
        <w:t>וכן האשה שנתנה רשות לשלוחה לקדשה, והלכה וקדשה עצמה</w:t>
      </w:r>
    </w:p>
    <w:p w14:paraId="0410AD00" w14:textId="77777777" w:rsidR="009469D7" w:rsidRDefault="00AD28E9" w:rsidP="00954D80">
      <w:pPr>
        <w:pStyle w:val="afff5"/>
        <w:rPr>
          <w:rStyle w:val="afffa"/>
          <w:rFonts w:ascii="Fb Fontext" w:hAnsi="Fb Fontext"/>
          <w:b/>
          <w:rtl/>
        </w:rPr>
      </w:pPr>
      <w:r>
        <w:rPr>
          <w:rStyle w:val="afffa"/>
          <w:rFonts w:ascii="Fb Fontext" w:hAnsi="Fb Fontext" w:hint="cs"/>
          <w:b/>
          <w:rtl/>
        </w:rPr>
        <w:t xml:space="preserve"> </w:t>
      </w:r>
      <w:r>
        <w:rPr>
          <w:rStyle w:val="afffa"/>
          <w:rFonts w:ascii="Fb Fontext" w:hAnsi="Fb Fontext"/>
          <w:b/>
          <w:rtl/>
        </w:rPr>
        <w:tab/>
      </w:r>
      <w:r w:rsidR="006E0774" w:rsidRPr="00224C4C">
        <w:rPr>
          <w:rStyle w:val="afffa"/>
          <w:rFonts w:ascii="Fb Fontext" w:hAnsi="Fb Fontext"/>
          <w:b/>
          <w:rtl/>
        </w:rPr>
        <w:t>אם שלה קדמו קדושיה קידושין,</w:t>
      </w:r>
    </w:p>
    <w:p w14:paraId="58CC18F6" w14:textId="729CCA7A" w:rsidR="006E0774" w:rsidRPr="00131640" w:rsidRDefault="00AD28E9" w:rsidP="00954D80">
      <w:pPr>
        <w:pStyle w:val="afff5"/>
        <w:rPr>
          <w:rtl/>
        </w:rPr>
      </w:pPr>
      <w:r>
        <w:rPr>
          <w:rStyle w:val="afffa"/>
          <w:rFonts w:ascii="Fb Fontext" w:hAnsi="Fb Fontext" w:hint="cs"/>
          <w:b/>
          <w:rtl/>
        </w:rPr>
        <w:t xml:space="preserve"> </w:t>
      </w:r>
      <w:r>
        <w:rPr>
          <w:rStyle w:val="afffa"/>
          <w:rFonts w:ascii="Fb Fontext" w:hAnsi="Fb Fontext"/>
          <w:b/>
          <w:rtl/>
        </w:rPr>
        <w:tab/>
      </w:r>
      <w:r w:rsidR="006E0774" w:rsidRPr="00224C4C">
        <w:rPr>
          <w:rStyle w:val="afffa"/>
          <w:rFonts w:ascii="Fb Fontext" w:hAnsi="Fb Fontext"/>
          <w:b/>
          <w:rtl/>
        </w:rPr>
        <w:t>ואם של שלוחה קדמו קידושיו קידושין,</w:t>
      </w:r>
    </w:p>
    <w:p w14:paraId="25073346" w14:textId="77777777" w:rsidR="009469D7" w:rsidRDefault="00AD28E9" w:rsidP="00954D80">
      <w:pPr>
        <w:pStyle w:val="afff5"/>
        <w:rPr>
          <w:rStyle w:val="afffa"/>
          <w:rFonts w:ascii="Fb Fontext" w:hAnsi="Fb Fontext"/>
          <w:b/>
          <w:rtl/>
        </w:rPr>
      </w:pPr>
      <w:r>
        <w:rPr>
          <w:rStyle w:val="afffa"/>
          <w:rFonts w:ascii="Fb Fontext" w:hAnsi="Fb Fontext" w:hint="cs"/>
          <w:b/>
          <w:rtl/>
        </w:rPr>
        <w:t xml:space="preserve"> </w:t>
      </w:r>
      <w:r>
        <w:rPr>
          <w:rStyle w:val="afffa"/>
          <w:rFonts w:ascii="Fb Fontext" w:hAnsi="Fb Fontext"/>
          <w:b/>
          <w:rtl/>
        </w:rPr>
        <w:tab/>
      </w:r>
      <w:r w:rsidR="006E0774" w:rsidRPr="00224C4C">
        <w:rPr>
          <w:rStyle w:val="afffa"/>
          <w:rFonts w:ascii="Fb Fontext" w:hAnsi="Fb Fontext"/>
          <w:b/>
          <w:rtl/>
        </w:rPr>
        <w:t>ואם אינן יודעין שניהם נותנים לה גט,</w:t>
      </w:r>
    </w:p>
    <w:p w14:paraId="28E671D5" w14:textId="310196E9" w:rsidR="006E0774" w:rsidRPr="00131640" w:rsidRDefault="00AD28E9" w:rsidP="00954D80">
      <w:pPr>
        <w:pStyle w:val="afff5"/>
        <w:rPr>
          <w:rtl/>
        </w:rPr>
      </w:pPr>
      <w:r>
        <w:rPr>
          <w:rStyle w:val="afffa"/>
          <w:rFonts w:ascii="Fb Fontext" w:hAnsi="Fb Fontext" w:hint="cs"/>
          <w:b/>
          <w:rtl/>
        </w:rPr>
        <w:t xml:space="preserve"> </w:t>
      </w:r>
      <w:r>
        <w:rPr>
          <w:rStyle w:val="afffa"/>
          <w:rFonts w:ascii="Fb Fontext" w:hAnsi="Fb Fontext"/>
          <w:b/>
          <w:rtl/>
        </w:rPr>
        <w:tab/>
      </w:r>
      <w:r w:rsidR="006E0774" w:rsidRPr="00224C4C">
        <w:rPr>
          <w:rStyle w:val="afffa"/>
          <w:rFonts w:ascii="Fb Fontext" w:hAnsi="Fb Fontext"/>
          <w:b/>
          <w:rtl/>
        </w:rPr>
        <w:t xml:space="preserve">ואם רצו </w:t>
      </w:r>
      <w:r w:rsidR="006E0774" w:rsidRPr="00224C4C">
        <w:rPr>
          <w:rStyle w:val="afffa"/>
          <w:rFonts w:ascii="Fb Fontext" w:hAnsi="Fb Fontext" w:hint="cs"/>
          <w:b/>
          <w:rtl/>
        </w:rPr>
        <w:t>-</w:t>
      </w:r>
      <w:r w:rsidR="006E0774" w:rsidRPr="00224C4C">
        <w:rPr>
          <w:rStyle w:val="afffa"/>
          <w:rFonts w:ascii="Fb Fontext" w:hAnsi="Fb Fontext"/>
          <w:b/>
          <w:rtl/>
        </w:rPr>
        <w:t>אחד נותן לה גט ואחד כונס</w:t>
      </w:r>
      <w:r w:rsidR="006E0774" w:rsidRPr="00224C4C">
        <w:rPr>
          <w:rtl/>
          <w:rPrChange w:id="40010" w:author="Claude" w:date="2026-10-06T13:34:54Z">
            <w:rPr>
              <w:sz w:val="32"/>
              <w:rtl/>
            </w:rPr>
          </w:rPrChange>
        </w:rPr>
        <w:t>.</w:t>
      </w:r>
    </w:p>
    <w:p w14:paraId="2BA9BFCA" w14:textId="77777777" w:rsidR="006E0774" w:rsidRPr="00131640" w:rsidRDefault="006E0774" w:rsidP="00841728">
      <w:pPr>
        <w:pStyle w:val="affb"/>
        <w:rPr>
          <w:rtl/>
        </w:rPr>
      </w:pPr>
      <w:r w:rsidRPr="00224C4C">
        <w:rPr>
          <w:rFonts w:hint="cs"/>
          <w:rtl/>
        </w:rPr>
        <w:t>׹</w:t>
      </w:r>
    </w:p>
    <w:p w14:paraId="19F9542A" w14:textId="77777777" w:rsidR="00A85AC8" w:rsidRPr="00E600D8" w:rsidRDefault="006E0774" w:rsidP="001E790D">
      <w:pPr>
        <w:pStyle w:val="38"/>
        <w:framePr w:wrap="notBeside"/>
        <w:rPr>
          <w:rtl/>
        </w:rPr>
      </w:pPr>
      <w:r w:rsidRPr="00E600D8">
        <w:rPr>
          <w:rtl/>
        </w:rPr>
        <w:t>וצריכא</w:t>
      </w:r>
      <w:r w:rsidR="00A85AC8" w:rsidRPr="00E600D8">
        <w:rPr>
          <w:rtl/>
        </w:rPr>
        <w:t>:</w:t>
      </w:r>
    </w:p>
    <w:p w14:paraId="767C31BD" w14:textId="30326FD7" w:rsidR="006E0774" w:rsidRDefault="001E790D" w:rsidP="001E790D">
      <w:pPr>
        <w:spacing w:after="120"/>
        <w:rPr>
          <w:rtl/>
        </w:rPr>
      </w:pPr>
      <w:r w:rsidRPr="00196D6B">
        <w:rPr>
          <w:rFonts w:ascii="Fb Fontext" w:hAnsi="Fb Fontext" w:cs="BA TM • Vilna Extra-Bold" w:hint="cs"/>
          <w:sz w:val="32"/>
          <w:rtl/>
        </w:rPr>
        <w:t>אצלה</w:t>
      </w:r>
      <w:r w:rsidR="006E0774" w:rsidRPr="00224C4C">
        <w:rPr>
          <w:rFonts w:ascii="Fb Fontext" w:hAnsi="Fb Fontext" w:hint="cs"/>
          <w:sz w:val="32"/>
          <w:rtl/>
        </w:rPr>
        <w:t xml:space="preserve"> א</w:t>
      </w:r>
      <w:r>
        <w:rPr>
          <w:rFonts w:ascii="Fb Fontext" w:hAnsi="Fb Fontext" w:hint="cs"/>
          <w:sz w:val="32"/>
          <w:rtl/>
        </w:rPr>
        <w:t>ף</w:t>
      </w:r>
      <w:r w:rsidR="006E0774" w:rsidRPr="00224C4C">
        <w:rPr>
          <w:rFonts w:ascii="Fb Fontext" w:hAnsi="Fb Fontext" w:hint="cs"/>
          <w:sz w:val="32"/>
          <w:rtl/>
        </w:rPr>
        <w:t xml:space="preserve"> דלא קים ליה ביוחסין</w:t>
      </w:r>
      <w:r>
        <w:rPr>
          <w:rFonts w:ascii="Fb Fontext" w:hAnsi="Fb Fontext" w:hint="cs"/>
          <w:sz w:val="32"/>
          <w:rtl/>
        </w:rPr>
        <w:t>,</w:t>
      </w:r>
      <w:r>
        <w:rPr>
          <w:rStyle w:val="afffff3"/>
          <w:rFonts w:hint="cs"/>
          <w:rtl/>
        </w:rPr>
        <w:t xml:space="preserve"> </w:t>
      </w:r>
      <w:r w:rsidRPr="00196D6B">
        <w:rPr>
          <w:rFonts w:cs="BA TM • Vilna Extra-Bold" w:hint="cs"/>
          <w:rtl/>
        </w:rPr>
        <w:t>ו</w:t>
      </w:r>
      <w:r w:rsidR="006E0774" w:rsidRPr="00196D6B">
        <w:rPr>
          <w:rFonts w:cs="BA TM • Vilna Extra-Bold" w:hint="cs"/>
          <w:rtl/>
        </w:rPr>
        <w:t>דידיה</w:t>
      </w:r>
      <w:r w:rsidR="006E0774" w:rsidRPr="00224C4C">
        <w:rPr>
          <w:rFonts w:ascii="Fb Fontext" w:hAnsi="Fb Fontext" w:hint="cs"/>
          <w:rtl/>
        </w:rPr>
        <w:t xml:space="preserve"> א</w:t>
      </w:r>
      <w:r w:rsidR="007E3B9F">
        <w:rPr>
          <w:rFonts w:ascii="Fb Fontext" w:hAnsi="Fb Fontext" w:hint="cs"/>
          <w:rtl/>
        </w:rPr>
        <w:t>ף</w:t>
      </w:r>
      <w:r w:rsidR="006E0774" w:rsidRPr="00224C4C">
        <w:rPr>
          <w:rFonts w:ascii="Fb Fontext" w:hAnsi="Fb Fontext" w:hint="cs"/>
          <w:rtl/>
        </w:rPr>
        <w:t xml:space="preserve"> דלא דייק ומינסבא</w:t>
      </w:r>
    </w:p>
    <w:p w14:paraId="5636B0A8" w14:textId="7A2B28FC" w:rsidR="007309FA" w:rsidRPr="00131640" w:rsidRDefault="007309FA" w:rsidP="007309FA">
      <w:pPr>
        <w:pStyle w:val="affffb"/>
        <w:rPr>
          <w:rtl/>
        </w:rPr>
      </w:pPr>
      <w:r w:rsidRPr="007309FA">
        <w:rPr>
          <w:rtl/>
        </w:rPr>
        <w:t>***</w:t>
      </w:r>
    </w:p>
    <w:p w14:paraId="2710A39D" w14:textId="13E30398" w:rsidR="00A85AC8" w:rsidRPr="00E600D8" w:rsidRDefault="006E0774" w:rsidP="007E3B9F">
      <w:pPr>
        <w:pStyle w:val="38"/>
        <w:framePr w:wrap="notBeside"/>
        <w:rPr>
          <w:rtl/>
        </w:rPr>
      </w:pPr>
      <w:r w:rsidRPr="00E600D8">
        <w:rPr>
          <w:rtl/>
        </w:rPr>
        <w:t>איתמר</w:t>
      </w:r>
      <w:r w:rsidR="00A85AC8" w:rsidRPr="00E600D8">
        <w:rPr>
          <w:rtl/>
        </w:rPr>
        <w:t>:</w:t>
      </w:r>
    </w:p>
    <w:p w14:paraId="158D04D1" w14:textId="579916E8" w:rsidR="006E0774" w:rsidRPr="00131640" w:rsidRDefault="006E0774" w:rsidP="001E790D">
      <w:pPr>
        <w:pStyle w:val="affffb"/>
        <w:rPr>
          <w:rtl/>
        </w:rPr>
      </w:pPr>
      <w:r w:rsidRPr="00224C4C">
        <w:rPr>
          <w:rtl/>
        </w:rPr>
        <w:t>קידשה אביה בדרך וקידשה עצמה בעיר, והרי היא בוגרת,</w:t>
      </w:r>
    </w:p>
    <w:p w14:paraId="5DFE81CB" w14:textId="0A166A33" w:rsidR="006E0774" w:rsidRPr="00131640" w:rsidRDefault="001E790D" w:rsidP="00C15852">
      <w:pPr>
        <w:pStyle w:val="affffb"/>
        <w:rPr>
          <w:rtl/>
        </w:rPr>
      </w:pPr>
      <w:r w:rsidRPr="00196D6B">
        <w:rPr>
          <w:rStyle w:val="afffff3"/>
          <w:rFonts w:cs="BA TM • Vilna Extra-Bold" w:hint="cs"/>
          <w:b w:val="0"/>
          <w:bCs w:val="0"/>
          <w:rtl/>
        </w:rPr>
        <w:t>רב:</w:t>
      </w:r>
      <w:r>
        <w:rPr>
          <w:rFonts w:hint="cs"/>
          <w:rtl/>
        </w:rPr>
        <w:t xml:space="preserve"> </w:t>
      </w:r>
      <w:r w:rsidR="006E0774" w:rsidRPr="00224C4C">
        <w:rPr>
          <w:rtl/>
        </w:rPr>
        <w:t xml:space="preserve">הרי בוגרת לפנינו, </w:t>
      </w:r>
      <w:r w:rsidR="006E0774" w:rsidRPr="00196D6B">
        <w:rPr>
          <w:rStyle w:val="afffff3"/>
          <w:rFonts w:cs="BA TM • Vilna Extra-Bold"/>
          <w:b w:val="0"/>
          <w:bCs w:val="0"/>
          <w:rtl/>
        </w:rPr>
        <w:t>ושמואל:</w:t>
      </w:r>
      <w:r w:rsidR="006E0774" w:rsidRPr="00224C4C">
        <w:rPr>
          <w:rtl/>
        </w:rPr>
        <w:t xml:space="preserve"> חיישינן לקידושי שניהם.</w:t>
      </w:r>
    </w:p>
    <w:p w14:paraId="45E85DE8" w14:textId="77777777" w:rsidR="00A85AC8" w:rsidRPr="00E600D8" w:rsidRDefault="001E790D" w:rsidP="001E790D">
      <w:pPr>
        <w:pStyle w:val="38"/>
        <w:framePr w:wrap="notBeside"/>
        <w:rPr>
          <w:rtl/>
        </w:rPr>
      </w:pPr>
      <w:r w:rsidRPr="00E600D8">
        <w:rPr>
          <w:rFonts w:hint="cs"/>
          <w:rtl/>
        </w:rPr>
        <w:t xml:space="preserve">- </w:t>
      </w:r>
      <w:r w:rsidR="006E0774" w:rsidRPr="00E600D8">
        <w:rPr>
          <w:rFonts w:hint="cs"/>
          <w:rtl/>
        </w:rPr>
        <w:t>מיירי</w:t>
      </w:r>
      <w:r w:rsidR="00A85AC8" w:rsidRPr="00E600D8">
        <w:rPr>
          <w:rtl/>
        </w:rPr>
        <w:t>:</w:t>
      </w:r>
    </w:p>
    <w:p w14:paraId="60E74B46" w14:textId="7ED4D47B" w:rsidR="007E3B9F" w:rsidRPr="00131640" w:rsidRDefault="006E0774" w:rsidP="006E0774">
      <w:pPr>
        <w:rPr>
          <w:rtl/>
        </w:rPr>
      </w:pPr>
      <w:r w:rsidRPr="00224C4C">
        <w:rPr>
          <w:rFonts w:ascii="Fb Fontext" w:hAnsi="Fb Fontext" w:hint="cs"/>
          <w:rtl/>
        </w:rPr>
        <w:t>ב</w:t>
      </w:r>
      <w:r w:rsidRPr="00224C4C">
        <w:rPr>
          <w:rFonts w:ascii="Fb Fontext" w:hAnsi="Fb Fontext"/>
          <w:rtl/>
        </w:rPr>
        <w:t>קדיש ביו</w:t>
      </w:r>
      <w:r w:rsidRPr="00224C4C">
        <w:rPr>
          <w:rFonts w:ascii="Fb Fontext" w:hAnsi="Fb Fontext" w:hint="cs"/>
          <w:rtl/>
        </w:rPr>
        <w:t>ם</w:t>
      </w:r>
      <w:r w:rsidRPr="00224C4C">
        <w:rPr>
          <w:rFonts w:ascii="Fb Fontext" w:hAnsi="Fb Fontext"/>
          <w:rtl/>
        </w:rPr>
        <w:t xml:space="preserve"> דמשלים ששה</w:t>
      </w:r>
      <w:r w:rsidR="00C15852">
        <w:rPr>
          <w:rFonts w:ascii="Fb Fontext" w:hAnsi="Fb Fontext" w:hint="cs"/>
          <w:rtl/>
        </w:rPr>
        <w:t xml:space="preserve"> </w:t>
      </w:r>
      <w:r w:rsidR="00C15852" w:rsidRPr="00C15852">
        <w:rPr>
          <w:rStyle w:val="afffff5"/>
          <w:rFonts w:hint="cs"/>
          <w:rtl/>
        </w:rPr>
        <w:t>חדשים שבין נערות לבגרות</w:t>
      </w:r>
    </w:p>
    <w:p w14:paraId="1299EFA7" w14:textId="2EA0EB14" w:rsidR="00A85AC8" w:rsidRPr="00E600D8" w:rsidRDefault="00C15852" w:rsidP="007E3B9F">
      <w:pPr>
        <w:pStyle w:val="38"/>
        <w:framePr w:wrap="notBeside"/>
        <w:rPr>
          <w:rtl/>
        </w:rPr>
      </w:pPr>
      <w:r w:rsidRPr="00E600D8">
        <w:rPr>
          <w:rFonts w:hint="cs"/>
          <w:rtl/>
        </w:rPr>
        <w:t>ל</w:t>
      </w:r>
      <w:r w:rsidR="006E0774" w:rsidRPr="00E600D8">
        <w:rPr>
          <w:rtl/>
        </w:rPr>
        <w:t>רב</w:t>
      </w:r>
      <w:r w:rsidR="00A85AC8" w:rsidRPr="00E600D8">
        <w:rPr>
          <w:rtl/>
        </w:rPr>
        <w:t>:</w:t>
      </w:r>
    </w:p>
    <w:p w14:paraId="07C6279C" w14:textId="7560834C" w:rsidR="006E0774" w:rsidRPr="00131640" w:rsidRDefault="006E0774" w:rsidP="006E0774">
      <w:pPr>
        <w:rPr>
          <w:rtl/>
        </w:rPr>
      </w:pPr>
      <w:r w:rsidRPr="00224C4C">
        <w:rPr>
          <w:rFonts w:ascii="Fb Fontext" w:hAnsi="Fb Fontext"/>
          <w:rtl/>
        </w:rPr>
        <w:t>הרי בוגרת לפנינו, מד</w:t>
      </w:r>
      <w:r w:rsidR="00E97A0A">
        <w:rPr>
          <w:rFonts w:ascii="Fb Fontext" w:hAnsi="Fb Fontext" w:hint="cs"/>
          <w:rtl/>
        </w:rPr>
        <w:t>עכשיו</w:t>
      </w:r>
      <w:r w:rsidRPr="00224C4C">
        <w:rPr>
          <w:rFonts w:ascii="Fb Fontext" w:hAnsi="Fb Fontext"/>
          <w:rtl/>
        </w:rPr>
        <w:t xml:space="preserve"> בוגרת, </w:t>
      </w:r>
      <w:r w:rsidR="001E790D">
        <w:rPr>
          <w:rFonts w:ascii="Fb Fontext" w:hAnsi="Fb Fontext" w:hint="cs"/>
          <w:rtl/>
        </w:rPr>
        <w:t>בבוקר</w:t>
      </w:r>
      <w:r w:rsidRPr="00224C4C">
        <w:rPr>
          <w:rFonts w:ascii="Fb Fontext" w:hAnsi="Fb Fontext"/>
          <w:rtl/>
        </w:rPr>
        <w:t xml:space="preserve"> </w:t>
      </w:r>
      <w:r w:rsidR="00B35B36">
        <w:rPr>
          <w:rFonts w:ascii="Fb Fontext" w:hAnsi="Fb Fontext"/>
          <w:rtl/>
        </w:rPr>
        <w:t>גם</w:t>
      </w:r>
      <w:r w:rsidRPr="00224C4C">
        <w:rPr>
          <w:rFonts w:ascii="Fb Fontext" w:hAnsi="Fb Fontext"/>
          <w:rtl/>
        </w:rPr>
        <w:t xml:space="preserve"> בוגרת.</w:t>
      </w:r>
    </w:p>
    <w:p w14:paraId="30EF08F0" w14:textId="0792C47C" w:rsidR="00A85AC8" w:rsidRPr="00E600D8" w:rsidRDefault="006E0774" w:rsidP="007E3B9F">
      <w:pPr>
        <w:pStyle w:val="38"/>
        <w:framePr w:wrap="notBeside"/>
        <w:rPr>
          <w:rtl/>
        </w:rPr>
      </w:pPr>
      <w:r w:rsidRPr="00E600D8">
        <w:rPr>
          <w:rtl/>
        </w:rPr>
        <w:t>ושמואל</w:t>
      </w:r>
      <w:r w:rsidR="00A85AC8" w:rsidRPr="00E600D8">
        <w:rPr>
          <w:rFonts w:hint="cs"/>
          <w:rtl/>
        </w:rPr>
        <w:t>:</w:t>
      </w:r>
    </w:p>
    <w:p w14:paraId="57EA3D80" w14:textId="69B3C73B" w:rsidR="006E0774" w:rsidRPr="00131640" w:rsidRDefault="00707F7A" w:rsidP="00847C5F">
      <w:pPr>
        <w:spacing w:after="120"/>
        <w:rPr>
          <w:rtl/>
        </w:rPr>
      </w:pPr>
      <w:r>
        <w:rPr>
          <w:rFonts w:ascii="Fb Fontext" w:hAnsi="Fb Fontext" w:hint="cs"/>
          <w:sz w:val="32"/>
          <w:rtl/>
        </w:rPr>
        <w:t>עכשיו רק הביאה</w:t>
      </w:r>
      <w:r w:rsidR="006E0774" w:rsidRPr="00224C4C">
        <w:rPr>
          <w:rFonts w:ascii="Fb Fontext" w:hAnsi="Fb Fontext"/>
          <w:sz w:val="32"/>
          <w:rtl/>
        </w:rPr>
        <w:t xml:space="preserve"> סימנים.</w:t>
      </w:r>
    </w:p>
    <w:p w14:paraId="56DE9B35" w14:textId="77777777" w:rsidR="00A85AC8" w:rsidRPr="00E600D8" w:rsidRDefault="006E0774" w:rsidP="007271AD">
      <w:pPr>
        <w:pStyle w:val="38"/>
        <w:framePr w:wrap="notBeside"/>
        <w:rPr>
          <w:rtl/>
        </w:rPr>
      </w:pPr>
      <w:r w:rsidRPr="00E600D8">
        <w:rPr>
          <w:rFonts w:hint="cs"/>
          <w:rtl/>
        </w:rPr>
        <w:t>ואפי'</w:t>
      </w:r>
      <w:r w:rsidR="00A85AC8" w:rsidRPr="00E600D8">
        <w:rPr>
          <w:rtl/>
        </w:rPr>
        <w:t>:</w:t>
      </w:r>
    </w:p>
    <w:p w14:paraId="50462952" w14:textId="6301CB3C" w:rsidR="006E0774" w:rsidRPr="00131640" w:rsidRDefault="006E0774" w:rsidP="006E0774">
      <w:pPr>
        <w:rPr>
          <w:rtl/>
        </w:rPr>
      </w:pPr>
      <w:r w:rsidRPr="00847C5F">
        <w:rPr>
          <w:rStyle w:val="affffc"/>
          <w:rFonts w:hint="cs"/>
          <w:rtl/>
        </w:rPr>
        <w:t>ד</w:t>
      </w:r>
      <w:r w:rsidRPr="00847C5F">
        <w:rPr>
          <w:rStyle w:val="affffc"/>
          <w:rtl/>
        </w:rPr>
        <w:t>מקוה שנמצא חסר</w:t>
      </w:r>
      <w:r w:rsidRPr="00224C4C">
        <w:rPr>
          <w:rFonts w:ascii="Fb Fontext" w:hAnsi="Fb Fontext"/>
          <w:sz w:val="32"/>
          <w:rtl/>
        </w:rPr>
        <w:t xml:space="preserve">, כל טהרות שנעשו </w:t>
      </w:r>
      <w:r w:rsidR="00F73EBC">
        <w:rPr>
          <w:rFonts w:ascii="Fb Fontext" w:hAnsi="Fb Fontext" w:hint="cs"/>
          <w:sz w:val="32"/>
          <w:rtl/>
        </w:rPr>
        <w:t>ע''ג</w:t>
      </w:r>
      <w:r w:rsidRPr="00224C4C">
        <w:rPr>
          <w:rFonts w:ascii="Fb Fontext" w:hAnsi="Fb Fontext"/>
          <w:sz w:val="32"/>
          <w:rtl/>
        </w:rPr>
        <w:t xml:space="preserve"> למפרע, בר</w:t>
      </w:r>
      <w:r w:rsidRPr="00224C4C">
        <w:rPr>
          <w:rFonts w:ascii="Fb Fontext" w:hAnsi="Fb Fontext" w:hint="cs"/>
          <w:sz w:val="32"/>
          <w:rtl/>
        </w:rPr>
        <w:t>ה</w:t>
      </w:r>
      <w:r w:rsidRPr="00224C4C">
        <w:rPr>
          <w:rFonts w:ascii="Fb Fontext" w:hAnsi="Fb Fontext"/>
          <w:sz w:val="32"/>
          <w:rtl/>
        </w:rPr>
        <w:t>"</w:t>
      </w:r>
      <w:r w:rsidRPr="00224C4C">
        <w:rPr>
          <w:rFonts w:ascii="Fb Fontext" w:hAnsi="Fb Fontext" w:hint="cs"/>
          <w:sz w:val="32"/>
          <w:rtl/>
        </w:rPr>
        <w:t xml:space="preserve">י </w:t>
      </w:r>
      <w:r>
        <w:rPr>
          <w:rStyle w:val="afffff3"/>
          <w:rFonts w:ascii="Fb Fontext" w:hAnsi="Fb Fontext" w:hint="cs"/>
          <w:sz w:val="32"/>
          <w:rtl/>
          <w:rPrChange w:id="9329" w:author="מנוע אמוראים" w:date="2026-10-05T16:42:07Z">
            <w:rPr>
              <w:rFonts w:ascii="Fb Fontext" w:hAnsi="Fb Fontext" w:hint="cs"/>
              <w:sz w:val="32"/>
              <w:rtl/>
            </w:rPr>
          </w:rPrChange>
        </w:rPr>
        <w:t xml:space="preserve">וב</w:t>
      </w:r>
      <w:r>
        <w:rPr>
          <w:rStyle w:val="afffff3"/>
          <w:rFonts w:ascii="Fb Fontext" w:hAnsi="Fb Fontext" w:hint="cs"/>
          <w:sz w:val="32"/>
          <w:rtl/>
          <w:rPrChange w:id="9330" w:author="מנוע אמוראים" w:date="2026-10-05T16:42:07Z">
            <w:rPr>
              <w:rFonts w:ascii="Fb Fontext" w:hAnsi="Fb Fontext" w:hint="cs"/>
              <w:sz w:val="32"/>
              <w:rtl/>
            </w:rPr>
          </w:rPrChange>
        </w:rPr>
        <w:t xml:space="preserve">רה</w:t>
      </w:r>
      <w:r>
        <w:rPr>
          <w:rStyle w:val="afffff3"/>
          <w:rFonts w:ascii="Fb Fontext" w:hAnsi="Fb Fontext"/>
          <w:sz w:val="32"/>
          <w:rtl/>
          <w:rPrChange w:id="9331" w:author="מנוע אמוראים" w:date="2026-10-05T16:42:07Z">
            <w:rPr>
              <w:rFonts w:ascii="Fb Fontext" w:hAnsi="Fb Fontext"/>
              <w:sz w:val="32"/>
              <w:rtl/>
            </w:rPr>
          </w:rPrChange>
        </w:rPr>
        <w:t xml:space="preserve">"</w:t>
      </w:r>
      <w:r>
        <w:rPr>
          <w:rStyle w:val="afffff3"/>
          <w:rFonts w:ascii="Fb Fontext" w:hAnsi="Fb Fontext" w:hint="cs"/>
          <w:sz w:val="32"/>
          <w:rtl/>
          <w:rPrChange w:id="9332" w:author="מנוע אמוראים" w:date="2026-10-05T16:42:07Z">
            <w:rPr>
              <w:rFonts w:ascii="Fb Fontext" w:hAnsi="Fb Fontext" w:hint="cs"/>
              <w:sz w:val="32"/>
              <w:rtl/>
            </w:rPr>
          </w:rPrChange>
        </w:rPr>
        <w:t xml:space="preserve">ר</w:t>
      </w:r>
      <w:r>
        <w:rPr>
          <w:rFonts w:ascii="Fb Fontext" w:hAnsi="Fb Fontext" w:hint="cs"/>
          <w:sz w:val="32"/>
          <w:rtl/>
        </w:rPr>
        <w:t xml:space="preserve"> טמאות</w:t>
      </w:r>
      <w:r w:rsidR="001D0CBB">
        <w:rPr>
          <w:rFonts w:ascii="Fb Fontext" w:hAnsi="Fb Fontext" w:hint="cs"/>
          <w:sz w:val="32"/>
          <w:rtl/>
        </w:rPr>
        <w:t xml:space="preserve"> </w:t>
      </w:r>
      <w:r w:rsidR="001D0CBB" w:rsidRPr="001D0CBB">
        <w:rPr>
          <w:rStyle w:val="afffff5"/>
          <w:rFonts w:hint="cs"/>
          <w:rtl/>
        </w:rPr>
        <w:t>[דהיינו שתולים את המצב כמו שהוא עכשיו]</w:t>
      </w:r>
    </w:p>
    <w:p w14:paraId="1CDC3049" w14:textId="25B8D45A" w:rsidR="00A85AC8" w:rsidRPr="00E600D8" w:rsidRDefault="006E0774" w:rsidP="007271AD">
      <w:pPr>
        <w:pStyle w:val="38"/>
        <w:framePr w:wrap="notBeside"/>
        <w:rPr>
          <w:rtl/>
        </w:rPr>
      </w:pPr>
      <w:r w:rsidRPr="00E600D8">
        <w:rPr>
          <w:rtl/>
        </w:rPr>
        <w:t xml:space="preserve">- </w:t>
      </w:r>
      <w:r w:rsidRPr="00E600D8">
        <w:rPr>
          <w:rFonts w:hint="cs"/>
          <w:rtl/>
        </w:rPr>
        <w:t>ד</w:t>
      </w:r>
      <w:r w:rsidRPr="00E600D8">
        <w:rPr>
          <w:rtl/>
        </w:rPr>
        <w:t xml:space="preserve">שאני </w:t>
      </w:r>
      <w:r w:rsidR="001D0CBB" w:rsidRPr="00E600D8">
        <w:rPr>
          <w:rFonts w:hint="cs"/>
          <w:rtl/>
        </w:rPr>
        <w:t>מקווה</w:t>
      </w:r>
      <w:r w:rsidR="00A85AC8" w:rsidRPr="00E600D8">
        <w:rPr>
          <w:rFonts w:hint="cs"/>
          <w:rtl/>
        </w:rPr>
        <w:t>:</w:t>
      </w:r>
    </w:p>
    <w:p w14:paraId="2EAC161E" w14:textId="03BDA128" w:rsidR="006E0774" w:rsidRPr="00131640" w:rsidRDefault="007271AD" w:rsidP="00943179">
      <w:pPr>
        <w:rPr>
          <w:rtl/>
        </w:rPr>
      </w:pPr>
      <w:r>
        <w:rPr>
          <w:rFonts w:hint="cs"/>
          <w:rtl/>
        </w:rPr>
        <w:t>ד</w:t>
      </w:r>
      <w:r w:rsidR="006E0774" w:rsidRPr="00943179">
        <w:rPr>
          <w:rtl/>
        </w:rPr>
        <w:t>העמד טמא על חזקתו ואימר לא טבל.</w:t>
      </w:r>
    </w:p>
    <w:p w14:paraId="48EECAAE" w14:textId="77777777" w:rsidR="00A85AC8" w:rsidRPr="00E600D8" w:rsidRDefault="006E0774" w:rsidP="007271AD">
      <w:pPr>
        <w:pStyle w:val="38"/>
        <w:framePr w:wrap="notBeside"/>
        <w:rPr>
          <w:rtl/>
        </w:rPr>
      </w:pPr>
      <w:r w:rsidRPr="00E600D8">
        <w:rPr>
          <w:rFonts w:hint="cs"/>
          <w:rtl/>
        </w:rPr>
        <w:t>ואין לומר</w:t>
      </w:r>
      <w:r w:rsidR="00A85AC8" w:rsidRPr="00E600D8">
        <w:rPr>
          <w:rtl/>
        </w:rPr>
        <w:t>:</w:t>
      </w:r>
    </w:p>
    <w:p w14:paraId="1AD942E2" w14:textId="79EB0A15" w:rsidR="006E0774" w:rsidRPr="00141195" w:rsidRDefault="006E0774" w:rsidP="007271AD">
      <w:pPr>
        <w:rPr>
          <w:spacing w:val="0"/>
          <w:rtl/>
        </w:rPr>
      </w:pPr>
      <w:r w:rsidRPr="00141195">
        <w:rPr>
          <w:rFonts w:ascii="Fb Fontext" w:hAnsi="Fb Fontext"/>
          <w:spacing w:val="0"/>
          <w:sz w:val="32"/>
          <w:rtl/>
        </w:rPr>
        <w:t xml:space="preserve">העמד מקוה על חזקתו </w:t>
      </w:r>
      <w:r w:rsidRPr="00141195">
        <w:rPr>
          <w:rFonts w:ascii="Fb Fontext" w:hAnsi="Fb Fontext" w:hint="cs"/>
          <w:spacing w:val="0"/>
          <w:sz w:val="32"/>
          <w:rtl/>
        </w:rPr>
        <w:t>ו</w:t>
      </w:r>
      <w:r w:rsidRPr="00141195">
        <w:rPr>
          <w:rFonts w:ascii="Fb Fontext" w:hAnsi="Fb Fontext"/>
          <w:spacing w:val="0"/>
          <w:sz w:val="32"/>
          <w:rtl/>
        </w:rPr>
        <w:t>לא חסר</w:t>
      </w:r>
      <w:r w:rsidRPr="00141195">
        <w:rPr>
          <w:rFonts w:ascii="Fb Fontext" w:hAnsi="Fb Fontext" w:hint="cs"/>
          <w:spacing w:val="0"/>
          <w:sz w:val="32"/>
          <w:rtl/>
        </w:rPr>
        <w:t xml:space="preserve"> -ד</w:t>
      </w:r>
      <w:r w:rsidRPr="00141195">
        <w:rPr>
          <w:rFonts w:ascii="Fb Fontext" w:hAnsi="Fb Fontext"/>
          <w:spacing w:val="0"/>
          <w:sz w:val="32"/>
          <w:rtl/>
        </w:rPr>
        <w:t>הרי חסר לפניך.</w:t>
      </w:r>
      <w:r w:rsidRPr="00141195">
        <w:rPr>
          <w:rFonts w:ascii="Fb Fontext" w:hAnsi="Fb Fontext" w:hint="cs"/>
          <w:spacing w:val="0"/>
          <w:sz w:val="32"/>
          <w:rtl/>
        </w:rPr>
        <w:t xml:space="preserve"> ותרתי לריעותא</w:t>
      </w:r>
    </w:p>
    <w:p w14:paraId="19F86ED2" w14:textId="77777777" w:rsidR="00A85AC8" w:rsidRPr="00E600D8" w:rsidRDefault="006E0774" w:rsidP="00847C5F">
      <w:pPr>
        <w:pStyle w:val="38"/>
        <w:framePr w:wrap="notBeside"/>
        <w:rPr>
          <w:rtl/>
        </w:rPr>
      </w:pPr>
      <w:r w:rsidRPr="00E600D8">
        <w:rPr>
          <w:rFonts w:hint="cs"/>
          <w:rtl/>
        </w:rPr>
        <w:t>ו</w:t>
      </w:r>
      <w:r w:rsidR="00B35B36" w:rsidRPr="00E600D8">
        <w:rPr>
          <w:rtl/>
        </w:rPr>
        <w:t>כאן</w:t>
      </w:r>
      <w:r w:rsidR="00A85AC8" w:rsidRPr="00E600D8">
        <w:rPr>
          <w:rtl/>
        </w:rPr>
        <w:t>:</w:t>
      </w:r>
    </w:p>
    <w:p w14:paraId="1BE7A49B" w14:textId="6B1EDC5B" w:rsidR="006E0774" w:rsidRPr="00131640" w:rsidRDefault="006E0774" w:rsidP="00847C5F">
      <w:pPr>
        <w:spacing w:after="120"/>
        <w:rPr>
          <w:rtl/>
        </w:rPr>
      </w:pPr>
      <w:r w:rsidRPr="00224C4C">
        <w:rPr>
          <w:rFonts w:ascii="Fb Fontext" w:hAnsi="Fb Fontext" w:hint="cs"/>
          <w:sz w:val="32"/>
          <w:rtl/>
        </w:rPr>
        <w:t>אפי'</w:t>
      </w:r>
      <w:r w:rsidRPr="00224C4C">
        <w:rPr>
          <w:rFonts w:ascii="Fb Fontext" w:hAnsi="Fb Fontext"/>
          <w:sz w:val="32"/>
          <w:rtl/>
        </w:rPr>
        <w:t xml:space="preserve"> </w:t>
      </w:r>
      <w:r w:rsidR="00847C5F">
        <w:rPr>
          <w:rFonts w:ascii="Fb Fontext" w:hAnsi="Fb Fontext" w:hint="cs"/>
          <w:sz w:val="32"/>
          <w:rtl/>
        </w:rPr>
        <w:t>ש</w:t>
      </w:r>
      <w:r w:rsidRPr="00224C4C">
        <w:rPr>
          <w:rFonts w:ascii="Fb Fontext" w:hAnsi="Fb Fontext"/>
          <w:sz w:val="32"/>
          <w:rtl/>
        </w:rPr>
        <w:t>הרי בוגרת לפניך</w:t>
      </w:r>
      <w:r w:rsidRPr="00224C4C">
        <w:rPr>
          <w:rFonts w:ascii="Fb Fontext" w:hAnsi="Fb Fontext" w:hint="cs"/>
          <w:sz w:val="32"/>
          <w:rtl/>
        </w:rPr>
        <w:t>,</w:t>
      </w:r>
      <w:r w:rsidRPr="00224C4C">
        <w:rPr>
          <w:rFonts w:ascii="Fb Fontext" w:hAnsi="Fb Fontext"/>
          <w:sz w:val="32"/>
          <w:rtl/>
        </w:rPr>
        <w:t xml:space="preserve"> השתא הוא דבגרה.</w:t>
      </w:r>
      <w:r w:rsidRPr="00224C4C">
        <w:rPr>
          <w:rFonts w:ascii="Fb Fontext" w:hAnsi="Fb Fontext" w:hint="cs"/>
          <w:sz w:val="32"/>
          <w:rtl/>
        </w:rPr>
        <w:t>- וחדא לריעותא</w:t>
      </w:r>
    </w:p>
    <w:p w14:paraId="69897126" w14:textId="77777777" w:rsidR="00A85AC8" w:rsidRPr="00E600D8" w:rsidRDefault="006E0774" w:rsidP="007271AD">
      <w:pPr>
        <w:pStyle w:val="38"/>
        <w:framePr w:wrap="notBeside"/>
        <w:rPr>
          <w:rtl/>
        </w:rPr>
      </w:pPr>
      <w:r w:rsidRPr="00E600D8">
        <w:rPr>
          <w:rFonts w:hint="cs"/>
          <w:rtl/>
        </w:rPr>
        <w:t>והך</w:t>
      </w:r>
      <w:r w:rsidR="00A85AC8" w:rsidRPr="00E600D8">
        <w:rPr>
          <w:rtl/>
        </w:rPr>
        <w:t>:</w:t>
      </w:r>
    </w:p>
    <w:p w14:paraId="36BB5F89" w14:textId="58D11E6F" w:rsidR="009469D7" w:rsidRDefault="006E0774" w:rsidP="006E0774">
      <w:pPr>
        <w:rPr>
          <w:rFonts w:ascii="Fb Fontext" w:hAnsi="Fb Fontext"/>
          <w:rtl/>
        </w:rPr>
      </w:pPr>
      <w:r w:rsidRPr="00847C5F">
        <w:rPr>
          <w:rStyle w:val="affffc"/>
          <w:rFonts w:hint="cs"/>
          <w:rtl/>
        </w:rPr>
        <w:t>ד</w:t>
      </w:r>
      <w:r w:rsidRPr="00847C5F">
        <w:rPr>
          <w:rStyle w:val="affffc"/>
          <w:rtl/>
        </w:rPr>
        <w:t>בודק החבית להפריש עליה תרומה</w:t>
      </w:r>
      <w:r w:rsidRPr="00224C4C">
        <w:rPr>
          <w:rFonts w:ascii="Fb Fontext" w:hAnsi="Fb Fontext"/>
          <w:rtl/>
        </w:rPr>
        <w:t xml:space="preserve"> ואח"</w:t>
      </w:r>
      <w:r w:rsidRPr="00224C4C">
        <w:rPr>
          <w:rFonts w:ascii="Fb Fontext" w:hAnsi="Fb Fontext" w:hint="cs"/>
          <w:rtl/>
        </w:rPr>
        <w:t>כ</w:t>
      </w:r>
      <w:r w:rsidRPr="00224C4C">
        <w:rPr>
          <w:rFonts w:ascii="Fb Fontext" w:hAnsi="Fb Fontext"/>
          <w:rtl/>
        </w:rPr>
        <w:t xml:space="preserve"> נמצאת חומץ</w:t>
      </w:r>
    </w:p>
    <w:p w14:paraId="20A2933F" w14:textId="2AA27DA8" w:rsidR="006E0774" w:rsidRPr="00131640" w:rsidRDefault="006E0774" w:rsidP="006E0774">
      <w:pPr>
        <w:rPr>
          <w:rtl/>
        </w:rPr>
      </w:pPr>
      <w:r w:rsidRPr="00224C4C">
        <w:rPr>
          <w:rFonts w:ascii="Fb Fontext" w:hAnsi="Fb Fontext"/>
          <w:rtl/>
        </w:rPr>
        <w:t>- כל ג' ימים ודאי, מיכן ואילך ספק.</w:t>
      </w:r>
    </w:p>
    <w:p w14:paraId="07E49ACA" w14:textId="77777777" w:rsidR="00A85AC8" w:rsidRPr="00E600D8" w:rsidRDefault="006E0774" w:rsidP="00847C5F">
      <w:pPr>
        <w:pStyle w:val="38"/>
        <w:framePr w:wrap="notBeside"/>
        <w:rPr>
          <w:rtl/>
        </w:rPr>
      </w:pPr>
      <w:r w:rsidRPr="00E600D8">
        <w:rPr>
          <w:rtl/>
        </w:rPr>
        <w:t>ורמינן</w:t>
      </w:r>
      <w:r w:rsidR="00A85AC8" w:rsidRPr="00E600D8">
        <w:rPr>
          <w:rtl/>
        </w:rPr>
        <w:t>:</w:t>
      </w:r>
    </w:p>
    <w:p w14:paraId="26BB97BF" w14:textId="2EC99EFA" w:rsidR="009469D7" w:rsidRDefault="006E0774" w:rsidP="006E0774">
      <w:pPr>
        <w:rPr>
          <w:rFonts w:ascii="Fb Fontext" w:hAnsi="Fb Fontext"/>
          <w:sz w:val="32"/>
          <w:rtl/>
        </w:rPr>
      </w:pPr>
      <w:r w:rsidRPr="00224C4C">
        <w:rPr>
          <w:rFonts w:ascii="Fb Fontext" w:hAnsi="Fb Fontext"/>
          <w:sz w:val="32"/>
          <w:rtl/>
        </w:rPr>
        <w:t>חבית אמקוה, ד</w:t>
      </w:r>
      <w:r w:rsidR="00B35B36">
        <w:rPr>
          <w:rFonts w:ascii="Fb Fontext" w:hAnsi="Fb Fontext"/>
          <w:sz w:val="32"/>
          <w:rtl/>
        </w:rPr>
        <w:t>כאן</w:t>
      </w:r>
      <w:r w:rsidRPr="00224C4C">
        <w:rPr>
          <w:rFonts w:ascii="Fb Fontext" w:hAnsi="Fb Fontext"/>
          <w:sz w:val="32"/>
          <w:rtl/>
        </w:rPr>
        <w:t xml:space="preserve"> ודאי, ו</w:t>
      </w:r>
      <w:r w:rsidR="00B35B36">
        <w:rPr>
          <w:rFonts w:ascii="Fb Fontext" w:hAnsi="Fb Fontext"/>
          <w:sz w:val="32"/>
          <w:rtl/>
        </w:rPr>
        <w:t>כאן</w:t>
      </w:r>
      <w:r w:rsidRPr="00224C4C">
        <w:rPr>
          <w:rFonts w:ascii="Fb Fontext" w:hAnsi="Fb Fontext"/>
          <w:sz w:val="32"/>
          <w:rtl/>
        </w:rPr>
        <w:t xml:space="preserve"> ספק</w:t>
      </w:r>
      <w:r w:rsidR="007271AD">
        <w:rPr>
          <w:rFonts w:ascii="Fb Fontext" w:hAnsi="Fb Fontext" w:hint="cs"/>
          <w:sz w:val="32"/>
          <w:rtl/>
        </w:rPr>
        <w:t>,</w:t>
      </w:r>
    </w:p>
    <w:p w14:paraId="77727867" w14:textId="77777777" w:rsidR="00A85AC8" w:rsidRPr="00E600D8" w:rsidRDefault="00BE18B0" w:rsidP="007271AD">
      <w:pPr>
        <w:pStyle w:val="38"/>
        <w:framePr w:wrap="notBeside"/>
        <w:rPr>
          <w:rtl/>
        </w:rPr>
      </w:pPr>
      <w:r w:rsidRPr="00E600D8">
        <w:rPr>
          <w:rFonts w:hint="cs"/>
          <w:rtl/>
        </w:rPr>
        <w:t xml:space="preserve">- </w:t>
      </w:r>
      <w:r w:rsidR="006E0774" w:rsidRPr="00E600D8">
        <w:rPr>
          <w:rFonts w:hint="cs"/>
          <w:rtl/>
        </w:rPr>
        <w:t>ואמרי'</w:t>
      </w:r>
      <w:r w:rsidR="00A85AC8" w:rsidRPr="00E600D8">
        <w:rPr>
          <w:rtl/>
        </w:rPr>
        <w:t>:</w:t>
      </w:r>
    </w:p>
    <w:p w14:paraId="17F78F90" w14:textId="5ABF4978" w:rsidR="006E0774" w:rsidRPr="00131640" w:rsidRDefault="006E0774" w:rsidP="006E0774">
      <w:pPr>
        <w:rPr>
          <w:rtl/>
        </w:rPr>
      </w:pPr>
      <w:r>
        <w:rPr>
          <w:rFonts w:ascii="Fb Fontext" w:hAnsi="Fb Fontext" w:hint="cs"/>
          <w:sz w:val="32"/>
          <w:rtl/>
        </w:rPr>
        <w:t xml:space="preserve">דהא מני </w:t>
      </w:r>
      <w:r>
        <w:rPr>
          <w:rStyle w:val="afffff3"/>
          <w:rFonts w:ascii="Fb Fontext" w:hAnsi="Fb Fontext" w:hint="cs"/>
          <w:sz w:val="32"/>
          <w:rtl/>
          <w:rPrChange w:id="9333" w:author="מנוע אמוראים" w:date="2026-10-05T16:42:07Z">
            <w:rPr>
              <w:rFonts w:ascii="Fb Fontext" w:hAnsi="Fb Fontext" w:hint="cs"/>
              <w:sz w:val="32"/>
              <w:rtl/>
            </w:rPr>
          </w:rPrChange>
        </w:rPr>
        <w:t xml:space="preserve">ר</w:t>
      </w:r>
      <w:r>
        <w:rPr>
          <w:rStyle w:val="afffff3"/>
          <w:rFonts w:ascii="Fb Fontext" w:hAnsi="Fb Fontext"/>
          <w:sz w:val="32"/>
          <w:rtl/>
          <w:rPrChange w:id="9334" w:author="מנוע אמוראים" w:date="2026-10-05T16:42:07Z">
            <w:rPr>
              <w:rFonts w:ascii="Fb Fontext" w:hAnsi="Fb Fontext"/>
              <w:sz w:val="32"/>
              <w:rtl/>
            </w:rPr>
          </w:rPrChange>
        </w:rPr>
        <w:t xml:space="preserve">"</w:t>
      </w:r>
      <w:r>
        <w:rPr>
          <w:rStyle w:val="afffff3"/>
          <w:rFonts w:ascii="Fb Fontext" w:hAnsi="Fb Fontext" w:hint="cs"/>
          <w:sz w:val="32"/>
          <w:rtl/>
          <w:rPrChange w:id="9335" w:author="מנוע אמוראים" w:date="2026-10-05T16:42:07Z">
            <w:rPr>
              <w:rFonts w:ascii="Fb Fontext" w:hAnsi="Fb Fontext" w:hint="cs"/>
              <w:sz w:val="32"/>
              <w:rtl/>
            </w:rPr>
          </w:rPrChange>
        </w:rPr>
        <w:t xml:space="preserve">ש</w:t>
      </w:r>
      <w:r>
        <w:rPr>
          <w:rFonts w:ascii="Fb Fontext" w:hAnsi="Fb Fontext" w:hint="cs"/>
          <w:sz w:val="32"/>
          <w:rtl/>
        </w:rPr>
        <w:t xml:space="preserve"> דגבי מקוה </w:t>
      </w:r>
      <w:r w:rsidR="00B35B36">
        <w:rPr>
          <w:rFonts w:ascii="Fb Fontext" w:hAnsi="Fb Fontext" w:hint="cs"/>
          <w:sz w:val="32"/>
          <w:rtl/>
        </w:rPr>
        <w:t>גם</w:t>
      </w:r>
      <w:r w:rsidRPr="00224C4C">
        <w:rPr>
          <w:rFonts w:ascii="Fb Fontext" w:hAnsi="Fb Fontext" w:hint="cs"/>
          <w:sz w:val="32"/>
          <w:rtl/>
        </w:rPr>
        <w:t xml:space="preserve"> משווה ספק</w:t>
      </w:r>
    </w:p>
    <w:p w14:paraId="4C5303A5" w14:textId="15BB0943" w:rsidR="00A85AC8" w:rsidRPr="00E600D8" w:rsidRDefault="006E0774" w:rsidP="007271AD">
      <w:pPr>
        <w:pStyle w:val="38"/>
        <w:framePr w:wrap="notBeside"/>
        <w:rPr>
          <w:rtl/>
        </w:rPr>
      </w:pPr>
      <w:r w:rsidRPr="00E600D8">
        <w:rPr>
          <w:rtl/>
        </w:rPr>
        <w:t>דתניא</w:t>
      </w:r>
      <w:r w:rsidR="00A85AC8" w:rsidRPr="00E600D8">
        <w:rPr>
          <w:rtl/>
        </w:rPr>
        <w:t>:</w:t>
      </w:r>
    </w:p>
    <w:p w14:paraId="5A692410" w14:textId="66CFC8B0" w:rsidR="009469D7" w:rsidRDefault="006E0774" w:rsidP="00BC2D64">
      <w:pPr>
        <w:rPr>
          <w:rFonts w:ascii="Fb Fontext" w:hAnsi="Fb Fontext"/>
          <w:sz w:val="32"/>
          <w:rtl/>
        </w:rPr>
      </w:pPr>
      <w:r w:rsidRPr="00224C4C">
        <w:rPr>
          <w:rFonts w:ascii="Fb Fontext" w:hAnsi="Fb Fontext"/>
          <w:sz w:val="32"/>
          <w:rtl/>
        </w:rPr>
        <w:t>כל טהרות שנעשו על גביו למפרע, בין בר</w:t>
      </w:r>
      <w:r w:rsidR="00BC2D64">
        <w:rPr>
          <w:rFonts w:ascii="Fb Fontext" w:hAnsi="Fb Fontext" w:hint="cs"/>
          <w:sz w:val="32"/>
          <w:rtl/>
        </w:rPr>
        <w:t>ה''י בין ברה''ר טמאות</w:t>
      </w:r>
    </w:p>
    <w:p w14:paraId="53DECBC5" w14:textId="79A8C3B6" w:rsidR="006E0774" w:rsidRPr="00131640" w:rsidRDefault="006E0774" w:rsidP="006E0774">
      <w:pPr>
        <w:rPr>
          <w:rtl/>
        </w:rPr>
      </w:pPr>
      <w:r w:rsidRPr="00BE18B0">
        <w:rPr>
          <w:rStyle w:val="afffff3"/>
          <w:rtl/>
        </w:rPr>
        <w:t>ו</w:t>
      </w:r>
      <w:r w:rsidR="00BC2D64" w:rsidRPr="00BE18B0">
        <w:rPr>
          <w:rStyle w:val="afffff3"/>
          <w:rFonts w:hint="cs"/>
          <w:rtl/>
        </w:rPr>
        <w:t>ר''ש</w:t>
      </w:r>
      <w:r w:rsidRPr="00BE18B0">
        <w:rPr>
          <w:rStyle w:val="afffff3"/>
          <w:rtl/>
        </w:rPr>
        <w:t xml:space="preserve">: </w:t>
      </w:r>
      <w:r w:rsidRPr="00224C4C">
        <w:rPr>
          <w:rFonts w:ascii="Fb Fontext" w:hAnsi="Fb Fontext"/>
          <w:rtl/>
        </w:rPr>
        <w:t>בר</w:t>
      </w:r>
      <w:r w:rsidR="00BE18B0">
        <w:rPr>
          <w:rFonts w:ascii="Fb Fontext" w:hAnsi="Fb Fontext" w:hint="cs"/>
          <w:rtl/>
        </w:rPr>
        <w:t>ה''ר</w:t>
      </w:r>
      <w:r w:rsidRPr="00224C4C">
        <w:rPr>
          <w:rFonts w:ascii="Fb Fontext" w:hAnsi="Fb Fontext"/>
          <w:rtl/>
        </w:rPr>
        <w:t xml:space="preserve"> - טהורות, ברשות היחיד - תולין.</w:t>
      </w:r>
    </w:p>
    <w:p w14:paraId="4131F5F3" w14:textId="30EA475B" w:rsidR="00A85AC8" w:rsidRPr="00E600D8" w:rsidRDefault="006E0774" w:rsidP="00BE18B0">
      <w:pPr>
        <w:pStyle w:val="38"/>
        <w:framePr w:wrap="notBeside"/>
        <w:rPr>
          <w:rtl/>
        </w:rPr>
      </w:pPr>
      <w:r w:rsidRPr="00E600D8">
        <w:rPr>
          <w:rFonts w:hint="cs"/>
          <w:rtl/>
        </w:rPr>
        <w:t xml:space="preserve">אבל </w:t>
      </w:r>
      <w:r w:rsidRPr="00E600D8">
        <w:rPr>
          <w:rtl/>
        </w:rPr>
        <w:t>לרבנן</w:t>
      </w:r>
      <w:r w:rsidR="00A85AC8" w:rsidRPr="00E600D8">
        <w:rPr>
          <w:rFonts w:hint="cs"/>
          <w:rtl/>
        </w:rPr>
        <w:t>:</w:t>
      </w:r>
    </w:p>
    <w:p w14:paraId="253C27C6" w14:textId="51F1B823" w:rsidR="006E0774" w:rsidRPr="00131640" w:rsidRDefault="006E0774" w:rsidP="006E0774">
      <w:pPr>
        <w:rPr>
          <w:rtl/>
        </w:rPr>
      </w:pPr>
      <w:r w:rsidRPr="00224C4C">
        <w:rPr>
          <w:rFonts w:ascii="Fb Fontext" w:hAnsi="Fb Fontext"/>
          <w:sz w:val="32"/>
          <w:rtl/>
        </w:rPr>
        <w:t>טבל למפרע</w:t>
      </w:r>
      <w:r w:rsidRPr="00224C4C">
        <w:rPr>
          <w:rFonts w:ascii="Fb Fontext" w:hAnsi="Fb Fontext" w:hint="cs"/>
          <w:sz w:val="32"/>
          <w:rtl/>
        </w:rPr>
        <w:t xml:space="preserve"> ד</w:t>
      </w:r>
      <w:r w:rsidRPr="00224C4C">
        <w:rPr>
          <w:rFonts w:ascii="Fb Fontext" w:hAnsi="Fb Fontext"/>
          <w:sz w:val="32"/>
          <w:rtl/>
        </w:rPr>
        <w:t xml:space="preserve">העמד טבל על חזקתו </w:t>
      </w:r>
      <w:r w:rsidR="008645BC">
        <w:rPr>
          <w:rFonts w:ascii="Fb Fontext" w:hAnsi="Fb Fontext" w:hint="cs"/>
          <w:sz w:val="32"/>
          <w:rtl/>
        </w:rPr>
        <w:t>ש</w:t>
      </w:r>
      <w:r w:rsidRPr="00224C4C">
        <w:rPr>
          <w:rFonts w:ascii="Fb Fontext" w:hAnsi="Fb Fontext"/>
          <w:sz w:val="32"/>
          <w:rtl/>
        </w:rPr>
        <w:t>לא ניתקן.</w:t>
      </w:r>
    </w:p>
    <w:p w14:paraId="0FCE9D4A" w14:textId="77777777" w:rsidR="006E0774" w:rsidRPr="00131640" w:rsidRDefault="006E0774" w:rsidP="00BC2D64">
      <w:pPr>
        <w:rPr>
          <w:rtl/>
        </w:rPr>
      </w:pPr>
      <w:r w:rsidRPr="00196D6B">
        <w:rPr>
          <w:rFonts w:ascii="Fb Fontext" w:hAnsi="Fb Fontext" w:cs="BA TM • Vilna Extra-Bold" w:hint="cs"/>
          <w:sz w:val="32"/>
          <w:rtl/>
        </w:rPr>
        <w:t>אבל ביין</w:t>
      </w:r>
      <w:r w:rsidRPr="00224C4C">
        <w:rPr>
          <w:rFonts w:ascii="Fb Fontext" w:hAnsi="Fb Fontext" w:hint="cs"/>
          <w:sz w:val="32"/>
          <w:rtl/>
        </w:rPr>
        <w:t xml:space="preserve"> הרי החמיץ לפניך ותרתי לריעותא</w:t>
      </w:r>
    </w:p>
    <w:p w14:paraId="0474E8DE" w14:textId="77777777" w:rsidR="006E0774" w:rsidRPr="00131640" w:rsidRDefault="006E0774" w:rsidP="00BC2D64">
      <w:pPr>
        <w:rPr>
          <w:rtl/>
        </w:rPr>
      </w:pPr>
      <w:r w:rsidRPr="00196D6B">
        <w:rPr>
          <w:rFonts w:ascii="Fb Fontext" w:hAnsi="Fb Fontext" w:cs="BA TM • Vilna Extra-Bold" w:hint="cs"/>
          <w:sz w:val="32"/>
          <w:rtl/>
        </w:rPr>
        <w:t>אבל בבוגרת</w:t>
      </w:r>
      <w:r w:rsidRPr="00224C4C">
        <w:rPr>
          <w:rFonts w:ascii="Fb Fontext" w:hAnsi="Fb Fontext" w:hint="cs"/>
          <w:sz w:val="32"/>
          <w:rtl/>
        </w:rPr>
        <w:t xml:space="preserve"> השתא הוא דבגרה וחדא לריעותא</w:t>
      </w:r>
    </w:p>
    <w:p w14:paraId="6A5FD9A9" w14:textId="0A73D682" w:rsidR="007309FA" w:rsidRPr="00131640" w:rsidRDefault="007309FA" w:rsidP="007309FA">
      <w:pPr>
        <w:pStyle w:val="affffb"/>
        <w:rPr>
          <w:rtl/>
        </w:rPr>
      </w:pPr>
      <w:r w:rsidRPr="007309FA">
        <w:rPr>
          <w:rFonts w:hint="cs"/>
          <w:rtl/>
        </w:rPr>
        <w:t>***</w:t>
      </w:r>
    </w:p>
    <w:p w14:paraId="342E22BB" w14:textId="77777777" w:rsidR="006E0774" w:rsidRPr="00131640" w:rsidRDefault="006E0774" w:rsidP="0010529F">
      <w:pPr>
        <w:pStyle w:val="afff0"/>
        <w:framePr w:wrap="around"/>
        <w:rPr>
          <w:rtl/>
        </w:rPr>
      </w:pPr>
      <w:r w:rsidRPr="00224C4C">
        <w:rPr>
          <w:rFonts w:hint="cs"/>
          <w:rtl/>
        </w:rPr>
        <w:t>עט:</w:t>
      </w:r>
    </w:p>
    <w:p w14:paraId="68F72697" w14:textId="3868CC5F" w:rsidR="006E0774" w:rsidRPr="00131640" w:rsidRDefault="006E0774" w:rsidP="006D7A6F">
      <w:pPr>
        <w:pStyle w:val="affffb"/>
        <w:rPr>
          <w:rtl/>
        </w:rPr>
      </w:pPr>
      <w:r w:rsidRPr="00224C4C">
        <w:rPr>
          <w:rtl/>
        </w:rPr>
        <w:t xml:space="preserve">נימא </w:t>
      </w:r>
      <w:r w:rsidR="00574190">
        <w:rPr>
          <w:rFonts w:hint="cs"/>
          <w:rtl/>
        </w:rPr>
        <w:t xml:space="preserve">רב ושמואל במחלוקת </w:t>
      </w:r>
      <w:r w:rsidRPr="00224C4C">
        <w:rPr>
          <w:rtl/>
        </w:rPr>
        <w:t>תנאי.</w:t>
      </w:r>
    </w:p>
    <w:p w14:paraId="761DDBB8" w14:textId="77777777" w:rsidR="009469D7" w:rsidRDefault="006D7A6F" w:rsidP="00A60FE3">
      <w:pPr>
        <w:pStyle w:val="affffb"/>
        <w:rPr>
          <w:rtl/>
        </w:rPr>
      </w:pPr>
      <w:r>
        <w:rPr>
          <w:rFonts w:hint="cs"/>
          <w:rtl/>
        </w:rPr>
        <w:t>מי שכתב כל נכסיו לאחרים</w:t>
      </w:r>
      <w:r w:rsidR="00A60FE3">
        <w:rPr>
          <w:rFonts w:hint="cs"/>
          <w:rtl/>
        </w:rPr>
        <w:t xml:space="preserve"> </w:t>
      </w:r>
      <w:r w:rsidR="006E0774" w:rsidRPr="00224C4C">
        <w:rPr>
          <w:rtl/>
        </w:rPr>
        <w:t>מי מוציא מיד מי?</w:t>
      </w:r>
    </w:p>
    <w:p w14:paraId="77DF6731" w14:textId="36C4748F" w:rsidR="00A85AC8" w:rsidRPr="00E600D8" w:rsidRDefault="006E0774" w:rsidP="00A60FE3">
      <w:pPr>
        <w:pStyle w:val="38"/>
        <w:framePr w:wrap="notBeside"/>
        <w:rPr>
          <w:rtl/>
        </w:rPr>
      </w:pPr>
      <w:r w:rsidRPr="00E600D8">
        <w:rPr>
          <w:rFonts w:hint="cs"/>
          <w:rtl/>
        </w:rPr>
        <w:t>רבי יעקב</w:t>
      </w:r>
      <w:r w:rsidR="00A85AC8" w:rsidRPr="00E600D8">
        <w:rPr>
          <w:rFonts w:hint="cs"/>
          <w:rtl/>
        </w:rPr>
        <w:t>:</w:t>
      </w:r>
    </w:p>
    <w:p w14:paraId="6C9053B5" w14:textId="7A966CF8" w:rsidR="006E0774" w:rsidRPr="00131640" w:rsidRDefault="006E0774" w:rsidP="00A60FE3">
      <w:pPr>
        <w:rPr>
          <w:rtl/>
        </w:rPr>
      </w:pPr>
      <w:r w:rsidRPr="00224C4C">
        <w:rPr>
          <w:rFonts w:ascii="Fb Fontext" w:hAnsi="Fb Fontext"/>
          <w:sz w:val="32"/>
          <w:rtl/>
        </w:rPr>
        <w:t>הוא מוציא מידם בלא ראיה, והן אין מוציאים מידו בלא רא</w:t>
      </w:r>
      <w:r w:rsidRPr="00224C4C">
        <w:rPr>
          <w:rFonts w:ascii="Fb Fontext" w:hAnsi="Fb Fontext" w:hint="cs"/>
          <w:sz w:val="32"/>
          <w:rtl/>
        </w:rPr>
        <w:t>יה.</w:t>
      </w:r>
    </w:p>
    <w:p w14:paraId="307C3944" w14:textId="22260067" w:rsidR="00A85AC8" w:rsidRPr="00E600D8" w:rsidRDefault="006E0774" w:rsidP="00A60FE3">
      <w:pPr>
        <w:pStyle w:val="38"/>
        <w:framePr w:wrap="notBeside"/>
        <w:rPr>
          <w:rtl/>
        </w:rPr>
      </w:pPr>
      <w:r w:rsidRPr="00E600D8">
        <w:rPr>
          <w:rtl/>
        </w:rPr>
        <w:t>רבי נתן</w:t>
      </w:r>
      <w:r w:rsidR="00A85AC8" w:rsidRPr="00E600D8">
        <w:rPr>
          <w:rFonts w:hint="cs"/>
          <w:rtl/>
        </w:rPr>
        <w:t>:</w:t>
      </w:r>
    </w:p>
    <w:p w14:paraId="77E83352" w14:textId="2BF6A748" w:rsidR="006E0774" w:rsidRPr="00131640" w:rsidRDefault="006E0774" w:rsidP="00A60FE3">
      <w:pPr>
        <w:rPr>
          <w:rtl/>
        </w:rPr>
      </w:pPr>
      <w:r w:rsidRPr="00224C4C">
        <w:rPr>
          <w:rFonts w:ascii="Fb Fontext" w:hAnsi="Fb Fontext"/>
          <w:sz w:val="32"/>
          <w:rtl/>
        </w:rPr>
        <w:t>אם בריא הוא - עליו להביא ראיה שהיה שכיב מרע,</w:t>
      </w:r>
    </w:p>
    <w:p w14:paraId="2205D8A3" w14:textId="2E54213B" w:rsidR="006E0774" w:rsidRPr="00131640" w:rsidRDefault="006E0774" w:rsidP="00A60FE3">
      <w:pPr>
        <w:rPr>
          <w:rtl/>
        </w:rPr>
      </w:pPr>
      <w:r w:rsidRPr="00224C4C">
        <w:rPr>
          <w:rFonts w:ascii="Fb Fontext" w:hAnsi="Fb Fontext"/>
          <w:sz w:val="32"/>
          <w:rtl/>
        </w:rPr>
        <w:t>ואם שכיב מרע הוא - עליהם להביא ראיה ש</w:t>
      </w:r>
      <w:r w:rsidR="00323260">
        <w:rPr>
          <w:rFonts w:ascii="Fb Fontext" w:hAnsi="Fb Fontext" w:hint="cs"/>
          <w:sz w:val="32"/>
          <w:rtl/>
        </w:rPr>
        <w:t xml:space="preserve">היה </w:t>
      </w:r>
      <w:r w:rsidRPr="00224C4C">
        <w:rPr>
          <w:rFonts w:ascii="Fb Fontext" w:hAnsi="Fb Fontext"/>
          <w:sz w:val="32"/>
          <w:rtl/>
        </w:rPr>
        <w:t>בריא.</w:t>
      </w:r>
    </w:p>
    <w:p w14:paraId="5554A4D4" w14:textId="126CD9DD" w:rsidR="006E0774" w:rsidRPr="00131640" w:rsidRDefault="006E0774" w:rsidP="006E0774">
      <w:pPr>
        <w:rPr>
          <w:rtl/>
        </w:rPr>
      </w:pPr>
      <w:r w:rsidRPr="00224C4C">
        <w:rPr>
          <w:rFonts w:ascii="Fb Fontext" w:hAnsi="Fb Fontext"/>
          <w:sz w:val="32"/>
          <w:rtl/>
        </w:rPr>
        <w:t xml:space="preserve">נימא, </w:t>
      </w:r>
      <w:r w:rsidRPr="00323260">
        <w:rPr>
          <w:rStyle w:val="afffff3"/>
          <w:rtl/>
        </w:rPr>
        <w:t>רב</w:t>
      </w:r>
      <w:r w:rsidRPr="00224C4C">
        <w:rPr>
          <w:rFonts w:ascii="Fb Fontext" w:hAnsi="Fb Fontext"/>
          <w:sz w:val="32"/>
          <w:rtl/>
        </w:rPr>
        <w:t xml:space="preserve"> דאמר </w:t>
      </w:r>
      <w:r w:rsidRPr="00323260">
        <w:rPr>
          <w:rStyle w:val="afffff3"/>
          <w:rtl/>
        </w:rPr>
        <w:t>כרבי נתן,</w:t>
      </w:r>
      <w:r w:rsidRPr="00224C4C">
        <w:rPr>
          <w:rFonts w:ascii="Fb Fontext" w:hAnsi="Fb Fontext"/>
          <w:sz w:val="32"/>
          <w:rtl/>
        </w:rPr>
        <w:t xml:space="preserve"> </w:t>
      </w:r>
      <w:r w:rsidR="00323260">
        <w:rPr>
          <w:rFonts w:ascii="Fb Fontext" w:hAnsi="Fb Fontext"/>
          <w:sz w:val="32"/>
          <w:rtl/>
        </w:rPr>
        <w:tab/>
      </w:r>
      <w:r w:rsidR="00323260">
        <w:rPr>
          <w:rFonts w:ascii="Fb Fontext" w:hAnsi="Fb Fontext"/>
          <w:sz w:val="32"/>
          <w:rtl/>
        </w:rPr>
        <w:tab/>
      </w:r>
      <w:r w:rsidR="00323260">
        <w:rPr>
          <w:rFonts w:ascii="Fb Fontext" w:hAnsi="Fb Fontext"/>
          <w:sz w:val="32"/>
          <w:rtl/>
        </w:rPr>
        <w:tab/>
      </w:r>
      <w:r w:rsidRPr="00224C4C">
        <w:rPr>
          <w:rFonts w:ascii="Fb Fontext" w:hAnsi="Fb Fontext"/>
          <w:sz w:val="32"/>
          <w:rtl/>
        </w:rPr>
        <w:t xml:space="preserve">ושמואל </w:t>
      </w:r>
      <w:r w:rsidRPr="00323260">
        <w:rPr>
          <w:rStyle w:val="afffff3"/>
          <w:rtl/>
        </w:rPr>
        <w:t>דאמר כר' יעקב!</w:t>
      </w:r>
    </w:p>
    <w:p w14:paraId="7EC56CDF" w14:textId="02A21654" w:rsidR="00A85AC8" w:rsidRPr="00E600D8" w:rsidRDefault="006E0774" w:rsidP="00930950">
      <w:pPr>
        <w:pStyle w:val="38"/>
        <w:framePr w:wrap="notBeside"/>
        <w:rPr>
          <w:rtl/>
        </w:rPr>
      </w:pPr>
      <w:r w:rsidRPr="00E600D8">
        <w:rPr>
          <w:rtl/>
        </w:rPr>
        <w:t>אמר לך רב</w:t>
      </w:r>
      <w:r w:rsidR="00A85AC8" w:rsidRPr="00E600D8">
        <w:rPr>
          <w:rtl/>
        </w:rPr>
        <w:t>:</w:t>
      </w:r>
    </w:p>
    <w:p w14:paraId="2B443B06" w14:textId="3A0C23C7" w:rsidR="006E0774" w:rsidRPr="00131640" w:rsidRDefault="006E0774" w:rsidP="006E0774">
      <w:pPr>
        <w:rPr>
          <w:rtl/>
        </w:rPr>
      </w:pPr>
      <w:r w:rsidRPr="00930950">
        <w:rPr>
          <w:rStyle w:val="afffff3"/>
          <w:rtl/>
        </w:rPr>
        <w:t>אנא אפ</w:t>
      </w:r>
      <w:r w:rsidR="00930950" w:rsidRPr="00930950">
        <w:rPr>
          <w:rStyle w:val="afffff3"/>
          <w:rFonts w:hint="cs"/>
          <w:rtl/>
        </w:rPr>
        <w:t>'</w:t>
      </w:r>
      <w:r w:rsidRPr="00930950">
        <w:rPr>
          <w:rStyle w:val="afffff3"/>
          <w:rtl/>
        </w:rPr>
        <w:t xml:space="preserve"> כר</w:t>
      </w:r>
      <w:r w:rsidR="00930950" w:rsidRPr="00930950">
        <w:rPr>
          <w:rStyle w:val="afffff3"/>
          <w:rFonts w:hint="cs"/>
          <w:rtl/>
        </w:rPr>
        <w:t>"יע</w:t>
      </w:r>
      <w:r w:rsidRPr="00224C4C">
        <w:rPr>
          <w:rFonts w:ascii="Fb Fontext" w:hAnsi="Fb Fontext"/>
          <w:rtl/>
        </w:rPr>
        <w:t xml:space="preserve"> </w:t>
      </w:r>
      <w:r w:rsidRPr="00224C4C">
        <w:rPr>
          <w:rFonts w:ascii="Fb Fontext" w:hAnsi="Fb Fontext" w:hint="cs"/>
          <w:rtl/>
        </w:rPr>
        <w:t xml:space="preserve">דווקא </w:t>
      </w:r>
      <w:r w:rsidR="00B35B36">
        <w:rPr>
          <w:rFonts w:ascii="Fb Fontext" w:hAnsi="Fb Fontext" w:hint="cs"/>
          <w:rtl/>
        </w:rPr>
        <w:t>שם</w:t>
      </w:r>
      <w:r w:rsidRPr="00224C4C">
        <w:rPr>
          <w:rFonts w:ascii="Fb Fontext" w:hAnsi="Fb Fontext" w:hint="cs"/>
          <w:rtl/>
        </w:rPr>
        <w:t xml:space="preserve"> העמד ממון על חזקתו משא</w:t>
      </w:r>
      <w:r w:rsidRPr="00224C4C">
        <w:rPr>
          <w:rFonts w:ascii="Fb Fontext" w:hAnsi="Fb Fontext"/>
          <w:rtl/>
        </w:rPr>
        <w:t>"</w:t>
      </w:r>
      <w:r w:rsidRPr="00224C4C">
        <w:rPr>
          <w:rFonts w:ascii="Fb Fontext" w:hAnsi="Fb Fontext" w:hint="cs"/>
          <w:rtl/>
        </w:rPr>
        <w:t>כ בגוף</w:t>
      </w:r>
    </w:p>
    <w:p w14:paraId="0D4D294D" w14:textId="59972E80" w:rsidR="00A85AC8" w:rsidRPr="00E600D8" w:rsidRDefault="006E0774" w:rsidP="00930950">
      <w:pPr>
        <w:pStyle w:val="38"/>
        <w:framePr w:wrap="notBeside"/>
        <w:rPr>
          <w:rtl/>
        </w:rPr>
      </w:pPr>
      <w:r w:rsidRPr="00E600D8">
        <w:rPr>
          <w:rtl/>
        </w:rPr>
        <w:t>ושמואל</w:t>
      </w:r>
      <w:r w:rsidR="00A85AC8" w:rsidRPr="00E600D8">
        <w:rPr>
          <w:rtl/>
        </w:rPr>
        <w:t>:</w:t>
      </w:r>
    </w:p>
    <w:p w14:paraId="73991F22" w14:textId="7F4175B2" w:rsidR="006E0774" w:rsidRPr="00131640" w:rsidRDefault="006E0774" w:rsidP="006E0774">
      <w:pPr>
        <w:rPr>
          <w:rtl/>
        </w:rPr>
      </w:pPr>
      <w:r w:rsidRPr="00266D31">
        <w:rPr>
          <w:rStyle w:val="afffff3"/>
          <w:spacing w:val="-2"/>
          <w:rtl/>
        </w:rPr>
        <w:t xml:space="preserve">אנא </w:t>
      </w:r>
      <w:r w:rsidR="00930950" w:rsidRPr="00266D31">
        <w:rPr>
          <w:rStyle w:val="afffff3"/>
          <w:rFonts w:hint="cs"/>
          <w:spacing w:val="-2"/>
          <w:rtl/>
        </w:rPr>
        <w:t xml:space="preserve">אפי' </w:t>
      </w:r>
      <w:r w:rsidR="00086D73" w:rsidRPr="00266D31">
        <w:rPr>
          <w:rStyle w:val="afffff3"/>
          <w:rFonts w:hint="cs"/>
          <w:spacing w:val="-2"/>
          <w:rtl/>
        </w:rPr>
        <w:t>כ</w:t>
      </w:r>
      <w:r w:rsidRPr="00266D31">
        <w:rPr>
          <w:rStyle w:val="afffff3"/>
          <w:spacing w:val="-2"/>
          <w:rtl/>
        </w:rPr>
        <w:t>ר"</w:t>
      </w:r>
      <w:r w:rsidRPr="00266D31">
        <w:rPr>
          <w:rStyle w:val="afffff3"/>
          <w:rFonts w:hint="cs"/>
          <w:spacing w:val="-2"/>
          <w:rtl/>
        </w:rPr>
        <w:t>נ</w:t>
      </w:r>
      <w:r w:rsidRPr="00266D31">
        <w:rPr>
          <w:rFonts w:ascii="Fb Fontext" w:hAnsi="Fb Fontext" w:hint="cs"/>
          <w:spacing w:val="-2"/>
          <w:rtl/>
        </w:rPr>
        <w:t xml:space="preserve"> דווקא </w:t>
      </w:r>
      <w:r w:rsidR="00B35B36" w:rsidRPr="00266D31">
        <w:rPr>
          <w:rFonts w:ascii="Fb Fontext" w:hAnsi="Fb Fontext" w:hint="cs"/>
          <w:spacing w:val="-2"/>
          <w:rtl/>
        </w:rPr>
        <w:t>שם</w:t>
      </w:r>
      <w:r w:rsidRPr="00266D31">
        <w:rPr>
          <w:rFonts w:ascii="Fb Fontext" w:hAnsi="Fb Fontext" w:hint="cs"/>
          <w:spacing w:val="-2"/>
          <w:rtl/>
        </w:rPr>
        <w:t xml:space="preserve"> כולם בחזקת בריאים, והמוציא עצמו מן החזקה</w:t>
      </w:r>
    </w:p>
    <w:p w14:paraId="544C3FE8" w14:textId="2182EBBC" w:rsidR="006E0774" w:rsidRPr="00131640" w:rsidRDefault="006E0774" w:rsidP="00266D31">
      <w:pPr>
        <w:rPr>
          <w:rtl/>
        </w:rPr>
      </w:pPr>
      <w:r w:rsidRPr="00224C4C">
        <w:rPr>
          <w:rFonts w:ascii="Fb Fontext" w:hAnsi="Fb Fontext" w:hint="cs"/>
          <w:sz w:val="32"/>
          <w:rtl/>
        </w:rPr>
        <w:t>עליו להביא ראייה,</w:t>
      </w:r>
      <w:r w:rsidRPr="00224C4C">
        <w:rPr>
          <w:rFonts w:ascii="Fb Fontext" w:hAnsi="Fb Fontext"/>
          <w:sz w:val="32"/>
          <w:rtl/>
        </w:rPr>
        <w:t xml:space="preserve"> אבל </w:t>
      </w:r>
      <w:r w:rsidR="00B35B36">
        <w:rPr>
          <w:rFonts w:ascii="Fb Fontext" w:hAnsi="Fb Fontext"/>
          <w:sz w:val="32"/>
          <w:rtl/>
        </w:rPr>
        <w:t>כאן</w:t>
      </w:r>
      <w:r w:rsidRPr="00224C4C">
        <w:rPr>
          <w:rFonts w:ascii="Fb Fontext" w:hAnsi="Fb Fontext"/>
          <w:sz w:val="32"/>
          <w:rtl/>
        </w:rPr>
        <w:t xml:space="preserve"> מי </w:t>
      </w:r>
      <w:r w:rsidR="00266D31">
        <w:rPr>
          <w:rFonts w:ascii="Fb Fontext" w:hAnsi="Fb Fontext" w:hint="cs"/>
          <w:sz w:val="32"/>
          <w:rtl/>
        </w:rPr>
        <w:t xml:space="preserve">מוציאה עצמה </w:t>
      </w:r>
      <w:r w:rsidRPr="00224C4C">
        <w:rPr>
          <w:rFonts w:ascii="Fb Fontext" w:hAnsi="Fb Fontext"/>
          <w:sz w:val="32"/>
          <w:rtl/>
        </w:rPr>
        <w:t>מחזק</w:t>
      </w:r>
      <w:r w:rsidR="00266D31">
        <w:rPr>
          <w:rFonts w:ascii="Fb Fontext" w:hAnsi="Fb Fontext" w:hint="cs"/>
          <w:sz w:val="32"/>
          <w:rtl/>
        </w:rPr>
        <w:t>ת בגרות.</w:t>
      </w:r>
    </w:p>
    <w:p w14:paraId="18D1CB36" w14:textId="0A2CB584" w:rsidR="007309FA" w:rsidRPr="00131640" w:rsidRDefault="007309FA" w:rsidP="007309FA">
      <w:pPr>
        <w:pStyle w:val="affffb"/>
        <w:rPr>
          <w:rtl/>
        </w:rPr>
      </w:pPr>
      <w:r w:rsidRPr="007309FA">
        <w:rPr>
          <w:rFonts w:hint="cs"/>
          <w:rtl/>
        </w:rPr>
        <w:t>***</w:t>
      </w:r>
    </w:p>
    <w:p w14:paraId="21C96498" w14:textId="77777777" w:rsidR="009469D7" w:rsidRDefault="006E0774" w:rsidP="00266D31">
      <w:pPr>
        <w:pStyle w:val="affffb"/>
        <w:rPr>
          <w:rtl/>
        </w:rPr>
      </w:pPr>
      <w:r w:rsidRPr="00224C4C">
        <w:rPr>
          <w:rtl/>
        </w:rPr>
        <w:t xml:space="preserve">נימא </w:t>
      </w:r>
      <w:r w:rsidR="00266D31">
        <w:rPr>
          <w:rFonts w:hint="cs"/>
          <w:rtl/>
        </w:rPr>
        <w:t xml:space="preserve">רב ושמואל במחלוקת </w:t>
      </w:r>
      <w:r w:rsidRPr="00224C4C">
        <w:rPr>
          <w:rtl/>
        </w:rPr>
        <w:t>תנאי:</w:t>
      </w:r>
    </w:p>
    <w:p w14:paraId="06D96375" w14:textId="292594C7" w:rsidR="006E0774" w:rsidRPr="00131640" w:rsidRDefault="006721A7" w:rsidP="00266D31">
      <w:pPr>
        <w:pStyle w:val="affffb"/>
        <w:rPr>
          <w:rtl/>
        </w:rPr>
      </w:pPr>
      <w:r w:rsidRPr="006721A7">
        <w:rPr>
          <w:rFonts w:hint="cs"/>
          <w:spacing w:val="-2"/>
          <w:rtl/>
        </w:rPr>
        <w:t>נערה ש</w:t>
      </w:r>
      <w:r w:rsidR="006E0774" w:rsidRPr="006721A7">
        <w:rPr>
          <w:spacing w:val="-2"/>
          <w:rtl/>
        </w:rPr>
        <w:t>קידשה אביה בדרך וקידשה עצמה בעיר, ו</w:t>
      </w:r>
      <w:r w:rsidRPr="006721A7">
        <w:rPr>
          <w:rFonts w:hint="cs"/>
          <w:spacing w:val="-2"/>
          <w:rtl/>
        </w:rPr>
        <w:t>כעת היא</w:t>
      </w:r>
      <w:r w:rsidR="006E0774" w:rsidRPr="006721A7">
        <w:rPr>
          <w:spacing w:val="-2"/>
          <w:rtl/>
        </w:rPr>
        <w:t xml:space="preserve"> בוגרת</w:t>
      </w:r>
    </w:p>
    <w:p w14:paraId="5CC92E55" w14:textId="26DDDD46" w:rsidR="006E0774" w:rsidRPr="00131640" w:rsidRDefault="006E0774" w:rsidP="006E0774">
      <w:pPr>
        <w:rPr>
          <w:rtl/>
        </w:rPr>
      </w:pPr>
      <w:r w:rsidRPr="006721A7">
        <w:rPr>
          <w:rStyle w:val="afffff3"/>
          <w:rtl/>
        </w:rPr>
        <w:t>תנא חדא:</w:t>
      </w:r>
      <w:r w:rsidRPr="00224C4C">
        <w:rPr>
          <w:rFonts w:ascii="Fb Fontext" w:hAnsi="Fb Fontext"/>
          <w:rtl/>
        </w:rPr>
        <w:t xml:space="preserve"> הרי בוגרת לפנינו, </w:t>
      </w:r>
      <w:r w:rsidRPr="006721A7">
        <w:rPr>
          <w:rStyle w:val="afffff3"/>
          <w:rtl/>
        </w:rPr>
        <w:t xml:space="preserve">ותניא אידך: </w:t>
      </w:r>
      <w:r w:rsidRPr="00224C4C">
        <w:rPr>
          <w:rFonts w:ascii="Fb Fontext" w:hAnsi="Fb Fontext"/>
          <w:rtl/>
        </w:rPr>
        <w:t>חייש</w:t>
      </w:r>
      <w:r w:rsidR="006721A7">
        <w:rPr>
          <w:rFonts w:ascii="Fb Fontext" w:hAnsi="Fb Fontext" w:hint="cs"/>
          <w:rtl/>
        </w:rPr>
        <w:t>י'</w:t>
      </w:r>
      <w:r w:rsidRPr="00224C4C">
        <w:rPr>
          <w:rFonts w:ascii="Fb Fontext" w:hAnsi="Fb Fontext"/>
          <w:rtl/>
        </w:rPr>
        <w:t xml:space="preserve"> לקידושי שניהם.</w:t>
      </w:r>
    </w:p>
    <w:p w14:paraId="76D061D5" w14:textId="77777777" w:rsidR="00A85AC8" w:rsidRPr="00E600D8" w:rsidRDefault="006E0774" w:rsidP="006721A7">
      <w:pPr>
        <w:pStyle w:val="38"/>
        <w:framePr w:wrap="notBeside"/>
        <w:rPr>
          <w:rtl/>
        </w:rPr>
      </w:pPr>
      <w:r w:rsidRPr="00E600D8">
        <w:rPr>
          <w:rtl/>
        </w:rPr>
        <w:t>- אידי ואידי כ</w:t>
      </w:r>
      <w:r w:rsidR="006721A7" w:rsidRPr="00E600D8">
        <w:rPr>
          <w:rFonts w:hint="cs"/>
          <w:rtl/>
        </w:rPr>
        <w:t>שמואל</w:t>
      </w:r>
      <w:r w:rsidR="00A85AC8" w:rsidRPr="00E600D8">
        <w:rPr>
          <w:rtl/>
        </w:rPr>
        <w:t>:</w:t>
      </w:r>
    </w:p>
    <w:p w14:paraId="2D0360E0" w14:textId="2DDC485A" w:rsidR="006E0774" w:rsidRPr="00131640" w:rsidRDefault="006E0774" w:rsidP="00943179">
      <w:pPr>
        <w:rPr>
          <w:rtl/>
        </w:rPr>
      </w:pPr>
      <w:r w:rsidRPr="00943179">
        <w:rPr>
          <w:rtl/>
        </w:rPr>
        <w:t>כאן</w:t>
      </w:r>
      <w:r w:rsidR="001D0B85">
        <w:rPr>
          <w:rFonts w:hint="cs"/>
          <w:rtl/>
        </w:rPr>
        <w:t xml:space="preserve"> בסימנים</w:t>
      </w:r>
      <w:r w:rsidRPr="00943179">
        <w:rPr>
          <w:rtl/>
        </w:rPr>
        <w:t xml:space="preserve"> במכחשתו, כאן בשאין מכחשתו.</w:t>
      </w:r>
    </w:p>
    <w:p w14:paraId="75A83DB9" w14:textId="77777777" w:rsidR="006E0774" w:rsidRPr="00131640" w:rsidRDefault="006E0774" w:rsidP="00841728">
      <w:pPr>
        <w:pStyle w:val="affb"/>
        <w:rPr>
          <w:rtl/>
        </w:rPr>
      </w:pPr>
      <w:r w:rsidRPr="00224C4C">
        <w:rPr>
          <w:rFonts w:hint="cs"/>
          <w:rtl/>
        </w:rPr>
        <w:t>׹</w:t>
      </w:r>
    </w:p>
    <w:p w14:paraId="5254E5EE" w14:textId="2FED8E5B" w:rsidR="006E0774" w:rsidRPr="00131640" w:rsidRDefault="006E0774" w:rsidP="00A80B7E">
      <w:pPr>
        <w:ind w:left="113" w:firstLine="113"/>
        <w:rPr>
          <w:rtl/>
        </w:rPr>
      </w:pPr>
      <w:r w:rsidRPr="00224C4C">
        <w:rPr>
          <w:rFonts w:ascii="Fb Fontext" w:hAnsi="Fb Fontext"/>
          <w:sz w:val="32"/>
          <w:rtl/>
        </w:rPr>
        <w:t xml:space="preserve">ונימא, מדמתניתא לא </w:t>
      </w:r>
      <w:r w:rsidR="00026A29" w:rsidRPr="00210DF6">
        <w:rPr>
          <w:rFonts w:ascii="Fb Fontext" w:hAnsi="Fb Fontext" w:cs="BA TM • Vilna Extra-Bold"/>
          <w:sz w:val="32"/>
          <w:rtl/>
        </w:rPr>
        <w:t>חלקו</w:t>
      </w:r>
      <w:r w:rsidRPr="00224C4C">
        <w:rPr>
          <w:rFonts w:ascii="Fb Fontext" w:hAnsi="Fb Fontext"/>
          <w:sz w:val="32"/>
          <w:rtl/>
        </w:rPr>
        <w:t xml:space="preserve">, אמוראי </w:t>
      </w:r>
      <w:r w:rsidR="00B35B36">
        <w:rPr>
          <w:rFonts w:ascii="Fb Fontext" w:hAnsi="Fb Fontext"/>
          <w:sz w:val="32"/>
          <w:rtl/>
        </w:rPr>
        <w:t>גם</w:t>
      </w:r>
      <w:r w:rsidRPr="00224C4C">
        <w:rPr>
          <w:rFonts w:ascii="Fb Fontext" w:hAnsi="Fb Fontext"/>
          <w:sz w:val="32"/>
          <w:rtl/>
        </w:rPr>
        <w:t xml:space="preserve"> לא </w:t>
      </w:r>
      <w:r w:rsidR="00026A29" w:rsidRPr="00210DF6">
        <w:rPr>
          <w:rFonts w:ascii="Fb Fontext" w:hAnsi="Fb Fontext" w:cs="BA TM • Vilna Extra-Bold"/>
          <w:sz w:val="32"/>
          <w:rtl/>
        </w:rPr>
        <w:t>חלקו</w:t>
      </w:r>
      <w:r w:rsidRPr="00224C4C">
        <w:rPr>
          <w:rFonts w:ascii="Fb Fontext" w:hAnsi="Fb Fontext"/>
          <w:sz w:val="32"/>
          <w:rtl/>
        </w:rPr>
        <w:t>!</w:t>
      </w:r>
    </w:p>
    <w:p w14:paraId="74B8EF1C" w14:textId="77777777" w:rsidR="00A85AC8" w:rsidRPr="00E600D8" w:rsidRDefault="006E0774" w:rsidP="001218F8">
      <w:pPr>
        <w:pStyle w:val="38"/>
        <w:framePr w:wrap="notBeside"/>
        <w:rPr>
          <w:rtl/>
        </w:rPr>
      </w:pPr>
      <w:r w:rsidRPr="00E600D8">
        <w:rPr>
          <w:rtl/>
        </w:rPr>
        <w:t xml:space="preserve">- </w:t>
      </w:r>
      <w:r w:rsidRPr="00E600D8">
        <w:rPr>
          <w:rFonts w:hint="cs"/>
          <w:rtl/>
        </w:rPr>
        <w:t>ודחי' מדריבדר</w:t>
      </w:r>
      <w:r w:rsidRPr="00E600D8">
        <w:rPr>
          <w:rtl/>
        </w:rPr>
        <w:t>"</w:t>
      </w:r>
      <w:r w:rsidRPr="00E600D8">
        <w:rPr>
          <w:rFonts w:hint="cs"/>
          <w:rtl/>
        </w:rPr>
        <w:t>מ</w:t>
      </w:r>
      <w:r w:rsidR="00A85AC8" w:rsidRPr="00E600D8">
        <w:rPr>
          <w:rtl/>
        </w:rPr>
        <w:t>:</w:t>
      </w:r>
    </w:p>
    <w:p w14:paraId="1E05C1E4" w14:textId="52DC9E7C" w:rsidR="006E0774" w:rsidRPr="00131640" w:rsidRDefault="001218F8" w:rsidP="00943179">
      <w:pPr>
        <w:rPr>
          <w:rtl/>
        </w:rPr>
      </w:pPr>
      <w:r>
        <w:rPr>
          <w:rFonts w:hint="cs"/>
          <w:rtl/>
        </w:rPr>
        <w:t xml:space="preserve">נהג </w:t>
      </w:r>
      <w:r w:rsidR="006E0774" w:rsidRPr="00943179">
        <w:rPr>
          <w:rFonts w:hint="cs"/>
          <w:rtl/>
        </w:rPr>
        <w:t>כרב</w:t>
      </w:r>
    </w:p>
    <w:p w14:paraId="2EAAC41E" w14:textId="77777777" w:rsidR="00A85AC8" w:rsidRPr="00E600D8" w:rsidRDefault="006E0774" w:rsidP="001218F8">
      <w:pPr>
        <w:pStyle w:val="38"/>
        <w:framePr w:wrap="notBeside"/>
        <w:rPr>
          <w:rtl/>
        </w:rPr>
      </w:pPr>
      <w:r w:rsidRPr="00E600D8">
        <w:rPr>
          <w:rtl/>
        </w:rPr>
        <w:t>ו</w:t>
      </w:r>
      <w:r w:rsidRPr="00E600D8">
        <w:rPr>
          <w:rFonts w:hint="cs"/>
          <w:rtl/>
        </w:rPr>
        <w:t>הקפיד</w:t>
      </w:r>
      <w:r w:rsidRPr="00E600D8">
        <w:rPr>
          <w:rtl/>
        </w:rPr>
        <w:t xml:space="preserve"> שמואל</w:t>
      </w:r>
      <w:r w:rsidR="00A85AC8" w:rsidRPr="00E600D8">
        <w:rPr>
          <w:rtl/>
        </w:rPr>
        <w:t>:</w:t>
      </w:r>
    </w:p>
    <w:p w14:paraId="5DEC06EB" w14:textId="21896314" w:rsidR="006E0774" w:rsidRPr="00131640" w:rsidRDefault="006E0774" w:rsidP="00943179">
      <w:pPr>
        <w:rPr>
          <w:rtl/>
        </w:rPr>
      </w:pPr>
      <w:r w:rsidRPr="00943179">
        <w:rPr>
          <w:rtl/>
        </w:rPr>
        <w:t xml:space="preserve">כ"ע </w:t>
      </w:r>
      <w:r w:rsidR="00A80B7E">
        <w:rPr>
          <w:rFonts w:hint="cs"/>
          <w:rtl/>
        </w:rPr>
        <w:t xml:space="preserve">מידתם </w:t>
      </w:r>
      <w:r w:rsidRPr="00943179">
        <w:rPr>
          <w:rFonts w:hint="cs"/>
          <w:rtl/>
        </w:rPr>
        <w:t>חכמה קטנה והוא בחכמה גדולה להתיר אשת איש.</w:t>
      </w:r>
    </w:p>
    <w:p w14:paraId="67DC76B3" w14:textId="7CE0C96C" w:rsidR="00A85AC8" w:rsidRPr="00E600D8" w:rsidRDefault="006E0774" w:rsidP="00A80B7E">
      <w:pPr>
        <w:pStyle w:val="38"/>
        <w:framePr w:wrap="notBeside"/>
        <w:rPr>
          <w:rtl/>
        </w:rPr>
      </w:pPr>
      <w:r w:rsidRPr="00E600D8">
        <w:rPr>
          <w:rtl/>
        </w:rPr>
        <w:t>- ו</w:t>
      </w:r>
      <w:r w:rsidR="00A80B7E" w:rsidRPr="00E600D8">
        <w:rPr>
          <w:rFonts w:hint="cs"/>
          <w:rtl/>
        </w:rPr>
        <w:t>אי ס''ד</w:t>
      </w:r>
      <w:r w:rsidR="00A85AC8" w:rsidRPr="00E600D8">
        <w:rPr>
          <w:rFonts w:hint="cs"/>
          <w:rtl/>
        </w:rPr>
        <w:t>:</w:t>
      </w:r>
    </w:p>
    <w:p w14:paraId="42D23CF6" w14:textId="6CA743AF" w:rsidR="006E0774" w:rsidRPr="00131640" w:rsidRDefault="006E0774" w:rsidP="00943179">
      <w:pPr>
        <w:rPr>
          <w:rtl/>
        </w:rPr>
      </w:pPr>
      <w:r w:rsidRPr="00943179">
        <w:rPr>
          <w:rFonts w:hint="cs"/>
          <w:rtl/>
        </w:rPr>
        <w:t xml:space="preserve">שלא </w:t>
      </w:r>
      <w:r w:rsidR="00026A29">
        <w:rPr>
          <w:rFonts w:hint="cs"/>
          <w:rtl/>
        </w:rPr>
        <w:t>חלקו</w:t>
      </w:r>
      <w:r w:rsidRPr="00943179">
        <w:rPr>
          <w:rFonts w:hint="cs"/>
          <w:rtl/>
        </w:rPr>
        <w:t xml:space="preserve"> אמאי הקפיד הא אפשר שנהג מעשה במכחשתו</w:t>
      </w:r>
    </w:p>
    <w:p w14:paraId="1679902C" w14:textId="2AB8DA41" w:rsidR="006E0774" w:rsidRPr="00131640" w:rsidRDefault="0074636C" w:rsidP="007309FA">
      <w:pPr>
        <w:pStyle w:val="affffb"/>
        <w:rPr>
          <w:rtl/>
        </w:rPr>
      </w:pPr>
      <w:r w:rsidRPr="007309FA">
        <w:rPr>
          <w:rFonts w:hint="cs"/>
          <w:rtl/>
        </w:rPr>
        <w:t>***</w:t>
      </w:r>
    </w:p>
    <w:p w14:paraId="4EAE1DF4" w14:textId="402D2EAD" w:rsidR="00A85AC8" w:rsidRPr="00E600D8" w:rsidRDefault="006E0774" w:rsidP="00A80B7E">
      <w:pPr>
        <w:pStyle w:val="38"/>
        <w:framePr w:wrap="notBeside"/>
        <w:rPr>
          <w:rtl/>
        </w:rPr>
      </w:pPr>
      <w:r w:rsidRPr="00E600D8">
        <w:rPr>
          <w:rFonts w:hint="cs"/>
          <w:rtl/>
        </w:rPr>
        <w:t>מ</w:t>
      </w:r>
      <w:r w:rsidRPr="00E600D8">
        <w:rPr>
          <w:rtl/>
        </w:rPr>
        <w:t>"</w:t>
      </w:r>
      <w:r w:rsidRPr="00E600D8">
        <w:rPr>
          <w:rFonts w:hint="cs"/>
          <w:rtl/>
        </w:rPr>
        <w:t>ז לר</w:t>
      </w:r>
      <w:r w:rsidRPr="00E600D8">
        <w:rPr>
          <w:rtl/>
        </w:rPr>
        <w:t>"</w:t>
      </w:r>
      <w:r w:rsidRPr="00E600D8">
        <w:rPr>
          <w:rFonts w:hint="cs"/>
          <w:rtl/>
        </w:rPr>
        <w:t>א</w:t>
      </w:r>
      <w:r w:rsidR="00A85AC8" w:rsidRPr="00E600D8">
        <w:rPr>
          <w:rtl/>
        </w:rPr>
        <w:t>:</w:t>
      </w:r>
    </w:p>
    <w:p w14:paraId="4BFBC0B7" w14:textId="4925EAD1" w:rsidR="009469D7" w:rsidRDefault="006E0774" w:rsidP="00A80B7E">
      <w:pPr>
        <w:rPr>
          <w:rFonts w:ascii="Fb Fontext" w:hAnsi="Fb Fontext"/>
          <w:sz w:val="32"/>
          <w:rtl/>
        </w:rPr>
      </w:pPr>
      <w:r w:rsidRPr="00224C4C">
        <w:rPr>
          <w:rFonts w:ascii="Fb Fontext" w:hAnsi="Fb Fontext"/>
          <w:sz w:val="32"/>
          <w:rtl/>
        </w:rPr>
        <w:t>ה</w:t>
      </w:r>
      <w:r w:rsidR="00A80B7E">
        <w:rPr>
          <w:rFonts w:ascii="Fb Fontext" w:hAnsi="Fb Fontext" w:hint="cs"/>
          <w:sz w:val="32"/>
          <w:rtl/>
        </w:rPr>
        <w:t>לכה כשמואל</w:t>
      </w:r>
      <w:r w:rsidRPr="00224C4C">
        <w:rPr>
          <w:rFonts w:ascii="Fb Fontext" w:hAnsi="Fb Fontext"/>
          <w:sz w:val="32"/>
          <w:rtl/>
        </w:rPr>
        <w:t xml:space="preserve"> </w:t>
      </w:r>
      <w:r w:rsidR="00A80B7E" w:rsidRPr="00A80B7E">
        <w:rPr>
          <w:rStyle w:val="afffff3"/>
          <w:rFonts w:hint="cs"/>
          <w:rtl/>
        </w:rPr>
        <w:t>ר''א</w:t>
      </w:r>
      <w:r w:rsidR="00A80B7E">
        <w:rPr>
          <w:rStyle w:val="afffff3"/>
          <w:rFonts w:hint="cs"/>
          <w:rtl/>
        </w:rPr>
        <w:t>:</w:t>
      </w:r>
      <w:r w:rsidRPr="00224C4C">
        <w:rPr>
          <w:rFonts w:ascii="Fb Fontext" w:hAnsi="Fb Fontext"/>
          <w:sz w:val="32"/>
          <w:rtl/>
        </w:rPr>
        <w:t xml:space="preserve"> </w:t>
      </w:r>
      <w:r w:rsidR="00A80B7E">
        <w:rPr>
          <w:rFonts w:ascii="Fb Fontext" w:hAnsi="Fb Fontext" w:hint="cs"/>
          <w:sz w:val="32"/>
          <w:rtl/>
        </w:rPr>
        <w:t xml:space="preserve">הלכה כרב, </w:t>
      </w:r>
      <w:r w:rsidR="00A80B7E" w:rsidRPr="00196D6B">
        <w:rPr>
          <w:rFonts w:ascii="Fb Fontext" w:hAnsi="Fb Fontext" w:cs="BA TM • Vilna Extra-Bold" w:hint="cs"/>
          <w:sz w:val="32"/>
          <w:rtl/>
        </w:rPr>
        <w:t xml:space="preserve">וכן הלכה </w:t>
      </w:r>
      <w:r w:rsidR="00A80B7E" w:rsidRPr="00196D6B">
        <w:rPr>
          <w:rFonts w:ascii="Fb Fontext" w:hAnsi="Fb Fontext" w:cs="BA TM • Vilna Extra-Bold"/>
          <w:sz w:val="32"/>
          <w:rtl/>
        </w:rPr>
        <w:t>–</w:t>
      </w:r>
      <w:r w:rsidR="00A80B7E" w:rsidRPr="00196D6B">
        <w:rPr>
          <w:rFonts w:ascii="Fb Fontext" w:hAnsi="Fb Fontext" w:cs="BA TM • Vilna Extra-Bold" w:hint="cs"/>
          <w:sz w:val="32"/>
          <w:rtl/>
        </w:rPr>
        <w:t xml:space="preserve"> כרב</w:t>
      </w:r>
    </w:p>
    <w:p w14:paraId="104F66B8" w14:textId="53826223" w:rsidR="006E0774" w:rsidRPr="00131640" w:rsidRDefault="006E0774" w:rsidP="00841728">
      <w:pPr>
        <w:pStyle w:val="affb"/>
        <w:rPr>
          <w:rtl/>
        </w:rPr>
      </w:pPr>
      <w:r w:rsidRPr="00224C4C">
        <w:rPr>
          <w:rFonts w:hint="cs"/>
          <w:rtl/>
        </w:rPr>
        <w:t>׹</w:t>
      </w:r>
    </w:p>
    <w:p w14:paraId="51244ACE" w14:textId="77777777" w:rsidR="006E0774" w:rsidRPr="00131640" w:rsidRDefault="006E0774" w:rsidP="009D66E0">
      <w:pPr>
        <w:pStyle w:val="afffff8"/>
        <w:framePr w:wrap="around"/>
        <w:rPr>
          <w:rtl/>
        </w:rPr>
      </w:pPr>
      <w:del w:id="20166" w:author="קלוד" w:date="2026-10-06T10:09:14Z">
        <w:r>
          <w:rPr>
            <w:rtl/>
          </w:rPr>
          <w:delText xml:space="preserve">מתני'.</w:delText>
        </w:r>
      </w:del>
      <w:ins w:id="20167" w:author="קלוד" w:date="2026-10-06T10:09:14Z">
        <w:r>
          <w:rPr>
            <w:rtl/>
          </w:rPr>
          <w:t xml:space="preserve">משנה י</w:t>
        </w:r>
      </w:ins>
    </w:p>
    <w:p w14:paraId="6ACA2452" w14:textId="08585853" w:rsidR="002B4D0A" w:rsidRPr="00131640" w:rsidRDefault="006E0774" w:rsidP="007A4F2F">
      <w:pPr>
        <w:pStyle w:val="afff5"/>
        <w:spacing w:before="120"/>
        <w:jc w:val="center"/>
        <w:rPr>
          <w:rtl/>
        </w:rPr>
        <w:pPrChange w:id="90044" w:author="קלוד" w:date="2026-10-08T12:08:16Z">
          <w:pPr>
            <w:pStyle w:val="afff5"/>
            <w:jc w:val="center"/>
          </w:pPr>
        </w:pPrChange>
      </w:pPr>
      <w:r w:rsidRPr="00224C4C">
        <w:rPr>
          <w:rtl/>
        </w:rPr>
        <w:t>מי שיצא הוא ואשתו למד"ה, ובא הוא ואשתו ובניו ואמר אשה שיצאת עמי למדינת הים הרי היא זו ואלו בניה</w:t>
      </w:r>
    </w:p>
    <w:p w14:paraId="78568FE2" w14:textId="46F97353" w:rsidR="006E0774" w:rsidRPr="00131640" w:rsidRDefault="006E0774" w:rsidP="00954D80">
      <w:pPr>
        <w:pStyle w:val="afff5"/>
        <w:rPr>
          <w:rtl/>
        </w:rPr>
      </w:pPr>
      <w:r w:rsidRPr="00224C4C">
        <w:rPr>
          <w:rtl/>
        </w:rPr>
        <w:t>- אין צריך להביא ראיה לא על האשה ולא על הבנים.</w:t>
      </w:r>
    </w:p>
    <w:p w14:paraId="2BDAC325" w14:textId="7FBA5E4B" w:rsidR="006E0774" w:rsidRPr="00131640" w:rsidRDefault="006E0774" w:rsidP="007A4F2F">
      <w:pPr>
        <w:pStyle w:val="afff5"/>
        <w:spacing w:after="120"/>
        <w:rPr>
          <w:rtl/>
        </w:rPr>
      </w:pPr>
      <w:r w:rsidRPr="00224C4C">
        <w:rPr>
          <w:rtl/>
        </w:rPr>
        <w:t xml:space="preserve">מתה ואלו בניה </w:t>
      </w:r>
      <w:r w:rsidR="00A21B55">
        <w:rPr>
          <w:rFonts w:hint="cs"/>
          <w:rtl/>
        </w:rPr>
        <w:t xml:space="preserve">- </w:t>
      </w:r>
      <w:r w:rsidRPr="00224C4C">
        <w:rPr>
          <w:rtl/>
        </w:rPr>
        <w:t xml:space="preserve">מביא ראיה על הבנים, </w:t>
      </w:r>
      <w:r w:rsidR="00A21B55">
        <w:rPr>
          <w:rFonts w:hint="cs"/>
          <w:rtl/>
        </w:rPr>
        <w:t xml:space="preserve">וא''צ </w:t>
      </w:r>
      <w:r w:rsidRPr="00224C4C">
        <w:rPr>
          <w:rtl/>
        </w:rPr>
        <w:t>על האשה.</w:t>
      </w:r>
    </w:p>
    <w:p w14:paraId="7D50B527" w14:textId="506D0FEE" w:rsidR="007A4F2F" w:rsidRPr="00131640" w:rsidRDefault="006E0774" w:rsidP="00603682">
      <w:pPr>
        <w:pStyle w:val="afff5"/>
        <w:jc w:val="center"/>
        <w:rPr>
          <w:rtl/>
        </w:rPr>
      </w:pPr>
      <w:r w:rsidRPr="00224C4C">
        <w:rPr>
          <w:rtl/>
        </w:rPr>
        <w:t>אשה נשאתי במדינת הים</w:t>
      </w:r>
      <w:r w:rsidRPr="00224C4C">
        <w:rPr>
          <w:rFonts w:hint="cs"/>
          <w:rtl/>
        </w:rPr>
        <w:t>,</w:t>
      </w:r>
      <w:r w:rsidRPr="00224C4C">
        <w:rPr>
          <w:rtl/>
        </w:rPr>
        <w:t xml:space="preserve"> הרי היא זו ואלו בניה</w:t>
      </w:r>
      <w:r w:rsidR="007A4F2F">
        <w:rPr>
          <w:rFonts w:hint="cs"/>
          <w:rtl/>
        </w:rPr>
        <w:t>,</w:t>
      </w:r>
    </w:p>
    <w:p w14:paraId="027D279B" w14:textId="7772771E" w:rsidR="006E0774" w:rsidRPr="00131640" w:rsidRDefault="006E0774" w:rsidP="00954D80">
      <w:pPr>
        <w:pStyle w:val="afff5"/>
        <w:rPr>
          <w:rtl/>
        </w:rPr>
      </w:pPr>
      <w:r w:rsidRPr="00224C4C">
        <w:rPr>
          <w:rtl/>
        </w:rPr>
        <w:t>מביא ראיה על האשה, וא</w:t>
      </w:r>
      <w:r w:rsidRPr="00224C4C">
        <w:rPr>
          <w:rFonts w:hint="cs"/>
          <w:rtl/>
        </w:rPr>
        <w:t>"צ</w:t>
      </w:r>
      <w:r w:rsidRPr="00224C4C">
        <w:rPr>
          <w:rtl/>
        </w:rPr>
        <w:t xml:space="preserve"> להביא ראיה על הבנים.</w:t>
      </w:r>
    </w:p>
    <w:p w14:paraId="16650B86" w14:textId="77777777" w:rsidR="006E0774" w:rsidRPr="00131640" w:rsidRDefault="006E0774" w:rsidP="00954D80">
      <w:pPr>
        <w:pStyle w:val="afff5"/>
        <w:rPr>
          <w:rtl/>
        </w:rPr>
      </w:pPr>
      <w:r w:rsidRPr="00224C4C">
        <w:rPr>
          <w:rtl/>
        </w:rPr>
        <w:t>מתה ואלו בניה - צריך להביא ראיה על האשה ועל הבנים.</w:t>
      </w:r>
    </w:p>
    <w:p w14:paraId="3D77DF96" w14:textId="77777777" w:rsidR="006E0774" w:rsidRPr="00131640" w:rsidRDefault="006E0774" w:rsidP="00841728">
      <w:pPr>
        <w:pStyle w:val="affb"/>
        <w:rPr>
          <w:rtl/>
        </w:rPr>
      </w:pPr>
      <w:r w:rsidRPr="00224C4C">
        <w:rPr>
          <w:rFonts w:hint="cs"/>
          <w:rtl/>
        </w:rPr>
        <w:t>׹</w:t>
      </w:r>
    </w:p>
    <w:p w14:paraId="74E004DA" w14:textId="48CB6C39" w:rsidR="00A85AC8" w:rsidRPr="00E600D8" w:rsidRDefault="006E0774" w:rsidP="00603682">
      <w:pPr>
        <w:pStyle w:val="38"/>
        <w:framePr w:wrap="notBeside"/>
        <w:rPr>
          <w:rtl/>
        </w:rPr>
      </w:pPr>
      <w:r w:rsidRPr="00E600D8">
        <w:rPr>
          <w:rFonts w:hint="cs"/>
          <w:rtl/>
        </w:rPr>
        <w:t>רבר</w:t>
      </w:r>
      <w:r w:rsidRPr="00E600D8">
        <w:rPr>
          <w:rtl/>
        </w:rPr>
        <w:t>"</w:t>
      </w:r>
      <w:r w:rsidRPr="00E600D8">
        <w:rPr>
          <w:rFonts w:hint="cs"/>
          <w:rtl/>
        </w:rPr>
        <w:t>ה</w:t>
      </w:r>
      <w:r w:rsidR="00A85AC8" w:rsidRPr="00E600D8">
        <w:rPr>
          <w:rtl/>
        </w:rPr>
        <w:t>:</w:t>
      </w:r>
    </w:p>
    <w:p w14:paraId="3AC9480C" w14:textId="23FB25A6" w:rsidR="006E0774" w:rsidRDefault="006E0774" w:rsidP="006E0774">
      <w:pPr>
        <w:rPr>
          <w:rFonts w:ascii="Fb Fontext" w:hAnsi="Fb Fontext"/>
          <w:sz w:val="32"/>
          <w:rtl/>
        </w:rPr>
      </w:pPr>
      <w:r w:rsidRPr="00224C4C">
        <w:rPr>
          <w:rFonts w:ascii="Fb Fontext" w:hAnsi="Fb Fontext"/>
          <w:sz w:val="32"/>
          <w:rtl/>
        </w:rPr>
        <w:t>וכולן בכרוכים אחריה.</w:t>
      </w:r>
    </w:p>
    <w:p w14:paraId="5A20F87A" w14:textId="31A47F3D" w:rsidR="007309FA" w:rsidRPr="00131640" w:rsidRDefault="007309FA" w:rsidP="007309FA">
      <w:pPr>
        <w:pStyle w:val="affffb"/>
        <w:rPr>
          <w:rtl/>
        </w:rPr>
      </w:pPr>
      <w:r w:rsidRPr="007309FA">
        <w:rPr>
          <w:rtl/>
        </w:rPr>
        <w:t>***</w:t>
      </w:r>
    </w:p>
    <w:p w14:paraId="5F0BEF3D" w14:textId="09EDC421" w:rsidR="00A85AC8" w:rsidRPr="00E600D8" w:rsidRDefault="006E0774" w:rsidP="00A21B55">
      <w:pPr>
        <w:pStyle w:val="38"/>
        <w:framePr w:wrap="notBeside"/>
        <w:rPr>
          <w:rtl/>
        </w:rPr>
      </w:pPr>
      <w:r w:rsidRPr="00E600D8">
        <w:rPr>
          <w:rtl/>
        </w:rPr>
        <w:t>ת"ר</w:t>
      </w:r>
      <w:r w:rsidR="00A85AC8" w:rsidRPr="00E600D8">
        <w:rPr>
          <w:rtl/>
        </w:rPr>
        <w:t>:</w:t>
      </w:r>
    </w:p>
    <w:p w14:paraId="4B296E9D" w14:textId="7670C394" w:rsidR="00522114" w:rsidRPr="00131640" w:rsidRDefault="006E0774" w:rsidP="00522114">
      <w:pPr>
        <w:pStyle w:val="affffb"/>
        <w:rPr>
          <w:rtl/>
        </w:rPr>
      </w:pPr>
      <w:r w:rsidRPr="00210DF6">
        <w:rPr>
          <w:rtl/>
        </w:rPr>
        <w:t xml:space="preserve">אשה נשאתי במדינת הים </w:t>
      </w:r>
      <w:r w:rsidR="00522114">
        <w:rPr>
          <w:rtl/>
        </w:rPr>
        <w:t>–</w:t>
      </w:r>
      <w:r w:rsidR="00522114">
        <w:rPr>
          <w:rFonts w:hint="cs"/>
          <w:rtl/>
        </w:rPr>
        <w:t xml:space="preserve"> באשה אחת</w:t>
      </w:r>
    </w:p>
    <w:p w14:paraId="13B1C23E" w14:textId="77777777" w:rsidR="009469D7" w:rsidRDefault="006E0774" w:rsidP="006E0774">
      <w:pPr>
        <w:rPr>
          <w:rFonts w:ascii="Fb Fontext" w:hAnsi="Fb Fontext"/>
          <w:spacing w:val="0"/>
          <w:rtl/>
        </w:rPr>
      </w:pPr>
      <w:r w:rsidRPr="003546F3">
        <w:rPr>
          <w:rFonts w:ascii="Fb Fontext" w:hAnsi="Fb Fontext"/>
          <w:spacing w:val="0"/>
          <w:rtl/>
        </w:rPr>
        <w:t xml:space="preserve">מביא ראיה על האשה </w:t>
      </w:r>
      <w:r w:rsidR="00A21B55" w:rsidRPr="003546F3">
        <w:rPr>
          <w:rFonts w:ascii="Fb Fontext" w:hAnsi="Fb Fontext" w:hint="cs"/>
          <w:spacing w:val="0"/>
          <w:rtl/>
        </w:rPr>
        <w:t>וא''צ על הבנים,</w:t>
      </w:r>
      <w:r w:rsidR="003546F3" w:rsidRPr="003546F3">
        <w:rPr>
          <w:rFonts w:ascii="Fb Fontext" w:hAnsi="Fb Fontext" w:hint="cs"/>
          <w:spacing w:val="0"/>
          <w:rtl/>
        </w:rPr>
        <w:t xml:space="preserve"> על הגדולים וא''צ על הקטנים</w:t>
      </w:r>
    </w:p>
    <w:p w14:paraId="41ACD4CA" w14:textId="384394D7" w:rsidR="00522114" w:rsidRPr="00131640" w:rsidRDefault="006E0774" w:rsidP="00F718CB">
      <w:pPr>
        <w:jc w:val="center"/>
        <w:rPr>
          <w:rtl/>
        </w:rPr>
      </w:pPr>
      <w:r w:rsidRPr="00196D6B">
        <w:rPr>
          <w:rFonts w:cs="BA TM • Vilna Extra-Bold"/>
          <w:rtl/>
        </w:rPr>
        <w:t>בשתי נשים</w:t>
      </w:r>
    </w:p>
    <w:p w14:paraId="1E956EE6" w14:textId="6855E130" w:rsidR="006E0774" w:rsidRPr="00131640" w:rsidRDefault="006E0774" w:rsidP="006E0774">
      <w:pPr>
        <w:rPr>
          <w:rtl/>
        </w:rPr>
      </w:pPr>
      <w:r w:rsidRPr="00224C4C">
        <w:rPr>
          <w:rFonts w:ascii="Fb Fontext" w:hAnsi="Fb Fontext"/>
          <w:sz w:val="32"/>
          <w:rtl/>
        </w:rPr>
        <w:t>מביא ראיה על האשה ועל הבנים, על הגדולים ועל הקטנים.</w:t>
      </w:r>
    </w:p>
    <w:p w14:paraId="65CC2ED1" w14:textId="77777777" w:rsidR="006E0774" w:rsidRPr="00131640" w:rsidRDefault="006E0774" w:rsidP="00841728">
      <w:pPr>
        <w:pStyle w:val="affffb"/>
        <w:rPr>
          <w:rtl/>
        </w:rPr>
        <w:pPrChange w:id="90003" w:author="קלוד" w:date="2026-10-08T12:07:40Z">
          <w:pPr>
            <w:pStyle w:val="affb"/>
          </w:pPr>
        </w:pPrChange>
      </w:pPr>
      <w:del w:id="90001" w:author="קלוד" w:date="2026-10-08T12:07:40Z">
        <w:r w:rsidRPr="00224C4C">
          <w:rPr>
            <w:rFonts w:hint="cs"/>
            <w:rtl/>
          </w:rPr>
          <w:delText xml:space="preserve">׹</w:delText>
        </w:r>
      </w:del>
      <w:ins w:id="90002" w:author="קלוד" w:date="2026-10-08T12:07:40Z">
        <w:r>
          <w:rPr>
            <w:color w:val="7B3F00"/>
          </w:rPr>
          <w:t xml:space="preserve">מלקין ושורפין על החזקות</w:t>
        </w:r>
      </w:ins>
    </w:p>
    <w:p w14:paraId="652CE9C8" w14:textId="77777777" w:rsidR="006E0774" w:rsidRPr="00131640" w:rsidRDefault="006E0774" w:rsidP="0010529F">
      <w:pPr>
        <w:pStyle w:val="afff0"/>
        <w:framePr w:wrap="around"/>
        <w:rPr>
          <w:rtl/>
        </w:rPr>
      </w:pPr>
      <w:r w:rsidRPr="00224C4C">
        <w:rPr>
          <w:rFonts w:hint="cs"/>
          <w:rtl/>
        </w:rPr>
        <w:t>פ.</w:t>
      </w:r>
    </w:p>
    <w:p w14:paraId="0711800A" w14:textId="29ADC980" w:rsidR="006E0774" w:rsidRPr="00131640" w:rsidRDefault="002F045E" w:rsidP="006E0774">
      <w:pPr>
        <w:rPr>
          <w:rtl/>
        </w:rPr>
      </w:pPr>
      <w:r w:rsidRPr="002F045E">
        <w:rPr>
          <w:rStyle w:val="afffff3"/>
          <w:rFonts w:hint="cs"/>
          <w:rtl/>
        </w:rPr>
        <w:t>ר''ל</w:t>
      </w:r>
      <w:r>
        <w:rPr>
          <w:rFonts w:ascii="Fb Fontext" w:hAnsi="Fb Fontext" w:hint="cs"/>
          <w:sz w:val="32"/>
          <w:rtl/>
        </w:rPr>
        <w:t xml:space="preserve"> </w:t>
      </w:r>
      <w:r w:rsidR="006E0774" w:rsidRPr="00224C4C">
        <w:rPr>
          <w:rFonts w:ascii="Fb Fontext" w:hAnsi="Fb Fontext"/>
          <w:sz w:val="32"/>
          <w:rtl/>
        </w:rPr>
        <w:t xml:space="preserve">דווקא בקדשי הגבול, </w:t>
      </w:r>
      <w:r>
        <w:rPr>
          <w:rFonts w:ascii="Fb Fontext" w:hAnsi="Fb Fontext" w:hint="cs"/>
          <w:sz w:val="32"/>
          <w:rtl/>
        </w:rPr>
        <w:t xml:space="preserve">ולא </w:t>
      </w:r>
      <w:r w:rsidR="006E0774" w:rsidRPr="00224C4C">
        <w:rPr>
          <w:rFonts w:ascii="Fb Fontext" w:hAnsi="Fb Fontext"/>
          <w:sz w:val="32"/>
          <w:rtl/>
        </w:rPr>
        <w:t xml:space="preserve">ביוחסין, </w:t>
      </w:r>
      <w:r>
        <w:rPr>
          <w:rFonts w:ascii="Fb Fontext" w:hAnsi="Fb Fontext"/>
          <w:sz w:val="32"/>
          <w:rtl/>
        </w:rPr>
        <w:tab/>
      </w:r>
      <w:r w:rsidR="00F718CB">
        <w:rPr>
          <w:rStyle w:val="afffff3"/>
          <w:rtl/>
        </w:rPr>
        <w:tab/>
      </w:r>
      <w:r w:rsidR="00F718CB">
        <w:rPr>
          <w:rStyle w:val="afffff3"/>
          <w:rtl/>
        </w:rPr>
        <w:tab/>
      </w:r>
      <w:r w:rsidR="006E0774" w:rsidRPr="00F718CB">
        <w:rPr>
          <w:rStyle w:val="afffff3"/>
          <w:rtl/>
        </w:rPr>
        <w:t>ור</w:t>
      </w:r>
      <w:r w:rsidR="006E0774" w:rsidRPr="00F718CB">
        <w:rPr>
          <w:rStyle w:val="afffff3"/>
          <w:rFonts w:hint="cs"/>
          <w:rtl/>
        </w:rPr>
        <w:t>י</w:t>
      </w:r>
      <w:r w:rsidR="006E0774" w:rsidRPr="00F718CB">
        <w:rPr>
          <w:rStyle w:val="afffff3"/>
          <w:rtl/>
        </w:rPr>
        <w:t>"</w:t>
      </w:r>
      <w:r w:rsidR="006E0774" w:rsidRPr="00F718CB">
        <w:rPr>
          <w:rStyle w:val="afffff3"/>
          <w:rFonts w:hint="cs"/>
          <w:rtl/>
        </w:rPr>
        <w:t>ו</w:t>
      </w:r>
      <w:r w:rsidR="006E0774" w:rsidRPr="00F718CB">
        <w:rPr>
          <w:rStyle w:val="afffff3"/>
          <w:rtl/>
        </w:rPr>
        <w:t>:</w:t>
      </w:r>
      <w:r w:rsidR="006E0774" w:rsidRPr="00224C4C">
        <w:rPr>
          <w:rFonts w:ascii="Fb Fontext" w:hAnsi="Fb Fontext"/>
          <w:sz w:val="32"/>
          <w:rtl/>
        </w:rPr>
        <w:t xml:space="preserve"> אפי</w:t>
      </w:r>
      <w:r>
        <w:rPr>
          <w:rFonts w:ascii="Fb Fontext" w:hAnsi="Fb Fontext" w:hint="cs"/>
          <w:sz w:val="32"/>
          <w:rtl/>
        </w:rPr>
        <w:t>'</w:t>
      </w:r>
      <w:r w:rsidR="006E0774" w:rsidRPr="00224C4C">
        <w:rPr>
          <w:rFonts w:ascii="Fb Fontext" w:hAnsi="Fb Fontext"/>
          <w:sz w:val="32"/>
          <w:rtl/>
        </w:rPr>
        <w:t xml:space="preserve"> ביוחסין.</w:t>
      </w:r>
    </w:p>
    <w:p w14:paraId="6B3C7C6F" w14:textId="20711B84" w:rsidR="00A85AC8" w:rsidRPr="00E600D8" w:rsidRDefault="006E0774" w:rsidP="00F718CB">
      <w:pPr>
        <w:pStyle w:val="38"/>
        <w:framePr w:wrap="notBeside"/>
        <w:rPr>
          <w:rtl/>
        </w:rPr>
      </w:pPr>
      <w:r w:rsidRPr="00E600D8">
        <w:rPr>
          <w:rtl/>
        </w:rPr>
        <w:t>ו</w:t>
      </w:r>
      <w:r w:rsidR="0043763C" w:rsidRPr="00E600D8">
        <w:rPr>
          <w:rFonts w:hint="cs"/>
          <w:rtl/>
        </w:rPr>
        <w:t xml:space="preserve">רי''ו </w:t>
      </w:r>
      <w:r w:rsidRPr="00E600D8">
        <w:rPr>
          <w:rFonts w:hint="cs"/>
          <w:rtl/>
        </w:rPr>
        <w:t>לטעמיה</w:t>
      </w:r>
      <w:r w:rsidR="00A85AC8" w:rsidRPr="00E600D8">
        <w:rPr>
          <w:rtl/>
        </w:rPr>
        <w:t>:</w:t>
      </w:r>
    </w:p>
    <w:p w14:paraId="4569C611" w14:textId="02DC9260" w:rsidR="006E0774" w:rsidRPr="00141195" w:rsidRDefault="006E0774" w:rsidP="006E0774">
      <w:pPr>
        <w:rPr>
          <w:spacing w:val="0"/>
          <w:rtl/>
        </w:rPr>
      </w:pPr>
      <w:r w:rsidRPr="00141195">
        <w:rPr>
          <w:rFonts w:ascii="Fb Fontext" w:hAnsi="Fb Fontext" w:hint="cs"/>
          <w:spacing w:val="0"/>
          <w:rtl/>
        </w:rPr>
        <w:t>ד</w:t>
      </w:r>
      <w:r w:rsidRPr="00141195">
        <w:rPr>
          <w:rFonts w:ascii="Fb Fontext" w:hAnsi="Fb Fontext"/>
          <w:spacing w:val="0"/>
          <w:rtl/>
        </w:rPr>
        <w:t>מלקין</w:t>
      </w:r>
      <w:r w:rsidR="0043763C" w:rsidRPr="00141195">
        <w:rPr>
          <w:rFonts w:ascii="Fb Fontext" w:hAnsi="Fb Fontext" w:hint="cs"/>
          <w:spacing w:val="0"/>
          <w:rtl/>
        </w:rPr>
        <w:t xml:space="preserve"> ו</w:t>
      </w:r>
      <w:r w:rsidRPr="00141195">
        <w:rPr>
          <w:rFonts w:ascii="Fb Fontext" w:hAnsi="Fb Fontext"/>
          <w:spacing w:val="0"/>
          <w:rtl/>
        </w:rPr>
        <w:t>סוקלין ושורפין על החזקות, ואין שורפין תרומה על החזקות</w:t>
      </w:r>
    </w:p>
    <w:p w14:paraId="212F7424" w14:textId="7E1593EB" w:rsidR="0043763C" w:rsidRPr="00131640" w:rsidRDefault="006E0774" w:rsidP="00D5177C">
      <w:pPr>
        <w:jc w:val="center"/>
        <w:rPr>
          <w:rtl/>
        </w:rPr>
      </w:pPr>
      <w:r w:rsidRPr="00210DF6">
        <w:rPr>
          <w:rStyle w:val="afffa"/>
          <w:rFonts w:ascii="Fb Fontext" w:hAnsi="Fb Fontext" w:cs="BA TM • Vilna Extra-Bold"/>
          <w:bCs w:val="0"/>
          <w:rtl/>
        </w:rPr>
        <w:t>מלקין על החזקות</w:t>
      </w:r>
    </w:p>
    <w:p w14:paraId="450A1169" w14:textId="6ABD6F08" w:rsidR="00A85AC8" w:rsidRPr="00E600D8" w:rsidRDefault="006E0774" w:rsidP="0043763C">
      <w:pPr>
        <w:pStyle w:val="38"/>
        <w:framePr w:wrap="notBeside"/>
        <w:rPr>
          <w:rtl/>
        </w:rPr>
      </w:pPr>
      <w:r w:rsidRPr="00E600D8">
        <w:rPr>
          <w:rFonts w:hint="cs"/>
          <w:rtl/>
        </w:rPr>
        <w:t>כר</w:t>
      </w:r>
      <w:r w:rsidRPr="00E600D8">
        <w:rPr>
          <w:rtl/>
        </w:rPr>
        <w:t>"</w:t>
      </w:r>
      <w:r w:rsidRPr="00E600D8">
        <w:rPr>
          <w:rFonts w:hint="cs"/>
          <w:rtl/>
        </w:rPr>
        <w:t>י</w:t>
      </w:r>
      <w:r w:rsidR="00A85AC8" w:rsidRPr="00E600D8">
        <w:rPr>
          <w:rtl/>
        </w:rPr>
        <w:t>:</w:t>
      </w:r>
    </w:p>
    <w:p w14:paraId="05E04A21" w14:textId="745D942A" w:rsidR="006E0774" w:rsidRPr="00131640" w:rsidRDefault="0043763C" w:rsidP="006E0774">
      <w:pPr>
        <w:rPr>
          <w:rtl/>
        </w:rPr>
      </w:pPr>
      <w:r>
        <w:rPr>
          <w:rFonts w:ascii="Fb Fontext" w:hAnsi="Fb Fontext" w:hint="cs"/>
          <w:sz w:val="32"/>
          <w:rtl/>
        </w:rPr>
        <w:t>ד</w:t>
      </w:r>
      <w:r w:rsidR="006E0774" w:rsidRPr="00224C4C">
        <w:rPr>
          <w:rFonts w:ascii="Fb Fontext" w:hAnsi="Fb Fontext"/>
          <w:sz w:val="32"/>
          <w:rtl/>
        </w:rPr>
        <w:t>הוחזקה נדה בשכינותיה - בעלה לוקה עליה משום נדה.</w:t>
      </w:r>
    </w:p>
    <w:p w14:paraId="6CEBF4F4" w14:textId="77777777" w:rsidR="0043763C" w:rsidRPr="00131640" w:rsidRDefault="006E0774" w:rsidP="00D5177C">
      <w:pPr>
        <w:jc w:val="center"/>
        <w:rPr>
          <w:rtl/>
        </w:rPr>
      </w:pPr>
      <w:r w:rsidRPr="00210DF6">
        <w:rPr>
          <w:rStyle w:val="afffa"/>
          <w:rFonts w:ascii="Fb Fontext" w:hAnsi="Fb Fontext" w:cs="BA TM • Vilna Extra-Bold"/>
          <w:bCs w:val="0"/>
          <w:rtl/>
        </w:rPr>
        <w:t>סוקלין ושורפין על החזקות</w:t>
      </w:r>
    </w:p>
    <w:p w14:paraId="732597D4" w14:textId="03FAF313" w:rsidR="00A85AC8" w:rsidRPr="00E600D8" w:rsidRDefault="006E0774" w:rsidP="0043763C">
      <w:pPr>
        <w:pStyle w:val="38"/>
        <w:framePr w:wrap="notBeside"/>
        <w:rPr>
          <w:rtl/>
        </w:rPr>
      </w:pPr>
      <w:r w:rsidRPr="00E600D8">
        <w:rPr>
          <w:rFonts w:hint="cs"/>
          <w:rtl/>
        </w:rPr>
        <w:t xml:space="preserve">- </w:t>
      </w:r>
      <w:r w:rsidRPr="00E600D8">
        <w:rPr>
          <w:rtl/>
        </w:rPr>
        <w:t>כדר</w:t>
      </w:r>
      <w:r w:rsidRPr="00E600D8">
        <w:rPr>
          <w:rFonts w:hint="cs"/>
          <w:rtl/>
        </w:rPr>
        <w:t>בר</w:t>
      </w:r>
      <w:r w:rsidRPr="00E600D8">
        <w:rPr>
          <w:rtl/>
        </w:rPr>
        <w:t>"</w:t>
      </w:r>
      <w:r w:rsidRPr="00E600D8">
        <w:rPr>
          <w:rFonts w:hint="cs"/>
          <w:rtl/>
        </w:rPr>
        <w:t>ה</w:t>
      </w:r>
      <w:r w:rsidR="00A85AC8" w:rsidRPr="00E600D8">
        <w:rPr>
          <w:rFonts w:hint="cs"/>
          <w:rtl/>
        </w:rPr>
        <w:t>:</w:t>
      </w:r>
    </w:p>
    <w:p w14:paraId="77AADE72" w14:textId="15BC4812" w:rsidR="006E0774" w:rsidRPr="00131640" w:rsidRDefault="006E0774" w:rsidP="0043763C">
      <w:pPr>
        <w:rPr>
          <w:rtl/>
        </w:rPr>
      </w:pPr>
      <w:r w:rsidRPr="00224C4C">
        <w:rPr>
          <w:rFonts w:ascii="Fb Fontext" w:hAnsi="Fb Fontext" w:hint="cs"/>
          <w:rtl/>
        </w:rPr>
        <w:t>ד</w:t>
      </w:r>
      <w:r w:rsidRPr="00224C4C">
        <w:rPr>
          <w:rFonts w:ascii="Fb Fontext" w:hAnsi="Fb Fontext"/>
          <w:rtl/>
        </w:rPr>
        <w:t>איש ואשה, תינוק ותינוקת, שהגדילו בתוך הבית</w:t>
      </w:r>
      <w:r w:rsidR="0043763C">
        <w:rPr>
          <w:rFonts w:ascii="Fb Fontext" w:hAnsi="Fb Fontext" w:hint="cs"/>
          <w:rtl/>
        </w:rPr>
        <w:t xml:space="preserve"> נסקלין ונשרפין זע''ז.</w:t>
      </w:r>
    </w:p>
    <w:p w14:paraId="39733FB4" w14:textId="7257C080" w:rsidR="00A85AC8" w:rsidRPr="00E600D8" w:rsidRDefault="006E0774" w:rsidP="0043763C">
      <w:pPr>
        <w:pStyle w:val="38"/>
        <w:framePr w:wrap="notBeside"/>
        <w:rPr>
          <w:rtl/>
        </w:rPr>
      </w:pPr>
      <w:r w:rsidRPr="00E600D8">
        <w:rPr>
          <w:rFonts w:hint="cs"/>
          <w:rtl/>
        </w:rPr>
        <w:t>מבר קפרא</w:t>
      </w:r>
      <w:r w:rsidR="00A85AC8" w:rsidRPr="00E600D8">
        <w:rPr>
          <w:rtl/>
        </w:rPr>
        <w:t>:</w:t>
      </w:r>
    </w:p>
    <w:p w14:paraId="7124A4E9" w14:textId="18A628AD" w:rsidR="006E0774" w:rsidRPr="00131640" w:rsidRDefault="006E0774" w:rsidP="006E0774">
      <w:pPr>
        <w:rPr>
          <w:rtl/>
        </w:rPr>
      </w:pPr>
      <w:r w:rsidRPr="00224C4C">
        <w:rPr>
          <w:rFonts w:ascii="Fb Fontext" w:hAnsi="Fb Fontext"/>
          <w:sz w:val="32"/>
          <w:rtl/>
        </w:rPr>
        <w:t>מעשה באשה שבאת לירושלים ותינוק מורכב לה על כתיפה, והגדילתו ובא עליה, והביאום לבית דין וסקלום, לא מפני שבנה ודאי, אלא מפני שכרוך אחריה.</w:t>
      </w:r>
    </w:p>
    <w:p w14:paraId="2597519A" w14:textId="2462356C" w:rsidR="00D5177C" w:rsidRPr="00131640" w:rsidRDefault="006E0774" w:rsidP="00D5177C">
      <w:pPr>
        <w:jc w:val="center"/>
        <w:rPr>
          <w:rtl/>
        </w:rPr>
      </w:pPr>
      <w:r w:rsidRPr="00210DF6">
        <w:rPr>
          <w:rStyle w:val="afffa"/>
          <w:rFonts w:ascii="Fb Fontext" w:hAnsi="Fb Fontext" w:cs="BA TM • Vilna Extra-Bold"/>
          <w:bCs w:val="0"/>
          <w:rtl/>
        </w:rPr>
        <w:t>ואין שורפין תרומה על החזקות</w:t>
      </w:r>
    </w:p>
    <w:p w14:paraId="2A2CFE27" w14:textId="77777777" w:rsidR="00AB0C35" w:rsidRPr="00131640" w:rsidRDefault="006E0774" w:rsidP="00AB0C35">
      <w:pPr>
        <w:rPr>
          <w:rtl/>
        </w:rPr>
      </w:pPr>
      <w:r w:rsidRPr="00D5177C">
        <w:rPr>
          <w:rStyle w:val="afffff3"/>
          <w:rtl/>
        </w:rPr>
        <w:t>דא</w:t>
      </w:r>
      <w:r w:rsidRPr="00D5177C">
        <w:rPr>
          <w:rStyle w:val="afffff3"/>
          <w:rFonts w:hint="cs"/>
          <w:rtl/>
        </w:rPr>
        <w:t>רשב</w:t>
      </w:r>
      <w:r w:rsidRPr="00D5177C">
        <w:rPr>
          <w:rStyle w:val="afffff3"/>
          <w:rtl/>
        </w:rPr>
        <w:t>"</w:t>
      </w:r>
      <w:r w:rsidRPr="00D5177C">
        <w:rPr>
          <w:rStyle w:val="afffff3"/>
          <w:rFonts w:hint="cs"/>
          <w:rtl/>
        </w:rPr>
        <w:t>ל</w:t>
      </w:r>
      <w:r w:rsidRPr="00D5177C">
        <w:rPr>
          <w:rStyle w:val="afffff3"/>
          <w:rtl/>
        </w:rPr>
        <w:t>:</w:t>
      </w:r>
      <w:r w:rsidRPr="00224C4C">
        <w:rPr>
          <w:rFonts w:ascii="Fb Fontext" w:hAnsi="Fb Fontext"/>
          <w:rtl/>
        </w:rPr>
        <w:t xml:space="preserve"> שורפין על החזקות, </w:t>
      </w:r>
      <w:r w:rsidRPr="00D5177C">
        <w:rPr>
          <w:rStyle w:val="afffff3"/>
          <w:rtl/>
        </w:rPr>
        <w:t>ו</w:t>
      </w:r>
      <w:r w:rsidR="00D5177C">
        <w:rPr>
          <w:rStyle w:val="afffff3"/>
          <w:rFonts w:hint="cs"/>
          <w:rtl/>
        </w:rPr>
        <w:t>ל</w:t>
      </w:r>
      <w:r w:rsidRPr="00D5177C">
        <w:rPr>
          <w:rStyle w:val="afffff3"/>
          <w:rtl/>
        </w:rPr>
        <w:t>ר</w:t>
      </w:r>
      <w:r w:rsidR="00D5177C">
        <w:rPr>
          <w:rStyle w:val="afffff3"/>
          <w:rFonts w:hint="cs"/>
          <w:rtl/>
        </w:rPr>
        <w:t>י''ו:</w:t>
      </w:r>
      <w:r w:rsidRPr="00224C4C">
        <w:rPr>
          <w:rFonts w:ascii="Fb Fontext" w:hAnsi="Fb Fontext"/>
          <w:rtl/>
        </w:rPr>
        <w:t xml:space="preserve"> אין שורפין.</w:t>
      </w:r>
    </w:p>
    <w:p w14:paraId="2F7DF295" w14:textId="77777777" w:rsidR="009469D7" w:rsidRDefault="00D5177C" w:rsidP="00AB0C35">
      <w:pPr>
        <w:pStyle w:val="affffb"/>
        <w:rPr>
          <w:rtl/>
        </w:rPr>
      </w:pPr>
      <w:r>
        <w:rPr>
          <w:rFonts w:hint="cs"/>
          <w:rtl/>
        </w:rPr>
        <w:t xml:space="preserve">ולטעמם </w:t>
      </w:r>
      <w:r w:rsidR="00AB0C35">
        <w:rPr>
          <w:rFonts w:hint="cs"/>
          <w:rtl/>
        </w:rPr>
        <w:t>ב</w:t>
      </w:r>
      <w:r w:rsidR="006E0774" w:rsidRPr="00224C4C">
        <w:rPr>
          <w:rtl/>
        </w:rPr>
        <w:t>תינוק שנמצא בצד העיסה ובצק בידו</w:t>
      </w:r>
    </w:p>
    <w:p w14:paraId="3BAB2E90" w14:textId="77777777" w:rsidR="009469D7" w:rsidRDefault="006E0774" w:rsidP="00AB0C35">
      <w:pPr>
        <w:rPr>
          <w:rFonts w:ascii="Fb Fontext" w:hAnsi="Fb Fontext"/>
          <w:sz w:val="32"/>
          <w:rtl/>
        </w:rPr>
      </w:pPr>
      <w:r w:rsidRPr="00AB0C35">
        <w:rPr>
          <w:rStyle w:val="afffff3"/>
          <w:rFonts w:hint="cs"/>
          <w:rtl/>
        </w:rPr>
        <w:t>ר</w:t>
      </w:r>
      <w:r w:rsidRPr="00AB0C35">
        <w:rPr>
          <w:rStyle w:val="afffff3"/>
          <w:rtl/>
        </w:rPr>
        <w:t>"</w:t>
      </w:r>
      <w:r w:rsidRPr="00AB0C35">
        <w:rPr>
          <w:rStyle w:val="afffff3"/>
          <w:rFonts w:hint="cs"/>
          <w:rtl/>
        </w:rPr>
        <w:t>מ</w:t>
      </w:r>
      <w:r w:rsidR="00AB0C35" w:rsidRPr="00AB0C35">
        <w:rPr>
          <w:rStyle w:val="afffff3"/>
          <w:rFonts w:hint="cs"/>
          <w:rtl/>
        </w:rPr>
        <w:t xml:space="preserve"> מטהר</w:t>
      </w:r>
      <w:r w:rsidRPr="00AB0C35">
        <w:rPr>
          <w:rStyle w:val="afffff3"/>
          <w:rFonts w:hint="cs"/>
          <w:rtl/>
        </w:rPr>
        <w:t>:</w:t>
      </w:r>
      <w:r w:rsidRPr="00224C4C">
        <w:rPr>
          <w:rFonts w:ascii="Fb Fontext" w:hAnsi="Fb Fontext" w:hint="cs"/>
          <w:sz w:val="32"/>
          <w:rtl/>
        </w:rPr>
        <w:t xml:space="preserve"> </w:t>
      </w:r>
      <w:r w:rsidRPr="00224C4C">
        <w:rPr>
          <w:rFonts w:ascii="Fb Fontext" w:hAnsi="Fb Fontext"/>
          <w:sz w:val="32"/>
          <w:rtl/>
        </w:rPr>
        <w:t>רוב תינוקות מטפחין ומיעוט אין מטפחין,</w:t>
      </w:r>
    </w:p>
    <w:p w14:paraId="0BCCCDD5" w14:textId="2B9CDBDB" w:rsidR="006E0774" w:rsidRPr="00131640" w:rsidRDefault="006E0774" w:rsidP="00AB0C35">
      <w:pPr>
        <w:rPr>
          <w:rtl/>
        </w:rPr>
      </w:pPr>
      <w:r w:rsidRPr="00224C4C">
        <w:rPr>
          <w:rFonts w:ascii="Fb Fontext" w:hAnsi="Fb Fontext"/>
          <w:sz w:val="32"/>
          <w:rtl/>
        </w:rPr>
        <w:t>עיסה בחזקת טהרה, וסמוך מיעוטא לחזקה איתרע ליה רוב.</w:t>
      </w:r>
    </w:p>
    <w:p w14:paraId="0999F0A1" w14:textId="63B9298F" w:rsidR="00AB0C35" w:rsidRPr="00131640" w:rsidRDefault="00AB0C35" w:rsidP="00AB0C35">
      <w:pPr>
        <w:rPr>
          <w:rtl/>
        </w:rPr>
      </w:pPr>
      <w:r w:rsidRPr="002F5F34">
        <w:rPr>
          <w:rStyle w:val="afffff3"/>
          <w:spacing w:val="2"/>
          <w:rtl/>
        </w:rPr>
        <w:t>וחכמים מטמאין</w:t>
      </w:r>
      <w:r w:rsidR="00A86034" w:rsidRPr="002F5F34">
        <w:rPr>
          <w:rStyle w:val="afffff3"/>
          <w:rFonts w:hint="cs"/>
          <w:spacing w:val="2"/>
          <w:rtl/>
        </w:rPr>
        <w:t>:</w:t>
      </w:r>
      <w:r w:rsidRPr="002F5F34">
        <w:rPr>
          <w:rFonts w:ascii="Fb Fontext" w:hAnsi="Fb Fontext"/>
          <w:spacing w:val="2"/>
          <w:sz w:val="32"/>
          <w:rtl/>
        </w:rPr>
        <w:t xml:space="preserve"> מפני שדרכו של תינוק לטפח.</w:t>
      </w:r>
      <w:r w:rsidRPr="002F5F34">
        <w:rPr>
          <w:rFonts w:ascii="Fb Fontext" w:hAnsi="Fb Fontext" w:hint="cs"/>
          <w:spacing w:val="2"/>
          <w:sz w:val="32"/>
          <w:rtl/>
        </w:rPr>
        <w:t xml:space="preserve"> מיעוט כמאן דליתא</w:t>
      </w:r>
    </w:p>
    <w:p w14:paraId="4B01233E" w14:textId="2F000B10" w:rsidR="006E0774" w:rsidRPr="00131640" w:rsidRDefault="00AB0C35" w:rsidP="006E0774">
      <w:pPr>
        <w:rPr>
          <w:rtl/>
        </w:rPr>
      </w:pPr>
      <w:r>
        <w:rPr>
          <w:rFonts w:ascii="Fb Fontext" w:hAnsi="Fb Fontext" w:hint="cs"/>
          <w:rtl/>
        </w:rPr>
        <w:t>ו</w:t>
      </w:r>
      <w:r w:rsidR="006E0774" w:rsidRPr="00224C4C">
        <w:rPr>
          <w:rFonts w:ascii="Fb Fontext" w:hAnsi="Fb Fontext"/>
          <w:rtl/>
        </w:rPr>
        <w:t>רוב וחזקה רוב עדיף.</w:t>
      </w:r>
    </w:p>
    <w:p w14:paraId="6C781A95" w14:textId="0D40D67B" w:rsidR="00A85AC8" w:rsidRPr="00E600D8" w:rsidRDefault="006E0774" w:rsidP="00A86034">
      <w:pPr>
        <w:pStyle w:val="38"/>
        <w:framePr w:wrap="notBeside"/>
        <w:rPr>
          <w:rtl/>
        </w:rPr>
      </w:pPr>
      <w:r w:rsidRPr="00E600D8">
        <w:rPr>
          <w:rtl/>
        </w:rPr>
        <w:t>ר"ל מ</w:t>
      </w:r>
      <w:r w:rsidRPr="00E600D8">
        <w:rPr>
          <w:rFonts w:hint="cs"/>
          <w:rtl/>
        </w:rPr>
        <w:t>ר'</w:t>
      </w:r>
      <w:r w:rsidRPr="00E600D8">
        <w:rPr>
          <w:rtl/>
        </w:rPr>
        <w:t xml:space="preserve"> אושעיא</w:t>
      </w:r>
      <w:r w:rsidR="00A85AC8" w:rsidRPr="00E600D8">
        <w:rPr>
          <w:rtl/>
        </w:rPr>
        <w:t>:</w:t>
      </w:r>
    </w:p>
    <w:p w14:paraId="0FED19E9" w14:textId="12589C7D" w:rsidR="009469D7" w:rsidRDefault="006E0774" w:rsidP="006E0774">
      <w:pPr>
        <w:rPr>
          <w:rFonts w:ascii="Fb Fontext" w:hAnsi="Fb Fontext"/>
          <w:rtl/>
        </w:rPr>
      </w:pPr>
      <w:r w:rsidRPr="00224C4C">
        <w:rPr>
          <w:rFonts w:ascii="Fb Fontext" w:hAnsi="Fb Fontext"/>
          <w:rtl/>
        </w:rPr>
        <w:t>זו היא ששורפין עליה את התרומה,</w:t>
      </w:r>
    </w:p>
    <w:p w14:paraId="591D0D7A" w14:textId="06D559BB" w:rsidR="00A85AC8" w:rsidRPr="00E600D8" w:rsidRDefault="006E0774" w:rsidP="002F5F34">
      <w:pPr>
        <w:pStyle w:val="38"/>
        <w:framePr w:wrap="notBeside"/>
        <w:rPr>
          <w:rtl/>
        </w:rPr>
      </w:pPr>
      <w:r w:rsidRPr="00E600D8">
        <w:rPr>
          <w:rtl/>
        </w:rPr>
        <w:t>ר</w:t>
      </w:r>
      <w:r w:rsidRPr="00E600D8">
        <w:rPr>
          <w:rFonts w:hint="cs"/>
          <w:rtl/>
        </w:rPr>
        <w:t>י</w:t>
      </w:r>
      <w:r w:rsidRPr="00E600D8">
        <w:rPr>
          <w:rtl/>
        </w:rPr>
        <w:t>"</w:t>
      </w:r>
      <w:r w:rsidRPr="00E600D8">
        <w:rPr>
          <w:rFonts w:hint="cs"/>
          <w:rtl/>
        </w:rPr>
        <w:t>ו</w:t>
      </w:r>
      <w:r w:rsidR="00A85AC8" w:rsidRPr="00E600D8">
        <w:rPr>
          <w:rtl/>
        </w:rPr>
        <w:t>:</w:t>
      </w:r>
    </w:p>
    <w:p w14:paraId="1580D635" w14:textId="02F3F518" w:rsidR="006E0774" w:rsidRPr="00131640" w:rsidRDefault="006E0774" w:rsidP="002F5F34">
      <w:pPr>
        <w:rPr>
          <w:rtl/>
        </w:rPr>
      </w:pPr>
      <w:r w:rsidRPr="005D7EEC">
        <w:rPr>
          <w:rtl/>
        </w:rPr>
        <w:t>אין זו חזקה ששורפין עליה תרומה.</w:t>
      </w:r>
      <w:r w:rsidR="002F5F34" w:rsidRPr="005D7EEC">
        <w:rPr>
          <w:rFonts w:hint="cs"/>
          <w:rtl/>
        </w:rPr>
        <w:t xml:space="preserve"> ואיזו ששורפין</w:t>
      </w:r>
      <w:r w:rsidR="002F5F34" w:rsidRPr="005D7EEC">
        <w:rPr>
          <w:rFonts w:ascii="Fb Fontext" w:hAnsi="Fb Fontext" w:hint="cs"/>
          <w:spacing w:val="0"/>
          <w:rtl/>
        </w:rPr>
        <w:t xml:space="preserve"> </w:t>
      </w:r>
      <w:r w:rsidR="002F5F34" w:rsidRPr="005D7EEC">
        <w:rPr>
          <w:rStyle w:val="afffff3"/>
          <w:rFonts w:hint="cs"/>
          <w:spacing w:val="0"/>
          <w:rtl/>
        </w:rPr>
        <w:t>כדתניא:</w:t>
      </w:r>
      <w:r w:rsidR="002F5F34" w:rsidRPr="005D7EEC">
        <w:rPr>
          <w:rFonts w:ascii="Fb Fontext" w:hAnsi="Fb Fontext"/>
          <w:spacing w:val="0"/>
          <w:rtl/>
        </w:rPr>
        <w:br/>
      </w:r>
      <w:r w:rsidRPr="005D7EEC">
        <w:rPr>
          <w:rFonts w:ascii="Fb Fontext" w:hAnsi="Fb Fontext"/>
          <w:spacing w:val="0"/>
          <w:rtl/>
        </w:rPr>
        <w:t>עיסה בבית ושרצים וצפרדעים מטפלין שם, ונמצאו חתיכות בעיסה,</w:t>
      </w:r>
      <w:r w:rsidRPr="00224C4C">
        <w:rPr>
          <w:rFonts w:ascii="Fb Fontext" w:hAnsi="Fb Fontext"/>
          <w:rtl/>
        </w:rPr>
        <w:t xml:space="preserve"> אם רוב שרצים טמאה, אם רוב</w:t>
      </w:r>
      <w:r w:rsidRPr="008A259A">
        <w:rPr>
          <w:rStyle w:val="afffff5"/>
          <w:rtl/>
        </w:rPr>
        <w:t xml:space="preserve"> </w:t>
      </w:r>
      <w:r w:rsidR="008A259A" w:rsidRPr="008A259A">
        <w:rPr>
          <w:rStyle w:val="afffff5"/>
          <w:rFonts w:hint="cs"/>
          <w:rtl/>
        </w:rPr>
        <w:t>דאיתא קמן</w:t>
      </w:r>
      <w:r w:rsidR="008A259A">
        <w:rPr>
          <w:rFonts w:ascii="Fb Fontext" w:hAnsi="Fb Fontext" w:hint="cs"/>
          <w:rtl/>
        </w:rPr>
        <w:t xml:space="preserve"> </w:t>
      </w:r>
      <w:r w:rsidRPr="00224C4C">
        <w:rPr>
          <w:rFonts w:ascii="Fb Fontext" w:hAnsi="Fb Fontext"/>
          <w:rtl/>
        </w:rPr>
        <w:t>צפרדעים</w:t>
      </w:r>
      <w:r w:rsidR="006D7F43">
        <w:rPr>
          <w:rFonts w:ascii="Fb Fontext" w:hAnsi="Fb Fontext" w:hint="cs"/>
          <w:rtl/>
        </w:rPr>
        <w:t xml:space="preserve"> </w:t>
      </w:r>
      <w:r w:rsidRPr="00224C4C">
        <w:rPr>
          <w:rFonts w:ascii="Fb Fontext" w:hAnsi="Fb Fontext"/>
          <w:rtl/>
        </w:rPr>
        <w:t>טהורה</w:t>
      </w:r>
      <w:r w:rsidR="008A259A">
        <w:rPr>
          <w:rFonts w:ascii="Fb Fontext" w:hAnsi="Fb Fontext" w:hint="cs"/>
          <w:rtl/>
        </w:rPr>
        <w:t>.</w:t>
      </w:r>
    </w:p>
    <w:p w14:paraId="7425CD0A" w14:textId="4BC6819E" w:rsidR="00A85AC8" w:rsidRPr="00E600D8" w:rsidRDefault="006E0774" w:rsidP="00220212">
      <w:pPr>
        <w:pStyle w:val="38"/>
        <w:framePr w:wrap="notBeside"/>
        <w:rPr>
          <w:rtl/>
        </w:rPr>
      </w:pPr>
      <w:r w:rsidRPr="00E600D8">
        <w:rPr>
          <w:rFonts w:hint="cs"/>
          <w:rtl/>
        </w:rPr>
        <w:t>ת</w:t>
      </w:r>
      <w:r w:rsidRPr="00E600D8">
        <w:rPr>
          <w:rtl/>
        </w:rPr>
        <w:t>"</w:t>
      </w:r>
      <w:r w:rsidRPr="00E600D8">
        <w:rPr>
          <w:rFonts w:hint="cs"/>
          <w:rtl/>
        </w:rPr>
        <w:t>כ דרי</w:t>
      </w:r>
      <w:r w:rsidRPr="00E600D8">
        <w:rPr>
          <w:rtl/>
        </w:rPr>
        <w:t>"</w:t>
      </w:r>
      <w:r w:rsidRPr="00E600D8">
        <w:rPr>
          <w:rFonts w:hint="cs"/>
          <w:rtl/>
        </w:rPr>
        <w:t>ו</w:t>
      </w:r>
      <w:r w:rsidR="00A85AC8" w:rsidRPr="00E600D8">
        <w:rPr>
          <w:rtl/>
        </w:rPr>
        <w:t>:</w:t>
      </w:r>
    </w:p>
    <w:p w14:paraId="2D31C594" w14:textId="07BCE18F" w:rsidR="006E0774" w:rsidRPr="00131640" w:rsidRDefault="006E0774" w:rsidP="008A259A">
      <w:pPr>
        <w:rPr>
          <w:rtl/>
        </w:rPr>
      </w:pPr>
      <w:r w:rsidRPr="00224C4C">
        <w:rPr>
          <w:rFonts w:ascii="Fb Fontext" w:hAnsi="Fb Fontext" w:hint="cs"/>
          <w:rtl/>
        </w:rPr>
        <w:t>ב'</w:t>
      </w:r>
      <w:r w:rsidRPr="00224C4C">
        <w:rPr>
          <w:rFonts w:ascii="Fb Fontext" w:hAnsi="Fb Fontext"/>
          <w:rtl/>
        </w:rPr>
        <w:t xml:space="preserve"> דברים אין בהם דעת לישאל, ועשאום חכמים כמה שיש בהם דעת לישאל: תינוק ועוד אחרת.</w:t>
      </w:r>
      <w:r w:rsidR="008A259A">
        <w:rPr>
          <w:rFonts w:ascii="Fb Fontext" w:hAnsi="Fb Fontext" w:hint="cs"/>
          <w:rtl/>
        </w:rPr>
        <w:t xml:space="preserve">  </w:t>
      </w:r>
      <w:r w:rsidRPr="00210DF6">
        <w:rPr>
          <w:rStyle w:val="afffa"/>
          <w:rFonts w:ascii="Fb Fontext" w:hAnsi="Fb Fontext" w:cs="BA TM • Vilna Extra-Bold"/>
          <w:bCs w:val="0"/>
          <w:rtl/>
        </w:rPr>
        <w:t>תינוק</w:t>
      </w:r>
      <w:r w:rsidRPr="00224C4C">
        <w:rPr>
          <w:rFonts w:ascii="Fb Fontext" w:hAnsi="Fb Fontext"/>
          <w:sz w:val="32"/>
          <w:rtl/>
        </w:rPr>
        <w:t>, הא דאמרן.</w:t>
      </w:r>
    </w:p>
    <w:p w14:paraId="5F69641C" w14:textId="5030680B" w:rsidR="006E0774" w:rsidRPr="00131640" w:rsidRDefault="006E0774" w:rsidP="00220212">
      <w:pPr>
        <w:rPr>
          <w:rtl/>
        </w:rPr>
      </w:pPr>
      <w:r w:rsidRPr="00210DF6">
        <w:rPr>
          <w:rStyle w:val="afffa"/>
          <w:rFonts w:ascii="Fb Fontext" w:hAnsi="Fb Fontext" w:cs="BA TM • Vilna Extra-Bold"/>
          <w:bCs w:val="0"/>
          <w:rtl/>
        </w:rPr>
        <w:t>ועוד אחרת</w:t>
      </w:r>
      <w:r w:rsidRPr="00224C4C">
        <w:rPr>
          <w:rFonts w:ascii="Fb Fontext" w:hAnsi="Fb Fontext"/>
          <w:rtl/>
        </w:rPr>
        <w:t xml:space="preserve"> עיסה בתוך הבית ותרנגולים ומשקים טמאים שם, ונמצאו נקורים נקורים בעיסה</w:t>
      </w:r>
      <w:r w:rsidR="00220212">
        <w:rPr>
          <w:rFonts w:ascii="Fb Fontext" w:hAnsi="Fb Fontext" w:hint="cs"/>
          <w:rtl/>
        </w:rPr>
        <w:t xml:space="preserve"> </w:t>
      </w:r>
      <w:r w:rsidRPr="00224C4C">
        <w:rPr>
          <w:rFonts w:ascii="Fb Fontext" w:hAnsi="Fb Fontext"/>
          <w:sz w:val="32"/>
          <w:rtl/>
        </w:rPr>
        <w:t xml:space="preserve">- </w:t>
      </w:r>
      <w:r w:rsidRPr="00196D6B">
        <w:rPr>
          <w:rFonts w:ascii="Fb Fontext" w:hAnsi="Fb Fontext" w:cs="BA TM • Vilna Extra-Bold"/>
          <w:sz w:val="32"/>
          <w:rtl/>
        </w:rPr>
        <w:t>תולין</w:t>
      </w:r>
      <w:r w:rsidRPr="00224C4C">
        <w:rPr>
          <w:rFonts w:ascii="Fb Fontext" w:hAnsi="Fb Fontext"/>
          <w:sz w:val="32"/>
          <w:rtl/>
        </w:rPr>
        <w:t>, לא אוכלין ולא שורפין.</w:t>
      </w:r>
    </w:p>
    <w:p w14:paraId="46A666DC" w14:textId="2F6BDF19" w:rsidR="00A85AC8" w:rsidRPr="00E600D8" w:rsidRDefault="006E0774" w:rsidP="00220212">
      <w:pPr>
        <w:pStyle w:val="38"/>
        <w:framePr w:wrap="notBeside"/>
        <w:rPr>
          <w:rtl/>
        </w:rPr>
      </w:pPr>
      <w:r w:rsidRPr="00E600D8">
        <w:rPr>
          <w:rtl/>
        </w:rPr>
        <w:t>ר</w:t>
      </w:r>
      <w:r w:rsidRPr="00E600D8">
        <w:rPr>
          <w:rFonts w:hint="cs"/>
          <w:rtl/>
        </w:rPr>
        <w:t>יב</w:t>
      </w:r>
      <w:r w:rsidRPr="00E600D8">
        <w:rPr>
          <w:rtl/>
        </w:rPr>
        <w:t>"</w:t>
      </w:r>
      <w:r w:rsidRPr="00E600D8">
        <w:rPr>
          <w:rFonts w:hint="cs"/>
          <w:rtl/>
        </w:rPr>
        <w:t>ל</w:t>
      </w:r>
      <w:r w:rsidR="00A85AC8" w:rsidRPr="00E600D8">
        <w:rPr>
          <w:rtl/>
        </w:rPr>
        <w:t>:</w:t>
      </w:r>
    </w:p>
    <w:p w14:paraId="33EEBB46" w14:textId="2363CC6E" w:rsidR="009469D7" w:rsidRPr="005D7EEC" w:rsidRDefault="006E0774" w:rsidP="006E0774">
      <w:pPr>
        <w:rPr>
          <w:rFonts w:ascii="Fb Fontext" w:hAnsi="Fb Fontext"/>
          <w:spacing w:val="0"/>
          <w:sz w:val="32"/>
          <w:rtl/>
        </w:rPr>
      </w:pPr>
      <w:r w:rsidRPr="005D7EEC">
        <w:rPr>
          <w:rFonts w:ascii="Fb Fontext" w:hAnsi="Fb Fontext"/>
          <w:spacing w:val="0"/>
          <w:sz w:val="32"/>
          <w:rtl/>
        </w:rPr>
        <w:t xml:space="preserve">דווקא במשקים לבנים, אבל במשקים אדומים, אם </w:t>
      </w:r>
      <w:r w:rsidR="00287E93" w:rsidRPr="005D7EEC">
        <w:rPr>
          <w:rFonts w:ascii="Fb Fontext" w:hAnsi="Fb Fontext" w:hint="cs"/>
          <w:spacing w:val="0"/>
          <w:sz w:val="32"/>
          <w:rtl/>
        </w:rPr>
        <w:t>ניקרו היה רואה</w:t>
      </w:r>
    </w:p>
    <w:p w14:paraId="5668BE0F" w14:textId="77777777" w:rsidR="00A85AC8" w:rsidRPr="00E600D8" w:rsidRDefault="00C44B92" w:rsidP="00C44B92">
      <w:pPr>
        <w:pStyle w:val="38"/>
        <w:framePr w:wrap="notBeside"/>
        <w:rPr>
          <w:rtl/>
        </w:rPr>
      </w:pPr>
      <w:r w:rsidRPr="00E600D8">
        <w:rPr>
          <w:rFonts w:hint="cs"/>
          <w:rtl/>
        </w:rPr>
        <w:t>וקשה</w:t>
      </w:r>
      <w:r w:rsidR="00A85AC8" w:rsidRPr="00E600D8">
        <w:rPr>
          <w:rtl/>
        </w:rPr>
        <w:t>:</w:t>
      </w:r>
    </w:p>
    <w:p w14:paraId="26C88755" w14:textId="46C6DF13" w:rsidR="009469D7" w:rsidRDefault="006E0774" w:rsidP="006E0774">
      <w:pPr>
        <w:rPr>
          <w:rFonts w:ascii="Fb Fontext" w:hAnsi="Fb Fontext"/>
          <w:rtl/>
        </w:rPr>
      </w:pPr>
      <w:r w:rsidRPr="00224C4C">
        <w:rPr>
          <w:rFonts w:ascii="Fb Fontext" w:hAnsi="Fb Fontext"/>
          <w:rtl/>
        </w:rPr>
        <w:t>ו</w:t>
      </w:r>
      <w:r w:rsidR="00287E93">
        <w:rPr>
          <w:rFonts w:ascii="Fb Fontext" w:hAnsi="Fb Fontext" w:hint="cs"/>
          <w:rtl/>
        </w:rPr>
        <w:t>שמא</w:t>
      </w:r>
      <w:r w:rsidRPr="00224C4C">
        <w:rPr>
          <w:rFonts w:ascii="Fb Fontext" w:hAnsi="Fb Fontext"/>
          <w:rtl/>
        </w:rPr>
        <w:t xml:space="preserve"> בלעת</w:t>
      </w:r>
      <w:r w:rsidR="00CD15A1">
        <w:rPr>
          <w:rFonts w:ascii="Fb Fontext" w:hAnsi="Fb Fontext" w:hint="cs"/>
          <w:rtl/>
        </w:rPr>
        <w:t>ם</w:t>
      </w:r>
      <w:r w:rsidRPr="00224C4C">
        <w:rPr>
          <w:rFonts w:ascii="Fb Fontext" w:hAnsi="Fb Fontext"/>
          <w:rtl/>
        </w:rPr>
        <w:t xml:space="preserve"> </w:t>
      </w:r>
      <w:r w:rsidR="00CD15A1">
        <w:rPr>
          <w:rFonts w:ascii="Fb Fontext" w:hAnsi="Fb Fontext" w:hint="cs"/>
          <w:rtl/>
        </w:rPr>
        <w:t>ה</w:t>
      </w:r>
      <w:r w:rsidRPr="00224C4C">
        <w:rPr>
          <w:rFonts w:ascii="Fb Fontext" w:hAnsi="Fb Fontext"/>
          <w:rtl/>
        </w:rPr>
        <w:t>עיסה</w:t>
      </w:r>
      <w:r w:rsidR="00CD15A1">
        <w:rPr>
          <w:rFonts w:ascii="Fb Fontext" w:hAnsi="Fb Fontext" w:hint="cs"/>
          <w:rtl/>
        </w:rPr>
        <w:t xml:space="preserve"> </w:t>
      </w:r>
      <w:r w:rsidR="00CD15A1" w:rsidRPr="00CD15A1">
        <w:rPr>
          <w:rStyle w:val="afffff5"/>
          <w:rFonts w:hint="cs"/>
          <w:rtl/>
        </w:rPr>
        <w:t>[למשקים]</w:t>
      </w:r>
      <w:r w:rsidRPr="00224C4C">
        <w:rPr>
          <w:rFonts w:ascii="Fb Fontext" w:hAnsi="Fb Fontext"/>
          <w:rtl/>
        </w:rPr>
        <w:t>!</w:t>
      </w:r>
    </w:p>
    <w:p w14:paraId="136D82C7" w14:textId="293D0A2D" w:rsidR="00A85AC8" w:rsidRPr="00E600D8" w:rsidRDefault="00220212" w:rsidP="00220212">
      <w:pPr>
        <w:pStyle w:val="38"/>
        <w:framePr w:wrap="notBeside"/>
        <w:rPr>
          <w:rtl/>
        </w:rPr>
      </w:pPr>
      <w:r w:rsidRPr="00E600D8">
        <w:rPr>
          <w:rFonts w:hint="cs"/>
          <w:rtl/>
        </w:rPr>
        <w:t xml:space="preserve">- </w:t>
      </w:r>
      <w:r w:rsidR="006E0774" w:rsidRPr="00E600D8">
        <w:rPr>
          <w:rtl/>
        </w:rPr>
        <w:t>א"ר יוחנן</w:t>
      </w:r>
      <w:r w:rsidR="00A85AC8" w:rsidRPr="00E600D8">
        <w:rPr>
          <w:rtl/>
        </w:rPr>
        <w:t>:</w:t>
      </w:r>
    </w:p>
    <w:p w14:paraId="6BFB6ADF" w14:textId="75E5FED1" w:rsidR="006E0774" w:rsidRPr="00131640" w:rsidRDefault="006E0774" w:rsidP="00220212">
      <w:pPr>
        <w:rPr>
          <w:rtl/>
        </w:rPr>
      </w:pPr>
      <w:r w:rsidRPr="00224C4C">
        <w:rPr>
          <w:rFonts w:ascii="Fb Fontext" w:hAnsi="Fb Fontext"/>
          <w:rtl/>
        </w:rPr>
        <w:t xml:space="preserve">דבר זה שמע </w:t>
      </w:r>
      <w:r w:rsidR="00C44B92" w:rsidRPr="00C44B92">
        <w:rPr>
          <w:rStyle w:val="afffff5"/>
          <w:rFonts w:hint="cs"/>
          <w:rtl/>
        </w:rPr>
        <w:t>מריב'ל</w:t>
      </w:r>
      <w:r w:rsidR="00C44B92">
        <w:rPr>
          <w:rFonts w:ascii="Fb Fontext" w:hAnsi="Fb Fontext" w:hint="cs"/>
          <w:rtl/>
        </w:rPr>
        <w:t xml:space="preserve"> </w:t>
      </w:r>
      <w:r w:rsidRPr="00224C4C">
        <w:rPr>
          <w:rFonts w:ascii="Fb Fontext" w:hAnsi="Fb Fontext"/>
          <w:rtl/>
        </w:rPr>
        <w:t>ופירושו לא שמע:</w:t>
      </w:r>
      <w:r w:rsidR="00220212">
        <w:rPr>
          <w:rFonts w:ascii="Fb Fontext" w:hAnsi="Fb Fontext" w:hint="cs"/>
          <w:rtl/>
        </w:rPr>
        <w:t xml:space="preserve"> </w:t>
      </w:r>
      <w:r w:rsidRPr="00224C4C">
        <w:rPr>
          <w:rFonts w:ascii="Fb Fontext" w:hAnsi="Fb Fontext" w:hint="cs"/>
          <w:rtl/>
        </w:rPr>
        <w:t>ד</w:t>
      </w:r>
      <w:r w:rsidRPr="00224C4C">
        <w:rPr>
          <w:rFonts w:ascii="Fb Fontext" w:hAnsi="Fb Fontext"/>
          <w:rtl/>
        </w:rPr>
        <w:t>דווקא במשקים צלולים שבבואה של תינוק ניכר בה</w:t>
      </w:r>
      <w:r w:rsidR="00C44B92">
        <w:rPr>
          <w:rStyle w:val="afffff5"/>
          <w:rFonts w:hint="cs"/>
          <w:rtl/>
        </w:rPr>
        <w:t xml:space="preserve"> </w:t>
      </w:r>
      <w:r w:rsidR="00C44B92" w:rsidRPr="00C44B92">
        <w:rPr>
          <w:rStyle w:val="afffff5"/>
          <w:rFonts w:hint="cs"/>
          <w:rtl/>
        </w:rPr>
        <w:t>שנבעלים</w:t>
      </w:r>
      <w:r w:rsidRPr="00224C4C">
        <w:rPr>
          <w:rFonts w:ascii="Fb Fontext" w:hAnsi="Fb Fontext"/>
          <w:rtl/>
        </w:rPr>
        <w:t>, אבל משקים עכורים - לא.</w:t>
      </w:r>
    </w:p>
    <w:p w14:paraId="273FCD99" w14:textId="77777777" w:rsidR="006E0774" w:rsidRPr="00131640" w:rsidRDefault="006E0774" w:rsidP="00841728">
      <w:pPr>
        <w:pStyle w:val="affb"/>
        <w:rPr>
          <w:rtl/>
        </w:rPr>
      </w:pPr>
      <w:r w:rsidRPr="00224C4C">
        <w:rPr>
          <w:rFonts w:hint="cs"/>
          <w:rtl/>
        </w:rPr>
        <w:t>׹</w:t>
      </w:r>
    </w:p>
    <w:p w14:paraId="55BF1F4D" w14:textId="77777777" w:rsidR="006E0774" w:rsidRPr="00131640" w:rsidRDefault="006E0774" w:rsidP="0010529F">
      <w:pPr>
        <w:pStyle w:val="afff0"/>
        <w:framePr w:wrap="around"/>
        <w:rPr>
          <w:rtl/>
        </w:rPr>
      </w:pPr>
      <w:r w:rsidRPr="00224C4C">
        <w:rPr>
          <w:rFonts w:hint="cs"/>
          <w:rtl/>
        </w:rPr>
        <w:t>פ:</w:t>
      </w:r>
    </w:p>
    <w:p w14:paraId="2020BA12" w14:textId="77777777" w:rsidR="006E0774" w:rsidRPr="00131640" w:rsidRDefault="006E0774" w:rsidP="009D66E0">
      <w:pPr>
        <w:pStyle w:val="afffff8"/>
        <w:framePr w:wrap="around"/>
        <w:rPr>
          <w:rtl/>
        </w:rPr>
      </w:pPr>
      <w:del w:id="20168" w:author="קלוד" w:date="2026-10-06T10:09:14Z">
        <w:r>
          <w:rPr>
            <w:rStyle w:val="afffa"/>
            <w:rFonts w:ascii="Fb Fontext" w:hAnsi="Fb Fontext"/>
            <w:rtl/>
          </w:rPr>
          <w:delText xml:space="preserve">מתני'.</w:delText>
        </w:r>
      </w:del>
      <w:ins w:id="20169" w:author="קלוד" w:date="2026-10-06T10:09:14Z">
        <w:r>
          <w:rPr>
            <w:rStyle w:val="afffa"/>
            <w:rFonts w:ascii="Fb Fontext" w:hAnsi="Fb Fontext"/>
            <w:rtl/>
          </w:rPr>
          <w:t xml:space="preserve">משנה יב</w:t>
        </w:r>
      </w:ins>
    </w:p>
    <w:p w14:paraId="228F0A00" w14:textId="77777777" w:rsidR="006E0774" w:rsidRPr="00131640" w:rsidRDefault="006E0774" w:rsidP="00954D80">
      <w:pPr>
        <w:pStyle w:val="afff5"/>
        <w:spacing w:before="120"/>
        <w:rPr>
          <w:rtl/>
        </w:rPr>
        <w:pPrChange w:id="90045" w:author="קלוד" w:date="2026-10-08T12:08:16Z">
          <w:pPr>
            <w:pStyle w:val="afff5"/>
          </w:pPr>
        </w:pPrChange>
      </w:pPr>
      <w:r w:rsidRPr="00224C4C">
        <w:rPr>
          <w:rStyle w:val="afffa"/>
          <w:rFonts w:ascii="Fb Fontext" w:hAnsi="Fb Fontext"/>
          <w:b/>
          <w:rtl/>
        </w:rPr>
        <w:t>לא יתייחד אדם עם שתי נשים, אבל אשה אחת מתייחדת עם שני אנשים.</w:t>
      </w:r>
    </w:p>
    <w:p w14:paraId="647F6416" w14:textId="77777777" w:rsidR="006E0774" w:rsidRPr="00131640" w:rsidRDefault="006E0774" w:rsidP="00954D80">
      <w:pPr>
        <w:pStyle w:val="afff5"/>
        <w:rPr>
          <w:rtl/>
        </w:rPr>
      </w:pPr>
      <w:r w:rsidRPr="00773DA7">
        <w:rPr>
          <w:rStyle w:val="TanaimMishna"/>
          <w:rtl/>
          <w:rPrChange w:id="20068" w:author="קלוד" w:date="2026-10-06T10:09:14Z">
            <w:rPr>
              <w:rStyle w:val="afffff3"/>
              <w:rtl/>
            </w:rPr>
          </w:rPrChange>
        </w:rPr>
        <w:t>רבי שמעון אומר:</w:t>
      </w:r>
      <w:r w:rsidRPr="00224C4C">
        <w:rPr>
          <w:rStyle w:val="afffa"/>
          <w:rFonts w:ascii="Fb Fontext" w:hAnsi="Fb Fontext"/>
          <w:b/>
          <w:rtl/>
        </w:rPr>
        <w:t xml:space="preserve"> אף איש אחד מתייחד עם שתי נשים בזמן שאשתו עמו וישן עמהם בפונדקי, מפני שאשתו משמרתו.</w:t>
      </w:r>
    </w:p>
    <w:p w14:paraId="062F81C7" w14:textId="77777777" w:rsidR="006E0774" w:rsidRPr="00131640" w:rsidRDefault="006E0774" w:rsidP="00954D80">
      <w:pPr>
        <w:pStyle w:val="afff5"/>
        <w:rPr>
          <w:rtl/>
        </w:rPr>
      </w:pPr>
      <w:r w:rsidRPr="00224C4C">
        <w:rPr>
          <w:rStyle w:val="afffa"/>
          <w:rFonts w:ascii="Fb Fontext" w:hAnsi="Fb Fontext"/>
          <w:b/>
          <w:rtl/>
        </w:rPr>
        <w:t>מתייחד אדם עם אמו ועם בתו.</w:t>
      </w:r>
    </w:p>
    <w:p w14:paraId="67926457" w14:textId="77777777" w:rsidR="006E0774" w:rsidRPr="00131640" w:rsidRDefault="006E0774" w:rsidP="00954D80">
      <w:pPr>
        <w:pStyle w:val="afff5"/>
        <w:rPr>
          <w:rtl/>
        </w:rPr>
      </w:pPr>
      <w:r w:rsidRPr="00224C4C">
        <w:rPr>
          <w:rStyle w:val="afffa"/>
          <w:rFonts w:ascii="Fb Fontext" w:hAnsi="Fb Fontext"/>
          <w:b/>
          <w:rtl/>
        </w:rPr>
        <w:t>וישן עמהם בקירוב בשר, ואם הגדילו - זו ישנה בכסותה וזה ישן בכסותו</w:t>
      </w:r>
      <w:r w:rsidRPr="00224C4C">
        <w:rPr>
          <w:rtl/>
          <w:rPrChange w:id="40011" w:author="Claude" w:date="2026-10-06T13:34:54Z">
            <w:rPr>
              <w:sz w:val="32"/>
              <w:rtl/>
            </w:rPr>
          </w:rPrChange>
        </w:rPr>
        <w:t>.</w:t>
      </w:r>
    </w:p>
    <w:p w14:paraId="76204E85" w14:textId="77777777" w:rsidR="006E0774" w:rsidRPr="00131640" w:rsidRDefault="006E0774" w:rsidP="00841728">
      <w:pPr>
        <w:pStyle w:val="affb"/>
        <w:rPr>
          <w:del w:id="90164" w:author="מנוע עיצוב" w:date="2026-10-08T11:01:28Z"/>
          <w:rtl/>
        </w:rPr>
      </w:pPr>
      <w:del w:id="90163" w:author="מנוע עיצוב" w:date="2026-10-08T11:01:28Z">
        <w:r w:rsidRPr="00224C4C">
          <w:rPr>
            <w:rFonts w:hint="cs"/>
            <w:rtl/>
          </w:rPr>
          <w:delText xml:space="preserve">׹</w:delText>
        </w:r>
      </w:del>
    </w:p>
    <w:p w14:paraId="50713A41" w14:textId="77777777" w:rsidR="006E0774" w:rsidRPr="00131640" w:rsidRDefault="006E0774" w:rsidP="002A094E">
      <w:pPr>
        <w:pStyle w:val="afffd"/>
        <w:rPr>
          <w:rtl/>
        </w:rPr>
      </w:pPr>
      <w:ins w:id="9901" w:author="מספור קטעי משנה" w:date="2026-10-06T06:45:32Z">
        <w:r>
          <w:rPr>
            <w:rStyle w:val="MisparKeta"/>
          </w:rPr>
          <w:t xml:space="preserve">א. </w:t>
        </w:r>
      </w:ins>
      <w:r w:rsidRPr="00224C4C">
        <w:rPr>
          <w:rStyle w:val="afffa"/>
          <w:spacing w:val="4"/>
          <w:rtl/>
        </w:rPr>
        <w:t>לא יתייחד אדם עם שתי נשים,</w:t>
      </w:r>
    </w:p>
    <w:p w14:paraId="6731649F" w14:textId="2786D99F" w:rsidR="00A85AC8" w:rsidRPr="00E600D8" w:rsidRDefault="006E0774" w:rsidP="00E96C9B">
      <w:pPr>
        <w:pStyle w:val="38"/>
        <w:framePr w:wrap="notBeside"/>
        <w:rPr>
          <w:rtl/>
        </w:rPr>
      </w:pPr>
      <w:r w:rsidRPr="00E600D8">
        <w:rPr>
          <w:rtl/>
        </w:rPr>
        <w:t>תנא דבי אליהו</w:t>
      </w:r>
      <w:r w:rsidR="00A85AC8" w:rsidRPr="00E600D8">
        <w:rPr>
          <w:rtl/>
        </w:rPr>
        <w:t>:</w:t>
      </w:r>
    </w:p>
    <w:p w14:paraId="22D4A5DC" w14:textId="75F58662" w:rsidR="006E0774" w:rsidRPr="00131640" w:rsidRDefault="006E0774" w:rsidP="006E0774">
      <w:pPr>
        <w:rPr>
          <w:rtl/>
        </w:rPr>
      </w:pPr>
      <w:r w:rsidRPr="00224C4C">
        <w:rPr>
          <w:rFonts w:ascii="Fb Fontext" w:hAnsi="Fb Fontext"/>
          <w:rtl/>
        </w:rPr>
        <w:t>הואיל ונשים דעתן קלה עליהן.</w:t>
      </w:r>
    </w:p>
    <w:p w14:paraId="0EEAB49B" w14:textId="674E3EB6" w:rsidR="00A85AC8" w:rsidRPr="00E600D8" w:rsidRDefault="006E0774" w:rsidP="00E96C9B">
      <w:pPr>
        <w:pStyle w:val="38"/>
        <w:framePr w:wrap="notBeside"/>
        <w:rPr>
          <w:rtl/>
        </w:rPr>
      </w:pPr>
      <w:r w:rsidRPr="00E600D8">
        <w:rPr>
          <w:rFonts w:hint="cs"/>
          <w:rtl/>
        </w:rPr>
        <w:t>וכרי</w:t>
      </w:r>
      <w:r w:rsidRPr="00E600D8">
        <w:rPr>
          <w:rtl/>
        </w:rPr>
        <w:t>"</w:t>
      </w:r>
      <w:r w:rsidRPr="00E600D8">
        <w:rPr>
          <w:rFonts w:hint="cs"/>
          <w:rtl/>
        </w:rPr>
        <w:t>ו מ</w:t>
      </w:r>
      <w:r w:rsidRPr="00E600D8">
        <w:rPr>
          <w:rtl/>
        </w:rPr>
        <w:t>ר' ישמעאל</w:t>
      </w:r>
      <w:r w:rsidR="00A85AC8" w:rsidRPr="00E600D8">
        <w:rPr>
          <w:rtl/>
        </w:rPr>
        <w:t>:</w:t>
      </w:r>
    </w:p>
    <w:p w14:paraId="0F0BC6BD" w14:textId="6CE45701" w:rsidR="009469D7" w:rsidRDefault="00E96C9B" w:rsidP="00A94525">
      <w:pPr>
        <w:pStyle w:val="affffb"/>
        <w:rPr>
          <w:rtl/>
        </w:rPr>
      </w:pPr>
      <w:r>
        <w:rPr>
          <w:rFonts w:hint="cs"/>
          <w:rtl/>
        </w:rPr>
        <w:t>ר</w:t>
      </w:r>
      <w:r w:rsidR="006E0774" w:rsidRPr="00224C4C">
        <w:rPr>
          <w:rtl/>
        </w:rPr>
        <w:t>מז ליחוד מן התורה</w:t>
      </w:r>
      <w:r w:rsidR="006E0774" w:rsidRPr="00224C4C">
        <w:rPr>
          <w:rStyle w:val="affffa"/>
          <w:rtl/>
        </w:rPr>
        <w:t xml:space="preserve"> </w:t>
      </w:r>
      <w:r w:rsidR="006E0774" w:rsidRPr="00224C4C">
        <w:rPr>
          <w:rStyle w:val="affffa"/>
          <w:rFonts w:hint="cs"/>
          <w:rtl/>
        </w:rPr>
        <w:t>'</w:t>
      </w:r>
      <w:r w:rsidR="006E0774" w:rsidRPr="00224C4C">
        <w:rPr>
          <w:rStyle w:val="affffa"/>
          <w:rtl/>
        </w:rPr>
        <w:t>כי יסיתך אחיך בן אמך</w:t>
      </w:r>
      <w:r w:rsidR="006E0774" w:rsidRPr="00224C4C">
        <w:rPr>
          <w:rStyle w:val="affffa"/>
          <w:rFonts w:hint="cs"/>
          <w:rtl/>
        </w:rPr>
        <w:t>'</w:t>
      </w:r>
      <w:r w:rsidR="006E0774" w:rsidRPr="00224C4C">
        <w:rPr>
          <w:rStyle w:val="affffa"/>
          <w:rtl/>
        </w:rPr>
        <w:t>,</w:t>
      </w:r>
    </w:p>
    <w:p w14:paraId="34406233" w14:textId="0DB90BF1" w:rsidR="006E0774" w:rsidRPr="00131640" w:rsidRDefault="006E0774" w:rsidP="00A94525">
      <w:pPr>
        <w:rPr>
          <w:rtl/>
        </w:rPr>
      </w:pPr>
      <w:r w:rsidRPr="00224C4C">
        <w:rPr>
          <w:rFonts w:ascii="Fb Fontext" w:hAnsi="Fb Fontext"/>
          <w:rtl/>
        </w:rPr>
        <w:t>וכי בן אם מסית, בן אב</w:t>
      </w:r>
      <w:r w:rsidRPr="00224C4C">
        <w:rPr>
          <w:rFonts w:ascii="Fb Fontext" w:hAnsi="Fb Fontext" w:hint="cs"/>
          <w:rtl/>
        </w:rPr>
        <w:t xml:space="preserve"> </w:t>
      </w:r>
      <w:r w:rsidRPr="00224C4C">
        <w:rPr>
          <w:rFonts w:ascii="Fb Fontext" w:hAnsi="Fb Fontext"/>
          <w:rtl/>
        </w:rPr>
        <w:t xml:space="preserve">אינו מסית? </w:t>
      </w:r>
      <w:r w:rsidRPr="00A94525">
        <w:rPr>
          <w:rStyle w:val="afffff3"/>
          <w:rtl/>
        </w:rPr>
        <w:t>אלא לומר לך:</w:t>
      </w:r>
      <w:r w:rsidRPr="00224C4C">
        <w:rPr>
          <w:rFonts w:ascii="Fb Fontext" w:hAnsi="Fb Fontext"/>
          <w:rtl/>
        </w:rPr>
        <w:t xml:space="preserve"> בן מתייחד עם אמו, ואסור להתייחד עם כל עריות שבתורה.</w:t>
      </w:r>
    </w:p>
    <w:p w14:paraId="2023A3A9" w14:textId="77777777" w:rsidR="009469D7" w:rsidRDefault="00002AB8" w:rsidP="00002AB8">
      <w:pPr>
        <w:pStyle w:val="affffb"/>
        <w:rPr>
          <w:rtl/>
        </w:rPr>
      </w:pPr>
      <w:r>
        <w:rPr>
          <w:rFonts w:hint="cs"/>
          <w:rtl/>
        </w:rPr>
        <w:t>ופשט הכתוב</w:t>
      </w:r>
    </w:p>
    <w:p w14:paraId="25042123" w14:textId="0CBBEA99" w:rsidR="006E0774" w:rsidRPr="00131640" w:rsidRDefault="006E0774" w:rsidP="006E0774">
      <w:pPr>
        <w:rPr>
          <w:rtl/>
        </w:rPr>
      </w:pPr>
      <w:r w:rsidRPr="00224C4C">
        <w:rPr>
          <w:rFonts w:ascii="Fb Fontext" w:hAnsi="Fb Fontext"/>
          <w:rtl/>
        </w:rPr>
        <w:t xml:space="preserve">לא </w:t>
      </w:r>
      <w:r w:rsidR="00002AB8">
        <w:rPr>
          <w:rFonts w:ascii="Fb Fontext" w:hAnsi="Fb Fontext" w:hint="cs"/>
          <w:rtl/>
        </w:rPr>
        <w:t>רק</w:t>
      </w:r>
      <w:r w:rsidRPr="00224C4C">
        <w:rPr>
          <w:rFonts w:ascii="Fb Fontext" w:hAnsi="Fb Fontext"/>
          <w:rtl/>
        </w:rPr>
        <w:t xml:space="preserve"> בן אב </w:t>
      </w:r>
      <w:r w:rsidR="005914F8">
        <w:rPr>
          <w:rFonts w:ascii="Fb Fontext" w:hAnsi="Fb Fontext" w:hint="cs"/>
          <w:rtl/>
        </w:rPr>
        <w:t>ששונאו</w:t>
      </w:r>
      <w:r w:rsidR="00796C50">
        <w:rPr>
          <w:rFonts w:ascii="Fb Fontext" w:hAnsi="Fb Fontext" w:hint="cs"/>
          <w:rtl/>
        </w:rPr>
        <w:t xml:space="preserve"> </w:t>
      </w:r>
      <w:r w:rsidR="00796C50" w:rsidRPr="00796C50">
        <w:rPr>
          <w:rStyle w:val="afffff5"/>
          <w:rFonts w:hint="cs"/>
          <w:rtl/>
        </w:rPr>
        <w:t>צד ירושה</w:t>
      </w:r>
      <w:r w:rsidR="005914F8">
        <w:rPr>
          <w:rFonts w:ascii="Fb Fontext" w:hAnsi="Fb Fontext" w:hint="cs"/>
          <w:rtl/>
        </w:rPr>
        <w:t xml:space="preserve"> וייעץ</w:t>
      </w:r>
      <w:r w:rsidRPr="00224C4C">
        <w:rPr>
          <w:rFonts w:ascii="Fb Fontext" w:hAnsi="Fb Fontext"/>
          <w:rtl/>
        </w:rPr>
        <w:t xml:space="preserve"> ליה עצות רעות,</w:t>
      </w:r>
    </w:p>
    <w:p w14:paraId="2A77F0B1" w14:textId="166478A8" w:rsidR="006E0774" w:rsidRPr="00131640" w:rsidRDefault="006E0774" w:rsidP="006E0774">
      <w:pPr>
        <w:rPr>
          <w:rtl/>
        </w:rPr>
      </w:pPr>
      <w:r w:rsidRPr="00224C4C">
        <w:rPr>
          <w:rFonts w:ascii="Fb Fontext" w:hAnsi="Fb Fontext"/>
          <w:rtl/>
        </w:rPr>
        <w:t xml:space="preserve">אלא </w:t>
      </w:r>
      <w:r w:rsidR="00796C50">
        <w:rPr>
          <w:rFonts w:ascii="Fb Fontext" w:hAnsi="Fb Fontext" w:hint="cs"/>
          <w:rtl/>
        </w:rPr>
        <w:t>אף</w:t>
      </w:r>
      <w:r w:rsidRPr="00224C4C">
        <w:rPr>
          <w:rFonts w:ascii="Fb Fontext" w:hAnsi="Fb Fontext"/>
          <w:rtl/>
        </w:rPr>
        <w:t xml:space="preserve"> בן אם ד</w:t>
      </w:r>
      <w:r w:rsidR="00796C50">
        <w:rPr>
          <w:rFonts w:ascii="Fb Fontext" w:hAnsi="Fb Fontext" w:hint="cs"/>
          <w:rtl/>
        </w:rPr>
        <w:t xml:space="preserve">שאינו שונאו </w:t>
      </w:r>
      <w:r w:rsidRPr="00224C4C">
        <w:rPr>
          <w:rFonts w:ascii="Fb Fontext" w:hAnsi="Fb Fontext"/>
          <w:rtl/>
        </w:rPr>
        <w:t>- אימא צייתי ליה, קמ"ל.</w:t>
      </w:r>
    </w:p>
    <w:p w14:paraId="6064C2A5" w14:textId="10F229E7" w:rsidR="00A85AC8" w:rsidRPr="00E600D8" w:rsidRDefault="006E0774" w:rsidP="00796C50">
      <w:pPr>
        <w:pStyle w:val="38"/>
        <w:framePr w:wrap="notBeside"/>
        <w:rPr>
          <w:rtl/>
        </w:rPr>
      </w:pPr>
      <w:r w:rsidRPr="00E600D8">
        <w:rPr>
          <w:rFonts w:hint="cs"/>
          <w:rtl/>
        </w:rPr>
        <w:t xml:space="preserve">והך </w:t>
      </w:r>
      <w:r w:rsidRPr="00E600D8">
        <w:rPr>
          <w:rtl/>
        </w:rPr>
        <w:t>דתניא</w:t>
      </w:r>
      <w:r w:rsidR="00A85AC8" w:rsidRPr="00E600D8">
        <w:rPr>
          <w:rtl/>
        </w:rPr>
        <w:t>:</w:t>
      </w:r>
    </w:p>
    <w:p w14:paraId="41A5CD29" w14:textId="0079EC24" w:rsidR="006E0774" w:rsidRPr="006B0DE2" w:rsidRDefault="006E0774" w:rsidP="00460FBF">
      <w:pPr>
        <w:rPr>
          <w:spacing w:val="2"/>
          <w:rtl/>
        </w:rPr>
      </w:pPr>
      <w:r w:rsidRPr="006B0DE2">
        <w:rPr>
          <w:rFonts w:ascii="Fb Fontext" w:hAnsi="Fb Fontext"/>
          <w:spacing w:val="2"/>
          <w:rtl/>
        </w:rPr>
        <w:t xml:space="preserve">כל </w:t>
      </w:r>
      <w:r w:rsidRPr="006B0DE2">
        <w:rPr>
          <w:rFonts w:ascii="Fb Fontext" w:hAnsi="Fb Fontext" w:hint="cs"/>
          <w:spacing w:val="2"/>
          <w:rtl/>
        </w:rPr>
        <w:t>ל'</w:t>
      </w:r>
      <w:r w:rsidRPr="006B0DE2">
        <w:rPr>
          <w:rFonts w:ascii="Fb Fontext" w:hAnsi="Fb Fontext"/>
          <w:spacing w:val="2"/>
          <w:rtl/>
        </w:rPr>
        <w:t xml:space="preserve"> יום - יוצא בחיק, ונקבר באשה אחת ושני אנשים, אבל לא באיש אחד ושתי נשים,</w:t>
      </w:r>
      <w:r w:rsidR="00460FBF" w:rsidRPr="006B0DE2">
        <w:rPr>
          <w:rFonts w:ascii="Fb Fontext" w:hAnsi="Fb Fontext" w:hint="cs"/>
          <w:spacing w:val="2"/>
          <w:rtl/>
        </w:rPr>
        <w:t xml:space="preserve"> </w:t>
      </w:r>
      <w:r w:rsidRPr="006B0DE2">
        <w:rPr>
          <w:rStyle w:val="afffff3"/>
          <w:spacing w:val="2"/>
          <w:rtl/>
        </w:rPr>
        <w:t>אבא שאול:</w:t>
      </w:r>
      <w:r w:rsidRPr="006B0DE2">
        <w:rPr>
          <w:rFonts w:ascii="Fb Fontext" w:hAnsi="Fb Fontext"/>
          <w:spacing w:val="2"/>
          <w:sz w:val="32"/>
          <w:rtl/>
        </w:rPr>
        <w:t xml:space="preserve"> אף באיש אחד ושתי נשים!</w:t>
      </w:r>
    </w:p>
    <w:p w14:paraId="44D730B6" w14:textId="77777777" w:rsidR="00A85AC8" w:rsidRPr="00E600D8" w:rsidRDefault="00460FBF" w:rsidP="00460FBF">
      <w:pPr>
        <w:pStyle w:val="38"/>
        <w:framePr w:wrap="notBeside"/>
        <w:rPr>
          <w:rtl/>
        </w:rPr>
      </w:pPr>
      <w:r w:rsidRPr="00E600D8">
        <w:rPr>
          <w:rFonts w:hint="cs"/>
          <w:rtl/>
        </w:rPr>
        <w:t>אף כאבא שאול</w:t>
      </w:r>
      <w:r w:rsidR="006E0774" w:rsidRPr="00E600D8">
        <w:rPr>
          <w:rFonts w:hint="cs"/>
          <w:rtl/>
        </w:rPr>
        <w:t>'</w:t>
      </w:r>
      <w:r w:rsidR="00A85AC8" w:rsidRPr="00E600D8">
        <w:rPr>
          <w:rtl/>
        </w:rPr>
        <w:t>:</w:t>
      </w:r>
    </w:p>
    <w:p w14:paraId="10BC739E" w14:textId="44B73E20" w:rsidR="006E0774" w:rsidRPr="00131640" w:rsidRDefault="006E0774" w:rsidP="006E0774">
      <w:pPr>
        <w:rPr>
          <w:rtl/>
        </w:rPr>
      </w:pPr>
      <w:r w:rsidRPr="00224C4C">
        <w:rPr>
          <w:rFonts w:ascii="Fb Fontext" w:hAnsi="Fb Fontext"/>
          <w:sz w:val="32"/>
          <w:rtl/>
        </w:rPr>
        <w:t xml:space="preserve">בשעת אנינות </w:t>
      </w:r>
      <w:r w:rsidR="00460FBF">
        <w:rPr>
          <w:rFonts w:ascii="Fb Fontext" w:hAnsi="Fb Fontext" w:hint="cs"/>
          <w:sz w:val="32"/>
          <w:rtl/>
        </w:rPr>
        <w:t>נשבר</w:t>
      </w:r>
      <w:r w:rsidRPr="00224C4C">
        <w:rPr>
          <w:rFonts w:ascii="Fb Fontext" w:hAnsi="Fb Fontext"/>
          <w:sz w:val="32"/>
          <w:rtl/>
        </w:rPr>
        <w:t xml:space="preserve"> יצריה.</w:t>
      </w:r>
    </w:p>
    <w:p w14:paraId="08D68FAF" w14:textId="77777777" w:rsidR="00A85AC8" w:rsidRPr="00E600D8" w:rsidRDefault="006E0774" w:rsidP="00460FBF">
      <w:pPr>
        <w:pStyle w:val="38"/>
        <w:framePr w:wrap="notBeside"/>
        <w:rPr>
          <w:rtl/>
        </w:rPr>
      </w:pPr>
      <w:r w:rsidRPr="00E600D8">
        <w:rPr>
          <w:rtl/>
        </w:rPr>
        <w:t>ורבנן</w:t>
      </w:r>
      <w:r w:rsidRPr="00E600D8">
        <w:rPr>
          <w:rFonts w:hint="cs"/>
          <w:rtl/>
        </w:rPr>
        <w:t xml:space="preserve"> כרי</w:t>
      </w:r>
      <w:r w:rsidRPr="00E600D8">
        <w:rPr>
          <w:rtl/>
        </w:rPr>
        <w:t>"</w:t>
      </w:r>
      <w:r w:rsidRPr="00E600D8">
        <w:rPr>
          <w:rFonts w:hint="cs"/>
          <w:rtl/>
        </w:rPr>
        <w:t>צ</w:t>
      </w:r>
      <w:r w:rsidR="00A85AC8" w:rsidRPr="00E600D8">
        <w:rPr>
          <w:rtl/>
        </w:rPr>
        <w:t>:</w:t>
      </w:r>
    </w:p>
    <w:p w14:paraId="28AC2015" w14:textId="1648FB1F" w:rsidR="006E0774" w:rsidRPr="00131640" w:rsidRDefault="00650553" w:rsidP="006E0774">
      <w:pPr>
        <w:rPr>
          <w:rtl/>
        </w:rPr>
      </w:pPr>
      <w:r>
        <w:rPr>
          <w:rStyle w:val="affffa"/>
          <w:rFonts w:hint="cs"/>
          <w:rtl/>
        </w:rPr>
        <w:t>'</w:t>
      </w:r>
      <w:r w:rsidR="006E0774" w:rsidRPr="00224C4C">
        <w:rPr>
          <w:rStyle w:val="affffa"/>
          <w:rtl/>
        </w:rPr>
        <w:t>מה יתאונן אדם חי גבר על חטאיו</w:t>
      </w:r>
      <w:r w:rsidR="006E0774" w:rsidRPr="00224C4C">
        <w:rPr>
          <w:rStyle w:val="affffa"/>
          <w:rFonts w:hint="cs"/>
          <w:rtl/>
        </w:rPr>
        <w:t>'</w:t>
      </w:r>
      <w:r w:rsidR="006E0774" w:rsidRPr="00224C4C">
        <w:rPr>
          <w:rFonts w:ascii="Fb Fontext" w:hAnsi="Fb Fontext"/>
          <w:rtl/>
        </w:rPr>
        <w:t xml:space="preserve"> - אפילו בשעת אנינותו של אדם יצרו מתגבר עליו.</w:t>
      </w:r>
    </w:p>
    <w:p w14:paraId="74CF581C" w14:textId="77777777" w:rsidR="00A85AC8" w:rsidRPr="00E600D8" w:rsidRDefault="006E0774" w:rsidP="00650553">
      <w:pPr>
        <w:pStyle w:val="38"/>
        <w:framePr w:wrap="notBeside"/>
        <w:rPr>
          <w:rtl/>
        </w:rPr>
      </w:pPr>
      <w:r w:rsidRPr="00E600D8">
        <w:rPr>
          <w:rtl/>
        </w:rPr>
        <w:t>ואבא שאול?</w:t>
      </w:r>
      <w:r w:rsidR="00A85AC8" w:rsidRPr="00E600D8">
        <w:rPr>
          <w:rtl/>
        </w:rPr>
        <w:t>:</w:t>
      </w:r>
    </w:p>
    <w:p w14:paraId="31F5371F" w14:textId="36C9BFC9" w:rsidR="006E0774" w:rsidRPr="00131640" w:rsidRDefault="006E0774" w:rsidP="00650553">
      <w:pPr>
        <w:rPr>
          <w:rtl/>
        </w:rPr>
      </w:pPr>
      <w:r w:rsidRPr="00224C4C">
        <w:rPr>
          <w:rStyle w:val="affffa"/>
          <w:rFonts w:hint="cs"/>
          <w:rtl/>
        </w:rPr>
        <w:t>'</w:t>
      </w:r>
      <w:r w:rsidRPr="00224C4C">
        <w:rPr>
          <w:rStyle w:val="affffa"/>
          <w:rtl/>
        </w:rPr>
        <w:t>ההוא</w:t>
      </w:r>
      <w:r w:rsidRPr="00224C4C">
        <w:rPr>
          <w:rStyle w:val="affffa"/>
          <w:rFonts w:hint="cs"/>
          <w:rtl/>
        </w:rPr>
        <w:t>'</w:t>
      </w:r>
      <w:r w:rsidRPr="00224C4C">
        <w:rPr>
          <w:rStyle w:val="affffa"/>
          <w:rtl/>
        </w:rPr>
        <w:t xml:space="preserve"> </w:t>
      </w:r>
      <w:r w:rsidRPr="00224C4C">
        <w:rPr>
          <w:rFonts w:ascii="Fb Fontext" w:hAnsi="Fb Fontext"/>
          <w:sz w:val="32"/>
          <w:rtl/>
        </w:rPr>
        <w:t>- במתרעם על מדותיו כתיב,</w:t>
      </w:r>
      <w:r w:rsidR="00650553">
        <w:rPr>
          <w:rFonts w:ascii="Fb Fontext" w:hAnsi="Fb Fontext" w:hint="cs"/>
          <w:sz w:val="32"/>
          <w:rtl/>
        </w:rPr>
        <w:t xml:space="preserve"> </w:t>
      </w:r>
      <w:r w:rsidR="00650553">
        <w:rPr>
          <w:rStyle w:val="afffff3"/>
          <w:rFonts w:hint="cs"/>
          <w:rtl/>
        </w:rPr>
        <w:t xml:space="preserve"> </w:t>
      </w:r>
      <w:r w:rsidRPr="00650553">
        <w:rPr>
          <w:rStyle w:val="afffff3"/>
          <w:rtl/>
        </w:rPr>
        <w:t>וה"</w:t>
      </w:r>
      <w:r w:rsidRPr="00650553">
        <w:rPr>
          <w:rStyle w:val="afffff3"/>
          <w:rFonts w:hint="cs"/>
          <w:rtl/>
        </w:rPr>
        <w:t>ק</w:t>
      </w:r>
      <w:r w:rsidRPr="00650553">
        <w:rPr>
          <w:rStyle w:val="afffff3"/>
          <w:rtl/>
        </w:rPr>
        <w:t>:</w:t>
      </w:r>
      <w:r w:rsidRPr="00224C4C">
        <w:rPr>
          <w:rFonts w:ascii="Fb Fontext" w:hAnsi="Fb Fontext"/>
          <w:sz w:val="32"/>
          <w:rtl/>
        </w:rPr>
        <w:t xml:space="preserve"> מה יתרעם על מדותיו? וכי </w:t>
      </w:r>
      <w:r w:rsidRPr="00224C4C">
        <w:rPr>
          <w:rStyle w:val="affffa"/>
          <w:rFonts w:hint="cs"/>
          <w:rtl/>
        </w:rPr>
        <w:t>'</w:t>
      </w:r>
      <w:r w:rsidRPr="00224C4C">
        <w:rPr>
          <w:rStyle w:val="affffa"/>
          <w:rtl/>
        </w:rPr>
        <w:t>גבר על חטאיו</w:t>
      </w:r>
      <w:r w:rsidRPr="00224C4C">
        <w:rPr>
          <w:rStyle w:val="affffa"/>
          <w:rFonts w:hint="cs"/>
          <w:rtl/>
        </w:rPr>
        <w:t>'</w:t>
      </w:r>
      <w:r w:rsidRPr="00224C4C">
        <w:rPr>
          <w:rFonts w:ascii="Fb Fontext" w:hAnsi="Fb Fontext"/>
          <w:sz w:val="32"/>
          <w:rtl/>
        </w:rPr>
        <w:t>? דיו</w:t>
      </w:r>
      <w:r w:rsidRPr="00224C4C">
        <w:rPr>
          <w:rStyle w:val="affffa"/>
          <w:rtl/>
        </w:rPr>
        <w:t xml:space="preserve"> </w:t>
      </w:r>
      <w:r w:rsidRPr="00224C4C">
        <w:rPr>
          <w:rStyle w:val="affffa"/>
          <w:rFonts w:hint="cs"/>
          <w:rtl/>
        </w:rPr>
        <w:t>'</w:t>
      </w:r>
      <w:r w:rsidRPr="00224C4C">
        <w:rPr>
          <w:rStyle w:val="affffa"/>
          <w:rtl/>
        </w:rPr>
        <w:t>חיים</w:t>
      </w:r>
      <w:r w:rsidRPr="00224C4C">
        <w:rPr>
          <w:rStyle w:val="affffa"/>
          <w:rFonts w:hint="cs"/>
          <w:rtl/>
        </w:rPr>
        <w:t>'</w:t>
      </w:r>
      <w:r w:rsidRPr="00224C4C">
        <w:rPr>
          <w:rStyle w:val="affffa"/>
          <w:rtl/>
        </w:rPr>
        <w:t xml:space="preserve"> </w:t>
      </w:r>
      <w:r w:rsidRPr="00224C4C">
        <w:rPr>
          <w:rFonts w:ascii="Fb Fontext" w:hAnsi="Fb Fontext"/>
          <w:sz w:val="32"/>
          <w:rtl/>
        </w:rPr>
        <w:t>שנתתי לו.</w:t>
      </w:r>
    </w:p>
    <w:p w14:paraId="29A9C102" w14:textId="77777777" w:rsidR="00A85AC8" w:rsidRPr="00E600D8" w:rsidRDefault="006E0774" w:rsidP="00650553">
      <w:pPr>
        <w:pStyle w:val="38"/>
        <w:framePr w:wrap="notBeside"/>
        <w:rPr>
          <w:rtl/>
        </w:rPr>
      </w:pPr>
      <w:r w:rsidRPr="00E600D8">
        <w:rPr>
          <w:rtl/>
        </w:rPr>
        <w:t>ורבנן?</w:t>
      </w:r>
      <w:r w:rsidR="00A85AC8" w:rsidRPr="00E600D8">
        <w:rPr>
          <w:rtl/>
        </w:rPr>
        <w:t>:</w:t>
      </w:r>
    </w:p>
    <w:p w14:paraId="27506DF7" w14:textId="7F6A3CC1" w:rsidR="006E0774" w:rsidRPr="006B0DE2" w:rsidRDefault="006E0774" w:rsidP="006E0774">
      <w:pPr>
        <w:rPr>
          <w:spacing w:val="-2"/>
          <w:rtl/>
        </w:rPr>
      </w:pPr>
      <w:r w:rsidRPr="006B0DE2">
        <w:rPr>
          <w:rFonts w:ascii="Fb Fontext" w:hAnsi="Fb Fontext" w:hint="cs"/>
          <w:spacing w:val="-2"/>
          <w:sz w:val="32"/>
          <w:rtl/>
        </w:rPr>
        <w:t>חששו כאותו מעשה באשה שעשתה עצמה נושאת תינוק מת וחטאה</w:t>
      </w:r>
    </w:p>
    <w:p w14:paraId="53975E11" w14:textId="77777777" w:rsidR="006E0774" w:rsidRPr="00131640" w:rsidRDefault="006E0774" w:rsidP="00841728">
      <w:pPr>
        <w:pStyle w:val="affb"/>
        <w:rPr>
          <w:del w:id="90166" w:author="מנוע עיצוב" w:date="2026-10-08T11:01:28Z"/>
          <w:rtl/>
        </w:rPr>
      </w:pPr>
      <w:del w:id="90165" w:author="מנוע עיצוב" w:date="2026-10-08T11:01:28Z">
        <w:r w:rsidRPr="00224C4C">
          <w:rPr>
            <w:rFonts w:hint="cs"/>
            <w:rtl/>
          </w:rPr>
          <w:delText xml:space="preserve">׹</w:delText>
        </w:r>
      </w:del>
    </w:p>
    <w:p w14:paraId="71009AFF" w14:textId="77777777" w:rsidR="006E0774" w:rsidRPr="00131640" w:rsidRDefault="006E0774" w:rsidP="002A094E">
      <w:pPr>
        <w:pStyle w:val="afffd"/>
        <w:rPr>
          <w:rtl/>
        </w:rPr>
      </w:pPr>
      <w:ins w:id="9902" w:author="מספור קטעי משנה" w:date="2026-10-06T06:45:32Z">
        <w:r>
          <w:rPr>
            <w:rStyle w:val="MisparKeta"/>
          </w:rPr>
          <w:t xml:space="preserve">א. </w:t>
        </w:r>
      </w:ins>
      <w:r w:rsidRPr="00224C4C">
        <w:rPr>
          <w:rStyle w:val="afffa"/>
          <w:spacing w:val="4"/>
          <w:rtl/>
        </w:rPr>
        <w:t>אבל אשה אחת מתייחדת עם שני אנשים.</w:t>
      </w:r>
    </w:p>
    <w:p w14:paraId="3BE00693" w14:textId="2E0D1A20" w:rsidR="00A85AC8" w:rsidRPr="00E600D8" w:rsidRDefault="006E0774" w:rsidP="00336606">
      <w:pPr>
        <w:pStyle w:val="38"/>
        <w:framePr w:wrap="notBeside"/>
        <w:rPr>
          <w:rtl/>
        </w:rPr>
      </w:pPr>
      <w:r w:rsidRPr="00E600D8">
        <w:rPr>
          <w:rtl/>
        </w:rPr>
        <w:t>אר</w:t>
      </w:r>
      <w:r w:rsidRPr="00E600D8">
        <w:rPr>
          <w:rFonts w:hint="cs"/>
          <w:rtl/>
        </w:rPr>
        <w:t>יא</w:t>
      </w:r>
      <w:r w:rsidRPr="00E600D8">
        <w:rPr>
          <w:rtl/>
        </w:rPr>
        <w:t>"</w:t>
      </w:r>
      <w:r w:rsidRPr="00E600D8">
        <w:rPr>
          <w:rFonts w:hint="cs"/>
          <w:rtl/>
        </w:rPr>
        <w:t>ר</w:t>
      </w:r>
      <w:r w:rsidR="00A85AC8" w:rsidRPr="00E600D8">
        <w:rPr>
          <w:rtl/>
        </w:rPr>
        <w:t>:</w:t>
      </w:r>
    </w:p>
    <w:p w14:paraId="3F472D43" w14:textId="621ADEBE" w:rsidR="006E0774" w:rsidRPr="00131640" w:rsidRDefault="006E0774" w:rsidP="006E0774">
      <w:pPr>
        <w:rPr>
          <w:rtl/>
        </w:rPr>
      </w:pPr>
      <w:r w:rsidRPr="00224C4C">
        <w:rPr>
          <w:rFonts w:ascii="Fb Fontext" w:hAnsi="Fb Fontext" w:hint="cs"/>
          <w:rtl/>
        </w:rPr>
        <w:t>ל</w:t>
      </w:r>
      <w:r w:rsidRPr="00224C4C">
        <w:rPr>
          <w:rFonts w:ascii="Fb Fontext" w:hAnsi="Fb Fontext"/>
          <w:rtl/>
        </w:rPr>
        <w:t>"</w:t>
      </w:r>
      <w:r w:rsidRPr="00224C4C">
        <w:rPr>
          <w:rFonts w:ascii="Fb Fontext" w:hAnsi="Fb Fontext" w:hint="cs"/>
          <w:rtl/>
        </w:rPr>
        <w:t xml:space="preserve">ש </w:t>
      </w:r>
      <w:r w:rsidRPr="00224C4C">
        <w:rPr>
          <w:rFonts w:ascii="Fb Fontext" w:hAnsi="Fb Fontext"/>
          <w:rtl/>
        </w:rPr>
        <w:t xml:space="preserve">אלא בכשרים, אבל בפרוצים אפילו בי עשרה </w:t>
      </w:r>
      <w:r w:rsidR="00B35B36">
        <w:rPr>
          <w:rFonts w:ascii="Fb Fontext" w:hAnsi="Fb Fontext"/>
          <w:rtl/>
        </w:rPr>
        <w:t>גם</w:t>
      </w:r>
      <w:r w:rsidRPr="00224C4C">
        <w:rPr>
          <w:rFonts w:ascii="Fb Fontext" w:hAnsi="Fb Fontext"/>
          <w:rtl/>
        </w:rPr>
        <w:t xml:space="preserve"> לא, ה</w:t>
      </w:r>
      <w:r w:rsidR="00336606">
        <w:rPr>
          <w:rFonts w:ascii="Fb Fontext" w:hAnsi="Fb Fontext" w:hint="cs"/>
          <w:rtl/>
        </w:rPr>
        <w:t>י</w:t>
      </w:r>
      <w:r w:rsidRPr="00224C4C">
        <w:rPr>
          <w:rFonts w:ascii="Fb Fontext" w:hAnsi="Fb Fontext"/>
          <w:rtl/>
        </w:rPr>
        <w:t>ה מעשה והוציאוה עשרה במטה.</w:t>
      </w:r>
    </w:p>
    <w:p w14:paraId="1E695AA7" w14:textId="463F6768" w:rsidR="00A85AC8" w:rsidRPr="00E600D8" w:rsidRDefault="006E0774" w:rsidP="00336606">
      <w:pPr>
        <w:pStyle w:val="38"/>
        <w:framePr w:wrap="notBeside"/>
        <w:rPr>
          <w:rtl/>
        </w:rPr>
      </w:pPr>
      <w:r w:rsidRPr="00E600D8">
        <w:rPr>
          <w:rtl/>
        </w:rPr>
        <w:t>רב יוסף</w:t>
      </w:r>
      <w:r w:rsidR="00A85AC8" w:rsidRPr="00E600D8">
        <w:rPr>
          <w:rtl/>
        </w:rPr>
        <w:t>:</w:t>
      </w:r>
    </w:p>
    <w:p w14:paraId="28A02A4C" w14:textId="2BF6C69F" w:rsidR="006E0774" w:rsidRPr="006B0DE2" w:rsidRDefault="00336606" w:rsidP="006E0774">
      <w:pPr>
        <w:rPr>
          <w:spacing w:val="0"/>
          <w:rtl/>
        </w:rPr>
      </w:pPr>
      <w:r w:rsidRPr="006B0DE2">
        <w:rPr>
          <w:rFonts w:ascii="Fb Fontext" w:hAnsi="Fb Fontext" w:hint="cs"/>
          <w:spacing w:val="0"/>
          <w:sz w:val="32"/>
          <w:rtl/>
        </w:rPr>
        <w:t>ת</w:t>
      </w:r>
      <w:r w:rsidR="006E0774" w:rsidRPr="006B0DE2">
        <w:rPr>
          <w:rFonts w:ascii="Fb Fontext" w:hAnsi="Fb Fontext"/>
          <w:spacing w:val="0"/>
          <w:sz w:val="32"/>
          <w:rtl/>
        </w:rPr>
        <w:t xml:space="preserve">דע </w:t>
      </w:r>
      <w:r w:rsidR="00AB28DA" w:rsidRPr="006B0DE2">
        <w:rPr>
          <w:rFonts w:ascii="Fb Fontext" w:hAnsi="Fb Fontext" w:hint="cs"/>
          <w:spacing w:val="0"/>
          <w:sz w:val="32"/>
          <w:rtl/>
        </w:rPr>
        <w:t xml:space="preserve">שמתחברים עשרה וגונבים קורה גדולה </w:t>
      </w:r>
      <w:r w:rsidR="006E0774" w:rsidRPr="006B0DE2">
        <w:rPr>
          <w:rFonts w:ascii="Fb Fontext" w:hAnsi="Fb Fontext"/>
          <w:spacing w:val="0"/>
          <w:sz w:val="32"/>
          <w:rtl/>
        </w:rPr>
        <w:t>ולא מ</w:t>
      </w:r>
      <w:r w:rsidRPr="006B0DE2">
        <w:rPr>
          <w:rFonts w:ascii="Fb Fontext" w:hAnsi="Fb Fontext" w:hint="cs"/>
          <w:spacing w:val="0"/>
          <w:sz w:val="32"/>
          <w:rtl/>
        </w:rPr>
        <w:t>תביישים</w:t>
      </w:r>
      <w:r w:rsidR="006E0774" w:rsidRPr="006B0DE2">
        <w:rPr>
          <w:rFonts w:ascii="Fb Fontext" w:hAnsi="Fb Fontext"/>
          <w:spacing w:val="0"/>
          <w:sz w:val="32"/>
          <w:rtl/>
        </w:rPr>
        <w:t xml:space="preserve"> מהדדי.</w:t>
      </w:r>
    </w:p>
    <w:p w14:paraId="421E046A" w14:textId="7D94CE1E" w:rsidR="00A85AC8" w:rsidRPr="00E600D8" w:rsidRDefault="00AB28DA" w:rsidP="0078115C">
      <w:pPr>
        <w:pStyle w:val="38"/>
        <w:framePr w:wrap="notBeside"/>
        <w:rPr>
          <w:rtl/>
        </w:rPr>
      </w:pPr>
      <w:r w:rsidRPr="00E600D8">
        <w:rPr>
          <w:rFonts w:hint="cs"/>
          <w:rtl/>
        </w:rPr>
        <w:t>אין להוכיח</w:t>
      </w:r>
      <w:r w:rsidR="00A85AC8" w:rsidRPr="00E600D8">
        <w:rPr>
          <w:rtl/>
        </w:rPr>
        <w:t>:</w:t>
      </w:r>
    </w:p>
    <w:p w14:paraId="09692C3B" w14:textId="5CD06776" w:rsidR="009469D7" w:rsidRDefault="00AB28DA" w:rsidP="006E0774">
      <w:pPr>
        <w:rPr>
          <w:rFonts w:ascii="Fb Fontext" w:hAnsi="Fb Fontext"/>
          <w:rtl/>
        </w:rPr>
      </w:pPr>
      <w:r>
        <w:rPr>
          <w:rFonts w:ascii="Fb Fontext" w:hAnsi="Fb Fontext" w:hint="cs"/>
          <w:rtl/>
        </w:rPr>
        <w:t>מ</w:t>
      </w:r>
      <w:r w:rsidR="006E0774" w:rsidRPr="00224C4C">
        <w:rPr>
          <w:rFonts w:ascii="Fb Fontext" w:hAnsi="Fb Fontext"/>
          <w:rtl/>
        </w:rPr>
        <w:t>מוסרין לו שני ת"</w:t>
      </w:r>
      <w:r w:rsidR="006E0774" w:rsidRPr="00224C4C">
        <w:rPr>
          <w:rFonts w:ascii="Fb Fontext" w:hAnsi="Fb Fontext" w:hint="cs"/>
          <w:rtl/>
        </w:rPr>
        <w:t>ח</w:t>
      </w:r>
      <w:r w:rsidR="006E0774" w:rsidRPr="00224C4C">
        <w:rPr>
          <w:rFonts w:ascii="Fb Fontext" w:hAnsi="Fb Fontext"/>
          <w:rtl/>
        </w:rPr>
        <w:t>, שמא יבא עליה בדרך.</w:t>
      </w:r>
    </w:p>
    <w:p w14:paraId="3711B3C1" w14:textId="32A74761" w:rsidR="00A85AC8" w:rsidRPr="00E600D8" w:rsidRDefault="00AB28DA" w:rsidP="00AB28DA">
      <w:pPr>
        <w:pStyle w:val="38"/>
        <w:framePr w:wrap="notBeside"/>
        <w:rPr>
          <w:rtl/>
        </w:rPr>
      </w:pPr>
      <w:r w:rsidRPr="00E600D8">
        <w:rPr>
          <w:rFonts w:hint="cs"/>
          <w:rtl/>
        </w:rPr>
        <w:t xml:space="preserve">- </w:t>
      </w:r>
      <w:r w:rsidR="006E0774" w:rsidRPr="00E600D8">
        <w:rPr>
          <w:rFonts w:hint="cs"/>
          <w:rtl/>
        </w:rPr>
        <w:t>דשאני</w:t>
      </w:r>
      <w:r w:rsidR="00A85AC8" w:rsidRPr="00E600D8">
        <w:rPr>
          <w:rFonts w:hint="cs"/>
          <w:rtl/>
        </w:rPr>
        <w:t>:</w:t>
      </w:r>
    </w:p>
    <w:p w14:paraId="23837FFA" w14:textId="40D1435A" w:rsidR="006E0774" w:rsidRPr="00131640" w:rsidRDefault="00AB28DA" w:rsidP="00FF4262">
      <w:pPr>
        <w:spacing w:after="120"/>
        <w:rPr>
          <w:rtl/>
        </w:rPr>
      </w:pPr>
      <w:r>
        <w:rPr>
          <w:rFonts w:ascii="Fb Fontext" w:hAnsi="Fb Fontext" w:hint="cs"/>
          <w:rtl/>
        </w:rPr>
        <w:t>ת''ח ד</w:t>
      </w:r>
      <w:r w:rsidR="006E0774" w:rsidRPr="00224C4C">
        <w:rPr>
          <w:rFonts w:ascii="Fb Fontext" w:hAnsi="Fb Fontext" w:hint="cs"/>
          <w:rtl/>
        </w:rPr>
        <w:t xml:space="preserve">ידעי </w:t>
      </w:r>
      <w:r w:rsidR="0078115C">
        <w:rPr>
          <w:rFonts w:ascii="Fb Fontext" w:hAnsi="Fb Fontext" w:hint="cs"/>
          <w:rtl/>
        </w:rPr>
        <w:t>להתרות בו</w:t>
      </w:r>
    </w:p>
    <w:p w14:paraId="06D14F8C" w14:textId="77777777" w:rsidR="006E0774" w:rsidRPr="00131640" w:rsidRDefault="006E0774" w:rsidP="0010529F">
      <w:pPr>
        <w:pStyle w:val="afff0"/>
        <w:framePr w:wrap="around"/>
        <w:rPr>
          <w:rtl/>
        </w:rPr>
      </w:pPr>
      <w:r w:rsidRPr="00224C4C">
        <w:rPr>
          <w:rFonts w:hint="cs"/>
          <w:rtl/>
        </w:rPr>
        <w:t>פא.</w:t>
      </w:r>
    </w:p>
    <w:p w14:paraId="265AEE2D" w14:textId="43A4595C" w:rsidR="00A85AC8" w:rsidRPr="00E600D8" w:rsidRDefault="006E0774" w:rsidP="00FF4262">
      <w:pPr>
        <w:pStyle w:val="38"/>
        <w:framePr w:wrap="notBeside"/>
        <w:rPr>
          <w:rtl/>
        </w:rPr>
      </w:pPr>
      <w:r w:rsidRPr="00E600D8">
        <w:rPr>
          <w:rFonts w:hint="cs"/>
          <w:rtl/>
        </w:rPr>
        <w:t>ריא</w:t>
      </w:r>
      <w:r w:rsidRPr="00E600D8">
        <w:rPr>
          <w:rtl/>
        </w:rPr>
        <w:t>"</w:t>
      </w:r>
      <w:r w:rsidRPr="00E600D8">
        <w:rPr>
          <w:rFonts w:hint="cs"/>
          <w:rtl/>
        </w:rPr>
        <w:t>ר</w:t>
      </w:r>
      <w:r w:rsidR="00A85AC8" w:rsidRPr="00E600D8">
        <w:rPr>
          <w:rtl/>
        </w:rPr>
        <w:t>:</w:t>
      </w:r>
    </w:p>
    <w:p w14:paraId="26E56A67" w14:textId="3EC1A81B" w:rsidR="006E0774" w:rsidRPr="00131640" w:rsidRDefault="006E0774" w:rsidP="006E0774">
      <w:pPr>
        <w:rPr>
          <w:rtl/>
        </w:rPr>
      </w:pPr>
      <w:r w:rsidRPr="00224C4C">
        <w:rPr>
          <w:rFonts w:ascii="Fb Fontext" w:hAnsi="Fb Fontext"/>
          <w:sz w:val="32"/>
          <w:rtl/>
        </w:rPr>
        <w:t>ל"ש אלא בעיר, אבל בדרך - עד שיהיו שלשה, שמא יצטרך אחד מהם להשתין, ונמצא אחד מתייחד עם הערוה.</w:t>
      </w:r>
    </w:p>
    <w:p w14:paraId="4C5400CE" w14:textId="77777777" w:rsidR="00A85AC8" w:rsidRPr="00E600D8" w:rsidRDefault="006E0774" w:rsidP="00FF4262">
      <w:pPr>
        <w:pStyle w:val="38"/>
        <w:framePr w:wrap="notBeside"/>
        <w:rPr>
          <w:rtl/>
        </w:rPr>
      </w:pPr>
      <w:r w:rsidRPr="00E600D8">
        <w:rPr>
          <w:rFonts w:hint="cs"/>
          <w:rtl/>
        </w:rPr>
        <w:t>אין להוכיח</w:t>
      </w:r>
      <w:r w:rsidR="00A85AC8" w:rsidRPr="00E600D8">
        <w:rPr>
          <w:rtl/>
        </w:rPr>
        <w:t>:</w:t>
      </w:r>
    </w:p>
    <w:p w14:paraId="67011822" w14:textId="5E85C143" w:rsidR="009469D7" w:rsidRDefault="006E0774" w:rsidP="006E0774">
      <w:pPr>
        <w:rPr>
          <w:rFonts w:ascii="Fb Fontext" w:hAnsi="Fb Fontext"/>
          <w:rtl/>
        </w:rPr>
      </w:pPr>
      <w:r w:rsidRPr="00224C4C">
        <w:rPr>
          <w:rFonts w:ascii="Fb Fontext" w:hAnsi="Fb Fontext" w:hint="cs"/>
          <w:rtl/>
        </w:rPr>
        <w:t>מד</w:t>
      </w:r>
      <w:r w:rsidRPr="00224C4C">
        <w:rPr>
          <w:rFonts w:ascii="Fb Fontext" w:hAnsi="Fb Fontext"/>
          <w:rtl/>
        </w:rPr>
        <w:t>מוסרים לו שני ת"</w:t>
      </w:r>
      <w:r w:rsidRPr="00224C4C">
        <w:rPr>
          <w:rFonts w:ascii="Fb Fontext" w:hAnsi="Fb Fontext" w:hint="cs"/>
          <w:rtl/>
        </w:rPr>
        <w:t>ח</w:t>
      </w:r>
      <w:r w:rsidRPr="00224C4C">
        <w:rPr>
          <w:rFonts w:ascii="Fb Fontext" w:hAnsi="Fb Fontext"/>
          <w:rtl/>
        </w:rPr>
        <w:t>, שמא יבא עליה בדרך</w:t>
      </w:r>
      <w:r w:rsidR="00FF4262">
        <w:rPr>
          <w:rFonts w:ascii="Fb Fontext" w:hAnsi="Fb Fontext" w:hint="cs"/>
          <w:rtl/>
        </w:rPr>
        <w:t xml:space="preserve"> </w:t>
      </w:r>
      <w:r w:rsidRPr="00224C4C">
        <w:rPr>
          <w:rFonts w:ascii="Fb Fontext" w:hAnsi="Fb Fontext" w:hint="cs"/>
          <w:rtl/>
        </w:rPr>
        <w:t>והוא שלישי</w:t>
      </w:r>
      <w:r w:rsidR="00FF4262">
        <w:rPr>
          <w:rFonts w:ascii="Fb Fontext" w:hAnsi="Fb Fontext" w:hint="cs"/>
          <w:rtl/>
        </w:rPr>
        <w:t>,</w:t>
      </w:r>
    </w:p>
    <w:p w14:paraId="28FE9269" w14:textId="75D5044C" w:rsidR="00A85AC8" w:rsidRPr="00E600D8" w:rsidRDefault="00E600D8" w:rsidP="00FF4262">
      <w:pPr>
        <w:pStyle w:val="38"/>
        <w:framePr w:wrap="notBeside"/>
        <w:rPr>
          <w:rtl/>
        </w:rPr>
      </w:pPr>
      <w:r w:rsidRPr="00E600D8">
        <w:rPr>
          <w:rFonts w:hint="cs"/>
          <w:rtl/>
        </w:rPr>
        <w:t>-</w:t>
      </w:r>
    </w:p>
    <w:p w14:paraId="4A2FC244" w14:textId="0529A07D" w:rsidR="006E0774" w:rsidRPr="00131640" w:rsidRDefault="006E0774" w:rsidP="00FF4262">
      <w:pPr>
        <w:spacing w:after="120"/>
        <w:rPr>
          <w:rtl/>
        </w:rPr>
      </w:pPr>
      <w:r w:rsidRPr="00224C4C">
        <w:rPr>
          <w:rFonts w:ascii="Fb Fontext" w:hAnsi="Fb Fontext" w:hint="cs"/>
          <w:rtl/>
        </w:rPr>
        <w:t>ד</w:t>
      </w:r>
      <w:r w:rsidR="00B35B36">
        <w:rPr>
          <w:rFonts w:ascii="Fb Fontext" w:hAnsi="Fb Fontext" w:hint="cs"/>
          <w:rtl/>
        </w:rPr>
        <w:t>שם</w:t>
      </w:r>
      <w:r w:rsidRPr="00224C4C">
        <w:rPr>
          <w:rFonts w:ascii="Fb Fontext" w:hAnsi="Fb Fontext" w:hint="cs"/>
          <w:rtl/>
        </w:rPr>
        <w:t xml:space="preserve"> ב' ת</w:t>
      </w:r>
      <w:r w:rsidRPr="00224C4C">
        <w:rPr>
          <w:rFonts w:ascii="Fb Fontext" w:hAnsi="Fb Fontext"/>
          <w:rtl/>
        </w:rPr>
        <w:t>"</w:t>
      </w:r>
      <w:r w:rsidRPr="00224C4C">
        <w:rPr>
          <w:rFonts w:ascii="Fb Fontext" w:hAnsi="Fb Fontext" w:hint="cs"/>
          <w:rtl/>
        </w:rPr>
        <w:t>ח כדי להעיד</w:t>
      </w:r>
    </w:p>
    <w:p w14:paraId="510BD55D" w14:textId="77777777" w:rsidR="00A85AC8" w:rsidRPr="00E600D8" w:rsidRDefault="00FF4262" w:rsidP="00FF4262">
      <w:pPr>
        <w:pStyle w:val="38"/>
        <w:framePr w:wrap="notBeside"/>
        <w:rPr>
          <w:rtl/>
        </w:rPr>
      </w:pPr>
      <w:r w:rsidRPr="00E600D8">
        <w:rPr>
          <w:rFonts w:hint="cs"/>
          <w:rtl/>
        </w:rPr>
        <w:t>מעשה</w:t>
      </w:r>
      <w:r w:rsidR="00A85AC8" w:rsidRPr="00E600D8">
        <w:rPr>
          <w:rtl/>
        </w:rPr>
        <w:t>:</w:t>
      </w:r>
    </w:p>
    <w:p w14:paraId="02C4998F" w14:textId="06E31791" w:rsidR="009469D7" w:rsidRDefault="006E0774" w:rsidP="006E0774">
      <w:pPr>
        <w:rPr>
          <w:rFonts w:ascii="Fb Fontext" w:hAnsi="Fb Fontext"/>
          <w:rtl/>
        </w:rPr>
      </w:pPr>
      <w:r w:rsidRPr="00FF4262">
        <w:rPr>
          <w:rStyle w:val="afffff3"/>
          <w:rtl/>
        </w:rPr>
        <w:t>רב ורב יהודה</w:t>
      </w:r>
      <w:r w:rsidRPr="00224C4C">
        <w:rPr>
          <w:rFonts w:ascii="Fb Fontext" w:hAnsi="Fb Fontext"/>
          <w:rtl/>
        </w:rPr>
        <w:t xml:space="preserve"> ה</w:t>
      </w:r>
      <w:r w:rsidRPr="00224C4C">
        <w:rPr>
          <w:rFonts w:ascii="Fb Fontext" w:hAnsi="Fb Fontext" w:hint="cs"/>
          <w:rtl/>
        </w:rPr>
        <w:t>לכו בדרך</w:t>
      </w:r>
      <w:r w:rsidRPr="00224C4C">
        <w:rPr>
          <w:rFonts w:ascii="Fb Fontext" w:hAnsi="Fb Fontext"/>
          <w:rtl/>
        </w:rPr>
        <w:t xml:space="preserve">, </w:t>
      </w:r>
      <w:r w:rsidRPr="00224C4C">
        <w:rPr>
          <w:rFonts w:ascii="Fb Fontext" w:hAnsi="Fb Fontext" w:hint="cs"/>
          <w:rtl/>
        </w:rPr>
        <w:t>והיתה הולכת אשה לפניהם</w:t>
      </w:r>
    </w:p>
    <w:p w14:paraId="21AB59B0" w14:textId="3F08A748" w:rsidR="00A85AC8" w:rsidRPr="00E600D8" w:rsidRDefault="006E0774" w:rsidP="00FF4262">
      <w:pPr>
        <w:pStyle w:val="38"/>
        <w:framePr w:wrap="notBeside"/>
        <w:rPr>
          <w:rtl/>
        </w:rPr>
      </w:pPr>
      <w:r w:rsidRPr="00E600D8">
        <w:rPr>
          <w:rtl/>
        </w:rPr>
        <w:t>א"ל רב לר"</w:t>
      </w:r>
      <w:r w:rsidRPr="00E600D8">
        <w:rPr>
          <w:rFonts w:hint="cs"/>
          <w:rtl/>
        </w:rPr>
        <w:t>י</w:t>
      </w:r>
      <w:r w:rsidR="00A85AC8" w:rsidRPr="00E600D8">
        <w:rPr>
          <w:rtl/>
        </w:rPr>
        <w:t>:</w:t>
      </w:r>
    </w:p>
    <w:p w14:paraId="253C842B" w14:textId="594AB269" w:rsidR="006E0774" w:rsidRPr="00131640" w:rsidRDefault="006E0774" w:rsidP="006E0774">
      <w:pPr>
        <w:rPr>
          <w:rtl/>
        </w:rPr>
      </w:pPr>
      <w:r w:rsidRPr="00224C4C">
        <w:rPr>
          <w:rFonts w:ascii="Fb Fontext" w:hAnsi="Fb Fontext" w:hint="cs"/>
          <w:rtl/>
        </w:rPr>
        <w:t>שיתקדם מהר לפניה מפני</w:t>
      </w:r>
      <w:r w:rsidRPr="00224C4C">
        <w:rPr>
          <w:rFonts w:ascii="Fb Fontext" w:hAnsi="Fb Fontext"/>
          <w:rtl/>
        </w:rPr>
        <w:t xml:space="preserve"> גיהנם.</w:t>
      </w:r>
    </w:p>
    <w:p w14:paraId="02E27F00" w14:textId="77777777" w:rsidR="00A85AC8" w:rsidRPr="00E600D8" w:rsidRDefault="006E0774" w:rsidP="00FF4262">
      <w:pPr>
        <w:pStyle w:val="38"/>
        <w:framePr w:wrap="notBeside"/>
        <w:rPr>
          <w:rtl/>
        </w:rPr>
      </w:pPr>
      <w:r w:rsidRPr="00E600D8">
        <w:rPr>
          <w:rFonts w:hint="cs"/>
          <w:rtl/>
        </w:rPr>
        <w:t>א</w:t>
      </w:r>
      <w:r w:rsidRPr="00E600D8">
        <w:rPr>
          <w:rtl/>
        </w:rPr>
        <w:t>"</w:t>
      </w:r>
      <w:r w:rsidRPr="00E600D8">
        <w:rPr>
          <w:rFonts w:hint="cs"/>
          <w:rtl/>
        </w:rPr>
        <w:t>ל</w:t>
      </w:r>
      <w:r w:rsidR="00A85AC8" w:rsidRPr="00E600D8">
        <w:rPr>
          <w:rtl/>
        </w:rPr>
        <w:t>:</w:t>
      </w:r>
    </w:p>
    <w:p w14:paraId="5A9EB4AA" w14:textId="4075D112" w:rsidR="009469D7" w:rsidRDefault="006E0774" w:rsidP="006E0774">
      <w:pPr>
        <w:rPr>
          <w:rFonts w:ascii="Fb Fontext" w:hAnsi="Fb Fontext"/>
          <w:rtl/>
        </w:rPr>
      </w:pPr>
      <w:r w:rsidRPr="00224C4C">
        <w:rPr>
          <w:rFonts w:ascii="Fb Fontext" w:hAnsi="Fb Fontext"/>
          <w:rtl/>
        </w:rPr>
        <w:t xml:space="preserve">והא </w:t>
      </w:r>
      <w:r w:rsidRPr="00224C4C">
        <w:rPr>
          <w:rFonts w:ascii="Fb Fontext" w:hAnsi="Fb Fontext" w:hint="cs"/>
          <w:rtl/>
        </w:rPr>
        <w:t>אתה אמרת ד</w:t>
      </w:r>
      <w:r w:rsidRPr="00224C4C">
        <w:rPr>
          <w:rFonts w:ascii="Fb Fontext" w:hAnsi="Fb Fontext"/>
          <w:rtl/>
        </w:rPr>
        <w:t>בכשרים שפיר דמי</w:t>
      </w:r>
      <w:r w:rsidRPr="00224C4C">
        <w:rPr>
          <w:rFonts w:ascii="Fb Fontext" w:hAnsi="Fb Fontext" w:hint="cs"/>
          <w:rtl/>
        </w:rPr>
        <w:t>,</w:t>
      </w:r>
    </w:p>
    <w:p w14:paraId="0340FEDD" w14:textId="6F08BEB2" w:rsidR="00A85AC8" w:rsidRPr="00E600D8" w:rsidRDefault="006E0774" w:rsidP="00FF4262">
      <w:pPr>
        <w:pStyle w:val="38"/>
        <w:framePr w:wrap="notBeside"/>
        <w:rPr>
          <w:rtl/>
        </w:rPr>
      </w:pPr>
      <w:r w:rsidRPr="00E600D8">
        <w:rPr>
          <w:rtl/>
        </w:rPr>
        <w:t>א"ל</w:t>
      </w:r>
      <w:r w:rsidR="00A85AC8" w:rsidRPr="00E600D8">
        <w:rPr>
          <w:rtl/>
        </w:rPr>
        <w:t>:</w:t>
      </w:r>
    </w:p>
    <w:p w14:paraId="1DA73AD1" w14:textId="61BBF8B4" w:rsidR="006E0774" w:rsidRPr="00131640" w:rsidRDefault="00FF4262" w:rsidP="006E0774">
      <w:pPr>
        <w:rPr>
          <w:rtl/>
        </w:rPr>
      </w:pPr>
      <w:r>
        <w:rPr>
          <w:rFonts w:ascii="Fb Fontext" w:hAnsi="Fb Fontext" w:hint="cs"/>
          <w:rtl/>
        </w:rPr>
        <w:t>מ</w:t>
      </w:r>
      <w:r w:rsidR="006E0774" w:rsidRPr="00224C4C">
        <w:rPr>
          <w:rFonts w:ascii="Fb Fontext" w:hAnsi="Fb Fontext"/>
          <w:rtl/>
        </w:rPr>
        <w:t>י יימר דבכשרים כגון אנ</w:t>
      </w:r>
      <w:r w:rsidR="006E0774" w:rsidRPr="00224C4C">
        <w:rPr>
          <w:rFonts w:ascii="Fb Fontext" w:hAnsi="Fb Fontext" w:hint="cs"/>
          <w:rtl/>
        </w:rPr>
        <w:t>י ואתה</w:t>
      </w:r>
      <w:r w:rsidR="005D74BD">
        <w:rPr>
          <w:rFonts w:ascii="Fb Fontext" w:hAnsi="Fb Fontext" w:hint="cs"/>
          <w:rtl/>
        </w:rPr>
        <w:t>,</w:t>
      </w:r>
      <w:r>
        <w:rPr>
          <w:rFonts w:ascii="Fb Fontext" w:hAnsi="Fb Fontext" w:hint="cs"/>
          <w:rtl/>
        </w:rPr>
        <w:t xml:space="preserve"> אלא כגון </w:t>
      </w:r>
      <w:r>
        <w:rPr>
          <w:rStyle w:val="afffff3"/>
          <w:rFonts w:ascii="Fb Fontext" w:hAnsi="Fb Fontext" w:hint="cs"/>
          <w:rtl/>
          <w:rPrChange w:id="9336" w:author="מנוע אמוראים" w:date="2026-10-05T16:42:07Z">
            <w:rPr>
              <w:rFonts w:ascii="Fb Fontext" w:hAnsi="Fb Fontext" w:hint="cs"/>
              <w:rtl/>
            </w:rPr>
          </w:rPrChange>
        </w:rPr>
        <w:t xml:space="preserve">רחב</w:t>
      </w:r>
      <w:r>
        <w:rPr>
          <w:rStyle w:val="afffff3"/>
          <w:rFonts w:ascii="Fb Fontext" w:hAnsi="Fb Fontext"/>
          <w:rtl/>
          <w:rPrChange w:id="9337" w:author="מנוע אמוראים" w:date="2026-10-05T16:42:07Z">
            <w:rPr>
              <w:rFonts w:ascii="Fb Fontext" w:hAnsi="Fb Fontext"/>
              <w:rtl/>
            </w:rPr>
          </w:rPrChange>
        </w:rPr>
        <w:t xml:space="preserve">"</w:t>
      </w:r>
      <w:r>
        <w:rPr>
          <w:rStyle w:val="afffff3"/>
          <w:rFonts w:ascii="Fb Fontext" w:hAnsi="Fb Fontext" w:hint="cs"/>
          <w:rtl/>
          <w:rPrChange w:id="9338" w:author="מנוע אמוראים" w:date="2026-10-05T16:42:07Z">
            <w:rPr>
              <w:rFonts w:ascii="Fb Fontext" w:hAnsi="Fb Fontext" w:hint="cs"/>
              <w:rtl/>
            </w:rPr>
          </w:rPrChange>
        </w:rPr>
        <w:t xml:space="preserve">פ</w:t>
      </w:r>
      <w:r>
        <w:rPr>
          <w:rFonts w:ascii="Fb Fontext" w:hAnsi="Fb Fontext" w:hint="cs"/>
          <w:rtl/>
        </w:rPr>
        <w:t xml:space="preserve"> וחביריו</w:t>
      </w:r>
      <w:r w:rsidR="005D74BD">
        <w:rPr>
          <w:rFonts w:ascii="Fb Fontext" w:hAnsi="Fb Fontext" w:hint="cs"/>
          <w:rtl/>
        </w:rPr>
        <w:t>,</w:t>
      </w:r>
    </w:p>
    <w:p w14:paraId="212D1B7B" w14:textId="570F6DC4" w:rsidR="007309FA" w:rsidRPr="00131640" w:rsidRDefault="007309FA" w:rsidP="007309FA">
      <w:pPr>
        <w:pStyle w:val="affffb"/>
        <w:rPr>
          <w:rtl/>
        </w:rPr>
      </w:pPr>
      <w:r w:rsidRPr="007309FA">
        <w:rPr>
          <w:rFonts w:hint="cs"/>
          <w:rtl/>
        </w:rPr>
        <w:t>***</w:t>
      </w:r>
    </w:p>
    <w:p w14:paraId="3FE7F9D7" w14:textId="3C4C0E1F" w:rsidR="00A85AC8" w:rsidRPr="00E600D8" w:rsidRDefault="006E0774" w:rsidP="005D74BD">
      <w:pPr>
        <w:pStyle w:val="38"/>
        <w:framePr w:wrap="notBeside"/>
        <w:rPr>
          <w:rtl/>
        </w:rPr>
      </w:pPr>
      <w:r w:rsidRPr="00E600D8">
        <w:rPr>
          <w:rtl/>
        </w:rPr>
        <w:t>אמר רב</w:t>
      </w:r>
      <w:r w:rsidR="00A85AC8" w:rsidRPr="00E600D8">
        <w:rPr>
          <w:rtl/>
        </w:rPr>
        <w:t>:</w:t>
      </w:r>
    </w:p>
    <w:p w14:paraId="09FBD94E" w14:textId="23F317E2" w:rsidR="006E0774" w:rsidRPr="00131640" w:rsidRDefault="006E0774" w:rsidP="005D74BD">
      <w:pPr>
        <w:pStyle w:val="affffb"/>
        <w:rPr>
          <w:rtl/>
        </w:rPr>
      </w:pPr>
      <w:r w:rsidRPr="00224C4C">
        <w:rPr>
          <w:rtl/>
        </w:rPr>
        <w:t>מלקין על ייחוד, ואין אוסרין על הייחוד.</w:t>
      </w:r>
    </w:p>
    <w:p w14:paraId="6E90E7D6" w14:textId="21057BE8" w:rsidR="00A85AC8" w:rsidRPr="00E600D8" w:rsidRDefault="006E0774" w:rsidP="005D74BD">
      <w:pPr>
        <w:pStyle w:val="38"/>
        <w:framePr w:wrap="notBeside"/>
        <w:rPr>
          <w:rtl/>
        </w:rPr>
      </w:pPr>
      <w:r w:rsidRPr="00E600D8">
        <w:rPr>
          <w:rtl/>
        </w:rPr>
        <w:t>ר"</w:t>
      </w:r>
      <w:r w:rsidRPr="00E600D8">
        <w:rPr>
          <w:rFonts w:hint="cs"/>
          <w:rtl/>
        </w:rPr>
        <w:t>א</w:t>
      </w:r>
      <w:r w:rsidR="00E600D8" w:rsidRPr="00E600D8">
        <w:rPr>
          <w:rFonts w:hint="cs"/>
          <w:rtl/>
        </w:rPr>
        <w:t>:</w:t>
      </w:r>
    </w:p>
    <w:p w14:paraId="1DCC3C56" w14:textId="7C47EE61" w:rsidR="006E0774" w:rsidRPr="00131640" w:rsidRDefault="00DB2A25" w:rsidP="006E0774">
      <w:pPr>
        <w:rPr>
          <w:rtl/>
        </w:rPr>
      </w:pPr>
      <w:r>
        <w:rPr>
          <w:rFonts w:ascii="Fb Fontext" w:hAnsi="Fb Fontext" w:hint="cs"/>
          <w:sz w:val="32"/>
          <w:rtl/>
        </w:rPr>
        <w:t>דווקא</w:t>
      </w:r>
      <w:r w:rsidR="006E0774" w:rsidRPr="00224C4C">
        <w:rPr>
          <w:rFonts w:ascii="Fb Fontext" w:hAnsi="Fb Fontext"/>
          <w:sz w:val="32"/>
          <w:rtl/>
        </w:rPr>
        <w:t xml:space="preserve"> בייחוד פנויה, </w:t>
      </w:r>
      <w:r>
        <w:rPr>
          <w:rFonts w:ascii="Fb Fontext" w:hAnsi="Fb Fontext" w:hint="cs"/>
          <w:sz w:val="32"/>
          <w:rtl/>
        </w:rPr>
        <w:t>ולא</w:t>
      </w:r>
      <w:r w:rsidR="006E0774" w:rsidRPr="00224C4C">
        <w:rPr>
          <w:rFonts w:ascii="Fb Fontext" w:hAnsi="Fb Fontext"/>
          <w:sz w:val="32"/>
          <w:rtl/>
        </w:rPr>
        <w:t xml:space="preserve"> בייחוד דאשת איש שלא תהא מוציא לעז על בניה.</w:t>
      </w:r>
    </w:p>
    <w:p w14:paraId="3F336F28" w14:textId="202ABAC7" w:rsidR="006E0774" w:rsidRPr="00131640" w:rsidRDefault="006E0774" w:rsidP="006E0774">
      <w:pPr>
        <w:rPr>
          <w:rtl/>
        </w:rPr>
      </w:pPr>
      <w:r w:rsidRPr="00224C4C">
        <w:rPr>
          <w:rFonts w:ascii="Fb Fontext" w:hAnsi="Fb Fontext"/>
          <w:rtl/>
        </w:rPr>
        <w:t>מר זוטרא מלקי ומכריז</w:t>
      </w:r>
      <w:r w:rsidR="000510A6">
        <w:rPr>
          <w:rFonts w:ascii="Fb Fontext" w:hAnsi="Fb Fontext" w:hint="cs"/>
          <w:rtl/>
        </w:rPr>
        <w:t xml:space="preserve"> </w:t>
      </w:r>
      <w:r w:rsidR="000510A6" w:rsidRPr="000510A6">
        <w:rPr>
          <w:rStyle w:val="afffff5"/>
          <w:rFonts w:hint="cs"/>
          <w:rtl/>
        </w:rPr>
        <w:t>שלקתה משום יחוד ולא משום זנות</w:t>
      </w:r>
      <w:r w:rsidRPr="000510A6">
        <w:rPr>
          <w:rStyle w:val="afffff5"/>
          <w:rtl/>
        </w:rPr>
        <w:t>.</w:t>
      </w:r>
    </w:p>
    <w:p w14:paraId="4078B99C" w14:textId="6168014A" w:rsidR="00A85AC8" w:rsidRPr="00E600D8" w:rsidRDefault="005D74BD" w:rsidP="005D74BD">
      <w:pPr>
        <w:pStyle w:val="38"/>
        <w:framePr w:wrap="notBeside"/>
        <w:rPr>
          <w:rtl/>
        </w:rPr>
      </w:pPr>
      <w:r w:rsidRPr="00E600D8">
        <w:rPr>
          <w:rFonts w:hint="cs"/>
          <w:rtl/>
        </w:rPr>
        <w:t>ר''נ לר''א</w:t>
      </w:r>
      <w:r w:rsidR="00A85AC8" w:rsidRPr="00E600D8">
        <w:rPr>
          <w:rtl/>
        </w:rPr>
        <w:t>:</w:t>
      </w:r>
    </w:p>
    <w:p w14:paraId="333C290C" w14:textId="0DD1B0CF" w:rsidR="006E0774" w:rsidRPr="00131640" w:rsidRDefault="006E0774" w:rsidP="000510A6">
      <w:pPr>
        <w:spacing w:after="120"/>
        <w:rPr>
          <w:rtl/>
        </w:rPr>
      </w:pPr>
      <w:r w:rsidRPr="00224C4C">
        <w:rPr>
          <w:rFonts w:ascii="Fb Fontext" w:hAnsi="Fb Fontext"/>
          <w:rtl/>
        </w:rPr>
        <w:t xml:space="preserve">מר </w:t>
      </w:r>
      <w:r w:rsidR="00B35B36">
        <w:rPr>
          <w:rFonts w:ascii="Fb Fontext" w:hAnsi="Fb Fontext"/>
          <w:rtl/>
        </w:rPr>
        <w:t>גם</w:t>
      </w:r>
      <w:r w:rsidRPr="00224C4C">
        <w:rPr>
          <w:rFonts w:ascii="Fb Fontext" w:hAnsi="Fb Fontext"/>
          <w:rtl/>
        </w:rPr>
        <w:t xml:space="preserve"> לילקי ולכריז! </w:t>
      </w:r>
      <w:r w:rsidRPr="00DB2A25">
        <w:rPr>
          <w:rStyle w:val="afffff3"/>
          <w:rtl/>
        </w:rPr>
        <w:t xml:space="preserve">א"ל: </w:t>
      </w:r>
      <w:r w:rsidR="00B35B36">
        <w:rPr>
          <w:rFonts w:ascii="Fb Fontext" w:hAnsi="Fb Fontext"/>
          <w:rtl/>
        </w:rPr>
        <w:t>יש</w:t>
      </w:r>
      <w:r w:rsidRPr="00224C4C">
        <w:rPr>
          <w:rFonts w:ascii="Fb Fontext" w:hAnsi="Fb Fontext"/>
          <w:rtl/>
        </w:rPr>
        <w:t xml:space="preserve"> דשמע ב</w:t>
      </w:r>
      <w:r w:rsidR="000510A6">
        <w:rPr>
          <w:rFonts w:ascii="Fb Fontext" w:hAnsi="Fb Fontext" w:hint="cs"/>
          <w:rtl/>
        </w:rPr>
        <w:t>זה</w:t>
      </w:r>
      <w:r w:rsidRPr="00224C4C">
        <w:rPr>
          <w:rFonts w:ascii="Fb Fontext" w:hAnsi="Fb Fontext"/>
          <w:rtl/>
        </w:rPr>
        <w:t xml:space="preserve"> ולא </w:t>
      </w:r>
      <w:r w:rsidR="000510A6">
        <w:rPr>
          <w:rFonts w:ascii="Fb Fontext" w:hAnsi="Fb Fontext" w:hint="cs"/>
          <w:rtl/>
        </w:rPr>
        <w:t>שמע בזה</w:t>
      </w:r>
      <w:r w:rsidRPr="00224C4C">
        <w:rPr>
          <w:rFonts w:ascii="Fb Fontext" w:hAnsi="Fb Fontext"/>
          <w:rtl/>
        </w:rPr>
        <w:t>.</w:t>
      </w:r>
    </w:p>
    <w:p w14:paraId="4CD4A033" w14:textId="07E56A13" w:rsidR="00A85AC8" w:rsidRPr="00E600D8" w:rsidRDefault="006E0774" w:rsidP="000510A6">
      <w:pPr>
        <w:pStyle w:val="38"/>
        <w:framePr w:wrap="notBeside"/>
        <w:rPr>
          <w:rtl/>
        </w:rPr>
      </w:pPr>
      <w:r w:rsidRPr="00E600D8">
        <w:rPr>
          <w:rtl/>
        </w:rPr>
        <w:t>רב</w:t>
      </w:r>
      <w:r w:rsidR="00A85AC8" w:rsidRPr="00E600D8">
        <w:rPr>
          <w:rtl/>
        </w:rPr>
        <w:t>:</w:t>
      </w:r>
    </w:p>
    <w:p w14:paraId="25FF9132" w14:textId="68457CE1" w:rsidR="006E0774" w:rsidRPr="00131640" w:rsidRDefault="000510A6" w:rsidP="006E0774">
      <w:pPr>
        <w:rPr>
          <w:rtl/>
        </w:rPr>
      </w:pPr>
      <w:r>
        <w:rPr>
          <w:rFonts w:ascii="Fb Fontext" w:hAnsi="Fb Fontext" w:hint="cs"/>
          <w:rtl/>
        </w:rPr>
        <w:t>מ</w:t>
      </w:r>
      <w:r w:rsidR="006E0774" w:rsidRPr="00224C4C">
        <w:rPr>
          <w:rFonts w:ascii="Fb Fontext" w:hAnsi="Fb Fontext"/>
          <w:rtl/>
        </w:rPr>
        <w:t xml:space="preserve">לקין על </w:t>
      </w:r>
      <w:r>
        <w:rPr>
          <w:rFonts w:ascii="Fb Fontext" w:hAnsi="Fb Fontext" w:hint="cs"/>
          <w:rtl/>
        </w:rPr>
        <w:t xml:space="preserve">שמועה </w:t>
      </w:r>
      <w:r w:rsidR="006E0774" w:rsidRPr="00224C4C">
        <w:rPr>
          <w:rFonts w:ascii="Fb Fontext" w:hAnsi="Fb Fontext"/>
          <w:rtl/>
        </w:rPr>
        <w:t xml:space="preserve">לא טובה </w:t>
      </w:r>
      <w:r>
        <w:rPr>
          <w:rStyle w:val="affffa"/>
          <w:rFonts w:hint="cs"/>
          <w:rtl/>
        </w:rPr>
        <w:t>ד</w:t>
      </w:r>
      <w:r w:rsidR="006E0774" w:rsidRPr="00224C4C">
        <w:rPr>
          <w:rStyle w:val="affffa"/>
          <w:rFonts w:hint="cs"/>
          <w:rtl/>
        </w:rPr>
        <w:t>'</w:t>
      </w:r>
      <w:r w:rsidR="006E0774" w:rsidRPr="00224C4C">
        <w:rPr>
          <w:rStyle w:val="affffa"/>
          <w:rtl/>
        </w:rPr>
        <w:t>אל בני כי לא טובה השמועה</w:t>
      </w:r>
      <w:r w:rsidR="006E0774" w:rsidRPr="00224C4C">
        <w:rPr>
          <w:rStyle w:val="affffa"/>
          <w:rFonts w:hint="cs"/>
          <w:rtl/>
        </w:rPr>
        <w:t>'</w:t>
      </w:r>
      <w:r w:rsidR="006E0774" w:rsidRPr="00224C4C">
        <w:rPr>
          <w:rStyle w:val="affffa"/>
          <w:rtl/>
        </w:rPr>
        <w:t>.</w:t>
      </w:r>
    </w:p>
    <w:p w14:paraId="29CCF271" w14:textId="77777777" w:rsidR="00A85AC8" w:rsidRPr="00E600D8" w:rsidRDefault="006E0774" w:rsidP="000510A6">
      <w:pPr>
        <w:pStyle w:val="38"/>
        <w:framePr w:wrap="notBeside"/>
        <w:rPr>
          <w:rtl/>
        </w:rPr>
      </w:pPr>
      <w:r w:rsidRPr="00E600D8">
        <w:rPr>
          <w:rtl/>
        </w:rPr>
        <w:t>מר זוטרא</w:t>
      </w:r>
      <w:r w:rsidR="00A85AC8" w:rsidRPr="00E600D8">
        <w:rPr>
          <w:rtl/>
        </w:rPr>
        <w:t>:</w:t>
      </w:r>
    </w:p>
    <w:p w14:paraId="5871EADA" w14:textId="0DF4418E" w:rsidR="006E0774" w:rsidRPr="006B0DE2" w:rsidRDefault="000510A6" w:rsidP="000510A6">
      <w:pPr>
        <w:spacing w:after="120"/>
        <w:rPr>
          <w:spacing w:val="-2"/>
          <w:rtl/>
        </w:rPr>
      </w:pPr>
      <w:r w:rsidRPr="006B0DE2">
        <w:rPr>
          <w:rFonts w:ascii="Fb Fontext" w:hAnsi="Fb Fontext" w:hint="cs"/>
          <w:spacing w:val="-2"/>
          <w:rtl/>
        </w:rPr>
        <w:t>ה</w:t>
      </w:r>
      <w:r w:rsidR="006E0774" w:rsidRPr="006B0DE2">
        <w:rPr>
          <w:rFonts w:ascii="Fb Fontext" w:hAnsi="Fb Fontext" w:hint="cs"/>
          <w:spacing w:val="-2"/>
          <w:rtl/>
        </w:rPr>
        <w:t>יה שם אפסר על כתפי הנחשד</w:t>
      </w:r>
      <w:r w:rsidR="006E0774" w:rsidRPr="006B0DE2">
        <w:rPr>
          <w:rFonts w:ascii="Fb Fontext" w:hAnsi="Fb Fontext"/>
          <w:spacing w:val="-2"/>
          <w:rtl/>
        </w:rPr>
        <w:t xml:space="preserve"> </w:t>
      </w:r>
      <w:r w:rsidR="006E0774" w:rsidRPr="006B0DE2">
        <w:rPr>
          <w:rStyle w:val="afffff3"/>
          <w:rtl/>
        </w:rPr>
        <w:t>ומקרי ל</w:t>
      </w:r>
      <w:r w:rsidRPr="006B0DE2">
        <w:rPr>
          <w:rStyle w:val="afffff3"/>
          <w:rFonts w:hint="cs"/>
          <w:rtl/>
        </w:rPr>
        <w:t>ו</w:t>
      </w:r>
      <w:r w:rsidR="006E0774" w:rsidRPr="006B0DE2">
        <w:rPr>
          <w:rStyle w:val="afffff3"/>
          <w:rtl/>
        </w:rPr>
        <w:t xml:space="preserve"> </w:t>
      </w:r>
      <w:r w:rsidR="006E0774" w:rsidRPr="006B0DE2">
        <w:rPr>
          <w:rStyle w:val="affffa"/>
          <w:rFonts w:hint="cs"/>
          <w:spacing w:val="-2"/>
          <w:rtl/>
        </w:rPr>
        <w:t>'</w:t>
      </w:r>
      <w:r w:rsidR="006E0774" w:rsidRPr="006B0DE2">
        <w:rPr>
          <w:rStyle w:val="affffa"/>
          <w:spacing w:val="-2"/>
          <w:rtl/>
        </w:rPr>
        <w:t>אל בני</w:t>
      </w:r>
      <w:r w:rsidR="006E0774" w:rsidRPr="006B0DE2">
        <w:rPr>
          <w:rStyle w:val="affffa"/>
          <w:rFonts w:hint="cs"/>
          <w:spacing w:val="-2"/>
          <w:rtl/>
        </w:rPr>
        <w:t xml:space="preserve"> כי לא טובה השמועה</w:t>
      </w:r>
    </w:p>
    <w:p w14:paraId="2DDE296E" w14:textId="66C332B8" w:rsidR="00A85AC8" w:rsidRPr="00E600D8" w:rsidRDefault="006E0774" w:rsidP="000510A6">
      <w:pPr>
        <w:pStyle w:val="38"/>
        <w:framePr w:wrap="notBeside"/>
        <w:rPr>
          <w:rtl/>
        </w:rPr>
      </w:pPr>
      <w:r w:rsidRPr="00E600D8">
        <w:rPr>
          <w:rtl/>
        </w:rPr>
        <w:t>•</w:t>
      </w:r>
      <w:r w:rsidRPr="00E600D8">
        <w:rPr>
          <w:rFonts w:hint="cs"/>
          <w:rtl/>
        </w:rPr>
        <w:t xml:space="preserve"> </w:t>
      </w:r>
      <w:r w:rsidRPr="00E600D8">
        <w:rPr>
          <w:rtl/>
        </w:rPr>
        <w:t>רבה</w:t>
      </w:r>
      <w:r w:rsidR="00A85AC8" w:rsidRPr="00E600D8">
        <w:rPr>
          <w:rtl/>
        </w:rPr>
        <w:t>:</w:t>
      </w:r>
    </w:p>
    <w:p w14:paraId="254B962C" w14:textId="05266ADC" w:rsidR="006E0774" w:rsidRPr="00131640" w:rsidRDefault="006E0774" w:rsidP="006E0774">
      <w:pPr>
        <w:rPr>
          <w:rtl/>
        </w:rPr>
      </w:pPr>
      <w:r w:rsidRPr="00224C4C">
        <w:rPr>
          <w:rFonts w:ascii="Fb Fontext" w:hAnsi="Fb Fontext"/>
          <w:sz w:val="32"/>
          <w:rtl/>
        </w:rPr>
        <w:t>בעלה בעיר - אין חוששין משום ייחוד.</w:t>
      </w:r>
    </w:p>
    <w:p w14:paraId="076ED26B" w14:textId="14DEE8A9" w:rsidR="00A85AC8" w:rsidRPr="00E600D8" w:rsidRDefault="006E0774" w:rsidP="000510A6">
      <w:pPr>
        <w:pStyle w:val="38"/>
        <w:framePr w:wrap="notBeside"/>
        <w:rPr>
          <w:rtl/>
        </w:rPr>
      </w:pPr>
      <w:r w:rsidRPr="00E600D8">
        <w:rPr>
          <w:rtl/>
        </w:rPr>
        <w:t>רב יוסף</w:t>
      </w:r>
      <w:r w:rsidR="00A85AC8" w:rsidRPr="00E600D8">
        <w:rPr>
          <w:rtl/>
        </w:rPr>
        <w:t>:</w:t>
      </w:r>
    </w:p>
    <w:p w14:paraId="5FCCDBD1" w14:textId="534133D8" w:rsidR="006E0774" w:rsidRPr="00131640" w:rsidRDefault="006E0774" w:rsidP="006E0774">
      <w:pPr>
        <w:rPr>
          <w:rtl/>
        </w:rPr>
      </w:pPr>
      <w:r w:rsidRPr="00224C4C">
        <w:rPr>
          <w:rFonts w:ascii="Fb Fontext" w:hAnsi="Fb Fontext"/>
          <w:rtl/>
        </w:rPr>
        <w:t>פתח פתח לרשות הרבים - אין חוששין משום ייחוד.</w:t>
      </w:r>
    </w:p>
    <w:p w14:paraId="544DCE49" w14:textId="77777777" w:rsidR="00A85AC8" w:rsidRPr="00E600D8" w:rsidRDefault="00251CB7" w:rsidP="00251CB7">
      <w:pPr>
        <w:pStyle w:val="38"/>
        <w:framePr w:wrap="notBeside"/>
        <w:rPr>
          <w:rtl/>
        </w:rPr>
      </w:pPr>
      <w:r w:rsidRPr="00E600D8">
        <w:rPr>
          <w:rFonts w:hint="cs"/>
          <w:rtl/>
        </w:rPr>
        <w:t>מעשה ש</w:t>
      </w:r>
      <w:r w:rsidR="006E0774" w:rsidRPr="00E600D8">
        <w:rPr>
          <w:rFonts w:hint="cs"/>
          <w:rtl/>
        </w:rPr>
        <w:t>ר</w:t>
      </w:r>
      <w:r w:rsidR="006E0774" w:rsidRPr="00E600D8">
        <w:rPr>
          <w:rtl/>
        </w:rPr>
        <w:t>"</w:t>
      </w:r>
      <w:r w:rsidR="006E0774" w:rsidRPr="00E600D8">
        <w:rPr>
          <w:rFonts w:hint="cs"/>
          <w:rtl/>
        </w:rPr>
        <w:t>ב</w:t>
      </w:r>
      <w:r w:rsidR="00A85AC8" w:rsidRPr="00E600D8">
        <w:rPr>
          <w:rtl/>
        </w:rPr>
        <w:t>:</w:t>
      </w:r>
    </w:p>
    <w:p w14:paraId="64C82FBC" w14:textId="2BED93DA" w:rsidR="006E0774" w:rsidRPr="00131640" w:rsidRDefault="006E0774" w:rsidP="00BF4C5B">
      <w:pPr>
        <w:spacing w:after="120"/>
        <w:rPr>
          <w:rtl/>
        </w:rPr>
      </w:pPr>
      <w:r w:rsidRPr="00224C4C">
        <w:rPr>
          <w:rFonts w:ascii="Fb Fontext" w:hAnsi="Fb Fontext"/>
          <w:rtl/>
        </w:rPr>
        <w:t xml:space="preserve">הזדמן לרב יוסף, </w:t>
      </w:r>
      <w:r w:rsidRPr="00224C4C">
        <w:rPr>
          <w:rFonts w:ascii="Fb Fontext" w:hAnsi="Fb Fontext" w:hint="cs"/>
          <w:rtl/>
        </w:rPr>
        <w:t xml:space="preserve">אחר שסעדו ליבם </w:t>
      </w:r>
      <w:r w:rsidRPr="00251CB7">
        <w:rPr>
          <w:rStyle w:val="afffff3"/>
          <w:rFonts w:hint="cs"/>
          <w:rtl/>
        </w:rPr>
        <w:t>א</w:t>
      </w:r>
      <w:r w:rsidRPr="00251CB7">
        <w:rPr>
          <w:rStyle w:val="afffff3"/>
          <w:rtl/>
        </w:rPr>
        <w:t>"</w:t>
      </w:r>
      <w:r w:rsidRPr="00251CB7">
        <w:rPr>
          <w:rStyle w:val="afffff3"/>
          <w:rFonts w:hint="cs"/>
          <w:rtl/>
        </w:rPr>
        <w:t>ל</w:t>
      </w:r>
      <w:r>
        <w:rPr>
          <w:rFonts w:ascii="Fb Fontext" w:hAnsi="Fb Fontext" w:hint="cs"/>
          <w:rtl/>
        </w:rPr>
        <w:t xml:space="preserve"> לבני ביתו שיקחו הסולם מפני </w:t>
      </w:r>
      <w:r>
        <w:rPr>
          <w:rStyle w:val="afffff3"/>
          <w:rFonts w:ascii="Fb Fontext" w:hAnsi="Fb Fontext" w:hint="cs"/>
          <w:rtl/>
          <w:rPrChange w:id="9339" w:author="מנוע אמוראים" w:date="2026-10-05T16:42:07Z">
            <w:rPr>
              <w:rFonts w:ascii="Fb Fontext" w:hAnsi="Fb Fontext" w:hint="cs"/>
              <w:rtl/>
            </w:rPr>
          </w:rPrChange>
        </w:rPr>
        <w:t xml:space="preserve">ר</w:t>
      </w:r>
      <w:r>
        <w:rPr>
          <w:rStyle w:val="afffff3"/>
          <w:rFonts w:ascii="Fb Fontext" w:hAnsi="Fb Fontext"/>
          <w:rtl/>
          <w:rPrChange w:id="9340" w:author="מנוע אמוראים" w:date="2026-10-05T16:42:07Z">
            <w:rPr>
              <w:rFonts w:ascii="Fb Fontext" w:hAnsi="Fb Fontext"/>
              <w:rtl/>
            </w:rPr>
          </w:rPrChange>
        </w:rPr>
        <w:t xml:space="preserve">"</w:t>
      </w:r>
      <w:r>
        <w:rPr>
          <w:rStyle w:val="afffff3"/>
          <w:rFonts w:ascii="Fb Fontext" w:hAnsi="Fb Fontext" w:hint="cs"/>
          <w:rtl/>
          <w:rPrChange w:id="9341" w:author="מנוע אמוראים" w:date="2026-10-05T16:42:07Z">
            <w:rPr>
              <w:rFonts w:ascii="Fb Fontext" w:hAnsi="Fb Fontext" w:hint="cs"/>
              <w:rtl/>
            </w:rPr>
          </w:rPrChange>
        </w:rPr>
        <w:t xml:space="preserve">ב</w:t>
      </w:r>
      <w:r>
        <w:rPr>
          <w:rFonts w:ascii="Fb Fontext" w:hAnsi="Fb Fontext" w:hint="cs"/>
          <w:rtl/>
        </w:rPr>
        <w:t xml:space="preserve"> שלא יוכל להתייחד</w:t>
      </w:r>
      <w:r w:rsidR="00251CB7">
        <w:rPr>
          <w:rFonts w:ascii="Fb Fontext" w:hAnsi="Fb Fontext" w:hint="cs"/>
          <w:rtl/>
        </w:rPr>
        <w:t xml:space="preserve">, </w:t>
      </w:r>
      <w:r w:rsidRPr="00224C4C">
        <w:rPr>
          <w:rFonts w:ascii="Fb Fontext" w:hAnsi="Fb Fontext" w:hint="cs"/>
          <w:rtl/>
        </w:rPr>
        <w:t>ואפי' דבבעלה בעיר אין חוששין משום ייחוד - ד</w:t>
      </w:r>
      <w:r w:rsidRPr="00224C4C">
        <w:rPr>
          <w:rFonts w:ascii="Fb Fontext" w:hAnsi="Fb Fontext"/>
          <w:rtl/>
        </w:rPr>
        <w:t>שאני רב ביבי דשושבינתיה ה</w:t>
      </w:r>
      <w:r w:rsidR="00BF4C5B">
        <w:rPr>
          <w:rFonts w:ascii="Fb Fontext" w:hAnsi="Fb Fontext" w:hint="cs"/>
          <w:rtl/>
        </w:rPr>
        <w:t>יא</w:t>
      </w:r>
      <w:r w:rsidRPr="00224C4C">
        <w:rPr>
          <w:rFonts w:ascii="Fb Fontext" w:hAnsi="Fb Fontext"/>
          <w:rtl/>
        </w:rPr>
        <w:t xml:space="preserve"> וגייסא ביה.</w:t>
      </w:r>
    </w:p>
    <w:p w14:paraId="641BA38D" w14:textId="28B5D81E" w:rsidR="00A85AC8" w:rsidRPr="00E600D8" w:rsidRDefault="006E0774" w:rsidP="00BF4C5B">
      <w:pPr>
        <w:pStyle w:val="38"/>
        <w:framePr w:wrap="notBeside"/>
        <w:rPr>
          <w:rtl/>
        </w:rPr>
      </w:pPr>
      <w:r w:rsidRPr="00E600D8">
        <w:rPr>
          <w:rFonts w:hint="cs"/>
          <w:rtl/>
        </w:rPr>
        <w:t>ר</w:t>
      </w:r>
      <w:r w:rsidRPr="00E600D8">
        <w:rPr>
          <w:rtl/>
        </w:rPr>
        <w:t>"</w:t>
      </w:r>
      <w:r w:rsidRPr="00E600D8">
        <w:rPr>
          <w:rFonts w:hint="cs"/>
          <w:rtl/>
        </w:rPr>
        <w:t>כ</w:t>
      </w:r>
      <w:r w:rsidR="00A85AC8" w:rsidRPr="00E600D8">
        <w:rPr>
          <w:rtl/>
        </w:rPr>
        <w:t>:</w:t>
      </w:r>
    </w:p>
    <w:p w14:paraId="6EDC1C94" w14:textId="362C7F47" w:rsidR="006E0774" w:rsidRPr="00131640" w:rsidRDefault="006E0774" w:rsidP="006E0774">
      <w:pPr>
        <w:rPr>
          <w:rtl/>
        </w:rPr>
      </w:pPr>
      <w:r w:rsidRPr="00224C4C">
        <w:rPr>
          <w:rFonts w:ascii="Fb Fontext" w:hAnsi="Fb Fontext"/>
          <w:sz w:val="32"/>
          <w:rtl/>
        </w:rPr>
        <w:t>אנשים מבחוץ ונשים מבפנים - אין חוששין משום ייחוד,</w:t>
      </w:r>
    </w:p>
    <w:p w14:paraId="0D415F71" w14:textId="77777777" w:rsidR="006E0774" w:rsidRPr="00131640" w:rsidRDefault="006E0774" w:rsidP="006E0774">
      <w:pPr>
        <w:rPr>
          <w:rtl/>
        </w:rPr>
      </w:pPr>
      <w:r w:rsidRPr="00224C4C">
        <w:rPr>
          <w:rFonts w:ascii="Fb Fontext" w:hAnsi="Fb Fontext"/>
          <w:rtl/>
        </w:rPr>
        <w:t>אנשים מבפנים ונשים מבחוץ - חוששין משום ייחוד.</w:t>
      </w:r>
    </w:p>
    <w:p w14:paraId="1FF72754" w14:textId="77777777" w:rsidR="006E0774" w:rsidRPr="00131640" w:rsidRDefault="006E0774" w:rsidP="006E0774">
      <w:pPr>
        <w:rPr>
          <w:rtl/>
        </w:rPr>
      </w:pPr>
      <w:r w:rsidRPr="00224C4C">
        <w:rPr>
          <w:rFonts w:ascii="Fb Fontext" w:hAnsi="Fb Fontext"/>
          <w:rtl/>
        </w:rPr>
        <w:t>במתניתא תנא איפכא.</w:t>
      </w:r>
    </w:p>
    <w:p w14:paraId="1044705A" w14:textId="5FE4D570" w:rsidR="00A85AC8" w:rsidRPr="00E600D8" w:rsidRDefault="006E0774" w:rsidP="00BF4C5B">
      <w:pPr>
        <w:pStyle w:val="38"/>
        <w:framePr w:wrap="notBeside"/>
        <w:rPr>
          <w:rtl/>
        </w:rPr>
      </w:pPr>
      <w:r w:rsidRPr="00E600D8">
        <w:rPr>
          <w:rtl/>
        </w:rPr>
        <w:t>אביי</w:t>
      </w:r>
      <w:r w:rsidR="00A85AC8" w:rsidRPr="00E600D8">
        <w:rPr>
          <w:rtl/>
        </w:rPr>
        <w:t>:</w:t>
      </w:r>
    </w:p>
    <w:p w14:paraId="67AC7A9C" w14:textId="5E5C26AC" w:rsidR="006E0774" w:rsidRPr="00131640" w:rsidRDefault="006E0774" w:rsidP="00BF4C5B">
      <w:pPr>
        <w:spacing w:after="120"/>
        <w:rPr>
          <w:rtl/>
        </w:rPr>
      </w:pPr>
      <w:r>
        <w:rPr>
          <w:rFonts w:ascii="Fb Fontext" w:hAnsi="Fb Fontext"/>
          <w:rtl/>
        </w:rPr>
        <w:t xml:space="preserve">השתא </w:t>
      </w:r>
      <w:r>
        <w:rPr>
          <w:rStyle w:val="afffff3"/>
          <w:rFonts w:ascii="Fb Fontext" w:hAnsi="Fb Fontext"/>
          <w:rtl/>
          <w:rPrChange w:id="9342" w:author="מנוע אמוראים" w:date="2026-10-05T16:42:07Z">
            <w:rPr>
              <w:rFonts w:ascii="Fb Fontext" w:hAnsi="Fb Fontext"/>
              <w:rtl/>
            </w:rPr>
          </w:rPrChange>
        </w:rPr>
        <w:t xml:space="preserve">דא</w:t>
      </w:r>
      <w:r>
        <w:rPr>
          <w:rStyle w:val="afffff3"/>
          <w:rFonts w:ascii="Fb Fontext" w:hAnsi="Fb Fontext" w:hint="cs"/>
          <w:rtl/>
          <w:rPrChange w:id="9343" w:author="מנוע אמוראים" w:date="2026-10-05T16:42:07Z">
            <w:rPr>
              <w:rFonts w:ascii="Fb Fontext" w:hAnsi="Fb Fontext" w:hint="cs"/>
              <w:rtl/>
            </w:rPr>
          </w:rPrChange>
        </w:rPr>
        <w:t xml:space="preserve">ר</w:t>
      </w:r>
      <w:r>
        <w:rPr>
          <w:rStyle w:val="afffff3"/>
          <w:rFonts w:ascii="Fb Fontext" w:hAnsi="Fb Fontext"/>
          <w:rtl/>
          <w:rPrChange w:id="9344" w:author="מנוע אמוראים" w:date="2026-10-05T16:42:07Z">
            <w:rPr>
              <w:rFonts w:ascii="Fb Fontext" w:hAnsi="Fb Fontext"/>
              <w:rtl/>
            </w:rPr>
          </w:rPrChange>
        </w:rPr>
        <w:t xml:space="preserve">"</w:t>
      </w:r>
      <w:r>
        <w:rPr>
          <w:rStyle w:val="afffff3"/>
          <w:rFonts w:ascii="Fb Fontext" w:hAnsi="Fb Fontext" w:hint="cs"/>
          <w:rtl/>
          <w:rPrChange w:id="9345" w:author="מנוע אמוראים" w:date="2026-10-05T16:42:07Z">
            <w:rPr>
              <w:rFonts w:ascii="Fb Fontext" w:hAnsi="Fb Fontext" w:hint="cs"/>
              <w:rtl/>
            </w:rPr>
          </w:rPrChange>
        </w:rPr>
        <w:t xml:space="preserve">כ</w:t>
      </w:r>
      <w:r w:rsidRPr="00224C4C">
        <w:rPr>
          <w:rFonts w:ascii="Fb Fontext" w:hAnsi="Fb Fontext"/>
          <w:rtl/>
        </w:rPr>
        <w:t xml:space="preserve"> הכי, ותנא מתניתא איפכא, אנא נעביד לחומרא.</w:t>
      </w:r>
    </w:p>
    <w:p w14:paraId="5F6C7C6C" w14:textId="04ABC363" w:rsidR="00A85AC8" w:rsidRPr="00E600D8" w:rsidRDefault="006E0774" w:rsidP="00BF4C5B">
      <w:pPr>
        <w:pStyle w:val="38"/>
        <w:framePr w:wrap="notBeside"/>
        <w:rPr>
          <w:rtl/>
        </w:rPr>
      </w:pPr>
      <w:r w:rsidRPr="00E600D8">
        <w:rPr>
          <w:rtl/>
        </w:rPr>
        <w:t>•</w:t>
      </w:r>
      <w:r w:rsidRPr="00E600D8">
        <w:rPr>
          <w:rFonts w:hint="cs"/>
          <w:rtl/>
        </w:rPr>
        <w:t xml:space="preserve"> </w:t>
      </w:r>
      <w:r w:rsidRPr="00E600D8">
        <w:rPr>
          <w:rtl/>
        </w:rPr>
        <w:t>אביי</w:t>
      </w:r>
      <w:r w:rsidR="00A85AC8" w:rsidRPr="00E600D8">
        <w:rPr>
          <w:rFonts w:hint="cs"/>
          <w:rtl/>
        </w:rPr>
        <w:t>:</w:t>
      </w:r>
    </w:p>
    <w:p w14:paraId="5EE89C3F" w14:textId="4929B0B2" w:rsidR="006E0774" w:rsidRPr="00131640" w:rsidRDefault="006E0774" w:rsidP="006E0774">
      <w:pPr>
        <w:rPr>
          <w:rtl/>
        </w:rPr>
      </w:pPr>
      <w:r w:rsidRPr="00224C4C">
        <w:rPr>
          <w:rFonts w:ascii="Fb Fontext" w:hAnsi="Fb Fontext" w:hint="cs"/>
          <w:sz w:val="32"/>
          <w:rtl/>
        </w:rPr>
        <w:t>סידר בינהם כדי חרס להשמיע קול</w:t>
      </w:r>
      <w:r w:rsidRPr="00224C4C">
        <w:rPr>
          <w:rFonts w:ascii="Fb Fontext" w:hAnsi="Fb Fontext"/>
          <w:sz w:val="32"/>
          <w:rtl/>
        </w:rPr>
        <w:t>.</w:t>
      </w:r>
    </w:p>
    <w:p w14:paraId="5FD16B2A" w14:textId="020B17EF" w:rsidR="00A85AC8" w:rsidRPr="00E600D8" w:rsidRDefault="006E0774" w:rsidP="00BF4C5B">
      <w:pPr>
        <w:pStyle w:val="38"/>
        <w:framePr w:wrap="notBeside"/>
        <w:rPr>
          <w:rtl/>
        </w:rPr>
      </w:pPr>
      <w:r w:rsidRPr="00E600D8">
        <w:rPr>
          <w:rtl/>
        </w:rPr>
        <w:t>רבא</w:t>
      </w:r>
      <w:r w:rsidR="00A85AC8" w:rsidRPr="00E600D8">
        <w:rPr>
          <w:rFonts w:hint="cs"/>
          <w:rtl/>
        </w:rPr>
        <w:t>:</w:t>
      </w:r>
    </w:p>
    <w:p w14:paraId="1CBEF41B" w14:textId="2CC01424" w:rsidR="006E0774" w:rsidRPr="00131640" w:rsidRDefault="00BF4C5B" w:rsidP="006E0774">
      <w:pPr>
        <w:rPr>
          <w:rtl/>
        </w:rPr>
      </w:pPr>
      <w:r>
        <w:rPr>
          <w:rFonts w:ascii="Fb Fontext" w:hAnsi="Fb Fontext" w:hint="cs"/>
          <w:rtl/>
        </w:rPr>
        <w:t>ס</w:t>
      </w:r>
      <w:r w:rsidR="006E0774" w:rsidRPr="00224C4C">
        <w:rPr>
          <w:rFonts w:ascii="Fb Fontext" w:hAnsi="Fb Fontext" w:hint="cs"/>
          <w:rtl/>
        </w:rPr>
        <w:t>ידר קנים</w:t>
      </w:r>
      <w:r w:rsidR="006E0774" w:rsidRPr="00224C4C">
        <w:rPr>
          <w:rFonts w:ascii="Fb Fontext" w:hAnsi="Fb Fontext"/>
          <w:rtl/>
        </w:rPr>
        <w:t>.</w:t>
      </w:r>
    </w:p>
    <w:p w14:paraId="4BC21B4B" w14:textId="212EB39A" w:rsidR="00A85AC8" w:rsidRPr="00E600D8" w:rsidRDefault="006E0774" w:rsidP="00BF4C5B">
      <w:pPr>
        <w:pStyle w:val="38"/>
        <w:framePr w:wrap="notBeside"/>
        <w:rPr>
          <w:rtl/>
        </w:rPr>
      </w:pPr>
      <w:r w:rsidRPr="00E600D8">
        <w:rPr>
          <w:rtl/>
        </w:rPr>
        <w:t>אמר אבין</w:t>
      </w:r>
      <w:r w:rsidR="00A85AC8" w:rsidRPr="00E600D8">
        <w:rPr>
          <w:rtl/>
        </w:rPr>
        <w:t>:</w:t>
      </w:r>
    </w:p>
    <w:p w14:paraId="64A773C4" w14:textId="39BE11EA" w:rsidR="006E0774" w:rsidRPr="00131640" w:rsidRDefault="006E0774" w:rsidP="00BF4C5B">
      <w:pPr>
        <w:spacing w:after="120"/>
        <w:rPr>
          <w:rtl/>
        </w:rPr>
      </w:pPr>
      <w:r w:rsidRPr="00224C4C">
        <w:rPr>
          <w:rFonts w:ascii="Fb Fontext" w:hAnsi="Fb Fontext" w:hint="cs"/>
          <w:rtl/>
        </w:rPr>
        <w:t>הזמן המועד הוא ברגלים</w:t>
      </w:r>
      <w:r w:rsidRPr="00224C4C">
        <w:rPr>
          <w:rFonts w:ascii="Fb Fontext" w:hAnsi="Fb Fontext"/>
          <w:rtl/>
        </w:rPr>
        <w:t>.</w:t>
      </w:r>
    </w:p>
    <w:p w14:paraId="01EBA8C8" w14:textId="5B6C576C" w:rsidR="00A85AC8" w:rsidRPr="00E600D8" w:rsidRDefault="00BF4C5B" w:rsidP="00BF4C5B">
      <w:pPr>
        <w:pStyle w:val="38"/>
        <w:framePr w:wrap="notBeside"/>
        <w:rPr>
          <w:rtl/>
        </w:rPr>
      </w:pPr>
      <w:r w:rsidRPr="00E600D8">
        <w:rPr>
          <w:rFonts w:hint="cs"/>
          <w:rtl/>
        </w:rPr>
        <w:t>מעשה</w:t>
      </w:r>
      <w:r w:rsidR="00A85AC8" w:rsidRPr="00E600D8">
        <w:rPr>
          <w:rFonts w:hint="cs"/>
          <w:rtl/>
        </w:rPr>
        <w:t>:</w:t>
      </w:r>
    </w:p>
    <w:p w14:paraId="07111CBE" w14:textId="5F2AA43D" w:rsidR="006E0774" w:rsidRPr="00131640" w:rsidRDefault="00BF4C5B" w:rsidP="006E0774">
      <w:pPr>
        <w:rPr>
          <w:rtl/>
        </w:rPr>
      </w:pPr>
      <w:r>
        <w:rPr>
          <w:rFonts w:ascii="Fb Fontext" w:hAnsi="Fb Fontext" w:hint="cs"/>
          <w:sz w:val="32"/>
          <w:rtl/>
        </w:rPr>
        <w:t>ב</w:t>
      </w:r>
      <w:r w:rsidR="006E0774" w:rsidRPr="00224C4C">
        <w:rPr>
          <w:rFonts w:ascii="Fb Fontext" w:hAnsi="Fb Fontext" w:hint="cs"/>
          <w:sz w:val="32"/>
          <w:rtl/>
        </w:rPr>
        <w:t>שבויות שבאו לנהרדעא</w:t>
      </w:r>
      <w:r w:rsidR="006E0774" w:rsidRPr="00224C4C">
        <w:rPr>
          <w:rFonts w:ascii="Fb Fontext" w:hAnsi="Fb Fontext"/>
          <w:sz w:val="32"/>
          <w:rtl/>
        </w:rPr>
        <w:t xml:space="preserve">, </w:t>
      </w:r>
      <w:r w:rsidR="006E0774" w:rsidRPr="00224C4C">
        <w:rPr>
          <w:rFonts w:ascii="Fb Fontext" w:hAnsi="Fb Fontext" w:hint="cs"/>
          <w:sz w:val="32"/>
          <w:rtl/>
        </w:rPr>
        <w:t>והעלום ל</w:t>
      </w:r>
      <w:r w:rsidR="006E0774" w:rsidRPr="00224C4C">
        <w:rPr>
          <w:rFonts w:ascii="Fb Fontext" w:hAnsi="Fb Fontext"/>
          <w:sz w:val="32"/>
          <w:rtl/>
        </w:rPr>
        <w:t xml:space="preserve">רב עמרם חסידא, </w:t>
      </w:r>
      <w:r>
        <w:rPr>
          <w:rFonts w:ascii="Fb Fontext" w:hAnsi="Fb Fontext" w:hint="cs"/>
          <w:sz w:val="32"/>
          <w:rtl/>
        </w:rPr>
        <w:t xml:space="preserve">ולקחו הסולם תחתיהם וכשחלפה אחת מהם הגיע אורה לפתח, לקח </w:t>
      </w:r>
      <w:r>
        <w:rPr>
          <w:rStyle w:val="afffff3"/>
          <w:rFonts w:ascii="Fb Fontext" w:hAnsi="Fb Fontext" w:hint="cs"/>
          <w:sz w:val="32"/>
          <w:rtl/>
          <w:rPrChange w:id="9346" w:author="מנוע אמוראים" w:date="2026-10-05T16:42:07Z">
            <w:rPr>
              <w:rFonts w:ascii="Fb Fontext" w:hAnsi="Fb Fontext" w:hint="cs"/>
              <w:sz w:val="32"/>
              <w:rtl/>
            </w:rPr>
          </w:rPrChange>
        </w:rPr>
        <w:t xml:space="preserve">ר</w:t>
      </w:r>
      <w:r>
        <w:rPr>
          <w:rStyle w:val="afffff3"/>
          <w:rFonts w:ascii="Fb Fontext" w:hAnsi="Fb Fontext"/>
          <w:sz w:val="32"/>
          <w:rtl/>
          <w:rPrChange w:id="9347" w:author="מנוע אמוראים" w:date="2026-10-05T16:42:07Z">
            <w:rPr>
              <w:rFonts w:ascii="Fb Fontext" w:hAnsi="Fb Fontext"/>
              <w:sz w:val="32"/>
              <w:rtl/>
            </w:rPr>
          </w:rPrChange>
        </w:rPr>
        <w:t xml:space="preserve">"</w:t>
      </w:r>
      <w:r>
        <w:rPr>
          <w:rStyle w:val="afffff3"/>
          <w:rFonts w:ascii="Fb Fontext" w:hAnsi="Fb Fontext" w:hint="cs"/>
          <w:sz w:val="32"/>
          <w:rtl/>
          <w:rPrChange w:id="9348" w:author="מנוע אמוראים" w:date="2026-10-05T16:42:07Z">
            <w:rPr>
              <w:rFonts w:ascii="Fb Fontext" w:hAnsi="Fb Fontext" w:hint="cs"/>
              <w:sz w:val="32"/>
              <w:rtl/>
            </w:rPr>
          </w:rPrChange>
        </w:rPr>
        <w:t xml:space="preserve">ע</w:t>
      </w:r>
      <w:r>
        <w:rPr>
          <w:rFonts w:ascii="Fb Fontext" w:hAnsi="Fb Fontext" w:hint="cs"/>
          <w:sz w:val="32"/>
          <w:rtl/>
        </w:rPr>
        <w:t xml:space="preserve"> לבדו סולם שעשרה לא יכולים להרימו ועלה, וכשהגיע לאמצע הסולם פיסק רגליו והרים קולו שאש בבי עמרם, והגיעו רבנן וכשראו אמרו שביישם,</w:t>
      </w:r>
    </w:p>
    <w:p w14:paraId="1BD6B92C" w14:textId="77777777" w:rsidR="00A85AC8" w:rsidRPr="00E600D8" w:rsidRDefault="006E0774" w:rsidP="00BF4C5B">
      <w:pPr>
        <w:pStyle w:val="38"/>
        <w:framePr w:wrap="notBeside"/>
        <w:rPr>
          <w:rtl/>
        </w:rPr>
      </w:pPr>
      <w:r w:rsidRPr="00E600D8">
        <w:rPr>
          <w:rFonts w:hint="cs"/>
          <w:rtl/>
        </w:rPr>
        <w:t>אמר להם</w:t>
      </w:r>
      <w:r w:rsidR="00A85AC8" w:rsidRPr="00E600D8">
        <w:rPr>
          <w:rtl/>
        </w:rPr>
        <w:t>:</w:t>
      </w:r>
    </w:p>
    <w:p w14:paraId="36886623" w14:textId="2A766A3F" w:rsidR="006E0774" w:rsidRPr="00131640" w:rsidRDefault="006E0774" w:rsidP="006E0774">
      <w:pPr>
        <w:rPr>
          <w:rtl/>
        </w:rPr>
      </w:pPr>
      <w:r w:rsidRPr="00224C4C">
        <w:rPr>
          <w:rFonts w:ascii="Fb Fontext" w:hAnsi="Fb Fontext" w:hint="cs"/>
          <w:rtl/>
        </w:rPr>
        <w:t>מוטב שתתביישו בעמרם בעוה</w:t>
      </w:r>
      <w:r w:rsidRPr="00224C4C">
        <w:rPr>
          <w:rFonts w:ascii="Fb Fontext" w:hAnsi="Fb Fontext"/>
          <w:rtl/>
        </w:rPr>
        <w:t>"</w:t>
      </w:r>
      <w:r w:rsidRPr="00224C4C">
        <w:rPr>
          <w:rFonts w:ascii="Fb Fontext" w:hAnsi="Fb Fontext" w:hint="cs"/>
          <w:rtl/>
        </w:rPr>
        <w:t>ז ולא בע</w:t>
      </w:r>
      <w:r w:rsidR="00BF4C5B">
        <w:rPr>
          <w:rFonts w:ascii="Fb Fontext" w:hAnsi="Fb Fontext" w:hint="cs"/>
          <w:rtl/>
        </w:rPr>
        <w:t>ולם הבא</w:t>
      </w:r>
      <w:r w:rsidRPr="00224C4C">
        <w:rPr>
          <w:rFonts w:ascii="Fb Fontext" w:hAnsi="Fb Fontext" w:hint="cs"/>
          <w:rtl/>
        </w:rPr>
        <w:t>,</w:t>
      </w:r>
    </w:p>
    <w:p w14:paraId="7E543EA7" w14:textId="77777777" w:rsidR="009469D7" w:rsidRDefault="006E0774" w:rsidP="006E0774">
      <w:pPr>
        <w:rPr>
          <w:rFonts w:ascii="Fb Fontext" w:hAnsi="Fb Fontext"/>
          <w:rtl/>
        </w:rPr>
      </w:pPr>
      <w:r w:rsidRPr="00224C4C">
        <w:rPr>
          <w:rFonts w:ascii="Fb Fontext" w:hAnsi="Fb Fontext" w:hint="cs"/>
          <w:rtl/>
        </w:rPr>
        <w:t>השביע יצרו ויצא ממנו כעמוד של אש,</w:t>
      </w:r>
    </w:p>
    <w:p w14:paraId="6954B53D" w14:textId="77777777" w:rsidR="00A85AC8" w:rsidRPr="00E600D8" w:rsidRDefault="006E0774" w:rsidP="00BF4C5B">
      <w:pPr>
        <w:pStyle w:val="38"/>
        <w:framePr w:wrap="notBeside"/>
        <w:rPr>
          <w:rtl/>
        </w:rPr>
      </w:pPr>
      <w:r w:rsidRPr="00E600D8">
        <w:rPr>
          <w:rFonts w:hint="cs"/>
          <w:rtl/>
        </w:rPr>
        <w:t>א</w:t>
      </w:r>
      <w:r w:rsidRPr="00E600D8">
        <w:rPr>
          <w:rtl/>
        </w:rPr>
        <w:t>"</w:t>
      </w:r>
      <w:r w:rsidRPr="00E600D8">
        <w:rPr>
          <w:rFonts w:hint="cs"/>
          <w:rtl/>
        </w:rPr>
        <w:t>ל</w:t>
      </w:r>
      <w:r w:rsidR="00A85AC8" w:rsidRPr="00E600D8">
        <w:rPr>
          <w:rtl/>
        </w:rPr>
        <w:t>:</w:t>
      </w:r>
    </w:p>
    <w:p w14:paraId="29C320A3" w14:textId="49D0C650" w:rsidR="006E0774" w:rsidRPr="00131640" w:rsidRDefault="006E0774" w:rsidP="00BF4C5B">
      <w:pPr>
        <w:spacing w:after="120"/>
        <w:rPr>
          <w:rtl/>
        </w:rPr>
      </w:pPr>
      <w:r w:rsidRPr="00224C4C">
        <w:rPr>
          <w:rFonts w:ascii="Fb Fontext" w:hAnsi="Fb Fontext" w:hint="cs"/>
          <w:rtl/>
        </w:rPr>
        <w:t>ראה שאתה אש ואני בשר ואני עדיף ממך.</w:t>
      </w:r>
    </w:p>
    <w:p w14:paraId="08D22C2C" w14:textId="77777777" w:rsidR="00A85AC8" w:rsidRPr="00E600D8" w:rsidRDefault="006E0774" w:rsidP="00BF4C5B">
      <w:pPr>
        <w:pStyle w:val="38"/>
        <w:framePr w:wrap="notBeside"/>
        <w:rPr>
          <w:rtl/>
        </w:rPr>
      </w:pPr>
      <w:r w:rsidRPr="00E600D8">
        <w:rPr>
          <w:rtl/>
        </w:rPr>
        <w:t>•</w:t>
      </w:r>
      <w:r w:rsidRPr="00E600D8">
        <w:rPr>
          <w:rFonts w:hint="cs"/>
          <w:rtl/>
        </w:rPr>
        <w:t xml:space="preserve"> ר</w:t>
      </w:r>
      <w:r w:rsidRPr="00E600D8">
        <w:rPr>
          <w:rtl/>
        </w:rPr>
        <w:t>"</w:t>
      </w:r>
      <w:r w:rsidRPr="00E600D8">
        <w:rPr>
          <w:rFonts w:hint="cs"/>
          <w:rtl/>
        </w:rPr>
        <w:t>מ</w:t>
      </w:r>
      <w:r w:rsidR="00A85AC8" w:rsidRPr="00E600D8">
        <w:rPr>
          <w:rtl/>
        </w:rPr>
        <w:t>:</w:t>
      </w:r>
    </w:p>
    <w:p w14:paraId="3DC7D17A" w14:textId="0BC111BD" w:rsidR="006E0774" w:rsidRPr="00131640" w:rsidRDefault="006E0774" w:rsidP="006D6546">
      <w:pPr>
        <w:spacing w:after="120"/>
        <w:rPr>
          <w:rtl/>
        </w:rPr>
      </w:pPr>
      <w:r w:rsidRPr="00224C4C">
        <w:rPr>
          <w:rFonts w:ascii="Fb Fontext" w:hAnsi="Fb Fontext"/>
          <w:rtl/>
        </w:rPr>
        <w:t>הוה מתלוצץ בעוברי עבירה, יו</w:t>
      </w:r>
      <w:r w:rsidR="006D6546">
        <w:rPr>
          <w:rFonts w:ascii="Fb Fontext" w:hAnsi="Fb Fontext" w:hint="cs"/>
          <w:rtl/>
        </w:rPr>
        <w:t>ם א</w:t>
      </w:r>
      <w:r w:rsidRPr="00224C4C">
        <w:rPr>
          <w:rFonts w:ascii="Fb Fontext" w:hAnsi="Fb Fontext"/>
          <w:rtl/>
        </w:rPr>
        <w:t xml:space="preserve">חד </w:t>
      </w:r>
      <w:r w:rsidRPr="00224C4C">
        <w:rPr>
          <w:rFonts w:ascii="Fb Fontext" w:hAnsi="Fb Fontext" w:hint="cs"/>
          <w:rtl/>
        </w:rPr>
        <w:t xml:space="preserve">נדמה לו שטן </w:t>
      </w:r>
      <w:r w:rsidRPr="00224C4C">
        <w:rPr>
          <w:rFonts w:ascii="Fb Fontext" w:hAnsi="Fb Fontext"/>
          <w:rtl/>
        </w:rPr>
        <w:t>כא</w:t>
      </w:r>
      <w:r>
        <w:rPr>
          <w:rFonts w:ascii="Fb Fontext" w:hAnsi="Fb Fontext" w:hint="cs"/>
          <w:rtl/>
        </w:rPr>
        <w:t xml:space="preserve">שה בצד הנהר ולא היה גשר, לקח חבל ועבר, כשהגיע לאמצע עזבו, ואמר אי לא היו מכריזים ברקיע הזהרו </w:t>
      </w:r>
      <w:r>
        <w:rPr>
          <w:rStyle w:val="afffff3"/>
          <w:rFonts w:ascii="Fb Fontext" w:hAnsi="Fb Fontext" w:hint="cs"/>
          <w:rtl/>
          <w:rPrChange w:id="9349" w:author="מנוע אמוראים" w:date="2026-10-05T16:42:07Z">
            <w:rPr>
              <w:rFonts w:ascii="Fb Fontext" w:hAnsi="Fb Fontext" w:hint="cs"/>
              <w:rtl/>
            </w:rPr>
          </w:rPrChange>
        </w:rPr>
        <w:t xml:space="preserve">בר</w:t>
      </w:r>
      <w:r>
        <w:rPr>
          <w:rStyle w:val="afffff3"/>
          <w:rFonts w:ascii="Fb Fontext" w:hAnsi="Fb Fontext"/>
          <w:rtl/>
          <w:rPrChange w:id="9350" w:author="מנוע אמוראים" w:date="2026-10-05T16:42:07Z">
            <w:rPr>
              <w:rFonts w:ascii="Fb Fontext" w:hAnsi="Fb Fontext"/>
              <w:rtl/>
            </w:rPr>
          </w:rPrChange>
        </w:rPr>
        <w:t xml:space="preserve">"</w:t>
      </w:r>
      <w:r>
        <w:rPr>
          <w:rStyle w:val="afffff3"/>
          <w:rFonts w:ascii="Fb Fontext" w:hAnsi="Fb Fontext" w:hint="cs"/>
          <w:rtl/>
          <w:rPrChange w:id="9351" w:author="מנוע אמוראים" w:date="2026-10-05T16:42:07Z">
            <w:rPr>
              <w:rFonts w:ascii="Fb Fontext" w:hAnsi="Fb Fontext" w:hint="cs"/>
              <w:rtl/>
            </w:rPr>
          </w:rPrChange>
        </w:rPr>
        <w:t xml:space="preserve">מ</w:t>
      </w:r>
      <w:r>
        <w:rPr>
          <w:rFonts w:ascii="Fb Fontext" w:hAnsi="Fb Fontext" w:hint="cs"/>
          <w:rtl/>
        </w:rPr>
        <w:t xml:space="preserve"> ותורתו הייתי משווה חייך לשני מעות [הורגך]</w:t>
      </w:r>
    </w:p>
    <w:p w14:paraId="600FA127" w14:textId="77777777" w:rsidR="00A85AC8" w:rsidRPr="00E600D8" w:rsidRDefault="006E0774" w:rsidP="006D6546">
      <w:pPr>
        <w:pStyle w:val="38"/>
        <w:framePr w:wrap="notBeside"/>
        <w:rPr>
          <w:rtl/>
        </w:rPr>
      </w:pPr>
      <w:r w:rsidRPr="00E600D8">
        <w:rPr>
          <w:rtl/>
        </w:rPr>
        <w:t>•</w:t>
      </w:r>
      <w:r w:rsidRPr="00E600D8">
        <w:rPr>
          <w:rFonts w:hint="cs"/>
          <w:rtl/>
        </w:rPr>
        <w:t xml:space="preserve"> ר</w:t>
      </w:r>
      <w:r w:rsidRPr="00E600D8">
        <w:rPr>
          <w:rtl/>
        </w:rPr>
        <w:t>"</w:t>
      </w:r>
      <w:r w:rsidRPr="00E600D8">
        <w:rPr>
          <w:rFonts w:hint="cs"/>
          <w:rtl/>
        </w:rPr>
        <w:t>ע</w:t>
      </w:r>
      <w:r w:rsidR="00A85AC8" w:rsidRPr="00E600D8">
        <w:rPr>
          <w:rtl/>
        </w:rPr>
        <w:t>:</w:t>
      </w:r>
    </w:p>
    <w:p w14:paraId="35BBFB01" w14:textId="02039FA1" w:rsidR="006E0774" w:rsidRPr="00131640" w:rsidRDefault="006E0774" w:rsidP="00D50F2F">
      <w:pPr>
        <w:spacing w:after="120"/>
        <w:rPr>
          <w:rtl/>
        </w:rPr>
      </w:pPr>
      <w:r w:rsidRPr="00224C4C">
        <w:rPr>
          <w:rFonts w:ascii="Fb Fontext" w:hAnsi="Fb Fontext"/>
          <w:rtl/>
        </w:rPr>
        <w:t>ה</w:t>
      </w:r>
      <w:r w:rsidR="006D6546">
        <w:rPr>
          <w:rFonts w:ascii="Fb Fontext" w:hAnsi="Fb Fontext" w:hint="cs"/>
          <w:rtl/>
        </w:rPr>
        <w:t>י</w:t>
      </w:r>
      <w:r w:rsidRPr="00224C4C">
        <w:rPr>
          <w:rFonts w:ascii="Fb Fontext" w:hAnsi="Fb Fontext"/>
          <w:rtl/>
        </w:rPr>
        <w:t>ה מתלוצץ בעוברי עבירה, יו</w:t>
      </w:r>
      <w:r w:rsidRPr="00224C4C">
        <w:rPr>
          <w:rFonts w:ascii="Fb Fontext" w:hAnsi="Fb Fontext" w:hint="cs"/>
          <w:rtl/>
        </w:rPr>
        <w:t xml:space="preserve">ם אחד נדמה לו שטן </w:t>
      </w:r>
      <w:r w:rsidRPr="00224C4C">
        <w:rPr>
          <w:rFonts w:ascii="Fb Fontext" w:hAnsi="Fb Fontext"/>
          <w:rtl/>
        </w:rPr>
        <w:t>כא</w:t>
      </w:r>
      <w:r w:rsidRPr="00224C4C">
        <w:rPr>
          <w:rFonts w:ascii="Fb Fontext" w:hAnsi="Fb Fontext" w:hint="cs"/>
          <w:rtl/>
        </w:rPr>
        <w:t>שה בראש הדקל אחז</w:t>
      </w:r>
      <w:r w:rsidRPr="00224C4C">
        <w:rPr>
          <w:rFonts w:ascii="Fb Fontext" w:hAnsi="Fb Fontext"/>
          <w:rtl/>
        </w:rPr>
        <w:t xml:space="preserve"> </w:t>
      </w:r>
      <w:r w:rsidRPr="00224C4C">
        <w:rPr>
          <w:rFonts w:ascii="Fb Fontext" w:hAnsi="Fb Fontext" w:hint="cs"/>
          <w:rtl/>
        </w:rPr>
        <w:t>ב</w:t>
      </w:r>
      <w:r w:rsidRPr="00224C4C">
        <w:rPr>
          <w:rFonts w:ascii="Fb Fontext" w:hAnsi="Fb Fontext"/>
          <w:rtl/>
        </w:rPr>
        <w:t xml:space="preserve">דקל </w:t>
      </w:r>
      <w:r w:rsidRPr="00224C4C">
        <w:rPr>
          <w:rFonts w:ascii="Fb Fontext" w:hAnsi="Fb Fontext" w:hint="cs"/>
          <w:rtl/>
        </w:rPr>
        <w:t xml:space="preserve">ועלה כשהגיע לאמצע הדקל עזבו, אמר </w:t>
      </w:r>
      <w:r>
        <w:rPr>
          <w:rFonts w:ascii="Fb Fontext" w:hAnsi="Fb Fontext"/>
          <w:rtl/>
        </w:rPr>
        <w:t xml:space="preserve">אי לאו דמכרזי ברקיע הזהרו </w:t>
      </w:r>
      <w:r>
        <w:rPr>
          <w:rStyle w:val="afffff3"/>
          <w:rFonts w:ascii="Fb Fontext" w:hAnsi="Fb Fontext"/>
          <w:rtl/>
          <w:rPrChange w:id="9352" w:author="מנוע אמוראים" w:date="2026-10-05T16:42:07Z">
            <w:rPr>
              <w:rFonts w:ascii="Fb Fontext" w:hAnsi="Fb Fontext"/>
              <w:rtl/>
            </w:rPr>
          </w:rPrChange>
        </w:rPr>
        <w:t xml:space="preserve">בר"</w:t>
      </w:r>
      <w:r>
        <w:rPr>
          <w:rStyle w:val="afffff3"/>
          <w:rFonts w:ascii="Fb Fontext" w:hAnsi="Fb Fontext" w:hint="cs"/>
          <w:rtl/>
          <w:rPrChange w:id="9353" w:author="מנוע אמוראים" w:date="2026-10-05T16:42:07Z">
            <w:rPr>
              <w:rFonts w:ascii="Fb Fontext" w:hAnsi="Fb Fontext" w:hint="cs"/>
              <w:rtl/>
            </w:rPr>
          </w:rPrChange>
        </w:rPr>
        <w:t xml:space="preserve">ע</w:t>
      </w:r>
      <w:r>
        <w:rPr>
          <w:rFonts w:ascii="Fb Fontext" w:hAnsi="Fb Fontext" w:hint="cs"/>
          <w:rtl/>
        </w:rPr>
        <w:t xml:space="preserve"> </w:t>
      </w:r>
      <w:r w:rsidRPr="00224C4C">
        <w:rPr>
          <w:rFonts w:ascii="Fb Fontext" w:hAnsi="Fb Fontext"/>
          <w:rtl/>
        </w:rPr>
        <w:t>ותורתו,</w:t>
      </w:r>
      <w:r w:rsidRPr="00224C4C">
        <w:rPr>
          <w:rFonts w:ascii="Fb Fontext" w:hAnsi="Fb Fontext" w:hint="cs"/>
          <w:rtl/>
        </w:rPr>
        <w:t xml:space="preserve"> משווך לדמך לשני מעות</w:t>
      </w:r>
      <w:r w:rsidRPr="006D6546">
        <w:rPr>
          <w:rStyle w:val="afffff5"/>
          <w:rFonts w:hint="cs"/>
          <w:rtl/>
        </w:rPr>
        <w:t xml:space="preserve"> [הורגך]</w:t>
      </w:r>
    </w:p>
    <w:p w14:paraId="190F55F8" w14:textId="77777777" w:rsidR="00A85AC8" w:rsidRPr="00E600D8" w:rsidRDefault="006E0774" w:rsidP="00D50F2F">
      <w:pPr>
        <w:pStyle w:val="38"/>
        <w:framePr w:wrap="notBeside"/>
        <w:rPr>
          <w:rtl/>
        </w:rPr>
      </w:pPr>
      <w:r w:rsidRPr="00E600D8">
        <w:rPr>
          <w:rtl/>
        </w:rPr>
        <w:t>•</w:t>
      </w:r>
      <w:r w:rsidRPr="00E600D8">
        <w:rPr>
          <w:rFonts w:hint="cs"/>
          <w:rtl/>
        </w:rPr>
        <w:t xml:space="preserve"> </w:t>
      </w:r>
      <w:r w:rsidRPr="00E600D8">
        <w:rPr>
          <w:rtl/>
        </w:rPr>
        <w:t>פלימו</w:t>
      </w:r>
      <w:r w:rsidR="00A85AC8" w:rsidRPr="00E600D8">
        <w:rPr>
          <w:rtl/>
        </w:rPr>
        <w:t>:</w:t>
      </w:r>
    </w:p>
    <w:p w14:paraId="07992C5C" w14:textId="29FE3A4D" w:rsidR="006E0774" w:rsidRPr="00131640" w:rsidRDefault="006E0774" w:rsidP="006E0774">
      <w:pPr>
        <w:rPr>
          <w:rtl/>
        </w:rPr>
      </w:pPr>
      <w:r w:rsidRPr="00224C4C">
        <w:rPr>
          <w:rFonts w:ascii="Fb Fontext" w:hAnsi="Fb Fontext"/>
          <w:sz w:val="32"/>
          <w:rtl/>
        </w:rPr>
        <w:t>ה</w:t>
      </w:r>
      <w:r w:rsidR="00D50F2F">
        <w:rPr>
          <w:rFonts w:ascii="Fb Fontext" w:hAnsi="Fb Fontext" w:hint="cs"/>
          <w:sz w:val="32"/>
          <w:rtl/>
        </w:rPr>
        <w:t>י</w:t>
      </w:r>
      <w:r w:rsidRPr="00224C4C">
        <w:rPr>
          <w:rFonts w:ascii="Fb Fontext" w:hAnsi="Fb Fontext"/>
          <w:sz w:val="32"/>
          <w:rtl/>
        </w:rPr>
        <w:t>ה רגיל ל</w:t>
      </w:r>
      <w:r w:rsidR="00D50F2F">
        <w:rPr>
          <w:rFonts w:ascii="Fb Fontext" w:hAnsi="Fb Fontext" w:hint="cs"/>
          <w:sz w:val="32"/>
          <w:rtl/>
        </w:rPr>
        <w:t>ו</w:t>
      </w:r>
      <w:r w:rsidRPr="00224C4C">
        <w:rPr>
          <w:rFonts w:ascii="Fb Fontext" w:hAnsi="Fb Fontext"/>
          <w:sz w:val="32"/>
          <w:rtl/>
        </w:rPr>
        <w:t>מר כל יו</w:t>
      </w:r>
      <w:r w:rsidR="00D50F2F">
        <w:rPr>
          <w:rFonts w:ascii="Fb Fontext" w:hAnsi="Fb Fontext" w:hint="cs"/>
          <w:sz w:val="32"/>
          <w:rtl/>
        </w:rPr>
        <w:t>ם</w:t>
      </w:r>
      <w:r w:rsidRPr="00224C4C">
        <w:rPr>
          <w:rFonts w:ascii="Fb Fontext" w:hAnsi="Fb Fontext"/>
          <w:sz w:val="32"/>
          <w:rtl/>
        </w:rPr>
        <w:t>: גירא בעיניה דשטן.</w:t>
      </w:r>
    </w:p>
    <w:p w14:paraId="311516CB" w14:textId="77777777" w:rsidR="009469D7" w:rsidRDefault="006E0774" w:rsidP="006E0774">
      <w:pPr>
        <w:rPr>
          <w:rFonts w:ascii="Fb Fontext" w:hAnsi="Fb Fontext"/>
          <w:rtl/>
        </w:rPr>
      </w:pPr>
      <w:r w:rsidRPr="00224C4C">
        <w:rPr>
          <w:rFonts w:ascii="Fb Fontext" w:hAnsi="Fb Fontext" w:hint="cs"/>
          <w:rtl/>
        </w:rPr>
        <w:t>ערב יום כיפור אחד נדמה לו כעני,</w:t>
      </w:r>
      <w:r w:rsidRPr="00224C4C">
        <w:rPr>
          <w:rFonts w:ascii="Fb Fontext" w:hAnsi="Fb Fontext"/>
          <w:rtl/>
        </w:rPr>
        <w:t xml:space="preserve"> </w:t>
      </w:r>
      <w:r w:rsidRPr="00224C4C">
        <w:rPr>
          <w:rFonts w:ascii="Fb Fontext" w:hAnsi="Fb Fontext" w:hint="cs"/>
          <w:rtl/>
        </w:rPr>
        <w:t>קרא והוציאו לו לחם</w:t>
      </w:r>
      <w:r w:rsidR="00D50F2F">
        <w:rPr>
          <w:rFonts w:ascii="Fb Fontext" w:hAnsi="Fb Fontext" w:hint="cs"/>
          <w:rtl/>
        </w:rPr>
        <w:t>,</w:t>
      </w:r>
    </w:p>
    <w:p w14:paraId="18736142" w14:textId="77777777" w:rsidR="009469D7" w:rsidRDefault="006E0774" w:rsidP="006E0774">
      <w:pPr>
        <w:rPr>
          <w:rFonts w:ascii="Fb Fontext" w:hAnsi="Fb Fontext"/>
          <w:rtl/>
        </w:rPr>
      </w:pPr>
      <w:r w:rsidRPr="00D50F2F">
        <w:rPr>
          <w:rStyle w:val="afffff3"/>
          <w:rFonts w:hint="cs"/>
          <w:rtl/>
        </w:rPr>
        <w:t>א</w:t>
      </w:r>
      <w:r w:rsidRPr="00D50F2F">
        <w:rPr>
          <w:rStyle w:val="afffff3"/>
          <w:rtl/>
        </w:rPr>
        <w:t>"</w:t>
      </w:r>
      <w:r w:rsidRPr="00D50F2F">
        <w:rPr>
          <w:rStyle w:val="afffff3"/>
          <w:rFonts w:hint="cs"/>
          <w:rtl/>
        </w:rPr>
        <w:t>ל</w:t>
      </w:r>
      <w:r w:rsidRPr="00224C4C">
        <w:rPr>
          <w:rFonts w:ascii="Fb Fontext" w:hAnsi="Fb Fontext" w:hint="cs"/>
          <w:rtl/>
        </w:rPr>
        <w:t xml:space="preserve"> יום זה כולם בפנים ואני בחוץ</w:t>
      </w:r>
      <w:r w:rsidR="00D50F2F">
        <w:rPr>
          <w:rFonts w:ascii="Fb Fontext" w:hAnsi="Fb Fontext" w:hint="cs"/>
          <w:rtl/>
        </w:rPr>
        <w:t>,</w:t>
      </w:r>
      <w:r w:rsidRPr="00224C4C">
        <w:rPr>
          <w:rFonts w:ascii="Fb Fontext" w:hAnsi="Fb Fontext" w:hint="cs"/>
          <w:rtl/>
        </w:rPr>
        <w:t xml:space="preserve"> הכניסו לפנים והביא לו לחם,</w:t>
      </w:r>
    </w:p>
    <w:p w14:paraId="5C8402B2" w14:textId="77777777" w:rsidR="009469D7" w:rsidRDefault="006E0774" w:rsidP="009E6AF3">
      <w:pPr>
        <w:rPr>
          <w:rFonts w:ascii="Fb Fontext" w:hAnsi="Fb Fontext"/>
          <w:rtl/>
        </w:rPr>
      </w:pPr>
      <w:r w:rsidRPr="00A451D4">
        <w:rPr>
          <w:rStyle w:val="afffff3"/>
          <w:rFonts w:hint="cs"/>
          <w:rtl/>
        </w:rPr>
        <w:t>א</w:t>
      </w:r>
      <w:r w:rsidRPr="00A451D4">
        <w:rPr>
          <w:rStyle w:val="afffff3"/>
          <w:rtl/>
        </w:rPr>
        <w:t>"</w:t>
      </w:r>
      <w:r w:rsidRPr="00A451D4">
        <w:rPr>
          <w:rStyle w:val="afffff3"/>
          <w:rFonts w:hint="cs"/>
          <w:rtl/>
        </w:rPr>
        <w:t xml:space="preserve">ל </w:t>
      </w:r>
      <w:r w:rsidRPr="00224C4C">
        <w:rPr>
          <w:rFonts w:ascii="Fb Fontext" w:hAnsi="Fb Fontext" w:hint="cs"/>
          <w:rtl/>
        </w:rPr>
        <w:t>יום זה הכל אוכלים על השולחן ואני לא והושיבוהו על השולחן,</w:t>
      </w:r>
      <w:r w:rsidR="009E6AF3">
        <w:rPr>
          <w:rFonts w:ascii="Fb Fontext" w:hAnsi="Fb Fontext" w:hint="cs"/>
          <w:rtl/>
        </w:rPr>
        <w:t xml:space="preserve"> </w:t>
      </w:r>
      <w:r w:rsidRPr="00224C4C">
        <w:rPr>
          <w:rFonts w:ascii="Fb Fontext" w:hAnsi="Fb Fontext" w:hint="cs"/>
          <w:rtl/>
        </w:rPr>
        <w:t>ישב ומילא עצמו בשחין ופצעים ועשה דברים מאוסים,</w:t>
      </w:r>
    </w:p>
    <w:p w14:paraId="0393DFEA" w14:textId="5DCB54E0" w:rsidR="006E0774" w:rsidRPr="00131640" w:rsidRDefault="006E0774" w:rsidP="009E6AF3">
      <w:pPr>
        <w:rPr>
          <w:rtl/>
        </w:rPr>
      </w:pPr>
      <w:r w:rsidRPr="00A451D4">
        <w:rPr>
          <w:rStyle w:val="afffff3"/>
          <w:rFonts w:hint="cs"/>
          <w:rtl/>
        </w:rPr>
        <w:t>א</w:t>
      </w:r>
      <w:r w:rsidRPr="00A451D4">
        <w:rPr>
          <w:rStyle w:val="afffff3"/>
          <w:rtl/>
        </w:rPr>
        <w:t>"</w:t>
      </w:r>
      <w:r w:rsidRPr="00A451D4">
        <w:rPr>
          <w:rStyle w:val="afffff3"/>
          <w:rFonts w:hint="cs"/>
          <w:rtl/>
        </w:rPr>
        <w:t>ל פלימו</w:t>
      </w:r>
      <w:r w:rsidR="00A451D4">
        <w:rPr>
          <w:rStyle w:val="afffff3"/>
          <w:rFonts w:hint="cs"/>
          <w:rtl/>
        </w:rPr>
        <w:t>:</w:t>
      </w:r>
      <w:r w:rsidRPr="00A451D4">
        <w:rPr>
          <w:rStyle w:val="afffff3"/>
          <w:rtl/>
        </w:rPr>
        <w:t xml:space="preserve"> </w:t>
      </w:r>
      <w:r w:rsidRPr="00224C4C">
        <w:rPr>
          <w:rFonts w:ascii="Fb Fontext" w:hAnsi="Fb Fontext" w:hint="cs"/>
          <w:rtl/>
        </w:rPr>
        <w:t>שישב כמו שצריך,</w:t>
      </w:r>
      <w:r w:rsidR="009E6AF3">
        <w:rPr>
          <w:rStyle w:val="afffff3"/>
          <w:rFonts w:hint="cs"/>
          <w:rtl/>
        </w:rPr>
        <w:t xml:space="preserve"> </w:t>
      </w:r>
      <w:r w:rsidRPr="00A451D4">
        <w:rPr>
          <w:rStyle w:val="afffff3"/>
          <w:rFonts w:hint="cs"/>
          <w:rtl/>
        </w:rPr>
        <w:t>א</w:t>
      </w:r>
      <w:r w:rsidRPr="00A451D4">
        <w:rPr>
          <w:rStyle w:val="afffff3"/>
          <w:rtl/>
        </w:rPr>
        <w:t>"</w:t>
      </w:r>
      <w:r w:rsidRPr="00A451D4">
        <w:rPr>
          <w:rStyle w:val="afffff3"/>
          <w:rFonts w:hint="cs"/>
          <w:rtl/>
        </w:rPr>
        <w:t xml:space="preserve">ל </w:t>
      </w:r>
      <w:r w:rsidRPr="00224C4C">
        <w:rPr>
          <w:rFonts w:ascii="Fb Fontext" w:hAnsi="Fb Fontext" w:hint="cs"/>
          <w:rtl/>
        </w:rPr>
        <w:t>תנו לי כוס יין הביאו לו וירק בזה כיחו, גערו בו והעמיד עצמו כמת.</w:t>
      </w:r>
    </w:p>
    <w:p w14:paraId="11125E75" w14:textId="16833BB3" w:rsidR="006E0774" w:rsidRPr="00131640" w:rsidRDefault="006E0774" w:rsidP="009E6AF3">
      <w:pPr>
        <w:spacing w:after="120"/>
        <w:rPr>
          <w:rtl/>
        </w:rPr>
      </w:pPr>
      <w:r w:rsidRPr="00224C4C">
        <w:rPr>
          <w:rFonts w:ascii="Fb Fontext" w:hAnsi="Fb Fontext" w:hint="cs"/>
          <w:rtl/>
        </w:rPr>
        <w:t xml:space="preserve">ושמעו שהיה הקול יוצא פלימו הרג אדם, </w:t>
      </w:r>
      <w:r w:rsidRPr="00224C4C">
        <w:rPr>
          <w:rFonts w:ascii="Fb Fontext" w:hAnsi="Fb Fontext"/>
          <w:rtl/>
        </w:rPr>
        <w:t>–</w:t>
      </w:r>
      <w:r w:rsidRPr="00224C4C">
        <w:rPr>
          <w:rFonts w:ascii="Fb Fontext" w:hAnsi="Fb Fontext" w:hint="cs"/>
          <w:rtl/>
        </w:rPr>
        <w:t xml:space="preserve"> ברח והחביא עצמו בבית הכסא, הלך השד אחריו ונפל לפניו כמת, וכשראה שהיה מצטער ביותר גילה עצמו לפלימו.</w:t>
      </w:r>
      <w:r w:rsidR="009E6AF3">
        <w:rPr>
          <w:rFonts w:ascii="Fb Fontext" w:hAnsi="Fb Fontext" w:hint="cs"/>
          <w:rtl/>
        </w:rPr>
        <w:t xml:space="preserve"> </w:t>
      </w:r>
      <w:r w:rsidRPr="00224C4C">
        <w:rPr>
          <w:rFonts w:ascii="Fb Fontext" w:hAnsi="Fb Fontext" w:hint="cs"/>
          <w:rtl/>
        </w:rPr>
        <w:t>וא</w:t>
      </w:r>
      <w:r w:rsidRPr="00224C4C">
        <w:rPr>
          <w:rFonts w:ascii="Fb Fontext" w:hAnsi="Fb Fontext"/>
          <w:rtl/>
        </w:rPr>
        <w:t>"</w:t>
      </w:r>
      <w:r w:rsidRPr="00224C4C">
        <w:rPr>
          <w:rFonts w:ascii="Fb Fontext" w:hAnsi="Fb Fontext" w:hint="cs"/>
          <w:rtl/>
        </w:rPr>
        <w:t xml:space="preserve">ל מפני מה אתה אומר כן, </w:t>
      </w:r>
      <w:r w:rsidRPr="009E6AF3">
        <w:rPr>
          <w:rStyle w:val="afffff3"/>
          <w:rFonts w:hint="cs"/>
          <w:rtl/>
        </w:rPr>
        <w:t>א</w:t>
      </w:r>
      <w:r w:rsidRPr="009E6AF3">
        <w:rPr>
          <w:rStyle w:val="afffff3"/>
          <w:rtl/>
        </w:rPr>
        <w:t>"</w:t>
      </w:r>
      <w:r w:rsidRPr="009E6AF3">
        <w:rPr>
          <w:rStyle w:val="afffff3"/>
          <w:rFonts w:hint="cs"/>
          <w:rtl/>
        </w:rPr>
        <w:t xml:space="preserve">ל </w:t>
      </w:r>
      <w:r w:rsidRPr="00224C4C">
        <w:rPr>
          <w:rFonts w:ascii="Fb Fontext" w:hAnsi="Fb Fontext" w:hint="cs"/>
          <w:rtl/>
        </w:rPr>
        <w:t xml:space="preserve">ואיך אומר </w:t>
      </w:r>
      <w:r w:rsidRPr="009E6AF3">
        <w:rPr>
          <w:rStyle w:val="afffff3"/>
          <w:rFonts w:hint="cs"/>
          <w:rtl/>
        </w:rPr>
        <w:t>א</w:t>
      </w:r>
      <w:r w:rsidRPr="009E6AF3">
        <w:rPr>
          <w:rStyle w:val="afffff3"/>
          <w:rtl/>
        </w:rPr>
        <w:t>"</w:t>
      </w:r>
      <w:r w:rsidRPr="009E6AF3">
        <w:rPr>
          <w:rStyle w:val="afffff3"/>
          <w:rFonts w:hint="cs"/>
          <w:rtl/>
        </w:rPr>
        <w:t xml:space="preserve">ל </w:t>
      </w:r>
      <w:r w:rsidRPr="00224C4C">
        <w:rPr>
          <w:rFonts w:ascii="Fb Fontext" w:hAnsi="Fb Fontext" w:hint="cs"/>
          <w:rtl/>
        </w:rPr>
        <w:t>שיכול לומר</w:t>
      </w:r>
      <w:r w:rsidRPr="00224C4C">
        <w:rPr>
          <w:rStyle w:val="affffa"/>
          <w:rFonts w:hint="cs"/>
          <w:rtl/>
        </w:rPr>
        <w:t xml:space="preserve"> '</w:t>
      </w:r>
      <w:r w:rsidRPr="00224C4C">
        <w:rPr>
          <w:rStyle w:val="affffa"/>
          <w:rtl/>
        </w:rPr>
        <w:t>רחמנא נגער</w:t>
      </w:r>
      <w:r w:rsidRPr="00224C4C">
        <w:rPr>
          <w:rStyle w:val="affffa"/>
          <w:rFonts w:hint="cs"/>
          <w:rtl/>
        </w:rPr>
        <w:t xml:space="preserve"> </w:t>
      </w:r>
      <w:r w:rsidRPr="00224C4C">
        <w:rPr>
          <w:rStyle w:val="affffa"/>
          <w:rtl/>
        </w:rPr>
        <w:t>בשטן</w:t>
      </w:r>
      <w:r w:rsidRPr="00224C4C">
        <w:rPr>
          <w:rStyle w:val="affffa"/>
          <w:rFonts w:hint="cs"/>
          <w:rtl/>
        </w:rPr>
        <w:t>'</w:t>
      </w:r>
      <w:r w:rsidRPr="00224C4C">
        <w:rPr>
          <w:rStyle w:val="affffa"/>
          <w:rtl/>
        </w:rPr>
        <w:t>.</w:t>
      </w:r>
    </w:p>
    <w:p w14:paraId="6F54A1AF" w14:textId="77777777" w:rsidR="00A85AC8" w:rsidRPr="00E600D8" w:rsidRDefault="006E0774" w:rsidP="009E6AF3">
      <w:pPr>
        <w:pStyle w:val="38"/>
        <w:framePr w:wrap="notBeside"/>
        <w:rPr>
          <w:rtl/>
        </w:rPr>
      </w:pPr>
      <w:r w:rsidRPr="00E600D8">
        <w:rPr>
          <w:rtl/>
        </w:rPr>
        <w:t>•</w:t>
      </w:r>
      <w:r w:rsidRPr="00E600D8">
        <w:rPr>
          <w:rFonts w:hint="cs"/>
          <w:rtl/>
        </w:rPr>
        <w:t xml:space="preserve"> רחב</w:t>
      </w:r>
      <w:r w:rsidRPr="00E600D8">
        <w:rPr>
          <w:rtl/>
        </w:rPr>
        <w:t>"</w:t>
      </w:r>
      <w:r w:rsidRPr="00E600D8">
        <w:rPr>
          <w:rFonts w:hint="cs"/>
          <w:rtl/>
        </w:rPr>
        <w:t>א</w:t>
      </w:r>
      <w:r w:rsidR="00A85AC8" w:rsidRPr="00E600D8">
        <w:rPr>
          <w:rtl/>
        </w:rPr>
        <w:t>:</w:t>
      </w:r>
    </w:p>
    <w:p w14:paraId="08BE6DAC" w14:textId="4843E27D" w:rsidR="006E0774" w:rsidRPr="00131640" w:rsidRDefault="006E0774" w:rsidP="006E0774">
      <w:pPr>
        <w:rPr>
          <w:rtl/>
        </w:rPr>
      </w:pPr>
      <w:r w:rsidRPr="00224C4C">
        <w:rPr>
          <w:rFonts w:ascii="Fb Fontext" w:hAnsi="Fb Fontext" w:hint="cs"/>
          <w:sz w:val="32"/>
          <w:rtl/>
        </w:rPr>
        <w:t>היה רגיל כל פעם שנפל על פניו לומר הרחמן יצילנו מיצר הרע</w:t>
      </w:r>
    </w:p>
    <w:p w14:paraId="75D350E3" w14:textId="582734A0" w:rsidR="006E0774" w:rsidRPr="00131640" w:rsidRDefault="006E0774" w:rsidP="005B7247">
      <w:pPr>
        <w:rPr>
          <w:rtl/>
        </w:rPr>
      </w:pPr>
      <w:r w:rsidRPr="00224C4C">
        <w:rPr>
          <w:rFonts w:ascii="Fb Fontext" w:hAnsi="Fb Fontext" w:hint="cs"/>
          <w:rtl/>
        </w:rPr>
        <w:t xml:space="preserve">יום אחד שמעה אשתו אמרה מכדי כמה שנים שפורש ממני למה אומר כן, העמידה עצמה בגינתו התקשטה ועברה לפניו, שאלה מי היא </w:t>
      </w:r>
      <w:r w:rsidRPr="005B7247">
        <w:rPr>
          <w:rStyle w:val="afffff3"/>
          <w:rFonts w:hint="cs"/>
          <w:rtl/>
        </w:rPr>
        <w:t>א</w:t>
      </w:r>
      <w:r w:rsidRPr="005B7247">
        <w:rPr>
          <w:rStyle w:val="afffff3"/>
          <w:rtl/>
        </w:rPr>
        <w:t>"</w:t>
      </w:r>
      <w:r w:rsidRPr="005B7247">
        <w:rPr>
          <w:rStyle w:val="afffff3"/>
          <w:rFonts w:hint="cs"/>
          <w:rtl/>
        </w:rPr>
        <w:t>ל</w:t>
      </w:r>
      <w:r w:rsidRPr="00224C4C">
        <w:rPr>
          <w:rFonts w:ascii="Fb Fontext" w:hAnsi="Fb Fontext" w:hint="cs"/>
          <w:rtl/>
        </w:rPr>
        <w:t xml:space="preserve"> אני חרותא </w:t>
      </w:r>
      <w:r w:rsidRPr="005B7247">
        <w:rPr>
          <w:rStyle w:val="afffff5"/>
          <w:rFonts w:hint="cs"/>
          <w:rtl/>
        </w:rPr>
        <w:t xml:space="preserve">[שם זונה] </w:t>
      </w:r>
      <w:r w:rsidRPr="00224C4C">
        <w:rPr>
          <w:rFonts w:ascii="Fb Fontext" w:hAnsi="Fb Fontext" w:hint="cs"/>
          <w:rtl/>
        </w:rPr>
        <w:t xml:space="preserve">שחזרתי היום, תבעה, אמרה לו הבא לי הרימון שבראש העץ, קפץ והביא לה, כששב </w:t>
      </w:r>
      <w:r w:rsidRPr="006B0DE2">
        <w:rPr>
          <w:rFonts w:ascii="Fb Fontext" w:hAnsi="Fb Fontext" w:hint="cs"/>
          <w:spacing w:val="0"/>
          <w:rtl/>
        </w:rPr>
        <w:t>לביתו הסיקה אשתו התנור עלה וישב בו</w:t>
      </w:r>
      <w:r w:rsidR="005B7247" w:rsidRPr="006B0DE2">
        <w:rPr>
          <w:rFonts w:ascii="Fb Fontext" w:hAnsi="Fb Fontext" w:hint="cs"/>
          <w:spacing w:val="0"/>
          <w:rtl/>
        </w:rPr>
        <w:t xml:space="preserve">, </w:t>
      </w:r>
      <w:r w:rsidRPr="006B0DE2">
        <w:rPr>
          <w:rStyle w:val="afffff3"/>
          <w:rFonts w:hint="cs"/>
          <w:spacing w:val="0"/>
          <w:rtl/>
        </w:rPr>
        <w:t xml:space="preserve">אמרה לו </w:t>
      </w:r>
      <w:r w:rsidRPr="006B0DE2">
        <w:rPr>
          <w:rFonts w:ascii="Fb Fontext" w:hAnsi="Fb Fontext" w:hint="cs"/>
          <w:spacing w:val="0"/>
          <w:rtl/>
        </w:rPr>
        <w:t xml:space="preserve">מדוע, סיפר לה כל המעשה </w:t>
      </w:r>
      <w:r w:rsidRPr="006B0DE2">
        <w:rPr>
          <w:rStyle w:val="afffff3"/>
          <w:rFonts w:hint="cs"/>
          <w:spacing w:val="0"/>
          <w:rtl/>
        </w:rPr>
        <w:t>אמרה</w:t>
      </w:r>
      <w:r w:rsidRPr="006B0DE2">
        <w:rPr>
          <w:rFonts w:ascii="Fb Fontext" w:hAnsi="Fb Fontext" w:hint="cs"/>
          <w:spacing w:val="0"/>
          <w:rtl/>
        </w:rPr>
        <w:t xml:space="preserve"> אני הייתי ולא האמינה, עד שנתנה הסימן של הרימון</w:t>
      </w:r>
    </w:p>
    <w:p w14:paraId="46D31D22" w14:textId="4D2D2E61" w:rsidR="006E0774" w:rsidRPr="00131640" w:rsidRDefault="006E0774" w:rsidP="006E0774">
      <w:pPr>
        <w:rPr>
          <w:rtl/>
        </w:rPr>
      </w:pPr>
      <w:r w:rsidRPr="005B7247">
        <w:rPr>
          <w:rStyle w:val="afffff3"/>
          <w:rFonts w:hint="cs"/>
          <w:rtl/>
        </w:rPr>
        <w:t>אמר,</w:t>
      </w:r>
      <w:r w:rsidRPr="00224C4C">
        <w:rPr>
          <w:rFonts w:ascii="Fb Fontext" w:hAnsi="Fb Fontext" w:hint="cs"/>
          <w:rtl/>
        </w:rPr>
        <w:t xml:space="preserve"> ש</w:t>
      </w:r>
      <w:r w:rsidR="005B7247">
        <w:rPr>
          <w:rFonts w:ascii="Fb Fontext" w:hAnsi="Fb Fontext" w:hint="cs"/>
          <w:rtl/>
        </w:rPr>
        <w:t xml:space="preserve">מ''מ </w:t>
      </w:r>
      <w:r w:rsidRPr="00224C4C">
        <w:rPr>
          <w:rFonts w:ascii="Fb Fontext" w:hAnsi="Fb Fontext" w:hint="cs"/>
          <w:rtl/>
        </w:rPr>
        <w:t>הוא לאיסור התכוון.</w:t>
      </w:r>
    </w:p>
    <w:p w14:paraId="2C11872E" w14:textId="77777777" w:rsidR="006E0774" w:rsidRPr="00131640" w:rsidRDefault="006E0774" w:rsidP="005B7247">
      <w:pPr>
        <w:spacing w:after="120"/>
        <w:rPr>
          <w:rtl/>
        </w:rPr>
      </w:pPr>
      <w:r w:rsidRPr="00224C4C">
        <w:rPr>
          <w:rFonts w:ascii="Fb Fontext" w:hAnsi="Fb Fontext" w:hint="cs"/>
          <w:rtl/>
        </w:rPr>
        <w:t xml:space="preserve">וכל ימיו </w:t>
      </w:r>
      <w:r w:rsidRPr="00224C4C">
        <w:rPr>
          <w:rFonts w:ascii="Fb Fontext" w:hAnsi="Fb Fontext"/>
          <w:rtl/>
        </w:rPr>
        <w:t>של אותו צדיק היה מתענה, עד שמת באותה מיתה.</w:t>
      </w:r>
    </w:p>
    <w:p w14:paraId="5D88460C" w14:textId="73A462E5" w:rsidR="00A85AC8" w:rsidRPr="00E600D8" w:rsidRDefault="006E0774" w:rsidP="00323C8F">
      <w:pPr>
        <w:pStyle w:val="38"/>
        <w:framePr w:wrap="notBeside"/>
        <w:rPr>
          <w:rtl/>
        </w:rPr>
      </w:pPr>
      <w:r w:rsidRPr="00E600D8">
        <w:rPr>
          <w:rtl/>
        </w:rPr>
        <w:t>דתניא</w:t>
      </w:r>
      <w:r w:rsidR="00A85AC8" w:rsidRPr="00E600D8">
        <w:rPr>
          <w:rtl/>
        </w:rPr>
        <w:t>:</w:t>
      </w:r>
    </w:p>
    <w:p w14:paraId="469CCC4B" w14:textId="488CD305" w:rsidR="009469D7" w:rsidRDefault="006E0774" w:rsidP="006E0774">
      <w:pPr>
        <w:rPr>
          <w:rFonts w:ascii="Fb Fontext" w:hAnsi="Fb Fontext"/>
          <w:rtl/>
        </w:rPr>
      </w:pPr>
      <w:r w:rsidRPr="00224C4C">
        <w:rPr>
          <w:rStyle w:val="affffa"/>
          <w:rFonts w:hint="cs"/>
          <w:rtl/>
        </w:rPr>
        <w:t>'</w:t>
      </w:r>
      <w:r w:rsidRPr="00224C4C">
        <w:rPr>
          <w:rStyle w:val="affffa"/>
          <w:rtl/>
        </w:rPr>
        <w:t>אישה הפרם וה' יסלח לה</w:t>
      </w:r>
      <w:r w:rsidRPr="00224C4C">
        <w:rPr>
          <w:rStyle w:val="affffa"/>
          <w:rFonts w:hint="cs"/>
          <w:rtl/>
        </w:rPr>
        <w:t>'</w:t>
      </w:r>
      <w:r w:rsidRPr="00224C4C">
        <w:rPr>
          <w:rFonts w:ascii="Fb Fontext" w:hAnsi="Fb Fontext"/>
          <w:rtl/>
        </w:rPr>
        <w:t xml:space="preserve"> - מה הכתוב מדבר? באשה שנדרה בנזיר ושמע בעלה והפר לה,</w:t>
      </w:r>
    </w:p>
    <w:p w14:paraId="2212A1DB" w14:textId="0040878D" w:rsidR="006E0774" w:rsidRPr="006B0DE2" w:rsidRDefault="006E0774" w:rsidP="006E0774">
      <w:pPr>
        <w:rPr>
          <w:spacing w:val="0"/>
          <w:rtl/>
        </w:rPr>
      </w:pPr>
      <w:r w:rsidRPr="006B0DE2">
        <w:rPr>
          <w:rFonts w:ascii="Fb Fontext" w:hAnsi="Fb Fontext"/>
          <w:spacing w:val="0"/>
          <w:sz w:val="32"/>
          <w:rtl/>
        </w:rPr>
        <w:t>והיא לא ידעה שהפר לה בעלה, והיתה שותה יין ומטמאה למתים.</w:t>
      </w:r>
    </w:p>
    <w:p w14:paraId="54D1426C" w14:textId="77777777" w:rsidR="00A85AC8" w:rsidRPr="00E600D8" w:rsidRDefault="006E0774" w:rsidP="00323C8F">
      <w:pPr>
        <w:pStyle w:val="38"/>
        <w:framePr w:wrap="notBeside"/>
        <w:rPr>
          <w:rtl/>
        </w:rPr>
      </w:pPr>
      <w:r w:rsidRPr="00E600D8">
        <w:rPr>
          <w:rtl/>
        </w:rPr>
        <w:t>ר"</w:t>
      </w:r>
      <w:r w:rsidRPr="00E600D8">
        <w:rPr>
          <w:rFonts w:hint="cs"/>
          <w:rtl/>
        </w:rPr>
        <w:t>ע</w:t>
      </w:r>
      <w:r w:rsidR="00A85AC8" w:rsidRPr="00E600D8">
        <w:rPr>
          <w:rtl/>
        </w:rPr>
        <w:t>:</w:t>
      </w:r>
    </w:p>
    <w:p w14:paraId="55E1F362" w14:textId="34484D7B" w:rsidR="009469D7" w:rsidRDefault="006E0774" w:rsidP="00323C8F">
      <w:pPr>
        <w:rPr>
          <w:rFonts w:ascii="Fb Fontext" w:hAnsi="Fb Fontext"/>
          <w:rtl/>
        </w:rPr>
      </w:pPr>
      <w:r w:rsidRPr="00224C4C">
        <w:rPr>
          <w:rFonts w:ascii="Fb Fontext" w:hAnsi="Fb Fontext" w:hint="cs"/>
          <w:rtl/>
        </w:rPr>
        <w:t>כשהגיע לפסוק זה בכה ואמר</w:t>
      </w:r>
      <w:r w:rsidRPr="00224C4C">
        <w:rPr>
          <w:rFonts w:ascii="Fb Fontext" w:hAnsi="Fb Fontext"/>
          <w:rtl/>
        </w:rPr>
        <w:t>: ומה מי שנתכוין לאכול בשר חזיר ועלה בידו בשר טלה, אמרה תורה: צריכה כפרה וסליחה,</w:t>
      </w:r>
    </w:p>
    <w:p w14:paraId="6C3ACE65" w14:textId="71794F3E" w:rsidR="006E0774" w:rsidRPr="00131640" w:rsidRDefault="006E0774" w:rsidP="005B76FB">
      <w:pPr>
        <w:spacing w:after="120"/>
        <w:rPr>
          <w:rtl/>
        </w:rPr>
      </w:pPr>
      <w:r w:rsidRPr="00224C4C">
        <w:rPr>
          <w:rFonts w:ascii="Fb Fontext" w:hAnsi="Fb Fontext"/>
          <w:rtl/>
        </w:rPr>
        <w:t>מי שנתכוין לאכול בשר חזיר ועלה בידו בשר חזיר – ע</w:t>
      </w:r>
      <w:r w:rsidRPr="00224C4C">
        <w:rPr>
          <w:rFonts w:ascii="Fb Fontext" w:hAnsi="Fb Fontext" w:hint="cs"/>
          <w:rtl/>
        </w:rPr>
        <w:t>אכו</w:t>
      </w:r>
      <w:r w:rsidRPr="00224C4C">
        <w:rPr>
          <w:rFonts w:ascii="Fb Fontext" w:hAnsi="Fb Fontext"/>
          <w:rtl/>
        </w:rPr>
        <w:t>"</w:t>
      </w:r>
      <w:r w:rsidRPr="00224C4C">
        <w:rPr>
          <w:rFonts w:ascii="Fb Fontext" w:hAnsi="Fb Fontext" w:hint="cs"/>
          <w:rtl/>
        </w:rPr>
        <w:t>כ,</w:t>
      </w:r>
    </w:p>
    <w:p w14:paraId="63D4AF65" w14:textId="77777777" w:rsidR="00A85AC8" w:rsidRPr="00E600D8" w:rsidRDefault="006E0774" w:rsidP="00323C8F">
      <w:pPr>
        <w:pStyle w:val="38"/>
        <w:framePr w:wrap="notBeside"/>
        <w:rPr>
          <w:rtl/>
        </w:rPr>
      </w:pPr>
      <w:r w:rsidRPr="00E600D8">
        <w:rPr>
          <w:rtl/>
        </w:rPr>
        <w:t>•</w:t>
      </w:r>
      <w:r w:rsidRPr="00E600D8">
        <w:rPr>
          <w:rFonts w:hint="cs"/>
          <w:rtl/>
        </w:rPr>
        <w:t xml:space="preserve"> </w:t>
      </w:r>
      <w:r w:rsidRPr="00E600D8">
        <w:rPr>
          <w:rtl/>
        </w:rPr>
        <w:t>כיוצא בדבר</w:t>
      </w:r>
      <w:r w:rsidR="00A85AC8" w:rsidRPr="00E600D8">
        <w:rPr>
          <w:rtl/>
        </w:rPr>
        <w:t>:</w:t>
      </w:r>
    </w:p>
    <w:p w14:paraId="621615C3" w14:textId="6A79F5B9" w:rsidR="006E0774" w:rsidRPr="00131640" w:rsidRDefault="006E0774" w:rsidP="005B76FB">
      <w:pPr>
        <w:rPr>
          <w:rtl/>
        </w:rPr>
      </w:pPr>
      <w:r w:rsidRPr="00224C4C">
        <w:rPr>
          <w:rStyle w:val="affffa"/>
          <w:rFonts w:hint="cs"/>
          <w:rtl/>
        </w:rPr>
        <w:t>'</w:t>
      </w:r>
      <w:r w:rsidRPr="00224C4C">
        <w:rPr>
          <w:rStyle w:val="affffa"/>
          <w:rtl/>
        </w:rPr>
        <w:t>ולא ידע ואשם ונשא עונו</w:t>
      </w:r>
      <w:r w:rsidRPr="00224C4C">
        <w:rPr>
          <w:rStyle w:val="affffa"/>
          <w:rFonts w:hint="cs"/>
          <w:rtl/>
        </w:rPr>
        <w:t>'</w:t>
      </w:r>
      <w:r w:rsidRPr="00224C4C">
        <w:rPr>
          <w:rStyle w:val="affffa"/>
          <w:rtl/>
        </w:rPr>
        <w:t>,</w:t>
      </w:r>
      <w:r>
        <w:rPr>
          <w:rFonts w:ascii="Fb Fontext" w:hAnsi="Fb Fontext"/>
          <w:sz w:val="32"/>
          <w:rtl/>
        </w:rPr>
        <w:t xml:space="preserve"> </w:t>
      </w:r>
      <w:r>
        <w:rPr>
          <w:rStyle w:val="afffff3"/>
          <w:rFonts w:ascii="Fb Fontext" w:hAnsi="Fb Fontext"/>
          <w:sz w:val="32"/>
          <w:rtl/>
          <w:rPrChange w:id="9354" w:author="מנוע אמוראים" w:date="2026-10-05T16:42:07Z">
            <w:rPr>
              <w:rFonts w:ascii="Fb Fontext" w:hAnsi="Fb Fontext"/>
              <w:sz w:val="32"/>
              <w:rtl/>
            </w:rPr>
          </w:rPrChange>
        </w:rPr>
        <w:t xml:space="preserve">כשר"</w:t>
      </w:r>
      <w:r>
        <w:rPr>
          <w:rStyle w:val="afffff3"/>
          <w:rFonts w:ascii="Fb Fontext" w:hAnsi="Fb Fontext" w:hint="cs"/>
          <w:sz w:val="32"/>
          <w:rtl/>
          <w:rPrChange w:id="9355" w:author="מנוע אמוראים" w:date="2026-10-05T16:42:07Z">
            <w:rPr>
              <w:rFonts w:ascii="Fb Fontext" w:hAnsi="Fb Fontext" w:hint="cs"/>
              <w:sz w:val="32"/>
              <w:rtl/>
            </w:rPr>
          </w:rPrChange>
        </w:rPr>
        <w:t xml:space="preserve">ע</w:t>
      </w:r>
      <w:r w:rsidRPr="00224C4C">
        <w:rPr>
          <w:rFonts w:ascii="Fb Fontext" w:hAnsi="Fb Fontext"/>
          <w:sz w:val="32"/>
          <w:rtl/>
        </w:rPr>
        <w:t xml:space="preserve"> </w:t>
      </w:r>
      <w:r w:rsidR="00323C8F">
        <w:rPr>
          <w:rFonts w:ascii="Fb Fontext" w:hAnsi="Fb Fontext" w:hint="cs"/>
          <w:sz w:val="32"/>
          <w:rtl/>
        </w:rPr>
        <w:t>ה</w:t>
      </w:r>
      <w:r w:rsidRPr="00224C4C">
        <w:rPr>
          <w:rFonts w:ascii="Fb Fontext" w:hAnsi="Fb Fontext"/>
          <w:sz w:val="32"/>
          <w:rtl/>
        </w:rPr>
        <w:t>גיע לפסוק זה היה בוכה,</w:t>
      </w:r>
      <w:r w:rsidR="005B76FB">
        <w:rPr>
          <w:rFonts w:ascii="Fb Fontext" w:hAnsi="Fb Fontext" w:hint="cs"/>
          <w:rtl/>
        </w:rPr>
        <w:t xml:space="preserve"> </w:t>
      </w:r>
      <w:r w:rsidRPr="00224C4C">
        <w:rPr>
          <w:rFonts w:ascii="Fb Fontext" w:hAnsi="Fb Fontext"/>
          <w:rtl/>
        </w:rPr>
        <w:t>ומה מי שנתכוין לאכול שומן ועלה בידו חלב,</w:t>
      </w:r>
      <w:r w:rsidR="005B76FB">
        <w:rPr>
          <w:rStyle w:val="afffff3"/>
          <w:rFonts w:hint="cs"/>
          <w:rtl/>
        </w:rPr>
        <w:t xml:space="preserve"> כ''ש</w:t>
      </w:r>
      <w:r w:rsidR="005B76FB">
        <w:rPr>
          <w:rFonts w:ascii="Fb Fontext" w:hAnsi="Fb Fontext" w:hint="cs"/>
          <w:rtl/>
        </w:rPr>
        <w:t xml:space="preserve"> </w:t>
      </w:r>
      <w:r w:rsidRPr="00224C4C">
        <w:rPr>
          <w:rFonts w:ascii="Fb Fontext" w:hAnsi="Fb Fontext"/>
          <w:rtl/>
        </w:rPr>
        <w:t>מי שנתכוין לאכול חלב ועלה בידו חלב ע</w:t>
      </w:r>
      <w:r w:rsidRPr="00224C4C">
        <w:rPr>
          <w:rFonts w:ascii="Fb Fontext" w:hAnsi="Fb Fontext" w:hint="cs"/>
          <w:rtl/>
        </w:rPr>
        <w:t>אכו</w:t>
      </w:r>
      <w:r w:rsidRPr="00224C4C">
        <w:rPr>
          <w:rFonts w:ascii="Fb Fontext" w:hAnsi="Fb Fontext"/>
          <w:rtl/>
        </w:rPr>
        <w:t>"</w:t>
      </w:r>
      <w:r w:rsidRPr="00224C4C">
        <w:rPr>
          <w:rFonts w:ascii="Fb Fontext" w:hAnsi="Fb Fontext" w:hint="cs"/>
          <w:rtl/>
        </w:rPr>
        <w:t>כ</w:t>
      </w:r>
    </w:p>
    <w:p w14:paraId="434AD1EB" w14:textId="77777777" w:rsidR="00A85AC8" w:rsidRPr="00E600D8" w:rsidRDefault="006E0774" w:rsidP="005B76FB">
      <w:pPr>
        <w:pStyle w:val="38"/>
        <w:framePr w:wrap="notBeside"/>
        <w:rPr>
          <w:rtl/>
        </w:rPr>
      </w:pPr>
      <w:r w:rsidRPr="00E600D8">
        <w:rPr>
          <w:rtl/>
        </w:rPr>
        <w:t>איסי בן יהודה</w:t>
      </w:r>
      <w:r w:rsidR="00A85AC8" w:rsidRPr="00E600D8">
        <w:rPr>
          <w:rtl/>
        </w:rPr>
        <w:t>:</w:t>
      </w:r>
    </w:p>
    <w:p w14:paraId="044DC990" w14:textId="26AFD9FF" w:rsidR="006E0774" w:rsidRPr="00131640" w:rsidRDefault="005B76FB" w:rsidP="006E0774">
      <w:pPr>
        <w:rPr>
          <w:rtl/>
        </w:rPr>
      </w:pPr>
      <w:r>
        <w:rPr>
          <w:rStyle w:val="affffa"/>
          <w:rFonts w:hint="cs"/>
          <w:rtl/>
        </w:rPr>
        <w:t>'</w:t>
      </w:r>
      <w:r w:rsidR="006E0774" w:rsidRPr="005B76FB">
        <w:rPr>
          <w:rStyle w:val="affffa"/>
          <w:rtl/>
        </w:rPr>
        <w:t>ולא ידע ואשם ונשא עונו</w:t>
      </w:r>
      <w:r>
        <w:rPr>
          <w:rFonts w:ascii="Fb Fontext" w:hAnsi="Fb Fontext" w:hint="cs"/>
          <w:rtl/>
        </w:rPr>
        <w:t>'</w:t>
      </w:r>
      <w:r w:rsidR="006E0774" w:rsidRPr="00224C4C">
        <w:rPr>
          <w:rFonts w:ascii="Fb Fontext" w:hAnsi="Fb Fontext"/>
          <w:rtl/>
        </w:rPr>
        <w:t xml:space="preserve"> - על דבר זה ידוו כל הדווים.</w:t>
      </w:r>
    </w:p>
    <w:p w14:paraId="373A461F" w14:textId="77777777" w:rsidR="006E0774" w:rsidRPr="00131640" w:rsidRDefault="006E0774" w:rsidP="00841728">
      <w:pPr>
        <w:pStyle w:val="affb"/>
        <w:rPr>
          <w:del w:id="90168" w:author="מנוע עיצוב" w:date="2026-10-08T11:01:28Z"/>
          <w:rtl/>
        </w:rPr>
      </w:pPr>
      <w:del w:id="90167" w:author="מנוע עיצוב" w:date="2026-10-08T11:01:28Z">
        <w:r w:rsidRPr="00224C4C">
          <w:rPr>
            <w:rFonts w:hint="cs"/>
            <w:rtl/>
          </w:rPr>
          <w:delText xml:space="preserve">׹</w:delText>
        </w:r>
      </w:del>
    </w:p>
    <w:p w14:paraId="51A0DE90" w14:textId="77777777" w:rsidR="006E0774" w:rsidRPr="00131640" w:rsidRDefault="006E0774" w:rsidP="002A094E">
      <w:pPr>
        <w:pStyle w:val="afffd"/>
        <w:rPr>
          <w:rtl/>
        </w:rPr>
      </w:pPr>
      <w:ins w:id="9824" w:author="מספור קטעי משנה" w:date="2026-10-06T10:04:35Z">
        <w:r>
          <w:rPr>
            <w:rStyle w:val="MisparKeta"/>
          </w:rPr>
          <w:t xml:space="preserve">א. </w:t>
        </w:r>
      </w:ins>
      <w:r w:rsidRPr="00224C4C">
        <w:rPr>
          <w:rStyle w:val="afffa"/>
          <w:spacing w:val="4"/>
          <w:rtl/>
        </w:rPr>
        <w:t>מתייחד אדם עם אמו.</w:t>
      </w:r>
    </w:p>
    <w:p w14:paraId="4D1229FE" w14:textId="47BD5370" w:rsidR="00A85AC8" w:rsidRPr="00E600D8" w:rsidRDefault="006E0774" w:rsidP="005B76FB">
      <w:pPr>
        <w:pStyle w:val="38"/>
        <w:framePr w:wrap="notBeside"/>
        <w:rPr>
          <w:rtl/>
        </w:rPr>
      </w:pPr>
      <w:r w:rsidRPr="00E600D8">
        <w:rPr>
          <w:rtl/>
        </w:rPr>
        <w:t>ר</w:t>
      </w:r>
      <w:r w:rsidRPr="00E600D8">
        <w:rPr>
          <w:rFonts w:hint="cs"/>
          <w:rtl/>
        </w:rPr>
        <w:t>'י מ</w:t>
      </w:r>
      <w:r w:rsidRPr="00E600D8">
        <w:rPr>
          <w:rtl/>
        </w:rPr>
        <w:t>רב אסי</w:t>
      </w:r>
      <w:r w:rsidR="00A85AC8" w:rsidRPr="00E600D8">
        <w:rPr>
          <w:rtl/>
        </w:rPr>
        <w:t>:</w:t>
      </w:r>
    </w:p>
    <w:p w14:paraId="23872935" w14:textId="28AB4210" w:rsidR="006E0774" w:rsidRPr="00131640" w:rsidRDefault="006E0774" w:rsidP="006E0774">
      <w:pPr>
        <w:rPr>
          <w:rtl/>
        </w:rPr>
      </w:pPr>
      <w:r w:rsidRPr="00224C4C">
        <w:rPr>
          <w:rFonts w:ascii="Fb Fontext" w:hAnsi="Fb Fontext"/>
          <w:sz w:val="32"/>
          <w:rtl/>
        </w:rPr>
        <w:t>מתייחד אדם עם אחותו, ודר עם אמו ועם בתו.</w:t>
      </w:r>
    </w:p>
    <w:p w14:paraId="2877BCEB" w14:textId="62D82676" w:rsidR="00A85AC8" w:rsidRPr="00E600D8" w:rsidRDefault="006E0774" w:rsidP="005B76FB">
      <w:pPr>
        <w:pStyle w:val="38"/>
        <w:framePr w:wrap="notBeside"/>
        <w:rPr>
          <w:rtl/>
        </w:rPr>
      </w:pPr>
      <w:r w:rsidRPr="00E600D8">
        <w:rPr>
          <w:rtl/>
        </w:rPr>
        <w:t>כ</w:t>
      </w:r>
      <w:r w:rsidRPr="00E600D8">
        <w:rPr>
          <w:rFonts w:hint="cs"/>
          <w:rtl/>
        </w:rPr>
        <w:t>ש</w:t>
      </w:r>
      <w:r w:rsidRPr="00E600D8">
        <w:rPr>
          <w:rtl/>
        </w:rPr>
        <w:t>אמרה לפני שמואל</w:t>
      </w:r>
      <w:r w:rsidR="00A85AC8" w:rsidRPr="00E600D8">
        <w:rPr>
          <w:rFonts w:hint="cs"/>
          <w:rtl/>
        </w:rPr>
        <w:t>:</w:t>
      </w:r>
    </w:p>
    <w:p w14:paraId="1344A981" w14:textId="3BEA597C" w:rsidR="006E0774" w:rsidRPr="00131640" w:rsidRDefault="006E0774" w:rsidP="006E0774">
      <w:pPr>
        <w:rPr>
          <w:rtl/>
        </w:rPr>
      </w:pPr>
      <w:r w:rsidRPr="00224C4C">
        <w:rPr>
          <w:rFonts w:ascii="Fb Fontext" w:hAnsi="Fb Fontext"/>
          <w:sz w:val="32"/>
          <w:rtl/>
        </w:rPr>
        <w:t>אסור להתייחד עם כל עריות שבתורה, ואפילו עם בהמה.</w:t>
      </w:r>
    </w:p>
    <w:p w14:paraId="275D52B5" w14:textId="77777777" w:rsidR="00A85AC8" w:rsidRPr="00E600D8" w:rsidRDefault="005B76FB" w:rsidP="005B76FB">
      <w:pPr>
        <w:pStyle w:val="38"/>
        <w:framePr w:wrap="notBeside"/>
        <w:rPr>
          <w:rtl/>
        </w:rPr>
      </w:pPr>
      <w:r w:rsidRPr="00E600D8">
        <w:rPr>
          <w:rFonts w:hint="cs"/>
          <w:rtl/>
        </w:rPr>
        <w:t>ו</w:t>
      </w:r>
      <w:r w:rsidR="004866B9" w:rsidRPr="00E600D8">
        <w:rPr>
          <w:rFonts w:hint="cs"/>
          <w:rtl/>
        </w:rPr>
        <w:t>תיובתא לשמואל</w:t>
      </w:r>
      <w:r w:rsidR="00A85AC8" w:rsidRPr="00E600D8">
        <w:rPr>
          <w:rtl/>
        </w:rPr>
        <w:t>:</w:t>
      </w:r>
    </w:p>
    <w:p w14:paraId="79DC43B2" w14:textId="16ED442E" w:rsidR="009469D7" w:rsidRDefault="004866B9" w:rsidP="004866B9">
      <w:pPr>
        <w:rPr>
          <w:rFonts w:ascii="Fb Fontext" w:hAnsi="Fb Fontext"/>
          <w:sz w:val="32"/>
          <w:rtl/>
        </w:rPr>
      </w:pPr>
      <w:r w:rsidRPr="004866B9">
        <w:rPr>
          <w:rStyle w:val="afffff3"/>
          <w:rFonts w:hint="cs"/>
          <w:rtl/>
        </w:rPr>
        <w:t>דתנן:</w:t>
      </w:r>
      <w:r>
        <w:rPr>
          <w:rFonts w:ascii="Fb Fontext" w:hAnsi="Fb Fontext" w:hint="cs"/>
          <w:sz w:val="32"/>
          <w:rtl/>
        </w:rPr>
        <w:t xml:space="preserve"> </w:t>
      </w:r>
      <w:r w:rsidR="006E0774" w:rsidRPr="00224C4C">
        <w:rPr>
          <w:rFonts w:ascii="Fb Fontext" w:hAnsi="Fb Fontext"/>
          <w:sz w:val="32"/>
          <w:rtl/>
        </w:rPr>
        <w:t>מתייחד אדם עם אמו ועם בתו, וישן עמהם בקירוב בשר.</w:t>
      </w:r>
    </w:p>
    <w:p w14:paraId="706C189D" w14:textId="0AE4E4E2" w:rsidR="00A85AC8" w:rsidRPr="00E600D8" w:rsidRDefault="006E0774" w:rsidP="004866B9">
      <w:pPr>
        <w:pStyle w:val="38"/>
        <w:framePr w:wrap="notBeside"/>
        <w:rPr>
          <w:rtl/>
        </w:rPr>
      </w:pPr>
      <w:r w:rsidRPr="00E600D8">
        <w:rPr>
          <w:rtl/>
        </w:rPr>
        <w:t>שמואל</w:t>
      </w:r>
      <w:r w:rsidR="004866B9" w:rsidRPr="00E600D8">
        <w:rPr>
          <w:rFonts w:hint="cs"/>
          <w:rtl/>
        </w:rPr>
        <w:t xml:space="preserve"> יענה</w:t>
      </w:r>
      <w:r w:rsidR="00A85AC8" w:rsidRPr="00E600D8">
        <w:rPr>
          <w:rtl/>
        </w:rPr>
        <w:t>:</w:t>
      </w:r>
    </w:p>
    <w:p w14:paraId="1E782157" w14:textId="5AA46964" w:rsidR="006E0774" w:rsidRPr="00131640" w:rsidRDefault="006E0774" w:rsidP="006E0774">
      <w:pPr>
        <w:rPr>
          <w:rtl/>
        </w:rPr>
      </w:pPr>
      <w:r w:rsidRPr="00224C4C">
        <w:rPr>
          <w:rFonts w:ascii="Fb Fontext" w:hAnsi="Fb Fontext"/>
          <w:rtl/>
        </w:rPr>
        <w:t>וליטעמיך הא דאחותו וחמותו ושאר כל עריות שבתורה - אין מתייחד עמהם אלא בעדים.</w:t>
      </w:r>
      <w:r w:rsidR="007B3543">
        <w:rPr>
          <w:rFonts w:ascii="Fb Fontext" w:hAnsi="Fb Fontext" w:hint="cs"/>
          <w:rtl/>
        </w:rPr>
        <w:t xml:space="preserve"> שלא בעדים לא? </w:t>
      </w:r>
      <w:r w:rsidR="007B3543">
        <w:rPr>
          <w:rFonts w:ascii="Fb Fontext" w:hAnsi="Fb Fontext"/>
          <w:rtl/>
        </w:rPr>
        <w:t>–</w:t>
      </w:r>
      <w:r w:rsidR="007B3543">
        <w:rPr>
          <w:rFonts w:ascii="Fb Fontext" w:hAnsi="Fb Fontext" w:hint="cs"/>
          <w:rtl/>
        </w:rPr>
        <w:t xml:space="preserve"> אלא תנאי היא.</w:t>
      </w:r>
    </w:p>
    <w:p w14:paraId="789E9394" w14:textId="089667D9" w:rsidR="00A85AC8" w:rsidRPr="00E600D8" w:rsidRDefault="006E0774" w:rsidP="007B3543">
      <w:pPr>
        <w:pStyle w:val="38"/>
        <w:framePr w:wrap="notBeside"/>
        <w:rPr>
          <w:rtl/>
        </w:rPr>
      </w:pPr>
      <w:r w:rsidRPr="00E600D8">
        <w:rPr>
          <w:rtl/>
        </w:rPr>
        <w:t>דתניא</w:t>
      </w:r>
      <w:r w:rsidR="007B3543" w:rsidRPr="00E600D8">
        <w:rPr>
          <w:rFonts w:hint="cs"/>
          <w:rtl/>
        </w:rPr>
        <w:t xml:space="preserve"> אר''מ</w:t>
      </w:r>
      <w:r w:rsidR="00A85AC8" w:rsidRPr="00E600D8">
        <w:rPr>
          <w:rFonts w:hint="cs"/>
          <w:rtl/>
        </w:rPr>
        <w:t>:</w:t>
      </w:r>
    </w:p>
    <w:p w14:paraId="05F7B1D3" w14:textId="7D1DBB12" w:rsidR="006E0774" w:rsidRPr="00131640" w:rsidRDefault="006E0774" w:rsidP="006E0774">
      <w:pPr>
        <w:rPr>
          <w:rtl/>
        </w:rPr>
      </w:pPr>
      <w:r w:rsidRPr="00224C4C">
        <w:rPr>
          <w:rFonts w:ascii="Fb Fontext" w:hAnsi="Fb Fontext"/>
          <w:rtl/>
        </w:rPr>
        <w:t>הזהרו בי מפני בתי.</w:t>
      </w:r>
    </w:p>
    <w:p w14:paraId="63CCB63D" w14:textId="547322CA" w:rsidR="00A85AC8" w:rsidRPr="00E600D8" w:rsidRDefault="006E0774" w:rsidP="007B3543">
      <w:pPr>
        <w:pStyle w:val="38"/>
        <w:framePr w:wrap="notBeside"/>
        <w:rPr>
          <w:rtl/>
        </w:rPr>
      </w:pPr>
      <w:r w:rsidRPr="00E600D8">
        <w:rPr>
          <w:rtl/>
        </w:rPr>
        <w:t>אר"</w:t>
      </w:r>
      <w:r w:rsidRPr="00E600D8">
        <w:rPr>
          <w:rFonts w:hint="cs"/>
          <w:rtl/>
        </w:rPr>
        <w:t>ט</w:t>
      </w:r>
      <w:r w:rsidR="00A85AC8" w:rsidRPr="00E600D8">
        <w:rPr>
          <w:rtl/>
        </w:rPr>
        <w:t>:</w:t>
      </w:r>
    </w:p>
    <w:p w14:paraId="0A6D9B76" w14:textId="447551B7" w:rsidR="006E0774" w:rsidRPr="00131640" w:rsidRDefault="006E0774" w:rsidP="006E0774">
      <w:pPr>
        <w:rPr>
          <w:rtl/>
        </w:rPr>
      </w:pPr>
      <w:r w:rsidRPr="00224C4C">
        <w:rPr>
          <w:rFonts w:ascii="Fb Fontext" w:hAnsi="Fb Fontext"/>
          <w:rtl/>
        </w:rPr>
        <w:t>הזהרו בי מפני כלתי.</w:t>
      </w:r>
      <w:r w:rsidRPr="00224C4C">
        <w:rPr>
          <w:rFonts w:ascii="Fb Fontext" w:hAnsi="Fb Fontext" w:hint="cs"/>
          <w:rtl/>
        </w:rPr>
        <w:t xml:space="preserve"> </w:t>
      </w:r>
      <w:r w:rsidRPr="00224C4C">
        <w:rPr>
          <w:rFonts w:ascii="Fb Fontext" w:hAnsi="Fb Fontext"/>
          <w:rtl/>
        </w:rPr>
        <w:t>ליגלג עליו אותו תלמיד</w:t>
      </w:r>
    </w:p>
    <w:p w14:paraId="3C598209" w14:textId="0E4660F5" w:rsidR="00A85AC8" w:rsidRPr="00E600D8" w:rsidRDefault="006E0774" w:rsidP="007B3543">
      <w:pPr>
        <w:pStyle w:val="38"/>
        <w:framePr w:wrap="notBeside"/>
        <w:rPr>
          <w:rtl/>
        </w:rPr>
      </w:pPr>
      <w:r w:rsidRPr="00E600D8">
        <w:rPr>
          <w:rFonts w:hint="cs"/>
          <w:rtl/>
        </w:rPr>
        <w:t>ר</w:t>
      </w:r>
      <w:r w:rsidRPr="00E600D8">
        <w:rPr>
          <w:rtl/>
        </w:rPr>
        <w:t>"</w:t>
      </w:r>
      <w:r w:rsidRPr="00E600D8">
        <w:rPr>
          <w:rFonts w:hint="cs"/>
          <w:rtl/>
        </w:rPr>
        <w:t>א</w:t>
      </w:r>
      <w:r w:rsidRPr="00E600D8">
        <w:rPr>
          <w:rtl/>
        </w:rPr>
        <w:t xml:space="preserve"> מ</w:t>
      </w:r>
      <w:r w:rsidRPr="00E600D8">
        <w:rPr>
          <w:rFonts w:hint="cs"/>
          <w:rtl/>
        </w:rPr>
        <w:t>רחב</w:t>
      </w:r>
      <w:r w:rsidRPr="00E600D8">
        <w:rPr>
          <w:rtl/>
        </w:rPr>
        <w:t>"</w:t>
      </w:r>
      <w:r w:rsidRPr="00E600D8">
        <w:rPr>
          <w:rFonts w:hint="cs"/>
          <w:rtl/>
        </w:rPr>
        <w:t>ג</w:t>
      </w:r>
      <w:r w:rsidR="00A85AC8" w:rsidRPr="00E600D8">
        <w:rPr>
          <w:rtl/>
        </w:rPr>
        <w:t>:</w:t>
      </w:r>
    </w:p>
    <w:p w14:paraId="29F1B87F" w14:textId="5A7B041C" w:rsidR="006E0774" w:rsidRDefault="006E0774" w:rsidP="006E0774">
      <w:pPr>
        <w:rPr>
          <w:rFonts w:ascii="Fb Fontext" w:hAnsi="Fb Fontext"/>
          <w:rtl/>
        </w:rPr>
      </w:pPr>
      <w:r w:rsidRPr="00224C4C">
        <w:rPr>
          <w:rFonts w:ascii="Fb Fontext" w:hAnsi="Fb Fontext"/>
          <w:rtl/>
        </w:rPr>
        <w:t>לא היו ימים מועטים, עד שנכשל אותו תלמיד בחמותו.</w:t>
      </w:r>
    </w:p>
    <w:p w14:paraId="353C12F7" w14:textId="4434A59F" w:rsidR="007309FA" w:rsidRPr="00131640" w:rsidRDefault="007309FA" w:rsidP="007309FA">
      <w:pPr>
        <w:pStyle w:val="affffb"/>
        <w:rPr>
          <w:rtl/>
        </w:rPr>
      </w:pPr>
      <w:r w:rsidRPr="007309FA">
        <w:rPr>
          <w:rtl/>
        </w:rPr>
        <w:t>***</w:t>
      </w:r>
    </w:p>
    <w:p w14:paraId="393FA44E" w14:textId="77777777" w:rsidR="006E0774" w:rsidRPr="00131640" w:rsidRDefault="006E0774" w:rsidP="008E665E">
      <w:pPr>
        <w:pStyle w:val="affffb"/>
        <w:rPr>
          <w:rtl/>
        </w:rPr>
      </w:pPr>
      <w:r w:rsidRPr="00224C4C">
        <w:rPr>
          <w:rtl/>
        </w:rPr>
        <w:t>אפילו עם בהמה.</w:t>
      </w:r>
    </w:p>
    <w:p w14:paraId="598F0AEB" w14:textId="1EBA4301" w:rsidR="006E0774" w:rsidRPr="00131640" w:rsidRDefault="006E0774" w:rsidP="006E0774">
      <w:pPr>
        <w:rPr>
          <w:rtl/>
        </w:rPr>
      </w:pPr>
      <w:r w:rsidRPr="008E665E">
        <w:rPr>
          <w:rStyle w:val="afffff3"/>
          <w:rtl/>
        </w:rPr>
        <w:t>אביי</w:t>
      </w:r>
      <w:r w:rsidRPr="00224C4C">
        <w:rPr>
          <w:rFonts w:ascii="Fb Fontext" w:hAnsi="Fb Fontext"/>
          <w:sz w:val="32"/>
          <w:rtl/>
        </w:rPr>
        <w:t xml:space="preserve"> </w:t>
      </w:r>
      <w:r w:rsidRPr="00224C4C">
        <w:rPr>
          <w:rFonts w:ascii="Fb Fontext" w:hAnsi="Fb Fontext" w:hint="cs"/>
          <w:sz w:val="32"/>
          <w:rtl/>
        </w:rPr>
        <w:t xml:space="preserve">היה מוציאם מכל השדה, </w:t>
      </w:r>
      <w:r w:rsidRPr="008E665E">
        <w:rPr>
          <w:rStyle w:val="afffff3"/>
          <w:rFonts w:hint="cs"/>
          <w:rtl/>
        </w:rPr>
        <w:t>רב ששת</w:t>
      </w:r>
      <w:r w:rsidRPr="00224C4C">
        <w:rPr>
          <w:rFonts w:ascii="Fb Fontext" w:hAnsi="Fb Fontext" w:hint="cs"/>
          <w:sz w:val="32"/>
          <w:rtl/>
        </w:rPr>
        <w:t xml:space="preserve"> מעבירם מעבר לנהר,</w:t>
      </w:r>
    </w:p>
    <w:p w14:paraId="5941EB5C" w14:textId="1DECEB78" w:rsidR="00A85AC8" w:rsidRPr="00E600D8" w:rsidRDefault="006E0774" w:rsidP="008E665E">
      <w:pPr>
        <w:pStyle w:val="38"/>
        <w:framePr w:wrap="notBeside"/>
        <w:rPr>
          <w:rtl/>
        </w:rPr>
      </w:pPr>
      <w:r w:rsidRPr="00E600D8">
        <w:rPr>
          <w:rtl/>
        </w:rPr>
        <w:t>ר"</w:t>
      </w:r>
      <w:r w:rsidRPr="00E600D8">
        <w:rPr>
          <w:rFonts w:hint="cs"/>
          <w:rtl/>
        </w:rPr>
        <w:t xml:space="preserve">ח </w:t>
      </w:r>
      <w:r w:rsidRPr="00E600D8">
        <w:rPr>
          <w:rtl/>
        </w:rPr>
        <w:t>מנהרדעא</w:t>
      </w:r>
      <w:r w:rsidR="00A85AC8" w:rsidRPr="00E600D8">
        <w:rPr>
          <w:rFonts w:hint="cs"/>
          <w:rtl/>
        </w:rPr>
        <w:t>:</w:t>
      </w:r>
    </w:p>
    <w:p w14:paraId="5FA2B741" w14:textId="2DE58592" w:rsidR="006E0774" w:rsidRPr="00131640" w:rsidRDefault="008E665E" w:rsidP="006E0774">
      <w:pPr>
        <w:rPr>
          <w:rtl/>
        </w:rPr>
      </w:pPr>
      <w:r>
        <w:rPr>
          <w:rFonts w:ascii="Fb Fontext" w:hAnsi="Fb Fontext" w:hint="cs"/>
          <w:rtl/>
        </w:rPr>
        <w:t>ה</w:t>
      </w:r>
      <w:r>
        <w:rPr>
          <w:rFonts w:ascii="Fb Fontext" w:hAnsi="Fb Fontext"/>
          <w:rtl/>
        </w:rPr>
        <w:t xml:space="preserve">זדמן </w:t>
      </w:r>
      <w:r>
        <w:rPr>
          <w:rStyle w:val="afffff3"/>
          <w:rFonts w:ascii="Fb Fontext" w:hAnsi="Fb Fontext"/>
          <w:rtl/>
          <w:rPrChange w:id="9356" w:author="מנוע אמוראים" w:date="2026-10-05T16:42:07Z">
            <w:rPr>
              <w:rFonts w:ascii="Fb Fontext" w:hAnsi="Fb Fontext"/>
              <w:rtl/>
            </w:rPr>
          </w:rPrChange>
        </w:rPr>
        <w:t xml:space="preserve">לר"</w:t>
      </w:r>
      <w:r>
        <w:rPr>
          <w:rStyle w:val="afffff3"/>
          <w:rFonts w:ascii="Fb Fontext" w:hAnsi="Fb Fontext" w:hint="cs"/>
          <w:rtl/>
          <w:rPrChange w:id="9357" w:author="מנוע אמוראים" w:date="2026-10-05T16:42:07Z">
            <w:rPr>
              <w:rFonts w:ascii="Fb Fontext" w:hAnsi="Fb Fontext" w:hint="cs"/>
              <w:rtl/>
            </w:rPr>
          </w:rPrChange>
        </w:rPr>
        <w:t xml:space="preserve">כ</w:t>
      </w:r>
      <w:r>
        <w:rPr>
          <w:rFonts w:ascii="Fb Fontext" w:hAnsi="Fb Fontext" w:hint="cs"/>
          <w:rtl/>
        </w:rPr>
        <w:t xml:space="preserve"> </w:t>
      </w:r>
      <w:r w:rsidR="006E0774" w:rsidRPr="00224C4C">
        <w:rPr>
          <w:rFonts w:ascii="Fb Fontext" w:hAnsi="Fb Fontext"/>
          <w:rtl/>
        </w:rPr>
        <w:t xml:space="preserve">לפום נהרא, </w:t>
      </w:r>
      <w:r w:rsidR="006E0774" w:rsidRPr="00224C4C">
        <w:rPr>
          <w:rFonts w:ascii="Fb Fontext" w:hAnsi="Fb Fontext" w:hint="cs"/>
          <w:rtl/>
        </w:rPr>
        <w:t>ראו שגורס בשדה והיתה בהמה לפניו.</w:t>
      </w:r>
    </w:p>
    <w:p w14:paraId="005D294F" w14:textId="77777777" w:rsidR="006E0774" w:rsidRPr="00131640" w:rsidRDefault="006E0774" w:rsidP="006F37EB">
      <w:pPr>
        <w:spacing w:after="120"/>
        <w:rPr>
          <w:rtl/>
        </w:rPr>
      </w:pPr>
      <w:r w:rsidRPr="006F37EB">
        <w:rPr>
          <w:rStyle w:val="afffff3"/>
          <w:rFonts w:hint="cs"/>
          <w:rtl/>
        </w:rPr>
        <w:t>שאלו</w:t>
      </w:r>
      <w:r w:rsidRPr="00224C4C">
        <w:rPr>
          <w:rFonts w:ascii="Fb Fontext" w:hAnsi="Fb Fontext" w:hint="cs"/>
          <w:rtl/>
        </w:rPr>
        <w:t xml:space="preserve"> אם לא ס</w:t>
      </w:r>
      <w:r w:rsidRPr="00224C4C">
        <w:rPr>
          <w:rFonts w:ascii="Fb Fontext" w:hAnsi="Fb Fontext"/>
          <w:rtl/>
        </w:rPr>
        <w:t>"</w:t>
      </w:r>
      <w:r w:rsidRPr="00224C4C">
        <w:rPr>
          <w:rFonts w:ascii="Fb Fontext" w:hAnsi="Fb Fontext" w:hint="cs"/>
          <w:rtl/>
        </w:rPr>
        <w:t xml:space="preserve">ל הא דאפי' עם בהמה </w:t>
      </w:r>
      <w:r w:rsidRPr="006F37EB">
        <w:rPr>
          <w:rStyle w:val="afffff3"/>
          <w:rFonts w:hint="cs"/>
          <w:rtl/>
        </w:rPr>
        <w:t>א</w:t>
      </w:r>
      <w:r w:rsidRPr="006F37EB">
        <w:rPr>
          <w:rStyle w:val="afffff3"/>
          <w:rtl/>
        </w:rPr>
        <w:t>"</w:t>
      </w:r>
      <w:r w:rsidRPr="006F37EB">
        <w:rPr>
          <w:rStyle w:val="afffff3"/>
          <w:rFonts w:hint="cs"/>
          <w:rtl/>
        </w:rPr>
        <w:t>ל</w:t>
      </w:r>
      <w:r w:rsidRPr="00224C4C">
        <w:rPr>
          <w:rFonts w:ascii="Fb Fontext" w:hAnsi="Fb Fontext" w:hint="cs"/>
          <w:rtl/>
        </w:rPr>
        <w:t xml:space="preserve"> שלא ראה אותה</w:t>
      </w:r>
    </w:p>
    <w:p w14:paraId="4E7E9892" w14:textId="408D3BE4" w:rsidR="00A85AC8" w:rsidRPr="00E600D8" w:rsidRDefault="006E0774" w:rsidP="006F37EB">
      <w:pPr>
        <w:pStyle w:val="38"/>
        <w:framePr w:wrap="notBeside"/>
        <w:rPr>
          <w:rtl/>
        </w:rPr>
      </w:pPr>
      <w:r w:rsidRPr="00E600D8">
        <w:rPr>
          <w:rtl/>
        </w:rPr>
        <w:t>רבא</w:t>
      </w:r>
      <w:r w:rsidR="00A85AC8" w:rsidRPr="00E600D8">
        <w:rPr>
          <w:rtl/>
        </w:rPr>
        <w:t>:</w:t>
      </w:r>
    </w:p>
    <w:p w14:paraId="1106765F" w14:textId="2B43436E" w:rsidR="006E0774" w:rsidRPr="00131640" w:rsidRDefault="006E0774" w:rsidP="006E0774">
      <w:pPr>
        <w:rPr>
          <w:rtl/>
        </w:rPr>
      </w:pPr>
      <w:r w:rsidRPr="00224C4C">
        <w:rPr>
          <w:rFonts w:ascii="Fb Fontext" w:hAnsi="Fb Fontext"/>
          <w:rtl/>
        </w:rPr>
        <w:t>מתייחד אדם עם שתי יבמות, ועם שתי צרות, עם אשה וחמותה, עם אשה ובת בעלה,</w:t>
      </w:r>
    </w:p>
    <w:p w14:paraId="3FF7D69B" w14:textId="77777777" w:rsidR="006E0774" w:rsidRPr="00131640" w:rsidRDefault="006E0774" w:rsidP="006E0774">
      <w:pPr>
        <w:rPr>
          <w:rtl/>
        </w:rPr>
      </w:pPr>
      <w:r w:rsidRPr="00224C4C">
        <w:rPr>
          <w:rFonts w:ascii="Fb Fontext" w:hAnsi="Fb Fontext"/>
          <w:rtl/>
        </w:rPr>
        <w:t>עם אשה ותינוקת שיודעת טעם ביאה ואין מוסרת עצמה לביאה.</w:t>
      </w:r>
    </w:p>
    <w:p w14:paraId="21F0D414" w14:textId="77777777" w:rsidR="006E0774" w:rsidRPr="00131640" w:rsidRDefault="006E0774" w:rsidP="00841728">
      <w:pPr>
        <w:pStyle w:val="affb"/>
        <w:rPr>
          <w:del w:id="90170" w:author="מנוע עיצוב" w:date="2026-10-08T11:01:28Z"/>
          <w:rtl/>
        </w:rPr>
      </w:pPr>
      <w:del w:id="90169" w:author="מנוע עיצוב" w:date="2026-10-08T11:01:28Z">
        <w:r w:rsidRPr="00224C4C">
          <w:rPr>
            <w:rFonts w:hint="cs"/>
            <w:rtl/>
          </w:rPr>
          <w:delText xml:space="preserve">׹</w:delText>
        </w:r>
      </w:del>
    </w:p>
    <w:p w14:paraId="621C0E6C" w14:textId="33D20DD9" w:rsidR="007309FA" w:rsidRPr="00ED6723" w:rsidRDefault="006E0774" w:rsidP="00ED6723">
      <w:pPr>
        <w:pStyle w:val="afffd"/>
        <w:rPr>
          <w:bCs/>
          <w:spacing w:val="4"/>
          <w:rtl/>
        </w:rPr>
      </w:pPr>
      <w:ins w:id="9825" w:author="מספור קטעי משנה" w:date="2026-10-06T10:04:35Z">
        <w:r>
          <w:rPr>
            <w:rStyle w:val="MisparKeta"/>
          </w:rPr>
          <w:t xml:space="preserve">ב. </w:t>
        </w:r>
      </w:ins>
      <w:r w:rsidRPr="00224C4C">
        <w:rPr>
          <w:rStyle w:val="afffa"/>
          <w:spacing w:val="4"/>
          <w:rtl/>
        </w:rPr>
        <w:t>הגדילו - זה ישן בכסותו וכו'.</w:t>
      </w:r>
    </w:p>
    <w:p w14:paraId="2C9E60CC" w14:textId="77777777" w:rsidR="009469D7" w:rsidRDefault="006E0774" w:rsidP="002A7D46">
      <w:pPr>
        <w:pStyle w:val="affffb"/>
        <w:rPr>
          <w:rtl/>
        </w:rPr>
      </w:pPr>
      <w:r w:rsidRPr="00224C4C">
        <w:rPr>
          <w:rtl/>
        </w:rPr>
        <w:t>וכמה?</w:t>
      </w:r>
    </w:p>
    <w:p w14:paraId="67C2B76E" w14:textId="77777777" w:rsidR="00A85AC8" w:rsidRPr="00E600D8" w:rsidRDefault="006E0774" w:rsidP="002A7D46">
      <w:pPr>
        <w:pStyle w:val="38"/>
        <w:framePr w:wrap="notBeside"/>
        <w:rPr>
          <w:rtl/>
        </w:rPr>
      </w:pPr>
      <w:r w:rsidRPr="00E600D8">
        <w:rPr>
          <w:rFonts w:hint="cs"/>
          <w:rtl/>
        </w:rPr>
        <w:t>אראב</w:t>
      </w:r>
      <w:r w:rsidRPr="00E600D8">
        <w:rPr>
          <w:rtl/>
        </w:rPr>
        <w:t>"</w:t>
      </w:r>
      <w:r w:rsidRPr="00E600D8">
        <w:rPr>
          <w:rFonts w:hint="cs"/>
          <w:rtl/>
        </w:rPr>
        <w:t>ע מר</w:t>
      </w:r>
      <w:r w:rsidRPr="00E600D8">
        <w:rPr>
          <w:rtl/>
        </w:rPr>
        <w:t>"</w:t>
      </w:r>
      <w:r w:rsidRPr="00E600D8">
        <w:rPr>
          <w:rFonts w:hint="cs"/>
          <w:rtl/>
        </w:rPr>
        <w:t>א</w:t>
      </w:r>
      <w:r w:rsidR="00A85AC8" w:rsidRPr="00E600D8">
        <w:rPr>
          <w:rtl/>
        </w:rPr>
        <w:t>:</w:t>
      </w:r>
    </w:p>
    <w:p w14:paraId="66FF795C" w14:textId="64212CDB" w:rsidR="006E0774" w:rsidRPr="00131640" w:rsidRDefault="006E0774" w:rsidP="006E0774">
      <w:pPr>
        <w:rPr>
          <w:rtl/>
        </w:rPr>
      </w:pPr>
      <w:r w:rsidRPr="00210DF6">
        <w:rPr>
          <w:rStyle w:val="afffa"/>
          <w:rFonts w:ascii="Fb Fontext" w:hAnsi="Fb Fontext" w:cs="BA TM • Vilna Extra-Bold"/>
          <w:bCs w:val="0"/>
          <w:rtl/>
        </w:rPr>
        <w:t>תינוקת</w:t>
      </w:r>
      <w:r w:rsidRPr="00224C4C">
        <w:rPr>
          <w:rFonts w:ascii="Fb Fontext" w:hAnsi="Fb Fontext"/>
          <w:sz w:val="32"/>
          <w:rtl/>
        </w:rPr>
        <w:t xml:space="preserve"> - בת </w:t>
      </w:r>
      <w:r w:rsidR="00C17E80">
        <w:rPr>
          <w:rFonts w:ascii="Fb Fontext" w:hAnsi="Fb Fontext" w:hint="cs"/>
          <w:sz w:val="32"/>
          <w:rtl/>
        </w:rPr>
        <w:t>ט'</w:t>
      </w:r>
      <w:r w:rsidRPr="00224C4C">
        <w:rPr>
          <w:rFonts w:ascii="Fb Fontext" w:hAnsi="Fb Fontext"/>
          <w:sz w:val="32"/>
          <w:rtl/>
        </w:rPr>
        <w:t xml:space="preserve"> שנים ויום אחד, </w:t>
      </w:r>
      <w:r w:rsidRPr="00210DF6">
        <w:rPr>
          <w:rStyle w:val="afffa"/>
          <w:rFonts w:ascii="Fb Fontext" w:hAnsi="Fb Fontext" w:cs="BA TM • Vilna Extra-Bold"/>
          <w:bCs w:val="0"/>
          <w:rtl/>
        </w:rPr>
        <w:t>תינוק</w:t>
      </w:r>
      <w:r w:rsidRPr="00224C4C">
        <w:rPr>
          <w:rFonts w:ascii="Fb Fontext" w:hAnsi="Fb Fontext"/>
          <w:sz w:val="32"/>
          <w:rtl/>
        </w:rPr>
        <w:t xml:space="preserve"> - בן </w:t>
      </w:r>
      <w:r w:rsidR="00C17E80">
        <w:rPr>
          <w:rFonts w:ascii="Fb Fontext" w:hAnsi="Fb Fontext" w:hint="cs"/>
          <w:sz w:val="32"/>
          <w:rtl/>
        </w:rPr>
        <w:t>י''ב</w:t>
      </w:r>
      <w:r w:rsidRPr="00224C4C">
        <w:rPr>
          <w:rFonts w:ascii="Fb Fontext" w:hAnsi="Fb Fontext"/>
          <w:sz w:val="32"/>
          <w:rtl/>
        </w:rPr>
        <w:t xml:space="preserve"> שנה ויום אחד.</w:t>
      </w:r>
    </w:p>
    <w:p w14:paraId="61CD0BEF" w14:textId="707B7F50" w:rsidR="00A85AC8" w:rsidRPr="00E600D8" w:rsidRDefault="006E0774" w:rsidP="00C17E80">
      <w:pPr>
        <w:pStyle w:val="38"/>
        <w:framePr w:wrap="notBeside"/>
        <w:rPr>
          <w:rtl/>
        </w:rPr>
      </w:pPr>
      <w:r w:rsidRPr="00E600D8">
        <w:rPr>
          <w:rFonts w:hint="cs"/>
          <w:rtl/>
        </w:rPr>
        <w:t>א</w:t>
      </w:r>
      <w:r w:rsidRPr="00E600D8">
        <w:rPr>
          <w:rtl/>
        </w:rPr>
        <w:t>"</w:t>
      </w:r>
      <w:r w:rsidRPr="00E600D8">
        <w:rPr>
          <w:rFonts w:hint="cs"/>
          <w:rtl/>
        </w:rPr>
        <w:t>ד</w:t>
      </w:r>
      <w:r w:rsidR="00A85AC8" w:rsidRPr="00E600D8">
        <w:rPr>
          <w:rtl/>
        </w:rPr>
        <w:t>:</w:t>
      </w:r>
    </w:p>
    <w:p w14:paraId="71DFB209" w14:textId="729F3BFB" w:rsidR="006E0774" w:rsidRPr="00131640" w:rsidRDefault="006E0774" w:rsidP="006E0774">
      <w:pPr>
        <w:rPr>
          <w:rtl/>
        </w:rPr>
      </w:pPr>
      <w:r w:rsidRPr="00210DF6">
        <w:rPr>
          <w:rStyle w:val="afffa"/>
          <w:rFonts w:ascii="Fb Fontext" w:hAnsi="Fb Fontext" w:cs="BA TM • Vilna Extra-Bold"/>
          <w:bCs w:val="0"/>
          <w:rtl/>
        </w:rPr>
        <w:t>תינוקת</w:t>
      </w:r>
      <w:r w:rsidRPr="00224C4C">
        <w:rPr>
          <w:rFonts w:ascii="Fb Fontext" w:hAnsi="Fb Fontext"/>
          <w:sz w:val="32"/>
          <w:rtl/>
        </w:rPr>
        <w:t xml:space="preserve"> - בת </w:t>
      </w:r>
      <w:r w:rsidR="00C17E80">
        <w:rPr>
          <w:rFonts w:ascii="Fb Fontext" w:hAnsi="Fb Fontext" w:hint="cs"/>
          <w:sz w:val="32"/>
          <w:rtl/>
        </w:rPr>
        <w:t>י''ב</w:t>
      </w:r>
      <w:r w:rsidRPr="00224C4C">
        <w:rPr>
          <w:rFonts w:ascii="Fb Fontext" w:hAnsi="Fb Fontext"/>
          <w:sz w:val="32"/>
          <w:rtl/>
        </w:rPr>
        <w:t xml:space="preserve"> שנה ויום אחד, </w:t>
      </w:r>
      <w:r w:rsidRPr="00210DF6">
        <w:rPr>
          <w:rStyle w:val="afffa"/>
          <w:rFonts w:ascii="Fb Fontext" w:hAnsi="Fb Fontext" w:cs="BA TM • Vilna Extra-Bold"/>
          <w:bCs w:val="0"/>
          <w:rtl/>
        </w:rPr>
        <w:t>תינוק</w:t>
      </w:r>
      <w:r w:rsidRPr="00224C4C">
        <w:rPr>
          <w:rFonts w:ascii="Fb Fontext" w:hAnsi="Fb Fontext"/>
          <w:sz w:val="32"/>
          <w:rtl/>
        </w:rPr>
        <w:t xml:space="preserve"> - בן </w:t>
      </w:r>
      <w:r w:rsidR="00C17E80">
        <w:rPr>
          <w:rFonts w:ascii="Fb Fontext" w:hAnsi="Fb Fontext" w:hint="cs"/>
          <w:sz w:val="32"/>
          <w:rtl/>
        </w:rPr>
        <w:t>י''ג שנה</w:t>
      </w:r>
      <w:r w:rsidRPr="00224C4C">
        <w:rPr>
          <w:rFonts w:ascii="Fb Fontext" w:hAnsi="Fb Fontext"/>
          <w:sz w:val="32"/>
          <w:rtl/>
        </w:rPr>
        <w:t xml:space="preserve"> ויום אחד.</w:t>
      </w:r>
    </w:p>
    <w:p w14:paraId="2DBDE786" w14:textId="77777777" w:rsidR="006E0774" w:rsidRPr="00131640" w:rsidRDefault="006E0774" w:rsidP="006E0774">
      <w:pPr>
        <w:rPr>
          <w:rtl/>
        </w:rPr>
      </w:pPr>
      <w:r w:rsidRPr="00224C4C">
        <w:rPr>
          <w:rFonts w:ascii="Fb Fontext" w:hAnsi="Fb Fontext"/>
          <w:sz w:val="32"/>
          <w:rtl/>
        </w:rPr>
        <w:t>וזה וזה, כדי שיהיו שדים נכונו ושערך צמח.</w:t>
      </w:r>
    </w:p>
    <w:p w14:paraId="5A1E8482" w14:textId="6672CE08" w:rsidR="00A85AC8" w:rsidRPr="00E600D8" w:rsidRDefault="006E0774" w:rsidP="002216DB">
      <w:pPr>
        <w:pStyle w:val="38"/>
        <w:framePr w:wrap="notBeside"/>
        <w:rPr>
          <w:rtl/>
        </w:rPr>
      </w:pPr>
      <w:r w:rsidRPr="00E600D8">
        <w:rPr>
          <w:rFonts w:hint="cs"/>
          <w:rtl/>
        </w:rPr>
        <w:t>רב</w:t>
      </w:r>
      <w:r w:rsidRPr="00E600D8">
        <w:rPr>
          <w:rtl/>
        </w:rPr>
        <w:t>"</w:t>
      </w:r>
      <w:r w:rsidRPr="00E600D8">
        <w:rPr>
          <w:rFonts w:hint="cs"/>
          <w:rtl/>
        </w:rPr>
        <w:t>פ מר</w:t>
      </w:r>
      <w:r w:rsidRPr="00E600D8">
        <w:rPr>
          <w:rtl/>
        </w:rPr>
        <w:t>"</w:t>
      </w:r>
      <w:r w:rsidRPr="00E600D8">
        <w:rPr>
          <w:rFonts w:hint="cs"/>
          <w:rtl/>
        </w:rPr>
        <w:t>ח</w:t>
      </w:r>
      <w:r w:rsidR="00A85AC8" w:rsidRPr="00E600D8">
        <w:rPr>
          <w:rtl/>
        </w:rPr>
        <w:t>:</w:t>
      </w:r>
    </w:p>
    <w:p w14:paraId="6967DB04" w14:textId="24F15A36" w:rsidR="006E0774" w:rsidRPr="006B0DE2" w:rsidRDefault="00C34A14" w:rsidP="00C34A14">
      <w:pPr>
        <w:spacing w:after="120"/>
        <w:rPr>
          <w:spacing w:val="0"/>
          <w:rtl/>
        </w:rPr>
      </w:pPr>
      <w:r w:rsidRPr="006B0DE2">
        <w:rPr>
          <w:rFonts w:ascii="Fb Fontext" w:hAnsi="Fb Fontext" w:hint="cs"/>
          <w:spacing w:val="0"/>
          <w:sz w:val="32"/>
          <w:rtl/>
        </w:rPr>
        <w:t>רק</w:t>
      </w:r>
      <w:r w:rsidR="006E0774" w:rsidRPr="006B0DE2">
        <w:rPr>
          <w:rFonts w:ascii="Fb Fontext" w:hAnsi="Fb Fontext" w:hint="cs"/>
          <w:spacing w:val="0"/>
          <w:sz w:val="32"/>
          <w:rtl/>
        </w:rPr>
        <w:t xml:space="preserve"> </w:t>
      </w:r>
      <w:r w:rsidRPr="006B0DE2">
        <w:rPr>
          <w:rFonts w:ascii="Fb Fontext" w:hAnsi="Fb Fontext" w:hint="cs"/>
          <w:spacing w:val="0"/>
          <w:sz w:val="32"/>
          <w:rtl/>
        </w:rPr>
        <w:t>כשלא</w:t>
      </w:r>
      <w:r w:rsidR="006E0774" w:rsidRPr="006B0DE2">
        <w:rPr>
          <w:rFonts w:ascii="Fb Fontext" w:hAnsi="Fb Fontext"/>
          <w:spacing w:val="0"/>
          <w:sz w:val="32"/>
          <w:rtl/>
        </w:rPr>
        <w:t xml:space="preserve"> בושה לעמוד לפניו ערום, אבל בושה אסור</w:t>
      </w:r>
      <w:r w:rsidRPr="006B0DE2">
        <w:rPr>
          <w:rFonts w:ascii="Fb Fontext" w:hAnsi="Fb Fontext" w:hint="cs"/>
          <w:spacing w:val="0"/>
          <w:sz w:val="32"/>
          <w:rtl/>
        </w:rPr>
        <w:t xml:space="preserve"> ד</w:t>
      </w:r>
      <w:r w:rsidR="006E0774" w:rsidRPr="006B0DE2">
        <w:rPr>
          <w:rFonts w:ascii="Fb Fontext" w:hAnsi="Fb Fontext"/>
          <w:spacing w:val="0"/>
          <w:sz w:val="32"/>
          <w:rtl/>
        </w:rPr>
        <w:t>יצר אלבשה.</w:t>
      </w:r>
    </w:p>
    <w:p w14:paraId="76C060D2" w14:textId="77777777" w:rsidR="00A85AC8" w:rsidRPr="00E600D8" w:rsidRDefault="006E0774" w:rsidP="00C34A14">
      <w:pPr>
        <w:pStyle w:val="38"/>
        <w:framePr w:wrap="notBeside"/>
        <w:rPr>
          <w:rtl/>
        </w:rPr>
      </w:pPr>
      <w:r w:rsidRPr="00E600D8">
        <w:rPr>
          <w:rFonts w:hint="cs"/>
          <w:rtl/>
        </w:rPr>
        <w:t>ראב</w:t>
      </w:r>
      <w:r w:rsidRPr="00E600D8">
        <w:rPr>
          <w:rtl/>
        </w:rPr>
        <w:t>"</w:t>
      </w:r>
      <w:r w:rsidRPr="00E600D8">
        <w:rPr>
          <w:rFonts w:hint="cs"/>
          <w:rtl/>
        </w:rPr>
        <w:t>א</w:t>
      </w:r>
      <w:r w:rsidR="00A85AC8" w:rsidRPr="00E600D8">
        <w:rPr>
          <w:rtl/>
        </w:rPr>
        <w:t>:</w:t>
      </w:r>
    </w:p>
    <w:p w14:paraId="44B0CD1D" w14:textId="6BCB7124" w:rsidR="006E0774" w:rsidRPr="00131640" w:rsidRDefault="006E0774" w:rsidP="00947EC9">
      <w:pPr>
        <w:rPr>
          <w:rtl/>
        </w:rPr>
      </w:pPr>
      <w:r w:rsidRPr="00947EC9">
        <w:rPr>
          <w:rStyle w:val="afffff3"/>
          <w:rtl/>
        </w:rPr>
        <w:t>הזדמן ל</w:t>
      </w:r>
      <w:r w:rsidR="00947EC9" w:rsidRPr="00947EC9">
        <w:rPr>
          <w:rStyle w:val="afffff3"/>
          <w:rFonts w:hint="cs"/>
          <w:rtl/>
        </w:rPr>
        <w:t>ר''ח חתנו</w:t>
      </w:r>
      <w:r w:rsidR="00947EC9">
        <w:rPr>
          <w:rFonts w:ascii="Fb Fontext" w:hAnsi="Fb Fontext" w:hint="cs"/>
          <w:sz w:val="32"/>
          <w:rtl/>
        </w:rPr>
        <w:t xml:space="preserve"> והושיב </w:t>
      </w:r>
      <w:r w:rsidRPr="00224C4C">
        <w:rPr>
          <w:rFonts w:ascii="Fb Fontext" w:hAnsi="Fb Fontext" w:hint="cs"/>
          <w:sz w:val="32"/>
          <w:rtl/>
        </w:rPr>
        <w:t>בת ביתו בחיקו</w:t>
      </w:r>
      <w:r w:rsidR="00947EC9">
        <w:rPr>
          <w:rStyle w:val="afffff3"/>
          <w:rFonts w:hint="cs"/>
          <w:rtl/>
        </w:rPr>
        <w:t xml:space="preserve"> </w:t>
      </w:r>
      <w:r w:rsidRPr="00C34A14">
        <w:rPr>
          <w:rStyle w:val="afffff3"/>
          <w:rFonts w:hint="cs"/>
          <w:rtl/>
        </w:rPr>
        <w:t>א</w:t>
      </w:r>
      <w:r w:rsidRPr="00C34A14">
        <w:rPr>
          <w:rStyle w:val="afffff3"/>
          <w:rtl/>
        </w:rPr>
        <w:t>"</w:t>
      </w:r>
      <w:r w:rsidRPr="00C34A14">
        <w:rPr>
          <w:rStyle w:val="afffff3"/>
          <w:rFonts w:hint="cs"/>
          <w:rtl/>
        </w:rPr>
        <w:t>ל</w:t>
      </w:r>
      <w:r w:rsidRPr="00224C4C">
        <w:rPr>
          <w:rFonts w:ascii="Fb Fontext" w:hAnsi="Fb Fontext" w:hint="cs"/>
          <w:sz w:val="32"/>
          <w:rtl/>
        </w:rPr>
        <w:t xml:space="preserve"> לא ידעת ש</w:t>
      </w:r>
      <w:r w:rsidR="00947EC9">
        <w:rPr>
          <w:rFonts w:ascii="Fb Fontext" w:hAnsi="Fb Fontext" w:hint="cs"/>
          <w:sz w:val="32"/>
          <w:rtl/>
        </w:rPr>
        <w:t>נתקדשה</w:t>
      </w:r>
      <w:r w:rsidRPr="00224C4C">
        <w:rPr>
          <w:rFonts w:ascii="Fb Fontext" w:hAnsi="Fb Fontext" w:hint="cs"/>
          <w:sz w:val="32"/>
          <w:rtl/>
        </w:rPr>
        <w:t>?</w:t>
      </w:r>
    </w:p>
    <w:p w14:paraId="1AE798F4" w14:textId="77777777" w:rsidR="00A85AC8" w:rsidRPr="00E600D8" w:rsidRDefault="006E0774" w:rsidP="00947EC9">
      <w:pPr>
        <w:pStyle w:val="38"/>
        <w:framePr w:wrap="notBeside"/>
        <w:rPr>
          <w:rtl/>
        </w:rPr>
      </w:pPr>
      <w:r w:rsidRPr="00E600D8">
        <w:rPr>
          <w:rFonts w:hint="cs"/>
          <w:rtl/>
        </w:rPr>
        <w:t>א</w:t>
      </w:r>
      <w:r w:rsidRPr="00E600D8">
        <w:rPr>
          <w:rtl/>
        </w:rPr>
        <w:t>"</w:t>
      </w:r>
      <w:r w:rsidRPr="00E600D8">
        <w:rPr>
          <w:rFonts w:hint="cs"/>
          <w:rtl/>
        </w:rPr>
        <w:t>ל</w:t>
      </w:r>
      <w:r w:rsidR="00A85AC8" w:rsidRPr="00E600D8">
        <w:rPr>
          <w:rtl/>
        </w:rPr>
        <w:t>:</w:t>
      </w:r>
    </w:p>
    <w:p w14:paraId="4DB9A741" w14:textId="6EAA6B69" w:rsidR="006E0774" w:rsidRPr="00131640" w:rsidRDefault="006E0774" w:rsidP="006E0774">
      <w:pPr>
        <w:rPr>
          <w:rtl/>
        </w:rPr>
      </w:pPr>
      <w:r w:rsidRPr="00224C4C">
        <w:rPr>
          <w:rFonts w:ascii="Fb Fontext" w:hAnsi="Fb Fontext" w:hint="cs"/>
          <w:rtl/>
        </w:rPr>
        <w:t>שעבר על דברי רב ד</w:t>
      </w:r>
      <w:r w:rsidRPr="00224C4C">
        <w:rPr>
          <w:rFonts w:ascii="Fb Fontext" w:hAnsi="Fb Fontext"/>
          <w:rtl/>
        </w:rPr>
        <w:t>אסור לאדם שיקדש את בתו כשהיא קטנה, עד שתגדיל ותאמר בפלוני אני רוצה.</w:t>
      </w:r>
    </w:p>
    <w:p w14:paraId="65BC55C0" w14:textId="77777777" w:rsidR="00A85AC8" w:rsidRPr="00E600D8" w:rsidRDefault="006E0774" w:rsidP="00947EC9">
      <w:pPr>
        <w:pStyle w:val="38"/>
        <w:framePr w:wrap="notBeside"/>
        <w:rPr>
          <w:rtl/>
        </w:rPr>
      </w:pPr>
      <w:r w:rsidRPr="00E600D8">
        <w:rPr>
          <w:rFonts w:hint="cs"/>
          <w:rtl/>
        </w:rPr>
        <w:t>א</w:t>
      </w:r>
      <w:r w:rsidRPr="00E600D8">
        <w:rPr>
          <w:rtl/>
        </w:rPr>
        <w:t>"</w:t>
      </w:r>
      <w:r w:rsidRPr="00E600D8">
        <w:rPr>
          <w:rFonts w:hint="cs"/>
          <w:rtl/>
        </w:rPr>
        <w:t>ל</w:t>
      </w:r>
      <w:r w:rsidR="00A85AC8" w:rsidRPr="00E600D8">
        <w:rPr>
          <w:rtl/>
        </w:rPr>
        <w:t>:</w:t>
      </w:r>
    </w:p>
    <w:p w14:paraId="66523AA8" w14:textId="09282FBF" w:rsidR="006E0774" w:rsidRPr="00131640" w:rsidRDefault="006E0774" w:rsidP="006E0774">
      <w:pPr>
        <w:rPr>
          <w:rtl/>
        </w:rPr>
      </w:pPr>
      <w:r w:rsidRPr="00224C4C">
        <w:rPr>
          <w:rFonts w:ascii="Fb Fontext" w:hAnsi="Fb Fontext" w:hint="cs"/>
          <w:rtl/>
        </w:rPr>
        <w:t>שהוא עבר על דברי שמואל שאין משתמשין באשה,</w:t>
      </w:r>
    </w:p>
    <w:p w14:paraId="4D2A82CB" w14:textId="77777777" w:rsidR="00A85AC8" w:rsidRPr="00E600D8" w:rsidRDefault="006E0774" w:rsidP="00947EC9">
      <w:pPr>
        <w:pStyle w:val="38"/>
        <w:framePr w:wrap="notBeside"/>
        <w:rPr>
          <w:rtl/>
        </w:rPr>
      </w:pPr>
      <w:r w:rsidRPr="00E600D8">
        <w:rPr>
          <w:rFonts w:hint="cs"/>
          <w:rtl/>
        </w:rPr>
        <w:t>ו</w:t>
      </w:r>
      <w:r w:rsidR="00947EC9" w:rsidRPr="00E600D8">
        <w:rPr>
          <w:rFonts w:hint="cs"/>
          <w:rtl/>
        </w:rPr>
        <w:t>השיבו</w:t>
      </w:r>
      <w:r w:rsidR="00A85AC8" w:rsidRPr="00E600D8">
        <w:rPr>
          <w:rtl/>
        </w:rPr>
        <w:t>:</w:t>
      </w:r>
    </w:p>
    <w:p w14:paraId="7BA13B42" w14:textId="0E7F8553" w:rsidR="006E0774" w:rsidRPr="00131640" w:rsidRDefault="006E0774" w:rsidP="006E0774">
      <w:pPr>
        <w:rPr>
          <w:rtl/>
        </w:rPr>
      </w:pPr>
      <w:r w:rsidRPr="00224C4C">
        <w:rPr>
          <w:rFonts w:ascii="Fb Fontext" w:hAnsi="Fb Fontext" w:hint="cs"/>
          <w:rtl/>
        </w:rPr>
        <w:t>דס</w:t>
      </w:r>
      <w:r w:rsidRPr="00224C4C">
        <w:rPr>
          <w:rFonts w:ascii="Fb Fontext" w:hAnsi="Fb Fontext"/>
          <w:rtl/>
        </w:rPr>
        <w:t>"</w:t>
      </w:r>
      <w:r w:rsidRPr="00224C4C">
        <w:rPr>
          <w:rFonts w:ascii="Fb Fontext" w:hAnsi="Fb Fontext" w:hint="cs"/>
          <w:rtl/>
        </w:rPr>
        <w:t>ל כאידך דשמואל דהכל לשם שמים להראות נחת לאמה</w:t>
      </w:r>
    </w:p>
    <w:p w14:paraId="736B5952" w14:textId="77777777" w:rsidR="006E0774" w:rsidRPr="00131640" w:rsidRDefault="006E0774" w:rsidP="00841728">
      <w:pPr>
        <w:pStyle w:val="affb"/>
        <w:rPr>
          <w:rtl/>
        </w:rPr>
      </w:pPr>
      <w:r w:rsidRPr="00224C4C">
        <w:rPr>
          <w:rFonts w:hint="cs"/>
          <w:rtl/>
        </w:rPr>
        <w:t>׹</w:t>
      </w:r>
    </w:p>
    <w:p w14:paraId="784E92DA" w14:textId="77777777" w:rsidR="006E0774" w:rsidRPr="00131640" w:rsidRDefault="006E0774" w:rsidP="0010529F">
      <w:pPr>
        <w:pStyle w:val="afff0"/>
        <w:framePr w:wrap="around"/>
        <w:rPr>
          <w:rtl/>
        </w:rPr>
      </w:pPr>
      <w:r w:rsidRPr="00224C4C">
        <w:rPr>
          <w:rFonts w:hint="cs"/>
          <w:rtl/>
        </w:rPr>
        <w:t>פב.</w:t>
      </w:r>
    </w:p>
    <w:p w14:paraId="79649CF8" w14:textId="77777777" w:rsidR="006E0774" w:rsidRPr="00131640" w:rsidRDefault="006E0774" w:rsidP="009D66E0">
      <w:pPr>
        <w:pStyle w:val="afffff8"/>
        <w:framePr w:wrap="around"/>
        <w:rPr>
          <w:rtl/>
        </w:rPr>
      </w:pPr>
      <w:del w:id="20170" w:author="קלוד" w:date="2026-10-06T10:09:14Z">
        <w:r>
          <w:rPr>
            <w:rtl/>
          </w:rPr>
          <w:delText xml:space="preserve">מתני'.</w:delText>
        </w:r>
      </w:del>
      <w:ins w:id="20171" w:author="קלוד" w:date="2026-10-06T10:09:14Z">
        <w:r>
          <w:rPr>
            <w:rtl/>
          </w:rPr>
          <w:t xml:space="preserve">משנה יג</w:t>
        </w:r>
      </w:ins>
    </w:p>
    <w:p w14:paraId="23E6C5F7" w14:textId="77777777" w:rsidR="006E0774" w:rsidRPr="00131640" w:rsidRDefault="006E0774" w:rsidP="00954D80">
      <w:pPr>
        <w:pStyle w:val="afff5"/>
        <w:spacing w:before="120"/>
        <w:rPr>
          <w:rtl/>
        </w:rPr>
        <w:pPrChange w:id="90046" w:author="קלוד" w:date="2026-10-08T12:08:16Z">
          <w:pPr>
            <w:pStyle w:val="afff5"/>
          </w:pPr>
        </w:pPrChange>
      </w:pPr>
      <w:r w:rsidRPr="00224C4C">
        <w:rPr>
          <w:rtl/>
        </w:rPr>
        <w:t>לא ילמד אדם רווק סופרים, ולא תלמד אשה סופרים.</w:t>
      </w:r>
    </w:p>
    <w:p w14:paraId="67454F8C" w14:textId="6AFAE511" w:rsidR="006E0774" w:rsidRPr="00131640" w:rsidRDefault="006E0774" w:rsidP="00954D80">
      <w:pPr>
        <w:pStyle w:val="afff5"/>
        <w:rPr>
          <w:rtl/>
        </w:rPr>
      </w:pPr>
      <w:r w:rsidRPr="001D2DC2">
        <w:rPr>
          <w:rStyle w:val="TanaimMishna"/>
          <w:rtl/>
          <w:rPrChange w:id="20069" w:author="קלוד" w:date="2026-10-06T10:09:14Z">
            <w:rPr>
              <w:rStyle w:val="afffff3"/>
              <w:rtl/>
            </w:rPr>
          </w:rPrChange>
        </w:rPr>
        <w:t>רבי אלעזר:</w:t>
      </w:r>
      <w:r w:rsidRPr="00224C4C">
        <w:rPr>
          <w:rtl/>
        </w:rPr>
        <w:t xml:space="preserve"> אף מי שאין לו אשה לא ילמד סופרים.</w:t>
      </w:r>
    </w:p>
    <w:p w14:paraId="7663F060" w14:textId="450D5929" w:rsidR="009469D7" w:rsidRDefault="006E0774" w:rsidP="00954D80">
      <w:pPr>
        <w:pStyle w:val="afff5"/>
        <w:rPr>
          <w:rtl/>
        </w:rPr>
      </w:pPr>
      <w:r w:rsidRPr="001D2DC2">
        <w:rPr>
          <w:rStyle w:val="TanaimMishna"/>
          <w:rtl/>
          <w:rPrChange w:id="20070" w:author="קלוד" w:date="2026-10-06T10:09:14Z">
            <w:rPr>
              <w:rStyle w:val="afffff3"/>
              <w:rtl/>
            </w:rPr>
          </w:rPrChange>
        </w:rPr>
        <w:t xml:space="preserve">ר' יהודה: </w:t>
      </w:r>
      <w:r w:rsidRPr="00224C4C">
        <w:rPr>
          <w:rtl/>
        </w:rPr>
        <w:t>לא ירעה רווק בהמה, ולא יישנו שני רווקין בטלית אחת</w:t>
      </w:r>
    </w:p>
    <w:p w14:paraId="69099E40" w14:textId="341A776A" w:rsidR="006E0774" w:rsidRPr="00131640" w:rsidRDefault="006E0774" w:rsidP="00954D80">
      <w:pPr>
        <w:pStyle w:val="afff5"/>
        <w:rPr>
          <w:rtl/>
        </w:rPr>
      </w:pPr>
      <w:r w:rsidRPr="001D2DC2">
        <w:rPr>
          <w:rStyle w:val="TanaimMishna"/>
          <w:rtl/>
          <w:rPrChange w:id="20071" w:author="קלוד" w:date="2026-10-06T10:09:14Z">
            <w:rPr>
              <w:rStyle w:val="afffff3"/>
              <w:rtl/>
            </w:rPr>
          </w:rPrChange>
        </w:rPr>
        <w:t>וחכמים</w:t>
      </w:r>
      <w:r>
        <w:rPr>
          <w:rStyle w:val="TanaimMishna"/>
          <w:rFonts w:hint="cs"/>
          <w:rtl/>
          <w:rPrChange w:id="41022" w:author="Claude" w:date="2026-10-07T09:25:17Z">
            <w:rPr>
              <w:rFonts w:hint="cs"/>
              <w:rtl/>
            </w:rPr>
          </w:rPrChange>
        </w:rPr>
        <w:t xml:space="preserve">:</w:t>
      </w:r>
      <w:r w:rsidRPr="00224C4C">
        <w:rPr>
          <w:rtl/>
        </w:rPr>
        <w:t xml:space="preserve"> מתירים.</w:t>
      </w:r>
    </w:p>
    <w:p w14:paraId="3108E8C6" w14:textId="6CE3BDEA" w:rsidR="006E0774" w:rsidRPr="00131640" w:rsidRDefault="009830D9" w:rsidP="009830D9">
      <w:pPr>
        <w:pStyle w:val="affffb"/>
        <w:rPr>
          <w:rtl/>
        </w:rPr>
      </w:pPr>
      <w:r>
        <w:rPr>
          <w:rFonts w:hint="cs"/>
          <w:rtl/>
        </w:rPr>
        <w:t>לא ילמד אדם רווק סופרים</w:t>
      </w:r>
    </w:p>
    <w:p w14:paraId="0AD05C01" w14:textId="77777777" w:rsidR="00A85AC8" w:rsidRPr="00E600D8" w:rsidRDefault="006E0774" w:rsidP="009830D9">
      <w:pPr>
        <w:pStyle w:val="38"/>
        <w:framePr w:wrap="notBeside"/>
        <w:rPr>
          <w:rtl/>
        </w:rPr>
      </w:pPr>
      <w:r w:rsidRPr="00E600D8">
        <w:rPr>
          <w:rFonts w:hint="cs"/>
          <w:rtl/>
        </w:rPr>
        <w:t>ואפי'</w:t>
      </w:r>
      <w:r w:rsidR="00A85AC8" w:rsidRPr="00E600D8">
        <w:rPr>
          <w:rtl/>
        </w:rPr>
        <w:t>:</w:t>
      </w:r>
    </w:p>
    <w:p w14:paraId="588F5D26" w14:textId="5D9A7D93" w:rsidR="009469D7" w:rsidRDefault="006E0774" w:rsidP="006E0774">
      <w:pPr>
        <w:rPr>
          <w:rFonts w:ascii="Fb Fontext" w:hAnsi="Fb Fontext"/>
          <w:rtl/>
        </w:rPr>
      </w:pPr>
      <w:r w:rsidRPr="00224C4C">
        <w:rPr>
          <w:rFonts w:ascii="Fb Fontext" w:hAnsi="Fb Fontext" w:hint="cs"/>
          <w:rtl/>
        </w:rPr>
        <w:t>דלא נחשדו ישראל על משכב זכור ובהמה</w:t>
      </w:r>
    </w:p>
    <w:p w14:paraId="1BECFF83" w14:textId="77777777" w:rsidR="00A85AC8" w:rsidRPr="00E600D8" w:rsidRDefault="006E0774" w:rsidP="009830D9">
      <w:pPr>
        <w:pStyle w:val="38"/>
        <w:framePr w:wrap="notBeside"/>
        <w:rPr>
          <w:rtl/>
        </w:rPr>
      </w:pPr>
      <w:r w:rsidRPr="00E600D8">
        <w:rPr>
          <w:rFonts w:hint="cs"/>
          <w:rtl/>
        </w:rPr>
        <w:t>–</w:t>
      </w:r>
      <w:r w:rsidR="00A85AC8" w:rsidRPr="00E600D8">
        <w:rPr>
          <w:rtl/>
        </w:rPr>
        <w:t>:</w:t>
      </w:r>
    </w:p>
    <w:p w14:paraId="3DD6C082" w14:textId="6CFF5F04" w:rsidR="006E0774" w:rsidRPr="00131640" w:rsidRDefault="006E0774" w:rsidP="006E0774">
      <w:pPr>
        <w:rPr>
          <w:rtl/>
        </w:rPr>
      </w:pPr>
      <w:r w:rsidRPr="00210DF6">
        <w:rPr>
          <w:rStyle w:val="afffa"/>
          <w:rFonts w:ascii="Fb Fontext" w:hAnsi="Fb Fontext" w:cs="BA TM • Vilna Extra-Bold" w:hint="cs"/>
          <w:bCs w:val="0"/>
          <w:rtl/>
        </w:rPr>
        <w:t>רווק</w:t>
      </w:r>
      <w:r w:rsidRPr="00224C4C">
        <w:rPr>
          <w:rFonts w:ascii="Fb Fontext" w:hAnsi="Fb Fontext" w:hint="cs"/>
          <w:rtl/>
        </w:rPr>
        <w:t xml:space="preserve"> משום א</w:t>
      </w:r>
      <w:r w:rsidR="006633C1">
        <w:rPr>
          <w:rFonts w:ascii="Fb Fontext" w:hAnsi="Fb Fontext" w:hint="cs"/>
          <w:rtl/>
        </w:rPr>
        <w:t xml:space="preserve">ם התינוקות, </w:t>
      </w:r>
      <w:r w:rsidRPr="00210DF6">
        <w:rPr>
          <w:rStyle w:val="afffa"/>
          <w:rFonts w:ascii="Fb Fontext" w:hAnsi="Fb Fontext" w:cs="BA TM • Vilna Extra-Bold"/>
          <w:bCs w:val="0"/>
          <w:rtl/>
        </w:rPr>
        <w:t>אשה</w:t>
      </w:r>
      <w:r w:rsidRPr="00224C4C">
        <w:rPr>
          <w:rFonts w:ascii="Fb Fontext" w:hAnsi="Fb Fontext"/>
          <w:rtl/>
        </w:rPr>
        <w:t xml:space="preserve"> - משום אב</w:t>
      </w:r>
      <w:r w:rsidR="006633C1">
        <w:rPr>
          <w:rFonts w:ascii="Fb Fontext" w:hAnsi="Fb Fontext" w:hint="cs"/>
          <w:rtl/>
        </w:rPr>
        <w:t>י התינוקות</w:t>
      </w:r>
      <w:r w:rsidRPr="00224C4C">
        <w:rPr>
          <w:rFonts w:ascii="Fb Fontext" w:hAnsi="Fb Fontext"/>
          <w:rtl/>
        </w:rPr>
        <w:t>.</w:t>
      </w:r>
    </w:p>
    <w:p w14:paraId="72A40720" w14:textId="77777777" w:rsidR="006E0774" w:rsidRPr="00131640" w:rsidRDefault="006E0774" w:rsidP="00841728">
      <w:pPr>
        <w:pStyle w:val="affb"/>
        <w:rPr>
          <w:del w:id="90172" w:author="מנוע עיצוב" w:date="2026-10-08T11:01:28Z"/>
          <w:rtl/>
        </w:rPr>
      </w:pPr>
      <w:del w:id="90171" w:author="מנוע עיצוב" w:date="2026-10-08T11:01:28Z">
        <w:r w:rsidRPr="00224C4C">
          <w:rPr>
            <w:rFonts w:hint="cs"/>
            <w:rtl/>
          </w:rPr>
          <w:delText xml:space="preserve">׹</w:delText>
        </w:r>
      </w:del>
    </w:p>
    <w:p w14:paraId="19B256E8" w14:textId="77777777" w:rsidR="006E0774" w:rsidRPr="00131640" w:rsidRDefault="006E0774" w:rsidP="002A094E">
      <w:pPr>
        <w:pStyle w:val="afffd"/>
        <w:rPr>
          <w:rtl/>
        </w:rPr>
      </w:pPr>
      <w:ins w:id="9904" w:author="מספור קטעי משנה" w:date="2026-10-06T06:45:32Z">
        <w:r>
          <w:rPr>
            <w:rStyle w:val="MisparKeta"/>
          </w:rPr>
          <w:t xml:space="preserve">ג. </w:t>
        </w:r>
      </w:ins>
      <w:r w:rsidRPr="00224C4C">
        <w:rPr>
          <w:rStyle w:val="afffa"/>
          <w:rFonts w:ascii="Fb Fontext" w:hAnsi="Fb Fontext"/>
          <w:b/>
          <w:spacing w:val="4"/>
          <w:rtl/>
        </w:rPr>
        <w:t>ר' אלעזר אומר: אף מי שאין לו אשה לא ילמד סופרים.</w:t>
      </w:r>
    </w:p>
    <w:p w14:paraId="69BCB48E" w14:textId="77777777" w:rsidR="006E0774" w:rsidRPr="00131640" w:rsidRDefault="006E0774" w:rsidP="006E0774">
      <w:pPr>
        <w:rPr>
          <w:rtl/>
        </w:rPr>
      </w:pPr>
      <w:r w:rsidRPr="00224C4C">
        <w:rPr>
          <w:rFonts w:ascii="Fb Fontext" w:hAnsi="Fb Fontext"/>
          <w:sz w:val="32"/>
          <w:rtl/>
        </w:rPr>
        <w:t>אף מי שיש לו ואינה שרויה אצלו - לא ילמד סופרים.</w:t>
      </w:r>
    </w:p>
    <w:p w14:paraId="0767A739" w14:textId="77777777" w:rsidR="006E0774" w:rsidRPr="00131640" w:rsidRDefault="006E0774" w:rsidP="00841728">
      <w:pPr>
        <w:pStyle w:val="affb"/>
        <w:rPr>
          <w:rtl/>
        </w:rPr>
      </w:pPr>
      <w:r w:rsidRPr="00224C4C">
        <w:rPr>
          <w:rFonts w:hint="cs"/>
          <w:rtl/>
        </w:rPr>
        <w:t>׹</w:t>
      </w:r>
    </w:p>
    <w:p w14:paraId="5B5D021E" w14:textId="77777777" w:rsidR="009469D7" w:rsidRDefault="006E0774" w:rsidP="006E0774">
      <w:pPr>
        <w:rPr>
          <w:rStyle w:val="afffa"/>
          <w:rFonts w:ascii="Fb Fontext" w:hAnsi="Fb Fontext" w:cs="BA TM • Vilna Extra-Bold"/>
          <w:bCs w:val="0"/>
          <w:rtl/>
        </w:rPr>
      </w:pPr>
      <w:r w:rsidRPr="00224C4C">
        <w:rPr>
          <w:rStyle w:val="afffe"/>
          <w:spacing w:val="4"/>
          <w:rtl/>
        </w:rPr>
        <w:t>ר' יהודה אומר: לא ירעה כו'</w:t>
      </w:r>
      <w:r w:rsidRPr="00210DF6">
        <w:rPr>
          <w:rStyle w:val="afffa"/>
          <w:rFonts w:ascii="Fb Fontext" w:hAnsi="Fb Fontext" w:cs="BA TM • Vilna Extra-Bold"/>
          <w:bCs w:val="0"/>
          <w:rtl/>
        </w:rPr>
        <w:t>.</w:t>
      </w:r>
    </w:p>
    <w:p w14:paraId="70A76976" w14:textId="77777777" w:rsidR="00A85AC8" w:rsidRPr="00E600D8" w:rsidRDefault="00141654" w:rsidP="00141654">
      <w:pPr>
        <w:pStyle w:val="38"/>
        <w:framePr w:wrap="notBeside"/>
        <w:rPr>
          <w:rtl/>
        </w:rPr>
      </w:pPr>
      <w:r w:rsidRPr="00E600D8">
        <w:rPr>
          <w:rFonts w:hint="cs"/>
          <w:rtl/>
        </w:rPr>
        <w:t>חכ''א</w:t>
      </w:r>
      <w:r w:rsidR="009830D9" w:rsidRPr="00E600D8">
        <w:rPr>
          <w:rFonts w:hint="cs"/>
          <w:rtl/>
        </w:rPr>
        <w:t xml:space="preserve"> </w:t>
      </w:r>
      <w:r w:rsidR="006E0774" w:rsidRPr="00E600D8">
        <w:rPr>
          <w:rFonts w:hint="cs"/>
          <w:rtl/>
        </w:rPr>
        <w:t>לר</w:t>
      </w:r>
      <w:r w:rsidR="006E0774" w:rsidRPr="00E600D8">
        <w:rPr>
          <w:rtl/>
        </w:rPr>
        <w:t>"</w:t>
      </w:r>
      <w:r w:rsidR="006E0774" w:rsidRPr="00E600D8">
        <w:rPr>
          <w:rFonts w:hint="cs"/>
          <w:rtl/>
        </w:rPr>
        <w:t>י</w:t>
      </w:r>
      <w:r w:rsidR="00A85AC8" w:rsidRPr="00E600D8">
        <w:rPr>
          <w:rtl/>
        </w:rPr>
        <w:t>:</w:t>
      </w:r>
    </w:p>
    <w:p w14:paraId="2E86DDF2" w14:textId="7840FFEF" w:rsidR="006E0774" w:rsidRPr="00131640" w:rsidRDefault="006E0774" w:rsidP="006E0774">
      <w:pPr>
        <w:rPr>
          <w:rtl/>
        </w:rPr>
      </w:pPr>
      <w:r w:rsidRPr="00224C4C">
        <w:rPr>
          <w:rFonts w:ascii="Fb Fontext" w:hAnsi="Fb Fontext"/>
          <w:rtl/>
        </w:rPr>
        <w:t>לא נחשדו ישראל על משכב זכור ולא על הבהמה.</w:t>
      </w:r>
    </w:p>
    <w:p w14:paraId="06FD5526" w14:textId="77777777" w:rsidR="006E0774" w:rsidRPr="00131640" w:rsidRDefault="006E0774" w:rsidP="00841728">
      <w:pPr>
        <w:pStyle w:val="affb"/>
        <w:rPr>
          <w:rtl/>
        </w:rPr>
      </w:pPr>
      <w:r w:rsidRPr="00224C4C">
        <w:rPr>
          <w:rFonts w:hint="cs"/>
          <w:rtl/>
        </w:rPr>
        <w:t>׹</w:t>
      </w:r>
    </w:p>
    <w:p w14:paraId="3FB84A2D" w14:textId="77777777" w:rsidR="006E0774" w:rsidRPr="00131640" w:rsidRDefault="006E0774" w:rsidP="009D66E0">
      <w:pPr>
        <w:pStyle w:val="afffff8"/>
        <w:framePr w:wrap="around"/>
      </w:pPr>
      <w:del w:id="20172" w:author="קלוד" w:date="2026-10-06T10:09:14Z">
        <w:r>
          <w:rPr>
            <w:rtl/>
          </w:rPr>
          <w:delText xml:space="preserve">מתני'.</w:delText>
        </w:r>
      </w:del>
      <w:ins w:id="20173" w:author="קלוד" w:date="2026-10-06T10:09:14Z">
        <w:r>
          <w:rPr>
            <w:rtl/>
          </w:rPr>
          <w:t xml:space="preserve">משנה יד</w:t>
        </w:r>
      </w:ins>
    </w:p>
    <w:p w14:paraId="1C02831B" w14:textId="77777777" w:rsidR="006E0774" w:rsidRPr="00131640" w:rsidRDefault="006E0774" w:rsidP="00954D80">
      <w:pPr>
        <w:pStyle w:val="afff5"/>
        <w:spacing w:before="120"/>
        <w:rPr>
          <w:rtl/>
        </w:rPr>
        <w:pPrChange w:id="90047" w:author="קלוד" w:date="2026-10-08T12:08:16Z">
          <w:pPr>
            <w:pStyle w:val="afff5"/>
          </w:pPr>
        </w:pPrChange>
      </w:pPr>
      <w:r w:rsidRPr="00224C4C">
        <w:rPr>
          <w:rtl/>
        </w:rPr>
        <w:t>כל שעסקיו עם הנשים לא יתיחד עם הנשים.</w:t>
      </w:r>
    </w:p>
    <w:p w14:paraId="276C65B9" w14:textId="77777777" w:rsidR="006E0774" w:rsidRPr="00131640" w:rsidRDefault="006E0774" w:rsidP="002E5B62">
      <w:pPr>
        <w:pStyle w:val="afff5"/>
        <w:spacing w:after="120"/>
        <w:rPr>
          <w:rtl/>
        </w:rPr>
      </w:pPr>
      <w:r w:rsidRPr="00224C4C">
        <w:rPr>
          <w:rtl/>
        </w:rPr>
        <w:t>ולא ילמד אדם את בנו אומנות הנשים.</w:t>
      </w:r>
    </w:p>
    <w:p w14:paraId="70477CCB" w14:textId="7A97F581" w:rsidR="006E0774" w:rsidRPr="00131640" w:rsidRDefault="006E0774" w:rsidP="002E5B62">
      <w:pPr>
        <w:pStyle w:val="afff5"/>
        <w:rPr>
          <w:rtl/>
        </w:rPr>
      </w:pPr>
      <w:r w:rsidRPr="00F52824">
        <w:rPr>
          <w:rStyle w:val="TanaimMishna"/>
          <w:rtl/>
          <w:rPrChange w:id="20072" w:author="קלוד" w:date="2026-10-06T10:09:14Z">
            <w:rPr>
              <w:rStyle w:val="afffff3"/>
              <w:rtl/>
            </w:rPr>
          </w:rPrChange>
        </w:rPr>
        <w:t>רבי מאיר אומר:</w:t>
      </w:r>
      <w:r w:rsidRPr="00224C4C">
        <w:rPr>
          <w:rtl/>
        </w:rPr>
        <w:t xml:space="preserve"> לעולם ילמד אדם את בנו אומנות נקיה וקלה,</w:t>
      </w:r>
      <w:r w:rsidR="002E5B62">
        <w:rPr>
          <w:rFonts w:hint="cs"/>
          <w:rtl/>
        </w:rPr>
        <w:t xml:space="preserve"> </w:t>
      </w:r>
      <w:r w:rsidRPr="00224C4C">
        <w:rPr>
          <w:rtl/>
        </w:rPr>
        <w:t>ויתפלל למי שהעושר והנכסים שלו, שאין אומנות שאין בה עניות ועשירות,</w:t>
      </w:r>
      <w:r w:rsidR="00E32E91">
        <w:rPr>
          <w:rFonts w:hint="cs"/>
          <w:rtl/>
        </w:rPr>
        <w:t xml:space="preserve"> </w:t>
      </w:r>
      <w:r w:rsidRPr="00224C4C">
        <w:rPr>
          <w:rtl/>
        </w:rPr>
        <w:t>שלא עניות מן האומנות ולא עשירות מן האומנות, אלא הכל לפי זכותו.</w:t>
      </w:r>
    </w:p>
    <w:p w14:paraId="16254511" w14:textId="17420514" w:rsidR="006E0774" w:rsidRPr="00131640" w:rsidRDefault="006E0774" w:rsidP="002E5B62">
      <w:pPr>
        <w:pStyle w:val="afff5"/>
        <w:spacing w:after="120"/>
        <w:rPr>
          <w:rtl/>
        </w:rPr>
      </w:pPr>
      <w:r w:rsidRPr="00F52824">
        <w:rPr>
          <w:rStyle w:val="TanaimMishna"/>
          <w:rtl/>
          <w:rPrChange w:id="20073" w:author="קלוד" w:date="2026-10-06T10:09:14Z">
            <w:rPr>
              <w:rStyle w:val="afffff3"/>
              <w:rtl/>
            </w:rPr>
          </w:rPrChange>
        </w:rPr>
        <w:t>ר</w:t>
      </w:r>
      <w:r w:rsidRPr="00F52824">
        <w:rPr>
          <w:rStyle w:val="TanaimMishna"/>
          <w:rFonts w:hint="cs"/>
          <w:rtl/>
          <w:rPrChange w:id="20074" w:author="קלוד" w:date="2026-10-06T10:09:14Z">
            <w:rPr>
              <w:rStyle w:val="afffff3"/>
              <w:rFonts w:hint="cs"/>
              <w:rtl/>
            </w:rPr>
          </w:rPrChange>
        </w:rPr>
        <w:t>שב</w:t>
      </w:r>
      <w:r w:rsidRPr="00F52824">
        <w:rPr>
          <w:rStyle w:val="TanaimMishna"/>
          <w:rtl/>
          <w:rPrChange w:id="20075" w:author="קלוד" w:date="2026-10-06T10:09:14Z">
            <w:rPr>
              <w:rStyle w:val="afffff3"/>
              <w:rtl/>
            </w:rPr>
          </w:rPrChange>
        </w:rPr>
        <w:t>"</w:t>
      </w:r>
      <w:r w:rsidRPr="00F52824">
        <w:rPr>
          <w:rStyle w:val="TanaimMishna"/>
          <w:rFonts w:hint="cs"/>
          <w:rtl/>
          <w:rPrChange w:id="20076" w:author="קלוד" w:date="2026-10-06T10:09:14Z">
            <w:rPr>
              <w:rStyle w:val="afffff3"/>
              <w:rFonts w:hint="cs"/>
              <w:rtl/>
            </w:rPr>
          </w:rPrChange>
        </w:rPr>
        <w:t>א</w:t>
      </w:r>
      <w:r w:rsidRPr="00F52824">
        <w:rPr>
          <w:rStyle w:val="TanaimMishna"/>
          <w:rtl/>
          <w:rPrChange w:id="20077" w:author="קלוד" w:date="2026-10-06T10:09:14Z">
            <w:rPr>
              <w:rStyle w:val="afffff3"/>
              <w:rtl/>
            </w:rPr>
          </w:rPrChange>
        </w:rPr>
        <w:t>:</w:t>
      </w:r>
      <w:r w:rsidRPr="00224C4C">
        <w:rPr>
          <w:rtl/>
        </w:rPr>
        <w:t xml:space="preserve"> ראית מימיך חיה ועוף שיש להם אומנות? והן מתפרנסין שלא בצער,</w:t>
      </w:r>
      <w:r w:rsidR="00E32E91">
        <w:rPr>
          <w:rFonts w:hint="cs"/>
          <w:rtl/>
        </w:rPr>
        <w:t xml:space="preserve"> </w:t>
      </w:r>
      <w:r w:rsidRPr="00224C4C">
        <w:rPr>
          <w:rtl/>
        </w:rPr>
        <w:t>והלא לא נבראו אלא לשמשני, ואני נבראתי לשמש את קוני</w:t>
      </w:r>
      <w:r w:rsidR="00E32E91">
        <w:rPr>
          <w:rFonts w:hint="cs"/>
          <w:rtl/>
        </w:rPr>
        <w:t xml:space="preserve"> </w:t>
      </w:r>
      <w:r w:rsidRPr="00224C4C">
        <w:rPr>
          <w:rtl/>
        </w:rPr>
        <w:t>אינו דין שאתפרנס שלא בצער! אלא שהורעתי מעשי, וקפחתי את פרנסתי.</w:t>
      </w:r>
    </w:p>
    <w:p w14:paraId="1820A71B" w14:textId="6AF85747" w:rsidR="006E0774" w:rsidRPr="00131640" w:rsidRDefault="006E0774" w:rsidP="002E5B62">
      <w:pPr>
        <w:pStyle w:val="afff5"/>
        <w:rPr>
          <w:rtl/>
        </w:rPr>
      </w:pPr>
      <w:r w:rsidRPr="002E5B62">
        <w:rPr>
          <w:rStyle w:val="TanaimMishna"/>
          <w:rtl/>
          <w:rPrChange w:id="20078" w:author="קלוד" w:date="2026-10-06T10:09:14Z">
            <w:rPr>
              <w:rStyle w:val="afffff3"/>
              <w:rtl/>
            </w:rPr>
          </w:rPrChange>
        </w:rPr>
        <w:t>אבא גוריין איש צדיין אומר משום אבא גוריא:</w:t>
      </w:r>
      <w:r w:rsidRPr="00224C4C">
        <w:rPr>
          <w:rtl/>
        </w:rPr>
        <w:t xml:space="preserve"> לא ילמד אדם את בנו חמר, גמל, קדר, ספן,</w:t>
      </w:r>
      <w:r w:rsidR="002E5B62">
        <w:rPr>
          <w:rFonts w:hint="cs"/>
          <w:rtl/>
        </w:rPr>
        <w:t xml:space="preserve"> </w:t>
      </w:r>
      <w:r w:rsidRPr="00224C4C">
        <w:rPr>
          <w:rtl/>
        </w:rPr>
        <w:t>רועה וחנוני, שאומנותן אומנות ליסטים.</w:t>
      </w:r>
    </w:p>
    <w:p w14:paraId="37B778E5" w14:textId="74ED3198" w:rsidR="006E0774" w:rsidRPr="0006639A" w:rsidRDefault="006E0774" w:rsidP="00954D80">
      <w:pPr>
        <w:pStyle w:val="afff5"/>
        <w:rPr>
          <w:spacing w:val="-2"/>
          <w:rtl/>
        </w:rPr>
      </w:pPr>
      <w:r w:rsidRPr="0006639A">
        <w:rPr>
          <w:rStyle w:val="TanaimMishna"/>
          <w:spacing w:val="-2"/>
          <w:rtl/>
          <w:rPrChange w:id="20079" w:author="קלוד" w:date="2026-10-06T10:09:14Z">
            <w:rPr>
              <w:rStyle w:val="afffff3"/>
              <w:spacing w:val="-2"/>
              <w:rtl/>
            </w:rPr>
          </w:rPrChange>
        </w:rPr>
        <w:t>ר"</w:t>
      </w:r>
      <w:r w:rsidRPr="0006639A">
        <w:rPr>
          <w:rStyle w:val="TanaimMishna"/>
          <w:rFonts w:hint="cs"/>
          <w:spacing w:val="-2"/>
          <w:rtl/>
          <w:rPrChange w:id="20080" w:author="קלוד" w:date="2026-10-06T10:09:14Z">
            <w:rPr>
              <w:rStyle w:val="afffff3"/>
              <w:rFonts w:hint="cs"/>
              <w:spacing w:val="-2"/>
              <w:rtl/>
            </w:rPr>
          </w:rPrChange>
        </w:rPr>
        <w:t>י</w:t>
      </w:r>
      <w:r w:rsidRPr="0006639A">
        <w:rPr>
          <w:rStyle w:val="TanaimMishna"/>
          <w:spacing w:val="-2"/>
          <w:rtl/>
          <w:rPrChange w:id="20081" w:author="קלוד" w:date="2026-10-06T10:09:14Z">
            <w:rPr>
              <w:rStyle w:val="afffff3"/>
              <w:spacing w:val="-2"/>
              <w:rtl/>
            </w:rPr>
          </w:rPrChange>
        </w:rPr>
        <w:t xml:space="preserve"> משמו:</w:t>
      </w:r>
      <w:r w:rsidRPr="0006639A">
        <w:rPr>
          <w:spacing w:val="-2"/>
          <w:rtl/>
        </w:rPr>
        <w:t xml:space="preserve"> החמרין רובן רשעים והגמלין רובן כשרין הספנין רובן חסידים</w:t>
      </w:r>
    </w:p>
    <w:p w14:paraId="14A5CAFA" w14:textId="1B7EA895" w:rsidR="006E0774" w:rsidRPr="00131640" w:rsidRDefault="006464C5" w:rsidP="00954D80">
      <w:pPr>
        <w:pStyle w:val="afff5"/>
        <w:rPr>
          <w:rtl/>
        </w:rPr>
      </w:pPr>
      <w:r>
        <w:rPr>
          <w:rFonts w:hint="cs"/>
          <w:rtl/>
        </w:rPr>
        <w:t xml:space="preserve">   </w:t>
      </w:r>
      <w:r w:rsidR="006E0774" w:rsidRPr="00224C4C">
        <w:rPr>
          <w:rtl/>
        </w:rPr>
        <w:t>טוב שברופאים לגיהנם, והכשר שבטבחים שותפו של עמלק.</w:t>
      </w:r>
    </w:p>
    <w:p w14:paraId="41176E91" w14:textId="6C51AE4F" w:rsidR="006E0774" w:rsidRPr="00131640" w:rsidRDefault="006E0774" w:rsidP="0006652C">
      <w:pPr>
        <w:pStyle w:val="afff5"/>
        <w:rPr>
          <w:rtl/>
        </w:rPr>
      </w:pPr>
      <w:r w:rsidRPr="00EB0B2B">
        <w:rPr>
          <w:rStyle w:val="TanaimMishna"/>
          <w:rtl/>
          <w:rPrChange w:id="20082" w:author="קלוד" w:date="2026-10-06T10:09:14Z">
            <w:rPr>
              <w:rStyle w:val="afffff3"/>
              <w:rtl/>
            </w:rPr>
          </w:rPrChange>
        </w:rPr>
        <w:t xml:space="preserve">רבי נהוראי אומר: </w:t>
      </w:r>
      <w:r w:rsidRPr="00224C4C">
        <w:rPr>
          <w:rtl/>
        </w:rPr>
        <w:t>מניח אני כל אומנות שבעולם ואיני מלמד את בני אלא תורה,</w:t>
      </w:r>
      <w:r w:rsidR="00EB0B2B">
        <w:rPr>
          <w:rFonts w:hint="cs"/>
          <w:rtl/>
        </w:rPr>
        <w:t xml:space="preserve"> </w:t>
      </w:r>
      <w:r w:rsidRPr="00224C4C">
        <w:rPr>
          <w:rtl/>
        </w:rPr>
        <w:t>שאדם אוכל משכרה בעולם הזה והקרן קיימת לו לעולם הבא: ושאר כל אומנות אינן כן,</w:t>
      </w:r>
    </w:p>
    <w:p w14:paraId="10B9ED59" w14:textId="07837FBC" w:rsidR="006E0774" w:rsidRPr="00131640" w:rsidRDefault="006E0774" w:rsidP="0006652C">
      <w:pPr>
        <w:pStyle w:val="afff5"/>
        <w:rPr>
          <w:rtl/>
        </w:rPr>
      </w:pPr>
      <w:r w:rsidRPr="00224C4C">
        <w:rPr>
          <w:rtl/>
        </w:rPr>
        <w:t>כשאדם בא לידי חולי או לידי זקנה או לידי יסורין ואינו יכול לעסוק במלאכתו</w:t>
      </w:r>
      <w:r w:rsidRPr="00224C4C">
        <w:rPr>
          <w:rFonts w:hint="cs"/>
          <w:rtl/>
        </w:rPr>
        <w:t xml:space="preserve"> </w:t>
      </w:r>
      <w:r w:rsidRPr="00224C4C">
        <w:rPr>
          <w:rtl/>
        </w:rPr>
        <w:t>הרי הוא מת ברעב,</w:t>
      </w:r>
      <w:r w:rsidR="0006652C">
        <w:rPr>
          <w:rFonts w:hint="cs"/>
          <w:rtl/>
        </w:rPr>
        <w:t xml:space="preserve"> </w:t>
      </w:r>
      <w:r w:rsidRPr="00224C4C">
        <w:rPr>
          <w:rtl/>
        </w:rPr>
        <w:t>אבל התורה אינה כן, אלא משמרתו מכל רע בנערותו, ונותנת לו אחרית ותקוה בזקנותו,</w:t>
      </w:r>
    </w:p>
    <w:p w14:paraId="3FA15B24" w14:textId="77777777" w:rsidR="009469D7" w:rsidRDefault="006E0774" w:rsidP="00954D80">
      <w:pPr>
        <w:pStyle w:val="afff5"/>
        <w:rPr>
          <w:rtl/>
        </w:rPr>
      </w:pPr>
      <w:r w:rsidRPr="00224C4C">
        <w:rPr>
          <w:rtl/>
        </w:rPr>
        <w:t xml:space="preserve">בנערותו מהו אומר? </w:t>
      </w:r>
      <w:r w:rsidRPr="0006652C">
        <w:rPr>
          <w:rStyle w:val="affffa"/>
          <w:rtl/>
        </w:rPr>
        <w:t>וקוי ה' יחליפו כח,</w:t>
      </w:r>
    </w:p>
    <w:p w14:paraId="47D3177E" w14:textId="1FF97244" w:rsidR="006E0774" w:rsidRPr="00131640" w:rsidRDefault="006E0774" w:rsidP="00954D80">
      <w:pPr>
        <w:pStyle w:val="afff5"/>
        <w:rPr>
          <w:rtl/>
        </w:rPr>
      </w:pPr>
      <w:r w:rsidRPr="00224C4C">
        <w:rPr>
          <w:rtl/>
        </w:rPr>
        <w:t xml:space="preserve">בזקנותו מהו אומר? </w:t>
      </w:r>
      <w:r w:rsidRPr="0006652C">
        <w:rPr>
          <w:rStyle w:val="affffa"/>
          <w:rtl/>
        </w:rPr>
        <w:t>עוד ינובון בשיבה.</w:t>
      </w:r>
    </w:p>
    <w:p w14:paraId="08392467" w14:textId="77777777" w:rsidR="006E0774" w:rsidRPr="00131640" w:rsidRDefault="006E0774" w:rsidP="0006652C">
      <w:pPr>
        <w:pStyle w:val="afff5"/>
        <w:spacing w:after="120"/>
        <w:rPr>
          <w:rtl/>
        </w:rPr>
      </w:pPr>
      <w:r w:rsidRPr="00224C4C">
        <w:rPr>
          <w:rtl/>
        </w:rPr>
        <w:t xml:space="preserve">וכן הוא אומר באברהם אבינו: </w:t>
      </w:r>
      <w:r w:rsidRPr="0006652C">
        <w:rPr>
          <w:rStyle w:val="affffa"/>
          <w:rtl/>
        </w:rPr>
        <w:t>ואברהם זקן</w:t>
      </w:r>
      <w:r w:rsidRPr="0006652C">
        <w:rPr>
          <w:rStyle w:val="affffa"/>
          <w:rFonts w:hint="cs"/>
          <w:rtl/>
        </w:rPr>
        <w:t xml:space="preserve"> </w:t>
      </w:r>
      <w:r w:rsidRPr="0006652C">
        <w:rPr>
          <w:rStyle w:val="affffa"/>
          <w:rtl/>
        </w:rPr>
        <w:t>וה' ברך את אברהם בכל.</w:t>
      </w:r>
    </w:p>
    <w:p w14:paraId="13363EEA" w14:textId="77777777" w:rsidR="006E0774" w:rsidRPr="006464C5" w:rsidRDefault="006E0774" w:rsidP="00954D80">
      <w:pPr>
        <w:pStyle w:val="afff5"/>
        <w:rPr>
          <w:spacing w:val="0"/>
          <w:rtl/>
        </w:rPr>
      </w:pPr>
      <w:r w:rsidRPr="006464C5">
        <w:rPr>
          <w:spacing w:val="0"/>
          <w:rtl/>
        </w:rPr>
        <w:t>מצינו שעשה אברהם אבינו את כל התורה כולה עד שלא ניתנה,</w:t>
      </w:r>
    </w:p>
    <w:p w14:paraId="23185307" w14:textId="77777777" w:rsidR="006E0774" w:rsidRPr="00131640" w:rsidRDefault="006E0774" w:rsidP="00954D80">
      <w:pPr>
        <w:pStyle w:val="afff5"/>
        <w:rPr>
          <w:rtl/>
        </w:rPr>
      </w:pPr>
      <w:r w:rsidRPr="00224C4C">
        <w:rPr>
          <w:rtl/>
        </w:rPr>
        <w:t xml:space="preserve">שנא': </w:t>
      </w:r>
      <w:r w:rsidRPr="0006652C">
        <w:rPr>
          <w:rStyle w:val="affffa"/>
          <w:rtl/>
        </w:rPr>
        <w:t>עקב אשר שמע אברהם בקולי וישמור משמרתי מצותי חוקותי ותורותי.</w:t>
      </w:r>
    </w:p>
    <w:p w14:paraId="7735F9F9" w14:textId="77777777" w:rsidR="006E0774" w:rsidRPr="00131640" w:rsidRDefault="006E0774" w:rsidP="00841728">
      <w:pPr>
        <w:pStyle w:val="affb"/>
        <w:rPr>
          <w:rtl/>
        </w:rPr>
      </w:pPr>
      <w:r w:rsidRPr="00224C4C">
        <w:rPr>
          <w:rFonts w:hint="cs"/>
          <w:rtl/>
        </w:rPr>
        <w:t>׹</w:t>
      </w:r>
    </w:p>
    <w:p w14:paraId="736144AD" w14:textId="7189E52B" w:rsidR="00A85AC8" w:rsidRPr="00E600D8" w:rsidRDefault="00490F44" w:rsidP="00CA18CD">
      <w:pPr>
        <w:pStyle w:val="38"/>
        <w:framePr w:wrap="notBeside"/>
        <w:rPr>
          <w:rtl/>
        </w:rPr>
      </w:pPr>
      <w:r>
        <w:rPr>
          <w:rtl/>
        </w:rPr>
        <w:t>ת"ר</w:t>
      </w:r>
      <w:r w:rsidR="00A85AC8" w:rsidRPr="00E600D8">
        <w:rPr>
          <w:rtl/>
        </w:rPr>
        <w:t>:</w:t>
      </w:r>
    </w:p>
    <w:p w14:paraId="6CC3BBC4" w14:textId="5D647ECC" w:rsidR="006E0774" w:rsidRPr="007309FA" w:rsidRDefault="006E0774" w:rsidP="007309FA">
      <w:pPr>
        <w:rPr>
          <w:rFonts w:ascii="Fb Fontext" w:hAnsi="Fb Fontext"/>
          <w:sz w:val="32"/>
          <w:rtl/>
        </w:rPr>
      </w:pPr>
      <w:r w:rsidRPr="006464C5">
        <w:rPr>
          <w:rStyle w:val="affffc"/>
          <w:rtl/>
        </w:rPr>
        <w:t>כל שעסקיו עם הנשים</w:t>
      </w:r>
      <w:r w:rsidRPr="00210DF6">
        <w:rPr>
          <w:rFonts w:ascii="Fb Fontext" w:hAnsi="Fb Fontext" w:cs="BA TM • Vilna Extra-Bold"/>
          <w:sz w:val="32"/>
          <w:rtl/>
        </w:rPr>
        <w:t xml:space="preserve"> </w:t>
      </w:r>
      <w:r w:rsidRPr="00224C4C">
        <w:rPr>
          <w:rFonts w:ascii="Fb Fontext" w:hAnsi="Fb Fontext"/>
          <w:sz w:val="32"/>
          <w:rtl/>
        </w:rPr>
        <w:t>- סורו רע, כגון הצורפים, והסריקים, והנקורות, והרוכלין, והגרדיים, והספרים, והכובסים, והגרע, והבלן, והבורסקי.</w:t>
      </w:r>
    </w:p>
    <w:p w14:paraId="2C074737" w14:textId="1F18C890" w:rsidR="006E0774" w:rsidRPr="006464C5" w:rsidRDefault="006E0774" w:rsidP="00CA18CD">
      <w:pPr>
        <w:spacing w:after="120"/>
        <w:rPr>
          <w:spacing w:val="-2"/>
          <w:rtl/>
        </w:rPr>
      </w:pPr>
      <w:r w:rsidRPr="006464C5">
        <w:rPr>
          <w:rFonts w:ascii="Fb Fontext" w:hAnsi="Fb Fontext"/>
          <w:spacing w:val="-2"/>
          <w:rtl/>
        </w:rPr>
        <w:t>אין מעמידים מהם לא מלך ולא כה</w:t>
      </w:r>
      <w:r w:rsidR="00CA18CD" w:rsidRPr="006464C5">
        <w:rPr>
          <w:rFonts w:ascii="Fb Fontext" w:hAnsi="Fb Fontext" w:hint="cs"/>
          <w:spacing w:val="-2"/>
          <w:rtl/>
        </w:rPr>
        <w:t>"ג</w:t>
      </w:r>
      <w:r w:rsidRPr="006464C5">
        <w:rPr>
          <w:rFonts w:ascii="Fb Fontext" w:hAnsi="Fb Fontext" w:hint="cs"/>
          <w:spacing w:val="-2"/>
          <w:rtl/>
        </w:rPr>
        <w:t xml:space="preserve"> </w:t>
      </w:r>
      <w:r w:rsidRPr="006464C5">
        <w:rPr>
          <w:rFonts w:ascii="Fb Fontext" w:hAnsi="Fb Fontext"/>
          <w:spacing w:val="-2"/>
          <w:rtl/>
        </w:rPr>
        <w:t xml:space="preserve">לא </w:t>
      </w:r>
      <w:r w:rsidR="00CA18CD" w:rsidRPr="006464C5">
        <w:rPr>
          <w:rFonts w:ascii="Fb Fontext" w:hAnsi="Fb Fontext" w:hint="cs"/>
          <w:spacing w:val="-2"/>
          <w:rtl/>
        </w:rPr>
        <w:t>שפסולים</w:t>
      </w:r>
      <w:r w:rsidRPr="006464C5">
        <w:rPr>
          <w:rFonts w:ascii="Fb Fontext" w:hAnsi="Fb Fontext"/>
          <w:spacing w:val="-2"/>
          <w:rtl/>
        </w:rPr>
        <w:t xml:space="preserve"> אלא דזיל אומנות</w:t>
      </w:r>
      <w:r w:rsidR="00CA18CD" w:rsidRPr="006464C5">
        <w:rPr>
          <w:rFonts w:ascii="Fb Fontext" w:hAnsi="Fb Fontext" w:hint="cs"/>
          <w:spacing w:val="-2"/>
          <w:rtl/>
        </w:rPr>
        <w:t>ן</w:t>
      </w:r>
    </w:p>
    <w:p w14:paraId="66BC0D34" w14:textId="230D6254" w:rsidR="00A85AC8" w:rsidRPr="00E600D8" w:rsidRDefault="00490F44" w:rsidP="009C4C6A">
      <w:pPr>
        <w:pStyle w:val="38"/>
        <w:framePr w:wrap="notBeside"/>
        <w:rPr>
          <w:rtl/>
        </w:rPr>
      </w:pPr>
      <w:r>
        <w:rPr>
          <w:rtl/>
        </w:rPr>
        <w:t>ת"ר</w:t>
      </w:r>
      <w:r w:rsidR="00A85AC8" w:rsidRPr="00E600D8">
        <w:rPr>
          <w:rFonts w:hint="cs"/>
          <w:rtl/>
        </w:rPr>
        <w:t>:</w:t>
      </w:r>
    </w:p>
    <w:p w14:paraId="2E43C9F2" w14:textId="4DE8601D" w:rsidR="006E0774" w:rsidRPr="00131640" w:rsidRDefault="006E0774" w:rsidP="009C4C6A">
      <w:pPr>
        <w:spacing w:after="120"/>
        <w:rPr>
          <w:rtl/>
        </w:rPr>
      </w:pPr>
      <w:r w:rsidRPr="006464C5">
        <w:rPr>
          <w:rStyle w:val="affffc"/>
          <w:rtl/>
        </w:rPr>
        <w:t>עשרה דברים נאמרו בגרע</w:t>
      </w:r>
      <w:r w:rsidRPr="00224C4C">
        <w:rPr>
          <w:rFonts w:ascii="Fb Fontext" w:hAnsi="Fb Fontext"/>
          <w:sz w:val="32"/>
          <w:rtl/>
        </w:rPr>
        <w:t xml:space="preserve"> </w:t>
      </w:r>
      <w:r>
        <w:rPr>
          <w:rStyle w:val="afffff5"/>
          <w:rFonts w:hint="cs"/>
          <w:rtl/>
        </w:rPr>
        <w:t xml:space="preserve">[המקיז את הדם]</w:t>
      </w:r>
      <w:del w:id="41023" w:author="Claude" w:date="2026-10-07T09:25:17Z">
        <w:r>
          <w:rPr>
            <w:rStyle w:val="afffff5"/>
            <w:rFonts w:hint="cs"/>
            <w:rtl/>
          </w:rPr>
          <w:delText xml:space="preserve"> </w:delText>
        </w:r>
      </w:del>
      <w:r w:rsidRPr="009C4C6A">
        <w:rPr>
          <w:rStyle w:val="afffff5"/>
          <w:rtl/>
        </w:rPr>
        <w:t>:</w:t>
      </w:r>
      <w:r w:rsidRPr="00224C4C">
        <w:rPr>
          <w:rFonts w:ascii="Fb Fontext" w:hAnsi="Fb Fontext"/>
          <w:sz w:val="32"/>
          <w:rtl/>
        </w:rPr>
        <w:t xml:space="preserve"> מהלך על צידו, ורוחו גסה, ונתלה ויושב, ועינו צרה, ועינו רעה, אוכל הרבה, ומוציא קימעא, וחשוד על העריות ועל הגזל ועל שפיכות דמים.</w:t>
      </w:r>
    </w:p>
    <w:p w14:paraId="5DE9E29C" w14:textId="44AE3123" w:rsidR="00A85AC8" w:rsidRPr="00E600D8" w:rsidRDefault="006E0774" w:rsidP="009C4C6A">
      <w:pPr>
        <w:pStyle w:val="38"/>
        <w:framePr w:wrap="notBeside"/>
        <w:rPr>
          <w:rtl/>
        </w:rPr>
      </w:pPr>
      <w:r w:rsidRPr="00E600D8">
        <w:rPr>
          <w:rtl/>
        </w:rPr>
        <w:t>דרש בר קפרא</w:t>
      </w:r>
      <w:r w:rsidR="00A85AC8" w:rsidRPr="00E600D8">
        <w:rPr>
          <w:rtl/>
        </w:rPr>
        <w:t>:</w:t>
      </w:r>
    </w:p>
    <w:p w14:paraId="79A70EE5" w14:textId="07C2F97D" w:rsidR="006E0774" w:rsidRPr="00131640" w:rsidRDefault="006E0774" w:rsidP="009C4C6A">
      <w:pPr>
        <w:spacing w:after="120"/>
        <w:rPr>
          <w:rtl/>
        </w:rPr>
      </w:pPr>
      <w:r w:rsidRPr="00224C4C">
        <w:rPr>
          <w:rFonts w:ascii="Fb Fontext" w:hAnsi="Fb Fontext"/>
          <w:rtl/>
        </w:rPr>
        <w:t>לעולם ילמד אדם את בנו אומנות נקיה וקלה.</w:t>
      </w:r>
      <w:r w:rsidR="009C4C6A">
        <w:rPr>
          <w:rFonts w:ascii="Fb Fontext" w:hAnsi="Fb Fontext" w:hint="cs"/>
          <w:rtl/>
        </w:rPr>
        <w:t xml:space="preserve"> </w:t>
      </w:r>
      <w:r w:rsidRPr="00224C4C">
        <w:rPr>
          <w:rFonts w:ascii="Fb Fontext" w:hAnsi="Fb Fontext" w:hint="cs"/>
          <w:rtl/>
        </w:rPr>
        <w:t>אריגת הבגד</w:t>
      </w:r>
    </w:p>
    <w:p w14:paraId="18F35A0F" w14:textId="77777777" w:rsidR="006E0774" w:rsidRPr="00131640" w:rsidRDefault="006E0774" w:rsidP="0010529F">
      <w:pPr>
        <w:pStyle w:val="afff0"/>
        <w:framePr w:wrap="around"/>
        <w:rPr>
          <w:rtl/>
        </w:rPr>
      </w:pPr>
      <w:r w:rsidRPr="00224C4C">
        <w:rPr>
          <w:rFonts w:hint="cs"/>
          <w:rtl/>
        </w:rPr>
        <w:t>פב:</w:t>
      </w:r>
    </w:p>
    <w:p w14:paraId="2C2962C0" w14:textId="3622398D" w:rsidR="00A85AC8" w:rsidRPr="00E600D8" w:rsidRDefault="006E0774" w:rsidP="009C4C6A">
      <w:pPr>
        <w:pStyle w:val="38"/>
        <w:framePr w:wrap="notBeside"/>
        <w:rPr>
          <w:rtl/>
        </w:rPr>
      </w:pPr>
      <w:r w:rsidRPr="00E600D8">
        <w:rPr>
          <w:rtl/>
        </w:rPr>
        <w:t>תניא, רבי אומר</w:t>
      </w:r>
      <w:r w:rsidR="00A85AC8" w:rsidRPr="00E600D8">
        <w:rPr>
          <w:rtl/>
        </w:rPr>
        <w:t>:</w:t>
      </w:r>
    </w:p>
    <w:p w14:paraId="4AD2B675" w14:textId="25CFB397" w:rsidR="006E0774" w:rsidRPr="00131640" w:rsidRDefault="006E0774" w:rsidP="006E0774">
      <w:pPr>
        <w:rPr>
          <w:rtl/>
        </w:rPr>
      </w:pPr>
      <w:r w:rsidRPr="00224C4C">
        <w:rPr>
          <w:rFonts w:ascii="Fb Fontext" w:hAnsi="Fb Fontext"/>
          <w:sz w:val="32"/>
          <w:rtl/>
        </w:rPr>
        <w:t>אין לך אומנות שעוברת מן העולם, אשרי מי שרואה את הוריו באומנות מעולה, אוי לו למי שרואה את הוריו באומנות פגומה.</w:t>
      </w:r>
    </w:p>
    <w:p w14:paraId="1F23152D" w14:textId="77777777" w:rsidR="009469D7" w:rsidRDefault="006E0774" w:rsidP="006E0774">
      <w:pPr>
        <w:rPr>
          <w:rFonts w:ascii="Fb Fontext" w:hAnsi="Fb Fontext"/>
          <w:rtl/>
        </w:rPr>
      </w:pPr>
      <w:r w:rsidRPr="00224C4C">
        <w:rPr>
          <w:rFonts w:ascii="Fb Fontext" w:hAnsi="Fb Fontext"/>
          <w:rtl/>
        </w:rPr>
        <w:t>אי אפשר לעולם בלא בסם ובלא בורסקי,</w:t>
      </w:r>
    </w:p>
    <w:p w14:paraId="10AE8B83" w14:textId="0D08A15D" w:rsidR="006E0774" w:rsidRPr="00131640" w:rsidRDefault="006E0774" w:rsidP="006E0774">
      <w:pPr>
        <w:rPr>
          <w:rtl/>
        </w:rPr>
      </w:pPr>
      <w:r w:rsidRPr="00224C4C">
        <w:rPr>
          <w:rFonts w:ascii="Fb Fontext" w:hAnsi="Fb Fontext"/>
          <w:rtl/>
        </w:rPr>
        <w:t>אשרי מי שאומנותו בסם, ואוי לו מי שאומנותו בורסקי.</w:t>
      </w:r>
    </w:p>
    <w:p w14:paraId="4AE017C9" w14:textId="77777777" w:rsidR="009469D7" w:rsidRDefault="006E0774" w:rsidP="006E0774">
      <w:pPr>
        <w:rPr>
          <w:rFonts w:ascii="Fb Fontext" w:hAnsi="Fb Fontext"/>
          <w:rtl/>
        </w:rPr>
      </w:pPr>
      <w:r w:rsidRPr="00224C4C">
        <w:rPr>
          <w:rFonts w:ascii="Fb Fontext" w:hAnsi="Fb Fontext"/>
          <w:rtl/>
        </w:rPr>
        <w:t>אי אפשר לעולם בלא זכרים ובלא נקבות,</w:t>
      </w:r>
    </w:p>
    <w:p w14:paraId="132ACE60" w14:textId="362BD6E6" w:rsidR="006E0774" w:rsidRPr="00131640" w:rsidRDefault="006E0774" w:rsidP="00245AED">
      <w:pPr>
        <w:spacing w:after="120"/>
        <w:rPr>
          <w:rtl/>
        </w:rPr>
      </w:pPr>
      <w:r w:rsidRPr="00224C4C">
        <w:rPr>
          <w:rFonts w:ascii="Fb Fontext" w:hAnsi="Fb Fontext"/>
          <w:rtl/>
        </w:rPr>
        <w:t>אשרי מי שבניו זכרים, ואוי לו למי שבניו נקיבות.</w:t>
      </w:r>
    </w:p>
    <w:p w14:paraId="6F2A5BB2" w14:textId="4B66E0F6" w:rsidR="00A85AC8" w:rsidRPr="00E600D8" w:rsidRDefault="006E0774" w:rsidP="00245AED">
      <w:pPr>
        <w:pStyle w:val="38"/>
        <w:framePr w:wrap="notBeside"/>
        <w:rPr>
          <w:rtl/>
        </w:rPr>
      </w:pPr>
      <w:r w:rsidRPr="00E600D8">
        <w:rPr>
          <w:rtl/>
        </w:rPr>
        <w:t>ר"מ אומר</w:t>
      </w:r>
      <w:r w:rsidR="00A85AC8" w:rsidRPr="00E600D8">
        <w:rPr>
          <w:rtl/>
        </w:rPr>
        <w:t>:</w:t>
      </w:r>
    </w:p>
    <w:p w14:paraId="6C3BEBAD" w14:textId="0BE87056" w:rsidR="006E0774" w:rsidRPr="00131640" w:rsidRDefault="006E0774" w:rsidP="006E0774">
      <w:pPr>
        <w:rPr>
          <w:rtl/>
        </w:rPr>
      </w:pPr>
      <w:r w:rsidRPr="00224C4C">
        <w:rPr>
          <w:rFonts w:ascii="Fb Fontext" w:hAnsi="Fb Fontext"/>
          <w:rtl/>
        </w:rPr>
        <w:t xml:space="preserve">לעולם ילמד אדם לבנו אומנות נקיה וקלה, ויבקש רחמים למי שהעושר והנכסים שלו, שאין עניות מן האומנות ואין עשירות מן האומנות אלא למי שהעושר שלו, </w:t>
      </w:r>
      <w:r w:rsidRPr="00245AED">
        <w:rPr>
          <w:rStyle w:val="afffff3"/>
          <w:rtl/>
        </w:rPr>
        <w:t>שנאמר:</w:t>
      </w:r>
      <w:r w:rsidRPr="00224C4C">
        <w:rPr>
          <w:rStyle w:val="affffa"/>
          <w:rtl/>
        </w:rPr>
        <w:t xml:space="preserve"> </w:t>
      </w:r>
      <w:r w:rsidRPr="00224C4C">
        <w:rPr>
          <w:rStyle w:val="affffa"/>
          <w:rFonts w:hint="cs"/>
          <w:rtl/>
        </w:rPr>
        <w:t>'</w:t>
      </w:r>
      <w:r w:rsidRPr="00224C4C">
        <w:rPr>
          <w:rStyle w:val="affffa"/>
          <w:rtl/>
        </w:rPr>
        <w:t>לי הכסף ולי הזהב נאם ה' צבאות</w:t>
      </w:r>
      <w:r w:rsidRPr="00224C4C">
        <w:rPr>
          <w:rStyle w:val="affffa"/>
          <w:rFonts w:hint="cs"/>
          <w:rtl/>
        </w:rPr>
        <w:t>'</w:t>
      </w:r>
      <w:r w:rsidRPr="00224C4C">
        <w:rPr>
          <w:rStyle w:val="affffa"/>
          <w:rtl/>
        </w:rPr>
        <w:t>.</w:t>
      </w:r>
    </w:p>
    <w:p w14:paraId="51CD2B88" w14:textId="77777777" w:rsidR="006E0774" w:rsidRPr="00131640" w:rsidRDefault="006E0774" w:rsidP="00841728">
      <w:pPr>
        <w:pStyle w:val="affb"/>
        <w:rPr>
          <w:del w:id="90174" w:author="מנוע עיצוב" w:date="2026-10-08T11:01:28Z"/>
          <w:rtl/>
        </w:rPr>
      </w:pPr>
      <w:del w:id="90173" w:author="מנוע עיצוב" w:date="2026-10-08T11:01:28Z">
        <w:r w:rsidRPr="00224C4C">
          <w:rPr>
            <w:rFonts w:hint="cs"/>
            <w:rtl/>
          </w:rPr>
          <w:delText xml:space="preserve">׹</w:delText>
        </w:r>
      </w:del>
    </w:p>
    <w:p w14:paraId="470BD899" w14:textId="77777777" w:rsidR="006E0774" w:rsidRPr="00131640" w:rsidRDefault="006E0774" w:rsidP="002A094E">
      <w:pPr>
        <w:pStyle w:val="afffd"/>
        <w:rPr>
          <w:rtl/>
        </w:rPr>
      </w:pPr>
      <w:ins w:id="9827" w:author="מספור קטעי משנה" w:date="2026-10-06T10:04:35Z">
        <w:r>
          <w:rPr>
            <w:rStyle w:val="MisparKeta"/>
          </w:rPr>
          <w:t xml:space="preserve">ה. </w:t>
        </w:r>
      </w:ins>
      <w:r w:rsidRPr="00224C4C">
        <w:rPr>
          <w:rStyle w:val="afffa"/>
          <w:spacing w:val="4"/>
          <w:rtl/>
        </w:rPr>
        <w:t>ר"ש בן אלעזר אומר: אם ראית מימיך</w:t>
      </w:r>
      <w:r w:rsidRPr="00224C4C">
        <w:rPr>
          <w:rtl/>
        </w:rPr>
        <w:t>.</w:t>
      </w:r>
    </w:p>
    <w:p w14:paraId="73C47604" w14:textId="255173F8" w:rsidR="00A85AC8" w:rsidRPr="00E600D8" w:rsidRDefault="006E0774" w:rsidP="00245AED">
      <w:pPr>
        <w:pStyle w:val="38"/>
        <w:framePr w:wrap="notBeside"/>
        <w:rPr>
          <w:rtl/>
        </w:rPr>
      </w:pPr>
      <w:r w:rsidRPr="00E600D8">
        <w:rPr>
          <w:rtl/>
        </w:rPr>
        <w:t>תניא</w:t>
      </w:r>
      <w:r w:rsidR="00245AED" w:rsidRPr="00E600D8">
        <w:rPr>
          <w:rFonts w:hint="cs"/>
          <w:rtl/>
        </w:rPr>
        <w:t xml:space="preserve"> ארשב''א</w:t>
      </w:r>
      <w:r w:rsidR="00A85AC8" w:rsidRPr="00E600D8">
        <w:rPr>
          <w:rtl/>
        </w:rPr>
        <w:t>:</w:t>
      </w:r>
    </w:p>
    <w:p w14:paraId="2C813768" w14:textId="0E65D5B7" w:rsidR="006E0774" w:rsidRPr="00131640" w:rsidRDefault="006E0774" w:rsidP="006E0774">
      <w:pPr>
        <w:rPr>
          <w:rtl/>
        </w:rPr>
      </w:pPr>
      <w:r w:rsidRPr="00224C4C">
        <w:rPr>
          <w:rFonts w:ascii="Fb Fontext" w:hAnsi="Fb Fontext"/>
          <w:rtl/>
        </w:rPr>
        <w:t>מימי לא ראיתי צבי קייץ, וארי סבל, ושועל חנוני, והם מתפרנסים שלא בצער, והם לא נבראו אלא לשמשני, ואני נבראתי לשמש את קוני, מה אלו שלא נבראו אלא לשמשני מתפרנסים שלא בצער, ואני שנבראתי לשמש את קוני אינו דין שאתפרנס שלא בצער</w:t>
      </w:r>
      <w:r w:rsidRPr="00224C4C">
        <w:rPr>
          <w:rFonts w:ascii="Fb Fontext" w:hAnsi="Fb Fontext" w:hint="cs"/>
          <w:rtl/>
        </w:rPr>
        <w:t>.</w:t>
      </w:r>
      <w:r w:rsidRPr="00224C4C">
        <w:rPr>
          <w:rFonts w:ascii="Fb Fontext" w:hAnsi="Fb Fontext"/>
          <w:rtl/>
        </w:rPr>
        <w:t xml:space="preserve"> אלא שהרעותי את מעשי וקיפחתי את פרנסתי, </w:t>
      </w:r>
      <w:r w:rsidRPr="00157659">
        <w:rPr>
          <w:rStyle w:val="afffff3"/>
          <w:rtl/>
        </w:rPr>
        <w:t>שנ</w:t>
      </w:r>
      <w:r w:rsidRPr="00157659">
        <w:rPr>
          <w:rStyle w:val="afffff3"/>
          <w:rFonts w:hint="cs"/>
          <w:rtl/>
        </w:rPr>
        <w:t>א</w:t>
      </w:r>
      <w:r w:rsidRPr="00157659">
        <w:rPr>
          <w:rStyle w:val="afffff3"/>
          <w:rtl/>
        </w:rPr>
        <w:t>:</w:t>
      </w:r>
      <w:r w:rsidRPr="00224C4C">
        <w:rPr>
          <w:rStyle w:val="affffa"/>
          <w:rtl/>
        </w:rPr>
        <w:t xml:space="preserve"> </w:t>
      </w:r>
      <w:r w:rsidRPr="00224C4C">
        <w:rPr>
          <w:rStyle w:val="affffa"/>
          <w:rFonts w:hint="cs"/>
          <w:rtl/>
        </w:rPr>
        <w:t>'</w:t>
      </w:r>
      <w:r w:rsidRPr="00224C4C">
        <w:rPr>
          <w:rStyle w:val="affffa"/>
          <w:rtl/>
        </w:rPr>
        <w:t>עונותיכם הטו</w:t>
      </w:r>
      <w:r w:rsidRPr="00224C4C">
        <w:rPr>
          <w:rStyle w:val="affffa"/>
          <w:rFonts w:hint="cs"/>
          <w:rtl/>
        </w:rPr>
        <w:t>',</w:t>
      </w:r>
    </w:p>
    <w:p w14:paraId="743751BE" w14:textId="77777777" w:rsidR="006E0774" w:rsidRPr="00131640" w:rsidRDefault="006E0774" w:rsidP="00841728">
      <w:pPr>
        <w:pStyle w:val="affb"/>
        <w:rPr>
          <w:del w:id="90176" w:author="מנוע עיצוב" w:date="2026-10-08T11:01:28Z"/>
          <w:rtl/>
        </w:rPr>
      </w:pPr>
      <w:del w:id="90175" w:author="מנוע עיצוב" w:date="2026-10-08T11:01:28Z">
        <w:r w:rsidRPr="00224C4C">
          <w:rPr>
            <w:rFonts w:hint="cs"/>
            <w:rtl/>
          </w:rPr>
          <w:delText xml:space="preserve">׹</w:delText>
        </w:r>
      </w:del>
    </w:p>
    <w:p w14:paraId="0947D260" w14:textId="77777777" w:rsidR="006E0774" w:rsidRPr="00131640" w:rsidRDefault="006E0774" w:rsidP="002A094E">
      <w:pPr>
        <w:pStyle w:val="afffd"/>
        <w:rPr>
          <w:rtl/>
        </w:rPr>
      </w:pPr>
      <w:ins w:id="9828" w:author="מספור קטעי משנה" w:date="2026-10-06T10:04:35Z">
        <w:r>
          <w:rPr>
            <w:rStyle w:val="MisparKeta"/>
          </w:rPr>
          <w:t xml:space="preserve">ה. </w:t>
        </w:r>
      </w:ins>
      <w:r w:rsidRPr="00224C4C">
        <w:rPr>
          <w:rStyle w:val="afffa"/>
          <w:spacing w:val="4"/>
          <w:rtl/>
        </w:rPr>
        <w:t>רבי נהוראי אומר: מניח אני כל אומנות וכו'.</w:t>
      </w:r>
    </w:p>
    <w:p w14:paraId="7D0955D7" w14:textId="23073740" w:rsidR="00A85AC8" w:rsidRPr="00E600D8" w:rsidRDefault="006E0774" w:rsidP="00BD1461">
      <w:pPr>
        <w:pStyle w:val="38"/>
        <w:framePr w:wrap="notBeside"/>
        <w:rPr>
          <w:rtl/>
        </w:rPr>
      </w:pPr>
      <w:r w:rsidRPr="00E600D8">
        <w:rPr>
          <w:rtl/>
        </w:rPr>
        <w:t xml:space="preserve">תניא, </w:t>
      </w:r>
      <w:r w:rsidR="00BD1461" w:rsidRPr="00E600D8">
        <w:rPr>
          <w:rFonts w:hint="cs"/>
          <w:rtl/>
        </w:rPr>
        <w:t>מ</w:t>
      </w:r>
      <w:r w:rsidRPr="00E600D8">
        <w:rPr>
          <w:rtl/>
        </w:rPr>
        <w:t>רבי נהוראי</w:t>
      </w:r>
      <w:r w:rsidR="00A85AC8" w:rsidRPr="00E600D8">
        <w:rPr>
          <w:rtl/>
        </w:rPr>
        <w:t>:</w:t>
      </w:r>
    </w:p>
    <w:p w14:paraId="235E532A" w14:textId="022C6AC9" w:rsidR="006E0774" w:rsidRPr="00131640" w:rsidRDefault="006E0774" w:rsidP="006E0774">
      <w:pPr>
        <w:rPr>
          <w:rtl/>
        </w:rPr>
      </w:pPr>
      <w:r w:rsidRPr="00224C4C">
        <w:rPr>
          <w:rFonts w:ascii="Fb Fontext" w:hAnsi="Fb Fontext"/>
          <w:rtl/>
        </w:rPr>
        <w:t>מניח אני כל אומנות שבעולם ואיני מלמד את בני אלא תורה,</w:t>
      </w:r>
    </w:p>
    <w:p w14:paraId="52628D55" w14:textId="77777777" w:rsidR="009469D7" w:rsidRDefault="006E0774" w:rsidP="006E0774">
      <w:pPr>
        <w:rPr>
          <w:rFonts w:ascii="Fb Fontext" w:hAnsi="Fb Fontext"/>
          <w:rtl/>
        </w:rPr>
      </w:pPr>
      <w:r w:rsidRPr="00224C4C">
        <w:rPr>
          <w:rFonts w:ascii="Fb Fontext" w:hAnsi="Fb Fontext"/>
          <w:rtl/>
        </w:rPr>
        <w:t>שכל אומנות שבעולם אין עומדת לו אלא בימי ילדותו,</w:t>
      </w:r>
    </w:p>
    <w:p w14:paraId="1CCDD8C9" w14:textId="70C861F3" w:rsidR="006E0774" w:rsidRPr="006464C5" w:rsidRDefault="006E0774" w:rsidP="00BD1461">
      <w:pPr>
        <w:rPr>
          <w:spacing w:val="0"/>
          <w:rtl/>
        </w:rPr>
      </w:pPr>
      <w:r w:rsidRPr="00224C4C">
        <w:rPr>
          <w:rFonts w:ascii="Fb Fontext" w:hAnsi="Fb Fontext"/>
          <w:rtl/>
        </w:rPr>
        <w:t>אבל בימי זקנותו הרי הוא מוטל ברעב,</w:t>
      </w:r>
      <w:r w:rsidR="00BD1461">
        <w:rPr>
          <w:rFonts w:ascii="Fb Fontext" w:hAnsi="Fb Fontext" w:hint="cs"/>
          <w:rtl/>
        </w:rPr>
        <w:t xml:space="preserve"> </w:t>
      </w:r>
      <w:r w:rsidRPr="00224C4C">
        <w:rPr>
          <w:rFonts w:ascii="Fb Fontext" w:hAnsi="Fb Fontext"/>
          <w:rtl/>
        </w:rPr>
        <w:t xml:space="preserve">אבל תורה אינה כן, </w:t>
      </w:r>
      <w:r w:rsidRPr="006464C5">
        <w:rPr>
          <w:rFonts w:ascii="Fb Fontext" w:hAnsi="Fb Fontext"/>
          <w:spacing w:val="0"/>
          <w:rtl/>
        </w:rPr>
        <w:t>עומדת לו לאדם בעת ילדותו, ונותנת לו אחרית ותקוה בעת זקנותו,</w:t>
      </w:r>
    </w:p>
    <w:p w14:paraId="200249C0" w14:textId="107133E0" w:rsidR="006E0774" w:rsidRPr="00131640" w:rsidRDefault="006E0774" w:rsidP="00BD1461">
      <w:pPr>
        <w:rPr>
          <w:rtl/>
        </w:rPr>
      </w:pPr>
      <w:r w:rsidRPr="00224C4C">
        <w:rPr>
          <w:rFonts w:ascii="Fb Fontext" w:hAnsi="Fb Fontext"/>
          <w:sz w:val="32"/>
          <w:rtl/>
        </w:rPr>
        <w:t xml:space="preserve">בעת ילדותו </w:t>
      </w:r>
      <w:r w:rsidR="00BD1461">
        <w:rPr>
          <w:rFonts w:ascii="Fb Fontext" w:hAnsi="Fb Fontext" w:hint="cs"/>
          <w:sz w:val="32"/>
          <w:rtl/>
        </w:rPr>
        <w:t>-</w:t>
      </w:r>
      <w:r w:rsidRPr="00224C4C">
        <w:rPr>
          <w:rFonts w:ascii="Fb Fontext" w:hAnsi="Fb Fontext" w:hint="cs"/>
          <w:sz w:val="32"/>
          <w:rtl/>
        </w:rPr>
        <w:t xml:space="preserve">  </w:t>
      </w:r>
      <w:r w:rsidRPr="00224C4C">
        <w:rPr>
          <w:rStyle w:val="affffa"/>
          <w:rtl/>
        </w:rPr>
        <w:t>וקוי ה' יחליפו כח יעלו אבר כנשרים</w:t>
      </w:r>
      <w:r w:rsidRPr="00224C4C">
        <w:rPr>
          <w:rFonts w:ascii="Fb Fontext" w:hAnsi="Fb Fontext"/>
          <w:sz w:val="32"/>
          <w:rtl/>
        </w:rPr>
        <w:t>,</w:t>
      </w:r>
    </w:p>
    <w:p w14:paraId="12D3FD1B" w14:textId="27EA0D40" w:rsidR="006E0774" w:rsidRPr="00131640" w:rsidRDefault="006E0774" w:rsidP="00BD1461">
      <w:pPr>
        <w:rPr>
          <w:rtl/>
        </w:rPr>
      </w:pPr>
      <w:r w:rsidRPr="00224C4C">
        <w:rPr>
          <w:rFonts w:ascii="Fb Fontext" w:hAnsi="Fb Fontext"/>
          <w:rtl/>
        </w:rPr>
        <w:t xml:space="preserve">בזקנותו </w:t>
      </w:r>
      <w:r w:rsidR="00BD1461">
        <w:rPr>
          <w:rFonts w:ascii="Fb Fontext" w:hAnsi="Fb Fontext" w:hint="cs"/>
          <w:rtl/>
        </w:rPr>
        <w:t>-</w:t>
      </w:r>
      <w:r w:rsidRPr="00224C4C">
        <w:rPr>
          <w:rFonts w:ascii="Fb Fontext" w:hAnsi="Fb Fontext"/>
          <w:rtl/>
        </w:rPr>
        <w:t xml:space="preserve"> </w:t>
      </w:r>
      <w:r w:rsidRPr="00224C4C">
        <w:rPr>
          <w:rStyle w:val="affffa"/>
          <w:rtl/>
        </w:rPr>
        <w:t>עוד ינובון בשיבה דשנים ורעננים יהיו</w:t>
      </w:r>
      <w:r w:rsidRPr="00224C4C">
        <w:rPr>
          <w:rFonts w:ascii="Fb Fontext" w:hAnsi="Fb Fontext"/>
          <w:rtl/>
        </w:rPr>
        <w:t>.</w:t>
      </w:r>
    </w:p>
    <w:p w14:paraId="4A45E441" w14:textId="77777777" w:rsidR="00105743" w:rsidRDefault="006E0774" w:rsidP="00A01FA9">
      <w:pPr>
        <w:pStyle w:val="Hadran"/>
        <w:jc w:val="both"/>
        <w:rPr>
          <w:rtl/>
        </w:rPr>
        <w:pPrChange w:id="91180" w:author="Claude" w:date="2026-10-08T08:35:35Z">
          <w:pPr>
            <w:pStyle w:val="afffb"/>
            <w:jc w:val="both"/>
            <w:rPr>
              <w:rtl/>
            </w:rPr>
          </w:pPr>
        </w:pPrChange>
      </w:pPr>
      <w:r w:rsidRPr="00224C4C">
        <w:rPr>
          <w:rStyle w:val="afffa"/>
          <w:rFonts w:cs="BA חניכי הישיבות"/>
          <w:b w:val="0"/>
          <w:bCs/>
          <w:sz w:val="32"/>
          <w:rtl/>
        </w:rPr>
        <w:t>הדרן עלך עשרה יוחסין וסליקא לה מסכת קידושין</w:t>
      </w:r>
    </w:p>
    <w:p w14:paraId="7A1DC60D" w14:textId="3DB0FF7B" w:rsidR="000E3B90" w:rsidRPr="00A01FA9" w:rsidRDefault="000E3B90" w:rsidP="00A01FA9">
      <w:pPr>
        <w:pStyle w:val="afffb"/>
        <w:jc w:val="both"/>
        <w:rPr>
          <w:rFonts w:cs="BA חניכי הישיבות"/>
        </w:rPr>
        <w:sectPr w:rsidR="000E3B90" w:rsidRPr="00A01FA9" w:rsidSect="008506A6">
          <w:headerReference w:type="even" r:id="rId8"/>
          <w:headerReference w:type="default" r:id="rId9"/>
          <w:footerReference w:type="default" r:id="rId10"/>
          <w:headerReference w:type="first" r:id="rId11"/>
          <w:pgSz w:w="5103" w:h="14572" w:code="13"/>
          <w:pgMar w:top="567" w:right="1134" w:bottom="284" w:left="567" w:header="284" w:footer="284" w:gutter="0"/>
          <w:pgBorders w:offsetFrom="page">
            <w:top w:val="thickThinMediumGap" w:sz="24" w:space="1" w:color="BF8F00" w:themeColor="accent4" w:themeShade="BF"/>
            <w:left w:val="thickThinMediumGap" w:sz="24" w:space="1" w:color="BF8F00" w:themeColor="accent4" w:themeShade="BF"/>
            <w:bottom w:val="thinThickMediumGap" w:sz="24" w:space="1" w:color="BF8F00" w:themeColor="accent4" w:themeShade="BF"/>
            <w:right w:val="thinThickMediumGap" w:sz="24" w:space="1" w:color="BF8F00" w:themeColor="accent4" w:themeShade="BF"/>
          </w:pgBorders>
          <w:pgNumType w:start="1"/>
          <w:cols w:space="720"/>
          <w:bidi/>
          <w:rtlGutter/>
          <w:docGrid w:linePitch="360"/>
        </w:sectPr>
      </w:pPr>
    </w:p>
    <w:p w14:paraId="55291C85" w14:textId="223BE4F9" w:rsidR="00751536" w:rsidRPr="00131640" w:rsidRDefault="00751536" w:rsidP="00A01FA9">
      <w:pPr>
        <w:bidi w:val="0"/>
        <w:spacing w:after="160" w:line="259" w:lineRule="auto"/>
        <w:jc w:val="left"/>
      </w:pPr>
    </w:p>
    <w:sectPr w:rsidR="00751536" w:rsidRPr="00131640" w:rsidSect="008506A6">
      <w:headerReference w:type="first" r:id="rId12"/>
      <w:pgSz w:w="5103" w:h="14572" w:code="13"/>
      <w:pgMar w:top="567" w:right="567" w:bottom="284" w:left="567" w:header="284" w:footer="284" w:gutter="0"/>
      <w:pgBorders w:offsetFrom="page">
        <w:top w:val="thickThinMediumGap" w:sz="24" w:space="1" w:color="BF8F00" w:themeColor="accent4" w:themeShade="BF"/>
        <w:left w:val="thickThinMediumGap" w:sz="24" w:space="1" w:color="BF8F00" w:themeColor="accent4" w:themeShade="BF"/>
        <w:bottom w:val="thinThickMediumGap" w:sz="24" w:space="1" w:color="BF8F00" w:themeColor="accent4" w:themeShade="BF"/>
        <w:right w:val="thinThickMediumGap" w:sz="24" w:space="1" w:color="BF8F00" w:themeColor="accent4" w:themeShade="BF"/>
      </w:pgBorders>
      <w:pgNumType w:start="1"/>
      <w:cols w:space="284"/>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50C5D" w14:textId="77777777" w:rsidR="00D448E6" w:rsidRDefault="00D448E6">
      <w:pPr>
        <w:spacing w:line="240" w:lineRule="auto"/>
      </w:pPr>
      <w:r>
        <w:separator/>
      </w:r>
    </w:p>
  </w:endnote>
  <w:endnote w:type="continuationSeparator" w:id="0">
    <w:p w14:paraId="1E971261" w14:textId="77777777" w:rsidR="00D448E6" w:rsidRDefault="00D448E6">
      <w:pPr>
        <w:spacing w:line="240" w:lineRule="auto"/>
      </w:pPr>
      <w:r>
        <w:continuationSeparator/>
      </w:r>
    </w:p>
  </w:endnote>
  <w:endnote w:type="continuationNotice" w:id="1">
    <w:p w14:paraId="7E31BA3B" w14:textId="77777777" w:rsidR="00D448E6" w:rsidRDefault="00D448E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Ruehl">
    <w:panose1 w:val="020E0503060101010101"/>
    <w:charset w:val="00"/>
    <w:family w:val="swiss"/>
    <w:pitch w:val="variable"/>
    <w:sig w:usb0="00000803" w:usb1="00000000" w:usb2="00000000" w:usb3="00000000" w:csb0="00000021" w:csb1="00000000"/>
  </w:font>
  <w:font w:name="FontbitDavid">
    <w:altName w:val="Times New Roman"/>
    <w:charset w:val="00"/>
    <w:family w:val="roman"/>
    <w:pitch w:val="variable"/>
    <w:sig w:usb0="80000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BA Fontov Regular">
    <w:altName w:val="BA Fontov"/>
    <w:charset w:val="00"/>
    <w:family w:val="roman"/>
    <w:pitch w:val="variable"/>
    <w:sig w:usb0="00000803" w:usb1="50000000"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 TM • Vilna Extra-Bold">
    <w:panose1 w:val="02000500000000000000"/>
    <w:charset w:val="00"/>
    <w:family w:val="modern"/>
    <w:notTrueType/>
    <w:pitch w:val="variable"/>
    <w:sig w:usb0="80000803" w:usb1="5000E00A" w:usb2="00000000" w:usb3="00000000" w:csb0="00000021" w:csb1="00000000"/>
  </w:font>
  <w:font w:name="Tahoma">
    <w:panose1 w:val="020B0604030504040204"/>
    <w:charset w:val="00"/>
    <w:family w:val="swiss"/>
    <w:pitch w:val="variable"/>
    <w:sig w:usb0="E1002EFF" w:usb1="C000605B" w:usb2="00000029" w:usb3="00000000" w:csb0="000101FF" w:csb1="00000000"/>
  </w:font>
  <w:font w:name="BA חניכי הישיבות">
    <w:panose1 w:val="02020803050405020304"/>
    <w:charset w:val="00"/>
    <w:family w:val="roman"/>
    <w:pitch w:val="variable"/>
    <w:sig w:usb0="80000823" w:usb1="50002042" w:usb2="00000000" w:usb3="00000000" w:csb0="00000021" w:csb1="00000000"/>
  </w:font>
  <w:font w:name="Fb Fontext">
    <w:altName w:val="Times New Roman"/>
    <w:charset w:val="00"/>
    <w:family w:val="roman"/>
    <w:pitch w:val="variable"/>
    <w:sig w:usb0="80000827" w:usb1="5000004A" w:usb2="00000000" w:usb3="00000000" w:csb0="00000021" w:csb1="00000000"/>
  </w:font>
  <w:font w:name="BA TM • Tzlotana">
    <w:panose1 w:val="02000500000000000000"/>
    <w:charset w:val="00"/>
    <w:family w:val="modern"/>
    <w:notTrueType/>
    <w:pitch w:val="variable"/>
    <w:sig w:usb0="80000803" w:usb1="5000E00A" w:usb2="00000000" w:usb3="00000000" w:csb0="00000021" w:csb1="00000000"/>
  </w:font>
  <w:font w:name="Consolas">
    <w:panose1 w:val="020B0609020204030204"/>
    <w:charset w:val="00"/>
    <w:family w:val="modern"/>
    <w:pitch w:val="fixed"/>
    <w:sig w:usb0="E00006FF" w:usb1="0000FCFF" w:usb2="00000001" w:usb3="00000000" w:csb0="0000019F"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06439038"/>
      <w:docPartObj>
        <w:docPartGallery w:val="Page Numbers (Bottom of Page)"/>
        <w:docPartUnique/>
      </w:docPartObj>
    </w:sdtPr>
    <w:sdtContent>
      <w:p w14:paraId="3C2A6AA6" w14:textId="077D9253" w:rsidR="00951212" w:rsidRPr="00131640" w:rsidRDefault="0010529F" w:rsidP="0010529F">
        <w:pPr>
          <w:pStyle w:val="a7"/>
          <w:jc w:val="center"/>
        </w:pPr>
        <w:r>
          <w:fldChar w:fldCharType="begin"/>
        </w:r>
        <w:r>
          <w:instrText>PAGE   \* MERGEFORMAT</w:instrText>
        </w:r>
        <w:r>
          <w:fldChar w:fldCharType="separate"/>
        </w:r>
        <w:r>
          <w:rPr>
            <w:rtl/>
            <w:lang w:val="he-IL"/>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1EC07" w14:textId="77777777" w:rsidR="00D448E6" w:rsidRDefault="00D448E6">
      <w:pPr>
        <w:spacing w:line="240" w:lineRule="auto"/>
      </w:pPr>
      <w:r>
        <w:separator/>
      </w:r>
    </w:p>
  </w:footnote>
  <w:footnote w:type="continuationSeparator" w:id="0">
    <w:p w14:paraId="4FB8EA63" w14:textId="77777777" w:rsidR="00D448E6" w:rsidRDefault="00D448E6">
      <w:pPr>
        <w:spacing w:line="240" w:lineRule="auto"/>
      </w:pPr>
      <w:r>
        <w:continuationSeparator/>
      </w:r>
    </w:p>
  </w:footnote>
  <w:footnote w:type="continuationNotice" w:id="1">
    <w:p w14:paraId="45596429" w14:textId="77777777" w:rsidR="00D448E6" w:rsidRDefault="00D448E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3E48F" w14:textId="77777777" w:rsidR="00951212" w:rsidRPr="00131640" w:rsidRDefault="00951212" w:rsidP="00951212">
    <w:pPr>
      <w:pStyle w:val="a5"/>
      <w:tabs>
        <w:tab w:val="center" w:pos="5387"/>
        <w:tab w:val="right" w:pos="10773"/>
      </w:tabs>
      <w:spacing w:after="0" w:line="240" w:lineRule="auto"/>
      <w:jc w:val="center"/>
      <w:rPr>
        <w:rtl/>
      </w:rPr>
    </w:pPr>
    <w:r>
      <w:rPr>
        <w:rFonts w:ascii="BA  Leukmey Girsa Regular" w:hAnsi="BA  Leukmey Girsa Regular" w:cs="BA  Leukmey Girsa Regular"/>
        <w:color w:val="808080" w:themeColor="background1" w:themeShade="80"/>
        <w:sz w:val="30"/>
        <w:szCs w:val="30"/>
        <w:rtl/>
      </w:rPr>
      <w:t>׹</w:t>
    </w:r>
    <w:r>
      <w:rPr>
        <w:rFonts w:ascii="BA Tefilot Regular" w:hAnsi="BA Tefilot Regular" w:cs="BA Tefilot Regular"/>
        <w:color w:val="808080" w:themeColor="background1" w:themeShade="80"/>
        <w:spacing w:val="10"/>
        <w:sz w:val="32"/>
        <w:szCs w:val="32"/>
        <w:rtl/>
      </w:rPr>
      <w:t xml:space="preserve"> ל+אוקמי גיר+סא </w:t>
    </w:r>
    <w:r>
      <w:rPr>
        <w:rFonts w:ascii="BA  Leukmey Girsa Regular" w:hAnsi="BA  Leukmey Girsa Regular" w:cs="BA  Leukmey Girsa Regular"/>
        <w:color w:val="808080" w:themeColor="background1" w:themeShade="80"/>
        <w:sz w:val="30"/>
        <w:szCs w:val="30"/>
        <w:rtl/>
      </w:rPr>
      <w:t>׶</w:t>
    </w:r>
  </w:p>
  <w:p w14:paraId="29C40742" w14:textId="1F2161C7" w:rsidR="00951212" w:rsidRPr="00131640" w:rsidRDefault="00951212" w:rsidP="00951212">
    <w:pPr>
      <w:pStyle w:val="a5"/>
      <w:tabs>
        <w:tab w:val="clear" w:pos="4025"/>
        <w:tab w:val="center" w:pos="2835"/>
      </w:tabs>
      <w:rPr>
        <w:rtl/>
      </w:rPr>
    </w:pPr>
    <w:r w:rsidRPr="00C67B87">
      <w:rPr>
        <w:rtl/>
      </w:rPr>
      <w:fldChar w:fldCharType="begin"/>
    </w:r>
    <w:r w:rsidRPr="00C67B87">
      <w:rPr>
        <w:rtl/>
      </w:rPr>
      <w:instrText xml:space="preserve"> </w:instrText>
    </w:r>
    <w:r w:rsidRPr="00C67B87">
      <w:instrText>STYLEREF</w:instrText>
    </w:r>
    <w:r w:rsidRPr="00C67B87">
      <w:rPr>
        <w:rtl/>
      </w:rPr>
      <w:instrText xml:space="preserve">  פרק  \* </w:instrText>
    </w:r>
    <w:r w:rsidRPr="00C67B87">
      <w:instrText xml:space="preserve">MERGEFORMAT </w:instrText>
    </w:r>
    <w:r w:rsidRPr="00C67B87">
      <w:rPr>
        <w:rtl/>
      </w:rPr>
      <w:fldChar w:fldCharType="separate"/>
    </w:r>
    <w:r w:rsidR="00C9295B">
      <w:rPr>
        <w:noProof/>
        <w:rtl/>
      </w:rPr>
      <w:t>פרק ראשון</w:t>
    </w:r>
    <w:r w:rsidRPr="00C67B87">
      <w:rPr>
        <w:rtl/>
      </w:rPr>
      <w:fldChar w:fldCharType="end"/>
    </w:r>
    <w:r w:rsidRPr="00C67B87">
      <w:rPr>
        <w:rFonts w:hint="cs"/>
        <w:rtl/>
      </w:rPr>
      <w:t>:</w:t>
    </w:r>
    <w:r w:rsidRPr="00AB51E1">
      <w:rPr>
        <w:rFonts w:hint="cs"/>
        <w:color w:val="A6A6A6" w:themeColor="background1" w:themeShade="A6"/>
        <w:rtl/>
      </w:rPr>
      <w:t xml:space="preserve"> </w:t>
    </w:r>
    <w:r w:rsidRPr="00AB51E1">
      <w:rPr>
        <w:color w:val="A6A6A6" w:themeColor="background1" w:themeShade="A6"/>
        <w:rtl/>
      </w:rPr>
      <w:fldChar w:fldCharType="begin"/>
    </w:r>
    <w:r w:rsidRPr="00AB51E1">
      <w:rPr>
        <w:color w:val="A6A6A6" w:themeColor="background1" w:themeShade="A6"/>
        <w:rtl/>
      </w:rPr>
      <w:instrText xml:space="preserve"> </w:instrText>
    </w:r>
    <w:r w:rsidRPr="00AB51E1">
      <w:rPr>
        <w:color w:val="A6A6A6" w:themeColor="background1" w:themeShade="A6"/>
      </w:rPr>
      <w:instrText>STYLEREF</w:instrText>
    </w:r>
    <w:r w:rsidRPr="00AB51E1">
      <w:rPr>
        <w:color w:val="A6A6A6" w:themeColor="background1" w:themeShade="A6"/>
        <w:rtl/>
      </w:rPr>
      <w:instrText xml:space="preserve">  "דפים בפרק ב"  \* </w:instrText>
    </w:r>
    <w:r w:rsidRPr="00AB51E1">
      <w:rPr>
        <w:color w:val="A6A6A6" w:themeColor="background1" w:themeShade="A6"/>
      </w:rPr>
      <w:instrText>MERGEFORMAT</w:instrText>
    </w:r>
    <w:r w:rsidRPr="00AB51E1">
      <w:rPr>
        <w:color w:val="A6A6A6" w:themeColor="background1" w:themeShade="A6"/>
        <w:rtl/>
      </w:rPr>
      <w:instrText xml:space="preserve"> </w:instrText>
    </w:r>
    <w:r w:rsidRPr="00AB51E1">
      <w:rPr>
        <w:color w:val="A6A6A6" w:themeColor="background1" w:themeShade="A6"/>
        <w:rtl/>
      </w:rPr>
      <w:fldChar w:fldCharType="separate"/>
    </w:r>
    <w:r w:rsidR="00C9295B">
      <w:rPr>
        <w:noProof/>
        <w:color w:val="A6A6A6" w:themeColor="background1" w:themeShade="A6"/>
        <w:rtl/>
      </w:rPr>
      <w:t>(ב.- מא.)</w:t>
    </w:r>
    <w:r w:rsidRPr="00AB51E1">
      <w:rPr>
        <w:color w:val="A6A6A6" w:themeColor="background1" w:themeShade="A6"/>
        <w:rtl/>
      </w:rPr>
      <w:fldChar w:fldCharType="end"/>
    </w:r>
    <w:r>
      <w:rPr>
        <w:rtl/>
      </w:rPr>
      <w:tab/>
    </w:r>
    <w:r w:rsidRPr="00C67B87">
      <w:rPr>
        <w:rtl/>
      </w:rPr>
      <w:fldChar w:fldCharType="begin"/>
    </w:r>
    <w:r w:rsidRPr="00C67B87">
      <w:rPr>
        <w:rtl/>
      </w:rPr>
      <w:instrText xml:space="preserve"> </w:instrText>
    </w:r>
    <w:r w:rsidRPr="00C67B87">
      <w:rPr>
        <w:rFonts w:hint="cs"/>
      </w:rPr>
      <w:instrText>STYLEREF</w:instrText>
    </w:r>
    <w:r w:rsidRPr="00C67B87">
      <w:rPr>
        <w:rFonts w:hint="cs"/>
        <w:rtl/>
      </w:rPr>
      <w:instrText xml:space="preserve">  מסכת  \* </w:instrText>
    </w:r>
    <w:r w:rsidRPr="00C67B87">
      <w:rPr>
        <w:rFonts w:hint="cs"/>
      </w:rPr>
      <w:instrText>MERGEFORMAT</w:instrText>
    </w:r>
    <w:r w:rsidRPr="00C67B87">
      <w:instrText xml:space="preserve"> </w:instrText>
    </w:r>
    <w:r w:rsidRPr="00C67B87">
      <w:rPr>
        <w:rtl/>
      </w:rPr>
      <w:fldChar w:fldCharType="separate"/>
    </w:r>
    <w:r w:rsidR="00C9295B">
      <w:rPr>
        <w:noProof/>
        <w:rtl/>
      </w:rPr>
      <w:t>קידושין</w:t>
    </w:r>
    <w:r w:rsidRPr="00C67B87">
      <w:rPr>
        <w:rtl/>
      </w:rPr>
      <w:fldChar w:fldCharType="end"/>
    </w:r>
    <w:r>
      <w:rPr>
        <w:rtl/>
      </w:rPr>
      <w:tab/>
    </w:r>
    <w:r>
      <w:rPr>
        <w:rtl/>
      </w:rPr>
      <w:fldChar w:fldCharType="begin"/>
    </w:r>
    <w:r>
      <w:rPr>
        <w:rtl/>
      </w:rPr>
      <w:instrText xml:space="preserve"> </w:instrText>
    </w:r>
    <w:r>
      <w:instrText>STYLEREF</w:instrText>
    </w:r>
    <w:r>
      <w:rPr>
        <w:rtl/>
      </w:rPr>
      <w:instrText xml:space="preserve">  "פרק שם"  \* </w:instrText>
    </w:r>
    <w:r>
      <w:instrText>MERGEFORMAT</w:instrText>
    </w:r>
    <w:r>
      <w:rPr>
        <w:rtl/>
      </w:rPr>
      <w:instrText xml:space="preserve"> </w:instrText>
    </w:r>
    <w:r>
      <w:rPr>
        <w:rtl/>
      </w:rPr>
      <w:fldChar w:fldCharType="separate"/>
    </w:r>
    <w:r w:rsidR="00C9295B">
      <w:rPr>
        <w:noProof/>
        <w:rtl/>
      </w:rPr>
      <w:t>האשה נקנית</w:t>
    </w:r>
    <w:r>
      <w:rPr>
        <w:rtl/>
      </w:rPr>
      <w:fldChar w:fldCharType="end"/>
    </w:r>
    <w:r>
      <w:rPr>
        <w:rFonts w:hint="cs"/>
        <w:rtl/>
      </w:rPr>
      <w:t xml:space="preserve"> </w:t>
    </w:r>
    <w:r>
      <w:rPr>
        <w:rtl/>
      </w:rPr>
      <w:fldChar w:fldCharType="begin"/>
    </w:r>
    <w:r>
      <w:rPr>
        <w:rtl/>
      </w:rPr>
      <w:instrText xml:space="preserve"> </w:instrText>
    </w:r>
    <w:r>
      <w:rPr>
        <w:rFonts w:hint="cs"/>
      </w:rPr>
      <w:instrText>STYLEREF</w:instrText>
    </w:r>
    <w:r>
      <w:rPr>
        <w:rFonts w:hint="cs"/>
        <w:rtl/>
      </w:rPr>
      <w:instrText xml:space="preserve">  "דף בצד"  \* </w:instrText>
    </w:r>
    <w:r>
      <w:rPr>
        <w:rFonts w:hint="cs"/>
      </w:rPr>
      <w:instrText>MERGEFORMAT</w:instrText>
    </w:r>
    <w:r>
      <w:rPr>
        <w:rtl/>
      </w:rPr>
      <w:instrText xml:space="preserve"> </w:instrText>
    </w:r>
    <w:r>
      <w:rPr>
        <w:rtl/>
      </w:rPr>
      <w:fldChar w:fldCharType="separate"/>
    </w:r>
    <w:r w:rsidR="00C9295B">
      <w:rPr>
        <w:noProof/>
        <w:rtl/>
      </w:rPr>
      <w:t>ב.</w:t>
    </w:r>
    <w:r>
      <w:rPr>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B2A70" w14:textId="77777777" w:rsidR="00951212" w:rsidRPr="00131640" w:rsidRDefault="00951212" w:rsidP="00951212">
    <w:pPr>
      <w:pStyle w:val="a5"/>
      <w:tabs>
        <w:tab w:val="clear" w:pos="4025"/>
        <w:tab w:val="right" w:pos="10773"/>
      </w:tabs>
      <w:spacing w:after="0" w:line="240" w:lineRule="auto"/>
      <w:jc w:val="center"/>
      <w:rPr>
        <w:rtl/>
      </w:rPr>
    </w:pPr>
    <w:r w:rsidRPr="00B21ED1">
      <w:rPr>
        <w:rFonts w:ascii="BA  Leukmey Girsa Regular" w:hAnsi="BA  Leukmey Girsa Regular" w:cs="BA  Leukmey Girsa Regular"/>
        <w:color w:val="BF8F00" w:themeColor="accent4" w:themeShade="BF"/>
        <w:rtl/>
      </w:rPr>
      <w:t>׹</w:t>
    </w:r>
    <w:r w:rsidRPr="00B21ED1">
      <w:rPr>
        <w:rFonts w:ascii="BA Tefilot Regular" w:hAnsi="BA Tefilot Regular" w:cs="BA Tefilot Regular"/>
        <w:color w:val="BF8F00" w:themeColor="accent4" w:themeShade="BF"/>
        <w:rtl/>
      </w:rPr>
      <w:t xml:space="preserve"> ל+אוקמי גיר+סא </w:t>
    </w:r>
    <w:r w:rsidRPr="00B21ED1">
      <w:rPr>
        <w:rFonts w:ascii="BA  Leukmey Girsa Regular" w:hAnsi="BA  Leukmey Girsa Regular" w:cs="BA  Leukmey Girsa Regular"/>
        <w:color w:val="BF8F00" w:themeColor="accent4" w:themeShade="BF"/>
        <w:rtl/>
      </w:rPr>
      <w:t>׶</w:t>
    </w:r>
  </w:p>
  <w:p w14:paraId="3487BEFD" w14:textId="650E1ACB" w:rsidR="00951212" w:rsidRPr="00131640" w:rsidRDefault="00951212" w:rsidP="00301871">
    <w:pPr>
      <w:pStyle w:val="a5"/>
      <w:tabs>
        <w:tab w:val="clear" w:pos="4025"/>
        <w:tab w:val="decimal" w:pos="113"/>
        <w:tab w:val="decimal" w:pos="3118"/>
        <w:tab w:val="decimal" w:pos="3402"/>
        <w:tab w:val="center" w:pos="4677"/>
        <w:tab w:val="right" w:pos="7569"/>
      </w:tabs>
      <w:spacing w:after="0"/>
      <w:rPr>
        <w:rtl/>
      </w:rPr>
    </w:pPr>
    <w:r w:rsidRPr="007802C2">
      <w:rPr>
        <w:rtl/>
      </w:rPr>
      <w:fldChar w:fldCharType="begin"/>
    </w:r>
    <w:r w:rsidRPr="007802C2">
      <w:rPr>
        <w:rtl/>
      </w:rPr>
      <w:instrText xml:space="preserve"> </w:instrText>
    </w:r>
    <w:r w:rsidRPr="007802C2">
      <w:instrText>STYLEREF</w:instrText>
    </w:r>
    <w:r w:rsidRPr="007802C2">
      <w:rPr>
        <w:rtl/>
      </w:rPr>
      <w:instrText xml:space="preserve">  פרק  \* </w:instrText>
    </w:r>
    <w:r w:rsidRPr="007802C2">
      <w:instrText xml:space="preserve">MERGEFORMAT </w:instrText>
    </w:r>
    <w:r w:rsidRPr="007802C2">
      <w:rPr>
        <w:rtl/>
      </w:rPr>
      <w:fldChar w:fldCharType="separate"/>
    </w:r>
    <w:r w:rsidR="00104839">
      <w:rPr>
        <w:noProof/>
        <w:rtl/>
      </w:rPr>
      <w:t>פרק ראשון</w:t>
    </w:r>
    <w:r w:rsidRPr="007802C2">
      <w:rPr>
        <w:rtl/>
      </w:rPr>
      <w:fldChar w:fldCharType="end"/>
    </w:r>
    <w:r w:rsidRPr="007802C2">
      <w:rPr>
        <w:rtl/>
      </w:rPr>
      <w:t>:</w:t>
    </w:r>
    <w:r w:rsidR="006A64F8" w:rsidRPr="007802C2">
      <w:rPr>
        <w:rFonts w:hint="cs"/>
        <w:rtl/>
      </w:rPr>
      <w:t xml:space="preserve">    </w:t>
    </w:r>
    <w:r w:rsidR="005140D5" w:rsidRPr="007802C2">
      <w:rPr>
        <w:rFonts w:hint="cs"/>
        <w:rtl/>
      </w:rPr>
      <w:t xml:space="preserve">   </w:t>
    </w:r>
    <w:r w:rsidR="006A64F8" w:rsidRPr="007802C2">
      <w:rPr>
        <w:rFonts w:hint="cs"/>
        <w:rtl/>
      </w:rPr>
      <w:t xml:space="preserve">  </w:t>
    </w:r>
    <w:r w:rsidR="00916E9A">
      <w:rPr>
        <w:rFonts w:hint="cs"/>
        <w:rtl/>
      </w:rPr>
      <w:t xml:space="preserve">               </w:t>
    </w:r>
    <w:r w:rsidR="002A094E" w:rsidRPr="007802C2">
      <w:rPr>
        <w:rFonts w:hint="cs"/>
        <w:rtl/>
      </w:rPr>
      <w:t xml:space="preserve"> </w:t>
    </w:r>
    <w:r w:rsidRPr="007802C2">
      <w:rPr>
        <w:rtl/>
      </w:rPr>
      <w:fldChar w:fldCharType="begin"/>
    </w:r>
    <w:r w:rsidRPr="007802C2">
      <w:rPr>
        <w:rtl/>
      </w:rPr>
      <w:instrText xml:space="preserve"> </w:instrText>
    </w:r>
    <w:r w:rsidRPr="007802C2">
      <w:instrText>STYLEREF</w:instrText>
    </w:r>
    <w:r w:rsidRPr="007802C2">
      <w:rPr>
        <w:rtl/>
      </w:rPr>
      <w:instrText xml:space="preserve">  מסכת  \* </w:instrText>
    </w:r>
    <w:r w:rsidRPr="007802C2">
      <w:instrText>MERGEFORMAT</w:instrText>
    </w:r>
    <w:r w:rsidRPr="007802C2">
      <w:rPr>
        <w:rtl/>
      </w:rPr>
      <w:instrText xml:space="preserve"> </w:instrText>
    </w:r>
    <w:r w:rsidRPr="007802C2">
      <w:rPr>
        <w:rtl/>
      </w:rPr>
      <w:fldChar w:fldCharType="separate"/>
    </w:r>
    <w:r w:rsidR="00104839">
      <w:rPr>
        <w:noProof/>
        <w:rtl/>
      </w:rPr>
      <w:t>קידושין</w:t>
    </w:r>
    <w:r w:rsidRPr="007802C2">
      <w:rPr>
        <w:rtl/>
      </w:rPr>
      <w:fldChar w:fldCharType="end"/>
    </w:r>
    <w:r w:rsidR="00301871">
      <w:rPr>
        <w:rtl/>
      </w:rPr>
      <w:tab/>
    </w:r>
    <w:r w:rsidRPr="007802C2">
      <w:rPr>
        <w:rtl/>
      </w:rPr>
      <w:fldChar w:fldCharType="begin"/>
    </w:r>
    <w:r w:rsidRPr="007802C2">
      <w:rPr>
        <w:rtl/>
      </w:rPr>
      <w:instrText xml:space="preserve"> </w:instrText>
    </w:r>
    <w:r w:rsidRPr="007802C2">
      <w:instrText>STYLEREF  "</w:instrText>
    </w:r>
    <w:r w:rsidRPr="007802C2">
      <w:rPr>
        <w:rtl/>
      </w:rPr>
      <w:instrText xml:space="preserve">פרק שם"  \* </w:instrText>
    </w:r>
    <w:r w:rsidRPr="007802C2">
      <w:instrText xml:space="preserve">MERGEFORMAT </w:instrText>
    </w:r>
    <w:r w:rsidRPr="007802C2">
      <w:rPr>
        <w:rtl/>
      </w:rPr>
      <w:fldChar w:fldCharType="separate"/>
    </w:r>
    <w:r w:rsidR="00104839">
      <w:rPr>
        <w:noProof/>
        <w:rtl/>
      </w:rPr>
      <w:t>האשה נקנית</w:t>
    </w:r>
    <w:r w:rsidRPr="007802C2">
      <w:rPr>
        <w:rtl/>
      </w:rPr>
      <w:fldChar w:fldCharType="end"/>
    </w:r>
    <w:r w:rsidRPr="007802C2">
      <w:rPr>
        <w:rtl/>
      </w:rPr>
      <w:t xml:space="preserve">  </w:t>
    </w:r>
    <w:r w:rsidRPr="007802C2">
      <w:rPr>
        <w:rtl/>
      </w:rPr>
      <w:fldChar w:fldCharType="begin"/>
    </w:r>
    <w:r w:rsidRPr="007802C2">
      <w:rPr>
        <w:rtl/>
      </w:rPr>
      <w:instrText xml:space="preserve"> </w:instrText>
    </w:r>
    <w:r w:rsidRPr="007802C2">
      <w:instrText>STYLEREF  "</w:instrText>
    </w:r>
    <w:r w:rsidRPr="007802C2">
      <w:rPr>
        <w:rtl/>
      </w:rPr>
      <w:instrText xml:space="preserve">דף בצד"  \* </w:instrText>
    </w:r>
    <w:r w:rsidRPr="007802C2">
      <w:instrText xml:space="preserve">MERGEFORMAT </w:instrText>
    </w:r>
    <w:r w:rsidRPr="007802C2">
      <w:rPr>
        <w:rtl/>
      </w:rPr>
      <w:fldChar w:fldCharType="separate"/>
    </w:r>
    <w:r w:rsidR="00104839">
      <w:rPr>
        <w:noProof/>
        <w:rtl/>
      </w:rPr>
      <w:t>לט:</w:t>
    </w:r>
    <w:r w:rsidRPr="007802C2">
      <w:rPr>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2B60C" w14:textId="77777777" w:rsidR="00951212" w:rsidRPr="00131640" w:rsidRDefault="00951212" w:rsidP="00212B70">
    <w:pPr>
      <w:pStyle w:val="a5"/>
      <w:tabs>
        <w:tab w:val="clear" w:pos="4025"/>
        <w:tab w:val="right" w:pos="10773"/>
      </w:tabs>
      <w:spacing w:after="0" w:line="240" w:lineRule="auto"/>
      <w:jc w:val="center"/>
      <w:rPr>
        <w:rtl/>
      </w:rPr>
    </w:pPr>
    <w:r>
      <w:rPr>
        <w:rFonts w:ascii="BA  Leukmey Girsa Regular" w:hAnsi="BA  Leukmey Girsa Regular" w:cs="BA  Leukmey Girsa Regular"/>
        <w:color w:val="808080" w:themeColor="background1" w:themeShade="80"/>
        <w:sz w:val="30"/>
        <w:szCs w:val="30"/>
        <w:rtl/>
      </w:rPr>
      <w:t>׹</w:t>
    </w:r>
    <w:r>
      <w:rPr>
        <w:rFonts w:ascii="BA Tefilot Regular" w:hAnsi="BA Tefilot Regular" w:cs="BA Tefilot Regular"/>
        <w:color w:val="808080" w:themeColor="background1" w:themeShade="80"/>
        <w:spacing w:val="10"/>
        <w:sz w:val="32"/>
        <w:szCs w:val="32"/>
        <w:rtl/>
      </w:rPr>
      <w:t xml:space="preserve"> ל+אוקמי גיר+סא </w:t>
    </w:r>
    <w:r>
      <w:rPr>
        <w:rFonts w:ascii="BA  Leukmey Girsa Regular" w:hAnsi="BA  Leukmey Girsa Regular" w:cs="BA  Leukmey Girsa Regular"/>
        <w:color w:val="808080" w:themeColor="background1" w:themeShade="80"/>
        <w:sz w:val="30"/>
        <w:szCs w:val="30"/>
        <w:rtl/>
      </w:rPr>
      <w:t>׶</w:t>
    </w:r>
  </w:p>
  <w:p w14:paraId="359EB9DC" w14:textId="70407A6B" w:rsidR="00951212" w:rsidRPr="00131640" w:rsidRDefault="00951212" w:rsidP="00212B70">
    <w:pPr>
      <w:pStyle w:val="a5"/>
      <w:tabs>
        <w:tab w:val="clear" w:pos="4025"/>
        <w:tab w:val="decimal" w:pos="3118"/>
        <w:tab w:val="decimal" w:pos="3402"/>
        <w:tab w:val="center" w:pos="4677"/>
        <w:tab w:val="right" w:pos="7569"/>
      </w:tabs>
      <w:rPr>
        <w:rtl/>
      </w:rPr>
    </w:pPr>
    <w:r w:rsidRPr="00C67B87">
      <w:rPr>
        <w:b w:val="0"/>
        <w:bCs/>
        <w:rtl/>
      </w:rPr>
      <w:fldChar w:fldCharType="begin"/>
    </w:r>
    <w:r w:rsidRPr="00C67B87">
      <w:rPr>
        <w:rtl/>
      </w:rPr>
      <w:instrText xml:space="preserve"> </w:instrText>
    </w:r>
    <w:r w:rsidRPr="00C67B87">
      <w:instrText>STYLEREF</w:instrText>
    </w:r>
    <w:r w:rsidRPr="00C67B87">
      <w:rPr>
        <w:rtl/>
      </w:rPr>
      <w:instrText xml:space="preserve">  פרק  \* </w:instrText>
    </w:r>
    <w:r w:rsidRPr="00C67B87">
      <w:instrText xml:space="preserve">MERGEFORMAT </w:instrText>
    </w:r>
    <w:r w:rsidRPr="00C67B87">
      <w:rPr>
        <w:b w:val="0"/>
        <w:bCs/>
        <w:rtl/>
      </w:rPr>
      <w:fldChar w:fldCharType="separate"/>
    </w:r>
    <w:r w:rsidR="00C9295B" w:rsidRPr="00C9295B">
      <w:rPr>
        <w:b w:val="0"/>
        <w:noProof/>
        <w:rtl/>
      </w:rPr>
      <w:t>פרק ראשון</w:t>
    </w:r>
    <w:r w:rsidRPr="00C67B87">
      <w:rPr>
        <w:b w:val="0"/>
        <w:bCs/>
        <w:rtl/>
      </w:rPr>
      <w:fldChar w:fldCharType="end"/>
    </w:r>
    <w:r w:rsidRPr="00C67B87">
      <w:rPr>
        <w:rFonts w:hint="cs"/>
        <w:rtl/>
      </w:rPr>
      <w:t>:</w:t>
    </w:r>
    <w:r>
      <w:rPr>
        <w:rtl/>
      </w:rPr>
      <w:tab/>
    </w:r>
    <w:r>
      <w:rPr>
        <w:b w:val="0"/>
        <w:bCs/>
        <w:rtl/>
      </w:rPr>
      <w:fldChar w:fldCharType="begin"/>
    </w:r>
    <w:r>
      <w:rPr>
        <w:b w:val="0"/>
        <w:rtl/>
      </w:rPr>
      <w:instrText xml:space="preserve"> </w:instrText>
    </w:r>
    <w:r>
      <w:rPr>
        <w:b w:val="0"/>
      </w:rPr>
      <w:instrText>STYLEREF</w:instrText>
    </w:r>
    <w:r>
      <w:rPr>
        <w:b w:val="0"/>
        <w:rtl/>
      </w:rPr>
      <w:instrText xml:space="preserve">  מסכת  \* </w:instrText>
    </w:r>
    <w:r>
      <w:rPr>
        <w:b w:val="0"/>
      </w:rPr>
      <w:instrText>MERGEFORMAT</w:instrText>
    </w:r>
    <w:r>
      <w:rPr>
        <w:b w:val="0"/>
        <w:rtl/>
      </w:rPr>
      <w:instrText xml:space="preserve"> </w:instrText>
    </w:r>
    <w:r>
      <w:rPr>
        <w:b w:val="0"/>
        <w:bCs/>
        <w:rtl/>
      </w:rPr>
      <w:fldChar w:fldCharType="separate"/>
    </w:r>
    <w:r w:rsidR="00C9295B" w:rsidRPr="00C9295B">
      <w:rPr>
        <w:b w:val="0"/>
        <w:bCs/>
        <w:noProof/>
        <w:rtl/>
      </w:rPr>
      <w:t>קידושין</w:t>
    </w:r>
    <w:r>
      <w:rPr>
        <w:b w:val="0"/>
        <w:bCs/>
        <w:rtl/>
      </w:rPr>
      <w:fldChar w:fldCharType="end"/>
    </w:r>
    <w:r>
      <w:rPr>
        <w:rFonts w:hint="cs"/>
        <w:b w:val="0"/>
        <w:rtl/>
      </w:rPr>
      <w:t xml:space="preserve"> </w:t>
    </w:r>
    <w:r>
      <w:rPr>
        <w:b w:val="0"/>
        <w:rtl/>
      </w:rPr>
      <w:tab/>
    </w:r>
    <w:r>
      <w:rPr>
        <w:b w:val="0"/>
        <w:rtl/>
      </w:rPr>
      <w:tab/>
    </w:r>
    <w:r w:rsidRPr="00C67B87">
      <w:rPr>
        <w:b w:val="0"/>
        <w:bCs/>
        <w:rtl/>
      </w:rPr>
      <w:fldChar w:fldCharType="begin"/>
    </w:r>
    <w:r w:rsidRPr="00C67B87">
      <w:rPr>
        <w:rtl/>
      </w:rPr>
      <w:instrText xml:space="preserve"> </w:instrText>
    </w:r>
    <w:r w:rsidRPr="00C67B87">
      <w:instrText>STYLEREF  "</w:instrText>
    </w:r>
    <w:r w:rsidRPr="00C67B87">
      <w:rPr>
        <w:rtl/>
      </w:rPr>
      <w:instrText xml:space="preserve">פרק שם"  \* </w:instrText>
    </w:r>
    <w:r w:rsidRPr="00C67B87">
      <w:instrText xml:space="preserve">MERGEFORMAT </w:instrText>
    </w:r>
    <w:r w:rsidRPr="00C67B87">
      <w:rPr>
        <w:b w:val="0"/>
        <w:bCs/>
        <w:rtl/>
      </w:rPr>
      <w:fldChar w:fldCharType="separate"/>
    </w:r>
    <w:r w:rsidR="00C9295B" w:rsidRPr="00C9295B">
      <w:rPr>
        <w:b w:val="0"/>
        <w:noProof/>
        <w:rtl/>
      </w:rPr>
      <w:t>האשה</w:t>
    </w:r>
    <w:r w:rsidR="00C9295B">
      <w:rPr>
        <w:noProof/>
        <w:rtl/>
      </w:rPr>
      <w:t xml:space="preserve"> נקנית</w:t>
    </w:r>
    <w:r w:rsidRPr="00C67B87">
      <w:rPr>
        <w:b w:val="0"/>
        <w:bCs/>
        <w:rtl/>
      </w:rPr>
      <w:fldChar w:fldCharType="end"/>
    </w:r>
    <w:r>
      <w:rPr>
        <w:rFonts w:hint="cs"/>
        <w:b w:val="0"/>
        <w:rtl/>
      </w:rPr>
      <w:t xml:space="preserve"> </w:t>
    </w:r>
    <w:r>
      <w:rPr>
        <w:rFonts w:hint="cs"/>
        <w:b w:val="0"/>
        <w:rtl/>
      </w:rPr>
      <w:tab/>
    </w:r>
    <w:r>
      <w:rPr>
        <w:rFonts w:hint="cs"/>
        <w:rtl/>
      </w:rPr>
      <w:t xml:space="preserve">  </w:t>
    </w:r>
    <w:r w:rsidRPr="00C67B87">
      <w:rPr>
        <w:b w:val="0"/>
        <w:bCs/>
        <w:rtl/>
      </w:rPr>
      <w:fldChar w:fldCharType="begin"/>
    </w:r>
    <w:r w:rsidRPr="00C67B87">
      <w:rPr>
        <w:rtl/>
      </w:rPr>
      <w:instrText xml:space="preserve"> </w:instrText>
    </w:r>
    <w:r w:rsidRPr="00C67B87">
      <w:rPr>
        <w:rFonts w:hint="cs"/>
      </w:rPr>
      <w:instrText>STYLEREF  "</w:instrText>
    </w:r>
    <w:r w:rsidRPr="00C67B87">
      <w:rPr>
        <w:rFonts w:hint="cs"/>
        <w:rtl/>
      </w:rPr>
      <w:instrText xml:space="preserve">דף בצד"  \* </w:instrText>
    </w:r>
    <w:r w:rsidRPr="00C67B87">
      <w:rPr>
        <w:rFonts w:hint="cs"/>
      </w:rPr>
      <w:instrText>MERGEFORMAT</w:instrText>
    </w:r>
    <w:r w:rsidRPr="00C67B87">
      <w:instrText xml:space="preserve"> </w:instrText>
    </w:r>
    <w:r w:rsidRPr="00C67B87">
      <w:rPr>
        <w:b w:val="0"/>
        <w:bCs/>
        <w:rtl/>
      </w:rPr>
      <w:fldChar w:fldCharType="separate"/>
    </w:r>
    <w:r w:rsidR="00C9295B">
      <w:rPr>
        <w:noProof/>
        <w:rtl/>
      </w:rPr>
      <w:t>ב.</w:t>
    </w:r>
    <w:r w:rsidRPr="00C67B87">
      <w:rPr>
        <w:b w:val="0"/>
        <w:bCs/>
        <w:rtl/>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CE2B9" w14:textId="10E4EA90" w:rsidR="00191A23" w:rsidRPr="00131640" w:rsidRDefault="00191A23" w:rsidP="00191A23">
    <w:pPr>
      <w:pStyle w:val="a5"/>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4A42B8E"/>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43E65BD8"/>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3BE64EB8"/>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8924938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7658900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A444C46"/>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82421BA"/>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1FEE5A8"/>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3A2F0C8"/>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34F641AE"/>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8FB0FE5"/>
    <w:multiLevelType w:val="hybridMultilevel"/>
    <w:tmpl w:val="06ECFB3E"/>
    <w:lvl w:ilvl="0" w:tplc="F746E74C">
      <w:start w:val="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4C791A"/>
    <w:multiLevelType w:val="hybridMultilevel"/>
    <w:tmpl w:val="2C2E39DE"/>
    <w:lvl w:ilvl="0" w:tplc="A5E0169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B35134A"/>
    <w:multiLevelType w:val="hybridMultilevel"/>
    <w:tmpl w:val="3A1EDBFA"/>
    <w:lvl w:ilvl="0" w:tplc="176E5368">
      <w:start w:val="70"/>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134006E"/>
    <w:multiLevelType w:val="hybridMultilevel"/>
    <w:tmpl w:val="DA72F146"/>
    <w:lvl w:ilvl="0" w:tplc="FB266B88">
      <w:start w:val="22"/>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1A2C2F"/>
    <w:multiLevelType w:val="hybridMultilevel"/>
    <w:tmpl w:val="057EF0F4"/>
    <w:lvl w:ilvl="0" w:tplc="597A13AE">
      <w:start w:val="2"/>
      <w:numFmt w:val="bullet"/>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DD1BD5"/>
    <w:multiLevelType w:val="hybridMultilevel"/>
    <w:tmpl w:val="A9801A1C"/>
    <w:lvl w:ilvl="0" w:tplc="08B698E0">
      <w:start w:val="3"/>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2180375">
    <w:abstractNumId w:val="10"/>
  </w:num>
  <w:num w:numId="2" w16cid:durableId="1100485716">
    <w:abstractNumId w:val="11"/>
  </w:num>
  <w:num w:numId="3" w16cid:durableId="2056855283">
    <w:abstractNumId w:val="15"/>
  </w:num>
  <w:num w:numId="4" w16cid:durableId="1181625439">
    <w:abstractNumId w:val="13"/>
  </w:num>
  <w:num w:numId="5" w16cid:durableId="181091160">
    <w:abstractNumId w:val="12"/>
  </w:num>
  <w:num w:numId="6" w16cid:durableId="1345206893">
    <w:abstractNumId w:val="16"/>
  </w:num>
  <w:num w:numId="7" w16cid:durableId="592007590">
    <w:abstractNumId w:val="14"/>
  </w:num>
  <w:num w:numId="8" w16cid:durableId="249897669">
    <w:abstractNumId w:val="8"/>
  </w:num>
  <w:num w:numId="9" w16cid:durableId="740716562">
    <w:abstractNumId w:val="3"/>
  </w:num>
  <w:num w:numId="10" w16cid:durableId="548692716">
    <w:abstractNumId w:val="2"/>
  </w:num>
  <w:num w:numId="11" w16cid:durableId="1301810735">
    <w:abstractNumId w:val="1"/>
  </w:num>
  <w:num w:numId="12" w16cid:durableId="750354323">
    <w:abstractNumId w:val="0"/>
  </w:num>
  <w:num w:numId="13" w16cid:durableId="1455100270">
    <w:abstractNumId w:val="9"/>
  </w:num>
  <w:num w:numId="14" w16cid:durableId="455493658">
    <w:abstractNumId w:val="7"/>
  </w:num>
  <w:num w:numId="15" w16cid:durableId="517281855">
    <w:abstractNumId w:val="6"/>
  </w:num>
  <w:num w:numId="16" w16cid:durableId="1731805867">
    <w:abstractNumId w:val="5"/>
  </w:num>
  <w:num w:numId="17" w16cid:durableId="182558926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Changes/>
  <w:zoom w:percent="174"/>
  <w:defaultTabStop w:val="113"/>
  <w:trackRevision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774"/>
    <w:rsid w:val="000010A1"/>
    <w:rsid w:val="00001C67"/>
    <w:rsid w:val="00001FF7"/>
    <w:rsid w:val="00002509"/>
    <w:rsid w:val="00002AB8"/>
    <w:rsid w:val="000035C5"/>
    <w:rsid w:val="00003927"/>
    <w:rsid w:val="00004354"/>
    <w:rsid w:val="00004BC4"/>
    <w:rsid w:val="0000562D"/>
    <w:rsid w:val="00005822"/>
    <w:rsid w:val="0000689D"/>
    <w:rsid w:val="000079BE"/>
    <w:rsid w:val="00010269"/>
    <w:rsid w:val="000111F8"/>
    <w:rsid w:val="00012DA6"/>
    <w:rsid w:val="00013753"/>
    <w:rsid w:val="00013E45"/>
    <w:rsid w:val="00015E18"/>
    <w:rsid w:val="00016148"/>
    <w:rsid w:val="00016AC8"/>
    <w:rsid w:val="000213E0"/>
    <w:rsid w:val="00022620"/>
    <w:rsid w:val="00023BC1"/>
    <w:rsid w:val="00024620"/>
    <w:rsid w:val="00024A5E"/>
    <w:rsid w:val="000254F6"/>
    <w:rsid w:val="00026111"/>
    <w:rsid w:val="00026A29"/>
    <w:rsid w:val="0002710D"/>
    <w:rsid w:val="00030112"/>
    <w:rsid w:val="000303C4"/>
    <w:rsid w:val="00030B06"/>
    <w:rsid w:val="00030E41"/>
    <w:rsid w:val="00032FE7"/>
    <w:rsid w:val="000333F8"/>
    <w:rsid w:val="0003374D"/>
    <w:rsid w:val="000340B8"/>
    <w:rsid w:val="00034152"/>
    <w:rsid w:val="000345A5"/>
    <w:rsid w:val="000414AF"/>
    <w:rsid w:val="0004168E"/>
    <w:rsid w:val="000428DF"/>
    <w:rsid w:val="00042FE8"/>
    <w:rsid w:val="00043A27"/>
    <w:rsid w:val="000459AC"/>
    <w:rsid w:val="00046541"/>
    <w:rsid w:val="00046789"/>
    <w:rsid w:val="00046A8D"/>
    <w:rsid w:val="00047C92"/>
    <w:rsid w:val="000510A6"/>
    <w:rsid w:val="00051130"/>
    <w:rsid w:val="000513E8"/>
    <w:rsid w:val="00051845"/>
    <w:rsid w:val="000519CA"/>
    <w:rsid w:val="00052193"/>
    <w:rsid w:val="00052683"/>
    <w:rsid w:val="00052986"/>
    <w:rsid w:val="00053555"/>
    <w:rsid w:val="000536C6"/>
    <w:rsid w:val="0005577F"/>
    <w:rsid w:val="000578D5"/>
    <w:rsid w:val="000605BF"/>
    <w:rsid w:val="00060780"/>
    <w:rsid w:val="00061B10"/>
    <w:rsid w:val="00061DC4"/>
    <w:rsid w:val="00063851"/>
    <w:rsid w:val="0006639A"/>
    <w:rsid w:val="0006652C"/>
    <w:rsid w:val="00066B14"/>
    <w:rsid w:val="00067164"/>
    <w:rsid w:val="00067AF0"/>
    <w:rsid w:val="00070440"/>
    <w:rsid w:val="000710AC"/>
    <w:rsid w:val="00071363"/>
    <w:rsid w:val="000726CA"/>
    <w:rsid w:val="0007556F"/>
    <w:rsid w:val="00076997"/>
    <w:rsid w:val="00076EBA"/>
    <w:rsid w:val="000770E2"/>
    <w:rsid w:val="00077955"/>
    <w:rsid w:val="000801C2"/>
    <w:rsid w:val="000804C2"/>
    <w:rsid w:val="0008107D"/>
    <w:rsid w:val="0008155E"/>
    <w:rsid w:val="00081BFB"/>
    <w:rsid w:val="00081FA4"/>
    <w:rsid w:val="000834A5"/>
    <w:rsid w:val="000848EE"/>
    <w:rsid w:val="0008515F"/>
    <w:rsid w:val="000855AA"/>
    <w:rsid w:val="00086145"/>
    <w:rsid w:val="00086D51"/>
    <w:rsid w:val="00086D73"/>
    <w:rsid w:val="00087370"/>
    <w:rsid w:val="00090B93"/>
    <w:rsid w:val="00091190"/>
    <w:rsid w:val="0009123D"/>
    <w:rsid w:val="00092F4B"/>
    <w:rsid w:val="00093891"/>
    <w:rsid w:val="00093B11"/>
    <w:rsid w:val="00094E6C"/>
    <w:rsid w:val="00095347"/>
    <w:rsid w:val="0009665C"/>
    <w:rsid w:val="000A1CE1"/>
    <w:rsid w:val="000A1E27"/>
    <w:rsid w:val="000A22C9"/>
    <w:rsid w:val="000A3393"/>
    <w:rsid w:val="000A3613"/>
    <w:rsid w:val="000A4737"/>
    <w:rsid w:val="000A574D"/>
    <w:rsid w:val="000A6161"/>
    <w:rsid w:val="000A65CE"/>
    <w:rsid w:val="000A7395"/>
    <w:rsid w:val="000A7A84"/>
    <w:rsid w:val="000B08C5"/>
    <w:rsid w:val="000B19E5"/>
    <w:rsid w:val="000B2152"/>
    <w:rsid w:val="000B232C"/>
    <w:rsid w:val="000B34C1"/>
    <w:rsid w:val="000B3511"/>
    <w:rsid w:val="000B610B"/>
    <w:rsid w:val="000B6281"/>
    <w:rsid w:val="000B6ECA"/>
    <w:rsid w:val="000B758C"/>
    <w:rsid w:val="000C09F4"/>
    <w:rsid w:val="000C1078"/>
    <w:rsid w:val="000C116A"/>
    <w:rsid w:val="000C1EC7"/>
    <w:rsid w:val="000C3C28"/>
    <w:rsid w:val="000C3F6B"/>
    <w:rsid w:val="000C493E"/>
    <w:rsid w:val="000C4E9C"/>
    <w:rsid w:val="000C74CE"/>
    <w:rsid w:val="000C78C5"/>
    <w:rsid w:val="000C7D3F"/>
    <w:rsid w:val="000D04DE"/>
    <w:rsid w:val="000D11B6"/>
    <w:rsid w:val="000D12FF"/>
    <w:rsid w:val="000D2068"/>
    <w:rsid w:val="000D5411"/>
    <w:rsid w:val="000D7D8C"/>
    <w:rsid w:val="000E0151"/>
    <w:rsid w:val="000E0997"/>
    <w:rsid w:val="000E0CF6"/>
    <w:rsid w:val="000E1A90"/>
    <w:rsid w:val="000E1CBE"/>
    <w:rsid w:val="000E3B90"/>
    <w:rsid w:val="000E45D5"/>
    <w:rsid w:val="000E6624"/>
    <w:rsid w:val="000F04A4"/>
    <w:rsid w:val="000F095D"/>
    <w:rsid w:val="000F0B54"/>
    <w:rsid w:val="000F1171"/>
    <w:rsid w:val="000F26CB"/>
    <w:rsid w:val="000F3C1E"/>
    <w:rsid w:val="000F522E"/>
    <w:rsid w:val="000F55F8"/>
    <w:rsid w:val="000F6244"/>
    <w:rsid w:val="000F6514"/>
    <w:rsid w:val="0010080E"/>
    <w:rsid w:val="00101C4A"/>
    <w:rsid w:val="0010300E"/>
    <w:rsid w:val="0010420C"/>
    <w:rsid w:val="00104839"/>
    <w:rsid w:val="0010529F"/>
    <w:rsid w:val="00105743"/>
    <w:rsid w:val="001060C5"/>
    <w:rsid w:val="00106E83"/>
    <w:rsid w:val="001075FF"/>
    <w:rsid w:val="00110384"/>
    <w:rsid w:val="001103A5"/>
    <w:rsid w:val="001111EC"/>
    <w:rsid w:val="00111948"/>
    <w:rsid w:val="001129D8"/>
    <w:rsid w:val="00112E17"/>
    <w:rsid w:val="00117317"/>
    <w:rsid w:val="00121604"/>
    <w:rsid w:val="001218F8"/>
    <w:rsid w:val="001226A9"/>
    <w:rsid w:val="00122BBB"/>
    <w:rsid w:val="00123393"/>
    <w:rsid w:val="00124112"/>
    <w:rsid w:val="00124F72"/>
    <w:rsid w:val="00124FF5"/>
    <w:rsid w:val="00127EC2"/>
    <w:rsid w:val="0013115B"/>
    <w:rsid w:val="00131640"/>
    <w:rsid w:val="00131743"/>
    <w:rsid w:val="001330DA"/>
    <w:rsid w:val="00133FAE"/>
    <w:rsid w:val="00133FF5"/>
    <w:rsid w:val="0013478F"/>
    <w:rsid w:val="00135CD9"/>
    <w:rsid w:val="00136223"/>
    <w:rsid w:val="001377D7"/>
    <w:rsid w:val="00141195"/>
    <w:rsid w:val="00141654"/>
    <w:rsid w:val="00141B93"/>
    <w:rsid w:val="00142241"/>
    <w:rsid w:val="00143463"/>
    <w:rsid w:val="00144466"/>
    <w:rsid w:val="00145925"/>
    <w:rsid w:val="00145E78"/>
    <w:rsid w:val="00147141"/>
    <w:rsid w:val="001529F8"/>
    <w:rsid w:val="00152B04"/>
    <w:rsid w:val="00153119"/>
    <w:rsid w:val="00154AEB"/>
    <w:rsid w:val="001574EA"/>
    <w:rsid w:val="00157659"/>
    <w:rsid w:val="00160C17"/>
    <w:rsid w:val="00160E1A"/>
    <w:rsid w:val="00161EAB"/>
    <w:rsid w:val="00161F61"/>
    <w:rsid w:val="00162397"/>
    <w:rsid w:val="00163B82"/>
    <w:rsid w:val="00163EC8"/>
    <w:rsid w:val="001648EC"/>
    <w:rsid w:val="00166C09"/>
    <w:rsid w:val="00167051"/>
    <w:rsid w:val="00172C10"/>
    <w:rsid w:val="00173498"/>
    <w:rsid w:val="0017390F"/>
    <w:rsid w:val="00176221"/>
    <w:rsid w:val="00176F81"/>
    <w:rsid w:val="00180AD2"/>
    <w:rsid w:val="00180D6A"/>
    <w:rsid w:val="00183580"/>
    <w:rsid w:val="001851CB"/>
    <w:rsid w:val="001872B8"/>
    <w:rsid w:val="0018792D"/>
    <w:rsid w:val="0019050A"/>
    <w:rsid w:val="00190778"/>
    <w:rsid w:val="001918C8"/>
    <w:rsid w:val="00191A23"/>
    <w:rsid w:val="00191C5A"/>
    <w:rsid w:val="00192BD7"/>
    <w:rsid w:val="001931E1"/>
    <w:rsid w:val="001943A8"/>
    <w:rsid w:val="001947A4"/>
    <w:rsid w:val="0019514B"/>
    <w:rsid w:val="001954FA"/>
    <w:rsid w:val="00195A3A"/>
    <w:rsid w:val="00195C32"/>
    <w:rsid w:val="00196D6B"/>
    <w:rsid w:val="00197C8D"/>
    <w:rsid w:val="001A1CE6"/>
    <w:rsid w:val="001A26C3"/>
    <w:rsid w:val="001A2FD1"/>
    <w:rsid w:val="001A7454"/>
    <w:rsid w:val="001B012E"/>
    <w:rsid w:val="001B0904"/>
    <w:rsid w:val="001B0C0E"/>
    <w:rsid w:val="001B1911"/>
    <w:rsid w:val="001B2B2C"/>
    <w:rsid w:val="001B2EAD"/>
    <w:rsid w:val="001B40C7"/>
    <w:rsid w:val="001B6F01"/>
    <w:rsid w:val="001B7A50"/>
    <w:rsid w:val="001C0226"/>
    <w:rsid w:val="001C0416"/>
    <w:rsid w:val="001C148E"/>
    <w:rsid w:val="001C1FE8"/>
    <w:rsid w:val="001C37B3"/>
    <w:rsid w:val="001C3BD6"/>
    <w:rsid w:val="001C3CCE"/>
    <w:rsid w:val="001C3D29"/>
    <w:rsid w:val="001C4A63"/>
    <w:rsid w:val="001C4CF2"/>
    <w:rsid w:val="001C5D02"/>
    <w:rsid w:val="001C6223"/>
    <w:rsid w:val="001C6C6E"/>
    <w:rsid w:val="001D02A8"/>
    <w:rsid w:val="001D0B85"/>
    <w:rsid w:val="001D0BCB"/>
    <w:rsid w:val="001D0CBB"/>
    <w:rsid w:val="001D0EB3"/>
    <w:rsid w:val="001D116D"/>
    <w:rsid w:val="001D1175"/>
    <w:rsid w:val="001D178C"/>
    <w:rsid w:val="001D1EE5"/>
    <w:rsid w:val="001D2DC2"/>
    <w:rsid w:val="001D30D0"/>
    <w:rsid w:val="001D340C"/>
    <w:rsid w:val="001D358A"/>
    <w:rsid w:val="001D3F55"/>
    <w:rsid w:val="001D55D5"/>
    <w:rsid w:val="001D6190"/>
    <w:rsid w:val="001D6804"/>
    <w:rsid w:val="001D689A"/>
    <w:rsid w:val="001D740D"/>
    <w:rsid w:val="001D7970"/>
    <w:rsid w:val="001E0BE1"/>
    <w:rsid w:val="001E158F"/>
    <w:rsid w:val="001E17B1"/>
    <w:rsid w:val="001E1BB4"/>
    <w:rsid w:val="001E489B"/>
    <w:rsid w:val="001E5CB3"/>
    <w:rsid w:val="001E61CC"/>
    <w:rsid w:val="001E7619"/>
    <w:rsid w:val="001E790D"/>
    <w:rsid w:val="001E79ED"/>
    <w:rsid w:val="001E7D43"/>
    <w:rsid w:val="001F11FF"/>
    <w:rsid w:val="001F14E7"/>
    <w:rsid w:val="001F1EC0"/>
    <w:rsid w:val="001F2EEC"/>
    <w:rsid w:val="001F4D04"/>
    <w:rsid w:val="001F6CED"/>
    <w:rsid w:val="001F7999"/>
    <w:rsid w:val="0020142F"/>
    <w:rsid w:val="002035C3"/>
    <w:rsid w:val="0020377A"/>
    <w:rsid w:val="002048FD"/>
    <w:rsid w:val="002049D5"/>
    <w:rsid w:val="00204D0E"/>
    <w:rsid w:val="00204F4E"/>
    <w:rsid w:val="0020550F"/>
    <w:rsid w:val="00206A54"/>
    <w:rsid w:val="00210903"/>
    <w:rsid w:val="00210DF6"/>
    <w:rsid w:val="00211AEB"/>
    <w:rsid w:val="002127FD"/>
    <w:rsid w:val="00212B70"/>
    <w:rsid w:val="00213860"/>
    <w:rsid w:val="002145D3"/>
    <w:rsid w:val="0021583A"/>
    <w:rsid w:val="00220212"/>
    <w:rsid w:val="002216DB"/>
    <w:rsid w:val="0022192C"/>
    <w:rsid w:val="002221F0"/>
    <w:rsid w:val="002242AA"/>
    <w:rsid w:val="00224A30"/>
    <w:rsid w:val="00224C4C"/>
    <w:rsid w:val="0022505D"/>
    <w:rsid w:val="0022568B"/>
    <w:rsid w:val="002258F6"/>
    <w:rsid w:val="00226970"/>
    <w:rsid w:val="002269E1"/>
    <w:rsid w:val="00230856"/>
    <w:rsid w:val="00231C13"/>
    <w:rsid w:val="00231D6D"/>
    <w:rsid w:val="00231E97"/>
    <w:rsid w:val="00232A11"/>
    <w:rsid w:val="00236390"/>
    <w:rsid w:val="00240540"/>
    <w:rsid w:val="00241039"/>
    <w:rsid w:val="002438C7"/>
    <w:rsid w:val="00243C0C"/>
    <w:rsid w:val="00244479"/>
    <w:rsid w:val="0024485D"/>
    <w:rsid w:val="00245AED"/>
    <w:rsid w:val="00246591"/>
    <w:rsid w:val="00247C29"/>
    <w:rsid w:val="00250381"/>
    <w:rsid w:val="00250521"/>
    <w:rsid w:val="00251CB7"/>
    <w:rsid w:val="0025411C"/>
    <w:rsid w:val="0025451F"/>
    <w:rsid w:val="002553BE"/>
    <w:rsid w:val="00257AC3"/>
    <w:rsid w:val="00257B39"/>
    <w:rsid w:val="00261F4C"/>
    <w:rsid w:val="00263069"/>
    <w:rsid w:val="00263948"/>
    <w:rsid w:val="00264BE3"/>
    <w:rsid w:val="00266D31"/>
    <w:rsid w:val="00270F87"/>
    <w:rsid w:val="00271A37"/>
    <w:rsid w:val="002731D9"/>
    <w:rsid w:val="00276850"/>
    <w:rsid w:val="00277114"/>
    <w:rsid w:val="00277421"/>
    <w:rsid w:val="00277C7E"/>
    <w:rsid w:val="00277DCB"/>
    <w:rsid w:val="00280AD7"/>
    <w:rsid w:val="002811F4"/>
    <w:rsid w:val="002818C8"/>
    <w:rsid w:val="00281B08"/>
    <w:rsid w:val="00282688"/>
    <w:rsid w:val="00283DE4"/>
    <w:rsid w:val="00287E93"/>
    <w:rsid w:val="00291296"/>
    <w:rsid w:val="00291845"/>
    <w:rsid w:val="0029274E"/>
    <w:rsid w:val="0029456A"/>
    <w:rsid w:val="00297593"/>
    <w:rsid w:val="002A094E"/>
    <w:rsid w:val="002A26D9"/>
    <w:rsid w:val="002A2B1B"/>
    <w:rsid w:val="002A3F44"/>
    <w:rsid w:val="002A4264"/>
    <w:rsid w:val="002A43AD"/>
    <w:rsid w:val="002A519B"/>
    <w:rsid w:val="002A5A26"/>
    <w:rsid w:val="002A5F21"/>
    <w:rsid w:val="002A6A3A"/>
    <w:rsid w:val="002A7AA4"/>
    <w:rsid w:val="002A7D46"/>
    <w:rsid w:val="002A7EE5"/>
    <w:rsid w:val="002B004C"/>
    <w:rsid w:val="002B0443"/>
    <w:rsid w:val="002B22DF"/>
    <w:rsid w:val="002B27B1"/>
    <w:rsid w:val="002B4698"/>
    <w:rsid w:val="002B4803"/>
    <w:rsid w:val="002B4D0A"/>
    <w:rsid w:val="002B6938"/>
    <w:rsid w:val="002B6D73"/>
    <w:rsid w:val="002B7FCB"/>
    <w:rsid w:val="002C01B5"/>
    <w:rsid w:val="002C033D"/>
    <w:rsid w:val="002C0C85"/>
    <w:rsid w:val="002C0EBA"/>
    <w:rsid w:val="002C13AA"/>
    <w:rsid w:val="002C1D44"/>
    <w:rsid w:val="002C3B70"/>
    <w:rsid w:val="002C492C"/>
    <w:rsid w:val="002C5364"/>
    <w:rsid w:val="002C6DA0"/>
    <w:rsid w:val="002D0C57"/>
    <w:rsid w:val="002D23AD"/>
    <w:rsid w:val="002D2A2E"/>
    <w:rsid w:val="002D37CF"/>
    <w:rsid w:val="002D5421"/>
    <w:rsid w:val="002D69D2"/>
    <w:rsid w:val="002D740D"/>
    <w:rsid w:val="002E1292"/>
    <w:rsid w:val="002E12BD"/>
    <w:rsid w:val="002E1691"/>
    <w:rsid w:val="002E1C71"/>
    <w:rsid w:val="002E323E"/>
    <w:rsid w:val="002E3DBB"/>
    <w:rsid w:val="002E4E47"/>
    <w:rsid w:val="002E503C"/>
    <w:rsid w:val="002E55A9"/>
    <w:rsid w:val="002E5B62"/>
    <w:rsid w:val="002E7BA8"/>
    <w:rsid w:val="002F045E"/>
    <w:rsid w:val="002F053D"/>
    <w:rsid w:val="002F1EF3"/>
    <w:rsid w:val="002F20B5"/>
    <w:rsid w:val="002F2C97"/>
    <w:rsid w:val="002F3C62"/>
    <w:rsid w:val="002F4953"/>
    <w:rsid w:val="002F5459"/>
    <w:rsid w:val="002F5F34"/>
    <w:rsid w:val="002F7586"/>
    <w:rsid w:val="002F75B7"/>
    <w:rsid w:val="00301871"/>
    <w:rsid w:val="00301C30"/>
    <w:rsid w:val="003025BD"/>
    <w:rsid w:val="00302946"/>
    <w:rsid w:val="00302F91"/>
    <w:rsid w:val="0030358B"/>
    <w:rsid w:val="00303DF0"/>
    <w:rsid w:val="003067FE"/>
    <w:rsid w:val="00311204"/>
    <w:rsid w:val="00311CC5"/>
    <w:rsid w:val="00313846"/>
    <w:rsid w:val="00313DB0"/>
    <w:rsid w:val="0031411A"/>
    <w:rsid w:val="00316148"/>
    <w:rsid w:val="003167A4"/>
    <w:rsid w:val="003169E9"/>
    <w:rsid w:val="003174B7"/>
    <w:rsid w:val="00317887"/>
    <w:rsid w:val="00317CF5"/>
    <w:rsid w:val="00320DB0"/>
    <w:rsid w:val="00323260"/>
    <w:rsid w:val="00323C8F"/>
    <w:rsid w:val="00323CE0"/>
    <w:rsid w:val="0032505C"/>
    <w:rsid w:val="00326C43"/>
    <w:rsid w:val="00333751"/>
    <w:rsid w:val="003340D3"/>
    <w:rsid w:val="00336606"/>
    <w:rsid w:val="0033672D"/>
    <w:rsid w:val="0033700F"/>
    <w:rsid w:val="00337456"/>
    <w:rsid w:val="00340D1E"/>
    <w:rsid w:val="00341DBF"/>
    <w:rsid w:val="003425BA"/>
    <w:rsid w:val="003431B5"/>
    <w:rsid w:val="00344590"/>
    <w:rsid w:val="00345AFD"/>
    <w:rsid w:val="00347852"/>
    <w:rsid w:val="0035048E"/>
    <w:rsid w:val="0035108E"/>
    <w:rsid w:val="00351C89"/>
    <w:rsid w:val="0035228F"/>
    <w:rsid w:val="00352A92"/>
    <w:rsid w:val="003541F4"/>
    <w:rsid w:val="003546F3"/>
    <w:rsid w:val="00355029"/>
    <w:rsid w:val="0035560A"/>
    <w:rsid w:val="00355C9F"/>
    <w:rsid w:val="00357F7B"/>
    <w:rsid w:val="00360264"/>
    <w:rsid w:val="00362787"/>
    <w:rsid w:val="00364AE5"/>
    <w:rsid w:val="00365652"/>
    <w:rsid w:val="00366655"/>
    <w:rsid w:val="00371EFB"/>
    <w:rsid w:val="003722D5"/>
    <w:rsid w:val="003729EF"/>
    <w:rsid w:val="003733FD"/>
    <w:rsid w:val="00375206"/>
    <w:rsid w:val="00376034"/>
    <w:rsid w:val="0037756F"/>
    <w:rsid w:val="00377E10"/>
    <w:rsid w:val="00382BD9"/>
    <w:rsid w:val="00383B21"/>
    <w:rsid w:val="003873EB"/>
    <w:rsid w:val="003878D2"/>
    <w:rsid w:val="003907D4"/>
    <w:rsid w:val="003921AD"/>
    <w:rsid w:val="003934D2"/>
    <w:rsid w:val="003937E2"/>
    <w:rsid w:val="00393B0F"/>
    <w:rsid w:val="00393FEB"/>
    <w:rsid w:val="00396813"/>
    <w:rsid w:val="00397B01"/>
    <w:rsid w:val="003A073D"/>
    <w:rsid w:val="003A3C30"/>
    <w:rsid w:val="003A49C4"/>
    <w:rsid w:val="003A62D0"/>
    <w:rsid w:val="003A6FDB"/>
    <w:rsid w:val="003A7FD5"/>
    <w:rsid w:val="003B0922"/>
    <w:rsid w:val="003B158A"/>
    <w:rsid w:val="003B1834"/>
    <w:rsid w:val="003B1B8B"/>
    <w:rsid w:val="003B1D2A"/>
    <w:rsid w:val="003B2203"/>
    <w:rsid w:val="003B29FE"/>
    <w:rsid w:val="003B4BCD"/>
    <w:rsid w:val="003B4F30"/>
    <w:rsid w:val="003B6A75"/>
    <w:rsid w:val="003B7193"/>
    <w:rsid w:val="003B78A9"/>
    <w:rsid w:val="003B7DFD"/>
    <w:rsid w:val="003C0D39"/>
    <w:rsid w:val="003C1791"/>
    <w:rsid w:val="003C423D"/>
    <w:rsid w:val="003C4C91"/>
    <w:rsid w:val="003C6323"/>
    <w:rsid w:val="003C6451"/>
    <w:rsid w:val="003C6AFF"/>
    <w:rsid w:val="003C6D40"/>
    <w:rsid w:val="003C70AD"/>
    <w:rsid w:val="003C786F"/>
    <w:rsid w:val="003D11D4"/>
    <w:rsid w:val="003D1C96"/>
    <w:rsid w:val="003D657F"/>
    <w:rsid w:val="003D6980"/>
    <w:rsid w:val="003D6BCE"/>
    <w:rsid w:val="003E1AB7"/>
    <w:rsid w:val="003E1B17"/>
    <w:rsid w:val="003E237D"/>
    <w:rsid w:val="003E2A92"/>
    <w:rsid w:val="003E3372"/>
    <w:rsid w:val="003E3575"/>
    <w:rsid w:val="003E3E26"/>
    <w:rsid w:val="003E41E8"/>
    <w:rsid w:val="003E59B4"/>
    <w:rsid w:val="003E6580"/>
    <w:rsid w:val="003E67AA"/>
    <w:rsid w:val="003E720C"/>
    <w:rsid w:val="003E7D35"/>
    <w:rsid w:val="003F0FB3"/>
    <w:rsid w:val="003F19E3"/>
    <w:rsid w:val="003F47AF"/>
    <w:rsid w:val="003F5B51"/>
    <w:rsid w:val="003F7B89"/>
    <w:rsid w:val="003F7DB9"/>
    <w:rsid w:val="00400218"/>
    <w:rsid w:val="00400635"/>
    <w:rsid w:val="00400FA2"/>
    <w:rsid w:val="00401C9E"/>
    <w:rsid w:val="00402AEA"/>
    <w:rsid w:val="00403826"/>
    <w:rsid w:val="0040672E"/>
    <w:rsid w:val="00406E03"/>
    <w:rsid w:val="00407B7C"/>
    <w:rsid w:val="00407C8D"/>
    <w:rsid w:val="00410ADC"/>
    <w:rsid w:val="00410F90"/>
    <w:rsid w:val="0041136A"/>
    <w:rsid w:val="004118CF"/>
    <w:rsid w:val="00412145"/>
    <w:rsid w:val="00413009"/>
    <w:rsid w:val="0041417A"/>
    <w:rsid w:val="004141EA"/>
    <w:rsid w:val="0041475E"/>
    <w:rsid w:val="00414FA8"/>
    <w:rsid w:val="004163FA"/>
    <w:rsid w:val="00417281"/>
    <w:rsid w:val="004212DF"/>
    <w:rsid w:val="00421BBF"/>
    <w:rsid w:val="00422F80"/>
    <w:rsid w:val="004239BE"/>
    <w:rsid w:val="00424EA0"/>
    <w:rsid w:val="00424FF4"/>
    <w:rsid w:val="0042550A"/>
    <w:rsid w:val="00427502"/>
    <w:rsid w:val="004277CF"/>
    <w:rsid w:val="00427E29"/>
    <w:rsid w:val="004308DC"/>
    <w:rsid w:val="0043109A"/>
    <w:rsid w:val="00431BA0"/>
    <w:rsid w:val="00433116"/>
    <w:rsid w:val="004334CE"/>
    <w:rsid w:val="00434C5D"/>
    <w:rsid w:val="00435EDF"/>
    <w:rsid w:val="004362DA"/>
    <w:rsid w:val="0043664A"/>
    <w:rsid w:val="0043763C"/>
    <w:rsid w:val="00441754"/>
    <w:rsid w:val="0044192A"/>
    <w:rsid w:val="00444D87"/>
    <w:rsid w:val="004455EF"/>
    <w:rsid w:val="00446CAB"/>
    <w:rsid w:val="00450B07"/>
    <w:rsid w:val="00451597"/>
    <w:rsid w:val="0045193E"/>
    <w:rsid w:val="004519E4"/>
    <w:rsid w:val="004547BA"/>
    <w:rsid w:val="00454B5E"/>
    <w:rsid w:val="00460FBF"/>
    <w:rsid w:val="00463184"/>
    <w:rsid w:val="00463D53"/>
    <w:rsid w:val="00464CB4"/>
    <w:rsid w:val="00471AEA"/>
    <w:rsid w:val="004725C3"/>
    <w:rsid w:val="00472669"/>
    <w:rsid w:val="004734B5"/>
    <w:rsid w:val="004742AA"/>
    <w:rsid w:val="00474FEF"/>
    <w:rsid w:val="00475121"/>
    <w:rsid w:val="00476644"/>
    <w:rsid w:val="00477FF8"/>
    <w:rsid w:val="00480722"/>
    <w:rsid w:val="0048295A"/>
    <w:rsid w:val="00482FCA"/>
    <w:rsid w:val="00483219"/>
    <w:rsid w:val="00483660"/>
    <w:rsid w:val="00483E51"/>
    <w:rsid w:val="00485F5E"/>
    <w:rsid w:val="00485FAC"/>
    <w:rsid w:val="0048655C"/>
    <w:rsid w:val="004866B9"/>
    <w:rsid w:val="00486862"/>
    <w:rsid w:val="004875D6"/>
    <w:rsid w:val="00487699"/>
    <w:rsid w:val="00490CEE"/>
    <w:rsid w:val="00490F44"/>
    <w:rsid w:val="0049198D"/>
    <w:rsid w:val="00492674"/>
    <w:rsid w:val="00493706"/>
    <w:rsid w:val="00494C83"/>
    <w:rsid w:val="00494F82"/>
    <w:rsid w:val="0049586E"/>
    <w:rsid w:val="004969F1"/>
    <w:rsid w:val="00497C34"/>
    <w:rsid w:val="004A1A8F"/>
    <w:rsid w:val="004A4877"/>
    <w:rsid w:val="004A52C5"/>
    <w:rsid w:val="004A673E"/>
    <w:rsid w:val="004A6A67"/>
    <w:rsid w:val="004A7C74"/>
    <w:rsid w:val="004B0BC5"/>
    <w:rsid w:val="004B0D55"/>
    <w:rsid w:val="004B1C97"/>
    <w:rsid w:val="004B1F62"/>
    <w:rsid w:val="004B3191"/>
    <w:rsid w:val="004B4AF4"/>
    <w:rsid w:val="004B516D"/>
    <w:rsid w:val="004B5E88"/>
    <w:rsid w:val="004B692E"/>
    <w:rsid w:val="004B6BA1"/>
    <w:rsid w:val="004B6E4C"/>
    <w:rsid w:val="004B6FAD"/>
    <w:rsid w:val="004C0CDF"/>
    <w:rsid w:val="004C17AA"/>
    <w:rsid w:val="004C3E9A"/>
    <w:rsid w:val="004C5B75"/>
    <w:rsid w:val="004C7FB6"/>
    <w:rsid w:val="004D012F"/>
    <w:rsid w:val="004D183C"/>
    <w:rsid w:val="004D2724"/>
    <w:rsid w:val="004D2AC4"/>
    <w:rsid w:val="004D3462"/>
    <w:rsid w:val="004D3FA4"/>
    <w:rsid w:val="004D48A4"/>
    <w:rsid w:val="004D4A07"/>
    <w:rsid w:val="004D514B"/>
    <w:rsid w:val="004D6140"/>
    <w:rsid w:val="004D6399"/>
    <w:rsid w:val="004E07A5"/>
    <w:rsid w:val="004E1833"/>
    <w:rsid w:val="004E1E1A"/>
    <w:rsid w:val="004E271F"/>
    <w:rsid w:val="004E3B20"/>
    <w:rsid w:val="004E46C1"/>
    <w:rsid w:val="004E52F7"/>
    <w:rsid w:val="004E5A4B"/>
    <w:rsid w:val="004F0DE5"/>
    <w:rsid w:val="004F4F3D"/>
    <w:rsid w:val="004F571C"/>
    <w:rsid w:val="004F5B4C"/>
    <w:rsid w:val="004F6658"/>
    <w:rsid w:val="004F7259"/>
    <w:rsid w:val="004F791D"/>
    <w:rsid w:val="0050002D"/>
    <w:rsid w:val="00500EB2"/>
    <w:rsid w:val="00501982"/>
    <w:rsid w:val="00501C82"/>
    <w:rsid w:val="00502297"/>
    <w:rsid w:val="00502E6B"/>
    <w:rsid w:val="005032D9"/>
    <w:rsid w:val="00503627"/>
    <w:rsid w:val="0050400C"/>
    <w:rsid w:val="00506502"/>
    <w:rsid w:val="005072BB"/>
    <w:rsid w:val="00507E2B"/>
    <w:rsid w:val="00510192"/>
    <w:rsid w:val="00510429"/>
    <w:rsid w:val="005117C0"/>
    <w:rsid w:val="005135DE"/>
    <w:rsid w:val="005140B7"/>
    <w:rsid w:val="005140D5"/>
    <w:rsid w:val="005147B4"/>
    <w:rsid w:val="00515715"/>
    <w:rsid w:val="005164EB"/>
    <w:rsid w:val="00516702"/>
    <w:rsid w:val="00516A77"/>
    <w:rsid w:val="0051713D"/>
    <w:rsid w:val="00517B22"/>
    <w:rsid w:val="00520B99"/>
    <w:rsid w:val="005215B7"/>
    <w:rsid w:val="00522114"/>
    <w:rsid w:val="005230E3"/>
    <w:rsid w:val="0052478D"/>
    <w:rsid w:val="00525817"/>
    <w:rsid w:val="00526355"/>
    <w:rsid w:val="00526A9A"/>
    <w:rsid w:val="005272FB"/>
    <w:rsid w:val="005278CA"/>
    <w:rsid w:val="0053199E"/>
    <w:rsid w:val="005358A7"/>
    <w:rsid w:val="00535CC2"/>
    <w:rsid w:val="005372D3"/>
    <w:rsid w:val="00537CDE"/>
    <w:rsid w:val="00537CE1"/>
    <w:rsid w:val="00540A3F"/>
    <w:rsid w:val="00540E6B"/>
    <w:rsid w:val="00541588"/>
    <w:rsid w:val="005448D4"/>
    <w:rsid w:val="00546AAB"/>
    <w:rsid w:val="00547486"/>
    <w:rsid w:val="00547BB4"/>
    <w:rsid w:val="00547E1B"/>
    <w:rsid w:val="0055045E"/>
    <w:rsid w:val="00551154"/>
    <w:rsid w:val="00551F76"/>
    <w:rsid w:val="00552191"/>
    <w:rsid w:val="0055221A"/>
    <w:rsid w:val="0055239D"/>
    <w:rsid w:val="00552B35"/>
    <w:rsid w:val="00552D4B"/>
    <w:rsid w:val="00553B1E"/>
    <w:rsid w:val="00555AC9"/>
    <w:rsid w:val="005564FD"/>
    <w:rsid w:val="00557547"/>
    <w:rsid w:val="00557597"/>
    <w:rsid w:val="00560113"/>
    <w:rsid w:val="00561500"/>
    <w:rsid w:val="0056208B"/>
    <w:rsid w:val="00562096"/>
    <w:rsid w:val="00563546"/>
    <w:rsid w:val="00563AC1"/>
    <w:rsid w:val="005647C3"/>
    <w:rsid w:val="005671B8"/>
    <w:rsid w:val="00574190"/>
    <w:rsid w:val="005742E6"/>
    <w:rsid w:val="00576103"/>
    <w:rsid w:val="0057693F"/>
    <w:rsid w:val="0057749E"/>
    <w:rsid w:val="005807F6"/>
    <w:rsid w:val="00581A2C"/>
    <w:rsid w:val="00581E61"/>
    <w:rsid w:val="005833C7"/>
    <w:rsid w:val="005838CE"/>
    <w:rsid w:val="00584D98"/>
    <w:rsid w:val="00585574"/>
    <w:rsid w:val="0058618E"/>
    <w:rsid w:val="00590461"/>
    <w:rsid w:val="00590654"/>
    <w:rsid w:val="00590EFC"/>
    <w:rsid w:val="005914F8"/>
    <w:rsid w:val="00592217"/>
    <w:rsid w:val="005934EA"/>
    <w:rsid w:val="00595A26"/>
    <w:rsid w:val="005966AB"/>
    <w:rsid w:val="005A22F8"/>
    <w:rsid w:val="005A3410"/>
    <w:rsid w:val="005A3C0B"/>
    <w:rsid w:val="005A4134"/>
    <w:rsid w:val="005A432B"/>
    <w:rsid w:val="005A4A07"/>
    <w:rsid w:val="005A596F"/>
    <w:rsid w:val="005A6AFE"/>
    <w:rsid w:val="005B1B4C"/>
    <w:rsid w:val="005B1F10"/>
    <w:rsid w:val="005B28C1"/>
    <w:rsid w:val="005B3069"/>
    <w:rsid w:val="005B4895"/>
    <w:rsid w:val="005B48F3"/>
    <w:rsid w:val="005B4E0F"/>
    <w:rsid w:val="005B5AD5"/>
    <w:rsid w:val="005B7247"/>
    <w:rsid w:val="005B74F7"/>
    <w:rsid w:val="005B76FB"/>
    <w:rsid w:val="005C09A6"/>
    <w:rsid w:val="005C10A8"/>
    <w:rsid w:val="005C4094"/>
    <w:rsid w:val="005C4636"/>
    <w:rsid w:val="005C4B61"/>
    <w:rsid w:val="005C4F3A"/>
    <w:rsid w:val="005C5870"/>
    <w:rsid w:val="005C72F5"/>
    <w:rsid w:val="005C7BC3"/>
    <w:rsid w:val="005C7BED"/>
    <w:rsid w:val="005D12CE"/>
    <w:rsid w:val="005D1580"/>
    <w:rsid w:val="005D268C"/>
    <w:rsid w:val="005D3BEF"/>
    <w:rsid w:val="005D6307"/>
    <w:rsid w:val="005D68E2"/>
    <w:rsid w:val="005D74BD"/>
    <w:rsid w:val="005D7EEC"/>
    <w:rsid w:val="005E0303"/>
    <w:rsid w:val="005E0CFE"/>
    <w:rsid w:val="005E75A2"/>
    <w:rsid w:val="005F01D3"/>
    <w:rsid w:val="005F18E0"/>
    <w:rsid w:val="005F1E9A"/>
    <w:rsid w:val="005F3E6C"/>
    <w:rsid w:val="005F4BEF"/>
    <w:rsid w:val="005F52A4"/>
    <w:rsid w:val="005F576A"/>
    <w:rsid w:val="005F7D9D"/>
    <w:rsid w:val="00602236"/>
    <w:rsid w:val="00603682"/>
    <w:rsid w:val="00603704"/>
    <w:rsid w:val="00603B2A"/>
    <w:rsid w:val="006049EB"/>
    <w:rsid w:val="0060604C"/>
    <w:rsid w:val="00607356"/>
    <w:rsid w:val="00607B6F"/>
    <w:rsid w:val="0061044E"/>
    <w:rsid w:val="006122DC"/>
    <w:rsid w:val="00613786"/>
    <w:rsid w:val="0061436F"/>
    <w:rsid w:val="0061604B"/>
    <w:rsid w:val="0061628B"/>
    <w:rsid w:val="0061719B"/>
    <w:rsid w:val="00620787"/>
    <w:rsid w:val="0062137B"/>
    <w:rsid w:val="00621B1D"/>
    <w:rsid w:val="00622125"/>
    <w:rsid w:val="00622186"/>
    <w:rsid w:val="00623570"/>
    <w:rsid w:val="00623E88"/>
    <w:rsid w:val="006258E4"/>
    <w:rsid w:val="0062593B"/>
    <w:rsid w:val="00625CFF"/>
    <w:rsid w:val="006267AF"/>
    <w:rsid w:val="00627DE4"/>
    <w:rsid w:val="00630453"/>
    <w:rsid w:val="00631075"/>
    <w:rsid w:val="00631CC3"/>
    <w:rsid w:val="006326B6"/>
    <w:rsid w:val="00632C9B"/>
    <w:rsid w:val="00636594"/>
    <w:rsid w:val="00636943"/>
    <w:rsid w:val="00637083"/>
    <w:rsid w:val="006376D9"/>
    <w:rsid w:val="006415A8"/>
    <w:rsid w:val="00641B21"/>
    <w:rsid w:val="00641FAF"/>
    <w:rsid w:val="0064241B"/>
    <w:rsid w:val="0064538E"/>
    <w:rsid w:val="006454D3"/>
    <w:rsid w:val="00645616"/>
    <w:rsid w:val="006464C5"/>
    <w:rsid w:val="00647452"/>
    <w:rsid w:val="00650300"/>
    <w:rsid w:val="00650553"/>
    <w:rsid w:val="0065167E"/>
    <w:rsid w:val="006519F4"/>
    <w:rsid w:val="00651D48"/>
    <w:rsid w:val="00652A49"/>
    <w:rsid w:val="00652F07"/>
    <w:rsid w:val="0065312A"/>
    <w:rsid w:val="0065334E"/>
    <w:rsid w:val="006535CF"/>
    <w:rsid w:val="006560F0"/>
    <w:rsid w:val="006633C1"/>
    <w:rsid w:val="0066706D"/>
    <w:rsid w:val="00667571"/>
    <w:rsid w:val="00670EF2"/>
    <w:rsid w:val="006721A7"/>
    <w:rsid w:val="00676438"/>
    <w:rsid w:val="00677811"/>
    <w:rsid w:val="00677915"/>
    <w:rsid w:val="00680645"/>
    <w:rsid w:val="00680F64"/>
    <w:rsid w:val="006818DC"/>
    <w:rsid w:val="00682623"/>
    <w:rsid w:val="0068262E"/>
    <w:rsid w:val="006826B8"/>
    <w:rsid w:val="00682ADB"/>
    <w:rsid w:val="00684B8D"/>
    <w:rsid w:val="00684F53"/>
    <w:rsid w:val="00685293"/>
    <w:rsid w:val="00685638"/>
    <w:rsid w:val="00685784"/>
    <w:rsid w:val="00685932"/>
    <w:rsid w:val="00687F28"/>
    <w:rsid w:val="00693A21"/>
    <w:rsid w:val="0069420F"/>
    <w:rsid w:val="00695414"/>
    <w:rsid w:val="00695C52"/>
    <w:rsid w:val="006A1B8F"/>
    <w:rsid w:val="006A3538"/>
    <w:rsid w:val="006A5E9B"/>
    <w:rsid w:val="006A64F8"/>
    <w:rsid w:val="006A6FAD"/>
    <w:rsid w:val="006B0DE2"/>
    <w:rsid w:val="006B173D"/>
    <w:rsid w:val="006B1FD0"/>
    <w:rsid w:val="006B3928"/>
    <w:rsid w:val="006B4667"/>
    <w:rsid w:val="006B48D8"/>
    <w:rsid w:val="006C01DB"/>
    <w:rsid w:val="006C247B"/>
    <w:rsid w:val="006C3359"/>
    <w:rsid w:val="006C4C07"/>
    <w:rsid w:val="006C6C90"/>
    <w:rsid w:val="006C7087"/>
    <w:rsid w:val="006C7E11"/>
    <w:rsid w:val="006D062D"/>
    <w:rsid w:val="006D3AED"/>
    <w:rsid w:val="006D431D"/>
    <w:rsid w:val="006D6546"/>
    <w:rsid w:val="006D6C4A"/>
    <w:rsid w:val="006D7A6F"/>
    <w:rsid w:val="006D7F43"/>
    <w:rsid w:val="006E04ED"/>
    <w:rsid w:val="006E0774"/>
    <w:rsid w:val="006E12B8"/>
    <w:rsid w:val="006E1CCC"/>
    <w:rsid w:val="006E3674"/>
    <w:rsid w:val="006E5369"/>
    <w:rsid w:val="006E678E"/>
    <w:rsid w:val="006E6CFE"/>
    <w:rsid w:val="006E6E0A"/>
    <w:rsid w:val="006E6F5C"/>
    <w:rsid w:val="006F0851"/>
    <w:rsid w:val="006F14D1"/>
    <w:rsid w:val="006F1A0D"/>
    <w:rsid w:val="006F37EB"/>
    <w:rsid w:val="006F3D74"/>
    <w:rsid w:val="006F5B05"/>
    <w:rsid w:val="00700887"/>
    <w:rsid w:val="00701C75"/>
    <w:rsid w:val="00702074"/>
    <w:rsid w:val="00702939"/>
    <w:rsid w:val="00702BD1"/>
    <w:rsid w:val="007041ED"/>
    <w:rsid w:val="00704590"/>
    <w:rsid w:val="007048EC"/>
    <w:rsid w:val="00704C7D"/>
    <w:rsid w:val="00706B6A"/>
    <w:rsid w:val="007078D0"/>
    <w:rsid w:val="00707DCC"/>
    <w:rsid w:val="00707F7A"/>
    <w:rsid w:val="007100E9"/>
    <w:rsid w:val="00710735"/>
    <w:rsid w:val="00712AC4"/>
    <w:rsid w:val="007132A7"/>
    <w:rsid w:val="00715857"/>
    <w:rsid w:val="007176E5"/>
    <w:rsid w:val="007200D2"/>
    <w:rsid w:val="0072013D"/>
    <w:rsid w:val="00722D2D"/>
    <w:rsid w:val="0072397D"/>
    <w:rsid w:val="00725AF8"/>
    <w:rsid w:val="00725D24"/>
    <w:rsid w:val="00725DFE"/>
    <w:rsid w:val="00726BD2"/>
    <w:rsid w:val="007271AD"/>
    <w:rsid w:val="00730820"/>
    <w:rsid w:val="007309FA"/>
    <w:rsid w:val="007311F3"/>
    <w:rsid w:val="00731902"/>
    <w:rsid w:val="00732AEC"/>
    <w:rsid w:val="00734BEF"/>
    <w:rsid w:val="007359F2"/>
    <w:rsid w:val="00744CA8"/>
    <w:rsid w:val="00745B4C"/>
    <w:rsid w:val="0074636C"/>
    <w:rsid w:val="00750D5A"/>
    <w:rsid w:val="00751536"/>
    <w:rsid w:val="00753632"/>
    <w:rsid w:val="007554A3"/>
    <w:rsid w:val="007557D6"/>
    <w:rsid w:val="007567F0"/>
    <w:rsid w:val="00756CBD"/>
    <w:rsid w:val="007573DB"/>
    <w:rsid w:val="0076007C"/>
    <w:rsid w:val="007608D4"/>
    <w:rsid w:val="00760B23"/>
    <w:rsid w:val="00760FEE"/>
    <w:rsid w:val="007614C8"/>
    <w:rsid w:val="007618CE"/>
    <w:rsid w:val="00762638"/>
    <w:rsid w:val="00762985"/>
    <w:rsid w:val="00762E36"/>
    <w:rsid w:val="0076463D"/>
    <w:rsid w:val="00764ECC"/>
    <w:rsid w:val="007657B9"/>
    <w:rsid w:val="00766CF7"/>
    <w:rsid w:val="00766D7C"/>
    <w:rsid w:val="00767130"/>
    <w:rsid w:val="007676DB"/>
    <w:rsid w:val="00767A6B"/>
    <w:rsid w:val="00770B0B"/>
    <w:rsid w:val="00772670"/>
    <w:rsid w:val="007727E7"/>
    <w:rsid w:val="007734D9"/>
    <w:rsid w:val="00773DA7"/>
    <w:rsid w:val="00774769"/>
    <w:rsid w:val="00774F19"/>
    <w:rsid w:val="0077747E"/>
    <w:rsid w:val="007802C2"/>
    <w:rsid w:val="00780E81"/>
    <w:rsid w:val="0078115C"/>
    <w:rsid w:val="00782BD0"/>
    <w:rsid w:val="00782DC8"/>
    <w:rsid w:val="00783C41"/>
    <w:rsid w:val="00785492"/>
    <w:rsid w:val="00785E72"/>
    <w:rsid w:val="00787475"/>
    <w:rsid w:val="00787493"/>
    <w:rsid w:val="007879BA"/>
    <w:rsid w:val="007918D7"/>
    <w:rsid w:val="00792368"/>
    <w:rsid w:val="007924A0"/>
    <w:rsid w:val="00792B2A"/>
    <w:rsid w:val="00793CAC"/>
    <w:rsid w:val="00794A5F"/>
    <w:rsid w:val="007968D1"/>
    <w:rsid w:val="00796C50"/>
    <w:rsid w:val="00797F8D"/>
    <w:rsid w:val="007A0862"/>
    <w:rsid w:val="007A1481"/>
    <w:rsid w:val="007A194E"/>
    <w:rsid w:val="007A2659"/>
    <w:rsid w:val="007A3A8D"/>
    <w:rsid w:val="007A4166"/>
    <w:rsid w:val="007A4F2F"/>
    <w:rsid w:val="007A5566"/>
    <w:rsid w:val="007A580E"/>
    <w:rsid w:val="007A66B7"/>
    <w:rsid w:val="007A77B5"/>
    <w:rsid w:val="007A7C2B"/>
    <w:rsid w:val="007B1A12"/>
    <w:rsid w:val="007B1DD3"/>
    <w:rsid w:val="007B205F"/>
    <w:rsid w:val="007B2D9B"/>
    <w:rsid w:val="007B305E"/>
    <w:rsid w:val="007B314C"/>
    <w:rsid w:val="007B3543"/>
    <w:rsid w:val="007B420C"/>
    <w:rsid w:val="007B427E"/>
    <w:rsid w:val="007B4920"/>
    <w:rsid w:val="007B569C"/>
    <w:rsid w:val="007B5E09"/>
    <w:rsid w:val="007C01C6"/>
    <w:rsid w:val="007C08E4"/>
    <w:rsid w:val="007C14DC"/>
    <w:rsid w:val="007C2C83"/>
    <w:rsid w:val="007C2F80"/>
    <w:rsid w:val="007C33F1"/>
    <w:rsid w:val="007C4AC3"/>
    <w:rsid w:val="007C4CD2"/>
    <w:rsid w:val="007C5BB8"/>
    <w:rsid w:val="007C6126"/>
    <w:rsid w:val="007C61C2"/>
    <w:rsid w:val="007C6812"/>
    <w:rsid w:val="007C69B9"/>
    <w:rsid w:val="007C758D"/>
    <w:rsid w:val="007C7750"/>
    <w:rsid w:val="007D04A8"/>
    <w:rsid w:val="007D2342"/>
    <w:rsid w:val="007D2735"/>
    <w:rsid w:val="007D3B15"/>
    <w:rsid w:val="007D3CF0"/>
    <w:rsid w:val="007D5E2F"/>
    <w:rsid w:val="007D6A6F"/>
    <w:rsid w:val="007D7F78"/>
    <w:rsid w:val="007E009E"/>
    <w:rsid w:val="007E0570"/>
    <w:rsid w:val="007E3B90"/>
    <w:rsid w:val="007E3B9F"/>
    <w:rsid w:val="007E41A4"/>
    <w:rsid w:val="007E4EB7"/>
    <w:rsid w:val="007E5AFB"/>
    <w:rsid w:val="007E5E7C"/>
    <w:rsid w:val="007E66D8"/>
    <w:rsid w:val="007E66F1"/>
    <w:rsid w:val="007E7ED9"/>
    <w:rsid w:val="007F0A11"/>
    <w:rsid w:val="007F1113"/>
    <w:rsid w:val="007F24F6"/>
    <w:rsid w:val="007F2644"/>
    <w:rsid w:val="007F2FE3"/>
    <w:rsid w:val="007F3D45"/>
    <w:rsid w:val="007F3F29"/>
    <w:rsid w:val="007F3FF4"/>
    <w:rsid w:val="007F7290"/>
    <w:rsid w:val="00801BB3"/>
    <w:rsid w:val="008020B8"/>
    <w:rsid w:val="00803C0E"/>
    <w:rsid w:val="00803F81"/>
    <w:rsid w:val="00806324"/>
    <w:rsid w:val="00807464"/>
    <w:rsid w:val="0080746A"/>
    <w:rsid w:val="00807560"/>
    <w:rsid w:val="00807DAA"/>
    <w:rsid w:val="0081017C"/>
    <w:rsid w:val="008109B0"/>
    <w:rsid w:val="00810AB9"/>
    <w:rsid w:val="0081169F"/>
    <w:rsid w:val="00812F5E"/>
    <w:rsid w:val="008132D3"/>
    <w:rsid w:val="008150AC"/>
    <w:rsid w:val="00817E04"/>
    <w:rsid w:val="00820BCF"/>
    <w:rsid w:val="00820F02"/>
    <w:rsid w:val="00822206"/>
    <w:rsid w:val="00825161"/>
    <w:rsid w:val="00825E92"/>
    <w:rsid w:val="0083243B"/>
    <w:rsid w:val="00832838"/>
    <w:rsid w:val="00832CFC"/>
    <w:rsid w:val="008333FB"/>
    <w:rsid w:val="00833643"/>
    <w:rsid w:val="00834135"/>
    <w:rsid w:val="00835604"/>
    <w:rsid w:val="0083579C"/>
    <w:rsid w:val="008368F0"/>
    <w:rsid w:val="00836BD3"/>
    <w:rsid w:val="00837F74"/>
    <w:rsid w:val="00840432"/>
    <w:rsid w:val="00840CF0"/>
    <w:rsid w:val="00841728"/>
    <w:rsid w:val="0084181C"/>
    <w:rsid w:val="008431AF"/>
    <w:rsid w:val="00844A0C"/>
    <w:rsid w:val="008454FD"/>
    <w:rsid w:val="00845D99"/>
    <w:rsid w:val="00845DB1"/>
    <w:rsid w:val="00847C5F"/>
    <w:rsid w:val="00850285"/>
    <w:rsid w:val="008506A6"/>
    <w:rsid w:val="00850D75"/>
    <w:rsid w:val="008515E3"/>
    <w:rsid w:val="00851BAB"/>
    <w:rsid w:val="00852A63"/>
    <w:rsid w:val="00852C57"/>
    <w:rsid w:val="008538DA"/>
    <w:rsid w:val="00855B03"/>
    <w:rsid w:val="008608BD"/>
    <w:rsid w:val="00860EDA"/>
    <w:rsid w:val="008613E9"/>
    <w:rsid w:val="00861A17"/>
    <w:rsid w:val="00861EB0"/>
    <w:rsid w:val="00862CD3"/>
    <w:rsid w:val="0086306B"/>
    <w:rsid w:val="00864296"/>
    <w:rsid w:val="008645BC"/>
    <w:rsid w:val="008655C6"/>
    <w:rsid w:val="008709E2"/>
    <w:rsid w:val="00872435"/>
    <w:rsid w:val="008736B1"/>
    <w:rsid w:val="00873C13"/>
    <w:rsid w:val="00873FDB"/>
    <w:rsid w:val="00874864"/>
    <w:rsid w:val="00874B79"/>
    <w:rsid w:val="008753A9"/>
    <w:rsid w:val="00876F9E"/>
    <w:rsid w:val="008812B2"/>
    <w:rsid w:val="00881976"/>
    <w:rsid w:val="0088391A"/>
    <w:rsid w:val="00883EDC"/>
    <w:rsid w:val="00885C08"/>
    <w:rsid w:val="00890D95"/>
    <w:rsid w:val="00891BF8"/>
    <w:rsid w:val="008925AF"/>
    <w:rsid w:val="00894CF7"/>
    <w:rsid w:val="008A1FC1"/>
    <w:rsid w:val="008A2238"/>
    <w:rsid w:val="008A259A"/>
    <w:rsid w:val="008A5997"/>
    <w:rsid w:val="008A59DE"/>
    <w:rsid w:val="008A5F6A"/>
    <w:rsid w:val="008A78A6"/>
    <w:rsid w:val="008B073A"/>
    <w:rsid w:val="008B17DF"/>
    <w:rsid w:val="008B18C0"/>
    <w:rsid w:val="008B2D5D"/>
    <w:rsid w:val="008B3AA0"/>
    <w:rsid w:val="008B4564"/>
    <w:rsid w:val="008B5423"/>
    <w:rsid w:val="008B55A8"/>
    <w:rsid w:val="008B69F2"/>
    <w:rsid w:val="008C0128"/>
    <w:rsid w:val="008C0619"/>
    <w:rsid w:val="008C0625"/>
    <w:rsid w:val="008C0849"/>
    <w:rsid w:val="008C1EA7"/>
    <w:rsid w:val="008C3066"/>
    <w:rsid w:val="008C335D"/>
    <w:rsid w:val="008C38E3"/>
    <w:rsid w:val="008C3E2A"/>
    <w:rsid w:val="008C409F"/>
    <w:rsid w:val="008C4508"/>
    <w:rsid w:val="008C524B"/>
    <w:rsid w:val="008C5B31"/>
    <w:rsid w:val="008C5DC1"/>
    <w:rsid w:val="008C641B"/>
    <w:rsid w:val="008D1882"/>
    <w:rsid w:val="008D1C8F"/>
    <w:rsid w:val="008D2285"/>
    <w:rsid w:val="008D25D7"/>
    <w:rsid w:val="008D2923"/>
    <w:rsid w:val="008D3411"/>
    <w:rsid w:val="008D4EED"/>
    <w:rsid w:val="008D513F"/>
    <w:rsid w:val="008D5A7D"/>
    <w:rsid w:val="008D66F9"/>
    <w:rsid w:val="008D6A44"/>
    <w:rsid w:val="008E09A0"/>
    <w:rsid w:val="008E1DC8"/>
    <w:rsid w:val="008E1F13"/>
    <w:rsid w:val="008E2D36"/>
    <w:rsid w:val="008E32B7"/>
    <w:rsid w:val="008E343C"/>
    <w:rsid w:val="008E3FE9"/>
    <w:rsid w:val="008E44C3"/>
    <w:rsid w:val="008E4F58"/>
    <w:rsid w:val="008E665E"/>
    <w:rsid w:val="008E74F4"/>
    <w:rsid w:val="008F0368"/>
    <w:rsid w:val="008F1BE3"/>
    <w:rsid w:val="008F3D1A"/>
    <w:rsid w:val="008F50D8"/>
    <w:rsid w:val="008F573C"/>
    <w:rsid w:val="008F5C99"/>
    <w:rsid w:val="008F5D5A"/>
    <w:rsid w:val="008F74C4"/>
    <w:rsid w:val="008F7630"/>
    <w:rsid w:val="008F7740"/>
    <w:rsid w:val="008F785D"/>
    <w:rsid w:val="00900463"/>
    <w:rsid w:val="0090060E"/>
    <w:rsid w:val="00901073"/>
    <w:rsid w:val="00901174"/>
    <w:rsid w:val="00902473"/>
    <w:rsid w:val="00902F1E"/>
    <w:rsid w:val="00903767"/>
    <w:rsid w:val="00907826"/>
    <w:rsid w:val="0091488A"/>
    <w:rsid w:val="00914E4E"/>
    <w:rsid w:val="00915335"/>
    <w:rsid w:val="009157E2"/>
    <w:rsid w:val="0091590A"/>
    <w:rsid w:val="0091691F"/>
    <w:rsid w:val="00916E9A"/>
    <w:rsid w:val="009201BB"/>
    <w:rsid w:val="0092094C"/>
    <w:rsid w:val="009214EF"/>
    <w:rsid w:val="009233DD"/>
    <w:rsid w:val="00923703"/>
    <w:rsid w:val="00923C35"/>
    <w:rsid w:val="00925E97"/>
    <w:rsid w:val="00926BDA"/>
    <w:rsid w:val="00930071"/>
    <w:rsid w:val="009302E0"/>
    <w:rsid w:val="00930950"/>
    <w:rsid w:val="009329D9"/>
    <w:rsid w:val="00932B38"/>
    <w:rsid w:val="00935989"/>
    <w:rsid w:val="00937B06"/>
    <w:rsid w:val="00940474"/>
    <w:rsid w:val="00943179"/>
    <w:rsid w:val="00943255"/>
    <w:rsid w:val="009439A7"/>
    <w:rsid w:val="00943E30"/>
    <w:rsid w:val="00944735"/>
    <w:rsid w:val="00944B5A"/>
    <w:rsid w:val="00945112"/>
    <w:rsid w:val="009469D7"/>
    <w:rsid w:val="00947AF0"/>
    <w:rsid w:val="00947EC9"/>
    <w:rsid w:val="0095111A"/>
    <w:rsid w:val="00951212"/>
    <w:rsid w:val="0095185E"/>
    <w:rsid w:val="00951906"/>
    <w:rsid w:val="00952D90"/>
    <w:rsid w:val="009547D9"/>
    <w:rsid w:val="00954D80"/>
    <w:rsid w:val="009554F3"/>
    <w:rsid w:val="00955C68"/>
    <w:rsid w:val="00956141"/>
    <w:rsid w:val="009576D8"/>
    <w:rsid w:val="00961E6E"/>
    <w:rsid w:val="0096212F"/>
    <w:rsid w:val="009624DB"/>
    <w:rsid w:val="00964535"/>
    <w:rsid w:val="009651E9"/>
    <w:rsid w:val="00965611"/>
    <w:rsid w:val="00965EA1"/>
    <w:rsid w:val="00967393"/>
    <w:rsid w:val="00967E05"/>
    <w:rsid w:val="0097220F"/>
    <w:rsid w:val="00973093"/>
    <w:rsid w:val="009765A2"/>
    <w:rsid w:val="009772A7"/>
    <w:rsid w:val="0098051F"/>
    <w:rsid w:val="00980908"/>
    <w:rsid w:val="00980AC1"/>
    <w:rsid w:val="0098118B"/>
    <w:rsid w:val="009812B6"/>
    <w:rsid w:val="009824D6"/>
    <w:rsid w:val="009830D9"/>
    <w:rsid w:val="00985A29"/>
    <w:rsid w:val="009860E4"/>
    <w:rsid w:val="00987A10"/>
    <w:rsid w:val="009917E0"/>
    <w:rsid w:val="00992B8B"/>
    <w:rsid w:val="00992D05"/>
    <w:rsid w:val="00993205"/>
    <w:rsid w:val="0099413C"/>
    <w:rsid w:val="0099458A"/>
    <w:rsid w:val="00994E53"/>
    <w:rsid w:val="00996B94"/>
    <w:rsid w:val="009A07C5"/>
    <w:rsid w:val="009A0D77"/>
    <w:rsid w:val="009A3628"/>
    <w:rsid w:val="009A3876"/>
    <w:rsid w:val="009A3CD9"/>
    <w:rsid w:val="009A4E0B"/>
    <w:rsid w:val="009A52B7"/>
    <w:rsid w:val="009A5C61"/>
    <w:rsid w:val="009A6040"/>
    <w:rsid w:val="009B058C"/>
    <w:rsid w:val="009B1ADC"/>
    <w:rsid w:val="009B2F73"/>
    <w:rsid w:val="009B39F9"/>
    <w:rsid w:val="009B3A82"/>
    <w:rsid w:val="009B5F98"/>
    <w:rsid w:val="009B71AC"/>
    <w:rsid w:val="009B7A45"/>
    <w:rsid w:val="009C0CE8"/>
    <w:rsid w:val="009C1BD4"/>
    <w:rsid w:val="009C1E69"/>
    <w:rsid w:val="009C3611"/>
    <w:rsid w:val="009C4C6A"/>
    <w:rsid w:val="009C6E73"/>
    <w:rsid w:val="009D0520"/>
    <w:rsid w:val="009D1F82"/>
    <w:rsid w:val="009D33E6"/>
    <w:rsid w:val="009D472E"/>
    <w:rsid w:val="009D4A11"/>
    <w:rsid w:val="009D5F27"/>
    <w:rsid w:val="009D66E0"/>
    <w:rsid w:val="009D735F"/>
    <w:rsid w:val="009D7CFC"/>
    <w:rsid w:val="009E0C1B"/>
    <w:rsid w:val="009E127D"/>
    <w:rsid w:val="009E42BD"/>
    <w:rsid w:val="009E5710"/>
    <w:rsid w:val="009E63E6"/>
    <w:rsid w:val="009E6AF3"/>
    <w:rsid w:val="009E6BD6"/>
    <w:rsid w:val="009E6E9D"/>
    <w:rsid w:val="009F2E0B"/>
    <w:rsid w:val="009F6486"/>
    <w:rsid w:val="009F7062"/>
    <w:rsid w:val="009F70EE"/>
    <w:rsid w:val="00A0191C"/>
    <w:rsid w:val="00A01BFB"/>
    <w:rsid w:val="00A01FA9"/>
    <w:rsid w:val="00A0321E"/>
    <w:rsid w:val="00A034F3"/>
    <w:rsid w:val="00A036B6"/>
    <w:rsid w:val="00A04F92"/>
    <w:rsid w:val="00A054CF"/>
    <w:rsid w:val="00A0562B"/>
    <w:rsid w:val="00A069C2"/>
    <w:rsid w:val="00A07F82"/>
    <w:rsid w:val="00A10607"/>
    <w:rsid w:val="00A108EF"/>
    <w:rsid w:val="00A109C3"/>
    <w:rsid w:val="00A10F97"/>
    <w:rsid w:val="00A11F2A"/>
    <w:rsid w:val="00A1374A"/>
    <w:rsid w:val="00A1385C"/>
    <w:rsid w:val="00A1421E"/>
    <w:rsid w:val="00A1463E"/>
    <w:rsid w:val="00A16016"/>
    <w:rsid w:val="00A20024"/>
    <w:rsid w:val="00A21B55"/>
    <w:rsid w:val="00A21F37"/>
    <w:rsid w:val="00A228FF"/>
    <w:rsid w:val="00A22EA8"/>
    <w:rsid w:val="00A2327D"/>
    <w:rsid w:val="00A2359D"/>
    <w:rsid w:val="00A2374A"/>
    <w:rsid w:val="00A237E6"/>
    <w:rsid w:val="00A23DE8"/>
    <w:rsid w:val="00A2459B"/>
    <w:rsid w:val="00A25106"/>
    <w:rsid w:val="00A25B48"/>
    <w:rsid w:val="00A26713"/>
    <w:rsid w:val="00A267E7"/>
    <w:rsid w:val="00A2756F"/>
    <w:rsid w:val="00A27780"/>
    <w:rsid w:val="00A314A7"/>
    <w:rsid w:val="00A31723"/>
    <w:rsid w:val="00A325A4"/>
    <w:rsid w:val="00A32FE9"/>
    <w:rsid w:val="00A336C2"/>
    <w:rsid w:val="00A362A1"/>
    <w:rsid w:val="00A36863"/>
    <w:rsid w:val="00A37364"/>
    <w:rsid w:val="00A40B90"/>
    <w:rsid w:val="00A40F07"/>
    <w:rsid w:val="00A414C0"/>
    <w:rsid w:val="00A424DE"/>
    <w:rsid w:val="00A44122"/>
    <w:rsid w:val="00A451D4"/>
    <w:rsid w:val="00A463D6"/>
    <w:rsid w:val="00A47498"/>
    <w:rsid w:val="00A5032E"/>
    <w:rsid w:val="00A50FB3"/>
    <w:rsid w:val="00A5196E"/>
    <w:rsid w:val="00A52359"/>
    <w:rsid w:val="00A5316A"/>
    <w:rsid w:val="00A537A2"/>
    <w:rsid w:val="00A57B2D"/>
    <w:rsid w:val="00A57D8E"/>
    <w:rsid w:val="00A602FF"/>
    <w:rsid w:val="00A606A4"/>
    <w:rsid w:val="00A60FE3"/>
    <w:rsid w:val="00A629B5"/>
    <w:rsid w:val="00A646DA"/>
    <w:rsid w:val="00A65E4A"/>
    <w:rsid w:val="00A72911"/>
    <w:rsid w:val="00A72A6C"/>
    <w:rsid w:val="00A74C06"/>
    <w:rsid w:val="00A761BF"/>
    <w:rsid w:val="00A7659F"/>
    <w:rsid w:val="00A76903"/>
    <w:rsid w:val="00A76A54"/>
    <w:rsid w:val="00A80B7E"/>
    <w:rsid w:val="00A81DC3"/>
    <w:rsid w:val="00A8220B"/>
    <w:rsid w:val="00A82F9D"/>
    <w:rsid w:val="00A849BA"/>
    <w:rsid w:val="00A8538A"/>
    <w:rsid w:val="00A85AC8"/>
    <w:rsid w:val="00A86034"/>
    <w:rsid w:val="00A864AE"/>
    <w:rsid w:val="00A866B7"/>
    <w:rsid w:val="00A86E89"/>
    <w:rsid w:val="00A87671"/>
    <w:rsid w:val="00A90436"/>
    <w:rsid w:val="00A905DF"/>
    <w:rsid w:val="00A90948"/>
    <w:rsid w:val="00A91F11"/>
    <w:rsid w:val="00A926A1"/>
    <w:rsid w:val="00A92D85"/>
    <w:rsid w:val="00A93DF4"/>
    <w:rsid w:val="00A93EFC"/>
    <w:rsid w:val="00A94525"/>
    <w:rsid w:val="00A95AD4"/>
    <w:rsid w:val="00A96805"/>
    <w:rsid w:val="00A968A5"/>
    <w:rsid w:val="00A96C81"/>
    <w:rsid w:val="00AA04C9"/>
    <w:rsid w:val="00AA13F8"/>
    <w:rsid w:val="00AA1FD1"/>
    <w:rsid w:val="00AA2B3E"/>
    <w:rsid w:val="00AA3506"/>
    <w:rsid w:val="00AA5827"/>
    <w:rsid w:val="00AB00FB"/>
    <w:rsid w:val="00AB0B50"/>
    <w:rsid w:val="00AB0C35"/>
    <w:rsid w:val="00AB28DA"/>
    <w:rsid w:val="00AB2CD9"/>
    <w:rsid w:val="00AB2FA8"/>
    <w:rsid w:val="00AB2FC3"/>
    <w:rsid w:val="00AB5C5D"/>
    <w:rsid w:val="00AB6A27"/>
    <w:rsid w:val="00AB7C10"/>
    <w:rsid w:val="00AC0EF3"/>
    <w:rsid w:val="00AC1162"/>
    <w:rsid w:val="00AC4829"/>
    <w:rsid w:val="00AC5321"/>
    <w:rsid w:val="00AC575A"/>
    <w:rsid w:val="00AC673D"/>
    <w:rsid w:val="00AC723B"/>
    <w:rsid w:val="00AC727E"/>
    <w:rsid w:val="00AD034B"/>
    <w:rsid w:val="00AD0B30"/>
    <w:rsid w:val="00AD0B5C"/>
    <w:rsid w:val="00AD2171"/>
    <w:rsid w:val="00AD28E9"/>
    <w:rsid w:val="00AD2B49"/>
    <w:rsid w:val="00AD327B"/>
    <w:rsid w:val="00AD49D2"/>
    <w:rsid w:val="00AD4F6C"/>
    <w:rsid w:val="00AD5CC9"/>
    <w:rsid w:val="00AE03F2"/>
    <w:rsid w:val="00AE0B60"/>
    <w:rsid w:val="00AE2F32"/>
    <w:rsid w:val="00AE3590"/>
    <w:rsid w:val="00AE35C8"/>
    <w:rsid w:val="00AE693A"/>
    <w:rsid w:val="00AE6F6A"/>
    <w:rsid w:val="00AF0C3F"/>
    <w:rsid w:val="00AF0C85"/>
    <w:rsid w:val="00AF0EEE"/>
    <w:rsid w:val="00AF3268"/>
    <w:rsid w:val="00AF330F"/>
    <w:rsid w:val="00AF35C9"/>
    <w:rsid w:val="00AF3957"/>
    <w:rsid w:val="00AF3BE5"/>
    <w:rsid w:val="00AF42B1"/>
    <w:rsid w:val="00AF497E"/>
    <w:rsid w:val="00AF4A40"/>
    <w:rsid w:val="00AF51F2"/>
    <w:rsid w:val="00AF53E4"/>
    <w:rsid w:val="00AF6608"/>
    <w:rsid w:val="00AF7AEF"/>
    <w:rsid w:val="00AF7B91"/>
    <w:rsid w:val="00B00A6C"/>
    <w:rsid w:val="00B02091"/>
    <w:rsid w:val="00B02106"/>
    <w:rsid w:val="00B03592"/>
    <w:rsid w:val="00B04688"/>
    <w:rsid w:val="00B06329"/>
    <w:rsid w:val="00B06A6A"/>
    <w:rsid w:val="00B071E5"/>
    <w:rsid w:val="00B074D6"/>
    <w:rsid w:val="00B10F37"/>
    <w:rsid w:val="00B1135F"/>
    <w:rsid w:val="00B1161E"/>
    <w:rsid w:val="00B120C3"/>
    <w:rsid w:val="00B1247B"/>
    <w:rsid w:val="00B12518"/>
    <w:rsid w:val="00B131E2"/>
    <w:rsid w:val="00B142A7"/>
    <w:rsid w:val="00B16C82"/>
    <w:rsid w:val="00B16F66"/>
    <w:rsid w:val="00B2013F"/>
    <w:rsid w:val="00B21ED1"/>
    <w:rsid w:val="00B228AB"/>
    <w:rsid w:val="00B23120"/>
    <w:rsid w:val="00B239C7"/>
    <w:rsid w:val="00B23F57"/>
    <w:rsid w:val="00B24BE3"/>
    <w:rsid w:val="00B26394"/>
    <w:rsid w:val="00B309D0"/>
    <w:rsid w:val="00B30D52"/>
    <w:rsid w:val="00B31BF9"/>
    <w:rsid w:val="00B31E84"/>
    <w:rsid w:val="00B33885"/>
    <w:rsid w:val="00B35B36"/>
    <w:rsid w:val="00B37722"/>
    <w:rsid w:val="00B40127"/>
    <w:rsid w:val="00B407CD"/>
    <w:rsid w:val="00B40C19"/>
    <w:rsid w:val="00B40C32"/>
    <w:rsid w:val="00B42274"/>
    <w:rsid w:val="00B4288B"/>
    <w:rsid w:val="00B42B3C"/>
    <w:rsid w:val="00B4364E"/>
    <w:rsid w:val="00B438E0"/>
    <w:rsid w:val="00B44917"/>
    <w:rsid w:val="00B45042"/>
    <w:rsid w:val="00B45506"/>
    <w:rsid w:val="00B457F0"/>
    <w:rsid w:val="00B4589B"/>
    <w:rsid w:val="00B46997"/>
    <w:rsid w:val="00B527B6"/>
    <w:rsid w:val="00B52ECE"/>
    <w:rsid w:val="00B53455"/>
    <w:rsid w:val="00B5463F"/>
    <w:rsid w:val="00B55659"/>
    <w:rsid w:val="00B57962"/>
    <w:rsid w:val="00B60B21"/>
    <w:rsid w:val="00B61446"/>
    <w:rsid w:val="00B61DC2"/>
    <w:rsid w:val="00B63222"/>
    <w:rsid w:val="00B63D25"/>
    <w:rsid w:val="00B64F95"/>
    <w:rsid w:val="00B65132"/>
    <w:rsid w:val="00B66696"/>
    <w:rsid w:val="00B671EB"/>
    <w:rsid w:val="00B701CA"/>
    <w:rsid w:val="00B71FF6"/>
    <w:rsid w:val="00B761EF"/>
    <w:rsid w:val="00B76F1C"/>
    <w:rsid w:val="00B7710C"/>
    <w:rsid w:val="00B805D1"/>
    <w:rsid w:val="00B80890"/>
    <w:rsid w:val="00B817D7"/>
    <w:rsid w:val="00B820FA"/>
    <w:rsid w:val="00B82650"/>
    <w:rsid w:val="00B84876"/>
    <w:rsid w:val="00B84A9C"/>
    <w:rsid w:val="00B84C04"/>
    <w:rsid w:val="00B87326"/>
    <w:rsid w:val="00B904E5"/>
    <w:rsid w:val="00B9188D"/>
    <w:rsid w:val="00B93377"/>
    <w:rsid w:val="00B9393B"/>
    <w:rsid w:val="00B94501"/>
    <w:rsid w:val="00B947E1"/>
    <w:rsid w:val="00B947FA"/>
    <w:rsid w:val="00B958A9"/>
    <w:rsid w:val="00B95901"/>
    <w:rsid w:val="00B96A13"/>
    <w:rsid w:val="00B96F52"/>
    <w:rsid w:val="00BA0321"/>
    <w:rsid w:val="00BA2707"/>
    <w:rsid w:val="00BA30B0"/>
    <w:rsid w:val="00BA77CA"/>
    <w:rsid w:val="00BA7B04"/>
    <w:rsid w:val="00BA7F00"/>
    <w:rsid w:val="00BB286E"/>
    <w:rsid w:val="00BB4D03"/>
    <w:rsid w:val="00BB576C"/>
    <w:rsid w:val="00BB6405"/>
    <w:rsid w:val="00BC00C0"/>
    <w:rsid w:val="00BC0200"/>
    <w:rsid w:val="00BC07FD"/>
    <w:rsid w:val="00BC0832"/>
    <w:rsid w:val="00BC21AF"/>
    <w:rsid w:val="00BC2D64"/>
    <w:rsid w:val="00BC38DA"/>
    <w:rsid w:val="00BC4F7E"/>
    <w:rsid w:val="00BC644A"/>
    <w:rsid w:val="00BC650B"/>
    <w:rsid w:val="00BC6E9C"/>
    <w:rsid w:val="00BC79CB"/>
    <w:rsid w:val="00BC7E76"/>
    <w:rsid w:val="00BC7E99"/>
    <w:rsid w:val="00BD1120"/>
    <w:rsid w:val="00BD11FE"/>
    <w:rsid w:val="00BD1461"/>
    <w:rsid w:val="00BD2796"/>
    <w:rsid w:val="00BD77C7"/>
    <w:rsid w:val="00BE0C05"/>
    <w:rsid w:val="00BE18B0"/>
    <w:rsid w:val="00BE23A4"/>
    <w:rsid w:val="00BE2FFB"/>
    <w:rsid w:val="00BE46BF"/>
    <w:rsid w:val="00BE7722"/>
    <w:rsid w:val="00BF07E4"/>
    <w:rsid w:val="00BF0934"/>
    <w:rsid w:val="00BF0F95"/>
    <w:rsid w:val="00BF1391"/>
    <w:rsid w:val="00BF1665"/>
    <w:rsid w:val="00BF3E1B"/>
    <w:rsid w:val="00BF4C5B"/>
    <w:rsid w:val="00BF6C7A"/>
    <w:rsid w:val="00BF74BF"/>
    <w:rsid w:val="00BF793C"/>
    <w:rsid w:val="00C00343"/>
    <w:rsid w:val="00C004AF"/>
    <w:rsid w:val="00C01E5A"/>
    <w:rsid w:val="00C02AAD"/>
    <w:rsid w:val="00C03281"/>
    <w:rsid w:val="00C04BBC"/>
    <w:rsid w:val="00C05E7B"/>
    <w:rsid w:val="00C06DF7"/>
    <w:rsid w:val="00C0750E"/>
    <w:rsid w:val="00C10EE7"/>
    <w:rsid w:val="00C11412"/>
    <w:rsid w:val="00C130BC"/>
    <w:rsid w:val="00C132AF"/>
    <w:rsid w:val="00C133F0"/>
    <w:rsid w:val="00C15852"/>
    <w:rsid w:val="00C17E80"/>
    <w:rsid w:val="00C20CB3"/>
    <w:rsid w:val="00C22F21"/>
    <w:rsid w:val="00C230DA"/>
    <w:rsid w:val="00C2313F"/>
    <w:rsid w:val="00C24BB3"/>
    <w:rsid w:val="00C256CD"/>
    <w:rsid w:val="00C26402"/>
    <w:rsid w:val="00C26651"/>
    <w:rsid w:val="00C26BC8"/>
    <w:rsid w:val="00C30E9C"/>
    <w:rsid w:val="00C31B13"/>
    <w:rsid w:val="00C332D3"/>
    <w:rsid w:val="00C33534"/>
    <w:rsid w:val="00C33E73"/>
    <w:rsid w:val="00C34A14"/>
    <w:rsid w:val="00C34B13"/>
    <w:rsid w:val="00C34FC9"/>
    <w:rsid w:val="00C35684"/>
    <w:rsid w:val="00C35EC4"/>
    <w:rsid w:val="00C366F0"/>
    <w:rsid w:val="00C37F0B"/>
    <w:rsid w:val="00C408C4"/>
    <w:rsid w:val="00C40EA2"/>
    <w:rsid w:val="00C41C17"/>
    <w:rsid w:val="00C42E6F"/>
    <w:rsid w:val="00C43D19"/>
    <w:rsid w:val="00C44A2B"/>
    <w:rsid w:val="00C44B92"/>
    <w:rsid w:val="00C44CFA"/>
    <w:rsid w:val="00C46F43"/>
    <w:rsid w:val="00C47BEA"/>
    <w:rsid w:val="00C50E21"/>
    <w:rsid w:val="00C51126"/>
    <w:rsid w:val="00C5196C"/>
    <w:rsid w:val="00C51B78"/>
    <w:rsid w:val="00C52605"/>
    <w:rsid w:val="00C5356C"/>
    <w:rsid w:val="00C536B8"/>
    <w:rsid w:val="00C538E4"/>
    <w:rsid w:val="00C53BE1"/>
    <w:rsid w:val="00C53EF6"/>
    <w:rsid w:val="00C54A2F"/>
    <w:rsid w:val="00C55277"/>
    <w:rsid w:val="00C5587B"/>
    <w:rsid w:val="00C61039"/>
    <w:rsid w:val="00C62AA9"/>
    <w:rsid w:val="00C62DAE"/>
    <w:rsid w:val="00C636C3"/>
    <w:rsid w:val="00C64483"/>
    <w:rsid w:val="00C64CF5"/>
    <w:rsid w:val="00C6513B"/>
    <w:rsid w:val="00C6568C"/>
    <w:rsid w:val="00C66320"/>
    <w:rsid w:val="00C663DF"/>
    <w:rsid w:val="00C66AE9"/>
    <w:rsid w:val="00C737C9"/>
    <w:rsid w:val="00C73929"/>
    <w:rsid w:val="00C75B97"/>
    <w:rsid w:val="00C76052"/>
    <w:rsid w:val="00C76483"/>
    <w:rsid w:val="00C77036"/>
    <w:rsid w:val="00C82550"/>
    <w:rsid w:val="00C834D7"/>
    <w:rsid w:val="00C83C13"/>
    <w:rsid w:val="00C87E75"/>
    <w:rsid w:val="00C922F1"/>
    <w:rsid w:val="00C9295B"/>
    <w:rsid w:val="00C94BFA"/>
    <w:rsid w:val="00C96D6D"/>
    <w:rsid w:val="00C97927"/>
    <w:rsid w:val="00CA1615"/>
    <w:rsid w:val="00CA18CD"/>
    <w:rsid w:val="00CA2A13"/>
    <w:rsid w:val="00CA30EC"/>
    <w:rsid w:val="00CA369E"/>
    <w:rsid w:val="00CA3AA9"/>
    <w:rsid w:val="00CA5968"/>
    <w:rsid w:val="00CA671B"/>
    <w:rsid w:val="00CA68F6"/>
    <w:rsid w:val="00CA696B"/>
    <w:rsid w:val="00CA73F4"/>
    <w:rsid w:val="00CA7902"/>
    <w:rsid w:val="00CB0019"/>
    <w:rsid w:val="00CB0990"/>
    <w:rsid w:val="00CB0AAB"/>
    <w:rsid w:val="00CB0F2A"/>
    <w:rsid w:val="00CB1829"/>
    <w:rsid w:val="00CB3D27"/>
    <w:rsid w:val="00CB40D0"/>
    <w:rsid w:val="00CB6167"/>
    <w:rsid w:val="00CB6F43"/>
    <w:rsid w:val="00CB72A3"/>
    <w:rsid w:val="00CC018B"/>
    <w:rsid w:val="00CC2803"/>
    <w:rsid w:val="00CC79CC"/>
    <w:rsid w:val="00CD0ABE"/>
    <w:rsid w:val="00CD0B1C"/>
    <w:rsid w:val="00CD0DA8"/>
    <w:rsid w:val="00CD15A1"/>
    <w:rsid w:val="00CD3376"/>
    <w:rsid w:val="00CD4CF3"/>
    <w:rsid w:val="00CD5F49"/>
    <w:rsid w:val="00CD78B4"/>
    <w:rsid w:val="00CE34F1"/>
    <w:rsid w:val="00CE3B46"/>
    <w:rsid w:val="00CE3ED1"/>
    <w:rsid w:val="00CE4918"/>
    <w:rsid w:val="00CE4941"/>
    <w:rsid w:val="00CE7274"/>
    <w:rsid w:val="00CE7BFC"/>
    <w:rsid w:val="00CF0A2F"/>
    <w:rsid w:val="00CF2261"/>
    <w:rsid w:val="00CF2E09"/>
    <w:rsid w:val="00CF36BE"/>
    <w:rsid w:val="00CF5BAB"/>
    <w:rsid w:val="00CF5BED"/>
    <w:rsid w:val="00CF5DC7"/>
    <w:rsid w:val="00CF63DA"/>
    <w:rsid w:val="00D05711"/>
    <w:rsid w:val="00D05D1C"/>
    <w:rsid w:val="00D05E2C"/>
    <w:rsid w:val="00D1049A"/>
    <w:rsid w:val="00D11FB8"/>
    <w:rsid w:val="00D1229D"/>
    <w:rsid w:val="00D13972"/>
    <w:rsid w:val="00D21E68"/>
    <w:rsid w:val="00D22237"/>
    <w:rsid w:val="00D229C4"/>
    <w:rsid w:val="00D22B08"/>
    <w:rsid w:val="00D236CC"/>
    <w:rsid w:val="00D23DFA"/>
    <w:rsid w:val="00D24332"/>
    <w:rsid w:val="00D24368"/>
    <w:rsid w:val="00D24B34"/>
    <w:rsid w:val="00D30618"/>
    <w:rsid w:val="00D30E26"/>
    <w:rsid w:val="00D33FD7"/>
    <w:rsid w:val="00D34C68"/>
    <w:rsid w:val="00D352A9"/>
    <w:rsid w:val="00D3555D"/>
    <w:rsid w:val="00D3616F"/>
    <w:rsid w:val="00D370E3"/>
    <w:rsid w:val="00D374AA"/>
    <w:rsid w:val="00D37789"/>
    <w:rsid w:val="00D40924"/>
    <w:rsid w:val="00D43A6E"/>
    <w:rsid w:val="00D448E6"/>
    <w:rsid w:val="00D46289"/>
    <w:rsid w:val="00D466FD"/>
    <w:rsid w:val="00D47D1D"/>
    <w:rsid w:val="00D50F2F"/>
    <w:rsid w:val="00D5177C"/>
    <w:rsid w:val="00D51ABF"/>
    <w:rsid w:val="00D52765"/>
    <w:rsid w:val="00D52E7F"/>
    <w:rsid w:val="00D53C7F"/>
    <w:rsid w:val="00D53E37"/>
    <w:rsid w:val="00D544A3"/>
    <w:rsid w:val="00D548DD"/>
    <w:rsid w:val="00D54F04"/>
    <w:rsid w:val="00D5520A"/>
    <w:rsid w:val="00D56D99"/>
    <w:rsid w:val="00D56DE3"/>
    <w:rsid w:val="00D571C8"/>
    <w:rsid w:val="00D57C2B"/>
    <w:rsid w:val="00D6113D"/>
    <w:rsid w:val="00D62076"/>
    <w:rsid w:val="00D623B7"/>
    <w:rsid w:val="00D62CD9"/>
    <w:rsid w:val="00D643C1"/>
    <w:rsid w:val="00D64AAD"/>
    <w:rsid w:val="00D65215"/>
    <w:rsid w:val="00D653CB"/>
    <w:rsid w:val="00D658D6"/>
    <w:rsid w:val="00D65C4A"/>
    <w:rsid w:val="00D66ED4"/>
    <w:rsid w:val="00D67763"/>
    <w:rsid w:val="00D7117F"/>
    <w:rsid w:val="00D736E1"/>
    <w:rsid w:val="00D73BD7"/>
    <w:rsid w:val="00D743B8"/>
    <w:rsid w:val="00D74DA2"/>
    <w:rsid w:val="00D75BEC"/>
    <w:rsid w:val="00D76E35"/>
    <w:rsid w:val="00D81DD7"/>
    <w:rsid w:val="00D86A6B"/>
    <w:rsid w:val="00D90201"/>
    <w:rsid w:val="00D906A9"/>
    <w:rsid w:val="00D92AF7"/>
    <w:rsid w:val="00D93037"/>
    <w:rsid w:val="00D939AE"/>
    <w:rsid w:val="00D93CBD"/>
    <w:rsid w:val="00D948C9"/>
    <w:rsid w:val="00D94C74"/>
    <w:rsid w:val="00D952FD"/>
    <w:rsid w:val="00D9578F"/>
    <w:rsid w:val="00D96FC8"/>
    <w:rsid w:val="00DA0346"/>
    <w:rsid w:val="00DA0679"/>
    <w:rsid w:val="00DA071C"/>
    <w:rsid w:val="00DA168A"/>
    <w:rsid w:val="00DA3959"/>
    <w:rsid w:val="00DA579D"/>
    <w:rsid w:val="00DA7D09"/>
    <w:rsid w:val="00DA7E67"/>
    <w:rsid w:val="00DB030A"/>
    <w:rsid w:val="00DB0E99"/>
    <w:rsid w:val="00DB13A1"/>
    <w:rsid w:val="00DB1B0B"/>
    <w:rsid w:val="00DB1D49"/>
    <w:rsid w:val="00DB2A25"/>
    <w:rsid w:val="00DB5AAB"/>
    <w:rsid w:val="00DB7E0C"/>
    <w:rsid w:val="00DC0560"/>
    <w:rsid w:val="00DC0F90"/>
    <w:rsid w:val="00DC1288"/>
    <w:rsid w:val="00DC333C"/>
    <w:rsid w:val="00DC59C6"/>
    <w:rsid w:val="00DC6687"/>
    <w:rsid w:val="00DC77E0"/>
    <w:rsid w:val="00DC7F2C"/>
    <w:rsid w:val="00DD0AA0"/>
    <w:rsid w:val="00DD0F92"/>
    <w:rsid w:val="00DD1B10"/>
    <w:rsid w:val="00DD43C2"/>
    <w:rsid w:val="00DD620E"/>
    <w:rsid w:val="00DE08DF"/>
    <w:rsid w:val="00DE1783"/>
    <w:rsid w:val="00DE2193"/>
    <w:rsid w:val="00DE241F"/>
    <w:rsid w:val="00DE2E93"/>
    <w:rsid w:val="00DE4F0A"/>
    <w:rsid w:val="00DE5309"/>
    <w:rsid w:val="00DE54F1"/>
    <w:rsid w:val="00DE5A71"/>
    <w:rsid w:val="00DE6382"/>
    <w:rsid w:val="00DE6B70"/>
    <w:rsid w:val="00DF1A6B"/>
    <w:rsid w:val="00DF3154"/>
    <w:rsid w:val="00DF4B69"/>
    <w:rsid w:val="00DF5160"/>
    <w:rsid w:val="00DF71EF"/>
    <w:rsid w:val="00E0064F"/>
    <w:rsid w:val="00E01822"/>
    <w:rsid w:val="00E01834"/>
    <w:rsid w:val="00E03DDC"/>
    <w:rsid w:val="00E050B9"/>
    <w:rsid w:val="00E06692"/>
    <w:rsid w:val="00E06F1B"/>
    <w:rsid w:val="00E07BE1"/>
    <w:rsid w:val="00E10340"/>
    <w:rsid w:val="00E11F06"/>
    <w:rsid w:val="00E129A5"/>
    <w:rsid w:val="00E136D4"/>
    <w:rsid w:val="00E1538E"/>
    <w:rsid w:val="00E15C7B"/>
    <w:rsid w:val="00E1606A"/>
    <w:rsid w:val="00E16436"/>
    <w:rsid w:val="00E16640"/>
    <w:rsid w:val="00E16A55"/>
    <w:rsid w:val="00E179B0"/>
    <w:rsid w:val="00E203B8"/>
    <w:rsid w:val="00E208B6"/>
    <w:rsid w:val="00E20962"/>
    <w:rsid w:val="00E233BF"/>
    <w:rsid w:val="00E248AE"/>
    <w:rsid w:val="00E24E6B"/>
    <w:rsid w:val="00E25112"/>
    <w:rsid w:val="00E2577A"/>
    <w:rsid w:val="00E25C3D"/>
    <w:rsid w:val="00E26CE7"/>
    <w:rsid w:val="00E276F6"/>
    <w:rsid w:val="00E302B7"/>
    <w:rsid w:val="00E32252"/>
    <w:rsid w:val="00E32626"/>
    <w:rsid w:val="00E32767"/>
    <w:rsid w:val="00E32E91"/>
    <w:rsid w:val="00E34013"/>
    <w:rsid w:val="00E35726"/>
    <w:rsid w:val="00E35F03"/>
    <w:rsid w:val="00E36073"/>
    <w:rsid w:val="00E362C0"/>
    <w:rsid w:val="00E37B7F"/>
    <w:rsid w:val="00E40C04"/>
    <w:rsid w:val="00E41627"/>
    <w:rsid w:val="00E4252F"/>
    <w:rsid w:val="00E42FCC"/>
    <w:rsid w:val="00E43487"/>
    <w:rsid w:val="00E43D2C"/>
    <w:rsid w:val="00E44683"/>
    <w:rsid w:val="00E446EF"/>
    <w:rsid w:val="00E4492A"/>
    <w:rsid w:val="00E4581B"/>
    <w:rsid w:val="00E45F76"/>
    <w:rsid w:val="00E507E4"/>
    <w:rsid w:val="00E51CA6"/>
    <w:rsid w:val="00E521B5"/>
    <w:rsid w:val="00E5230C"/>
    <w:rsid w:val="00E52D85"/>
    <w:rsid w:val="00E53C1C"/>
    <w:rsid w:val="00E53E9B"/>
    <w:rsid w:val="00E54A29"/>
    <w:rsid w:val="00E55E51"/>
    <w:rsid w:val="00E573C1"/>
    <w:rsid w:val="00E600D8"/>
    <w:rsid w:val="00E606E3"/>
    <w:rsid w:val="00E60711"/>
    <w:rsid w:val="00E61433"/>
    <w:rsid w:val="00E65A79"/>
    <w:rsid w:val="00E70963"/>
    <w:rsid w:val="00E72147"/>
    <w:rsid w:val="00E73F08"/>
    <w:rsid w:val="00E758BB"/>
    <w:rsid w:val="00E75EC0"/>
    <w:rsid w:val="00E764FC"/>
    <w:rsid w:val="00E77043"/>
    <w:rsid w:val="00E82206"/>
    <w:rsid w:val="00E831BB"/>
    <w:rsid w:val="00E84D9C"/>
    <w:rsid w:val="00E84DE8"/>
    <w:rsid w:val="00E87939"/>
    <w:rsid w:val="00E87F6A"/>
    <w:rsid w:val="00E90ACE"/>
    <w:rsid w:val="00E90D3D"/>
    <w:rsid w:val="00E910AF"/>
    <w:rsid w:val="00E91E68"/>
    <w:rsid w:val="00E92FE5"/>
    <w:rsid w:val="00E93928"/>
    <w:rsid w:val="00E93AD1"/>
    <w:rsid w:val="00E943A8"/>
    <w:rsid w:val="00E9525C"/>
    <w:rsid w:val="00E956D0"/>
    <w:rsid w:val="00E963B6"/>
    <w:rsid w:val="00E96C9B"/>
    <w:rsid w:val="00E96D8B"/>
    <w:rsid w:val="00E97A0A"/>
    <w:rsid w:val="00EA012D"/>
    <w:rsid w:val="00EA04F6"/>
    <w:rsid w:val="00EA25AB"/>
    <w:rsid w:val="00EA3C67"/>
    <w:rsid w:val="00EA427D"/>
    <w:rsid w:val="00EA6765"/>
    <w:rsid w:val="00EB0922"/>
    <w:rsid w:val="00EB0B2B"/>
    <w:rsid w:val="00EB3A6D"/>
    <w:rsid w:val="00EB453A"/>
    <w:rsid w:val="00EB60C7"/>
    <w:rsid w:val="00EB693A"/>
    <w:rsid w:val="00EC02C8"/>
    <w:rsid w:val="00EC16A8"/>
    <w:rsid w:val="00EC1CFD"/>
    <w:rsid w:val="00EC2AA1"/>
    <w:rsid w:val="00EC2BEE"/>
    <w:rsid w:val="00EC434A"/>
    <w:rsid w:val="00EC466B"/>
    <w:rsid w:val="00EC53BF"/>
    <w:rsid w:val="00EC6D1E"/>
    <w:rsid w:val="00EC76C0"/>
    <w:rsid w:val="00ED024B"/>
    <w:rsid w:val="00ED2406"/>
    <w:rsid w:val="00ED35C2"/>
    <w:rsid w:val="00ED39DE"/>
    <w:rsid w:val="00ED3ADD"/>
    <w:rsid w:val="00ED46E6"/>
    <w:rsid w:val="00ED5D1B"/>
    <w:rsid w:val="00ED6723"/>
    <w:rsid w:val="00ED6E2D"/>
    <w:rsid w:val="00ED706F"/>
    <w:rsid w:val="00ED7286"/>
    <w:rsid w:val="00ED7CCA"/>
    <w:rsid w:val="00EE0F7D"/>
    <w:rsid w:val="00EE0FD5"/>
    <w:rsid w:val="00EE1F18"/>
    <w:rsid w:val="00EE22F2"/>
    <w:rsid w:val="00EE27F9"/>
    <w:rsid w:val="00EE2EE3"/>
    <w:rsid w:val="00EE438A"/>
    <w:rsid w:val="00EE4AF1"/>
    <w:rsid w:val="00EE568B"/>
    <w:rsid w:val="00EE5D45"/>
    <w:rsid w:val="00EE7E3A"/>
    <w:rsid w:val="00EF202C"/>
    <w:rsid w:val="00EF58B9"/>
    <w:rsid w:val="00EF6493"/>
    <w:rsid w:val="00F011F7"/>
    <w:rsid w:val="00F01A05"/>
    <w:rsid w:val="00F01D4B"/>
    <w:rsid w:val="00F0271F"/>
    <w:rsid w:val="00F0373A"/>
    <w:rsid w:val="00F0432A"/>
    <w:rsid w:val="00F049A6"/>
    <w:rsid w:val="00F04A1B"/>
    <w:rsid w:val="00F06720"/>
    <w:rsid w:val="00F10080"/>
    <w:rsid w:val="00F104C4"/>
    <w:rsid w:val="00F10CF7"/>
    <w:rsid w:val="00F129CB"/>
    <w:rsid w:val="00F12DA6"/>
    <w:rsid w:val="00F13743"/>
    <w:rsid w:val="00F13917"/>
    <w:rsid w:val="00F15538"/>
    <w:rsid w:val="00F15F7F"/>
    <w:rsid w:val="00F16E02"/>
    <w:rsid w:val="00F20C85"/>
    <w:rsid w:val="00F20C92"/>
    <w:rsid w:val="00F20DF1"/>
    <w:rsid w:val="00F21D20"/>
    <w:rsid w:val="00F2407A"/>
    <w:rsid w:val="00F24A64"/>
    <w:rsid w:val="00F25134"/>
    <w:rsid w:val="00F26A17"/>
    <w:rsid w:val="00F2746C"/>
    <w:rsid w:val="00F27ECF"/>
    <w:rsid w:val="00F32788"/>
    <w:rsid w:val="00F34A7B"/>
    <w:rsid w:val="00F374C3"/>
    <w:rsid w:val="00F402B7"/>
    <w:rsid w:val="00F41C56"/>
    <w:rsid w:val="00F429B7"/>
    <w:rsid w:val="00F42D40"/>
    <w:rsid w:val="00F435B2"/>
    <w:rsid w:val="00F43C09"/>
    <w:rsid w:val="00F43F18"/>
    <w:rsid w:val="00F4510F"/>
    <w:rsid w:val="00F4627D"/>
    <w:rsid w:val="00F4691A"/>
    <w:rsid w:val="00F503EA"/>
    <w:rsid w:val="00F5072D"/>
    <w:rsid w:val="00F51AEB"/>
    <w:rsid w:val="00F520F2"/>
    <w:rsid w:val="00F52824"/>
    <w:rsid w:val="00F52DA6"/>
    <w:rsid w:val="00F548B6"/>
    <w:rsid w:val="00F557CB"/>
    <w:rsid w:val="00F56067"/>
    <w:rsid w:val="00F56B77"/>
    <w:rsid w:val="00F61DD5"/>
    <w:rsid w:val="00F62956"/>
    <w:rsid w:val="00F62EA4"/>
    <w:rsid w:val="00F637B9"/>
    <w:rsid w:val="00F6440B"/>
    <w:rsid w:val="00F64EDB"/>
    <w:rsid w:val="00F65F8B"/>
    <w:rsid w:val="00F66109"/>
    <w:rsid w:val="00F6679E"/>
    <w:rsid w:val="00F66D8A"/>
    <w:rsid w:val="00F67127"/>
    <w:rsid w:val="00F70C7C"/>
    <w:rsid w:val="00F718CB"/>
    <w:rsid w:val="00F73EBC"/>
    <w:rsid w:val="00F75CC0"/>
    <w:rsid w:val="00F76F05"/>
    <w:rsid w:val="00F800B1"/>
    <w:rsid w:val="00F822E2"/>
    <w:rsid w:val="00F83931"/>
    <w:rsid w:val="00F86A59"/>
    <w:rsid w:val="00F8789B"/>
    <w:rsid w:val="00F87A9B"/>
    <w:rsid w:val="00F87F96"/>
    <w:rsid w:val="00F9339E"/>
    <w:rsid w:val="00F94213"/>
    <w:rsid w:val="00F95634"/>
    <w:rsid w:val="00F96A9C"/>
    <w:rsid w:val="00FA183B"/>
    <w:rsid w:val="00FA1B10"/>
    <w:rsid w:val="00FA24F6"/>
    <w:rsid w:val="00FA2714"/>
    <w:rsid w:val="00FA3780"/>
    <w:rsid w:val="00FA40DE"/>
    <w:rsid w:val="00FA4150"/>
    <w:rsid w:val="00FA487E"/>
    <w:rsid w:val="00FA5AF9"/>
    <w:rsid w:val="00FA621A"/>
    <w:rsid w:val="00FA6D00"/>
    <w:rsid w:val="00FB14D3"/>
    <w:rsid w:val="00FB331D"/>
    <w:rsid w:val="00FB4C17"/>
    <w:rsid w:val="00FB54FE"/>
    <w:rsid w:val="00FB5698"/>
    <w:rsid w:val="00FB71B8"/>
    <w:rsid w:val="00FB7784"/>
    <w:rsid w:val="00FB7857"/>
    <w:rsid w:val="00FC0C2D"/>
    <w:rsid w:val="00FC2EF5"/>
    <w:rsid w:val="00FC45B8"/>
    <w:rsid w:val="00FC4CDC"/>
    <w:rsid w:val="00FC4EF6"/>
    <w:rsid w:val="00FC7AFC"/>
    <w:rsid w:val="00FD44D0"/>
    <w:rsid w:val="00FD57A4"/>
    <w:rsid w:val="00FD5A7D"/>
    <w:rsid w:val="00FE0C50"/>
    <w:rsid w:val="00FE0F8D"/>
    <w:rsid w:val="00FE2A5D"/>
    <w:rsid w:val="00FE3404"/>
    <w:rsid w:val="00FE5717"/>
    <w:rsid w:val="00FE5B40"/>
    <w:rsid w:val="00FE5C8B"/>
    <w:rsid w:val="00FE6017"/>
    <w:rsid w:val="00FE6CBC"/>
    <w:rsid w:val="00FE7CC9"/>
    <w:rsid w:val="00FE7F98"/>
    <w:rsid w:val="00FF026E"/>
    <w:rsid w:val="00FF04CD"/>
    <w:rsid w:val="00FF0523"/>
    <w:rsid w:val="00FF41C8"/>
    <w:rsid w:val="00FF4262"/>
    <w:rsid w:val="00FF48C4"/>
    <w:rsid w:val="00FF6BD1"/>
    <w:rsid w:val="00FF6D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0EE86A"/>
  <w15:chartTrackingRefBased/>
  <w15:docId w15:val="{3D117CE3-D049-498C-9E98-FF93E633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4288B"/>
    <w:pPr>
      <w:bidi/>
      <w:spacing w:after="0" w:line="220" w:lineRule="exact"/>
      <w:jc w:val="both"/>
    </w:pPr>
    <w:rPr>
      <w:rFonts w:ascii="BA Fontov Regular" w:hAnsi="BA Fontov Regular" w:cs="BA Vilna Bold"/>
      <w:spacing w:val="4"/>
      <w:sz w:val="18"/>
      <w:szCs w:val="18"/>
    </w:rPr>
  </w:style>
  <w:style w:type="paragraph" w:styleId="1">
    <w:name w:val="heading 1"/>
    <w:aliases w:val="100,0.7 דחוס"/>
    <w:basedOn w:val="a1"/>
    <w:next w:val="a1"/>
    <w:link w:val="10"/>
    <w:uiPriority w:val="9"/>
    <w:rsid w:val="006E0774"/>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1">
    <w:name w:val="heading 2"/>
    <w:aliases w:val="וילנא 0.5,2,98"/>
    <w:basedOn w:val="a1"/>
    <w:next w:val="a1"/>
    <w:link w:val="22"/>
    <w:uiPriority w:val="9"/>
    <w:unhideWhenUsed/>
    <w:rsid w:val="006E0774"/>
    <w:pPr>
      <w:keepNext/>
      <w:outlineLvl w:val="1"/>
    </w:pPr>
    <w:rPr>
      <w:rFonts w:ascii="David" w:hAnsi="David"/>
      <w:b/>
      <w:bCs/>
      <w:w w:val="92"/>
    </w:rPr>
  </w:style>
  <w:style w:type="paragraph" w:styleId="31">
    <w:name w:val="heading 3"/>
    <w:basedOn w:val="a1"/>
    <w:next w:val="a1"/>
    <w:link w:val="32"/>
    <w:unhideWhenUsed/>
    <w:qFormat/>
    <w:rsid w:val="006E0774"/>
    <w:pPr>
      <w:keepNext/>
      <w:outlineLvl w:val="2"/>
    </w:pPr>
    <w:rPr>
      <w:rFonts w:ascii="David" w:hAnsi="David"/>
      <w:w w:val="92"/>
    </w:rPr>
  </w:style>
  <w:style w:type="paragraph" w:styleId="41">
    <w:name w:val="heading 4"/>
    <w:basedOn w:val="a1"/>
    <w:next w:val="a1"/>
    <w:link w:val="42"/>
    <w:uiPriority w:val="9"/>
    <w:unhideWhenUsed/>
    <w:qFormat/>
    <w:rsid w:val="006E0774"/>
    <w:pPr>
      <w:keepNext/>
      <w:outlineLvl w:val="3"/>
    </w:pPr>
    <w:rPr>
      <w:rFonts w:ascii="David" w:hAnsi="David"/>
      <w:b/>
      <w:bCs/>
      <w:w w:val="92"/>
    </w:rPr>
  </w:style>
  <w:style w:type="paragraph" w:styleId="51">
    <w:name w:val="heading 5"/>
    <w:basedOn w:val="a1"/>
    <w:next w:val="a1"/>
    <w:link w:val="52"/>
    <w:uiPriority w:val="9"/>
    <w:unhideWhenUsed/>
    <w:qFormat/>
    <w:rsid w:val="006E0774"/>
    <w:pPr>
      <w:keepNext/>
      <w:outlineLvl w:val="4"/>
    </w:pPr>
    <w:rPr>
      <w:rFonts w:ascii="David" w:hAnsi="David"/>
      <w:w w:val="92"/>
      <w:sz w:val="32"/>
    </w:rPr>
  </w:style>
  <w:style w:type="paragraph" w:styleId="6">
    <w:name w:val="heading 6"/>
    <w:basedOn w:val="a1"/>
    <w:next w:val="a1"/>
    <w:link w:val="60"/>
    <w:uiPriority w:val="9"/>
    <w:unhideWhenUsed/>
    <w:qFormat/>
    <w:rsid w:val="006E0774"/>
    <w:pPr>
      <w:keepNext/>
      <w:outlineLvl w:val="5"/>
    </w:pPr>
    <w:rPr>
      <w:rFonts w:ascii="David" w:hAnsi="David"/>
      <w:b/>
      <w:bCs/>
      <w:w w:val="92"/>
      <w:sz w:val="32"/>
    </w:rPr>
  </w:style>
  <w:style w:type="paragraph" w:styleId="7">
    <w:name w:val="heading 7"/>
    <w:basedOn w:val="a1"/>
    <w:next w:val="a1"/>
    <w:link w:val="70"/>
    <w:uiPriority w:val="9"/>
    <w:unhideWhenUsed/>
    <w:qFormat/>
    <w:rsid w:val="006E0774"/>
    <w:pPr>
      <w:keepNext/>
      <w:jc w:val="center"/>
      <w:outlineLvl w:val="6"/>
    </w:pPr>
    <w:rPr>
      <w:rFonts w:cs="Guttman Vilna"/>
      <w:bCs/>
      <w:w w:val="92"/>
      <w:szCs w:val="30"/>
    </w:rPr>
  </w:style>
  <w:style w:type="paragraph" w:styleId="8">
    <w:name w:val="heading 8"/>
    <w:basedOn w:val="a1"/>
    <w:next w:val="a1"/>
    <w:link w:val="80"/>
    <w:uiPriority w:val="9"/>
    <w:unhideWhenUsed/>
    <w:qFormat/>
    <w:rsid w:val="006E0774"/>
    <w:pPr>
      <w:keepNext/>
      <w:ind w:left="720"/>
      <w:outlineLvl w:val="7"/>
    </w:pPr>
    <w:rPr>
      <w:rFonts w:ascii="David" w:hAnsi="David"/>
      <w:w w:val="92"/>
    </w:rPr>
  </w:style>
  <w:style w:type="paragraph" w:styleId="9">
    <w:name w:val="heading 9"/>
    <w:basedOn w:val="a1"/>
    <w:next w:val="a1"/>
    <w:link w:val="90"/>
    <w:uiPriority w:val="9"/>
    <w:unhideWhenUsed/>
    <w:qFormat/>
    <w:rsid w:val="006E0774"/>
    <w:pPr>
      <w:keepNext/>
      <w:jc w:val="center"/>
      <w:outlineLvl w:val="8"/>
    </w:pPr>
    <w:rPr>
      <w:rFonts w:ascii="David" w:hAnsi="David"/>
      <w:b/>
      <w:bCs/>
      <w:sz w:val="30"/>
      <w:szCs w:val="3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כותרת 1 תו"/>
    <w:aliases w:val="100 תו,0.7 דחוס תו"/>
    <w:basedOn w:val="a2"/>
    <w:link w:val="1"/>
    <w:uiPriority w:val="9"/>
    <w:rsid w:val="006E0774"/>
    <w:rPr>
      <w:rFonts w:asciiTheme="majorHAnsi" w:eastAsiaTheme="majorEastAsia" w:hAnsiTheme="majorHAnsi" w:cstheme="majorBidi"/>
      <w:color w:val="2E74B5" w:themeColor="accent1" w:themeShade="BF"/>
      <w:sz w:val="32"/>
      <w:szCs w:val="20"/>
    </w:rPr>
  </w:style>
  <w:style w:type="character" w:customStyle="1" w:styleId="22">
    <w:name w:val="כותרת 2 תו"/>
    <w:aliases w:val="וילנא 0.5 תו,2 תו,98 תו"/>
    <w:basedOn w:val="a2"/>
    <w:link w:val="21"/>
    <w:uiPriority w:val="9"/>
    <w:rsid w:val="006E0774"/>
    <w:rPr>
      <w:rFonts w:ascii="David" w:hAnsi="David" w:cs="FrankRuehl"/>
      <w:b/>
      <w:bCs/>
      <w:w w:val="92"/>
      <w:sz w:val="18"/>
      <w:szCs w:val="20"/>
    </w:rPr>
  </w:style>
  <w:style w:type="character" w:customStyle="1" w:styleId="32">
    <w:name w:val="כותרת 3 תו"/>
    <w:basedOn w:val="a2"/>
    <w:link w:val="31"/>
    <w:rsid w:val="006E0774"/>
    <w:rPr>
      <w:rFonts w:ascii="David" w:hAnsi="David" w:cs="FrankRuehl"/>
      <w:w w:val="92"/>
      <w:sz w:val="18"/>
      <w:szCs w:val="20"/>
    </w:rPr>
  </w:style>
  <w:style w:type="character" w:customStyle="1" w:styleId="42">
    <w:name w:val="כותרת 4 תו"/>
    <w:basedOn w:val="a2"/>
    <w:link w:val="41"/>
    <w:uiPriority w:val="9"/>
    <w:rsid w:val="006E0774"/>
    <w:rPr>
      <w:rFonts w:ascii="David" w:hAnsi="David" w:cs="FrankRuehl"/>
      <w:b/>
      <w:bCs/>
      <w:w w:val="92"/>
      <w:sz w:val="18"/>
      <w:szCs w:val="20"/>
    </w:rPr>
  </w:style>
  <w:style w:type="character" w:customStyle="1" w:styleId="52">
    <w:name w:val="כותרת 5 תו"/>
    <w:basedOn w:val="a2"/>
    <w:link w:val="51"/>
    <w:uiPriority w:val="9"/>
    <w:rsid w:val="006E0774"/>
    <w:rPr>
      <w:rFonts w:ascii="David" w:hAnsi="David" w:cs="FrankRuehl"/>
      <w:w w:val="92"/>
      <w:sz w:val="32"/>
      <w:szCs w:val="20"/>
    </w:rPr>
  </w:style>
  <w:style w:type="character" w:customStyle="1" w:styleId="60">
    <w:name w:val="כותרת 6 תו"/>
    <w:basedOn w:val="a2"/>
    <w:link w:val="6"/>
    <w:uiPriority w:val="9"/>
    <w:rsid w:val="006E0774"/>
    <w:rPr>
      <w:rFonts w:ascii="David" w:hAnsi="David" w:cs="FrankRuehl"/>
      <w:b/>
      <w:bCs/>
      <w:w w:val="92"/>
      <w:sz w:val="32"/>
      <w:szCs w:val="20"/>
    </w:rPr>
  </w:style>
  <w:style w:type="character" w:customStyle="1" w:styleId="70">
    <w:name w:val="כותרת 7 תו"/>
    <w:basedOn w:val="a2"/>
    <w:link w:val="7"/>
    <w:uiPriority w:val="9"/>
    <w:rsid w:val="006E0774"/>
    <w:rPr>
      <w:rFonts w:ascii="BA Fontov Regular" w:hAnsi="BA Fontov Regular" w:cs="Guttman Vilna"/>
      <w:bCs/>
      <w:w w:val="92"/>
      <w:sz w:val="18"/>
      <w:szCs w:val="30"/>
    </w:rPr>
  </w:style>
  <w:style w:type="character" w:customStyle="1" w:styleId="80">
    <w:name w:val="כותרת 8 תו"/>
    <w:basedOn w:val="a2"/>
    <w:link w:val="8"/>
    <w:uiPriority w:val="9"/>
    <w:rsid w:val="006E0774"/>
    <w:rPr>
      <w:rFonts w:ascii="David" w:hAnsi="David" w:cs="FrankRuehl"/>
      <w:w w:val="92"/>
      <w:sz w:val="18"/>
      <w:szCs w:val="20"/>
    </w:rPr>
  </w:style>
  <w:style w:type="character" w:customStyle="1" w:styleId="90">
    <w:name w:val="כותרת 9 תו"/>
    <w:basedOn w:val="a2"/>
    <w:link w:val="9"/>
    <w:uiPriority w:val="9"/>
    <w:rsid w:val="006E0774"/>
    <w:rPr>
      <w:rFonts w:ascii="David" w:hAnsi="David" w:cs="FrankRuehl"/>
      <w:b/>
      <w:bCs/>
      <w:sz w:val="30"/>
      <w:szCs w:val="30"/>
    </w:rPr>
  </w:style>
  <w:style w:type="paragraph" w:styleId="a5">
    <w:name w:val="header"/>
    <w:basedOn w:val="a1"/>
    <w:link w:val="a6"/>
    <w:uiPriority w:val="99"/>
    <w:unhideWhenUsed/>
    <w:rsid w:val="006A64F8"/>
    <w:pPr>
      <w:pBdr>
        <w:bottom w:val="double" w:sz="4" w:space="1" w:color="A6A6A6" w:themeColor="background1" w:themeShade="A6"/>
      </w:pBdr>
      <w:tabs>
        <w:tab w:val="center" w:pos="4025"/>
        <w:tab w:val="right" w:pos="15564"/>
      </w:tabs>
      <w:spacing w:after="240" w:line="240" w:lineRule="exact"/>
    </w:pPr>
    <w:rPr>
      <w:rFonts w:cs="BA TM • Vilna Extra-Bold"/>
      <w:b/>
    </w:rPr>
  </w:style>
  <w:style w:type="character" w:customStyle="1" w:styleId="a6">
    <w:name w:val="כותרת עליונה תו"/>
    <w:basedOn w:val="a2"/>
    <w:link w:val="a5"/>
    <w:uiPriority w:val="99"/>
    <w:rsid w:val="006A64F8"/>
    <w:rPr>
      <w:rFonts w:ascii="BA Fontov Regular" w:hAnsi="BA Fontov Regular" w:cs="BA TM • Vilna Extra-Bold"/>
      <w:b/>
      <w:sz w:val="18"/>
      <w:szCs w:val="18"/>
    </w:rPr>
  </w:style>
  <w:style w:type="paragraph" w:styleId="a7">
    <w:name w:val="footer"/>
    <w:basedOn w:val="a1"/>
    <w:link w:val="a8"/>
    <w:uiPriority w:val="99"/>
    <w:unhideWhenUsed/>
    <w:rsid w:val="006E0774"/>
    <w:pPr>
      <w:tabs>
        <w:tab w:val="center" w:pos="4153"/>
        <w:tab w:val="right" w:pos="8306"/>
      </w:tabs>
      <w:spacing w:line="240" w:lineRule="auto"/>
    </w:pPr>
  </w:style>
  <w:style w:type="character" w:customStyle="1" w:styleId="a8">
    <w:name w:val="כותרת תחתונה תו"/>
    <w:basedOn w:val="a2"/>
    <w:link w:val="a7"/>
    <w:uiPriority w:val="99"/>
    <w:rsid w:val="006E0774"/>
    <w:rPr>
      <w:rFonts w:ascii="BA Fontov Regular" w:hAnsi="BA Fontov Regular" w:cs="FrankRuehl"/>
      <w:sz w:val="18"/>
      <w:szCs w:val="20"/>
    </w:rPr>
  </w:style>
  <w:style w:type="paragraph" w:styleId="a9">
    <w:name w:val="List Paragraph"/>
    <w:basedOn w:val="a1"/>
    <w:link w:val="aa"/>
    <w:uiPriority w:val="34"/>
    <w:qFormat/>
    <w:rsid w:val="006E0774"/>
    <w:pPr>
      <w:ind w:left="681"/>
      <w:contextualSpacing/>
    </w:pPr>
  </w:style>
  <w:style w:type="character" w:customStyle="1" w:styleId="aa">
    <w:name w:val="פיסקת רשימה תו"/>
    <w:basedOn w:val="a2"/>
    <w:link w:val="a9"/>
    <w:uiPriority w:val="34"/>
    <w:rsid w:val="006E0774"/>
    <w:rPr>
      <w:rFonts w:ascii="BA Fontov Regular" w:hAnsi="BA Fontov Regular" w:cs="FrankRuehl"/>
      <w:sz w:val="18"/>
      <w:szCs w:val="20"/>
    </w:rPr>
  </w:style>
  <w:style w:type="paragraph" w:styleId="ab">
    <w:name w:val="Balloon Text"/>
    <w:basedOn w:val="a1"/>
    <w:link w:val="ac"/>
    <w:uiPriority w:val="99"/>
    <w:unhideWhenUsed/>
    <w:rsid w:val="006E0774"/>
    <w:pPr>
      <w:spacing w:line="240" w:lineRule="auto"/>
    </w:pPr>
    <w:rPr>
      <w:rFonts w:ascii="Tahoma" w:hAnsi="Tahoma" w:cs="Tahoma"/>
    </w:rPr>
  </w:style>
  <w:style w:type="character" w:customStyle="1" w:styleId="ac">
    <w:name w:val="טקסט בלונים תו"/>
    <w:basedOn w:val="a2"/>
    <w:link w:val="ab"/>
    <w:uiPriority w:val="99"/>
    <w:rsid w:val="006E0774"/>
    <w:rPr>
      <w:rFonts w:ascii="Tahoma" w:hAnsi="Tahoma" w:cs="Tahoma"/>
      <w:sz w:val="18"/>
      <w:szCs w:val="20"/>
    </w:rPr>
  </w:style>
  <w:style w:type="table" w:styleId="ad">
    <w:name w:val="Table Grid"/>
    <w:basedOn w:val="a3"/>
    <w:uiPriority w:val="59"/>
    <w:rsid w:val="006E0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ubtle Emphasis"/>
    <w:basedOn w:val="a2"/>
    <w:uiPriority w:val="19"/>
    <w:qFormat/>
    <w:rsid w:val="006E0774"/>
    <w:rPr>
      <w:i/>
      <w:iCs/>
      <w:color w:val="808080" w:themeColor="text1" w:themeTint="7F"/>
    </w:rPr>
  </w:style>
  <w:style w:type="table" w:styleId="af">
    <w:name w:val="Light Grid"/>
    <w:basedOn w:val="a3"/>
    <w:uiPriority w:val="62"/>
    <w:rsid w:val="006E077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0">
    <w:name w:val="Subtitle"/>
    <w:basedOn w:val="a1"/>
    <w:next w:val="a1"/>
    <w:link w:val="af1"/>
    <w:uiPriority w:val="11"/>
    <w:qFormat/>
    <w:rsid w:val="006E0774"/>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1">
    <w:name w:val="כותרת משנה תו"/>
    <w:basedOn w:val="a2"/>
    <w:link w:val="af0"/>
    <w:uiPriority w:val="11"/>
    <w:rsid w:val="006E0774"/>
    <w:rPr>
      <w:rFonts w:asciiTheme="majorHAnsi" w:eastAsiaTheme="majorEastAsia" w:hAnsiTheme="majorHAnsi" w:cstheme="majorBidi"/>
      <w:i/>
      <w:iCs/>
      <w:color w:val="5B9BD5" w:themeColor="accent1"/>
      <w:spacing w:val="15"/>
      <w:w w:val="92"/>
      <w:sz w:val="24"/>
      <w:szCs w:val="24"/>
    </w:rPr>
  </w:style>
  <w:style w:type="table" w:styleId="af2">
    <w:name w:val="Light Shading"/>
    <w:basedOn w:val="a3"/>
    <w:uiPriority w:val="60"/>
    <w:rsid w:val="006E077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3">
    <w:name w:val="Body Text"/>
    <w:basedOn w:val="a1"/>
    <w:link w:val="af4"/>
    <w:uiPriority w:val="99"/>
    <w:unhideWhenUsed/>
    <w:rsid w:val="006E0774"/>
    <w:pPr>
      <w:spacing w:after="120"/>
    </w:pPr>
  </w:style>
  <w:style w:type="character" w:customStyle="1" w:styleId="af4">
    <w:name w:val="גוף טקסט תו"/>
    <w:basedOn w:val="a2"/>
    <w:link w:val="af3"/>
    <w:uiPriority w:val="99"/>
    <w:rsid w:val="006E0774"/>
    <w:rPr>
      <w:rFonts w:ascii="BA Fontov Regular" w:hAnsi="BA Fontov Regular" w:cs="FrankRuehl"/>
      <w:sz w:val="18"/>
      <w:szCs w:val="20"/>
    </w:rPr>
  </w:style>
  <w:style w:type="paragraph" w:styleId="23">
    <w:name w:val="Body Text 2"/>
    <w:basedOn w:val="a1"/>
    <w:link w:val="24"/>
    <w:uiPriority w:val="99"/>
    <w:unhideWhenUsed/>
    <w:rsid w:val="006E0774"/>
    <w:rPr>
      <w:rFonts w:ascii="David" w:hAnsi="David"/>
      <w:w w:val="92"/>
    </w:rPr>
  </w:style>
  <w:style w:type="character" w:customStyle="1" w:styleId="24">
    <w:name w:val="גוף טקסט 2 תו"/>
    <w:basedOn w:val="a2"/>
    <w:link w:val="23"/>
    <w:uiPriority w:val="99"/>
    <w:rsid w:val="006E0774"/>
    <w:rPr>
      <w:rFonts w:ascii="David" w:hAnsi="David" w:cs="FrankRuehl"/>
      <w:w w:val="92"/>
      <w:sz w:val="18"/>
      <w:szCs w:val="20"/>
    </w:rPr>
  </w:style>
  <w:style w:type="paragraph" w:styleId="33">
    <w:name w:val="Body Text 3"/>
    <w:basedOn w:val="a1"/>
    <w:link w:val="34"/>
    <w:uiPriority w:val="99"/>
    <w:unhideWhenUsed/>
    <w:rsid w:val="006E0774"/>
    <w:pPr>
      <w:spacing w:after="120"/>
    </w:pPr>
    <w:rPr>
      <w:sz w:val="16"/>
      <w:szCs w:val="16"/>
    </w:rPr>
  </w:style>
  <w:style w:type="character" w:customStyle="1" w:styleId="34">
    <w:name w:val="גוף טקסט 3 תו"/>
    <w:basedOn w:val="a2"/>
    <w:link w:val="33"/>
    <w:uiPriority w:val="99"/>
    <w:rsid w:val="006E0774"/>
    <w:rPr>
      <w:rFonts w:ascii="BA Fontov Regular" w:hAnsi="BA Fontov Regular" w:cs="FrankRuehl"/>
      <w:sz w:val="16"/>
      <w:szCs w:val="16"/>
    </w:rPr>
  </w:style>
  <w:style w:type="paragraph" w:styleId="25">
    <w:name w:val="Body Text Indent 2"/>
    <w:basedOn w:val="a1"/>
    <w:link w:val="26"/>
    <w:uiPriority w:val="99"/>
    <w:unhideWhenUsed/>
    <w:rsid w:val="006E0774"/>
    <w:pPr>
      <w:ind w:left="720"/>
    </w:pPr>
    <w:rPr>
      <w:rFonts w:ascii="David" w:hAnsi="David"/>
      <w:w w:val="92"/>
    </w:rPr>
  </w:style>
  <w:style w:type="character" w:customStyle="1" w:styleId="26">
    <w:name w:val="כניסה בגוף טקסט 2 תו"/>
    <w:basedOn w:val="a2"/>
    <w:link w:val="25"/>
    <w:uiPriority w:val="99"/>
    <w:rsid w:val="006E0774"/>
    <w:rPr>
      <w:rFonts w:ascii="David" w:hAnsi="David" w:cs="FrankRuehl"/>
      <w:w w:val="92"/>
      <w:sz w:val="18"/>
      <w:szCs w:val="20"/>
    </w:rPr>
  </w:style>
  <w:style w:type="paragraph" w:styleId="35">
    <w:name w:val="Body Text Indent 3"/>
    <w:basedOn w:val="a1"/>
    <w:link w:val="36"/>
    <w:uiPriority w:val="99"/>
    <w:unhideWhenUsed/>
    <w:rsid w:val="006E0774"/>
    <w:pPr>
      <w:ind w:firstLine="720"/>
    </w:pPr>
    <w:rPr>
      <w:rFonts w:ascii="David" w:hAnsi="David"/>
      <w:w w:val="92"/>
    </w:rPr>
  </w:style>
  <w:style w:type="character" w:customStyle="1" w:styleId="36">
    <w:name w:val="כניסה בגוף טקסט 3 תו"/>
    <w:basedOn w:val="a2"/>
    <w:link w:val="35"/>
    <w:uiPriority w:val="99"/>
    <w:rsid w:val="006E0774"/>
    <w:rPr>
      <w:rFonts w:ascii="David" w:hAnsi="David" w:cs="FrankRuehl"/>
      <w:w w:val="92"/>
      <w:sz w:val="18"/>
      <w:szCs w:val="20"/>
    </w:rPr>
  </w:style>
  <w:style w:type="character" w:styleId="af5">
    <w:name w:val="Placeholder Text"/>
    <w:basedOn w:val="a2"/>
    <w:uiPriority w:val="99"/>
    <w:semiHidden/>
    <w:rsid w:val="006E0774"/>
    <w:rPr>
      <w:color w:val="808080"/>
    </w:rPr>
  </w:style>
  <w:style w:type="character" w:styleId="af6">
    <w:name w:val="line number"/>
    <w:basedOn w:val="a2"/>
    <w:uiPriority w:val="99"/>
    <w:semiHidden/>
    <w:unhideWhenUsed/>
    <w:rsid w:val="006E0774"/>
  </w:style>
  <w:style w:type="paragraph" w:styleId="af7">
    <w:name w:val="TOC Heading"/>
    <w:basedOn w:val="1"/>
    <w:next w:val="a1"/>
    <w:uiPriority w:val="39"/>
    <w:unhideWhenUsed/>
    <w:qFormat/>
    <w:rsid w:val="006E0774"/>
    <w:pPr>
      <w:pageBreakBefore w:val="0"/>
      <w:outlineLvl w:val="9"/>
    </w:pPr>
    <w:rPr>
      <w:rtl/>
      <w:cs/>
    </w:rPr>
  </w:style>
  <w:style w:type="paragraph" w:styleId="TOC1">
    <w:name w:val="toc 1"/>
    <w:basedOn w:val="a1"/>
    <w:next w:val="a1"/>
    <w:autoRedefine/>
    <w:uiPriority w:val="39"/>
    <w:unhideWhenUsed/>
    <w:rsid w:val="00C9295B"/>
    <w:pPr>
      <w:spacing w:after="100"/>
    </w:pPr>
    <w:rPr>
      <w:szCs w:val="16"/>
    </w:rPr>
  </w:style>
  <w:style w:type="paragraph" w:styleId="TOC2">
    <w:name w:val="toc 2"/>
    <w:basedOn w:val="a1"/>
    <w:next w:val="a1"/>
    <w:autoRedefine/>
    <w:uiPriority w:val="39"/>
    <w:unhideWhenUsed/>
    <w:rsid w:val="006E0774"/>
    <w:pPr>
      <w:spacing w:after="100"/>
      <w:ind w:left="220"/>
    </w:pPr>
  </w:style>
  <w:style w:type="character" w:styleId="Hyperlink">
    <w:name w:val="Hyperlink"/>
    <w:basedOn w:val="a2"/>
    <w:uiPriority w:val="99"/>
    <w:unhideWhenUsed/>
    <w:rsid w:val="006E0774"/>
    <w:rPr>
      <w:color w:val="0563C1" w:themeColor="hyperlink"/>
      <w:u w:val="single"/>
    </w:rPr>
  </w:style>
  <w:style w:type="character" w:styleId="af8">
    <w:name w:val="annotation reference"/>
    <w:uiPriority w:val="99"/>
    <w:rsid w:val="006E0774"/>
    <w:rPr>
      <w:sz w:val="16"/>
      <w:szCs w:val="16"/>
    </w:rPr>
  </w:style>
  <w:style w:type="paragraph" w:styleId="af9">
    <w:name w:val="annotation text"/>
    <w:basedOn w:val="a1"/>
    <w:link w:val="afa"/>
    <w:uiPriority w:val="99"/>
    <w:rsid w:val="006E0774"/>
    <w:pPr>
      <w:spacing w:line="240" w:lineRule="auto"/>
    </w:pPr>
    <w:rPr>
      <w:rFonts w:ascii="Times New Roman" w:eastAsia="Times New Roman" w:hAnsi="Times New Roman" w:cs="Times New Roman"/>
    </w:rPr>
  </w:style>
  <w:style w:type="character" w:customStyle="1" w:styleId="afa">
    <w:name w:val="טקסט הערה תו"/>
    <w:basedOn w:val="a2"/>
    <w:link w:val="af9"/>
    <w:uiPriority w:val="99"/>
    <w:rsid w:val="006E0774"/>
    <w:rPr>
      <w:rFonts w:ascii="Times New Roman" w:eastAsia="Times New Roman" w:hAnsi="Times New Roman" w:cs="Times New Roman"/>
      <w:sz w:val="18"/>
      <w:szCs w:val="20"/>
    </w:rPr>
  </w:style>
  <w:style w:type="paragraph" w:styleId="afb">
    <w:name w:val="annotation subject"/>
    <w:basedOn w:val="af9"/>
    <w:next w:val="af9"/>
    <w:link w:val="afc"/>
    <w:uiPriority w:val="99"/>
    <w:rsid w:val="006E0774"/>
    <w:rPr>
      <w:b/>
      <w:bCs/>
    </w:rPr>
  </w:style>
  <w:style w:type="character" w:customStyle="1" w:styleId="afc">
    <w:name w:val="נושא הערה תו"/>
    <w:basedOn w:val="afa"/>
    <w:link w:val="afb"/>
    <w:uiPriority w:val="99"/>
    <w:rsid w:val="006E0774"/>
    <w:rPr>
      <w:rFonts w:ascii="Times New Roman" w:eastAsia="Times New Roman" w:hAnsi="Times New Roman" w:cs="Times New Roman"/>
      <w:b/>
      <w:bCs/>
      <w:sz w:val="18"/>
      <w:szCs w:val="20"/>
    </w:rPr>
  </w:style>
  <w:style w:type="character" w:styleId="afd">
    <w:name w:val="Emphasis"/>
    <w:qFormat/>
    <w:rsid w:val="006E0774"/>
    <w:rPr>
      <w:rFonts w:cs="David"/>
      <w:i/>
      <w:iCs w:val="0"/>
      <w:w w:val="96"/>
      <w:szCs w:val="32"/>
    </w:rPr>
  </w:style>
  <w:style w:type="paragraph" w:styleId="afe">
    <w:name w:val="caption"/>
    <w:basedOn w:val="a1"/>
    <w:next w:val="a1"/>
    <w:uiPriority w:val="35"/>
    <w:unhideWhenUsed/>
    <w:qFormat/>
    <w:rsid w:val="006E0774"/>
    <w:pPr>
      <w:spacing w:after="200" w:line="240" w:lineRule="auto"/>
    </w:pPr>
    <w:rPr>
      <w:i/>
      <w:iCs/>
      <w:color w:val="44546A" w:themeColor="text2"/>
    </w:rPr>
  </w:style>
  <w:style w:type="paragraph" w:styleId="aff">
    <w:name w:val="table of figures"/>
    <w:basedOn w:val="a1"/>
    <w:next w:val="a1"/>
    <w:uiPriority w:val="99"/>
    <w:semiHidden/>
    <w:unhideWhenUsed/>
    <w:rsid w:val="006E0774"/>
  </w:style>
  <w:style w:type="character" w:styleId="aff0">
    <w:name w:val="page number"/>
    <w:basedOn w:val="a2"/>
    <w:rsid w:val="006E0774"/>
  </w:style>
  <w:style w:type="paragraph" w:styleId="aff1">
    <w:name w:val="footnote text"/>
    <w:basedOn w:val="a1"/>
    <w:link w:val="aff2"/>
    <w:uiPriority w:val="99"/>
    <w:unhideWhenUsed/>
    <w:rsid w:val="006E0774"/>
    <w:pPr>
      <w:spacing w:line="240" w:lineRule="auto"/>
    </w:pPr>
  </w:style>
  <w:style w:type="character" w:customStyle="1" w:styleId="aff2">
    <w:name w:val="טקסט הערת שוליים תו"/>
    <w:basedOn w:val="a2"/>
    <w:link w:val="aff1"/>
    <w:uiPriority w:val="99"/>
    <w:rsid w:val="006E0774"/>
    <w:rPr>
      <w:rFonts w:ascii="BA Fontov Regular" w:hAnsi="BA Fontov Regular" w:cs="FrankRuehl"/>
      <w:sz w:val="18"/>
      <w:szCs w:val="20"/>
    </w:rPr>
  </w:style>
  <w:style w:type="character" w:styleId="aff3">
    <w:name w:val="footnote reference"/>
    <w:basedOn w:val="a2"/>
    <w:uiPriority w:val="99"/>
    <w:semiHidden/>
    <w:unhideWhenUsed/>
    <w:rsid w:val="006E0774"/>
    <w:rPr>
      <w:vertAlign w:val="superscript"/>
    </w:rPr>
  </w:style>
  <w:style w:type="character" w:customStyle="1" w:styleId="37">
    <w:name w:val="סגנון 3"/>
    <w:basedOn w:val="a2"/>
    <w:uiPriority w:val="1"/>
    <w:qFormat/>
    <w:rsid w:val="006E0774"/>
  </w:style>
  <w:style w:type="paragraph" w:customStyle="1" w:styleId="04">
    <w:name w:val="0.4."/>
    <w:basedOn w:val="21"/>
    <w:link w:val="040"/>
    <w:rsid w:val="006E0774"/>
    <w:rPr>
      <w:bCs w:val="0"/>
      <w:spacing w:val="-8"/>
      <w:sz w:val="32"/>
    </w:rPr>
  </w:style>
  <w:style w:type="character" w:customStyle="1" w:styleId="040">
    <w:name w:val="0.4. תו"/>
    <w:basedOn w:val="a2"/>
    <w:link w:val="04"/>
    <w:rsid w:val="006E0774"/>
    <w:rPr>
      <w:rFonts w:ascii="David" w:hAnsi="David" w:cs="FrankRuehl"/>
      <w:b/>
      <w:spacing w:val="-8"/>
      <w:w w:val="92"/>
      <w:sz w:val="32"/>
      <w:szCs w:val="20"/>
    </w:rPr>
  </w:style>
  <w:style w:type="paragraph" w:customStyle="1" w:styleId="-04">
    <w:name w:val="טאב-  0.4"/>
    <w:basedOn w:val="a9"/>
    <w:link w:val="-040"/>
    <w:qFormat/>
    <w:rsid w:val="006E0774"/>
    <w:pPr>
      <w:numPr>
        <w:numId w:val="5"/>
      </w:numPr>
    </w:pPr>
    <w:rPr>
      <w:spacing w:val="-8"/>
      <w:sz w:val="32"/>
    </w:rPr>
  </w:style>
  <w:style w:type="character" w:customStyle="1" w:styleId="-040">
    <w:name w:val="טאב-  0.4 תו"/>
    <w:basedOn w:val="aa"/>
    <w:link w:val="-04"/>
    <w:rsid w:val="006E0774"/>
    <w:rPr>
      <w:rFonts w:ascii="BA Fontov Regular" w:hAnsi="BA Fontov Regular" w:cs="FrankRuehl"/>
      <w:spacing w:val="-8"/>
      <w:sz w:val="32"/>
      <w:szCs w:val="20"/>
    </w:rPr>
  </w:style>
  <w:style w:type="paragraph" w:styleId="aff4">
    <w:name w:val="Document Map"/>
    <w:basedOn w:val="a1"/>
    <w:link w:val="aff5"/>
    <w:uiPriority w:val="99"/>
    <w:semiHidden/>
    <w:unhideWhenUsed/>
    <w:rsid w:val="006E0774"/>
    <w:pPr>
      <w:spacing w:line="240" w:lineRule="auto"/>
    </w:pPr>
    <w:rPr>
      <w:rFonts w:ascii="Tahoma" w:eastAsia="Times New Roman" w:hAnsi="Tahoma" w:cs="Tahoma"/>
      <w:spacing w:val="-10"/>
      <w:sz w:val="16"/>
      <w:szCs w:val="16"/>
    </w:rPr>
  </w:style>
  <w:style w:type="character" w:customStyle="1" w:styleId="aff5">
    <w:name w:val="מפת מסמך תו"/>
    <w:basedOn w:val="a2"/>
    <w:link w:val="aff4"/>
    <w:uiPriority w:val="99"/>
    <w:semiHidden/>
    <w:rsid w:val="006E0774"/>
    <w:rPr>
      <w:rFonts w:ascii="Tahoma" w:eastAsia="Times New Roman" w:hAnsi="Tahoma" w:cs="Tahoma"/>
      <w:spacing w:val="-10"/>
      <w:sz w:val="16"/>
      <w:szCs w:val="16"/>
    </w:rPr>
  </w:style>
  <w:style w:type="paragraph" w:customStyle="1" w:styleId="aff6">
    <w:name w:val="הערת שוליים מ''מ"/>
    <w:basedOn w:val="aff1"/>
    <w:link w:val="aff7"/>
    <w:autoRedefine/>
    <w:qFormat/>
    <w:rsid w:val="006E0774"/>
    <w:pPr>
      <w:spacing w:line="360" w:lineRule="auto"/>
    </w:pPr>
    <w:rPr>
      <w:rFonts w:ascii="David" w:hAnsi="David" w:cs="Guttman Vilna"/>
      <w:bCs/>
      <w:spacing w:val="-10"/>
      <w:position w:val="8"/>
      <w:szCs w:val="26"/>
    </w:rPr>
  </w:style>
  <w:style w:type="character" w:customStyle="1" w:styleId="aff7">
    <w:name w:val="הערת שוליים מ''מ תו"/>
    <w:basedOn w:val="aff2"/>
    <w:link w:val="aff6"/>
    <w:rsid w:val="006E0774"/>
    <w:rPr>
      <w:rFonts w:ascii="David" w:hAnsi="David" w:cs="Guttman Vilna"/>
      <w:bCs/>
      <w:spacing w:val="-10"/>
      <w:position w:val="8"/>
      <w:sz w:val="18"/>
      <w:szCs w:val="26"/>
    </w:rPr>
  </w:style>
  <w:style w:type="paragraph" w:customStyle="1" w:styleId="aff8">
    <w:name w:val="הערת שוליים"/>
    <w:basedOn w:val="aff1"/>
    <w:autoRedefine/>
    <w:qFormat/>
    <w:rsid w:val="006E0774"/>
    <w:pPr>
      <w:spacing w:line="360" w:lineRule="auto"/>
    </w:pPr>
    <w:rPr>
      <w:rFonts w:ascii="David" w:hAnsi="David" w:cs="Guttman Vilna"/>
      <w:bCs/>
      <w:position w:val="8"/>
      <w:sz w:val="22"/>
      <w:szCs w:val="26"/>
    </w:rPr>
  </w:style>
  <w:style w:type="paragraph" w:customStyle="1" w:styleId="aff9">
    <w:name w:val="הערת שולייים"/>
    <w:basedOn w:val="aff1"/>
    <w:link w:val="affa"/>
    <w:autoRedefine/>
    <w:qFormat/>
    <w:rsid w:val="006E0774"/>
    <w:pPr>
      <w:spacing w:line="360" w:lineRule="auto"/>
      <w:jc w:val="left"/>
    </w:pPr>
    <w:rPr>
      <w:rFonts w:ascii="David" w:hAnsi="David" w:cs="Guttman Vilna"/>
      <w:bCs/>
      <w:position w:val="8"/>
      <w:sz w:val="32"/>
      <w:szCs w:val="26"/>
    </w:rPr>
  </w:style>
  <w:style w:type="character" w:customStyle="1" w:styleId="affa">
    <w:name w:val="הערת שולייים תו"/>
    <w:basedOn w:val="a2"/>
    <w:link w:val="aff9"/>
    <w:rsid w:val="006E0774"/>
    <w:rPr>
      <w:rFonts w:ascii="David" w:hAnsi="David" w:cs="Guttman Vilna"/>
      <w:bCs/>
      <w:position w:val="8"/>
      <w:sz w:val="32"/>
      <w:szCs w:val="26"/>
    </w:rPr>
  </w:style>
  <w:style w:type="paragraph" w:customStyle="1" w:styleId="affb">
    <w:name w:val="חציצה"/>
    <w:basedOn w:val="a1"/>
    <w:link w:val="affc"/>
    <w:qFormat/>
    <w:rsid w:val="00841728"/>
    <w:pPr>
      <w:jc w:val="center"/>
    </w:pPr>
    <w:rPr>
      <w:rFonts w:ascii="BA חניכי הישיבות" w:hAnsi="BA חניכי הישיבות" w:cs="BA חניכי הישיבות"/>
      <w:color w:val="BF8F00" w:themeColor="accent4" w:themeShade="BF"/>
      <w:sz w:val="32"/>
    </w:rPr>
  </w:style>
  <w:style w:type="paragraph" w:customStyle="1" w:styleId="affd">
    <w:name w:val="רגיל אדום"/>
    <w:basedOn w:val="a1"/>
    <w:rsid w:val="006E0774"/>
    <w:rPr>
      <w:color w:val="FF0000"/>
    </w:rPr>
  </w:style>
  <w:style w:type="paragraph" w:customStyle="1" w:styleId="affe">
    <w:name w:val="דף"/>
    <w:basedOn w:val="a1"/>
    <w:qFormat/>
    <w:rsid w:val="006E0774"/>
    <w:rPr>
      <w:rFonts w:ascii="David" w:hAnsi="David" w:cs="Guttman Vilna"/>
      <w:b/>
      <w:bCs/>
      <w:color w:val="0070C0"/>
      <w:sz w:val="32"/>
      <w:szCs w:val="30"/>
    </w:rPr>
  </w:style>
  <w:style w:type="paragraph" w:customStyle="1" w:styleId="afff">
    <w:name w:val="כוכבים"/>
    <w:basedOn w:val="a1"/>
    <w:rsid w:val="006E0774"/>
    <w:pPr>
      <w:spacing w:before="40" w:after="40"/>
      <w:jc w:val="center"/>
    </w:pPr>
    <w:rPr>
      <w:rFonts w:ascii="Guttman Vilna" w:hAnsi="Guttman Vilna" w:cs="Arial"/>
      <w:bCs/>
      <w:color w:val="A6A6A6" w:themeColor="background1" w:themeShade="A6"/>
      <w:sz w:val="24"/>
      <w:szCs w:val="30"/>
    </w:rPr>
  </w:style>
  <w:style w:type="paragraph" w:customStyle="1" w:styleId="afff0">
    <w:name w:val="דף בצד"/>
    <w:basedOn w:val="affe"/>
    <w:qFormat/>
    <w:rsid w:val="00A2327D"/>
    <w:pPr>
      <w:framePr w:wrap="around" w:vAnchor="text" w:hAnchor="page" w:x="171" w:y="1"/>
      <w:spacing w:line="276" w:lineRule="auto"/>
      <w:outlineLvl w:val="3"/>
    </w:pPr>
    <w:rPr>
      <w:rFonts w:ascii="BA TM • Vilna Extra-Bold" w:hAnsi="BA TM • Vilna Extra-Bold" w:cs="BA TM • Vilna Extra-Bold"/>
      <w:b w:val="0"/>
      <w:bCs w:val="0"/>
      <w:color w:val="auto"/>
      <w:sz w:val="18"/>
      <w:szCs w:val="18"/>
    </w:rPr>
  </w:style>
  <w:style w:type="paragraph" w:customStyle="1" w:styleId="afff1">
    <w:name w:val="מסכת"/>
    <w:basedOn w:val="a1"/>
    <w:rsid w:val="006E0774"/>
    <w:pPr>
      <w:framePr w:h="340" w:hRule="exact" w:hSpace="181" w:wrap="around" w:vAnchor="page" w:hAnchor="text" w:xAlign="right" w:yAlign="bottom"/>
      <w:jc w:val="center"/>
    </w:pPr>
    <w:rPr>
      <w:color w:val="FF0000"/>
    </w:rPr>
  </w:style>
  <w:style w:type="paragraph" w:customStyle="1" w:styleId="afff2">
    <w:name w:val="פרק"/>
    <w:basedOn w:val="a1"/>
    <w:rsid w:val="006E0774"/>
    <w:pPr>
      <w:pageBreakBefore/>
      <w:framePr w:h="284" w:hRule="exact" w:hSpace="181" w:wrap="around" w:vAnchor="page" w:hAnchor="page" w:xAlign="center" w:yAlign="bottom"/>
      <w:spacing w:line="240" w:lineRule="auto"/>
    </w:pPr>
    <w:rPr>
      <w:color w:val="FF0000"/>
      <w:szCs w:val="28"/>
    </w:rPr>
  </w:style>
  <w:style w:type="paragraph" w:customStyle="1" w:styleId="afff3">
    <w:name w:val="פרק שם"/>
    <w:basedOn w:val="a1"/>
    <w:rsid w:val="006E0774"/>
    <w:pPr>
      <w:framePr w:h="227" w:hRule="exact" w:hSpace="181" w:wrap="around" w:vAnchor="page" w:hAnchor="text" w:yAlign="bottom"/>
      <w:spacing w:line="240" w:lineRule="auto"/>
    </w:pPr>
    <w:rPr>
      <w:color w:val="FF0000"/>
      <w:sz w:val="24"/>
      <w:szCs w:val="24"/>
    </w:rPr>
  </w:style>
  <w:style w:type="paragraph" w:customStyle="1" w:styleId="afff4">
    <w:name w:val="דפים בפרק ב"/>
    <w:basedOn w:val="a1"/>
    <w:rsid w:val="006E0774"/>
    <w:pPr>
      <w:framePr w:h="284" w:hRule="exact" w:hSpace="181" w:wrap="around" w:vAnchor="page" w:hAnchor="page" w:x="2836" w:yAlign="bottom"/>
      <w:spacing w:after="60" w:line="300" w:lineRule="exact"/>
    </w:pPr>
    <w:rPr>
      <w:color w:val="FF0000"/>
      <w:szCs w:val="24"/>
    </w:rPr>
  </w:style>
  <w:style w:type="paragraph" w:customStyle="1" w:styleId="afff5">
    <w:name w:val="משניות"/>
    <w:basedOn w:val="a1"/>
    <w:link w:val="afff6"/>
    <w:rsid w:val="003C0D39"/>
    <w:pPr>
      <w:shd w:val="clear" w:color="auto" w:fill="F2F2F2" w:themeFill="background1" w:themeFillShade="F2"/>
      <w:outlineLvl w:val="0"/>
    </w:pPr>
    <w:rPr>
      <w:rFonts w:cs="BA TM • Vilna Extra-Bold"/>
      <w:sz w:val="22"/>
      <w:szCs w:val="22"/>
    </w:rPr>
  </w:style>
  <w:style w:type="character" w:customStyle="1" w:styleId="afff6">
    <w:name w:val="משניות תו"/>
    <w:basedOn w:val="a2"/>
    <w:link w:val="afff5"/>
    <w:rsid w:val="003C0D39"/>
    <w:rPr>
      <w:rFonts w:ascii="BA Fontov Regular" w:hAnsi="BA Fontov Regular" w:cs="BA TM • Vilna Extra-Bold"/>
      <w:spacing w:val="4"/>
      <w:sz w:val="22"/>
      <w:szCs w:val="22"/>
      <w:shd w:val="clear" w:color="auto" w:fill="F2F2F2" w:themeFill="background1" w:themeFillShade="F2"/>
    </w:rPr>
  </w:style>
  <w:style w:type="paragraph" w:customStyle="1" w:styleId="afff7">
    <w:name w:val="דעות"/>
    <w:basedOn w:val="a1"/>
    <w:rsid w:val="006E0774"/>
    <w:pPr>
      <w:tabs>
        <w:tab w:val="right" w:pos="4677"/>
        <w:tab w:val="left" w:pos="4961"/>
      </w:tabs>
      <w:spacing w:after="50"/>
      <w:ind w:firstLine="720"/>
      <w:contextualSpacing/>
    </w:pPr>
  </w:style>
  <w:style w:type="paragraph" w:styleId="afff8">
    <w:name w:val="Intense Quote"/>
    <w:basedOn w:val="a1"/>
    <w:next w:val="a1"/>
    <w:link w:val="afff9"/>
    <w:uiPriority w:val="30"/>
    <w:qFormat/>
    <w:rsid w:val="006E0774"/>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9">
    <w:name w:val="ציטוט חזק תו"/>
    <w:basedOn w:val="a2"/>
    <w:link w:val="afff8"/>
    <w:uiPriority w:val="30"/>
    <w:rsid w:val="006E0774"/>
    <w:rPr>
      <w:rFonts w:ascii="BA Fontov Regular" w:hAnsi="BA Fontov Regular" w:cs="FrankRuehl"/>
      <w:i/>
      <w:iCs/>
      <w:color w:val="5B9BD5" w:themeColor="accent1"/>
      <w:sz w:val="18"/>
      <w:szCs w:val="20"/>
    </w:rPr>
  </w:style>
  <w:style w:type="character" w:customStyle="1" w:styleId="afffa">
    <w:name w:val="מודגש"/>
    <w:basedOn w:val="a2"/>
    <w:uiPriority w:val="1"/>
    <w:rsid w:val="006E0774"/>
    <w:rPr>
      <w:bCs/>
    </w:rPr>
  </w:style>
  <w:style w:type="paragraph" w:customStyle="1" w:styleId="afffb">
    <w:name w:val="הדרן עלך"/>
    <w:basedOn w:val="a1"/>
    <w:link w:val="afffc"/>
    <w:qFormat/>
    <w:rsid w:val="006E0774"/>
    <w:pPr>
      <w:jc w:val="center"/>
    </w:pPr>
    <w:rPr>
      <w:rFonts w:ascii="Fb Fontext" w:hAnsi="Fb Fontext" w:cs="FontbitDavid"/>
      <w:b/>
      <w:bCs/>
      <w:color w:val="808080" w:themeColor="background1" w:themeShade="80"/>
      <w:sz w:val="30"/>
    </w:rPr>
  </w:style>
  <w:style w:type="character" w:customStyle="1" w:styleId="afffc">
    <w:name w:val="הדרן עלך תו"/>
    <w:basedOn w:val="a2"/>
    <w:link w:val="afffb"/>
    <w:rsid w:val="006E0774"/>
    <w:rPr>
      <w:rFonts w:ascii="Fb Fontext" w:hAnsi="Fb Fontext" w:cs="FontbitDavid"/>
      <w:b/>
      <w:bCs/>
      <w:color w:val="808080" w:themeColor="background1" w:themeShade="80"/>
      <w:sz w:val="30"/>
      <w:szCs w:val="20"/>
    </w:rPr>
  </w:style>
  <w:style w:type="paragraph" w:customStyle="1" w:styleId="27">
    <w:name w:val="כולל 2"/>
    <w:basedOn w:val="a1"/>
    <w:link w:val="28"/>
    <w:qFormat/>
    <w:rsid w:val="006E0774"/>
    <w:pPr>
      <w:spacing w:after="200" w:line="360" w:lineRule="exact"/>
    </w:pPr>
    <w:rPr>
      <w:rFonts w:ascii="Fb Fontext" w:hAnsi="Fb Fontext"/>
      <w:spacing w:val="-4"/>
    </w:rPr>
  </w:style>
  <w:style w:type="character" w:customStyle="1" w:styleId="28">
    <w:name w:val="כולל 2 תו"/>
    <w:basedOn w:val="a2"/>
    <w:link w:val="27"/>
    <w:rsid w:val="006E0774"/>
    <w:rPr>
      <w:rFonts w:ascii="Fb Fontext" w:hAnsi="Fb Fontext" w:cs="FrankRuehl"/>
      <w:spacing w:val="-4"/>
      <w:sz w:val="18"/>
      <w:szCs w:val="20"/>
    </w:rPr>
  </w:style>
  <w:style w:type="paragraph" w:customStyle="1" w:styleId="afffd">
    <w:name w:val="ד''ה משנה"/>
    <w:basedOn w:val="a1"/>
    <w:link w:val="afffe"/>
    <w:qFormat/>
    <w:rsid w:val="0096212F"/>
    <w:pPr>
      <w:spacing w:before="120"/>
      <w:ind w:end="320"/>
      <w:contextualSpacing/>
      <w:jc w:val="center"/>
      <w:outlineLvl w:val="1"/>
    </w:pPr>
    <w:rPr>
      <w:rFonts w:cs="BA TM • Vilna Extra-Bold"/>
      <w:spacing w:val="8"/>
      <w:sz w:val="22"/>
      <w:szCs w:val="22"/>
    </w:rPr>
  </w:style>
  <w:style w:type="character" w:customStyle="1" w:styleId="afffe">
    <w:name w:val="ד''ה משנה תו"/>
    <w:basedOn w:val="a2"/>
    <w:link w:val="afffd"/>
    <w:rsid w:val="0096212F"/>
    <w:rPr>
      <w:rFonts w:ascii="BA Fontov Regular" w:hAnsi="BA Fontov Regular" w:cs="BA TM • Vilna Extra-Bold"/>
      <w:spacing w:val="8"/>
      <w:sz w:val="22"/>
      <w:szCs w:val="22"/>
    </w:rPr>
  </w:style>
  <w:style w:type="paragraph" w:customStyle="1" w:styleId="affff">
    <w:name w:val="מבואה"/>
    <w:basedOn w:val="a1"/>
    <w:link w:val="affff0"/>
    <w:qFormat/>
    <w:rsid w:val="006E0774"/>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0">
    <w:name w:val="מבואה תו"/>
    <w:basedOn w:val="a2"/>
    <w:link w:val="affff"/>
    <w:rsid w:val="006E0774"/>
    <w:rPr>
      <w:rFonts w:ascii="David" w:eastAsia="Times New Roman" w:hAnsi="David" w:cs="David"/>
      <w:b/>
      <w:bCs/>
      <w:color w:val="A6A6A6" w:themeColor="background1" w:themeShade="A6"/>
      <w:sz w:val="18"/>
      <w:szCs w:val="20"/>
    </w:rPr>
  </w:style>
  <w:style w:type="paragraph" w:customStyle="1" w:styleId="affff1">
    <w:name w:val="טור הערות לאוקמי"/>
    <w:basedOn w:val="aff1"/>
    <w:link w:val="affff2"/>
    <w:qFormat/>
    <w:rsid w:val="006E0774"/>
    <w:pPr>
      <w:ind w:left="113" w:hanging="113"/>
    </w:pPr>
    <w:rPr>
      <w:szCs w:val="24"/>
    </w:rPr>
  </w:style>
  <w:style w:type="character" w:customStyle="1" w:styleId="affff2">
    <w:name w:val="טור הערות לאוקמי תו"/>
    <w:basedOn w:val="aff2"/>
    <w:link w:val="affff1"/>
    <w:rsid w:val="006E0774"/>
    <w:rPr>
      <w:rFonts w:ascii="BA Fontov Regular" w:hAnsi="BA Fontov Regular" w:cs="FrankRuehl"/>
      <w:sz w:val="18"/>
      <w:szCs w:val="24"/>
    </w:rPr>
  </w:style>
  <w:style w:type="paragraph" w:styleId="affff3">
    <w:name w:val="Body Text First Indent"/>
    <w:basedOn w:val="a1"/>
    <w:link w:val="affff4"/>
    <w:uiPriority w:val="99"/>
    <w:semiHidden/>
    <w:unhideWhenUsed/>
    <w:rsid w:val="006E0774"/>
    <w:pPr>
      <w:spacing w:line="360" w:lineRule="exact"/>
      <w:ind w:firstLine="360"/>
    </w:pPr>
    <w:rPr>
      <w:rFonts w:asciiTheme="minorHAnsi" w:hAnsiTheme="minorHAnsi"/>
      <w:sz w:val="22"/>
    </w:rPr>
  </w:style>
  <w:style w:type="character" w:customStyle="1" w:styleId="affff4">
    <w:name w:val="כניסת שורה ראשונה בגוף טקסט תו"/>
    <w:basedOn w:val="af4"/>
    <w:link w:val="affff3"/>
    <w:uiPriority w:val="99"/>
    <w:semiHidden/>
    <w:rsid w:val="006E0774"/>
    <w:rPr>
      <w:rFonts w:ascii="BA Fontov Regular" w:hAnsi="BA Fontov Regular" w:cs="FrankRuehl"/>
      <w:sz w:val="18"/>
      <w:szCs w:val="20"/>
    </w:rPr>
  </w:style>
  <w:style w:type="paragraph" w:customStyle="1" w:styleId="041">
    <w:name w:val="0.4"/>
    <w:basedOn w:val="a1"/>
    <w:link w:val="042"/>
    <w:qFormat/>
    <w:rsid w:val="006E0774"/>
    <w:rPr>
      <w:spacing w:val="-8"/>
    </w:rPr>
  </w:style>
  <w:style w:type="paragraph" w:customStyle="1" w:styleId="02">
    <w:name w:val="0.2 משנה"/>
    <w:basedOn w:val="afff5"/>
    <w:link w:val="020"/>
    <w:qFormat/>
    <w:rsid w:val="006E0774"/>
    <w:rPr>
      <w:b/>
      <w:spacing w:val="-4"/>
      <w:sz w:val="22"/>
      <w:szCs w:val="22"/>
    </w:rPr>
  </w:style>
  <w:style w:type="character" w:customStyle="1" w:styleId="042">
    <w:name w:val="0.4 תו"/>
    <w:basedOn w:val="a2"/>
    <w:link w:val="041"/>
    <w:rsid w:val="006E0774"/>
    <w:rPr>
      <w:rFonts w:ascii="BA Fontov Regular" w:hAnsi="BA Fontov Regular" w:cs="FrankRuehl"/>
      <w:spacing w:val="-8"/>
      <w:sz w:val="18"/>
      <w:szCs w:val="20"/>
    </w:rPr>
  </w:style>
  <w:style w:type="paragraph" w:customStyle="1" w:styleId="043">
    <w:name w:val="0.4משנה"/>
    <w:basedOn w:val="afff5"/>
    <w:link w:val="044"/>
    <w:qFormat/>
    <w:rsid w:val="006E0774"/>
    <w:rPr>
      <w:spacing w:val="-8"/>
    </w:rPr>
  </w:style>
  <w:style w:type="character" w:customStyle="1" w:styleId="020">
    <w:name w:val="0.2 משנה תו"/>
    <w:basedOn w:val="afff6"/>
    <w:link w:val="02"/>
    <w:rsid w:val="006E0774"/>
    <w:rPr>
      <w:rFonts w:ascii="BA Fontov Regular" w:hAnsi="BA Fontov Regular" w:cs="Guttman Vilna"/>
      <w:b/>
      <w:bCs w:val="0"/>
      <w:spacing w:val="-4"/>
      <w:sz w:val="18"/>
      <w:szCs w:val="20"/>
      <w:shd w:val="clear" w:color="auto" w:fill="F2F2F2" w:themeFill="background1" w:themeFillShade="F2"/>
    </w:rPr>
  </w:style>
  <w:style w:type="character" w:customStyle="1" w:styleId="044">
    <w:name w:val="0.4משנה תו"/>
    <w:basedOn w:val="020"/>
    <w:link w:val="043"/>
    <w:rsid w:val="006E0774"/>
    <w:rPr>
      <w:rFonts w:ascii="BA Fontov Regular" w:hAnsi="BA Fontov Regular" w:cs="Guttman Vilna"/>
      <w:b w:val="0"/>
      <w:bCs w:val="0"/>
      <w:spacing w:val="-8"/>
      <w:sz w:val="18"/>
      <w:szCs w:val="20"/>
      <w:shd w:val="clear" w:color="auto" w:fill="F2F2F2" w:themeFill="background1" w:themeFillShade="F2"/>
    </w:rPr>
  </w:style>
  <w:style w:type="paragraph" w:customStyle="1" w:styleId="affff5">
    <w:name w:val="פיסקת תשובה"/>
    <w:basedOn w:val="a1"/>
    <w:link w:val="affff6"/>
    <w:qFormat/>
    <w:rsid w:val="006E0774"/>
    <w:pPr>
      <w:ind w:left="397" w:hanging="113"/>
    </w:pPr>
    <w:rPr>
      <w:rFonts w:ascii="Fb Fontext" w:hAnsi="Fb Fontext"/>
      <w:sz w:val="32"/>
    </w:rPr>
  </w:style>
  <w:style w:type="character" w:customStyle="1" w:styleId="affff6">
    <w:name w:val="פיסקת תשובה תו"/>
    <w:basedOn w:val="a2"/>
    <w:link w:val="affff5"/>
    <w:rsid w:val="006E0774"/>
    <w:rPr>
      <w:rFonts w:ascii="Fb Fontext" w:hAnsi="Fb Fontext" w:cs="FrankRuehl"/>
      <w:sz w:val="32"/>
      <w:szCs w:val="20"/>
    </w:rPr>
  </w:style>
  <w:style w:type="paragraph" w:customStyle="1" w:styleId="affff7">
    <w:name w:val="תשובה"/>
    <w:basedOn w:val="a1"/>
    <w:link w:val="affff8"/>
    <w:qFormat/>
    <w:rsid w:val="006E0774"/>
    <w:pPr>
      <w:ind w:left="568" w:hanging="284"/>
    </w:pPr>
    <w:rPr>
      <w:rFonts w:ascii="Fb Fontext" w:hAnsi="Fb Fontext"/>
    </w:rPr>
  </w:style>
  <w:style w:type="character" w:customStyle="1" w:styleId="affc">
    <w:name w:val="חציצה תו"/>
    <w:basedOn w:val="a2"/>
    <w:link w:val="affb"/>
    <w:rsid w:val="00841728"/>
    <w:rPr>
      <w:rFonts w:ascii="BA חניכי הישיבות" w:hAnsi="BA חניכי הישיבות" w:cs="BA חניכי הישיבות"/>
      <w:color w:val="BF8F00" w:themeColor="accent4" w:themeShade="BF"/>
      <w:spacing w:val="4"/>
      <w:sz w:val="32"/>
      <w:szCs w:val="18"/>
    </w:rPr>
  </w:style>
  <w:style w:type="character" w:customStyle="1" w:styleId="affff8">
    <w:name w:val="תשובה תו"/>
    <w:basedOn w:val="a2"/>
    <w:link w:val="affff7"/>
    <w:rsid w:val="006E0774"/>
    <w:rPr>
      <w:rFonts w:ascii="Fb Fontext" w:hAnsi="Fb Fontext" w:cs="FrankRuehl"/>
      <w:sz w:val="18"/>
      <w:szCs w:val="20"/>
    </w:rPr>
  </w:style>
  <w:style w:type="paragraph" w:customStyle="1" w:styleId="affff9">
    <w:name w:val="פסוק"/>
    <w:basedOn w:val="a1"/>
    <w:link w:val="affffa"/>
    <w:qFormat/>
    <w:rsid w:val="00812F5E"/>
    <w:rPr>
      <w:rFonts w:ascii="Fb Fontext" w:hAnsi="Fb Fontext" w:cs="BA TM • Tzlotana"/>
    </w:rPr>
  </w:style>
  <w:style w:type="character" w:customStyle="1" w:styleId="affffa">
    <w:name w:val="פסוק תו"/>
    <w:basedOn w:val="a2"/>
    <w:link w:val="affff9"/>
    <w:rsid w:val="00812F5E"/>
    <w:rPr>
      <w:rFonts w:ascii="Fb Fontext" w:hAnsi="Fb Fontext" w:cs="BA TM • Tzlotana"/>
      <w:spacing w:val="4"/>
      <w:sz w:val="18"/>
      <w:szCs w:val="18"/>
    </w:rPr>
  </w:style>
  <w:style w:type="paragraph" w:customStyle="1" w:styleId="03">
    <w:name w:val="0.3"/>
    <w:basedOn w:val="a1"/>
    <w:link w:val="030"/>
    <w:qFormat/>
    <w:rsid w:val="006E0774"/>
    <w:rPr>
      <w:rFonts w:ascii="Fb Fontext" w:hAnsi="Fb Fontext"/>
      <w:spacing w:val="-6"/>
    </w:rPr>
  </w:style>
  <w:style w:type="paragraph" w:customStyle="1" w:styleId="affffb">
    <w:name w:val="נושא"/>
    <w:basedOn w:val="a1"/>
    <w:link w:val="affffc"/>
    <w:qFormat/>
    <w:rsid w:val="00A2327D"/>
    <w:pPr>
      <w:spacing w:before="120"/>
      <w:jc w:val="center"/>
      <w:outlineLvl w:val="2"/>
    </w:pPr>
    <w:rPr>
      <w:rFonts w:ascii="Fb Fontext" w:hAnsi="Fb Fontext" w:cs="BA TM • Vilna Extra-Bold"/>
      <w:b/>
      <w:bCs/>
      <w:color w:val="BF8F00" w:themeColor="accent4" w:themeShade="BF"/>
      <w:sz w:val="32"/>
    </w:rPr>
  </w:style>
  <w:style w:type="character" w:customStyle="1" w:styleId="030">
    <w:name w:val="0.3 תו"/>
    <w:basedOn w:val="a2"/>
    <w:link w:val="03"/>
    <w:rsid w:val="006E0774"/>
    <w:rPr>
      <w:rFonts w:ascii="Fb Fontext" w:hAnsi="Fb Fontext" w:cs="FrankRuehl"/>
      <w:spacing w:val="-6"/>
      <w:sz w:val="18"/>
      <w:szCs w:val="20"/>
    </w:rPr>
  </w:style>
  <w:style w:type="character" w:customStyle="1" w:styleId="affffc">
    <w:name w:val="נושא תו"/>
    <w:basedOn w:val="a2"/>
    <w:link w:val="affffb"/>
    <w:rsid w:val="00A2327D"/>
    <w:rPr>
      <w:rFonts w:ascii="Fb Fontext" w:hAnsi="Fb Fontext" w:cs="BA TM • Vilna Extra-Bold"/>
      <w:b/>
      <w:bCs/>
      <w:color w:val="BF8F00" w:themeColor="accent4" w:themeShade="BF"/>
      <w:spacing w:val="4"/>
      <w:sz w:val="32"/>
      <w:szCs w:val="18"/>
    </w:rPr>
  </w:style>
  <w:style w:type="paragraph" w:styleId="affffd">
    <w:name w:val="Body Text Indent"/>
    <w:basedOn w:val="a1"/>
    <w:link w:val="affffe"/>
    <w:uiPriority w:val="99"/>
    <w:unhideWhenUsed/>
    <w:rsid w:val="00212B70"/>
    <w:pPr>
      <w:ind w:left="2160" w:firstLine="720"/>
    </w:pPr>
    <w:rPr>
      <w:rFonts w:ascii="David" w:hAnsi="David"/>
      <w:w w:val="92"/>
    </w:rPr>
  </w:style>
  <w:style w:type="character" w:customStyle="1" w:styleId="affffe">
    <w:name w:val="כניסה בגוף טקסט תו"/>
    <w:basedOn w:val="a2"/>
    <w:link w:val="affffd"/>
    <w:uiPriority w:val="99"/>
    <w:rsid w:val="00212B70"/>
    <w:rPr>
      <w:rFonts w:ascii="David" w:hAnsi="David" w:cs="FrankRuehl"/>
      <w:w w:val="92"/>
      <w:sz w:val="18"/>
      <w:szCs w:val="20"/>
    </w:rPr>
  </w:style>
  <w:style w:type="paragraph" w:customStyle="1" w:styleId="021">
    <w:name w:val="0.2 וילנא"/>
    <w:basedOn w:val="a1"/>
    <w:link w:val="022"/>
    <w:rsid w:val="00212B70"/>
    <w:pPr>
      <w:ind w:left="454" w:hanging="454"/>
    </w:pPr>
    <w:rPr>
      <w:rFonts w:ascii="David" w:hAnsi="David" w:cs="Guttman Vilna"/>
      <w:b/>
      <w:bCs/>
      <w:spacing w:val="-4"/>
      <w:sz w:val="30"/>
    </w:rPr>
  </w:style>
  <w:style w:type="character" w:customStyle="1" w:styleId="022">
    <w:name w:val="0.2 וילנא תו"/>
    <w:basedOn w:val="a2"/>
    <w:link w:val="021"/>
    <w:rsid w:val="00212B70"/>
    <w:rPr>
      <w:rFonts w:ascii="David" w:hAnsi="David" w:cs="Guttman Vilna"/>
      <w:b/>
      <w:bCs/>
      <w:spacing w:val="-4"/>
      <w:sz w:val="30"/>
      <w:szCs w:val="20"/>
    </w:rPr>
  </w:style>
  <w:style w:type="paragraph" w:customStyle="1" w:styleId="afffff">
    <w:name w:val="רגיל ורווח"/>
    <w:basedOn w:val="a1"/>
    <w:link w:val="afffff0"/>
    <w:rsid w:val="00212B70"/>
    <w:pPr>
      <w:spacing w:after="200" w:line="720" w:lineRule="auto"/>
      <w:ind w:left="454" w:hanging="454"/>
    </w:pPr>
  </w:style>
  <w:style w:type="character" w:customStyle="1" w:styleId="afffff0">
    <w:name w:val="רגיל ורווח תו"/>
    <w:basedOn w:val="a2"/>
    <w:link w:val="afffff"/>
    <w:rsid w:val="00212B70"/>
    <w:rPr>
      <w:rFonts w:ascii="BA Fontov Regular" w:hAnsi="BA Fontov Regular" w:cs="FrankRuehl"/>
      <w:sz w:val="18"/>
      <w:szCs w:val="20"/>
    </w:rPr>
  </w:style>
  <w:style w:type="paragraph" w:customStyle="1" w:styleId="023">
    <w:name w:val="0.2"/>
    <w:basedOn w:val="041"/>
    <w:link w:val="024"/>
    <w:rsid w:val="00212B70"/>
    <w:pPr>
      <w:ind w:left="454" w:hanging="454"/>
    </w:pPr>
    <w:rPr>
      <w:rFonts w:ascii="Fb Fontext" w:hAnsi="Fb Fontext"/>
    </w:rPr>
  </w:style>
  <w:style w:type="character" w:customStyle="1" w:styleId="024">
    <w:name w:val="0.2 תו"/>
    <w:basedOn w:val="042"/>
    <w:link w:val="023"/>
    <w:rsid w:val="00212B70"/>
    <w:rPr>
      <w:rFonts w:ascii="Fb Fontext" w:hAnsi="Fb Fontext" w:cs="FrankRuehl"/>
      <w:spacing w:val="-8"/>
      <w:sz w:val="18"/>
      <w:szCs w:val="20"/>
    </w:rPr>
  </w:style>
  <w:style w:type="paragraph" w:customStyle="1" w:styleId="01">
    <w:name w:val="0.1 משנה"/>
    <w:basedOn w:val="afff5"/>
    <w:link w:val="010"/>
    <w:qFormat/>
    <w:rsid w:val="00212B70"/>
    <w:pPr>
      <w:ind w:left="454" w:hanging="454"/>
    </w:pPr>
    <w:rPr>
      <w:b/>
      <w:spacing w:val="-4"/>
      <w:sz w:val="22"/>
      <w:szCs w:val="22"/>
    </w:rPr>
  </w:style>
  <w:style w:type="paragraph" w:customStyle="1" w:styleId="031">
    <w:name w:val="0.3 משנה"/>
    <w:basedOn w:val="01"/>
    <w:link w:val="032"/>
    <w:qFormat/>
    <w:rsid w:val="00212B70"/>
    <w:rPr>
      <w:rFonts w:ascii="Fb Fontext" w:hAnsi="Fb Fontext"/>
      <w:b w:val="0"/>
      <w:spacing w:val="-8"/>
      <w:sz w:val="22"/>
      <w:szCs w:val="22"/>
    </w:rPr>
  </w:style>
  <w:style w:type="character" w:customStyle="1" w:styleId="010">
    <w:name w:val="0.1 משנה תו"/>
    <w:basedOn w:val="afff6"/>
    <w:link w:val="01"/>
    <w:rsid w:val="00212B70"/>
    <w:rPr>
      <w:rFonts w:ascii="BA Fontov Regular" w:hAnsi="BA Fontov Regular" w:cs="Guttman Vilna"/>
      <w:b/>
      <w:bCs w:val="0"/>
      <w:spacing w:val="-4"/>
      <w:sz w:val="20"/>
      <w:szCs w:val="20"/>
      <w:shd w:val="clear" w:color="auto" w:fill="F2F2F2" w:themeFill="background1" w:themeFillShade="F2"/>
    </w:rPr>
  </w:style>
  <w:style w:type="character" w:customStyle="1" w:styleId="032">
    <w:name w:val="0.3 משנה תו"/>
    <w:basedOn w:val="010"/>
    <w:link w:val="031"/>
    <w:rsid w:val="00212B70"/>
    <w:rPr>
      <w:rFonts w:ascii="Fb Fontext" w:hAnsi="Fb Fontext" w:cs="Guttman Vilna"/>
      <w:b w:val="0"/>
      <w:bCs w:val="0"/>
      <w:spacing w:val="-8"/>
      <w:sz w:val="20"/>
      <w:szCs w:val="20"/>
      <w:shd w:val="clear" w:color="auto" w:fill="F2F2F2" w:themeFill="background1" w:themeFillShade="F2"/>
    </w:rPr>
  </w:style>
  <w:style w:type="paragraph" w:customStyle="1" w:styleId="11">
    <w:name w:val="סגנון1"/>
    <w:basedOn w:val="031"/>
    <w:link w:val="12"/>
    <w:qFormat/>
    <w:rsid w:val="00212B70"/>
  </w:style>
  <w:style w:type="character" w:customStyle="1" w:styleId="12">
    <w:name w:val="סגנון1 תו"/>
    <w:basedOn w:val="032"/>
    <w:link w:val="11"/>
    <w:rsid w:val="00212B70"/>
    <w:rPr>
      <w:rFonts w:ascii="Fb Fontext" w:hAnsi="Fb Fontext" w:cs="Guttman Vilna"/>
      <w:b w:val="0"/>
      <w:bCs w:val="0"/>
      <w:spacing w:val="-8"/>
      <w:sz w:val="20"/>
      <w:szCs w:val="20"/>
      <w:shd w:val="clear" w:color="auto" w:fill="F2F2F2" w:themeFill="background1" w:themeFillShade="F2"/>
    </w:rPr>
  </w:style>
  <w:style w:type="paragraph" w:styleId="afffff1">
    <w:name w:val="No Spacing"/>
    <w:uiPriority w:val="1"/>
    <w:qFormat/>
    <w:rsid w:val="00212B70"/>
    <w:pPr>
      <w:bidi/>
      <w:spacing w:after="0" w:line="240" w:lineRule="auto"/>
      <w:ind w:left="454" w:hanging="454"/>
      <w:jc w:val="both"/>
    </w:pPr>
    <w:rPr>
      <w:rFonts w:ascii="BA Fontov Regular" w:hAnsi="BA Fontov Regular" w:cs="FrankRuehl"/>
      <w:sz w:val="18"/>
      <w:szCs w:val="20"/>
    </w:rPr>
  </w:style>
  <w:style w:type="paragraph" w:customStyle="1" w:styleId="afffff2">
    <w:name w:val="אמוראים"/>
    <w:basedOn w:val="a1"/>
    <w:link w:val="afffff3"/>
    <w:qFormat/>
    <w:rsid w:val="00492674"/>
    <w:rPr>
      <w:rFonts w:ascii="David" w:hAnsi="David"/>
      <w:sz w:val="14"/>
      <w:szCs w:val="14"/>
    </w:rPr>
  </w:style>
  <w:style w:type="character" w:customStyle="1" w:styleId="afffff3">
    <w:name w:val="אמוראים תו"/>
    <w:basedOn w:val="a2"/>
    <w:link w:val="afffff2"/>
    <w:rsid w:val="00492674"/>
    <w:rPr>
      <w:rFonts w:ascii="David" w:hAnsi="David" w:cs="BA Vilna Bold"/>
      <w:spacing w:val="4"/>
      <w:sz w:val="14"/>
      <w:szCs w:val="14"/>
    </w:rPr>
  </w:style>
  <w:style w:type="paragraph" w:customStyle="1" w:styleId="38">
    <w:name w:val="חלון 3"/>
    <w:basedOn w:val="a1"/>
    <w:link w:val="39"/>
    <w:autoRedefine/>
    <w:qFormat/>
    <w:rsid w:val="00492674"/>
    <w:pPr>
      <w:framePr w:wrap="notBeside" w:vAnchor="text" w:hAnchor="text" w:x="3482" w:y="58"/>
      <w:spacing w:line="140" w:lineRule="exact"/>
      <w:jc w:val="right"/>
    </w:pPr>
    <w:rPr>
      <w:rFonts w:ascii="BA TM • Vilna Extra-Bold" w:hAnsi="BA TM • Vilna Extra-Bold" w:cs="BA TM • Vilna Extra-Bold"/>
      <w:color w:val="767171" w:themeColor="background2" w:themeShade="80"/>
      <w:spacing w:val="2"/>
      <w:sz w:val="14"/>
      <w:szCs w:val="14"/>
    </w:rPr>
  </w:style>
  <w:style w:type="character" w:customStyle="1" w:styleId="39">
    <w:name w:val="חלון 3 תו"/>
    <w:basedOn w:val="a2"/>
    <w:link w:val="38"/>
    <w:rsid w:val="00492674"/>
    <w:rPr>
      <w:rFonts w:ascii="BA TM • Vilna Extra-Bold" w:hAnsi="BA TM • Vilna Extra-Bold" w:cs="BA TM • Vilna Extra-Bold"/>
      <w:color w:val="767171" w:themeColor="background2" w:themeShade="80"/>
      <w:spacing w:val="2"/>
      <w:sz w:val="14"/>
      <w:szCs w:val="14"/>
    </w:rPr>
  </w:style>
  <w:style w:type="paragraph" w:customStyle="1" w:styleId="afffff4">
    <w:name w:val="רקע והסבר"/>
    <w:basedOn w:val="a1"/>
    <w:link w:val="afffff5"/>
    <w:qFormat/>
    <w:rsid w:val="008C38E3"/>
    <w:pPr>
      <w:spacing w:line="180" w:lineRule="exact"/>
    </w:pPr>
    <w:rPr>
      <w:rFonts w:ascii="Fb Fontext" w:hAnsi="Fb Fontext"/>
      <w:sz w:val="16"/>
      <w:szCs w:val="14"/>
    </w:rPr>
  </w:style>
  <w:style w:type="paragraph" w:customStyle="1" w:styleId="afffff6">
    <w:name w:val="רווח לפני"/>
    <w:basedOn w:val="a1"/>
    <w:link w:val="afffff7"/>
    <w:qFormat/>
    <w:rsid w:val="001D0BCB"/>
    <w:pPr>
      <w:spacing w:before="120"/>
    </w:pPr>
    <w:rPr>
      <w:rFonts w:ascii="Fb Fontext" w:hAnsi="Fb Fontext"/>
    </w:rPr>
  </w:style>
  <w:style w:type="character" w:customStyle="1" w:styleId="afffff5">
    <w:name w:val="רקע והסבר תו"/>
    <w:basedOn w:val="afffff0"/>
    <w:link w:val="afffff4"/>
    <w:rsid w:val="008C38E3"/>
    <w:rPr>
      <w:rFonts w:ascii="Fb Fontext" w:hAnsi="Fb Fontext" w:cs="BA Vilna Bold"/>
      <w:spacing w:val="4"/>
      <w:sz w:val="16"/>
      <w:szCs w:val="14"/>
    </w:rPr>
  </w:style>
  <w:style w:type="character" w:customStyle="1" w:styleId="afffff7">
    <w:name w:val="רווח לפני תו"/>
    <w:basedOn w:val="a2"/>
    <w:link w:val="afffff6"/>
    <w:rsid w:val="001D0BCB"/>
    <w:rPr>
      <w:rFonts w:ascii="Fb Fontext" w:hAnsi="Fb Fontext" w:cs="BA Vilna Bold"/>
      <w:spacing w:val="4"/>
      <w:sz w:val="18"/>
      <w:szCs w:val="18"/>
    </w:rPr>
  </w:style>
  <w:style w:type="paragraph" w:customStyle="1" w:styleId="afffff8">
    <w:name w:val="משנה בצד"/>
    <w:basedOn w:val="afff0"/>
    <w:link w:val="afffff9"/>
    <w:autoRedefine/>
    <w:qFormat/>
    <w:rsid w:val="009D66E0"/>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character" w:customStyle="1" w:styleId="afffff9">
    <w:name w:val="משנה בצד תו"/>
    <w:basedOn w:val="a2"/>
    <w:link w:val="afffff8"/>
    <w:rsid w:val="009D66E0"/>
    <w:rPr>
      <w:rFonts w:ascii="BA Vilna Bold" w:hAnsi="BA Vilna Bold" w:cs="BA TM • Vilna Extra-Bold"/>
      <w:spacing w:val="4"/>
      <w:position w:val="6"/>
      <w:sz w:val="16"/>
      <w:szCs w:val="16"/>
    </w:rPr>
  </w:style>
  <w:style w:type="paragraph" w:styleId="afffffa">
    <w:name w:val="Revision"/>
    <w:hidden/>
    <w:uiPriority w:val="99"/>
    <w:semiHidden/>
    <w:rsid w:val="000F26CB"/>
    <w:pPr>
      <w:spacing w:after="0" w:line="240" w:lineRule="auto"/>
    </w:pPr>
    <w:rPr>
      <w:rFonts w:ascii="BA Fontov Regular" w:hAnsi="BA Fontov Regular" w:cs="BA Vilna Bold"/>
      <w:spacing w:val="4"/>
      <w:sz w:val="18"/>
      <w:szCs w:val="18"/>
    </w:rPr>
  </w:style>
  <w:style w:type="paragraph" w:styleId="HTML">
    <w:name w:val="HTML Preformatted"/>
    <w:basedOn w:val="a1"/>
    <w:link w:val="HTML0"/>
    <w:uiPriority w:val="99"/>
    <w:semiHidden/>
    <w:unhideWhenUsed/>
    <w:rsid w:val="008F5D5A"/>
    <w:pPr>
      <w:spacing w:line="240" w:lineRule="auto"/>
    </w:pPr>
    <w:rPr>
      <w:rFonts w:ascii="Consolas" w:hAnsi="Consolas"/>
      <w:sz w:val="20"/>
      <w:szCs w:val="20"/>
    </w:rPr>
  </w:style>
  <w:style w:type="character" w:customStyle="1" w:styleId="HTML0">
    <w:name w:val="HTML מעוצב מראש תו"/>
    <w:basedOn w:val="a2"/>
    <w:link w:val="HTML"/>
    <w:uiPriority w:val="99"/>
    <w:semiHidden/>
    <w:rsid w:val="008F5D5A"/>
    <w:rPr>
      <w:rFonts w:ascii="Consolas" w:hAnsi="Consolas" w:cs="BA Vilna Bold"/>
      <w:spacing w:val="4"/>
      <w:sz w:val="20"/>
      <w:szCs w:val="20"/>
    </w:rPr>
  </w:style>
  <w:style w:type="paragraph" w:styleId="Index1">
    <w:name w:val="index 1"/>
    <w:basedOn w:val="a1"/>
    <w:next w:val="a1"/>
    <w:autoRedefine/>
    <w:uiPriority w:val="99"/>
    <w:semiHidden/>
    <w:unhideWhenUsed/>
    <w:rsid w:val="008F5D5A"/>
    <w:pPr>
      <w:spacing w:line="240" w:lineRule="auto"/>
      <w:ind w:left="180" w:hanging="180"/>
    </w:pPr>
  </w:style>
  <w:style w:type="paragraph" w:styleId="Index2">
    <w:name w:val="index 2"/>
    <w:basedOn w:val="a1"/>
    <w:next w:val="a1"/>
    <w:autoRedefine/>
    <w:uiPriority w:val="99"/>
    <w:semiHidden/>
    <w:unhideWhenUsed/>
    <w:rsid w:val="008F5D5A"/>
    <w:pPr>
      <w:spacing w:line="240" w:lineRule="auto"/>
      <w:ind w:left="360" w:hanging="180"/>
    </w:pPr>
  </w:style>
  <w:style w:type="paragraph" w:styleId="Index3">
    <w:name w:val="index 3"/>
    <w:basedOn w:val="a1"/>
    <w:next w:val="a1"/>
    <w:autoRedefine/>
    <w:uiPriority w:val="99"/>
    <w:semiHidden/>
    <w:unhideWhenUsed/>
    <w:rsid w:val="008F5D5A"/>
    <w:pPr>
      <w:spacing w:line="240" w:lineRule="auto"/>
      <w:ind w:left="540" w:hanging="180"/>
    </w:pPr>
  </w:style>
  <w:style w:type="paragraph" w:styleId="Index4">
    <w:name w:val="index 4"/>
    <w:basedOn w:val="a1"/>
    <w:next w:val="a1"/>
    <w:autoRedefine/>
    <w:uiPriority w:val="99"/>
    <w:semiHidden/>
    <w:unhideWhenUsed/>
    <w:rsid w:val="008F5D5A"/>
    <w:pPr>
      <w:spacing w:line="240" w:lineRule="auto"/>
      <w:ind w:left="720" w:hanging="180"/>
    </w:pPr>
  </w:style>
  <w:style w:type="paragraph" w:styleId="Index5">
    <w:name w:val="index 5"/>
    <w:basedOn w:val="a1"/>
    <w:next w:val="a1"/>
    <w:autoRedefine/>
    <w:uiPriority w:val="99"/>
    <w:semiHidden/>
    <w:unhideWhenUsed/>
    <w:rsid w:val="008F5D5A"/>
    <w:pPr>
      <w:spacing w:line="240" w:lineRule="auto"/>
      <w:ind w:left="900" w:hanging="180"/>
    </w:pPr>
  </w:style>
  <w:style w:type="paragraph" w:styleId="Index6">
    <w:name w:val="index 6"/>
    <w:basedOn w:val="a1"/>
    <w:next w:val="a1"/>
    <w:autoRedefine/>
    <w:uiPriority w:val="99"/>
    <w:semiHidden/>
    <w:unhideWhenUsed/>
    <w:rsid w:val="008F5D5A"/>
    <w:pPr>
      <w:spacing w:line="240" w:lineRule="auto"/>
      <w:ind w:left="1080" w:hanging="180"/>
    </w:pPr>
  </w:style>
  <w:style w:type="paragraph" w:styleId="Index7">
    <w:name w:val="index 7"/>
    <w:basedOn w:val="a1"/>
    <w:next w:val="a1"/>
    <w:autoRedefine/>
    <w:uiPriority w:val="99"/>
    <w:semiHidden/>
    <w:unhideWhenUsed/>
    <w:rsid w:val="008F5D5A"/>
    <w:pPr>
      <w:spacing w:line="240" w:lineRule="auto"/>
      <w:ind w:left="1260" w:hanging="180"/>
    </w:pPr>
  </w:style>
  <w:style w:type="paragraph" w:styleId="Index8">
    <w:name w:val="index 8"/>
    <w:basedOn w:val="a1"/>
    <w:next w:val="a1"/>
    <w:autoRedefine/>
    <w:uiPriority w:val="99"/>
    <w:semiHidden/>
    <w:unhideWhenUsed/>
    <w:rsid w:val="008F5D5A"/>
    <w:pPr>
      <w:spacing w:line="240" w:lineRule="auto"/>
      <w:ind w:left="1440" w:hanging="180"/>
    </w:pPr>
  </w:style>
  <w:style w:type="paragraph" w:styleId="Index9">
    <w:name w:val="index 9"/>
    <w:basedOn w:val="a1"/>
    <w:next w:val="a1"/>
    <w:autoRedefine/>
    <w:uiPriority w:val="99"/>
    <w:semiHidden/>
    <w:unhideWhenUsed/>
    <w:rsid w:val="008F5D5A"/>
    <w:pPr>
      <w:spacing w:line="240" w:lineRule="auto"/>
      <w:ind w:left="1620" w:hanging="180"/>
    </w:pPr>
  </w:style>
  <w:style w:type="paragraph" w:styleId="NormalWeb">
    <w:name w:val="Normal (Web)"/>
    <w:basedOn w:val="a1"/>
    <w:uiPriority w:val="99"/>
    <w:semiHidden/>
    <w:unhideWhenUsed/>
    <w:rsid w:val="008F5D5A"/>
    <w:rPr>
      <w:rFonts w:ascii="Times New Roman" w:hAnsi="Times New Roman" w:cs="Times New Roman"/>
      <w:sz w:val="24"/>
      <w:szCs w:val="24"/>
    </w:rPr>
  </w:style>
  <w:style w:type="paragraph" w:styleId="TOC3">
    <w:name w:val="toc 3"/>
    <w:basedOn w:val="a1"/>
    <w:next w:val="a1"/>
    <w:autoRedefine/>
    <w:uiPriority w:val="39"/>
    <w:unhideWhenUsed/>
    <w:rsid w:val="00C9295B"/>
    <w:pPr>
      <w:spacing w:after="100"/>
      <w:ind w:left="357"/>
    </w:pPr>
    <w:rPr>
      <w:szCs w:val="16"/>
    </w:rPr>
  </w:style>
  <w:style w:type="paragraph" w:styleId="TOC4">
    <w:name w:val="toc 4"/>
    <w:basedOn w:val="a1"/>
    <w:next w:val="a1"/>
    <w:autoRedefine/>
    <w:uiPriority w:val="39"/>
    <w:unhideWhenUsed/>
    <w:rsid w:val="00C9295B"/>
    <w:pPr>
      <w:spacing w:before="100"/>
    </w:pPr>
  </w:style>
  <w:style w:type="paragraph" w:styleId="TOC5">
    <w:name w:val="toc 5"/>
    <w:basedOn w:val="a1"/>
    <w:next w:val="a1"/>
    <w:autoRedefine/>
    <w:uiPriority w:val="39"/>
    <w:unhideWhenUsed/>
    <w:rsid w:val="008F5D5A"/>
    <w:pPr>
      <w:spacing w:after="100"/>
      <w:ind w:left="720"/>
    </w:pPr>
  </w:style>
  <w:style w:type="paragraph" w:styleId="TOC6">
    <w:name w:val="toc 6"/>
    <w:basedOn w:val="a1"/>
    <w:next w:val="a1"/>
    <w:autoRedefine/>
    <w:uiPriority w:val="39"/>
    <w:unhideWhenUsed/>
    <w:rsid w:val="008F5D5A"/>
    <w:pPr>
      <w:spacing w:after="100"/>
      <w:ind w:left="900"/>
    </w:pPr>
  </w:style>
  <w:style w:type="paragraph" w:styleId="TOC7">
    <w:name w:val="toc 7"/>
    <w:basedOn w:val="a1"/>
    <w:next w:val="a1"/>
    <w:autoRedefine/>
    <w:uiPriority w:val="39"/>
    <w:unhideWhenUsed/>
    <w:rsid w:val="008F5D5A"/>
    <w:pPr>
      <w:spacing w:after="100"/>
      <w:ind w:left="1080"/>
    </w:pPr>
  </w:style>
  <w:style w:type="paragraph" w:styleId="TOC8">
    <w:name w:val="toc 8"/>
    <w:basedOn w:val="a1"/>
    <w:next w:val="a1"/>
    <w:autoRedefine/>
    <w:uiPriority w:val="39"/>
    <w:unhideWhenUsed/>
    <w:rsid w:val="008F5D5A"/>
    <w:pPr>
      <w:spacing w:after="100"/>
      <w:ind w:left="1260"/>
    </w:pPr>
  </w:style>
  <w:style w:type="paragraph" w:styleId="TOC9">
    <w:name w:val="toc 9"/>
    <w:basedOn w:val="a1"/>
    <w:next w:val="a1"/>
    <w:autoRedefine/>
    <w:uiPriority w:val="39"/>
    <w:unhideWhenUsed/>
    <w:rsid w:val="008F5D5A"/>
    <w:pPr>
      <w:spacing w:after="100"/>
      <w:ind w:left="1440"/>
    </w:pPr>
  </w:style>
  <w:style w:type="paragraph" w:styleId="afffffb">
    <w:name w:val="Bibliography"/>
    <w:basedOn w:val="a1"/>
    <w:next w:val="a1"/>
    <w:uiPriority w:val="37"/>
    <w:semiHidden/>
    <w:unhideWhenUsed/>
    <w:rsid w:val="008F5D5A"/>
  </w:style>
  <w:style w:type="paragraph" w:styleId="afffffc">
    <w:name w:val="Salutation"/>
    <w:basedOn w:val="a1"/>
    <w:next w:val="a1"/>
    <w:link w:val="afffffd"/>
    <w:uiPriority w:val="99"/>
    <w:semiHidden/>
    <w:unhideWhenUsed/>
    <w:rsid w:val="008F5D5A"/>
  </w:style>
  <w:style w:type="character" w:customStyle="1" w:styleId="afffffd">
    <w:name w:val="ברכה תו"/>
    <w:basedOn w:val="a2"/>
    <w:link w:val="afffffc"/>
    <w:uiPriority w:val="99"/>
    <w:semiHidden/>
    <w:rsid w:val="008F5D5A"/>
    <w:rPr>
      <w:rFonts w:ascii="BA Fontov Regular" w:hAnsi="BA Fontov Regular" w:cs="BA Vilna Bold"/>
      <w:spacing w:val="4"/>
      <w:sz w:val="18"/>
      <w:szCs w:val="18"/>
    </w:rPr>
  </w:style>
  <w:style w:type="paragraph" w:styleId="afffffe">
    <w:name w:val="List Continue"/>
    <w:basedOn w:val="a1"/>
    <w:uiPriority w:val="99"/>
    <w:semiHidden/>
    <w:unhideWhenUsed/>
    <w:rsid w:val="008F5D5A"/>
    <w:pPr>
      <w:spacing w:after="120"/>
      <w:ind w:left="283"/>
      <w:contextualSpacing/>
    </w:pPr>
  </w:style>
  <w:style w:type="paragraph" w:styleId="29">
    <w:name w:val="List Continue 2"/>
    <w:basedOn w:val="a1"/>
    <w:uiPriority w:val="99"/>
    <w:semiHidden/>
    <w:unhideWhenUsed/>
    <w:rsid w:val="008F5D5A"/>
    <w:pPr>
      <w:spacing w:after="120"/>
      <w:ind w:left="566"/>
      <w:contextualSpacing/>
    </w:pPr>
  </w:style>
  <w:style w:type="paragraph" w:styleId="3a">
    <w:name w:val="List Continue 3"/>
    <w:basedOn w:val="a1"/>
    <w:uiPriority w:val="99"/>
    <w:semiHidden/>
    <w:unhideWhenUsed/>
    <w:rsid w:val="008F5D5A"/>
    <w:pPr>
      <w:spacing w:after="120"/>
      <w:ind w:left="849"/>
      <w:contextualSpacing/>
    </w:pPr>
  </w:style>
  <w:style w:type="paragraph" w:styleId="43">
    <w:name w:val="List Continue 4"/>
    <w:basedOn w:val="a1"/>
    <w:uiPriority w:val="99"/>
    <w:semiHidden/>
    <w:unhideWhenUsed/>
    <w:rsid w:val="008F5D5A"/>
    <w:pPr>
      <w:spacing w:after="120"/>
      <w:ind w:left="1132"/>
      <w:contextualSpacing/>
    </w:pPr>
  </w:style>
  <w:style w:type="paragraph" w:styleId="53">
    <w:name w:val="List Continue 5"/>
    <w:basedOn w:val="a1"/>
    <w:uiPriority w:val="99"/>
    <w:semiHidden/>
    <w:unhideWhenUsed/>
    <w:rsid w:val="008F5D5A"/>
    <w:pPr>
      <w:spacing w:after="120"/>
      <w:ind w:left="1415"/>
      <w:contextualSpacing/>
    </w:pPr>
  </w:style>
  <w:style w:type="paragraph" w:styleId="affffff">
    <w:name w:val="Signature"/>
    <w:basedOn w:val="a1"/>
    <w:link w:val="affffff0"/>
    <w:uiPriority w:val="99"/>
    <w:semiHidden/>
    <w:unhideWhenUsed/>
    <w:rsid w:val="008F5D5A"/>
    <w:pPr>
      <w:spacing w:line="240" w:lineRule="auto"/>
      <w:ind w:left="4252"/>
    </w:pPr>
  </w:style>
  <w:style w:type="character" w:customStyle="1" w:styleId="affffff0">
    <w:name w:val="חתימה תו"/>
    <w:basedOn w:val="a2"/>
    <w:link w:val="affffff"/>
    <w:uiPriority w:val="99"/>
    <w:semiHidden/>
    <w:rsid w:val="008F5D5A"/>
    <w:rPr>
      <w:rFonts w:ascii="BA Fontov Regular" w:hAnsi="BA Fontov Regular" w:cs="BA Vilna Bold"/>
      <w:spacing w:val="4"/>
      <w:sz w:val="18"/>
      <w:szCs w:val="18"/>
    </w:rPr>
  </w:style>
  <w:style w:type="paragraph" w:styleId="affffff1">
    <w:name w:val="E-mail Signature"/>
    <w:basedOn w:val="a1"/>
    <w:link w:val="affffff2"/>
    <w:uiPriority w:val="99"/>
    <w:semiHidden/>
    <w:unhideWhenUsed/>
    <w:rsid w:val="008F5D5A"/>
    <w:pPr>
      <w:spacing w:line="240" w:lineRule="auto"/>
    </w:pPr>
  </w:style>
  <w:style w:type="character" w:customStyle="1" w:styleId="affffff2">
    <w:name w:val="חתימת דואר אלקטרוני תו"/>
    <w:basedOn w:val="a2"/>
    <w:link w:val="affffff1"/>
    <w:uiPriority w:val="99"/>
    <w:semiHidden/>
    <w:rsid w:val="008F5D5A"/>
    <w:rPr>
      <w:rFonts w:ascii="BA Fontov Regular" w:hAnsi="BA Fontov Regular" w:cs="BA Vilna Bold"/>
      <w:spacing w:val="4"/>
      <w:sz w:val="18"/>
      <w:szCs w:val="18"/>
    </w:rPr>
  </w:style>
  <w:style w:type="paragraph" w:styleId="affffff3">
    <w:name w:val="Block Text"/>
    <w:basedOn w:val="a1"/>
    <w:uiPriority w:val="99"/>
    <w:semiHidden/>
    <w:unhideWhenUsed/>
    <w:rsid w:val="008F5D5A"/>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affffff4">
    <w:name w:val="endnote text"/>
    <w:basedOn w:val="a1"/>
    <w:link w:val="affffff5"/>
    <w:uiPriority w:val="99"/>
    <w:semiHidden/>
    <w:unhideWhenUsed/>
    <w:rsid w:val="008F5D5A"/>
    <w:pPr>
      <w:spacing w:line="240" w:lineRule="auto"/>
    </w:pPr>
    <w:rPr>
      <w:sz w:val="20"/>
      <w:szCs w:val="20"/>
    </w:rPr>
  </w:style>
  <w:style w:type="character" w:customStyle="1" w:styleId="affffff5">
    <w:name w:val="טקסט הערת סיום תו"/>
    <w:basedOn w:val="a2"/>
    <w:link w:val="affffff4"/>
    <w:uiPriority w:val="99"/>
    <w:semiHidden/>
    <w:rsid w:val="008F5D5A"/>
    <w:rPr>
      <w:rFonts w:ascii="BA Fontov Regular" w:hAnsi="BA Fontov Regular" w:cs="BA Vilna Bold"/>
      <w:spacing w:val="4"/>
      <w:sz w:val="20"/>
      <w:szCs w:val="20"/>
    </w:rPr>
  </w:style>
  <w:style w:type="paragraph" w:styleId="affffff6">
    <w:name w:val="macro"/>
    <w:link w:val="affffff7"/>
    <w:uiPriority w:val="99"/>
    <w:semiHidden/>
    <w:unhideWhenUsed/>
    <w:rsid w:val="008F5D5A"/>
    <w:pPr>
      <w:tabs>
        <w:tab w:val="left" w:pos="480"/>
        <w:tab w:val="left" w:pos="960"/>
        <w:tab w:val="left" w:pos="1440"/>
        <w:tab w:val="left" w:pos="1920"/>
        <w:tab w:val="left" w:pos="2400"/>
        <w:tab w:val="left" w:pos="2880"/>
        <w:tab w:val="left" w:pos="3360"/>
        <w:tab w:val="left" w:pos="3840"/>
        <w:tab w:val="left" w:pos="4320"/>
      </w:tabs>
      <w:bidi/>
      <w:spacing w:after="0" w:line="220" w:lineRule="exact"/>
      <w:jc w:val="both"/>
    </w:pPr>
    <w:rPr>
      <w:rFonts w:ascii="Consolas" w:hAnsi="Consolas" w:cs="BA Vilna Bold"/>
      <w:spacing w:val="4"/>
      <w:sz w:val="20"/>
      <w:szCs w:val="20"/>
    </w:rPr>
  </w:style>
  <w:style w:type="character" w:customStyle="1" w:styleId="affffff7">
    <w:name w:val="טקסט מאקרו תו"/>
    <w:basedOn w:val="a2"/>
    <w:link w:val="affffff6"/>
    <w:uiPriority w:val="99"/>
    <w:semiHidden/>
    <w:rsid w:val="008F5D5A"/>
    <w:rPr>
      <w:rFonts w:ascii="Consolas" w:hAnsi="Consolas" w:cs="BA Vilna Bold"/>
      <w:spacing w:val="4"/>
      <w:sz w:val="20"/>
      <w:szCs w:val="20"/>
    </w:rPr>
  </w:style>
  <w:style w:type="paragraph" w:styleId="affffff8">
    <w:name w:val="Plain Text"/>
    <w:basedOn w:val="a1"/>
    <w:link w:val="affffff9"/>
    <w:uiPriority w:val="99"/>
    <w:semiHidden/>
    <w:unhideWhenUsed/>
    <w:rsid w:val="008F5D5A"/>
    <w:pPr>
      <w:spacing w:line="240" w:lineRule="auto"/>
    </w:pPr>
    <w:rPr>
      <w:rFonts w:ascii="Consolas" w:hAnsi="Consolas"/>
      <w:sz w:val="21"/>
      <w:szCs w:val="21"/>
    </w:rPr>
  </w:style>
  <w:style w:type="character" w:customStyle="1" w:styleId="affffff9">
    <w:name w:val="טקסט רגיל תו"/>
    <w:basedOn w:val="a2"/>
    <w:link w:val="affffff8"/>
    <w:uiPriority w:val="99"/>
    <w:semiHidden/>
    <w:rsid w:val="008F5D5A"/>
    <w:rPr>
      <w:rFonts w:ascii="Consolas" w:hAnsi="Consolas" w:cs="BA Vilna Bold"/>
      <w:spacing w:val="4"/>
      <w:sz w:val="21"/>
      <w:szCs w:val="21"/>
    </w:rPr>
  </w:style>
  <w:style w:type="paragraph" w:styleId="affffffa">
    <w:name w:val="index heading"/>
    <w:basedOn w:val="a1"/>
    <w:next w:val="Index1"/>
    <w:uiPriority w:val="99"/>
    <w:semiHidden/>
    <w:unhideWhenUsed/>
    <w:rsid w:val="008F5D5A"/>
    <w:rPr>
      <w:rFonts w:asciiTheme="majorHAnsi" w:eastAsiaTheme="majorEastAsia" w:hAnsiTheme="majorHAnsi" w:cstheme="majorBidi"/>
      <w:b/>
      <w:bCs/>
    </w:rPr>
  </w:style>
  <w:style w:type="paragraph" w:styleId="affffffb">
    <w:name w:val="Note Heading"/>
    <w:basedOn w:val="a1"/>
    <w:next w:val="a1"/>
    <w:link w:val="affffffc"/>
    <w:uiPriority w:val="99"/>
    <w:semiHidden/>
    <w:unhideWhenUsed/>
    <w:rsid w:val="008F5D5A"/>
    <w:pPr>
      <w:spacing w:line="240" w:lineRule="auto"/>
    </w:pPr>
  </w:style>
  <w:style w:type="character" w:customStyle="1" w:styleId="affffffc">
    <w:name w:val="כותרת הערות תו"/>
    <w:basedOn w:val="a2"/>
    <w:link w:val="affffffb"/>
    <w:uiPriority w:val="99"/>
    <w:semiHidden/>
    <w:rsid w:val="008F5D5A"/>
    <w:rPr>
      <w:rFonts w:ascii="BA Fontov Regular" w:hAnsi="BA Fontov Regular" w:cs="BA Vilna Bold"/>
      <w:spacing w:val="4"/>
      <w:sz w:val="18"/>
      <w:szCs w:val="18"/>
    </w:rPr>
  </w:style>
  <w:style w:type="paragraph" w:styleId="affffffd">
    <w:name w:val="Title"/>
    <w:basedOn w:val="a1"/>
    <w:next w:val="a1"/>
    <w:link w:val="affffffe"/>
    <w:uiPriority w:val="10"/>
    <w:qFormat/>
    <w:rsid w:val="008F5D5A"/>
    <w:pPr>
      <w:spacing w:line="240" w:lineRule="auto"/>
      <w:contextualSpacing/>
    </w:pPr>
    <w:rPr>
      <w:rFonts w:asciiTheme="majorHAnsi" w:eastAsiaTheme="majorEastAsia" w:hAnsiTheme="majorHAnsi" w:cstheme="majorBidi"/>
      <w:spacing w:val="-10"/>
      <w:kern w:val="28"/>
      <w:sz w:val="56"/>
      <w:szCs w:val="56"/>
    </w:rPr>
  </w:style>
  <w:style w:type="character" w:customStyle="1" w:styleId="affffffe">
    <w:name w:val="כותרת טקסט תו"/>
    <w:basedOn w:val="a2"/>
    <w:link w:val="affffffd"/>
    <w:uiPriority w:val="10"/>
    <w:rsid w:val="008F5D5A"/>
    <w:rPr>
      <w:rFonts w:asciiTheme="majorHAnsi" w:eastAsiaTheme="majorEastAsia" w:hAnsiTheme="majorHAnsi" w:cstheme="majorBidi"/>
      <w:spacing w:val="-10"/>
      <w:kern w:val="28"/>
      <w:sz w:val="56"/>
      <w:szCs w:val="56"/>
    </w:rPr>
  </w:style>
  <w:style w:type="paragraph" w:styleId="afffffff">
    <w:name w:val="Message Header"/>
    <w:basedOn w:val="a1"/>
    <w:link w:val="afffffff0"/>
    <w:uiPriority w:val="99"/>
    <w:semiHidden/>
    <w:unhideWhenUsed/>
    <w:rsid w:val="008F5D5A"/>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fff0">
    <w:name w:val="כותרת עליונה של הודעה תו"/>
    <w:basedOn w:val="a2"/>
    <w:link w:val="afffffff"/>
    <w:uiPriority w:val="99"/>
    <w:semiHidden/>
    <w:rsid w:val="008F5D5A"/>
    <w:rPr>
      <w:rFonts w:asciiTheme="majorHAnsi" w:eastAsiaTheme="majorEastAsia" w:hAnsiTheme="majorHAnsi" w:cstheme="majorBidi"/>
      <w:spacing w:val="4"/>
      <w:sz w:val="24"/>
      <w:szCs w:val="24"/>
      <w:shd w:val="pct20" w:color="auto" w:fill="auto"/>
    </w:rPr>
  </w:style>
  <w:style w:type="paragraph" w:styleId="afffffff1">
    <w:name w:val="toa heading"/>
    <w:basedOn w:val="a1"/>
    <w:next w:val="a1"/>
    <w:uiPriority w:val="99"/>
    <w:semiHidden/>
    <w:unhideWhenUsed/>
    <w:rsid w:val="008F5D5A"/>
    <w:pPr>
      <w:spacing w:before="120"/>
    </w:pPr>
    <w:rPr>
      <w:rFonts w:asciiTheme="majorHAnsi" w:eastAsiaTheme="majorEastAsia" w:hAnsiTheme="majorHAnsi" w:cstheme="majorBidi"/>
      <w:b/>
      <w:bCs/>
      <w:sz w:val="24"/>
      <w:szCs w:val="24"/>
    </w:rPr>
  </w:style>
  <w:style w:type="paragraph" w:styleId="afffffff2">
    <w:name w:val="Normal Indent"/>
    <w:basedOn w:val="a1"/>
    <w:uiPriority w:val="99"/>
    <w:semiHidden/>
    <w:unhideWhenUsed/>
    <w:rsid w:val="008F5D5A"/>
    <w:pPr>
      <w:ind w:left="720"/>
    </w:pPr>
  </w:style>
  <w:style w:type="paragraph" w:styleId="2a">
    <w:name w:val="Body Text First Indent 2"/>
    <w:basedOn w:val="affffd"/>
    <w:link w:val="2b"/>
    <w:uiPriority w:val="99"/>
    <w:semiHidden/>
    <w:unhideWhenUsed/>
    <w:rsid w:val="008F5D5A"/>
    <w:pPr>
      <w:ind w:left="360" w:firstLine="360"/>
    </w:pPr>
    <w:rPr>
      <w:rFonts w:ascii="BA Fontov Regular" w:hAnsi="BA Fontov Regular"/>
      <w:w w:val="100"/>
    </w:rPr>
  </w:style>
  <w:style w:type="character" w:customStyle="1" w:styleId="2b">
    <w:name w:val="כניסת שורה ראשונה בגוף טקסט 2 תו"/>
    <w:basedOn w:val="affffe"/>
    <w:link w:val="2a"/>
    <w:uiPriority w:val="99"/>
    <w:semiHidden/>
    <w:rsid w:val="008F5D5A"/>
    <w:rPr>
      <w:rFonts w:ascii="BA Fontov Regular" w:hAnsi="BA Fontov Regular" w:cs="BA Vilna Bold"/>
      <w:spacing w:val="4"/>
      <w:w w:val="92"/>
      <w:sz w:val="18"/>
      <w:szCs w:val="18"/>
    </w:rPr>
  </w:style>
  <w:style w:type="paragraph" w:styleId="HTML1">
    <w:name w:val="HTML Address"/>
    <w:basedOn w:val="a1"/>
    <w:link w:val="HTML2"/>
    <w:uiPriority w:val="99"/>
    <w:semiHidden/>
    <w:unhideWhenUsed/>
    <w:rsid w:val="008F5D5A"/>
    <w:pPr>
      <w:spacing w:line="240" w:lineRule="auto"/>
    </w:pPr>
    <w:rPr>
      <w:i/>
      <w:iCs/>
    </w:rPr>
  </w:style>
  <w:style w:type="character" w:customStyle="1" w:styleId="HTML2">
    <w:name w:val="כתובת HTML תו"/>
    <w:basedOn w:val="a2"/>
    <w:link w:val="HTML1"/>
    <w:uiPriority w:val="99"/>
    <w:semiHidden/>
    <w:rsid w:val="008F5D5A"/>
    <w:rPr>
      <w:rFonts w:ascii="BA Fontov Regular" w:hAnsi="BA Fontov Regular" w:cs="BA Vilna Bold"/>
      <w:i/>
      <w:iCs/>
      <w:spacing w:val="4"/>
      <w:sz w:val="18"/>
      <w:szCs w:val="18"/>
    </w:rPr>
  </w:style>
  <w:style w:type="paragraph" w:styleId="afffffff3">
    <w:name w:val="envelope address"/>
    <w:basedOn w:val="a1"/>
    <w:uiPriority w:val="99"/>
    <w:semiHidden/>
    <w:unhideWhenUsed/>
    <w:rsid w:val="008F5D5A"/>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ffffff4">
    <w:name w:val="envelope return"/>
    <w:basedOn w:val="a1"/>
    <w:uiPriority w:val="99"/>
    <w:semiHidden/>
    <w:unhideWhenUsed/>
    <w:rsid w:val="008F5D5A"/>
    <w:pPr>
      <w:spacing w:line="240" w:lineRule="auto"/>
    </w:pPr>
    <w:rPr>
      <w:rFonts w:asciiTheme="majorHAnsi" w:eastAsiaTheme="majorEastAsia" w:hAnsiTheme="majorHAnsi" w:cstheme="majorBidi"/>
      <w:sz w:val="20"/>
      <w:szCs w:val="20"/>
    </w:rPr>
  </w:style>
  <w:style w:type="paragraph" w:styleId="afffffff5">
    <w:name w:val="Closing"/>
    <w:basedOn w:val="a1"/>
    <w:link w:val="afffffff6"/>
    <w:uiPriority w:val="99"/>
    <w:semiHidden/>
    <w:unhideWhenUsed/>
    <w:rsid w:val="008F5D5A"/>
    <w:pPr>
      <w:spacing w:line="240" w:lineRule="auto"/>
      <w:ind w:left="4252"/>
    </w:pPr>
  </w:style>
  <w:style w:type="character" w:customStyle="1" w:styleId="afffffff6">
    <w:name w:val="סיום תו"/>
    <w:basedOn w:val="a2"/>
    <w:link w:val="afffffff5"/>
    <w:uiPriority w:val="99"/>
    <w:semiHidden/>
    <w:rsid w:val="008F5D5A"/>
    <w:rPr>
      <w:rFonts w:ascii="BA Fontov Regular" w:hAnsi="BA Fontov Regular" w:cs="BA Vilna Bold"/>
      <w:spacing w:val="4"/>
      <w:sz w:val="18"/>
      <w:szCs w:val="18"/>
    </w:rPr>
  </w:style>
  <w:style w:type="paragraph" w:styleId="afffffff7">
    <w:name w:val="Quote"/>
    <w:basedOn w:val="a1"/>
    <w:next w:val="a1"/>
    <w:link w:val="afffffff8"/>
    <w:uiPriority w:val="29"/>
    <w:qFormat/>
    <w:rsid w:val="008F5D5A"/>
    <w:pPr>
      <w:spacing w:before="200" w:after="160"/>
      <w:ind w:left="864" w:right="864"/>
      <w:jc w:val="center"/>
    </w:pPr>
    <w:rPr>
      <w:i/>
      <w:iCs/>
      <w:color w:val="404040" w:themeColor="text1" w:themeTint="BF"/>
    </w:rPr>
  </w:style>
  <w:style w:type="character" w:customStyle="1" w:styleId="afffffff8">
    <w:name w:val="ציטוט תו"/>
    <w:basedOn w:val="a2"/>
    <w:link w:val="afffffff7"/>
    <w:uiPriority w:val="29"/>
    <w:rsid w:val="008F5D5A"/>
    <w:rPr>
      <w:rFonts w:ascii="BA Fontov Regular" w:hAnsi="BA Fontov Regular" w:cs="BA Vilna Bold"/>
      <w:i/>
      <w:iCs/>
      <w:color w:val="404040" w:themeColor="text1" w:themeTint="BF"/>
      <w:spacing w:val="4"/>
      <w:sz w:val="18"/>
      <w:szCs w:val="18"/>
    </w:rPr>
  </w:style>
  <w:style w:type="paragraph" w:styleId="afffffff9">
    <w:name w:val="List"/>
    <w:basedOn w:val="a1"/>
    <w:uiPriority w:val="99"/>
    <w:semiHidden/>
    <w:unhideWhenUsed/>
    <w:rsid w:val="008F5D5A"/>
    <w:pPr>
      <w:ind w:left="283" w:hanging="283"/>
      <w:contextualSpacing/>
    </w:pPr>
  </w:style>
  <w:style w:type="paragraph" w:styleId="2c">
    <w:name w:val="List 2"/>
    <w:basedOn w:val="a1"/>
    <w:uiPriority w:val="99"/>
    <w:semiHidden/>
    <w:unhideWhenUsed/>
    <w:rsid w:val="008F5D5A"/>
    <w:pPr>
      <w:ind w:left="566" w:hanging="283"/>
      <w:contextualSpacing/>
    </w:pPr>
  </w:style>
  <w:style w:type="paragraph" w:styleId="3b">
    <w:name w:val="List 3"/>
    <w:basedOn w:val="a1"/>
    <w:uiPriority w:val="99"/>
    <w:semiHidden/>
    <w:unhideWhenUsed/>
    <w:rsid w:val="008F5D5A"/>
    <w:pPr>
      <w:ind w:left="849" w:hanging="283"/>
      <w:contextualSpacing/>
    </w:pPr>
  </w:style>
  <w:style w:type="paragraph" w:styleId="44">
    <w:name w:val="List 4"/>
    <w:basedOn w:val="a1"/>
    <w:uiPriority w:val="99"/>
    <w:semiHidden/>
    <w:unhideWhenUsed/>
    <w:rsid w:val="008F5D5A"/>
    <w:pPr>
      <w:ind w:left="1132" w:hanging="283"/>
      <w:contextualSpacing/>
    </w:pPr>
  </w:style>
  <w:style w:type="paragraph" w:styleId="54">
    <w:name w:val="List 5"/>
    <w:basedOn w:val="a1"/>
    <w:uiPriority w:val="99"/>
    <w:semiHidden/>
    <w:unhideWhenUsed/>
    <w:rsid w:val="008F5D5A"/>
    <w:pPr>
      <w:ind w:left="1415" w:hanging="283"/>
      <w:contextualSpacing/>
    </w:pPr>
  </w:style>
  <w:style w:type="paragraph" w:styleId="a">
    <w:name w:val="List Number"/>
    <w:basedOn w:val="a1"/>
    <w:uiPriority w:val="99"/>
    <w:semiHidden/>
    <w:unhideWhenUsed/>
    <w:rsid w:val="008F5D5A"/>
    <w:pPr>
      <w:numPr>
        <w:numId w:val="8"/>
      </w:numPr>
      <w:contextualSpacing/>
    </w:pPr>
  </w:style>
  <w:style w:type="paragraph" w:styleId="2">
    <w:name w:val="List Number 2"/>
    <w:basedOn w:val="a1"/>
    <w:uiPriority w:val="99"/>
    <w:semiHidden/>
    <w:unhideWhenUsed/>
    <w:rsid w:val="008F5D5A"/>
    <w:pPr>
      <w:numPr>
        <w:numId w:val="9"/>
      </w:numPr>
      <w:contextualSpacing/>
    </w:pPr>
  </w:style>
  <w:style w:type="paragraph" w:styleId="3">
    <w:name w:val="List Number 3"/>
    <w:basedOn w:val="a1"/>
    <w:uiPriority w:val="99"/>
    <w:semiHidden/>
    <w:unhideWhenUsed/>
    <w:rsid w:val="008F5D5A"/>
    <w:pPr>
      <w:numPr>
        <w:numId w:val="10"/>
      </w:numPr>
      <w:contextualSpacing/>
    </w:pPr>
  </w:style>
  <w:style w:type="paragraph" w:styleId="4">
    <w:name w:val="List Number 4"/>
    <w:basedOn w:val="a1"/>
    <w:uiPriority w:val="99"/>
    <w:semiHidden/>
    <w:unhideWhenUsed/>
    <w:rsid w:val="008F5D5A"/>
    <w:pPr>
      <w:numPr>
        <w:numId w:val="11"/>
      </w:numPr>
      <w:contextualSpacing/>
    </w:pPr>
  </w:style>
  <w:style w:type="paragraph" w:styleId="5">
    <w:name w:val="List Number 5"/>
    <w:basedOn w:val="a1"/>
    <w:uiPriority w:val="99"/>
    <w:semiHidden/>
    <w:unhideWhenUsed/>
    <w:rsid w:val="008F5D5A"/>
    <w:pPr>
      <w:numPr>
        <w:numId w:val="12"/>
      </w:numPr>
      <w:contextualSpacing/>
    </w:pPr>
  </w:style>
  <w:style w:type="paragraph" w:styleId="a0">
    <w:name w:val="List Bullet"/>
    <w:basedOn w:val="a1"/>
    <w:uiPriority w:val="99"/>
    <w:semiHidden/>
    <w:unhideWhenUsed/>
    <w:rsid w:val="008F5D5A"/>
    <w:pPr>
      <w:numPr>
        <w:numId w:val="13"/>
      </w:numPr>
      <w:contextualSpacing/>
    </w:pPr>
  </w:style>
  <w:style w:type="paragraph" w:styleId="20">
    <w:name w:val="List Bullet 2"/>
    <w:basedOn w:val="a1"/>
    <w:uiPriority w:val="99"/>
    <w:semiHidden/>
    <w:unhideWhenUsed/>
    <w:rsid w:val="008F5D5A"/>
    <w:pPr>
      <w:numPr>
        <w:numId w:val="14"/>
      </w:numPr>
      <w:contextualSpacing/>
    </w:pPr>
  </w:style>
  <w:style w:type="paragraph" w:styleId="30">
    <w:name w:val="List Bullet 3"/>
    <w:basedOn w:val="a1"/>
    <w:uiPriority w:val="99"/>
    <w:semiHidden/>
    <w:unhideWhenUsed/>
    <w:rsid w:val="008F5D5A"/>
    <w:pPr>
      <w:numPr>
        <w:numId w:val="15"/>
      </w:numPr>
      <w:contextualSpacing/>
    </w:pPr>
  </w:style>
  <w:style w:type="paragraph" w:styleId="40">
    <w:name w:val="List Bullet 4"/>
    <w:basedOn w:val="a1"/>
    <w:uiPriority w:val="99"/>
    <w:semiHidden/>
    <w:unhideWhenUsed/>
    <w:rsid w:val="008F5D5A"/>
    <w:pPr>
      <w:numPr>
        <w:numId w:val="16"/>
      </w:numPr>
      <w:contextualSpacing/>
    </w:pPr>
  </w:style>
  <w:style w:type="paragraph" w:styleId="50">
    <w:name w:val="List Bullet 5"/>
    <w:basedOn w:val="a1"/>
    <w:uiPriority w:val="99"/>
    <w:semiHidden/>
    <w:unhideWhenUsed/>
    <w:rsid w:val="008F5D5A"/>
    <w:pPr>
      <w:numPr>
        <w:numId w:val="17"/>
      </w:numPr>
      <w:contextualSpacing/>
    </w:pPr>
  </w:style>
  <w:style w:type="paragraph" w:styleId="afffffffa">
    <w:name w:val="table of authorities"/>
    <w:basedOn w:val="a1"/>
    <w:next w:val="a1"/>
    <w:uiPriority w:val="99"/>
    <w:semiHidden/>
    <w:unhideWhenUsed/>
    <w:rsid w:val="008F5D5A"/>
    <w:pPr>
      <w:ind w:left="180" w:hanging="180"/>
    </w:pPr>
  </w:style>
  <w:style w:type="paragraph" w:styleId="afffffffb">
    <w:name w:val="Date"/>
    <w:basedOn w:val="a1"/>
    <w:next w:val="a1"/>
    <w:link w:val="afffffffc"/>
    <w:uiPriority w:val="99"/>
    <w:semiHidden/>
    <w:unhideWhenUsed/>
    <w:rsid w:val="008F5D5A"/>
  </w:style>
  <w:style w:type="character" w:customStyle="1" w:styleId="afffffffc">
    <w:name w:val="תאריך תו"/>
    <w:basedOn w:val="a2"/>
    <w:link w:val="afffffffb"/>
    <w:uiPriority w:val="99"/>
    <w:semiHidden/>
    <w:rsid w:val="008F5D5A"/>
    <w:rPr>
      <w:rFonts w:ascii="BA Fontov Regular" w:hAnsi="BA Fontov Regular" w:cs="BA Vilna Bold"/>
      <w:spacing w:val="4"/>
      <w:sz w:val="18"/>
      <w:szCs w:val="18"/>
    </w:rPr>
  </w:style>
  <w:style w:type="character" w:customStyle="1" w:styleId="MisparKeta">
    <w:name w:val="מספר קטע"/>
    <w:basedOn w:val="a2"/>
    <w:uiPriority w:val="1"/>
    <w:qFormat/>
    <w:rPr>
      <w:rFonts w:cs="BA Vilna Bold"/>
      <w:bCs/>
      <w:color w:val="7A5A14"/>
      <w:szCs w:val="14"/>
    </w:rPr>
  </w:style>
  <w:style w:type="character" w:customStyle="1" w:styleId="NoseMishna">
    <w:name w:val="נושא משנה"/>
    <w:basedOn w:val="a2"/>
    <w:uiPriority w:val="1"/>
    <w:qFormat/>
    <w:rPr>
      <w:rFonts w:cs="BA TM • Vilna Extra-Bold"/>
      <w:spacing w:val="4"/>
      <w:sz w:val="22"/>
      <w:szCs w:val="22"/>
    </w:rPr>
  </w:style>
  <w:style w:type="character" w:customStyle="1" w:styleId="TanaimMishna">
    <w:name w:val="תנאי המשנה"/>
    <w:basedOn w:val="a2"/>
    <w:uiPriority w:val="1"/>
    <w:qFormat/>
    <w:rPr>
      <w:rFonts w:ascii="BA Vilna Bold" w:hAnsi="BA Vilna Bold" w:cs="BA Vilna Bold"/>
      <w:b/>
      <w:bCs/>
      <w:spacing w:val="4"/>
      <w:sz w:val="18"/>
      <w:szCs w:val="18"/>
    </w:rPr>
  </w:style>
  <w:style w:type="character" w:customStyle="1" w:styleId="HesberMishna">
    <w:name w:val="הסבר במשנה"/>
    <w:basedOn w:val="a2"/>
    <w:uiPriority w:val="1"/>
    <w:qFormat/>
    <w:rPr>
      <w:rFonts w:ascii="Fb Fontext" w:hAnsi="Fb Fontext" w:cs="FrankRuehl"/>
      <w:sz w:val="16"/>
      <w:szCs w:val="16"/>
    </w:rPr>
  </w:style>
  <w:style w:type="paragraph" w:customStyle="1" w:styleId="PetichatPerek">
    <w:name w:val="פתיחת פרק"/>
    <w:basedOn w:val="a1"/>
    <w:next w:val="a1"/>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1"/>
    <w:next w:val="a1"/>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264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0B2F6-39E9-42FE-8C63-2EA54DAC7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6397</TotalTime>
  <Pages>39</Pages>
  <Words>36912</Words>
  <Characters>184563</Characters>
  <Application>Microsoft Office Word</Application>
  <DocSecurity>0</DocSecurity>
  <Lines>1538</Lines>
  <Paragraphs>442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מישהו אחד</cp:lastModifiedBy>
  <cp:revision>1</cp:revision>
  <cp:lastPrinted>2023-06-15T08:39:00Z</cp:lastPrinted>
  <dcterms:created xsi:type="dcterms:W3CDTF">2023-06-04T08:26:00Z</dcterms:created>
  <dcterms:modified xsi:type="dcterms:W3CDTF">2023-06-18T07:00:00Z</dcterms:modified>
</cp:coreProperties>
</file>